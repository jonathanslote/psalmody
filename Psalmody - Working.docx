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7CFA9ED8" w14:textId="2CCD68CB" w:rsidR="00710C7C" w:rsidRDefault="003A78C2">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85884417" w:history="1">
        <w:r w:rsidR="00710C7C" w:rsidRPr="00512D45">
          <w:rPr>
            <w:rStyle w:val="Hyperlink"/>
            <w:noProof/>
          </w:rPr>
          <w:t>The Horologion: The Book of the Hours</w:t>
        </w:r>
        <w:r w:rsidR="00710C7C">
          <w:rPr>
            <w:noProof/>
            <w:webHidden/>
          </w:rPr>
          <w:tab/>
        </w:r>
        <w:r w:rsidR="00710C7C">
          <w:rPr>
            <w:noProof/>
            <w:webHidden/>
          </w:rPr>
          <w:fldChar w:fldCharType="begin"/>
        </w:r>
        <w:r w:rsidR="00710C7C">
          <w:rPr>
            <w:noProof/>
            <w:webHidden/>
          </w:rPr>
          <w:instrText xml:space="preserve"> PAGEREF _Toc485884417 \h </w:instrText>
        </w:r>
        <w:r w:rsidR="00710C7C">
          <w:rPr>
            <w:noProof/>
            <w:webHidden/>
          </w:rPr>
        </w:r>
        <w:r w:rsidR="00710C7C">
          <w:rPr>
            <w:noProof/>
            <w:webHidden/>
          </w:rPr>
          <w:fldChar w:fldCharType="separate"/>
        </w:r>
        <w:r w:rsidR="000E2EAC">
          <w:rPr>
            <w:noProof/>
            <w:webHidden/>
          </w:rPr>
          <w:t>3</w:t>
        </w:r>
        <w:r w:rsidR="00710C7C">
          <w:rPr>
            <w:noProof/>
            <w:webHidden/>
          </w:rPr>
          <w:fldChar w:fldCharType="end"/>
        </w:r>
      </w:hyperlink>
    </w:p>
    <w:p w14:paraId="35ACB084" w14:textId="51FB5309" w:rsidR="00710C7C" w:rsidRDefault="00365E38">
      <w:pPr>
        <w:pStyle w:val="TOC2"/>
        <w:tabs>
          <w:tab w:val="right" w:leader="dot" w:pos="8846"/>
        </w:tabs>
        <w:rPr>
          <w:rFonts w:asciiTheme="minorHAnsi" w:eastAsiaTheme="minorEastAsia" w:hAnsiTheme="minorHAnsi"/>
          <w:noProof/>
          <w:sz w:val="22"/>
          <w:lang w:val="en-US"/>
        </w:rPr>
      </w:pPr>
      <w:hyperlink w:anchor="_Toc485884418" w:history="1">
        <w:r w:rsidR="00710C7C" w:rsidRPr="00512D45">
          <w:rPr>
            <w:rStyle w:val="Hyperlink"/>
            <w:noProof/>
          </w:rPr>
          <w:t>The Setting of the Sun: Vespers (the Eleventh Hour)</w:t>
        </w:r>
        <w:r w:rsidR="00710C7C">
          <w:rPr>
            <w:noProof/>
            <w:webHidden/>
          </w:rPr>
          <w:tab/>
        </w:r>
        <w:r w:rsidR="00710C7C">
          <w:rPr>
            <w:noProof/>
            <w:webHidden/>
          </w:rPr>
          <w:fldChar w:fldCharType="begin"/>
        </w:r>
        <w:r w:rsidR="00710C7C">
          <w:rPr>
            <w:noProof/>
            <w:webHidden/>
          </w:rPr>
          <w:instrText xml:space="preserve"> PAGEREF _Toc485884418 \h </w:instrText>
        </w:r>
        <w:r w:rsidR="00710C7C">
          <w:rPr>
            <w:noProof/>
            <w:webHidden/>
          </w:rPr>
        </w:r>
        <w:r w:rsidR="00710C7C">
          <w:rPr>
            <w:noProof/>
            <w:webHidden/>
          </w:rPr>
          <w:fldChar w:fldCharType="separate"/>
        </w:r>
        <w:r w:rsidR="000E2EAC">
          <w:rPr>
            <w:noProof/>
            <w:webHidden/>
          </w:rPr>
          <w:t>5</w:t>
        </w:r>
        <w:r w:rsidR="00710C7C">
          <w:rPr>
            <w:noProof/>
            <w:webHidden/>
          </w:rPr>
          <w:fldChar w:fldCharType="end"/>
        </w:r>
      </w:hyperlink>
    </w:p>
    <w:p w14:paraId="3CFC8F18" w14:textId="66466939" w:rsidR="00710C7C" w:rsidRDefault="00365E38">
      <w:pPr>
        <w:pStyle w:val="TOC2"/>
        <w:tabs>
          <w:tab w:val="right" w:leader="dot" w:pos="8846"/>
        </w:tabs>
        <w:rPr>
          <w:rFonts w:asciiTheme="minorHAnsi" w:eastAsiaTheme="minorEastAsia" w:hAnsiTheme="minorHAnsi"/>
          <w:noProof/>
          <w:sz w:val="22"/>
          <w:lang w:val="en-US"/>
        </w:rPr>
      </w:pPr>
      <w:hyperlink w:anchor="_Toc485884419" w:history="1">
        <w:r w:rsidR="00710C7C" w:rsidRPr="00512D45">
          <w:rPr>
            <w:rStyle w:val="Hyperlink"/>
            <w:noProof/>
          </w:rPr>
          <w:t>After Supper: Retiring (the Twelfth Hour)</w:t>
        </w:r>
        <w:r w:rsidR="00710C7C">
          <w:rPr>
            <w:noProof/>
            <w:webHidden/>
          </w:rPr>
          <w:tab/>
        </w:r>
        <w:r w:rsidR="00710C7C">
          <w:rPr>
            <w:noProof/>
            <w:webHidden/>
          </w:rPr>
          <w:fldChar w:fldCharType="begin"/>
        </w:r>
        <w:r w:rsidR="00710C7C">
          <w:rPr>
            <w:noProof/>
            <w:webHidden/>
          </w:rPr>
          <w:instrText xml:space="preserve"> PAGEREF _Toc485884419 \h </w:instrText>
        </w:r>
        <w:r w:rsidR="00710C7C">
          <w:rPr>
            <w:noProof/>
            <w:webHidden/>
          </w:rPr>
        </w:r>
        <w:r w:rsidR="00710C7C">
          <w:rPr>
            <w:noProof/>
            <w:webHidden/>
          </w:rPr>
          <w:fldChar w:fldCharType="separate"/>
        </w:r>
        <w:r w:rsidR="000E2EAC">
          <w:rPr>
            <w:noProof/>
            <w:webHidden/>
          </w:rPr>
          <w:t>21</w:t>
        </w:r>
        <w:r w:rsidR="00710C7C">
          <w:rPr>
            <w:noProof/>
            <w:webHidden/>
          </w:rPr>
          <w:fldChar w:fldCharType="end"/>
        </w:r>
      </w:hyperlink>
    </w:p>
    <w:p w14:paraId="400A6F13" w14:textId="43E1F41A" w:rsidR="00710C7C" w:rsidRDefault="00365E38">
      <w:pPr>
        <w:pStyle w:val="TOC2"/>
        <w:tabs>
          <w:tab w:val="right" w:leader="dot" w:pos="8846"/>
        </w:tabs>
        <w:rPr>
          <w:rFonts w:asciiTheme="minorHAnsi" w:eastAsiaTheme="minorEastAsia" w:hAnsiTheme="minorHAnsi"/>
          <w:noProof/>
          <w:sz w:val="22"/>
          <w:lang w:val="en-US"/>
        </w:rPr>
      </w:pPr>
      <w:hyperlink w:anchor="_Toc485884420" w:history="1">
        <w:r w:rsidR="00710C7C" w:rsidRPr="00512D45">
          <w:rPr>
            <w:rStyle w:val="Hyperlink"/>
            <w:noProof/>
          </w:rPr>
          <w:t>Midnight</w:t>
        </w:r>
        <w:r w:rsidR="00710C7C">
          <w:rPr>
            <w:noProof/>
            <w:webHidden/>
          </w:rPr>
          <w:tab/>
        </w:r>
        <w:r w:rsidR="00710C7C">
          <w:rPr>
            <w:noProof/>
            <w:webHidden/>
          </w:rPr>
          <w:fldChar w:fldCharType="begin"/>
        </w:r>
        <w:r w:rsidR="00710C7C">
          <w:rPr>
            <w:noProof/>
            <w:webHidden/>
          </w:rPr>
          <w:instrText xml:space="preserve"> PAGEREF _Toc485884420 \h </w:instrText>
        </w:r>
        <w:r w:rsidR="00710C7C">
          <w:rPr>
            <w:noProof/>
            <w:webHidden/>
          </w:rPr>
        </w:r>
        <w:r w:rsidR="00710C7C">
          <w:rPr>
            <w:noProof/>
            <w:webHidden/>
          </w:rPr>
          <w:fldChar w:fldCharType="separate"/>
        </w:r>
        <w:r w:rsidR="000E2EAC">
          <w:rPr>
            <w:noProof/>
            <w:webHidden/>
          </w:rPr>
          <w:t>37</w:t>
        </w:r>
        <w:r w:rsidR="00710C7C">
          <w:rPr>
            <w:noProof/>
            <w:webHidden/>
          </w:rPr>
          <w:fldChar w:fldCharType="end"/>
        </w:r>
      </w:hyperlink>
    </w:p>
    <w:p w14:paraId="6B540032" w14:textId="15DD1BA7" w:rsidR="00710C7C" w:rsidRDefault="00365E38">
      <w:pPr>
        <w:pStyle w:val="TOC2"/>
        <w:tabs>
          <w:tab w:val="right" w:leader="dot" w:pos="8846"/>
        </w:tabs>
        <w:rPr>
          <w:rFonts w:asciiTheme="minorHAnsi" w:eastAsiaTheme="minorEastAsia" w:hAnsiTheme="minorHAnsi"/>
          <w:noProof/>
          <w:sz w:val="22"/>
          <w:lang w:val="en-US"/>
        </w:rPr>
      </w:pPr>
      <w:hyperlink w:anchor="_Toc485884421" w:history="1">
        <w:r w:rsidR="00710C7C" w:rsidRPr="00512D45">
          <w:rPr>
            <w:rStyle w:val="Hyperlink"/>
            <w:noProof/>
          </w:rPr>
          <w:t>The Rising of the Sun: Matins (or Lauds)</w:t>
        </w:r>
        <w:r w:rsidR="00710C7C">
          <w:rPr>
            <w:noProof/>
            <w:webHidden/>
          </w:rPr>
          <w:tab/>
        </w:r>
        <w:r w:rsidR="00710C7C">
          <w:rPr>
            <w:noProof/>
            <w:webHidden/>
          </w:rPr>
          <w:fldChar w:fldCharType="begin"/>
        </w:r>
        <w:r w:rsidR="00710C7C">
          <w:rPr>
            <w:noProof/>
            <w:webHidden/>
          </w:rPr>
          <w:instrText xml:space="preserve"> PAGEREF _Toc485884421 \h </w:instrText>
        </w:r>
        <w:r w:rsidR="00710C7C">
          <w:rPr>
            <w:noProof/>
            <w:webHidden/>
          </w:rPr>
        </w:r>
        <w:r w:rsidR="00710C7C">
          <w:rPr>
            <w:noProof/>
            <w:webHidden/>
          </w:rPr>
          <w:fldChar w:fldCharType="separate"/>
        </w:r>
        <w:r w:rsidR="000E2EAC">
          <w:rPr>
            <w:noProof/>
            <w:webHidden/>
          </w:rPr>
          <w:t>51</w:t>
        </w:r>
        <w:r w:rsidR="00710C7C">
          <w:rPr>
            <w:noProof/>
            <w:webHidden/>
          </w:rPr>
          <w:fldChar w:fldCharType="end"/>
        </w:r>
      </w:hyperlink>
    </w:p>
    <w:p w14:paraId="10986545" w14:textId="1E17402D" w:rsidR="00710C7C" w:rsidRDefault="00365E38">
      <w:pPr>
        <w:pStyle w:val="TOC2"/>
        <w:tabs>
          <w:tab w:val="right" w:leader="dot" w:pos="8846"/>
        </w:tabs>
        <w:rPr>
          <w:rFonts w:asciiTheme="minorHAnsi" w:eastAsiaTheme="minorEastAsia" w:hAnsiTheme="minorHAnsi"/>
          <w:noProof/>
          <w:sz w:val="22"/>
          <w:lang w:val="en-US"/>
        </w:rPr>
      </w:pPr>
      <w:hyperlink w:anchor="_Toc485884422" w:history="1">
        <w:r w:rsidR="00710C7C" w:rsidRPr="00512D45">
          <w:rPr>
            <w:rStyle w:val="Hyperlink"/>
            <w:noProof/>
          </w:rPr>
          <w:t>Early Morning: Prime (The First Hour)</w:t>
        </w:r>
        <w:r w:rsidR="00710C7C">
          <w:rPr>
            <w:noProof/>
            <w:webHidden/>
          </w:rPr>
          <w:tab/>
        </w:r>
        <w:r w:rsidR="00710C7C">
          <w:rPr>
            <w:noProof/>
            <w:webHidden/>
          </w:rPr>
          <w:fldChar w:fldCharType="begin"/>
        </w:r>
        <w:r w:rsidR="00710C7C">
          <w:rPr>
            <w:noProof/>
            <w:webHidden/>
          </w:rPr>
          <w:instrText xml:space="preserve"> PAGEREF _Toc485884422 \h </w:instrText>
        </w:r>
        <w:r w:rsidR="00710C7C">
          <w:rPr>
            <w:noProof/>
            <w:webHidden/>
          </w:rPr>
        </w:r>
        <w:r w:rsidR="00710C7C">
          <w:rPr>
            <w:noProof/>
            <w:webHidden/>
          </w:rPr>
          <w:fldChar w:fldCharType="separate"/>
        </w:r>
        <w:r w:rsidR="000E2EAC">
          <w:rPr>
            <w:noProof/>
            <w:webHidden/>
          </w:rPr>
          <w:t>52</w:t>
        </w:r>
        <w:r w:rsidR="00710C7C">
          <w:rPr>
            <w:noProof/>
            <w:webHidden/>
          </w:rPr>
          <w:fldChar w:fldCharType="end"/>
        </w:r>
      </w:hyperlink>
    </w:p>
    <w:p w14:paraId="4171B925" w14:textId="60AE845D" w:rsidR="00710C7C" w:rsidRDefault="00365E38">
      <w:pPr>
        <w:pStyle w:val="TOC2"/>
        <w:tabs>
          <w:tab w:val="right" w:leader="dot" w:pos="8846"/>
        </w:tabs>
        <w:rPr>
          <w:rFonts w:asciiTheme="minorHAnsi" w:eastAsiaTheme="minorEastAsia" w:hAnsiTheme="minorHAnsi"/>
          <w:noProof/>
          <w:sz w:val="22"/>
          <w:lang w:val="en-US"/>
        </w:rPr>
      </w:pPr>
      <w:hyperlink w:anchor="_Toc485884423" w:history="1">
        <w:r w:rsidR="00710C7C" w:rsidRPr="00512D45">
          <w:rPr>
            <w:rStyle w:val="Hyperlink"/>
            <w:noProof/>
          </w:rPr>
          <w:t>Mid-Morning (The Third Hour)</w:t>
        </w:r>
        <w:r w:rsidR="00710C7C">
          <w:rPr>
            <w:noProof/>
            <w:webHidden/>
          </w:rPr>
          <w:tab/>
        </w:r>
        <w:r w:rsidR="00710C7C">
          <w:rPr>
            <w:noProof/>
            <w:webHidden/>
          </w:rPr>
          <w:fldChar w:fldCharType="begin"/>
        </w:r>
        <w:r w:rsidR="00710C7C">
          <w:rPr>
            <w:noProof/>
            <w:webHidden/>
          </w:rPr>
          <w:instrText xml:space="preserve"> PAGEREF _Toc485884423 \h </w:instrText>
        </w:r>
        <w:r w:rsidR="00710C7C">
          <w:rPr>
            <w:noProof/>
            <w:webHidden/>
          </w:rPr>
        </w:r>
        <w:r w:rsidR="00710C7C">
          <w:rPr>
            <w:noProof/>
            <w:webHidden/>
          </w:rPr>
          <w:fldChar w:fldCharType="separate"/>
        </w:r>
        <w:r w:rsidR="000E2EAC">
          <w:rPr>
            <w:noProof/>
            <w:webHidden/>
          </w:rPr>
          <w:t>71</w:t>
        </w:r>
        <w:r w:rsidR="00710C7C">
          <w:rPr>
            <w:noProof/>
            <w:webHidden/>
          </w:rPr>
          <w:fldChar w:fldCharType="end"/>
        </w:r>
      </w:hyperlink>
    </w:p>
    <w:p w14:paraId="42D8994E" w14:textId="2BAAE3BA" w:rsidR="00710C7C" w:rsidRDefault="00365E38">
      <w:pPr>
        <w:pStyle w:val="TOC2"/>
        <w:tabs>
          <w:tab w:val="right" w:leader="dot" w:pos="8846"/>
        </w:tabs>
        <w:rPr>
          <w:rFonts w:asciiTheme="minorHAnsi" w:eastAsiaTheme="minorEastAsia" w:hAnsiTheme="minorHAnsi"/>
          <w:noProof/>
          <w:sz w:val="22"/>
          <w:lang w:val="en-US"/>
        </w:rPr>
      </w:pPr>
      <w:hyperlink w:anchor="_Toc485884424" w:history="1">
        <w:r w:rsidR="00710C7C" w:rsidRPr="00512D45">
          <w:rPr>
            <w:rStyle w:val="Hyperlink"/>
            <w:noProof/>
          </w:rPr>
          <w:t>Noon (The Sixth Hour)</w:t>
        </w:r>
        <w:r w:rsidR="00710C7C">
          <w:rPr>
            <w:noProof/>
            <w:webHidden/>
          </w:rPr>
          <w:tab/>
        </w:r>
        <w:r w:rsidR="00710C7C">
          <w:rPr>
            <w:noProof/>
            <w:webHidden/>
          </w:rPr>
          <w:fldChar w:fldCharType="begin"/>
        </w:r>
        <w:r w:rsidR="00710C7C">
          <w:rPr>
            <w:noProof/>
            <w:webHidden/>
          </w:rPr>
          <w:instrText xml:space="preserve"> PAGEREF _Toc485884424 \h </w:instrText>
        </w:r>
        <w:r w:rsidR="00710C7C">
          <w:rPr>
            <w:noProof/>
            <w:webHidden/>
          </w:rPr>
        </w:r>
        <w:r w:rsidR="00710C7C">
          <w:rPr>
            <w:noProof/>
            <w:webHidden/>
          </w:rPr>
          <w:fldChar w:fldCharType="separate"/>
        </w:r>
        <w:r w:rsidR="000E2EAC">
          <w:rPr>
            <w:noProof/>
            <w:webHidden/>
          </w:rPr>
          <w:t>74</w:t>
        </w:r>
        <w:r w:rsidR="00710C7C">
          <w:rPr>
            <w:noProof/>
            <w:webHidden/>
          </w:rPr>
          <w:fldChar w:fldCharType="end"/>
        </w:r>
      </w:hyperlink>
    </w:p>
    <w:p w14:paraId="0A7E2F83" w14:textId="53074A7D" w:rsidR="00710C7C" w:rsidRDefault="00365E38">
      <w:pPr>
        <w:pStyle w:val="TOC2"/>
        <w:tabs>
          <w:tab w:val="right" w:leader="dot" w:pos="8846"/>
        </w:tabs>
        <w:rPr>
          <w:rFonts w:asciiTheme="minorHAnsi" w:eastAsiaTheme="minorEastAsia" w:hAnsiTheme="minorHAnsi"/>
          <w:noProof/>
          <w:sz w:val="22"/>
          <w:lang w:val="en-US"/>
        </w:rPr>
      </w:pPr>
      <w:hyperlink w:anchor="_Toc485884425" w:history="1">
        <w:r w:rsidR="00710C7C" w:rsidRPr="00512D45">
          <w:rPr>
            <w:rStyle w:val="Hyperlink"/>
            <w:noProof/>
          </w:rPr>
          <w:t>Afternoon (The Ninth Hour)</w:t>
        </w:r>
        <w:r w:rsidR="00710C7C">
          <w:rPr>
            <w:noProof/>
            <w:webHidden/>
          </w:rPr>
          <w:tab/>
        </w:r>
        <w:r w:rsidR="00710C7C">
          <w:rPr>
            <w:noProof/>
            <w:webHidden/>
          </w:rPr>
          <w:fldChar w:fldCharType="begin"/>
        </w:r>
        <w:r w:rsidR="00710C7C">
          <w:rPr>
            <w:noProof/>
            <w:webHidden/>
          </w:rPr>
          <w:instrText xml:space="preserve"> PAGEREF _Toc485884425 \h </w:instrText>
        </w:r>
        <w:r w:rsidR="00710C7C">
          <w:rPr>
            <w:noProof/>
            <w:webHidden/>
          </w:rPr>
        </w:r>
        <w:r w:rsidR="00710C7C">
          <w:rPr>
            <w:noProof/>
            <w:webHidden/>
          </w:rPr>
          <w:fldChar w:fldCharType="separate"/>
        </w:r>
        <w:r w:rsidR="000E2EAC">
          <w:rPr>
            <w:noProof/>
            <w:webHidden/>
          </w:rPr>
          <w:t>78</w:t>
        </w:r>
        <w:r w:rsidR="00710C7C">
          <w:rPr>
            <w:noProof/>
            <w:webHidden/>
          </w:rPr>
          <w:fldChar w:fldCharType="end"/>
        </w:r>
      </w:hyperlink>
    </w:p>
    <w:p w14:paraId="25F176D4" w14:textId="70FF81C7" w:rsidR="00710C7C" w:rsidRDefault="00365E38">
      <w:pPr>
        <w:pStyle w:val="TOC1"/>
        <w:rPr>
          <w:rFonts w:asciiTheme="minorHAnsi" w:eastAsiaTheme="minorEastAsia" w:hAnsiTheme="minorHAnsi"/>
          <w:noProof/>
          <w:sz w:val="22"/>
          <w:lang w:val="en-US"/>
        </w:rPr>
      </w:pPr>
      <w:hyperlink w:anchor="_Toc485884426" w:history="1">
        <w:r w:rsidR="00710C7C" w:rsidRPr="00512D45">
          <w:rPr>
            <w:rStyle w:val="Hyperlink"/>
            <w:noProof/>
          </w:rPr>
          <w:t>The Book of the Psalter</w:t>
        </w:r>
        <w:r w:rsidR="00710C7C">
          <w:rPr>
            <w:noProof/>
            <w:webHidden/>
          </w:rPr>
          <w:tab/>
        </w:r>
        <w:r w:rsidR="00710C7C">
          <w:rPr>
            <w:noProof/>
            <w:webHidden/>
          </w:rPr>
          <w:fldChar w:fldCharType="begin"/>
        </w:r>
        <w:r w:rsidR="00710C7C">
          <w:rPr>
            <w:noProof/>
            <w:webHidden/>
          </w:rPr>
          <w:instrText xml:space="preserve"> PAGEREF _Toc485884426 \h </w:instrText>
        </w:r>
        <w:r w:rsidR="00710C7C">
          <w:rPr>
            <w:noProof/>
            <w:webHidden/>
          </w:rPr>
        </w:r>
        <w:r w:rsidR="00710C7C">
          <w:rPr>
            <w:noProof/>
            <w:webHidden/>
          </w:rPr>
          <w:fldChar w:fldCharType="separate"/>
        </w:r>
        <w:r w:rsidR="000E2EAC">
          <w:rPr>
            <w:noProof/>
            <w:webHidden/>
          </w:rPr>
          <w:t>82</w:t>
        </w:r>
        <w:r w:rsidR="00710C7C">
          <w:rPr>
            <w:noProof/>
            <w:webHidden/>
          </w:rPr>
          <w:fldChar w:fldCharType="end"/>
        </w:r>
      </w:hyperlink>
    </w:p>
    <w:p w14:paraId="3B686C5F" w14:textId="6C914574" w:rsidR="00710C7C" w:rsidRDefault="00365E38">
      <w:pPr>
        <w:pStyle w:val="TOC2"/>
        <w:tabs>
          <w:tab w:val="right" w:leader="dot" w:pos="8846"/>
        </w:tabs>
        <w:rPr>
          <w:rFonts w:asciiTheme="minorHAnsi" w:eastAsiaTheme="minorEastAsia" w:hAnsiTheme="minorHAnsi"/>
          <w:noProof/>
          <w:sz w:val="22"/>
          <w:lang w:val="en-US"/>
        </w:rPr>
      </w:pPr>
      <w:hyperlink w:anchor="_Toc485884427" w:history="1">
        <w:r w:rsidR="00710C7C" w:rsidRPr="00512D45">
          <w:rPr>
            <w:rStyle w:val="Hyperlink"/>
            <w:noProof/>
          </w:rPr>
          <w:t>The Psalms</w:t>
        </w:r>
        <w:r w:rsidR="00710C7C">
          <w:rPr>
            <w:noProof/>
            <w:webHidden/>
          </w:rPr>
          <w:tab/>
        </w:r>
        <w:r w:rsidR="00710C7C">
          <w:rPr>
            <w:noProof/>
            <w:webHidden/>
          </w:rPr>
          <w:fldChar w:fldCharType="begin"/>
        </w:r>
        <w:r w:rsidR="00710C7C">
          <w:rPr>
            <w:noProof/>
            <w:webHidden/>
          </w:rPr>
          <w:instrText xml:space="preserve"> PAGEREF _Toc485884427 \h </w:instrText>
        </w:r>
        <w:r w:rsidR="00710C7C">
          <w:rPr>
            <w:noProof/>
            <w:webHidden/>
          </w:rPr>
        </w:r>
        <w:r w:rsidR="00710C7C">
          <w:rPr>
            <w:noProof/>
            <w:webHidden/>
          </w:rPr>
          <w:fldChar w:fldCharType="separate"/>
        </w:r>
        <w:r w:rsidR="000E2EAC">
          <w:rPr>
            <w:noProof/>
            <w:webHidden/>
          </w:rPr>
          <w:t>85</w:t>
        </w:r>
        <w:r w:rsidR="00710C7C">
          <w:rPr>
            <w:noProof/>
            <w:webHidden/>
          </w:rPr>
          <w:fldChar w:fldCharType="end"/>
        </w:r>
      </w:hyperlink>
    </w:p>
    <w:p w14:paraId="30124BAF" w14:textId="6E45C471" w:rsidR="00710C7C" w:rsidRDefault="00365E38">
      <w:pPr>
        <w:pStyle w:val="TOC2"/>
        <w:tabs>
          <w:tab w:val="right" w:leader="dot" w:pos="8846"/>
        </w:tabs>
        <w:rPr>
          <w:rFonts w:asciiTheme="minorHAnsi" w:eastAsiaTheme="minorEastAsia" w:hAnsiTheme="minorHAnsi"/>
          <w:noProof/>
          <w:sz w:val="22"/>
          <w:lang w:val="en-US"/>
        </w:rPr>
      </w:pPr>
      <w:hyperlink w:anchor="_Toc485884428" w:history="1">
        <w:r w:rsidR="00710C7C" w:rsidRPr="00512D45">
          <w:rPr>
            <w:rStyle w:val="Hyperlink"/>
            <w:noProof/>
          </w:rPr>
          <w:t>The Canticles</w:t>
        </w:r>
        <w:r w:rsidR="00710C7C">
          <w:rPr>
            <w:noProof/>
            <w:webHidden/>
          </w:rPr>
          <w:tab/>
        </w:r>
        <w:r w:rsidR="00710C7C">
          <w:rPr>
            <w:noProof/>
            <w:webHidden/>
          </w:rPr>
          <w:fldChar w:fldCharType="begin"/>
        </w:r>
        <w:r w:rsidR="00710C7C">
          <w:rPr>
            <w:noProof/>
            <w:webHidden/>
          </w:rPr>
          <w:instrText xml:space="preserve"> PAGEREF _Toc485884428 \h </w:instrText>
        </w:r>
        <w:r w:rsidR="00710C7C">
          <w:rPr>
            <w:noProof/>
            <w:webHidden/>
          </w:rPr>
        </w:r>
        <w:r w:rsidR="00710C7C">
          <w:rPr>
            <w:noProof/>
            <w:webHidden/>
          </w:rPr>
          <w:fldChar w:fldCharType="separate"/>
        </w:r>
        <w:r w:rsidR="000E2EAC">
          <w:rPr>
            <w:noProof/>
            <w:webHidden/>
          </w:rPr>
          <w:t>334</w:t>
        </w:r>
        <w:r w:rsidR="00710C7C">
          <w:rPr>
            <w:noProof/>
            <w:webHidden/>
          </w:rPr>
          <w:fldChar w:fldCharType="end"/>
        </w:r>
      </w:hyperlink>
    </w:p>
    <w:p w14:paraId="48EE43E0" w14:textId="3966E0E0" w:rsidR="00710C7C" w:rsidRDefault="00365E38">
      <w:pPr>
        <w:pStyle w:val="TOC1"/>
        <w:rPr>
          <w:rFonts w:asciiTheme="minorHAnsi" w:eastAsiaTheme="minorEastAsia" w:hAnsiTheme="minorHAnsi"/>
          <w:noProof/>
          <w:sz w:val="22"/>
          <w:lang w:val="en-US"/>
        </w:rPr>
      </w:pPr>
      <w:hyperlink w:anchor="_Toc485884429" w:history="1">
        <w:r w:rsidR="00710C7C" w:rsidRPr="00512D45">
          <w:rPr>
            <w:rStyle w:val="Hyperlink"/>
            <w:noProof/>
          </w:rPr>
          <w:t>The Annual Psalis and Theotokia</w:t>
        </w:r>
        <w:r w:rsidR="00710C7C">
          <w:rPr>
            <w:noProof/>
            <w:webHidden/>
          </w:rPr>
          <w:tab/>
        </w:r>
        <w:r w:rsidR="00710C7C">
          <w:rPr>
            <w:noProof/>
            <w:webHidden/>
          </w:rPr>
          <w:fldChar w:fldCharType="begin"/>
        </w:r>
        <w:r w:rsidR="00710C7C">
          <w:rPr>
            <w:noProof/>
            <w:webHidden/>
          </w:rPr>
          <w:instrText xml:space="preserve"> PAGEREF _Toc485884429 \h </w:instrText>
        </w:r>
        <w:r w:rsidR="00710C7C">
          <w:rPr>
            <w:noProof/>
            <w:webHidden/>
          </w:rPr>
        </w:r>
        <w:r w:rsidR="00710C7C">
          <w:rPr>
            <w:noProof/>
            <w:webHidden/>
          </w:rPr>
          <w:fldChar w:fldCharType="separate"/>
        </w:r>
        <w:r w:rsidR="000E2EAC">
          <w:rPr>
            <w:noProof/>
            <w:webHidden/>
          </w:rPr>
          <w:t>420</w:t>
        </w:r>
        <w:r w:rsidR="00710C7C">
          <w:rPr>
            <w:noProof/>
            <w:webHidden/>
          </w:rPr>
          <w:fldChar w:fldCharType="end"/>
        </w:r>
      </w:hyperlink>
    </w:p>
    <w:p w14:paraId="77AED744" w14:textId="02700060" w:rsidR="00710C7C" w:rsidRDefault="00365E38">
      <w:pPr>
        <w:pStyle w:val="TOC2"/>
        <w:tabs>
          <w:tab w:val="right" w:leader="dot" w:pos="8846"/>
        </w:tabs>
        <w:rPr>
          <w:rFonts w:asciiTheme="minorHAnsi" w:eastAsiaTheme="minorEastAsia" w:hAnsiTheme="minorHAnsi"/>
          <w:noProof/>
          <w:sz w:val="22"/>
          <w:lang w:val="en-US"/>
        </w:rPr>
      </w:pPr>
      <w:hyperlink w:anchor="_Toc485884430" w:history="1">
        <w:r w:rsidR="00710C7C" w:rsidRPr="00512D45">
          <w:rPr>
            <w:rStyle w:val="Hyperlink"/>
            <w:noProof/>
          </w:rPr>
          <w:t>Sunday</w:t>
        </w:r>
        <w:r w:rsidR="00710C7C">
          <w:rPr>
            <w:noProof/>
            <w:webHidden/>
          </w:rPr>
          <w:tab/>
        </w:r>
        <w:r w:rsidR="00710C7C">
          <w:rPr>
            <w:noProof/>
            <w:webHidden/>
          </w:rPr>
          <w:fldChar w:fldCharType="begin"/>
        </w:r>
        <w:r w:rsidR="00710C7C">
          <w:rPr>
            <w:noProof/>
            <w:webHidden/>
          </w:rPr>
          <w:instrText xml:space="preserve"> PAGEREF _Toc485884430 \h </w:instrText>
        </w:r>
        <w:r w:rsidR="00710C7C">
          <w:rPr>
            <w:noProof/>
            <w:webHidden/>
          </w:rPr>
        </w:r>
        <w:r w:rsidR="00710C7C">
          <w:rPr>
            <w:noProof/>
            <w:webHidden/>
          </w:rPr>
          <w:fldChar w:fldCharType="separate"/>
        </w:r>
        <w:r w:rsidR="000E2EAC">
          <w:rPr>
            <w:noProof/>
            <w:webHidden/>
          </w:rPr>
          <w:t>421</w:t>
        </w:r>
        <w:r w:rsidR="00710C7C">
          <w:rPr>
            <w:noProof/>
            <w:webHidden/>
          </w:rPr>
          <w:fldChar w:fldCharType="end"/>
        </w:r>
      </w:hyperlink>
    </w:p>
    <w:p w14:paraId="09854551" w14:textId="11733FE7" w:rsidR="00710C7C" w:rsidRDefault="00365E38">
      <w:pPr>
        <w:pStyle w:val="TOC2"/>
        <w:tabs>
          <w:tab w:val="right" w:leader="dot" w:pos="8846"/>
        </w:tabs>
        <w:rPr>
          <w:rFonts w:asciiTheme="minorHAnsi" w:eastAsiaTheme="minorEastAsia" w:hAnsiTheme="minorHAnsi"/>
          <w:noProof/>
          <w:sz w:val="22"/>
          <w:lang w:val="en-US"/>
        </w:rPr>
      </w:pPr>
      <w:hyperlink w:anchor="_Toc485884431" w:history="1">
        <w:r w:rsidR="00710C7C" w:rsidRPr="00512D45">
          <w:rPr>
            <w:rStyle w:val="Hyperlink"/>
            <w:noProof/>
          </w:rPr>
          <w:t>The Conclusion of the Adam Theotokias</w:t>
        </w:r>
        <w:r w:rsidR="00710C7C">
          <w:rPr>
            <w:noProof/>
            <w:webHidden/>
          </w:rPr>
          <w:tab/>
        </w:r>
        <w:r w:rsidR="00710C7C">
          <w:rPr>
            <w:noProof/>
            <w:webHidden/>
          </w:rPr>
          <w:fldChar w:fldCharType="begin"/>
        </w:r>
        <w:r w:rsidR="00710C7C">
          <w:rPr>
            <w:noProof/>
            <w:webHidden/>
          </w:rPr>
          <w:instrText xml:space="preserve"> PAGEREF _Toc485884431 \h </w:instrText>
        </w:r>
        <w:r w:rsidR="00710C7C">
          <w:rPr>
            <w:noProof/>
            <w:webHidden/>
          </w:rPr>
        </w:r>
        <w:r w:rsidR="00710C7C">
          <w:rPr>
            <w:noProof/>
            <w:webHidden/>
          </w:rPr>
          <w:fldChar w:fldCharType="separate"/>
        </w:r>
        <w:r w:rsidR="000E2EAC">
          <w:rPr>
            <w:noProof/>
            <w:webHidden/>
          </w:rPr>
          <w:t>460</w:t>
        </w:r>
        <w:r w:rsidR="00710C7C">
          <w:rPr>
            <w:noProof/>
            <w:webHidden/>
          </w:rPr>
          <w:fldChar w:fldCharType="end"/>
        </w:r>
      </w:hyperlink>
    </w:p>
    <w:p w14:paraId="58C0E068" w14:textId="4A382509" w:rsidR="00710C7C" w:rsidRDefault="00365E38">
      <w:pPr>
        <w:pStyle w:val="TOC2"/>
        <w:tabs>
          <w:tab w:val="right" w:leader="dot" w:pos="8846"/>
        </w:tabs>
        <w:rPr>
          <w:rFonts w:asciiTheme="minorHAnsi" w:eastAsiaTheme="minorEastAsia" w:hAnsiTheme="minorHAnsi"/>
          <w:noProof/>
          <w:sz w:val="22"/>
          <w:lang w:val="en-US"/>
        </w:rPr>
      </w:pPr>
      <w:hyperlink w:anchor="_Toc485884432" w:history="1">
        <w:r w:rsidR="00710C7C" w:rsidRPr="00512D45">
          <w:rPr>
            <w:rStyle w:val="Hyperlink"/>
            <w:noProof/>
          </w:rPr>
          <w:t>Monday</w:t>
        </w:r>
        <w:r w:rsidR="00710C7C">
          <w:rPr>
            <w:noProof/>
            <w:webHidden/>
          </w:rPr>
          <w:tab/>
        </w:r>
        <w:r w:rsidR="00710C7C">
          <w:rPr>
            <w:noProof/>
            <w:webHidden/>
          </w:rPr>
          <w:fldChar w:fldCharType="begin"/>
        </w:r>
        <w:r w:rsidR="00710C7C">
          <w:rPr>
            <w:noProof/>
            <w:webHidden/>
          </w:rPr>
          <w:instrText xml:space="preserve"> PAGEREF _Toc485884432 \h </w:instrText>
        </w:r>
        <w:r w:rsidR="00710C7C">
          <w:rPr>
            <w:noProof/>
            <w:webHidden/>
          </w:rPr>
        </w:r>
        <w:r w:rsidR="00710C7C">
          <w:rPr>
            <w:noProof/>
            <w:webHidden/>
          </w:rPr>
          <w:fldChar w:fldCharType="separate"/>
        </w:r>
        <w:r w:rsidR="000E2EAC">
          <w:rPr>
            <w:noProof/>
            <w:webHidden/>
          </w:rPr>
          <w:t>463</w:t>
        </w:r>
        <w:r w:rsidR="00710C7C">
          <w:rPr>
            <w:noProof/>
            <w:webHidden/>
          </w:rPr>
          <w:fldChar w:fldCharType="end"/>
        </w:r>
      </w:hyperlink>
    </w:p>
    <w:p w14:paraId="7A6DE785" w14:textId="622875B3" w:rsidR="00710C7C" w:rsidRDefault="00365E38">
      <w:pPr>
        <w:pStyle w:val="TOC2"/>
        <w:tabs>
          <w:tab w:val="right" w:leader="dot" w:pos="8846"/>
        </w:tabs>
        <w:rPr>
          <w:rFonts w:asciiTheme="minorHAnsi" w:eastAsiaTheme="minorEastAsia" w:hAnsiTheme="minorHAnsi"/>
          <w:noProof/>
          <w:sz w:val="22"/>
          <w:lang w:val="en-US"/>
        </w:rPr>
      </w:pPr>
      <w:hyperlink w:anchor="_Toc485884433" w:history="1">
        <w:r w:rsidR="00710C7C" w:rsidRPr="00512D45">
          <w:rPr>
            <w:rStyle w:val="Hyperlink"/>
            <w:noProof/>
          </w:rPr>
          <w:t>Tuesday</w:t>
        </w:r>
        <w:r w:rsidR="00710C7C">
          <w:rPr>
            <w:noProof/>
            <w:webHidden/>
          </w:rPr>
          <w:tab/>
        </w:r>
        <w:r w:rsidR="00710C7C">
          <w:rPr>
            <w:noProof/>
            <w:webHidden/>
          </w:rPr>
          <w:fldChar w:fldCharType="begin"/>
        </w:r>
        <w:r w:rsidR="00710C7C">
          <w:rPr>
            <w:noProof/>
            <w:webHidden/>
          </w:rPr>
          <w:instrText xml:space="preserve"> PAGEREF _Toc485884433 \h </w:instrText>
        </w:r>
        <w:r w:rsidR="00710C7C">
          <w:rPr>
            <w:noProof/>
            <w:webHidden/>
          </w:rPr>
        </w:r>
        <w:r w:rsidR="00710C7C">
          <w:rPr>
            <w:noProof/>
            <w:webHidden/>
          </w:rPr>
          <w:fldChar w:fldCharType="separate"/>
        </w:r>
        <w:r w:rsidR="000E2EAC">
          <w:rPr>
            <w:noProof/>
            <w:webHidden/>
          </w:rPr>
          <w:t>478</w:t>
        </w:r>
        <w:r w:rsidR="00710C7C">
          <w:rPr>
            <w:noProof/>
            <w:webHidden/>
          </w:rPr>
          <w:fldChar w:fldCharType="end"/>
        </w:r>
      </w:hyperlink>
    </w:p>
    <w:p w14:paraId="6557CF2D" w14:textId="1AE205AE" w:rsidR="00710C7C" w:rsidRDefault="00365E38">
      <w:pPr>
        <w:pStyle w:val="TOC2"/>
        <w:tabs>
          <w:tab w:val="right" w:leader="dot" w:pos="8846"/>
        </w:tabs>
        <w:rPr>
          <w:rFonts w:asciiTheme="minorHAnsi" w:eastAsiaTheme="minorEastAsia" w:hAnsiTheme="minorHAnsi"/>
          <w:noProof/>
          <w:sz w:val="22"/>
          <w:lang w:val="en-US"/>
        </w:rPr>
      </w:pPr>
      <w:hyperlink w:anchor="_Toc485884434" w:history="1">
        <w:r w:rsidR="00710C7C" w:rsidRPr="00512D45">
          <w:rPr>
            <w:rStyle w:val="Hyperlink"/>
            <w:noProof/>
          </w:rPr>
          <w:t>Wednesday</w:t>
        </w:r>
        <w:r w:rsidR="00710C7C">
          <w:rPr>
            <w:noProof/>
            <w:webHidden/>
          </w:rPr>
          <w:tab/>
        </w:r>
        <w:r w:rsidR="00710C7C">
          <w:rPr>
            <w:noProof/>
            <w:webHidden/>
          </w:rPr>
          <w:fldChar w:fldCharType="begin"/>
        </w:r>
        <w:r w:rsidR="00710C7C">
          <w:rPr>
            <w:noProof/>
            <w:webHidden/>
          </w:rPr>
          <w:instrText xml:space="preserve"> PAGEREF _Toc485884434 \h </w:instrText>
        </w:r>
        <w:r w:rsidR="00710C7C">
          <w:rPr>
            <w:noProof/>
            <w:webHidden/>
          </w:rPr>
        </w:r>
        <w:r w:rsidR="00710C7C">
          <w:rPr>
            <w:noProof/>
            <w:webHidden/>
          </w:rPr>
          <w:fldChar w:fldCharType="separate"/>
        </w:r>
        <w:r w:rsidR="000E2EAC">
          <w:rPr>
            <w:noProof/>
            <w:webHidden/>
          </w:rPr>
          <w:t>490</w:t>
        </w:r>
        <w:r w:rsidR="00710C7C">
          <w:rPr>
            <w:noProof/>
            <w:webHidden/>
          </w:rPr>
          <w:fldChar w:fldCharType="end"/>
        </w:r>
      </w:hyperlink>
    </w:p>
    <w:p w14:paraId="74B3E6E8" w14:textId="70127239" w:rsidR="00710C7C" w:rsidRDefault="00365E38">
      <w:pPr>
        <w:pStyle w:val="TOC2"/>
        <w:tabs>
          <w:tab w:val="right" w:leader="dot" w:pos="8846"/>
        </w:tabs>
        <w:rPr>
          <w:rFonts w:asciiTheme="minorHAnsi" w:eastAsiaTheme="minorEastAsia" w:hAnsiTheme="minorHAnsi"/>
          <w:noProof/>
          <w:sz w:val="22"/>
          <w:lang w:val="en-US"/>
        </w:rPr>
      </w:pPr>
      <w:hyperlink w:anchor="_Toc485884435" w:history="1">
        <w:r w:rsidR="00710C7C" w:rsidRPr="00512D45">
          <w:rPr>
            <w:rStyle w:val="Hyperlink"/>
            <w:noProof/>
          </w:rPr>
          <w:t>Thursday</w:t>
        </w:r>
        <w:r w:rsidR="00710C7C">
          <w:rPr>
            <w:noProof/>
            <w:webHidden/>
          </w:rPr>
          <w:tab/>
        </w:r>
        <w:r w:rsidR="00710C7C">
          <w:rPr>
            <w:noProof/>
            <w:webHidden/>
          </w:rPr>
          <w:fldChar w:fldCharType="begin"/>
        </w:r>
        <w:r w:rsidR="00710C7C">
          <w:rPr>
            <w:noProof/>
            <w:webHidden/>
          </w:rPr>
          <w:instrText xml:space="preserve"> PAGEREF _Toc485884435 \h </w:instrText>
        </w:r>
        <w:r w:rsidR="00710C7C">
          <w:rPr>
            <w:noProof/>
            <w:webHidden/>
          </w:rPr>
        </w:r>
        <w:r w:rsidR="00710C7C">
          <w:rPr>
            <w:noProof/>
            <w:webHidden/>
          </w:rPr>
          <w:fldChar w:fldCharType="separate"/>
        </w:r>
        <w:r w:rsidR="000E2EAC">
          <w:rPr>
            <w:noProof/>
            <w:webHidden/>
          </w:rPr>
          <w:t>502</w:t>
        </w:r>
        <w:r w:rsidR="00710C7C">
          <w:rPr>
            <w:noProof/>
            <w:webHidden/>
          </w:rPr>
          <w:fldChar w:fldCharType="end"/>
        </w:r>
      </w:hyperlink>
    </w:p>
    <w:p w14:paraId="34AE5243" w14:textId="4F975B38" w:rsidR="00710C7C" w:rsidRDefault="00365E38">
      <w:pPr>
        <w:pStyle w:val="TOC2"/>
        <w:tabs>
          <w:tab w:val="right" w:leader="dot" w:pos="8846"/>
        </w:tabs>
        <w:rPr>
          <w:rFonts w:asciiTheme="minorHAnsi" w:eastAsiaTheme="minorEastAsia" w:hAnsiTheme="minorHAnsi"/>
          <w:noProof/>
          <w:sz w:val="22"/>
          <w:lang w:val="en-US"/>
        </w:rPr>
      </w:pPr>
      <w:hyperlink w:anchor="_Toc485884436" w:history="1">
        <w:r w:rsidR="00710C7C" w:rsidRPr="00512D45">
          <w:rPr>
            <w:rStyle w:val="Hyperlink"/>
            <w:noProof/>
          </w:rPr>
          <w:t>Friday</w:t>
        </w:r>
        <w:r w:rsidR="00710C7C">
          <w:rPr>
            <w:noProof/>
            <w:webHidden/>
          </w:rPr>
          <w:tab/>
        </w:r>
        <w:r w:rsidR="00710C7C">
          <w:rPr>
            <w:noProof/>
            <w:webHidden/>
          </w:rPr>
          <w:fldChar w:fldCharType="begin"/>
        </w:r>
        <w:r w:rsidR="00710C7C">
          <w:rPr>
            <w:noProof/>
            <w:webHidden/>
          </w:rPr>
          <w:instrText xml:space="preserve"> PAGEREF _Toc485884436 \h </w:instrText>
        </w:r>
        <w:r w:rsidR="00710C7C">
          <w:rPr>
            <w:noProof/>
            <w:webHidden/>
          </w:rPr>
        </w:r>
        <w:r w:rsidR="00710C7C">
          <w:rPr>
            <w:noProof/>
            <w:webHidden/>
          </w:rPr>
          <w:fldChar w:fldCharType="separate"/>
        </w:r>
        <w:r w:rsidR="000E2EAC">
          <w:rPr>
            <w:noProof/>
            <w:webHidden/>
          </w:rPr>
          <w:t>517</w:t>
        </w:r>
        <w:r w:rsidR="00710C7C">
          <w:rPr>
            <w:noProof/>
            <w:webHidden/>
          </w:rPr>
          <w:fldChar w:fldCharType="end"/>
        </w:r>
      </w:hyperlink>
    </w:p>
    <w:p w14:paraId="1E96911C" w14:textId="3949FE27" w:rsidR="00710C7C" w:rsidRDefault="00365E38">
      <w:pPr>
        <w:pStyle w:val="TOC2"/>
        <w:tabs>
          <w:tab w:val="right" w:leader="dot" w:pos="8846"/>
        </w:tabs>
        <w:rPr>
          <w:rFonts w:asciiTheme="minorHAnsi" w:eastAsiaTheme="minorEastAsia" w:hAnsiTheme="minorHAnsi"/>
          <w:noProof/>
          <w:sz w:val="22"/>
          <w:lang w:val="en-US"/>
        </w:rPr>
      </w:pPr>
      <w:hyperlink w:anchor="_Toc485884437" w:history="1">
        <w:r w:rsidR="00710C7C" w:rsidRPr="00512D45">
          <w:rPr>
            <w:rStyle w:val="Hyperlink"/>
            <w:noProof/>
          </w:rPr>
          <w:t>Saturday</w:t>
        </w:r>
        <w:r w:rsidR="00710C7C">
          <w:rPr>
            <w:noProof/>
            <w:webHidden/>
          </w:rPr>
          <w:tab/>
        </w:r>
        <w:r w:rsidR="00710C7C">
          <w:rPr>
            <w:noProof/>
            <w:webHidden/>
          </w:rPr>
          <w:fldChar w:fldCharType="begin"/>
        </w:r>
        <w:r w:rsidR="00710C7C">
          <w:rPr>
            <w:noProof/>
            <w:webHidden/>
          </w:rPr>
          <w:instrText xml:space="preserve"> PAGEREF _Toc485884437 \h </w:instrText>
        </w:r>
        <w:r w:rsidR="00710C7C">
          <w:rPr>
            <w:noProof/>
            <w:webHidden/>
          </w:rPr>
        </w:r>
        <w:r w:rsidR="00710C7C">
          <w:rPr>
            <w:noProof/>
            <w:webHidden/>
          </w:rPr>
          <w:fldChar w:fldCharType="separate"/>
        </w:r>
        <w:r w:rsidR="000E2EAC">
          <w:rPr>
            <w:noProof/>
            <w:webHidden/>
          </w:rPr>
          <w:t>526</w:t>
        </w:r>
        <w:r w:rsidR="00710C7C">
          <w:rPr>
            <w:noProof/>
            <w:webHidden/>
          </w:rPr>
          <w:fldChar w:fldCharType="end"/>
        </w:r>
      </w:hyperlink>
    </w:p>
    <w:p w14:paraId="11499E90" w14:textId="54B9F835" w:rsidR="00710C7C" w:rsidRDefault="00365E38">
      <w:pPr>
        <w:pStyle w:val="TOC2"/>
        <w:tabs>
          <w:tab w:val="right" w:leader="dot" w:pos="8846"/>
        </w:tabs>
        <w:rPr>
          <w:rFonts w:asciiTheme="minorHAnsi" w:eastAsiaTheme="minorEastAsia" w:hAnsiTheme="minorHAnsi"/>
          <w:noProof/>
          <w:sz w:val="22"/>
          <w:lang w:val="en-US"/>
        </w:rPr>
      </w:pPr>
      <w:hyperlink w:anchor="_Toc485884438" w:history="1">
        <w:r w:rsidR="00710C7C" w:rsidRPr="00512D45">
          <w:rPr>
            <w:rStyle w:val="Hyperlink"/>
            <w:noProof/>
          </w:rPr>
          <w:t>The Ending of the Batos Theotokias</w:t>
        </w:r>
        <w:r w:rsidR="00710C7C">
          <w:rPr>
            <w:noProof/>
            <w:webHidden/>
          </w:rPr>
          <w:tab/>
        </w:r>
        <w:r w:rsidR="00710C7C">
          <w:rPr>
            <w:noProof/>
            <w:webHidden/>
          </w:rPr>
          <w:fldChar w:fldCharType="begin"/>
        </w:r>
        <w:r w:rsidR="00710C7C">
          <w:rPr>
            <w:noProof/>
            <w:webHidden/>
          </w:rPr>
          <w:instrText xml:space="preserve"> PAGEREF _Toc485884438 \h </w:instrText>
        </w:r>
        <w:r w:rsidR="00710C7C">
          <w:rPr>
            <w:noProof/>
            <w:webHidden/>
          </w:rPr>
        </w:r>
        <w:r w:rsidR="00710C7C">
          <w:rPr>
            <w:noProof/>
            <w:webHidden/>
          </w:rPr>
          <w:fldChar w:fldCharType="separate"/>
        </w:r>
        <w:r w:rsidR="000E2EAC">
          <w:rPr>
            <w:noProof/>
            <w:webHidden/>
          </w:rPr>
          <w:t>541</w:t>
        </w:r>
        <w:r w:rsidR="00710C7C">
          <w:rPr>
            <w:noProof/>
            <w:webHidden/>
          </w:rPr>
          <w:fldChar w:fldCharType="end"/>
        </w:r>
      </w:hyperlink>
    </w:p>
    <w:p w14:paraId="5054C76A" w14:textId="64B040CC" w:rsidR="00710C7C" w:rsidRDefault="00365E38">
      <w:pPr>
        <w:pStyle w:val="TOC1"/>
        <w:rPr>
          <w:rFonts w:asciiTheme="minorHAnsi" w:eastAsiaTheme="minorEastAsia" w:hAnsiTheme="minorHAnsi"/>
          <w:noProof/>
          <w:sz w:val="22"/>
          <w:lang w:val="en-US"/>
        </w:rPr>
      </w:pPr>
      <w:hyperlink w:anchor="_Toc485884439" w:history="1">
        <w:r w:rsidR="00710C7C" w:rsidRPr="00512D45">
          <w:rPr>
            <w:rStyle w:val="Hyperlink"/>
            <w:noProof/>
          </w:rPr>
          <w:t>Hymns for December and for Paschaltide</w:t>
        </w:r>
        <w:r w:rsidR="00710C7C">
          <w:rPr>
            <w:noProof/>
            <w:webHidden/>
          </w:rPr>
          <w:tab/>
        </w:r>
        <w:r w:rsidR="00710C7C">
          <w:rPr>
            <w:noProof/>
            <w:webHidden/>
          </w:rPr>
          <w:fldChar w:fldCharType="begin"/>
        </w:r>
        <w:r w:rsidR="00710C7C">
          <w:rPr>
            <w:noProof/>
            <w:webHidden/>
          </w:rPr>
          <w:instrText xml:space="preserve"> PAGEREF _Toc485884439 \h </w:instrText>
        </w:r>
        <w:r w:rsidR="00710C7C">
          <w:rPr>
            <w:noProof/>
            <w:webHidden/>
          </w:rPr>
        </w:r>
        <w:r w:rsidR="00710C7C">
          <w:rPr>
            <w:noProof/>
            <w:webHidden/>
          </w:rPr>
          <w:fldChar w:fldCharType="separate"/>
        </w:r>
        <w:r w:rsidR="000E2EAC">
          <w:rPr>
            <w:noProof/>
            <w:webHidden/>
          </w:rPr>
          <w:t>544</w:t>
        </w:r>
        <w:r w:rsidR="00710C7C">
          <w:rPr>
            <w:noProof/>
            <w:webHidden/>
          </w:rPr>
          <w:fldChar w:fldCharType="end"/>
        </w:r>
      </w:hyperlink>
    </w:p>
    <w:p w14:paraId="5F7303D3" w14:textId="5EC81DE8" w:rsidR="00710C7C" w:rsidRDefault="00365E38">
      <w:pPr>
        <w:pStyle w:val="TOC2"/>
        <w:tabs>
          <w:tab w:val="right" w:leader="dot" w:pos="8846"/>
        </w:tabs>
        <w:rPr>
          <w:rFonts w:asciiTheme="minorHAnsi" w:eastAsiaTheme="minorEastAsia" w:hAnsiTheme="minorHAnsi"/>
          <w:noProof/>
          <w:sz w:val="22"/>
          <w:lang w:val="en-US"/>
        </w:rPr>
      </w:pPr>
      <w:hyperlink w:anchor="_Toc485884440" w:history="1">
        <w:r w:rsidR="00710C7C" w:rsidRPr="00512D45">
          <w:rPr>
            <w:rStyle w:val="Hyperlink"/>
            <w:noProof/>
          </w:rPr>
          <w:t xml:space="preserve">Hymns for 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_Toc485884440 \h </w:instrText>
        </w:r>
        <w:r w:rsidR="00710C7C">
          <w:rPr>
            <w:noProof/>
            <w:webHidden/>
          </w:rPr>
        </w:r>
        <w:r w:rsidR="00710C7C">
          <w:rPr>
            <w:noProof/>
            <w:webHidden/>
          </w:rPr>
          <w:fldChar w:fldCharType="separate"/>
        </w:r>
        <w:r w:rsidR="000E2EAC">
          <w:rPr>
            <w:noProof/>
            <w:webHidden/>
          </w:rPr>
          <w:t>545</w:t>
        </w:r>
        <w:r w:rsidR="00710C7C">
          <w:rPr>
            <w:noProof/>
            <w:webHidden/>
          </w:rPr>
          <w:fldChar w:fldCharType="end"/>
        </w:r>
      </w:hyperlink>
    </w:p>
    <w:p w14:paraId="5A669915" w14:textId="59FD4F0D" w:rsidR="00710C7C" w:rsidRDefault="00365E38">
      <w:pPr>
        <w:pStyle w:val="TOC2"/>
        <w:tabs>
          <w:tab w:val="right" w:leader="dot" w:pos="8846"/>
        </w:tabs>
        <w:rPr>
          <w:rFonts w:asciiTheme="minorHAnsi" w:eastAsiaTheme="minorEastAsia" w:hAnsiTheme="minorHAnsi"/>
          <w:noProof/>
          <w:sz w:val="22"/>
          <w:lang w:val="en-US"/>
        </w:rPr>
      </w:pPr>
      <w:hyperlink w:anchor="_Toc485884441" w:history="1">
        <w:r w:rsidR="00710C7C" w:rsidRPr="00512D45">
          <w:rPr>
            <w:rStyle w:val="Hyperlink"/>
            <w:noProof/>
          </w:rPr>
          <w:t>Hymns for Paschaltide</w:t>
        </w:r>
        <w:r w:rsidR="00710C7C">
          <w:rPr>
            <w:noProof/>
            <w:webHidden/>
          </w:rPr>
          <w:tab/>
        </w:r>
        <w:r w:rsidR="00710C7C">
          <w:rPr>
            <w:noProof/>
            <w:webHidden/>
          </w:rPr>
          <w:fldChar w:fldCharType="begin"/>
        </w:r>
        <w:r w:rsidR="00710C7C">
          <w:rPr>
            <w:noProof/>
            <w:webHidden/>
          </w:rPr>
          <w:instrText xml:space="preserve"> PAGEREF _Toc485884441 \h </w:instrText>
        </w:r>
        <w:r w:rsidR="00710C7C">
          <w:rPr>
            <w:noProof/>
            <w:webHidden/>
          </w:rPr>
        </w:r>
        <w:r w:rsidR="00710C7C">
          <w:rPr>
            <w:noProof/>
            <w:webHidden/>
          </w:rPr>
          <w:fldChar w:fldCharType="separate"/>
        </w:r>
        <w:r w:rsidR="000E2EAC">
          <w:rPr>
            <w:noProof/>
            <w:webHidden/>
          </w:rPr>
          <w:t>645</w:t>
        </w:r>
        <w:r w:rsidR="00710C7C">
          <w:rPr>
            <w:noProof/>
            <w:webHidden/>
          </w:rPr>
          <w:fldChar w:fldCharType="end"/>
        </w:r>
      </w:hyperlink>
    </w:p>
    <w:p w14:paraId="2D0B95E5" w14:textId="3FC0F4CF" w:rsidR="00710C7C" w:rsidRDefault="00365E38">
      <w:pPr>
        <w:pStyle w:val="TOC1"/>
        <w:rPr>
          <w:rFonts w:asciiTheme="minorHAnsi" w:eastAsiaTheme="minorEastAsia" w:hAnsiTheme="minorHAnsi"/>
          <w:noProof/>
          <w:sz w:val="22"/>
          <w:lang w:val="en-US"/>
        </w:rPr>
      </w:pPr>
      <w:hyperlink w:anchor="_Toc485884442" w:history="1">
        <w:r w:rsidR="00710C7C" w:rsidRPr="00512D45">
          <w:rPr>
            <w:rStyle w:val="Hyperlink"/>
            <w:noProof/>
          </w:rPr>
          <w:t>The Raising of Incense</w:t>
        </w:r>
        <w:r w:rsidR="00710C7C">
          <w:rPr>
            <w:noProof/>
            <w:webHidden/>
          </w:rPr>
          <w:tab/>
        </w:r>
        <w:r w:rsidR="00710C7C">
          <w:rPr>
            <w:noProof/>
            <w:webHidden/>
          </w:rPr>
          <w:fldChar w:fldCharType="begin"/>
        </w:r>
        <w:r w:rsidR="00710C7C">
          <w:rPr>
            <w:noProof/>
            <w:webHidden/>
          </w:rPr>
          <w:instrText xml:space="preserve"> PAGEREF _Toc485884442 \h </w:instrText>
        </w:r>
        <w:r w:rsidR="00710C7C">
          <w:rPr>
            <w:noProof/>
            <w:webHidden/>
          </w:rPr>
        </w:r>
        <w:r w:rsidR="00710C7C">
          <w:rPr>
            <w:noProof/>
            <w:webHidden/>
          </w:rPr>
          <w:fldChar w:fldCharType="separate"/>
        </w:r>
        <w:r w:rsidR="000E2EAC">
          <w:rPr>
            <w:noProof/>
            <w:webHidden/>
          </w:rPr>
          <w:t>668</w:t>
        </w:r>
        <w:r w:rsidR="00710C7C">
          <w:rPr>
            <w:noProof/>
            <w:webHidden/>
          </w:rPr>
          <w:fldChar w:fldCharType="end"/>
        </w:r>
      </w:hyperlink>
    </w:p>
    <w:p w14:paraId="30822ECF" w14:textId="0D0F190C" w:rsidR="00710C7C" w:rsidRDefault="00365E38">
      <w:pPr>
        <w:pStyle w:val="TOC1"/>
        <w:rPr>
          <w:rFonts w:asciiTheme="minorHAnsi" w:eastAsiaTheme="minorEastAsia" w:hAnsiTheme="minorHAnsi"/>
          <w:noProof/>
          <w:sz w:val="22"/>
          <w:lang w:val="en-US"/>
        </w:rPr>
      </w:pPr>
      <w:hyperlink w:anchor="_Toc485884443" w:history="1">
        <w:r w:rsidR="00710C7C" w:rsidRPr="00512D45">
          <w:rPr>
            <w:rStyle w:val="Hyperlink"/>
            <w:noProof/>
          </w:rPr>
          <w:t>The Book of Psalis and Doxologies</w:t>
        </w:r>
        <w:r w:rsidR="00710C7C">
          <w:rPr>
            <w:noProof/>
            <w:webHidden/>
          </w:rPr>
          <w:tab/>
        </w:r>
        <w:r w:rsidR="00710C7C">
          <w:rPr>
            <w:noProof/>
            <w:webHidden/>
          </w:rPr>
          <w:fldChar w:fldCharType="begin"/>
        </w:r>
        <w:r w:rsidR="00710C7C">
          <w:rPr>
            <w:noProof/>
            <w:webHidden/>
          </w:rPr>
          <w:instrText xml:space="preserve"> PAGEREF _Toc485884443 \h </w:instrText>
        </w:r>
        <w:r w:rsidR="00710C7C">
          <w:rPr>
            <w:noProof/>
            <w:webHidden/>
          </w:rPr>
        </w:r>
        <w:r w:rsidR="00710C7C">
          <w:rPr>
            <w:noProof/>
            <w:webHidden/>
          </w:rPr>
          <w:fldChar w:fldCharType="separate"/>
        </w:r>
        <w:r w:rsidR="000E2EAC">
          <w:rPr>
            <w:noProof/>
            <w:webHidden/>
          </w:rPr>
          <w:t>702</w:t>
        </w:r>
        <w:r w:rsidR="00710C7C">
          <w:rPr>
            <w:noProof/>
            <w:webHidden/>
          </w:rPr>
          <w:fldChar w:fldCharType="end"/>
        </w:r>
      </w:hyperlink>
    </w:p>
    <w:p w14:paraId="0D4A9305" w14:textId="256692B9" w:rsidR="00710C7C" w:rsidRDefault="00365E38">
      <w:pPr>
        <w:pStyle w:val="TOC2"/>
        <w:tabs>
          <w:tab w:val="right" w:leader="dot" w:pos="8846"/>
        </w:tabs>
        <w:rPr>
          <w:rFonts w:asciiTheme="minorHAnsi" w:eastAsiaTheme="minorEastAsia" w:hAnsiTheme="minorHAnsi"/>
          <w:noProof/>
          <w:sz w:val="22"/>
          <w:lang w:val="en-US"/>
        </w:rPr>
      </w:pPr>
      <w:hyperlink w:anchor="_Toc485884444" w:history="1">
        <w:r w:rsidR="00710C7C" w:rsidRPr="00512D45">
          <w:rPr>
            <w:rStyle w:val="Hyperlink"/>
            <w:noProof/>
          </w:rPr>
          <w:t>General and Common Doxologies</w:t>
        </w:r>
        <w:r w:rsidR="00710C7C">
          <w:rPr>
            <w:noProof/>
            <w:webHidden/>
          </w:rPr>
          <w:tab/>
        </w:r>
        <w:r w:rsidR="00710C7C">
          <w:rPr>
            <w:noProof/>
            <w:webHidden/>
          </w:rPr>
          <w:fldChar w:fldCharType="begin"/>
        </w:r>
        <w:r w:rsidR="00710C7C">
          <w:rPr>
            <w:noProof/>
            <w:webHidden/>
          </w:rPr>
          <w:instrText xml:space="preserve"> PAGEREF _Toc485884444 \h </w:instrText>
        </w:r>
        <w:r w:rsidR="00710C7C">
          <w:rPr>
            <w:noProof/>
            <w:webHidden/>
          </w:rPr>
        </w:r>
        <w:r w:rsidR="00710C7C">
          <w:rPr>
            <w:noProof/>
            <w:webHidden/>
          </w:rPr>
          <w:fldChar w:fldCharType="separate"/>
        </w:r>
        <w:r w:rsidR="000E2EAC">
          <w:rPr>
            <w:noProof/>
            <w:webHidden/>
          </w:rPr>
          <w:t>703</w:t>
        </w:r>
        <w:r w:rsidR="00710C7C">
          <w:rPr>
            <w:noProof/>
            <w:webHidden/>
          </w:rPr>
          <w:fldChar w:fldCharType="end"/>
        </w:r>
      </w:hyperlink>
    </w:p>
    <w:p w14:paraId="00F6D5CD" w14:textId="02CB743A" w:rsidR="00710C7C" w:rsidRDefault="00365E38">
      <w:pPr>
        <w:pStyle w:val="TOC2"/>
        <w:tabs>
          <w:tab w:val="right" w:leader="dot" w:pos="8846"/>
        </w:tabs>
        <w:rPr>
          <w:rFonts w:asciiTheme="minorHAnsi" w:eastAsiaTheme="minorEastAsia" w:hAnsiTheme="minorHAnsi"/>
          <w:noProof/>
          <w:sz w:val="22"/>
          <w:lang w:val="en-US"/>
        </w:rPr>
      </w:pPr>
      <w:hyperlink w:anchor="_Toc485884445" w:history="1">
        <w:r w:rsidR="00710C7C" w:rsidRPr="00512D45">
          <w:rPr>
            <w:rStyle w:val="Hyperlink"/>
            <w:noProof/>
          </w:rPr>
          <w:t xml:space="preserve">September or </w:t>
        </w:r>
        <w:r w:rsidR="00710C7C" w:rsidRPr="00512D45">
          <w:rPr>
            <w:rStyle w:val="Hyperlink"/>
            <w:rFonts w:ascii="FreeSerifAvvaShenouda" w:eastAsia="Arial Unicode MS" w:hAnsi="FreeSerifAvvaShenouda" w:cs="FreeSerifAvvaShenouda"/>
            <w:noProof/>
            <w:lang w:val="en-US"/>
          </w:rPr>
          <w:t>Ⲑⲟⲟⲩⲧ</w:t>
        </w:r>
        <w:r w:rsidR="00710C7C">
          <w:rPr>
            <w:noProof/>
            <w:webHidden/>
          </w:rPr>
          <w:tab/>
        </w:r>
        <w:r w:rsidR="00710C7C">
          <w:rPr>
            <w:noProof/>
            <w:webHidden/>
          </w:rPr>
          <w:fldChar w:fldCharType="begin"/>
        </w:r>
        <w:r w:rsidR="00710C7C">
          <w:rPr>
            <w:noProof/>
            <w:webHidden/>
          </w:rPr>
          <w:instrText xml:space="preserve"> PAGEREF _Toc485884445 \h </w:instrText>
        </w:r>
        <w:r w:rsidR="00710C7C">
          <w:rPr>
            <w:noProof/>
            <w:webHidden/>
          </w:rPr>
        </w:r>
        <w:r w:rsidR="00710C7C">
          <w:rPr>
            <w:noProof/>
            <w:webHidden/>
          </w:rPr>
          <w:fldChar w:fldCharType="separate"/>
        </w:r>
        <w:r w:rsidR="000E2EAC">
          <w:rPr>
            <w:noProof/>
            <w:webHidden/>
          </w:rPr>
          <w:t>724</w:t>
        </w:r>
        <w:r w:rsidR="00710C7C">
          <w:rPr>
            <w:noProof/>
            <w:webHidden/>
          </w:rPr>
          <w:fldChar w:fldCharType="end"/>
        </w:r>
      </w:hyperlink>
    </w:p>
    <w:p w14:paraId="1874C8AE" w14:textId="10D0B828" w:rsidR="00710C7C" w:rsidRDefault="00365E38">
      <w:pPr>
        <w:pStyle w:val="TOC2"/>
        <w:tabs>
          <w:tab w:val="right" w:leader="dot" w:pos="8846"/>
        </w:tabs>
        <w:rPr>
          <w:rFonts w:asciiTheme="minorHAnsi" w:eastAsiaTheme="minorEastAsia" w:hAnsiTheme="minorHAnsi"/>
          <w:noProof/>
          <w:sz w:val="22"/>
          <w:lang w:val="en-US"/>
        </w:rPr>
      </w:pPr>
      <w:hyperlink w:anchor="_Toc485884446" w:history="1">
        <w:r w:rsidR="00710C7C" w:rsidRPr="00512D45">
          <w:rPr>
            <w:rStyle w:val="Hyperlink"/>
            <w:noProof/>
          </w:rPr>
          <w:t xml:space="preserve">October or </w:t>
        </w:r>
        <w:r w:rsidR="00710C7C" w:rsidRPr="00512D45">
          <w:rPr>
            <w:rStyle w:val="Hyperlink"/>
            <w:rFonts w:ascii="FreeSerifAvvaShenouda" w:hAnsi="FreeSerifAvvaShenouda" w:cs="FreeSerifAvvaShenouda"/>
            <w:noProof/>
          </w:rPr>
          <w:t>Ⲡⲁⲱⲡⲉ</w:t>
        </w:r>
        <w:r w:rsidR="00710C7C">
          <w:rPr>
            <w:noProof/>
            <w:webHidden/>
          </w:rPr>
          <w:tab/>
        </w:r>
        <w:r w:rsidR="00710C7C">
          <w:rPr>
            <w:noProof/>
            <w:webHidden/>
          </w:rPr>
          <w:fldChar w:fldCharType="begin"/>
        </w:r>
        <w:r w:rsidR="00710C7C">
          <w:rPr>
            <w:noProof/>
            <w:webHidden/>
          </w:rPr>
          <w:instrText xml:space="preserve"> PAGEREF _Toc485884446 \h </w:instrText>
        </w:r>
        <w:r w:rsidR="00710C7C">
          <w:rPr>
            <w:noProof/>
            <w:webHidden/>
          </w:rPr>
        </w:r>
        <w:r w:rsidR="00710C7C">
          <w:rPr>
            <w:noProof/>
            <w:webHidden/>
          </w:rPr>
          <w:fldChar w:fldCharType="separate"/>
        </w:r>
        <w:r w:rsidR="000E2EAC">
          <w:rPr>
            <w:noProof/>
            <w:webHidden/>
          </w:rPr>
          <w:t>775</w:t>
        </w:r>
        <w:r w:rsidR="00710C7C">
          <w:rPr>
            <w:noProof/>
            <w:webHidden/>
          </w:rPr>
          <w:fldChar w:fldCharType="end"/>
        </w:r>
      </w:hyperlink>
    </w:p>
    <w:p w14:paraId="53437F52" w14:textId="4E68F8F4" w:rsidR="00710C7C" w:rsidRDefault="00365E38">
      <w:pPr>
        <w:pStyle w:val="TOC2"/>
        <w:tabs>
          <w:tab w:val="right" w:leader="dot" w:pos="8846"/>
        </w:tabs>
        <w:rPr>
          <w:rFonts w:asciiTheme="minorHAnsi" w:eastAsiaTheme="minorEastAsia" w:hAnsiTheme="minorHAnsi"/>
          <w:noProof/>
          <w:sz w:val="22"/>
          <w:lang w:val="en-US"/>
        </w:rPr>
      </w:pPr>
      <w:hyperlink w:anchor="_Toc485884447" w:history="1">
        <w:r w:rsidR="00710C7C" w:rsidRPr="00512D45">
          <w:rPr>
            <w:rStyle w:val="Hyperlink"/>
            <w:noProof/>
          </w:rPr>
          <w:t xml:space="preserve">November or </w:t>
        </w:r>
        <w:r w:rsidR="00710C7C" w:rsidRPr="00512D45">
          <w:rPr>
            <w:rStyle w:val="Hyperlink"/>
            <w:rFonts w:ascii="FreeSerifAvvaShenouda" w:eastAsia="Arial Unicode MS" w:hAnsi="FreeSerifAvvaShenouda" w:cs="FreeSerifAvvaShenouda"/>
            <w:noProof/>
          </w:rPr>
          <w:t>Ⲁⲑⲟⲣ</w:t>
        </w:r>
        <w:r w:rsidR="00710C7C">
          <w:rPr>
            <w:noProof/>
            <w:webHidden/>
          </w:rPr>
          <w:tab/>
        </w:r>
        <w:r w:rsidR="00710C7C">
          <w:rPr>
            <w:noProof/>
            <w:webHidden/>
          </w:rPr>
          <w:fldChar w:fldCharType="begin"/>
        </w:r>
        <w:r w:rsidR="00710C7C">
          <w:rPr>
            <w:noProof/>
            <w:webHidden/>
          </w:rPr>
          <w:instrText xml:space="preserve"> PAGEREF _Toc485884447 \h </w:instrText>
        </w:r>
        <w:r w:rsidR="00710C7C">
          <w:rPr>
            <w:noProof/>
            <w:webHidden/>
          </w:rPr>
        </w:r>
        <w:r w:rsidR="00710C7C">
          <w:rPr>
            <w:noProof/>
            <w:webHidden/>
          </w:rPr>
          <w:fldChar w:fldCharType="separate"/>
        </w:r>
        <w:r w:rsidR="000E2EAC">
          <w:rPr>
            <w:noProof/>
            <w:webHidden/>
          </w:rPr>
          <w:t>791</w:t>
        </w:r>
        <w:r w:rsidR="00710C7C">
          <w:rPr>
            <w:noProof/>
            <w:webHidden/>
          </w:rPr>
          <w:fldChar w:fldCharType="end"/>
        </w:r>
      </w:hyperlink>
    </w:p>
    <w:p w14:paraId="5F785666" w14:textId="6A9C0B7B" w:rsidR="00710C7C" w:rsidRDefault="00365E38">
      <w:pPr>
        <w:pStyle w:val="TOC2"/>
        <w:tabs>
          <w:tab w:val="right" w:leader="dot" w:pos="8846"/>
        </w:tabs>
        <w:rPr>
          <w:rFonts w:asciiTheme="minorHAnsi" w:eastAsiaTheme="minorEastAsia" w:hAnsiTheme="minorHAnsi"/>
          <w:noProof/>
          <w:sz w:val="22"/>
          <w:lang w:val="en-US"/>
        </w:rPr>
      </w:pPr>
      <w:hyperlink w:anchor="_Toc485884448" w:history="1">
        <w:r w:rsidR="00710C7C" w:rsidRPr="00512D45">
          <w:rPr>
            <w:rStyle w:val="Hyperlink"/>
            <w:noProof/>
          </w:rPr>
          <w:t xml:space="preserve">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_Toc485884448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269774E7" w14:textId="3B77E752" w:rsidR="00710C7C" w:rsidRDefault="00365E38">
      <w:pPr>
        <w:pStyle w:val="TOC2"/>
        <w:tabs>
          <w:tab w:val="right" w:leader="dot" w:pos="8846"/>
        </w:tabs>
        <w:rPr>
          <w:rFonts w:asciiTheme="minorHAnsi" w:eastAsiaTheme="minorEastAsia" w:hAnsiTheme="minorHAnsi"/>
          <w:noProof/>
          <w:sz w:val="22"/>
          <w:lang w:val="en-US"/>
        </w:rPr>
      </w:pPr>
      <w:hyperlink w:anchor="_Toc485884449" w:history="1">
        <w:r w:rsidR="00710C7C" w:rsidRPr="00512D45">
          <w:rPr>
            <w:rStyle w:val="Hyperlink"/>
            <w:noProof/>
          </w:rPr>
          <w:t xml:space="preserve">January or </w:t>
        </w:r>
        <w:r w:rsidR="00710C7C" w:rsidRPr="00512D45">
          <w:rPr>
            <w:rStyle w:val="Hyperlink"/>
            <w:rFonts w:ascii="FreeSerifAvvaShenouda" w:hAnsi="FreeSerifAvvaShenouda" w:cs="FreeSerifAvvaShenouda"/>
            <w:noProof/>
          </w:rPr>
          <w:t>Ⲧⲱⲃⲓ</w:t>
        </w:r>
        <w:r w:rsidR="00710C7C">
          <w:rPr>
            <w:noProof/>
            <w:webHidden/>
          </w:rPr>
          <w:tab/>
        </w:r>
        <w:r w:rsidR="00710C7C">
          <w:rPr>
            <w:noProof/>
            <w:webHidden/>
          </w:rPr>
          <w:fldChar w:fldCharType="begin"/>
        </w:r>
        <w:r w:rsidR="00710C7C">
          <w:rPr>
            <w:noProof/>
            <w:webHidden/>
          </w:rPr>
          <w:instrText xml:space="preserve"> PAGEREF _Toc485884449 \h </w:instrText>
        </w:r>
        <w:r w:rsidR="00710C7C">
          <w:rPr>
            <w:noProof/>
            <w:webHidden/>
          </w:rPr>
        </w:r>
        <w:r w:rsidR="00710C7C">
          <w:rPr>
            <w:noProof/>
            <w:webHidden/>
          </w:rPr>
          <w:fldChar w:fldCharType="separate"/>
        </w:r>
        <w:r w:rsidR="000E2EAC">
          <w:rPr>
            <w:noProof/>
            <w:webHidden/>
          </w:rPr>
          <w:t>907</w:t>
        </w:r>
        <w:r w:rsidR="00710C7C">
          <w:rPr>
            <w:noProof/>
            <w:webHidden/>
          </w:rPr>
          <w:fldChar w:fldCharType="end"/>
        </w:r>
      </w:hyperlink>
    </w:p>
    <w:p w14:paraId="1B6C8056" w14:textId="3E9B02FD" w:rsidR="00710C7C" w:rsidRDefault="00365E38">
      <w:pPr>
        <w:pStyle w:val="TOC2"/>
        <w:tabs>
          <w:tab w:val="right" w:leader="dot" w:pos="8846"/>
        </w:tabs>
        <w:rPr>
          <w:rFonts w:asciiTheme="minorHAnsi" w:eastAsiaTheme="minorEastAsia" w:hAnsiTheme="minorHAnsi"/>
          <w:noProof/>
          <w:sz w:val="22"/>
          <w:lang w:val="en-US"/>
        </w:rPr>
      </w:pPr>
      <w:hyperlink w:anchor="_Toc485884450" w:history="1">
        <w:r w:rsidR="00710C7C" w:rsidRPr="00512D45">
          <w:rPr>
            <w:rStyle w:val="Hyperlink"/>
            <w:noProof/>
          </w:rPr>
          <w:t xml:space="preserve">February or </w:t>
        </w:r>
        <w:r w:rsidR="00710C7C" w:rsidRPr="00512D45">
          <w:rPr>
            <w:rStyle w:val="Hyperlink"/>
            <w:rFonts w:ascii="FreeSerifAvvaShenouda" w:hAnsi="FreeSerifAvvaShenouda" w:cs="FreeSerifAvvaShenouda"/>
            <w:noProof/>
          </w:rPr>
          <w:t>Ⲙϣⲓⲣ</w:t>
        </w:r>
        <w:r w:rsidR="00710C7C">
          <w:rPr>
            <w:noProof/>
            <w:webHidden/>
          </w:rPr>
          <w:tab/>
        </w:r>
        <w:r w:rsidR="00710C7C">
          <w:rPr>
            <w:noProof/>
            <w:webHidden/>
          </w:rPr>
          <w:fldChar w:fldCharType="begin"/>
        </w:r>
        <w:r w:rsidR="00710C7C">
          <w:rPr>
            <w:noProof/>
            <w:webHidden/>
          </w:rPr>
          <w:instrText xml:space="preserve"> PAGEREF _Toc485884450 \h </w:instrText>
        </w:r>
        <w:r w:rsidR="00710C7C">
          <w:rPr>
            <w:noProof/>
            <w:webHidden/>
          </w:rPr>
        </w:r>
        <w:r w:rsidR="00710C7C">
          <w:rPr>
            <w:noProof/>
            <w:webHidden/>
          </w:rPr>
          <w:fldChar w:fldCharType="separate"/>
        </w:r>
        <w:r w:rsidR="000E2EAC">
          <w:rPr>
            <w:noProof/>
            <w:webHidden/>
          </w:rPr>
          <w:t>980</w:t>
        </w:r>
        <w:r w:rsidR="00710C7C">
          <w:rPr>
            <w:noProof/>
            <w:webHidden/>
          </w:rPr>
          <w:fldChar w:fldCharType="end"/>
        </w:r>
      </w:hyperlink>
    </w:p>
    <w:p w14:paraId="2C84227C" w14:textId="19F4EBDC" w:rsidR="00710C7C" w:rsidRDefault="00365E38">
      <w:pPr>
        <w:pStyle w:val="TOC2"/>
        <w:tabs>
          <w:tab w:val="right" w:leader="dot" w:pos="8846"/>
        </w:tabs>
        <w:rPr>
          <w:rFonts w:asciiTheme="minorHAnsi" w:eastAsiaTheme="minorEastAsia" w:hAnsiTheme="minorHAnsi"/>
          <w:noProof/>
          <w:sz w:val="22"/>
          <w:lang w:val="en-US"/>
        </w:rPr>
      </w:pPr>
      <w:hyperlink w:anchor="_Toc485884451" w:history="1">
        <w:r w:rsidR="00710C7C" w:rsidRPr="00512D45">
          <w:rPr>
            <w:rStyle w:val="Hyperlink"/>
            <w:noProof/>
          </w:rPr>
          <w:t xml:space="preserve">March or </w:t>
        </w:r>
        <w:r w:rsidR="00710C7C" w:rsidRPr="00512D45">
          <w:rPr>
            <w:rStyle w:val="Hyperlink"/>
            <w:rFonts w:ascii="FreeSerifAvvaShenouda" w:hAnsi="FreeSerifAvvaShenouda" w:cs="FreeSerifAvvaShenouda"/>
            <w:noProof/>
          </w:rPr>
          <w:t>Ⲡⲁⲣⲙϩⲟⲧⲡ</w:t>
        </w:r>
        <w:r w:rsidR="00710C7C">
          <w:rPr>
            <w:noProof/>
            <w:webHidden/>
          </w:rPr>
          <w:tab/>
        </w:r>
        <w:r w:rsidR="00710C7C">
          <w:rPr>
            <w:noProof/>
            <w:webHidden/>
          </w:rPr>
          <w:fldChar w:fldCharType="begin"/>
        </w:r>
        <w:r w:rsidR="00710C7C">
          <w:rPr>
            <w:noProof/>
            <w:webHidden/>
          </w:rPr>
          <w:instrText xml:space="preserve"> PAGEREF _Toc485884451 \h </w:instrText>
        </w:r>
        <w:r w:rsidR="00710C7C">
          <w:rPr>
            <w:noProof/>
            <w:webHidden/>
          </w:rPr>
        </w:r>
        <w:r w:rsidR="00710C7C">
          <w:rPr>
            <w:noProof/>
            <w:webHidden/>
          </w:rPr>
          <w:fldChar w:fldCharType="separate"/>
        </w:r>
        <w:r w:rsidR="000E2EAC">
          <w:rPr>
            <w:noProof/>
            <w:webHidden/>
          </w:rPr>
          <w:t>991</w:t>
        </w:r>
        <w:r w:rsidR="00710C7C">
          <w:rPr>
            <w:noProof/>
            <w:webHidden/>
          </w:rPr>
          <w:fldChar w:fldCharType="end"/>
        </w:r>
      </w:hyperlink>
    </w:p>
    <w:p w14:paraId="642BAE36" w14:textId="4E0B2CBF" w:rsidR="00710C7C" w:rsidRDefault="00365E38">
      <w:pPr>
        <w:pStyle w:val="TOC2"/>
        <w:tabs>
          <w:tab w:val="right" w:leader="dot" w:pos="8846"/>
        </w:tabs>
        <w:rPr>
          <w:rFonts w:asciiTheme="minorHAnsi" w:eastAsiaTheme="minorEastAsia" w:hAnsiTheme="minorHAnsi"/>
          <w:noProof/>
          <w:sz w:val="22"/>
          <w:lang w:val="en-US"/>
        </w:rPr>
      </w:pPr>
      <w:hyperlink w:anchor="_Toc485884452" w:history="1">
        <w:r w:rsidR="00710C7C" w:rsidRPr="00512D45">
          <w:rPr>
            <w:rStyle w:val="Hyperlink"/>
            <w:noProof/>
          </w:rPr>
          <w:t>April</w:t>
        </w:r>
        <w:r w:rsidR="00710C7C" w:rsidRPr="00512D45">
          <w:rPr>
            <w:rStyle w:val="Hyperlink"/>
            <w:noProof/>
            <w:lang w:val="en-US"/>
          </w:rPr>
          <w:t xml:space="preserve"> or</w:t>
        </w:r>
        <w:r w:rsidR="00710C7C" w:rsidRPr="00512D45">
          <w:rPr>
            <w:rStyle w:val="Hyperlink"/>
            <w:noProof/>
          </w:rPr>
          <w:t xml:space="preserve"> </w:t>
        </w:r>
        <w:r w:rsidR="00710C7C" w:rsidRPr="00512D45">
          <w:rPr>
            <w:rStyle w:val="Hyperlink"/>
            <w:rFonts w:ascii="FreeSerifAvvaShenouda" w:hAnsi="FreeSerifAvvaShenouda" w:cs="FreeSerifAvvaShenouda"/>
            <w:noProof/>
          </w:rPr>
          <w:t>Ⲡⲁⲣⲙⲟⲩⲧⲉ</w:t>
        </w:r>
        <w:r w:rsidR="00710C7C">
          <w:rPr>
            <w:noProof/>
            <w:webHidden/>
          </w:rPr>
          <w:tab/>
        </w:r>
        <w:r w:rsidR="00710C7C">
          <w:rPr>
            <w:noProof/>
            <w:webHidden/>
          </w:rPr>
          <w:fldChar w:fldCharType="begin"/>
        </w:r>
        <w:r w:rsidR="00710C7C">
          <w:rPr>
            <w:noProof/>
            <w:webHidden/>
          </w:rPr>
          <w:instrText xml:space="preserve"> PAGEREF _Toc485884452 \h </w:instrText>
        </w:r>
        <w:r w:rsidR="00710C7C">
          <w:rPr>
            <w:noProof/>
            <w:webHidden/>
          </w:rPr>
        </w:r>
        <w:r w:rsidR="00710C7C">
          <w:rPr>
            <w:noProof/>
            <w:webHidden/>
          </w:rPr>
          <w:fldChar w:fldCharType="separate"/>
        </w:r>
        <w:r w:rsidR="000E2EAC">
          <w:rPr>
            <w:noProof/>
            <w:webHidden/>
          </w:rPr>
          <w:t>1016</w:t>
        </w:r>
        <w:r w:rsidR="00710C7C">
          <w:rPr>
            <w:noProof/>
            <w:webHidden/>
          </w:rPr>
          <w:fldChar w:fldCharType="end"/>
        </w:r>
      </w:hyperlink>
    </w:p>
    <w:p w14:paraId="7AC72C2C" w14:textId="7C245AD1" w:rsidR="00710C7C" w:rsidRDefault="00365E38">
      <w:pPr>
        <w:pStyle w:val="TOC2"/>
        <w:tabs>
          <w:tab w:val="right" w:leader="dot" w:pos="8846"/>
        </w:tabs>
        <w:rPr>
          <w:rFonts w:asciiTheme="minorHAnsi" w:eastAsiaTheme="minorEastAsia" w:hAnsiTheme="minorHAnsi"/>
          <w:noProof/>
          <w:sz w:val="22"/>
          <w:lang w:val="en-US"/>
        </w:rPr>
      </w:pPr>
      <w:hyperlink w:anchor="_Toc485884453" w:history="1">
        <w:r w:rsidR="00710C7C" w:rsidRPr="00512D45">
          <w:rPr>
            <w:rStyle w:val="Hyperlink"/>
            <w:noProof/>
          </w:rPr>
          <w:t xml:space="preserve">May or </w:t>
        </w:r>
        <w:r w:rsidR="00710C7C" w:rsidRPr="00512D45">
          <w:rPr>
            <w:rStyle w:val="Hyperlink"/>
            <w:rFonts w:ascii="FreeSerifAvvaShenouda" w:eastAsia="Arial Unicode MS" w:hAnsi="FreeSerifAvvaShenouda" w:cs="FreeSerifAvvaShenouda"/>
            <w:noProof/>
            <w:lang w:val="en-US"/>
          </w:rPr>
          <w:t>Ⲡⲁϣⲁⲛⲥ</w:t>
        </w:r>
        <w:r w:rsidR="00710C7C">
          <w:rPr>
            <w:noProof/>
            <w:webHidden/>
          </w:rPr>
          <w:tab/>
        </w:r>
        <w:r w:rsidR="00710C7C">
          <w:rPr>
            <w:noProof/>
            <w:webHidden/>
          </w:rPr>
          <w:fldChar w:fldCharType="begin"/>
        </w:r>
        <w:r w:rsidR="00710C7C">
          <w:rPr>
            <w:noProof/>
            <w:webHidden/>
          </w:rPr>
          <w:instrText xml:space="preserve"> PAGEREF _Toc485884453 \h </w:instrText>
        </w:r>
        <w:r w:rsidR="00710C7C">
          <w:rPr>
            <w:noProof/>
            <w:webHidden/>
          </w:rPr>
        </w:r>
        <w:r w:rsidR="00710C7C">
          <w:rPr>
            <w:noProof/>
            <w:webHidden/>
          </w:rPr>
          <w:fldChar w:fldCharType="separate"/>
        </w:r>
        <w:r w:rsidR="000E2EAC">
          <w:rPr>
            <w:noProof/>
            <w:webHidden/>
          </w:rPr>
          <w:t>1027</w:t>
        </w:r>
        <w:r w:rsidR="00710C7C">
          <w:rPr>
            <w:noProof/>
            <w:webHidden/>
          </w:rPr>
          <w:fldChar w:fldCharType="end"/>
        </w:r>
      </w:hyperlink>
    </w:p>
    <w:p w14:paraId="45F69D07" w14:textId="00E473E1" w:rsidR="00710C7C" w:rsidRDefault="00365E38">
      <w:pPr>
        <w:pStyle w:val="TOC2"/>
        <w:tabs>
          <w:tab w:val="right" w:leader="dot" w:pos="8846"/>
        </w:tabs>
        <w:rPr>
          <w:rFonts w:asciiTheme="minorHAnsi" w:eastAsiaTheme="minorEastAsia" w:hAnsiTheme="minorHAnsi"/>
          <w:noProof/>
          <w:sz w:val="22"/>
          <w:lang w:val="en-US"/>
        </w:rPr>
      </w:pPr>
      <w:hyperlink w:anchor="_Toc485884454" w:history="1">
        <w:r w:rsidR="00710C7C" w:rsidRPr="00512D45">
          <w:rPr>
            <w:rStyle w:val="Hyperlink"/>
            <w:noProof/>
          </w:rPr>
          <w:t xml:space="preserve">June or </w:t>
        </w:r>
        <w:r w:rsidR="00710C7C" w:rsidRPr="00512D45">
          <w:rPr>
            <w:rStyle w:val="Hyperlink"/>
            <w:rFonts w:ascii="FreeSerifAvvaShenouda" w:hAnsi="FreeSerifAvvaShenouda" w:cs="FreeSerifAvvaShenouda"/>
            <w:noProof/>
          </w:rPr>
          <w:t>Ⲡⲁⲱⲛⲉ</w:t>
        </w:r>
        <w:r w:rsidR="00710C7C">
          <w:rPr>
            <w:noProof/>
            <w:webHidden/>
          </w:rPr>
          <w:tab/>
        </w:r>
        <w:r w:rsidR="00710C7C">
          <w:rPr>
            <w:noProof/>
            <w:webHidden/>
          </w:rPr>
          <w:fldChar w:fldCharType="begin"/>
        </w:r>
        <w:r w:rsidR="00710C7C">
          <w:rPr>
            <w:noProof/>
            <w:webHidden/>
          </w:rPr>
          <w:instrText xml:space="preserve"> PAGEREF _Toc485884454 \h </w:instrText>
        </w:r>
        <w:r w:rsidR="00710C7C">
          <w:rPr>
            <w:noProof/>
            <w:webHidden/>
          </w:rPr>
        </w:r>
        <w:r w:rsidR="00710C7C">
          <w:rPr>
            <w:noProof/>
            <w:webHidden/>
          </w:rPr>
          <w:fldChar w:fldCharType="separate"/>
        </w:r>
        <w:r w:rsidR="000E2EAC">
          <w:rPr>
            <w:noProof/>
            <w:webHidden/>
          </w:rPr>
          <w:t>1054</w:t>
        </w:r>
        <w:r w:rsidR="00710C7C">
          <w:rPr>
            <w:noProof/>
            <w:webHidden/>
          </w:rPr>
          <w:fldChar w:fldCharType="end"/>
        </w:r>
      </w:hyperlink>
    </w:p>
    <w:p w14:paraId="20F2F7ED" w14:textId="0627F008" w:rsidR="00710C7C" w:rsidRDefault="00365E38">
      <w:pPr>
        <w:pStyle w:val="TOC2"/>
        <w:tabs>
          <w:tab w:val="right" w:leader="dot" w:pos="8846"/>
        </w:tabs>
        <w:rPr>
          <w:rFonts w:asciiTheme="minorHAnsi" w:eastAsiaTheme="minorEastAsia" w:hAnsiTheme="minorHAnsi"/>
          <w:noProof/>
          <w:sz w:val="22"/>
          <w:lang w:val="en-US"/>
        </w:rPr>
      </w:pPr>
      <w:hyperlink w:anchor="_Toc485884455" w:history="1">
        <w:r w:rsidR="00710C7C" w:rsidRPr="00512D45">
          <w:rPr>
            <w:rStyle w:val="Hyperlink"/>
            <w:noProof/>
          </w:rPr>
          <w:t xml:space="preserve">July or </w:t>
        </w:r>
        <w:r w:rsidR="00710C7C" w:rsidRPr="00512D45">
          <w:rPr>
            <w:rStyle w:val="Hyperlink"/>
            <w:rFonts w:ascii="FreeSerifAvvaShenouda" w:hAnsi="FreeSerifAvvaShenouda" w:cs="FreeSerifAvvaShenouda"/>
            <w:noProof/>
          </w:rPr>
          <w:t>Ⲉⲡⲏⲡ</w:t>
        </w:r>
        <w:r w:rsidR="00710C7C">
          <w:rPr>
            <w:noProof/>
            <w:webHidden/>
          </w:rPr>
          <w:tab/>
        </w:r>
        <w:r w:rsidR="00710C7C">
          <w:rPr>
            <w:noProof/>
            <w:webHidden/>
          </w:rPr>
          <w:fldChar w:fldCharType="begin"/>
        </w:r>
        <w:r w:rsidR="00710C7C">
          <w:rPr>
            <w:noProof/>
            <w:webHidden/>
          </w:rPr>
          <w:instrText xml:space="preserve"> PAGEREF _Toc485884455 \h </w:instrText>
        </w:r>
        <w:r w:rsidR="00710C7C">
          <w:rPr>
            <w:noProof/>
            <w:webHidden/>
          </w:rPr>
        </w:r>
        <w:r w:rsidR="00710C7C">
          <w:rPr>
            <w:noProof/>
            <w:webHidden/>
          </w:rPr>
          <w:fldChar w:fldCharType="separate"/>
        </w:r>
        <w:r w:rsidR="000E2EAC">
          <w:rPr>
            <w:noProof/>
            <w:webHidden/>
          </w:rPr>
          <w:t>1089</w:t>
        </w:r>
        <w:r w:rsidR="00710C7C">
          <w:rPr>
            <w:noProof/>
            <w:webHidden/>
          </w:rPr>
          <w:fldChar w:fldCharType="end"/>
        </w:r>
      </w:hyperlink>
    </w:p>
    <w:p w14:paraId="241E0588" w14:textId="6019C7CF" w:rsidR="00710C7C" w:rsidRDefault="00365E38">
      <w:pPr>
        <w:pStyle w:val="TOC2"/>
        <w:tabs>
          <w:tab w:val="right" w:leader="dot" w:pos="8846"/>
        </w:tabs>
        <w:rPr>
          <w:rFonts w:asciiTheme="minorHAnsi" w:eastAsiaTheme="minorEastAsia" w:hAnsiTheme="minorHAnsi"/>
          <w:noProof/>
          <w:sz w:val="22"/>
          <w:lang w:val="en-US"/>
        </w:rPr>
      </w:pPr>
      <w:hyperlink w:anchor="_Toc485884456" w:history="1">
        <w:r w:rsidR="00710C7C" w:rsidRPr="00512D45">
          <w:rPr>
            <w:rStyle w:val="Hyperlink"/>
            <w:noProof/>
          </w:rPr>
          <w:t xml:space="preserve">August or </w:t>
        </w:r>
        <w:r w:rsidR="00710C7C" w:rsidRPr="00512D45">
          <w:rPr>
            <w:rStyle w:val="Hyperlink"/>
            <w:rFonts w:ascii="FreeSerifAvvaShenouda" w:hAnsi="FreeSerifAvvaShenouda" w:cs="FreeSerifAvvaShenouda"/>
            <w:noProof/>
          </w:rPr>
          <w:t>Ⲙⲉⲥⲟⲣⲏ and Ⲕⲟⲩϫⲓ ⲛ</w:t>
        </w:r>
        <w:r w:rsidR="00710C7C" w:rsidRPr="00512D45">
          <w:rPr>
            <w:rStyle w:val="Hyperlink"/>
            <w:rFonts w:ascii="FreeSerifAvvaShenouda" w:hAnsi="FreeSerifAvvaShenouda" w:cs="FreeSerifAvvaShenouda"/>
            <w:noProof/>
            <w:lang w:val="en-US"/>
          </w:rPr>
          <w:t xml:space="preserve">̀ⲁ̀ⲃⲟⲧ </w:t>
        </w:r>
        <w:r w:rsidR="00710C7C" w:rsidRPr="00512D45">
          <w:rPr>
            <w:rStyle w:val="Hyperlink"/>
            <w:noProof/>
          </w:rPr>
          <w:t>(The Little Month)</w:t>
        </w:r>
        <w:r w:rsidR="00710C7C">
          <w:rPr>
            <w:noProof/>
            <w:webHidden/>
          </w:rPr>
          <w:tab/>
        </w:r>
        <w:r w:rsidR="00710C7C">
          <w:rPr>
            <w:noProof/>
            <w:webHidden/>
          </w:rPr>
          <w:fldChar w:fldCharType="begin"/>
        </w:r>
        <w:r w:rsidR="00710C7C">
          <w:rPr>
            <w:noProof/>
            <w:webHidden/>
          </w:rPr>
          <w:instrText xml:space="preserve"> PAGEREF _Toc485884456 \h </w:instrText>
        </w:r>
        <w:r w:rsidR="00710C7C">
          <w:rPr>
            <w:noProof/>
            <w:webHidden/>
          </w:rPr>
        </w:r>
        <w:r w:rsidR="00710C7C">
          <w:rPr>
            <w:noProof/>
            <w:webHidden/>
          </w:rPr>
          <w:fldChar w:fldCharType="separate"/>
        </w:r>
        <w:r w:rsidR="000E2EAC">
          <w:rPr>
            <w:noProof/>
            <w:webHidden/>
          </w:rPr>
          <w:t>1104</w:t>
        </w:r>
        <w:r w:rsidR="00710C7C">
          <w:rPr>
            <w:noProof/>
            <w:webHidden/>
          </w:rPr>
          <w:fldChar w:fldCharType="end"/>
        </w:r>
      </w:hyperlink>
    </w:p>
    <w:p w14:paraId="2EC7025B" w14:textId="72B38E21" w:rsidR="00710C7C" w:rsidRDefault="00365E38">
      <w:pPr>
        <w:pStyle w:val="TOC2"/>
        <w:tabs>
          <w:tab w:val="right" w:leader="dot" w:pos="8846"/>
        </w:tabs>
        <w:rPr>
          <w:rFonts w:asciiTheme="minorHAnsi" w:eastAsiaTheme="minorEastAsia" w:hAnsiTheme="minorHAnsi"/>
          <w:noProof/>
          <w:sz w:val="22"/>
          <w:lang w:val="en-US"/>
        </w:rPr>
      </w:pPr>
      <w:hyperlink w:anchor="_Toc485884457" w:history="1">
        <w:r w:rsidR="00710C7C" w:rsidRPr="00512D45">
          <w:rPr>
            <w:rStyle w:val="Hyperlink"/>
            <w:noProof/>
          </w:rPr>
          <w:t>The Pascal Cycle</w:t>
        </w:r>
        <w:r w:rsidR="00710C7C">
          <w:rPr>
            <w:noProof/>
            <w:webHidden/>
          </w:rPr>
          <w:tab/>
        </w:r>
        <w:r w:rsidR="00710C7C">
          <w:rPr>
            <w:noProof/>
            <w:webHidden/>
          </w:rPr>
          <w:fldChar w:fldCharType="begin"/>
        </w:r>
        <w:r w:rsidR="00710C7C">
          <w:rPr>
            <w:noProof/>
            <w:webHidden/>
          </w:rPr>
          <w:instrText xml:space="preserve"> PAGEREF _Toc485884457 \h </w:instrText>
        </w:r>
        <w:r w:rsidR="00710C7C">
          <w:rPr>
            <w:noProof/>
            <w:webHidden/>
          </w:rPr>
        </w:r>
        <w:r w:rsidR="00710C7C">
          <w:rPr>
            <w:noProof/>
            <w:webHidden/>
          </w:rPr>
          <w:fldChar w:fldCharType="separate"/>
        </w:r>
        <w:r w:rsidR="000E2EAC">
          <w:rPr>
            <w:noProof/>
            <w:webHidden/>
          </w:rPr>
          <w:t>1132</w:t>
        </w:r>
        <w:r w:rsidR="00710C7C">
          <w:rPr>
            <w:noProof/>
            <w:webHidden/>
          </w:rPr>
          <w:fldChar w:fldCharType="end"/>
        </w:r>
      </w:hyperlink>
    </w:p>
    <w:p w14:paraId="23B22FA2" w14:textId="298F65FC" w:rsidR="00710C7C" w:rsidRDefault="00365E38">
      <w:pPr>
        <w:pStyle w:val="TOC2"/>
        <w:tabs>
          <w:tab w:val="right" w:leader="dot" w:pos="8846"/>
        </w:tabs>
        <w:rPr>
          <w:rFonts w:asciiTheme="minorHAnsi" w:eastAsiaTheme="minorEastAsia" w:hAnsiTheme="minorHAnsi"/>
          <w:noProof/>
          <w:sz w:val="22"/>
          <w:lang w:val="en-US"/>
        </w:rPr>
      </w:pPr>
      <w:hyperlink w:anchor="_Toc485884458" w:history="1">
        <w:r w:rsidR="00710C7C" w:rsidRPr="00512D45">
          <w:rPr>
            <w:rStyle w:val="Hyperlink"/>
            <w:noProof/>
          </w:rPr>
          <w:t>Index of Psalis</w:t>
        </w:r>
        <w:r w:rsidR="00710C7C">
          <w:rPr>
            <w:noProof/>
            <w:webHidden/>
          </w:rPr>
          <w:tab/>
        </w:r>
        <w:r w:rsidR="00710C7C">
          <w:rPr>
            <w:noProof/>
            <w:webHidden/>
          </w:rPr>
          <w:fldChar w:fldCharType="begin"/>
        </w:r>
        <w:r w:rsidR="00710C7C">
          <w:rPr>
            <w:noProof/>
            <w:webHidden/>
          </w:rPr>
          <w:instrText xml:space="preserve"> PAGEREF _Toc485884458 \h </w:instrText>
        </w:r>
        <w:r w:rsidR="00710C7C">
          <w:rPr>
            <w:noProof/>
            <w:webHidden/>
          </w:rPr>
        </w:r>
        <w:r w:rsidR="00710C7C">
          <w:rPr>
            <w:noProof/>
            <w:webHidden/>
          </w:rPr>
          <w:fldChar w:fldCharType="separate"/>
        </w:r>
        <w:r w:rsidR="000E2EAC">
          <w:rPr>
            <w:noProof/>
            <w:webHidden/>
          </w:rPr>
          <w:t>1260</w:t>
        </w:r>
        <w:r w:rsidR="00710C7C">
          <w:rPr>
            <w:noProof/>
            <w:webHidden/>
          </w:rPr>
          <w:fldChar w:fldCharType="end"/>
        </w:r>
      </w:hyperlink>
    </w:p>
    <w:p w14:paraId="05DA13C6" w14:textId="5508F648" w:rsidR="00710C7C" w:rsidRDefault="00365E38">
      <w:pPr>
        <w:pStyle w:val="TOC2"/>
        <w:tabs>
          <w:tab w:val="right" w:leader="dot" w:pos="8846"/>
        </w:tabs>
        <w:rPr>
          <w:rFonts w:asciiTheme="minorHAnsi" w:eastAsiaTheme="minorEastAsia" w:hAnsiTheme="minorHAnsi"/>
          <w:noProof/>
          <w:sz w:val="22"/>
          <w:lang w:val="en-US"/>
        </w:rPr>
      </w:pPr>
      <w:hyperlink w:anchor="_Toc485884459" w:history="1">
        <w:r w:rsidR="00710C7C" w:rsidRPr="00512D45">
          <w:rPr>
            <w:rStyle w:val="Hyperlink"/>
            <w:noProof/>
          </w:rPr>
          <w:t>Index of Doxologies</w:t>
        </w:r>
        <w:r w:rsidR="00710C7C">
          <w:rPr>
            <w:noProof/>
            <w:webHidden/>
          </w:rPr>
          <w:tab/>
        </w:r>
        <w:r w:rsidR="00710C7C">
          <w:rPr>
            <w:noProof/>
            <w:webHidden/>
          </w:rPr>
          <w:fldChar w:fldCharType="begin"/>
        </w:r>
        <w:r w:rsidR="00710C7C">
          <w:rPr>
            <w:noProof/>
            <w:webHidden/>
          </w:rPr>
          <w:instrText xml:space="preserve"> PAGEREF _Toc485884459 \h </w:instrText>
        </w:r>
        <w:r w:rsidR="00710C7C">
          <w:rPr>
            <w:noProof/>
            <w:webHidden/>
          </w:rPr>
        </w:r>
        <w:r w:rsidR="00710C7C">
          <w:rPr>
            <w:noProof/>
            <w:webHidden/>
          </w:rPr>
          <w:fldChar w:fldCharType="separate"/>
        </w:r>
        <w:r w:rsidR="000E2EAC">
          <w:rPr>
            <w:noProof/>
            <w:webHidden/>
          </w:rPr>
          <w:t>1262</w:t>
        </w:r>
        <w:r w:rsidR="00710C7C">
          <w:rPr>
            <w:noProof/>
            <w:webHidden/>
          </w:rPr>
          <w:fldChar w:fldCharType="end"/>
        </w:r>
      </w:hyperlink>
    </w:p>
    <w:p w14:paraId="35FEF736" w14:textId="4E2BAF8D"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858844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r w:rsidR="00266A55">
        <w:t>s</w:t>
      </w:r>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Ref485109544"/>
      <w:bookmarkStart w:id="23" w:name="_Toc485884418"/>
      <w:bookmarkStart w:id="24" w:name="Vespers"/>
      <w:r>
        <w:lastRenderedPageBreak/>
        <w:t>The Setting of the Sun: Vespers (the Eleventh Hour)</w:t>
      </w:r>
      <w:bookmarkEnd w:id="19"/>
      <w:bookmarkEnd w:id="20"/>
      <w:bookmarkEnd w:id="21"/>
      <w:bookmarkEnd w:id="22"/>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5" w:name="_Ref435790486" w:displacedByCustomXml="next"/>
    <w:bookmarkStart w:id="26" w:name="_Ref435790480" w:displacedByCustomXml="next"/>
    <w:bookmarkStart w:id="27" w:name="_Toc410196905" w:displacedByCustomXml="next"/>
    <w:bookmarkStart w:id="28" w:name="_Toc410196403" w:displacedByCustomXml="next"/>
    <w:bookmarkStart w:id="29" w:name="_Toc410196172" w:displacedByCustomXml="next"/>
    <w:sdt>
      <w:sdtPr>
        <w:id w:val="698976935"/>
        <w:docPartObj>
          <w:docPartGallery w:val="Table of Contents"/>
          <w:docPartUnique/>
        </w:docPartObj>
      </w:sdtPr>
      <w:sdtEndPr>
        <w:rPr>
          <w:b/>
          <w:bCs/>
          <w:noProof/>
        </w:rPr>
      </w:sdtEndPr>
      <w:sdtContent>
        <w:p w14:paraId="38DDA191" w14:textId="34C3FA02"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85884460" w:history="1">
            <w:r w:rsidR="00710C7C" w:rsidRPr="00D26F9A">
              <w:rPr>
                <w:rStyle w:val="Hyperlink"/>
                <w:noProof/>
              </w:rPr>
              <w:t>Vespers Praise</w:t>
            </w:r>
            <w:r w:rsidR="00710C7C">
              <w:rPr>
                <w:noProof/>
                <w:webHidden/>
              </w:rPr>
              <w:tab/>
            </w:r>
            <w:r w:rsidR="00710C7C">
              <w:rPr>
                <w:noProof/>
                <w:webHidden/>
              </w:rPr>
              <w:fldChar w:fldCharType="begin"/>
            </w:r>
            <w:r w:rsidR="00710C7C">
              <w:rPr>
                <w:noProof/>
                <w:webHidden/>
              </w:rPr>
              <w:instrText xml:space="preserve"> PAGEREF _Toc485884460 \h </w:instrText>
            </w:r>
            <w:r w:rsidR="00710C7C">
              <w:rPr>
                <w:noProof/>
                <w:webHidden/>
              </w:rPr>
            </w:r>
            <w:r w:rsidR="00710C7C">
              <w:rPr>
                <w:noProof/>
                <w:webHidden/>
              </w:rPr>
              <w:fldChar w:fldCharType="separate"/>
            </w:r>
            <w:r w:rsidR="000E2EAC">
              <w:rPr>
                <w:noProof/>
                <w:webHidden/>
              </w:rPr>
              <w:t>6</w:t>
            </w:r>
            <w:r w:rsidR="00710C7C">
              <w:rPr>
                <w:noProof/>
                <w:webHidden/>
              </w:rPr>
              <w:fldChar w:fldCharType="end"/>
            </w:r>
          </w:hyperlink>
        </w:p>
        <w:p w14:paraId="298C0BD2" w14:textId="05B9A775" w:rsidR="00710C7C" w:rsidRDefault="00365E38">
          <w:pPr>
            <w:pStyle w:val="TOC3"/>
            <w:tabs>
              <w:tab w:val="right" w:leader="dot" w:pos="8846"/>
            </w:tabs>
            <w:rPr>
              <w:rFonts w:asciiTheme="minorHAnsi" w:eastAsiaTheme="minorEastAsia" w:hAnsiTheme="minorHAnsi"/>
              <w:noProof/>
              <w:sz w:val="22"/>
              <w:lang w:val="en-US"/>
            </w:rPr>
          </w:pPr>
          <w:hyperlink w:anchor="_Toc485884461" w:history="1">
            <w:r w:rsidR="00710C7C" w:rsidRPr="00D26F9A">
              <w:rPr>
                <w:rStyle w:val="Hyperlink"/>
                <w:noProof/>
              </w:rPr>
              <w:t>The Psalms of the Eleventh Hour (Little Vespers)</w:t>
            </w:r>
            <w:r w:rsidR="00710C7C">
              <w:rPr>
                <w:noProof/>
                <w:webHidden/>
              </w:rPr>
              <w:tab/>
            </w:r>
            <w:r w:rsidR="00710C7C">
              <w:rPr>
                <w:noProof/>
                <w:webHidden/>
              </w:rPr>
              <w:fldChar w:fldCharType="begin"/>
            </w:r>
            <w:r w:rsidR="00710C7C">
              <w:rPr>
                <w:noProof/>
                <w:webHidden/>
              </w:rPr>
              <w:instrText xml:space="preserve"> PAGEREF _Toc485884461 \h </w:instrText>
            </w:r>
            <w:r w:rsidR="00710C7C">
              <w:rPr>
                <w:noProof/>
                <w:webHidden/>
              </w:rPr>
            </w:r>
            <w:r w:rsidR="00710C7C">
              <w:rPr>
                <w:noProof/>
                <w:webHidden/>
              </w:rPr>
              <w:fldChar w:fldCharType="separate"/>
            </w:r>
            <w:r w:rsidR="000E2EAC">
              <w:rPr>
                <w:noProof/>
                <w:webHidden/>
              </w:rPr>
              <w:t>13</w:t>
            </w:r>
            <w:r w:rsidR="00710C7C">
              <w:rPr>
                <w:noProof/>
                <w:webHidden/>
              </w:rPr>
              <w:fldChar w:fldCharType="end"/>
            </w:r>
          </w:hyperlink>
        </w:p>
        <w:p w14:paraId="7CAE5073" w14:textId="1780D992" w:rsidR="00710C7C" w:rsidRDefault="00365E38">
          <w:pPr>
            <w:pStyle w:val="TOC3"/>
            <w:tabs>
              <w:tab w:val="right" w:leader="dot" w:pos="8846"/>
            </w:tabs>
            <w:rPr>
              <w:rFonts w:asciiTheme="minorHAnsi" w:eastAsiaTheme="minorEastAsia" w:hAnsiTheme="minorHAnsi"/>
              <w:noProof/>
              <w:sz w:val="22"/>
              <w:lang w:val="en-US"/>
            </w:rPr>
          </w:pPr>
          <w:hyperlink w:anchor="_Toc485884462" w:history="1">
            <w:r w:rsidR="00710C7C" w:rsidRPr="00D26F9A">
              <w:rPr>
                <w:rStyle w:val="Hyperlink"/>
                <w:noProof/>
              </w:rPr>
              <w:t>The Raising of Evening Incense</w:t>
            </w:r>
            <w:r w:rsidR="00710C7C">
              <w:rPr>
                <w:noProof/>
                <w:webHidden/>
              </w:rPr>
              <w:tab/>
            </w:r>
            <w:r w:rsidR="00710C7C">
              <w:rPr>
                <w:noProof/>
                <w:webHidden/>
              </w:rPr>
              <w:fldChar w:fldCharType="begin"/>
            </w:r>
            <w:r w:rsidR="00710C7C">
              <w:rPr>
                <w:noProof/>
                <w:webHidden/>
              </w:rPr>
              <w:instrText xml:space="preserve"> PAGEREF _Toc485884462 \h </w:instrText>
            </w:r>
            <w:r w:rsidR="00710C7C">
              <w:rPr>
                <w:noProof/>
                <w:webHidden/>
              </w:rPr>
            </w:r>
            <w:r w:rsidR="00710C7C">
              <w:rPr>
                <w:noProof/>
                <w:webHidden/>
              </w:rPr>
              <w:fldChar w:fldCharType="separate"/>
            </w:r>
            <w:r w:rsidR="000E2EAC">
              <w:rPr>
                <w:noProof/>
                <w:webHidden/>
              </w:rPr>
              <w:t>20</w:t>
            </w:r>
            <w:r w:rsidR="00710C7C">
              <w:rPr>
                <w:noProof/>
                <w:webHidden/>
              </w:rPr>
              <w:fldChar w:fldCharType="end"/>
            </w:r>
          </w:hyperlink>
        </w:p>
        <w:p w14:paraId="50F528F7" w14:textId="261CC5D1"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30" w:name="_Ref448228965"/>
      <w:bookmarkStart w:id="31" w:name="_Ref448228969"/>
      <w:bookmarkStart w:id="32" w:name="_Toc485884460"/>
      <w:r>
        <w:lastRenderedPageBreak/>
        <w:t>Vespers Praise</w:t>
      </w:r>
      <w:bookmarkEnd w:id="29"/>
      <w:bookmarkEnd w:id="28"/>
      <w:bookmarkEnd w:id="27"/>
      <w:bookmarkEnd w:id="26"/>
      <w:bookmarkEnd w:id="25"/>
      <w:bookmarkEnd w:id="30"/>
      <w:bookmarkEnd w:id="31"/>
      <w:bookmarkEnd w:id="32"/>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1316497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E2EAC">
        <w:rPr>
          <w:noProof/>
          <w:lang w:val="en-US"/>
        </w:rPr>
        <w:t>1116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12C892A" w:rsidR="00B102EF" w:rsidRDefault="00B102EF" w:rsidP="004D23BC">
      <w:pPr>
        <w:tabs>
          <w:tab w:val="left" w:pos="720"/>
          <w:tab w:val="left" w:leader="dot" w:pos="7920"/>
        </w:tabs>
      </w:pPr>
      <w:r>
        <w:fldChar w:fldCharType="begin"/>
      </w:r>
      <w:r>
        <w:instrText xml:space="preserve"> REF _Ref448228501 \h </w:instrText>
      </w:r>
      <w:r>
        <w:fldChar w:fldCharType="separate"/>
      </w:r>
      <w:r w:rsidR="000E2EAC">
        <w:t>The Fourth Canticle</w:t>
      </w:r>
      <w:r>
        <w:fldChar w:fldCharType="end"/>
      </w:r>
      <w:r>
        <w:tab/>
      </w:r>
      <w:r>
        <w:fldChar w:fldCharType="begin"/>
      </w:r>
      <w:r>
        <w:instrText xml:space="preserve"> PAGEREF _Ref448228505 \h </w:instrText>
      </w:r>
      <w:r>
        <w:fldChar w:fldCharType="separate"/>
      </w:r>
      <w:r w:rsidR="000E2EAC">
        <w:rPr>
          <w:noProof/>
        </w:rPr>
        <w:t>410</w:t>
      </w:r>
      <w:r>
        <w:fldChar w:fldCharType="end"/>
      </w:r>
    </w:p>
    <w:p w14:paraId="714598C9" w14:textId="0AD73554" w:rsidR="00B102EF" w:rsidRDefault="00B102EF" w:rsidP="004D23BC">
      <w:pPr>
        <w:tabs>
          <w:tab w:val="left" w:pos="720"/>
          <w:tab w:val="left" w:leader="dot" w:pos="7920"/>
        </w:tabs>
      </w:pPr>
      <w:r>
        <w:fldChar w:fldCharType="begin"/>
      </w:r>
      <w:r>
        <w:instrText xml:space="preserve"> REF _Ref448228521 \h </w:instrText>
      </w:r>
      <w:r>
        <w:fldChar w:fldCharType="separate"/>
      </w:r>
      <w:r w:rsidR="000E2EAC">
        <w:t>The Annual Psalis and Theotokia</w:t>
      </w:r>
      <w:r>
        <w:fldChar w:fldCharType="end"/>
      </w:r>
      <w:r>
        <w:tab/>
      </w:r>
      <w:r>
        <w:fldChar w:fldCharType="begin"/>
      </w:r>
      <w:r>
        <w:instrText xml:space="preserve"> PAGEREF _Ref448228524 \h </w:instrText>
      </w:r>
      <w:r>
        <w:fldChar w:fldCharType="separate"/>
      </w:r>
      <w:r w:rsidR="000E2EAC">
        <w:rPr>
          <w:noProof/>
        </w:rPr>
        <w:t>420</w:t>
      </w:r>
      <w:r>
        <w:fldChar w:fldCharType="end"/>
      </w:r>
    </w:p>
    <w:p w14:paraId="022D0E0B" w14:textId="77777777" w:rsidR="00100C9C" w:rsidRDefault="00B102EF" w:rsidP="00100C9C">
      <w:pPr>
        <w:tabs>
          <w:tab w:val="left" w:pos="720"/>
          <w:tab w:val="left" w:leader="dot" w:pos="7920"/>
        </w:tabs>
      </w:pPr>
      <w:r>
        <w:tab/>
        <w:t>Or</w:t>
      </w:r>
    </w:p>
    <w:p w14:paraId="160344F1" w14:textId="01623D69" w:rsidR="00B102EF" w:rsidRDefault="008008DC" w:rsidP="008008DC">
      <w:pPr>
        <w:tabs>
          <w:tab w:val="left" w:pos="720"/>
          <w:tab w:val="left" w:leader="dot" w:pos="7920"/>
        </w:tabs>
      </w:pPr>
      <w:r>
        <w:fldChar w:fldCharType="begin"/>
      </w:r>
      <w:r>
        <w:instrText xml:space="preserve"> REF _Ref488693394 \h </w:instrText>
      </w:r>
      <w:r>
        <w:fldChar w:fldCharType="separate"/>
      </w:r>
      <w:r>
        <w:t>The Book of Psalis and Doxologies</w:t>
      </w:r>
      <w:r>
        <w:fldChar w:fldCharType="end"/>
      </w:r>
      <w:r>
        <w:tab/>
      </w:r>
      <w:r>
        <w:fldChar w:fldCharType="begin"/>
      </w:r>
      <w:r>
        <w:instrText xml:space="preserve"> PAGEREF _Ref488693394 \h </w:instrText>
      </w:r>
      <w:r>
        <w:fldChar w:fldCharType="separate"/>
      </w:r>
      <w:r>
        <w:rPr>
          <w:noProof/>
        </w:rPr>
        <w:t>700</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3" w:name="_Ref448471060"/>
      <w:r>
        <w:t>The Conclusion of the Midnight Praise</w:t>
      </w:r>
      <w:bookmarkEnd w:id="33"/>
    </w:p>
    <w:p w14:paraId="2B46102E" w14:textId="77777777" w:rsidR="00B102EF" w:rsidRDefault="00B102EF" w:rsidP="00E97A49">
      <w:pPr>
        <w:pStyle w:val="Heading5"/>
      </w:pPr>
      <w:bookmarkStart w:id="34" w:name="_Toc298445785"/>
      <w:bookmarkStart w:id="35" w:name="_Toc298681270"/>
      <w:bookmarkStart w:id="36" w:name="_Toc298447510"/>
      <w:bookmarkStart w:id="37" w:name="_Ref299212181"/>
      <w:bookmarkStart w:id="38" w:name="_Toc308441908"/>
      <w:r w:rsidRPr="00E97A49">
        <w:t>The</w:t>
      </w:r>
      <w:r>
        <w:t xml:space="preserve"> Creed</w:t>
      </w:r>
      <w:bookmarkEnd w:id="34"/>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16"/>
      </w:tblGrid>
      <w:tr w:rsidR="00B102EF" w14:paraId="7968A2F8" w14:textId="77777777" w:rsidTr="00B102EF">
        <w:tc>
          <w:tcPr>
            <w:tcW w:w="4536" w:type="dxa"/>
          </w:tcPr>
          <w:p w14:paraId="39E77021" w14:textId="77777777" w:rsidR="00B102EF" w:rsidRDefault="00B102EF" w:rsidP="00E97A49">
            <w:pPr>
              <w:pStyle w:val="Heading5"/>
              <w:outlineLvl w:val="4"/>
            </w:pPr>
            <w:bookmarkStart w:id="39" w:name="_Toc298445786"/>
            <w:bookmarkStart w:id="40" w:name="_Toc298681271"/>
            <w:bookmarkStart w:id="41" w:name="_Toc298447511"/>
            <w:bookmarkStart w:id="42" w:name="_Toc308441909"/>
            <w:r>
              <w:t>The Introduction to the Creed</w:t>
            </w:r>
            <w:bookmarkEnd w:id="39"/>
            <w:bookmarkEnd w:id="40"/>
            <w:bookmarkEnd w:id="41"/>
            <w:bookmarkEnd w:id="42"/>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 xml:space="preserve">Lord </w:t>
            </w:r>
            <w:r w:rsidRPr="006458F1">
              <w:lastRenderedPageBreak/>
              <w:t>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3" w:name="_Toc298445787"/>
            <w:bookmarkStart w:id="44" w:name="_Toc298681272"/>
            <w:bookmarkStart w:id="45" w:name="_Toc298447512"/>
            <w:bookmarkStart w:id="46" w:name="_Toc308441910"/>
            <w:r>
              <w:t>The Creed</w:t>
            </w:r>
            <w:bookmarkEnd w:id="43"/>
            <w:bookmarkEnd w:id="44"/>
            <w:bookmarkEnd w:id="45"/>
            <w:bookmarkEnd w:id="46"/>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7" w:name="_Ref452621214"/>
      <w:r>
        <w:lastRenderedPageBreak/>
        <w:t>The Conclusion of the Midnight Praise</w:t>
      </w:r>
      <w:bookmarkEnd w:id="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lastRenderedPageBreak/>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417"/>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8" w:name="_Toc298445789"/>
            <w:bookmarkStart w:id="49" w:name="_Toc298681274"/>
            <w:bookmarkStart w:id="50" w:name="_Toc298447514"/>
            <w:bookmarkStart w:id="51" w:name="_Toc308441912"/>
            <w:r>
              <w:t>Holy, Holy, Holy</w:t>
            </w:r>
            <w:bookmarkEnd w:id="48"/>
            <w:bookmarkEnd w:id="49"/>
            <w:bookmarkEnd w:id="50"/>
            <w:bookmarkEnd w:id="51"/>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lastRenderedPageBreak/>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2" w:name="_Toc410196173"/>
      <w:bookmarkStart w:id="53" w:name="_Toc410196405"/>
      <w:bookmarkStart w:id="54" w:name="_Toc410196907"/>
      <w:bookmarkStart w:id="55" w:name="_Ref435789546"/>
      <w:bookmarkStart w:id="56" w:name="_Ref435789552"/>
      <w:r>
        <w:br w:type="page"/>
      </w:r>
    </w:p>
    <w:p w14:paraId="25BA8728" w14:textId="2065D657" w:rsidR="00964F23" w:rsidRDefault="00964F23" w:rsidP="00964F23">
      <w:pPr>
        <w:pStyle w:val="Heading3"/>
      </w:pPr>
      <w:bookmarkStart w:id="57" w:name="_Ref445106453"/>
      <w:bookmarkStart w:id="58" w:name="_Toc485884461"/>
      <w:r>
        <w:lastRenderedPageBreak/>
        <w:t>The Psalms of the Eleventh Hour (Little Vespers)</w:t>
      </w:r>
      <w:bookmarkEnd w:id="52"/>
      <w:bookmarkEnd w:id="53"/>
      <w:bookmarkEnd w:id="54"/>
      <w:bookmarkEnd w:id="55"/>
      <w:bookmarkEnd w:id="56"/>
      <w:bookmarkEnd w:id="57"/>
      <w:bookmarkEnd w:id="58"/>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9" w:name="_Ref411967832"/>
      <w:r>
        <w:t>The Lord's Prayer</w:t>
      </w:r>
      <w:bookmarkEnd w:id="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60" w:name="_Ref411967872"/>
      <w:r>
        <w:t>The Prayer of Thanksgiving</w:t>
      </w:r>
      <w:bookmarkEnd w:id="60"/>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7E1811FF"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E2EAC">
        <w:rPr>
          <w:noProof/>
          <w:lang w:val="en-GB"/>
        </w:rPr>
        <w:t>163</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1" w:name="_Ref434576694"/>
      <w:r>
        <w:rPr>
          <w:lang w:val="en-GB"/>
        </w:rPr>
        <w:t>The Psalms</w:t>
      </w:r>
      <w:r w:rsidR="00F14AA6">
        <w:rPr>
          <w:lang w:val="en-GB"/>
        </w:rPr>
        <w:t xml:space="preserve"> of Sunset (Vespers)</w:t>
      </w:r>
      <w:bookmarkEnd w:id="61"/>
    </w:p>
    <w:p w14:paraId="271CA490" w14:textId="4B3500C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E2EAC">
        <w:rPr>
          <w:noProof/>
        </w:rPr>
        <w:t>275</w:t>
      </w:r>
      <w:r w:rsidR="003A78C2">
        <w:fldChar w:fldCharType="end"/>
      </w:r>
    </w:p>
    <w:p w14:paraId="10E2000F" w14:textId="2C28780E"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E2EAC">
        <w:rPr>
          <w:noProof/>
        </w:rPr>
        <w:t>275</w:t>
      </w:r>
      <w:r w:rsidR="003A78C2">
        <w:fldChar w:fldCharType="end"/>
      </w:r>
    </w:p>
    <w:p w14:paraId="4928E776" w14:textId="41FB711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E2EAC">
        <w:rPr>
          <w:noProof/>
        </w:rPr>
        <w:t>293</w:t>
      </w:r>
      <w:r w:rsidR="003A78C2">
        <w:fldChar w:fldCharType="end"/>
      </w:r>
    </w:p>
    <w:p w14:paraId="4144738E" w14:textId="0B68D5E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E2EAC">
        <w:rPr>
          <w:noProof/>
        </w:rPr>
        <w:t>294</w:t>
      </w:r>
      <w:r w:rsidR="003A78C2">
        <w:fldChar w:fldCharType="end"/>
      </w:r>
    </w:p>
    <w:p w14:paraId="7A11F8AE" w14:textId="4081F8D2"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E2EAC">
        <w:rPr>
          <w:noProof/>
        </w:rPr>
        <w:t>295</w:t>
      </w:r>
      <w:r w:rsidR="003A78C2">
        <w:fldChar w:fldCharType="end"/>
      </w:r>
    </w:p>
    <w:p w14:paraId="1E7E3335" w14:textId="17DC5E01"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E2EAC">
        <w:rPr>
          <w:noProof/>
        </w:rPr>
        <w:t>296</w:t>
      </w:r>
      <w:r w:rsidR="003A78C2">
        <w:fldChar w:fldCharType="end"/>
      </w:r>
    </w:p>
    <w:p w14:paraId="6A7F45CD" w14:textId="010D05B6"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E2EAC">
        <w:rPr>
          <w:noProof/>
        </w:rPr>
        <w:t>297</w:t>
      </w:r>
      <w:r w:rsidR="003A78C2">
        <w:fldChar w:fldCharType="end"/>
      </w:r>
    </w:p>
    <w:p w14:paraId="2FA5C99A" w14:textId="7684649E"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E2EAC">
        <w:rPr>
          <w:noProof/>
        </w:rPr>
        <w:t>298</w:t>
      </w:r>
      <w:r w:rsidR="003A78C2">
        <w:fldChar w:fldCharType="end"/>
      </w:r>
    </w:p>
    <w:p w14:paraId="0633E3A7" w14:textId="4A29B1CA"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E2EAC">
        <w:rPr>
          <w:noProof/>
        </w:rPr>
        <w:t>299</w:t>
      </w:r>
      <w:r w:rsidR="003A78C2">
        <w:fldChar w:fldCharType="end"/>
      </w:r>
    </w:p>
    <w:p w14:paraId="0FB134D2" w14:textId="41BB1288"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E2EAC">
        <w:rPr>
          <w:noProof/>
        </w:rPr>
        <w:t>300</w:t>
      </w:r>
      <w:r w:rsidR="003A78C2">
        <w:fldChar w:fldCharType="end"/>
      </w:r>
    </w:p>
    <w:p w14:paraId="1C4403C7" w14:textId="43499A8B"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E2EAC">
        <w:rPr>
          <w:noProof/>
        </w:rPr>
        <w:t>301</w:t>
      </w:r>
      <w:r w:rsidR="003A78C2">
        <w:fldChar w:fldCharType="end"/>
      </w:r>
    </w:p>
    <w:p w14:paraId="7851B890" w14:textId="6391BD91"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E2EAC">
        <w:rPr>
          <w:noProof/>
        </w:rPr>
        <w:t>302</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2" w:name="_Ref411969137"/>
      <w:r>
        <w:rPr>
          <w:lang w:val="en-GB"/>
        </w:rPr>
        <w:t>Holy, Holy, Holy</w:t>
      </w:r>
      <w:bookmarkEnd w:id="62"/>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3" w:name="_Ref411969145"/>
      <w:r>
        <w:t>The Prayer of the Hours</w:t>
      </w:r>
      <w:bookmarkEnd w:id="63"/>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4" w:name="_Toc410196174"/>
      <w:bookmarkStart w:id="65" w:name="_Toc410196406"/>
      <w:bookmarkStart w:id="66" w:name="_Toc410196908"/>
      <w:bookmarkStart w:id="67" w:name="_Ref434565022"/>
      <w:bookmarkStart w:id="68" w:name="_Ref434565029"/>
      <w:r>
        <w:br w:type="page"/>
      </w:r>
    </w:p>
    <w:p w14:paraId="52132DF2" w14:textId="77777777" w:rsidR="006869EE" w:rsidRDefault="006869EE" w:rsidP="006869EE">
      <w:pPr>
        <w:pStyle w:val="Heading3"/>
      </w:pPr>
      <w:bookmarkStart w:id="69" w:name="_Toc485884462"/>
      <w:r>
        <w:lastRenderedPageBreak/>
        <w:t>The Raising of Evening Incense</w:t>
      </w:r>
      <w:bookmarkEnd w:id="69"/>
    </w:p>
    <w:p w14:paraId="01FE6B91" w14:textId="5F18F124" w:rsidR="00A02728" w:rsidRPr="000D107E" w:rsidRDefault="006869EE" w:rsidP="006D6137">
      <w:pPr>
        <w:pStyle w:val="Rubric"/>
      </w:pPr>
      <w:r>
        <w:t>See</w:t>
      </w:r>
      <w:r w:rsidR="006D6137">
        <w:t xml:space="preserve"> </w:t>
      </w:r>
      <w:r w:rsidR="006D6137">
        <w:fldChar w:fldCharType="begin"/>
      </w:r>
      <w:r w:rsidR="006D6137">
        <w:instrText xml:space="preserve"> REF _Ref485108869 \h </w:instrText>
      </w:r>
      <w:r w:rsidR="006D6137">
        <w:fldChar w:fldCharType="separate"/>
      </w:r>
      <w:r w:rsidR="000E2EAC">
        <w:t>The Raising of Incense</w:t>
      </w:r>
      <w:r w:rsidR="006D6137">
        <w:fldChar w:fldCharType="end"/>
      </w:r>
      <w:r w:rsidR="006D6137">
        <w:t xml:space="preserve">, page </w:t>
      </w:r>
      <w:r w:rsidR="006D6137">
        <w:fldChar w:fldCharType="begin"/>
      </w:r>
      <w:r w:rsidR="006D6137">
        <w:instrText xml:space="preserve"> PAGEREF _Ref485108863 \h </w:instrText>
      </w:r>
      <w:r w:rsidR="006D6137">
        <w:fldChar w:fldCharType="separate"/>
      </w:r>
      <w:r w:rsidR="000E2EAC">
        <w:rPr>
          <w:noProof/>
        </w:rPr>
        <w:t>668</w:t>
      </w:r>
      <w:r w:rsidR="006D6137">
        <w:fldChar w:fldCharType="end"/>
      </w:r>
      <w:r w:rsidR="006D6137">
        <w:t>.</w:t>
      </w:r>
      <w:r w:rsidR="00346189">
        <w:br w:type="page"/>
      </w:r>
      <w:bookmarkEnd w:id="64"/>
      <w:bookmarkEnd w:id="65"/>
      <w:bookmarkEnd w:id="66"/>
      <w:bookmarkEnd w:id="67"/>
      <w:bookmarkEnd w:id="68"/>
    </w:p>
    <w:p w14:paraId="18715C71" w14:textId="77777777" w:rsidR="00964F23" w:rsidRDefault="00964F23" w:rsidP="00964F23">
      <w:pPr>
        <w:pStyle w:val="Heading2"/>
      </w:pPr>
      <w:bookmarkStart w:id="70" w:name="_Toc410196175"/>
      <w:bookmarkStart w:id="71" w:name="_Toc410196407"/>
      <w:bookmarkStart w:id="72" w:name="_Toc410196909"/>
      <w:bookmarkStart w:id="73" w:name="_Toc485884419"/>
      <w:bookmarkStart w:id="74" w:name="Compline"/>
      <w:bookmarkEnd w:id="24"/>
      <w:r>
        <w:lastRenderedPageBreak/>
        <w:t>After Supper: Retiring</w:t>
      </w:r>
      <w:r>
        <w:rPr>
          <w:rStyle w:val="FootnoteReference"/>
        </w:rPr>
        <w:footnoteReference w:id="5"/>
      </w:r>
      <w:r>
        <w:t xml:space="preserve"> (the Twelfth Hour)</w:t>
      </w:r>
      <w:bookmarkEnd w:id="70"/>
      <w:bookmarkEnd w:id="71"/>
      <w:bookmarkEnd w:id="72"/>
      <w:bookmarkEnd w:id="73"/>
    </w:p>
    <w:bookmarkStart w:id="75" w:name="_Ref435789575" w:displacedByCustomXml="next"/>
    <w:bookmarkStart w:id="76" w:name="_Ref435789570" w:displacedByCustomXml="next"/>
    <w:bookmarkStart w:id="77" w:name="_Ref435434300" w:displacedByCustomXml="next"/>
    <w:bookmarkStart w:id="78" w:name="_Ref435434294" w:displacedByCustomXml="next"/>
    <w:bookmarkStart w:id="79" w:name="_Toc410196910" w:displacedByCustomXml="next"/>
    <w:bookmarkStart w:id="80" w:name="_Toc410196408" w:displacedByCustomXml="next"/>
    <w:bookmarkStart w:id="81" w:name="_Toc410196176" w:displacedByCustomXml="next"/>
    <w:sdt>
      <w:sdtPr>
        <w:id w:val="-1880776434"/>
        <w:docPartObj>
          <w:docPartGallery w:val="Table of Contents"/>
          <w:docPartUnique/>
        </w:docPartObj>
      </w:sdtPr>
      <w:sdtEndPr>
        <w:rPr>
          <w:b/>
          <w:bCs/>
          <w:noProof/>
        </w:rPr>
      </w:sdtEndPr>
      <w:sdtContent>
        <w:p w14:paraId="6B7ECA04" w14:textId="0A921C05"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85884463" w:history="1">
            <w:r w:rsidR="00710C7C" w:rsidRPr="00F818FC">
              <w:rPr>
                <w:rStyle w:val="Hyperlink"/>
                <w:noProof/>
              </w:rPr>
              <w:t>The Psalms of the Twelfth Hour</w:t>
            </w:r>
            <w:r w:rsidR="00710C7C">
              <w:rPr>
                <w:noProof/>
                <w:webHidden/>
              </w:rPr>
              <w:tab/>
            </w:r>
            <w:r w:rsidR="00710C7C">
              <w:rPr>
                <w:noProof/>
                <w:webHidden/>
              </w:rPr>
              <w:fldChar w:fldCharType="begin"/>
            </w:r>
            <w:r w:rsidR="00710C7C">
              <w:rPr>
                <w:noProof/>
                <w:webHidden/>
              </w:rPr>
              <w:instrText xml:space="preserve"> PAGEREF _Toc485884463 \h </w:instrText>
            </w:r>
            <w:r w:rsidR="00710C7C">
              <w:rPr>
                <w:noProof/>
                <w:webHidden/>
              </w:rPr>
            </w:r>
            <w:r w:rsidR="00710C7C">
              <w:rPr>
                <w:noProof/>
                <w:webHidden/>
              </w:rPr>
              <w:fldChar w:fldCharType="separate"/>
            </w:r>
            <w:r w:rsidR="000E2EAC">
              <w:rPr>
                <w:noProof/>
                <w:webHidden/>
              </w:rPr>
              <w:t>22</w:t>
            </w:r>
            <w:r w:rsidR="00710C7C">
              <w:rPr>
                <w:noProof/>
                <w:webHidden/>
              </w:rPr>
              <w:fldChar w:fldCharType="end"/>
            </w:r>
          </w:hyperlink>
        </w:p>
        <w:p w14:paraId="7A18DA62" w14:textId="7D6DF20B" w:rsidR="00710C7C" w:rsidRDefault="00365E38">
          <w:pPr>
            <w:pStyle w:val="TOC3"/>
            <w:tabs>
              <w:tab w:val="right" w:leader="dot" w:pos="8846"/>
            </w:tabs>
            <w:rPr>
              <w:rFonts w:asciiTheme="minorHAnsi" w:eastAsiaTheme="minorEastAsia" w:hAnsiTheme="minorHAnsi"/>
              <w:noProof/>
              <w:sz w:val="22"/>
              <w:lang w:val="en-US"/>
            </w:rPr>
          </w:pPr>
          <w:hyperlink w:anchor="_Toc485884464" w:history="1">
            <w:r w:rsidR="00710C7C" w:rsidRPr="00F818FC">
              <w:rPr>
                <w:rStyle w:val="Hyperlink"/>
                <w:noProof/>
              </w:rPr>
              <w:t>The Psalms of the Twelfth Hour (Old Rite)</w:t>
            </w:r>
            <w:r w:rsidR="00710C7C">
              <w:rPr>
                <w:noProof/>
                <w:webHidden/>
              </w:rPr>
              <w:tab/>
            </w:r>
            <w:r w:rsidR="00710C7C">
              <w:rPr>
                <w:noProof/>
                <w:webHidden/>
              </w:rPr>
              <w:fldChar w:fldCharType="begin"/>
            </w:r>
            <w:r w:rsidR="00710C7C">
              <w:rPr>
                <w:noProof/>
                <w:webHidden/>
              </w:rPr>
              <w:instrText xml:space="preserve"> PAGEREF _Toc485884464 \h </w:instrText>
            </w:r>
            <w:r w:rsidR="00710C7C">
              <w:rPr>
                <w:noProof/>
                <w:webHidden/>
              </w:rPr>
            </w:r>
            <w:r w:rsidR="00710C7C">
              <w:rPr>
                <w:noProof/>
                <w:webHidden/>
              </w:rPr>
              <w:fldChar w:fldCharType="separate"/>
            </w:r>
            <w:r w:rsidR="000E2EAC">
              <w:rPr>
                <w:noProof/>
                <w:webHidden/>
              </w:rPr>
              <w:t>27</w:t>
            </w:r>
            <w:r w:rsidR="00710C7C">
              <w:rPr>
                <w:noProof/>
                <w:webHidden/>
              </w:rPr>
              <w:fldChar w:fldCharType="end"/>
            </w:r>
          </w:hyperlink>
        </w:p>
        <w:p w14:paraId="267EE733" w14:textId="51949FDD" w:rsidR="00710C7C" w:rsidRDefault="00365E38">
          <w:pPr>
            <w:pStyle w:val="TOC3"/>
            <w:tabs>
              <w:tab w:val="right" w:leader="dot" w:pos="8846"/>
            </w:tabs>
            <w:rPr>
              <w:rFonts w:asciiTheme="minorHAnsi" w:eastAsiaTheme="minorEastAsia" w:hAnsiTheme="minorHAnsi"/>
              <w:noProof/>
              <w:sz w:val="22"/>
              <w:lang w:val="en-US"/>
            </w:rPr>
          </w:pPr>
          <w:hyperlink w:anchor="_Toc485884465" w:history="1">
            <w:r w:rsidR="00710C7C" w:rsidRPr="00F818FC">
              <w:rPr>
                <w:rStyle w:val="Hyperlink"/>
                <w:noProof/>
              </w:rPr>
              <w:t>The Prayer of the Veil</w:t>
            </w:r>
            <w:r w:rsidR="00710C7C">
              <w:rPr>
                <w:noProof/>
                <w:webHidden/>
              </w:rPr>
              <w:tab/>
            </w:r>
            <w:r w:rsidR="00710C7C">
              <w:rPr>
                <w:noProof/>
                <w:webHidden/>
              </w:rPr>
              <w:fldChar w:fldCharType="begin"/>
            </w:r>
            <w:r w:rsidR="00710C7C">
              <w:rPr>
                <w:noProof/>
                <w:webHidden/>
              </w:rPr>
              <w:instrText xml:space="preserve"> PAGEREF _Toc485884465 \h </w:instrText>
            </w:r>
            <w:r w:rsidR="00710C7C">
              <w:rPr>
                <w:noProof/>
                <w:webHidden/>
              </w:rPr>
            </w:r>
            <w:r w:rsidR="00710C7C">
              <w:rPr>
                <w:noProof/>
                <w:webHidden/>
              </w:rPr>
              <w:fldChar w:fldCharType="separate"/>
            </w:r>
            <w:r w:rsidR="000E2EAC">
              <w:rPr>
                <w:noProof/>
                <w:webHidden/>
              </w:rPr>
              <w:t>34</w:t>
            </w:r>
            <w:r w:rsidR="00710C7C">
              <w:rPr>
                <w:noProof/>
                <w:webHidden/>
              </w:rPr>
              <w:fldChar w:fldCharType="end"/>
            </w:r>
          </w:hyperlink>
        </w:p>
        <w:p w14:paraId="6F3A0055" w14:textId="57EE494C"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85884463"/>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4AA91AB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306C8546" w14:textId="17757E04"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E41A6D8" w14:textId="5AC9D3D8"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1E84DB18"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5C89ADF0" w14:textId="1FE8995D"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28E2C0BB" w14:textId="5260E741"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1E089908" w14:textId="75C39863"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AE38C3E" w14:textId="3905C016"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687F32E" w14:textId="005C83F9"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7888D837" w14:textId="264A54F4"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34DBB223" w14:textId="2C5FCF5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B4DC1CD" w14:textId="27F505F2"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110D48E" w14:textId="04F74805"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DB70176" w14:textId="23CEFC4F"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10BFD659" w14:textId="1CB2C1DD"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been </w:t>
      </w:r>
      <w:r>
        <w:lastRenderedPageBreak/>
        <w:t>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AB297E"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6520180"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0" w:name="_Toc485884464"/>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68A3B608"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FA51813" w14:textId="0D03CD09"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0B99716A" w14:textId="2C79E80D"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38008835"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B75A28D" w14:textId="142CA8CC"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0AE9AF27" w14:textId="071207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41F119EC" w14:textId="6939DB0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597C59C2" w14:textId="450F513F"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28C5E51" w14:textId="66B361D1"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2E0B000D" w14:textId="3C682E3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770DB628" w14:textId="50AA45F1"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41208A7" w14:textId="5DC8007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2E2CCB4" w14:textId="7C7A9FBF"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71D3EDA7" w14:textId="1851B352"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6A511ED2" w14:textId="4C0C3A6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 xml:space="preserve">Your </w:t>
      </w:r>
      <w:r>
        <w:lastRenderedPageBreak/>
        <w:t>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289EF029"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C25B1D9"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5" w:name="_Toc485884465"/>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0CD14080"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1C8B7C0A" w14:textId="75FC8ACD"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2E223CF0" w14:textId="6638B6CE"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4E09A1FC"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0E2EAC">
        <w:rPr>
          <w:noProof/>
        </w:rPr>
        <w:t>88</w:t>
      </w:r>
      <w:r w:rsidR="003A78C2">
        <w:fldChar w:fldCharType="end"/>
      </w:r>
    </w:p>
    <w:p w14:paraId="11005B88" w14:textId="38289808"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E2EAC">
        <w:rPr>
          <w:noProof/>
        </w:rPr>
        <w:t>90</w:t>
      </w:r>
      <w:r w:rsidR="003A78C2">
        <w:fldChar w:fldCharType="end"/>
      </w:r>
    </w:p>
    <w:p w14:paraId="55C4356A" w14:textId="65BB4913"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E2EAC">
        <w:rPr>
          <w:noProof/>
        </w:rPr>
        <w:t>99</w:t>
      </w:r>
      <w:r w:rsidR="003A78C2">
        <w:fldChar w:fldCharType="end"/>
      </w:r>
    </w:p>
    <w:p w14:paraId="63420882" w14:textId="06CC7199"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E2EAC">
        <w:rPr>
          <w:noProof/>
        </w:rPr>
        <w:t>102</w:t>
      </w:r>
      <w:r w:rsidR="003A78C2">
        <w:fldChar w:fldCharType="end"/>
      </w:r>
    </w:p>
    <w:p w14:paraId="774D5DBB" w14:textId="513B6FB5"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E2EAC">
        <w:rPr>
          <w:noProof/>
        </w:rPr>
        <w:t>118</w:t>
      </w:r>
      <w:r w:rsidR="003A78C2">
        <w:fldChar w:fldCharType="end"/>
      </w:r>
    </w:p>
    <w:p w14:paraId="6E11CE76" w14:textId="169FF74A"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E2EAC">
        <w:rPr>
          <w:noProof/>
        </w:rPr>
        <w:t>122</w:t>
      </w:r>
      <w:r w:rsidR="003A78C2">
        <w:fldChar w:fldCharType="end"/>
      </w:r>
    </w:p>
    <w:p w14:paraId="3C2A64B3" w14:textId="3B302699"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E2EAC">
        <w:rPr>
          <w:noProof/>
        </w:rPr>
        <w:t>184</w:t>
      </w:r>
      <w:r w:rsidR="003A78C2">
        <w:fldChar w:fldCharType="end"/>
      </w:r>
    </w:p>
    <w:p w14:paraId="41660D28" w14:textId="74472858"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E2EAC">
        <w:rPr>
          <w:noProof/>
        </w:rPr>
        <w:t>191</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6F928970"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E2EAC">
        <w:rPr>
          <w:noProof/>
        </w:rPr>
        <w:t>116</w:t>
      </w:r>
      <w:r w:rsidR="003A78C2">
        <w:fldChar w:fldCharType="end"/>
      </w:r>
    </w:p>
    <w:p w14:paraId="09B61132" w14:textId="05236A3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E2EAC">
        <w:rPr>
          <w:noProof/>
        </w:rPr>
        <w:t>126</w:t>
      </w:r>
      <w:r w:rsidR="003A78C2">
        <w:fldChar w:fldCharType="end"/>
      </w:r>
    </w:p>
    <w:p w14:paraId="28BE6576" w14:textId="643C5150"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E2EAC">
        <w:rPr>
          <w:noProof/>
        </w:rPr>
        <w:t>150</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25794E42"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E2EAC">
        <w:rPr>
          <w:noProof/>
        </w:rPr>
        <w:t>171</w:t>
      </w:r>
      <w:r w:rsidR="003A78C2">
        <w:fldChar w:fldCharType="end"/>
      </w:r>
    </w:p>
    <w:p w14:paraId="3921B741" w14:textId="532FA7E0"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E2EAC">
        <w:rPr>
          <w:noProof/>
        </w:rPr>
        <w:t>219</w:t>
      </w:r>
      <w:r w:rsidR="003A78C2">
        <w:fldChar w:fldCharType="end"/>
      </w:r>
    </w:p>
    <w:p w14:paraId="5D801D2A" w14:textId="4808CA20"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E2EAC">
        <w:rPr>
          <w:noProof/>
        </w:rPr>
        <w:t>230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DC1F8E0"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E2EAC">
        <w:rPr>
          <w:noProof/>
        </w:rPr>
        <w:t>238</w:t>
      </w:r>
      <w:r w:rsidR="003A78C2">
        <w:fldChar w:fldCharType="end"/>
      </w:r>
    </w:p>
    <w:p w14:paraId="355504DD" w14:textId="4E21D41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E2EAC">
        <w:rPr>
          <w:noProof/>
        </w:rPr>
        <w:t>265</w:t>
      </w:r>
      <w:r w:rsidR="003A78C2">
        <w:fldChar w:fldCharType="end"/>
      </w:r>
    </w:p>
    <w:p w14:paraId="19A8593F" w14:textId="44BFEE6B"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E2EAC">
        <w:rPr>
          <w:noProof/>
        </w:rPr>
        <w:t>272</w:t>
      </w:r>
      <w:r w:rsidR="003A78C2">
        <w:fldChar w:fldCharType="end"/>
      </w:r>
    </w:p>
    <w:p w14:paraId="6A7479E2" w14:textId="588D506D"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E2EAC">
        <w:rPr>
          <w:noProof/>
        </w:rPr>
        <w:t>273</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63D7B4A9"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E2EAC">
        <w:rPr>
          <w:noProof/>
        </w:rPr>
        <w:t>303</w:t>
      </w:r>
      <w:r w:rsidR="003A78C2">
        <w:fldChar w:fldCharType="end"/>
      </w:r>
    </w:p>
    <w:p w14:paraId="640173D6" w14:textId="1F6A6C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E2EAC">
        <w:rPr>
          <w:noProof/>
        </w:rPr>
        <w:t>304</w:t>
      </w:r>
      <w:r w:rsidR="003A78C2">
        <w:fldChar w:fldCharType="end"/>
      </w:r>
    </w:p>
    <w:p w14:paraId="26C5B235" w14:textId="3C48E34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E2EAC">
        <w:rPr>
          <w:noProof/>
        </w:rPr>
        <w:t>305</w:t>
      </w:r>
      <w:r w:rsidR="003A78C2">
        <w:fldChar w:fldCharType="end"/>
      </w:r>
    </w:p>
    <w:p w14:paraId="09527073" w14:textId="22730044"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E2EAC">
        <w:rPr>
          <w:noProof/>
        </w:rPr>
        <w:t>307</w:t>
      </w:r>
      <w:r w:rsidR="003A78C2">
        <w:fldChar w:fldCharType="end"/>
      </w:r>
    </w:p>
    <w:p w14:paraId="3AB0B369" w14:textId="72368351"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E2EAC">
        <w:rPr>
          <w:noProof/>
        </w:rPr>
        <w:t>307</w:t>
      </w:r>
      <w:r w:rsidR="003A78C2">
        <w:fldChar w:fldCharType="end"/>
      </w:r>
    </w:p>
    <w:p w14:paraId="27DF8F80" w14:textId="368772E3"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E2EAC">
        <w:rPr>
          <w:noProof/>
        </w:rPr>
        <w:t>312</w:t>
      </w:r>
      <w:r w:rsidR="003A78C2">
        <w:fldChar w:fldCharType="end"/>
      </w:r>
    </w:p>
    <w:p w14:paraId="4690D87F" w14:textId="239CF6A3"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E2EAC">
        <w:rPr>
          <w:noProof/>
        </w:rPr>
        <w:t>318</w:t>
      </w:r>
      <w:r w:rsidR="003A78C2">
        <w:fldChar w:fldCharType="end"/>
      </w:r>
    </w:p>
    <w:p w14:paraId="3DCE666A" w14:textId="5E2008D1"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E2EAC">
        <w:rPr>
          <w:noProof/>
        </w:rPr>
        <w:t>325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2FDEE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E2EAC">
        <w:t>Psalm 118 Part 20 (</w:t>
      </w:r>
      <w:r w:rsidR="000E2EAC" w:rsidRPr="000E2EAC">
        <w:rPr>
          <w:rFonts w:ascii="Times New Roman" w:hAnsi="Times New Roman"/>
          <w:rtl/>
          <w:lang w:bidi="he-IL"/>
        </w:rPr>
        <w:t>ר</w:t>
      </w:r>
      <w:r w:rsidR="000E2EAC">
        <w:t>): “See my humiliation and deliver me”</w:t>
      </w:r>
      <w:r>
        <w:fldChar w:fldCharType="end"/>
      </w:r>
      <w:r>
        <w:tab/>
      </w:r>
      <w:r>
        <w:fldChar w:fldCharType="begin"/>
      </w:r>
      <w:r>
        <w:instrText xml:space="preserve"> PAGEREF _Ref434579036 \h </w:instrText>
      </w:r>
      <w:r>
        <w:fldChar w:fldCharType="separate"/>
      </w:r>
      <w:r w:rsidR="000E2EAC">
        <w:rPr>
          <w:noProof/>
        </w:rPr>
        <w:t>291</w:t>
      </w:r>
      <w:r>
        <w:fldChar w:fldCharType="end"/>
      </w:r>
    </w:p>
    <w:p w14:paraId="460A4F24" w14:textId="6B938C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E2EAC">
        <w:t>Psalm 118 Part 21 (</w:t>
      </w:r>
      <w:r w:rsidR="000E2EAC" w:rsidRPr="000E2EAC">
        <w:rPr>
          <w:rFonts w:ascii="Times New Roman" w:hAnsi="Times New Roman"/>
          <w:rtl/>
          <w:lang w:bidi="he-IL"/>
        </w:rPr>
        <w:t>ש</w:t>
      </w:r>
      <w:r w:rsidR="000E2EAC">
        <w:t>): “Rulers persecute me without cause”</w:t>
      </w:r>
      <w:r>
        <w:fldChar w:fldCharType="end"/>
      </w:r>
      <w:r>
        <w:tab/>
      </w:r>
      <w:r>
        <w:fldChar w:fldCharType="begin"/>
      </w:r>
      <w:r>
        <w:instrText xml:space="preserve"> PAGEREF _Ref434579051 \h </w:instrText>
      </w:r>
      <w:r>
        <w:fldChar w:fldCharType="separate"/>
      </w:r>
      <w:r w:rsidR="000E2EAC">
        <w:rPr>
          <w:noProof/>
        </w:rPr>
        <w:t>292</w:t>
      </w:r>
      <w:r>
        <w:fldChar w:fldCharType="end"/>
      </w:r>
    </w:p>
    <w:p w14:paraId="148B010E" w14:textId="7DDD395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E2EAC">
        <w:t>Psalm 118 Part 22 (</w:t>
      </w:r>
      <w:r w:rsidR="000E2EAC" w:rsidRPr="000E2EAC">
        <w:rPr>
          <w:rFonts w:ascii="Times New Roman" w:hAnsi="Times New Roman"/>
          <w:rtl/>
          <w:lang w:bidi="he-IL"/>
        </w:rPr>
        <w:t>ת</w:t>
      </w:r>
      <w:r w:rsidR="000E2EAC">
        <w:t>): “Let my supplication come before You, O Lord”</w:t>
      </w:r>
      <w:r>
        <w:fldChar w:fldCharType="end"/>
      </w:r>
      <w:r>
        <w:tab/>
      </w:r>
      <w:r>
        <w:fldChar w:fldCharType="begin"/>
      </w:r>
      <w:r>
        <w:instrText xml:space="preserve"> PAGEREF _Ref434579065 \h </w:instrText>
      </w:r>
      <w:r>
        <w:fldChar w:fldCharType="separate"/>
      </w:r>
      <w:r w:rsidR="000E2EAC">
        <w:rPr>
          <w:noProof/>
        </w:rPr>
        <w:t>292</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21B4DECB"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E2EAC">
        <w:rPr>
          <w:noProof/>
        </w:rPr>
        <w:t>17</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02DCFAE4"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85884420"/>
      <w:bookmarkStart w:id="102" w:name="Midnight"/>
      <w:bookmarkEnd w:id="74"/>
      <w:r>
        <w:lastRenderedPageBreak/>
        <w:t>Midnight</w:t>
      </w:r>
      <w:bookmarkEnd w:id="98"/>
      <w:bookmarkEnd w:id="99"/>
      <w:bookmarkEnd w:id="100"/>
      <w:bookmarkEnd w:id="101"/>
    </w:p>
    <w:bookmarkStart w:id="103" w:name="_Toc410196913" w:displacedByCustomXml="next"/>
    <w:bookmarkStart w:id="104" w:name="_Toc410196411" w:displacedByCustomXml="next"/>
    <w:bookmarkStart w:id="105" w:name="_Toc410196179" w:displacedByCustomXml="next"/>
    <w:sdt>
      <w:sdtPr>
        <w:id w:val="-763460370"/>
        <w:docPartObj>
          <w:docPartGallery w:val="Table of Contents"/>
          <w:docPartUnique/>
        </w:docPartObj>
      </w:sdtPr>
      <w:sdtEndPr>
        <w:rPr>
          <w:b/>
          <w:bCs/>
          <w:noProof/>
        </w:rPr>
      </w:sdtEndPr>
      <w:sdtContent>
        <w:p w14:paraId="4C9E050E" w14:textId="58006AB6"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85884466" w:history="1">
            <w:r w:rsidR="00710C7C" w:rsidRPr="00DB42B2">
              <w:rPr>
                <w:rStyle w:val="Hyperlink"/>
                <w:noProof/>
              </w:rPr>
              <w:t>The Psalms of Midnight (The Beginning of Watches)</w:t>
            </w:r>
            <w:r w:rsidR="00710C7C">
              <w:rPr>
                <w:noProof/>
                <w:webHidden/>
              </w:rPr>
              <w:tab/>
            </w:r>
            <w:r w:rsidR="00710C7C">
              <w:rPr>
                <w:noProof/>
                <w:webHidden/>
              </w:rPr>
              <w:fldChar w:fldCharType="begin"/>
            </w:r>
            <w:r w:rsidR="00710C7C">
              <w:rPr>
                <w:noProof/>
                <w:webHidden/>
              </w:rPr>
              <w:instrText xml:space="preserve"> PAGEREF _Toc485884466 \h </w:instrText>
            </w:r>
            <w:r w:rsidR="00710C7C">
              <w:rPr>
                <w:noProof/>
                <w:webHidden/>
              </w:rPr>
            </w:r>
            <w:r w:rsidR="00710C7C">
              <w:rPr>
                <w:noProof/>
                <w:webHidden/>
              </w:rPr>
              <w:fldChar w:fldCharType="separate"/>
            </w:r>
            <w:r w:rsidR="000E2EAC">
              <w:rPr>
                <w:noProof/>
                <w:webHidden/>
              </w:rPr>
              <w:t>38</w:t>
            </w:r>
            <w:r w:rsidR="00710C7C">
              <w:rPr>
                <w:noProof/>
                <w:webHidden/>
              </w:rPr>
              <w:fldChar w:fldCharType="end"/>
            </w:r>
          </w:hyperlink>
        </w:p>
        <w:p w14:paraId="6534B816" w14:textId="6A8F3EB1" w:rsidR="00710C7C" w:rsidRDefault="00365E38">
          <w:pPr>
            <w:pStyle w:val="TOC3"/>
            <w:tabs>
              <w:tab w:val="right" w:leader="dot" w:pos="8846"/>
            </w:tabs>
            <w:rPr>
              <w:rFonts w:asciiTheme="minorHAnsi" w:eastAsiaTheme="minorEastAsia" w:hAnsiTheme="minorHAnsi"/>
              <w:noProof/>
              <w:sz w:val="22"/>
              <w:lang w:val="en-US"/>
            </w:rPr>
          </w:pPr>
          <w:hyperlink w:anchor="_Toc485884467" w:history="1">
            <w:r w:rsidR="00710C7C" w:rsidRPr="00DB42B2">
              <w:rPr>
                <w:rStyle w:val="Hyperlink"/>
                <w:noProof/>
              </w:rPr>
              <w:t>The Psalms of the Middle Watch</w:t>
            </w:r>
            <w:r w:rsidR="00710C7C">
              <w:rPr>
                <w:noProof/>
                <w:webHidden/>
              </w:rPr>
              <w:tab/>
            </w:r>
            <w:r w:rsidR="00710C7C">
              <w:rPr>
                <w:noProof/>
                <w:webHidden/>
              </w:rPr>
              <w:fldChar w:fldCharType="begin"/>
            </w:r>
            <w:r w:rsidR="00710C7C">
              <w:rPr>
                <w:noProof/>
                <w:webHidden/>
              </w:rPr>
              <w:instrText xml:space="preserve"> PAGEREF _Toc485884467 \h </w:instrText>
            </w:r>
            <w:r w:rsidR="00710C7C">
              <w:rPr>
                <w:noProof/>
                <w:webHidden/>
              </w:rPr>
            </w:r>
            <w:r w:rsidR="00710C7C">
              <w:rPr>
                <w:noProof/>
                <w:webHidden/>
              </w:rPr>
              <w:fldChar w:fldCharType="separate"/>
            </w:r>
            <w:r w:rsidR="000E2EAC">
              <w:rPr>
                <w:noProof/>
                <w:webHidden/>
              </w:rPr>
              <w:t>41</w:t>
            </w:r>
            <w:r w:rsidR="00710C7C">
              <w:rPr>
                <w:noProof/>
                <w:webHidden/>
              </w:rPr>
              <w:fldChar w:fldCharType="end"/>
            </w:r>
          </w:hyperlink>
        </w:p>
        <w:p w14:paraId="32870134" w14:textId="7EF1B855" w:rsidR="00710C7C" w:rsidRDefault="00365E38">
          <w:pPr>
            <w:pStyle w:val="TOC3"/>
            <w:tabs>
              <w:tab w:val="right" w:leader="dot" w:pos="8846"/>
            </w:tabs>
            <w:rPr>
              <w:rFonts w:asciiTheme="minorHAnsi" w:eastAsiaTheme="minorEastAsia" w:hAnsiTheme="minorHAnsi"/>
              <w:noProof/>
              <w:sz w:val="22"/>
              <w:lang w:val="en-US"/>
            </w:rPr>
          </w:pPr>
          <w:hyperlink w:anchor="_Toc485884468" w:history="1">
            <w:r w:rsidR="00710C7C" w:rsidRPr="00DB42B2">
              <w:rPr>
                <w:rStyle w:val="Hyperlink"/>
                <w:noProof/>
              </w:rPr>
              <w:t>The Psalms of the Morning Watch</w:t>
            </w:r>
            <w:r w:rsidR="00710C7C">
              <w:rPr>
                <w:noProof/>
                <w:webHidden/>
              </w:rPr>
              <w:tab/>
            </w:r>
            <w:r w:rsidR="00710C7C">
              <w:rPr>
                <w:noProof/>
                <w:webHidden/>
              </w:rPr>
              <w:fldChar w:fldCharType="begin"/>
            </w:r>
            <w:r w:rsidR="00710C7C">
              <w:rPr>
                <w:noProof/>
                <w:webHidden/>
              </w:rPr>
              <w:instrText xml:space="preserve"> PAGEREF _Toc485884468 \h </w:instrText>
            </w:r>
            <w:r w:rsidR="00710C7C">
              <w:rPr>
                <w:noProof/>
                <w:webHidden/>
              </w:rPr>
            </w:r>
            <w:r w:rsidR="00710C7C">
              <w:rPr>
                <w:noProof/>
                <w:webHidden/>
              </w:rPr>
              <w:fldChar w:fldCharType="separate"/>
            </w:r>
            <w:r w:rsidR="000E2EAC">
              <w:rPr>
                <w:noProof/>
                <w:webHidden/>
              </w:rPr>
              <w:t>43</w:t>
            </w:r>
            <w:r w:rsidR="00710C7C">
              <w:rPr>
                <w:noProof/>
                <w:webHidden/>
              </w:rPr>
              <w:fldChar w:fldCharType="end"/>
            </w:r>
          </w:hyperlink>
        </w:p>
        <w:p w14:paraId="0046003C" w14:textId="2C3BEDD8" w:rsidR="00710C7C" w:rsidRDefault="00365E38">
          <w:pPr>
            <w:pStyle w:val="TOC3"/>
            <w:tabs>
              <w:tab w:val="right" w:leader="dot" w:pos="8846"/>
            </w:tabs>
            <w:rPr>
              <w:rFonts w:asciiTheme="minorHAnsi" w:eastAsiaTheme="minorEastAsia" w:hAnsiTheme="minorHAnsi"/>
              <w:noProof/>
              <w:sz w:val="22"/>
              <w:lang w:val="en-US"/>
            </w:rPr>
          </w:pPr>
          <w:hyperlink w:anchor="_Toc485884469" w:history="1">
            <w:r w:rsidR="00710C7C" w:rsidRPr="00DB42B2">
              <w:rPr>
                <w:rStyle w:val="Hyperlink"/>
                <w:noProof/>
              </w:rPr>
              <w:t>The Midnight Praise</w:t>
            </w:r>
            <w:r w:rsidR="00710C7C">
              <w:rPr>
                <w:noProof/>
                <w:webHidden/>
              </w:rPr>
              <w:tab/>
            </w:r>
            <w:r w:rsidR="00710C7C">
              <w:rPr>
                <w:noProof/>
                <w:webHidden/>
              </w:rPr>
              <w:fldChar w:fldCharType="begin"/>
            </w:r>
            <w:r w:rsidR="00710C7C">
              <w:rPr>
                <w:noProof/>
                <w:webHidden/>
              </w:rPr>
              <w:instrText xml:space="preserve"> PAGEREF _Toc485884469 \h </w:instrText>
            </w:r>
            <w:r w:rsidR="00710C7C">
              <w:rPr>
                <w:noProof/>
                <w:webHidden/>
              </w:rPr>
            </w:r>
            <w:r w:rsidR="00710C7C">
              <w:rPr>
                <w:noProof/>
                <w:webHidden/>
              </w:rPr>
              <w:fldChar w:fldCharType="separate"/>
            </w:r>
            <w:r w:rsidR="000E2EAC">
              <w:rPr>
                <w:noProof/>
                <w:webHidden/>
              </w:rPr>
              <w:t>47</w:t>
            </w:r>
            <w:r w:rsidR="00710C7C">
              <w:rPr>
                <w:noProof/>
                <w:webHidden/>
              </w:rPr>
              <w:fldChar w:fldCharType="end"/>
            </w:r>
          </w:hyperlink>
        </w:p>
        <w:p w14:paraId="44C7334F" w14:textId="578CB8E5"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Ref448127130"/>
      <w:bookmarkStart w:id="107" w:name="_Toc485884466"/>
      <w:r>
        <w:lastRenderedPageBreak/>
        <w:t xml:space="preserve">The Psalms of </w:t>
      </w:r>
      <w:bookmarkEnd w:id="105"/>
      <w:bookmarkEnd w:id="104"/>
      <w:bookmarkEnd w:id="103"/>
      <w:r w:rsidR="006D16F9">
        <w:t>Midnight</w:t>
      </w:r>
      <w:r w:rsidR="009800DB">
        <w:t xml:space="preserve"> (The Beginning of Watches)</w:t>
      </w:r>
      <w:bookmarkEnd w:id="106"/>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58A255D4"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0C23CB7" w14:textId="6C2CB176"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6A01756" w14:textId="17E8FECE"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02FAE548"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E2EAC">
        <w:rPr>
          <w:noProof/>
        </w:rPr>
        <w:t>87</w:t>
      </w:r>
      <w:r w:rsidR="003A78C2">
        <w:fldChar w:fldCharType="end"/>
      </w:r>
    </w:p>
    <w:p w14:paraId="065B6E4C" w14:textId="72900B57"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E2EAC">
        <w:rPr>
          <w:noProof/>
        </w:rPr>
        <w:t>90</w:t>
      </w:r>
      <w:r w:rsidR="003A78C2">
        <w:fldChar w:fldCharType="end"/>
      </w:r>
    </w:p>
    <w:p w14:paraId="7CA30D28" w14:textId="26967322"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E2EAC">
        <w:rPr>
          <w:noProof/>
        </w:rPr>
        <w:t>99</w:t>
      </w:r>
      <w:r w:rsidR="003A78C2">
        <w:fldChar w:fldCharType="end"/>
      </w:r>
    </w:p>
    <w:p w14:paraId="163CB68A" w14:textId="380B2FDF"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E2EAC">
        <w:rPr>
          <w:noProof/>
        </w:rPr>
        <w:t>191</w:t>
      </w:r>
      <w:r w:rsidR="003A78C2">
        <w:fldChar w:fldCharType="end"/>
      </w:r>
    </w:p>
    <w:p w14:paraId="32337B1D" w14:textId="1EA55948"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E2EAC">
        <w:rPr>
          <w:noProof/>
        </w:rPr>
        <w:t>219</w:t>
      </w:r>
      <w:r w:rsidR="003A78C2">
        <w:fldChar w:fldCharType="end"/>
      </w:r>
    </w:p>
    <w:p w14:paraId="7C06DD1A" w14:textId="170FBCC0"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E2EAC">
        <w:rPr>
          <w:noProof/>
        </w:rPr>
        <w:t>230</w:t>
      </w:r>
      <w:r w:rsidR="003A78C2">
        <w:fldChar w:fldCharType="end"/>
      </w:r>
    </w:p>
    <w:p w14:paraId="2E5D18EB" w14:textId="505AAE4F"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E2EAC">
        <w:rPr>
          <w:noProof/>
        </w:rPr>
        <w:t>275</w:t>
      </w:r>
      <w:r w:rsidR="003A78C2">
        <w:fldChar w:fldCharType="end"/>
      </w:r>
    </w:p>
    <w:p w14:paraId="110463A5" w14:textId="21876FF2"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E2EAC">
        <w:rPr>
          <w:noProof/>
        </w:rPr>
        <w:t>275</w:t>
      </w:r>
      <w:r w:rsidR="003A78C2">
        <w:fldChar w:fldCharType="end"/>
      </w:r>
    </w:p>
    <w:p w14:paraId="2887A6CA" w14:textId="7F1DB767"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E2EAC">
        <w:t>Psalm</w:t>
      </w:r>
      <w:r w:rsidR="000E2EAC" w:rsidRPr="00AB1781">
        <w:t xml:space="preserve"> 118</w:t>
      </w:r>
      <w:r w:rsidR="000E2EAC">
        <w:t>: “Blessed are the blameless in the way”</w:t>
      </w:r>
      <w:r>
        <w:fldChar w:fldCharType="end"/>
      </w:r>
      <w:r w:rsidR="006A0403">
        <w:tab/>
      </w:r>
      <w:r>
        <w:fldChar w:fldCharType="begin"/>
      </w:r>
      <w:r w:rsidR="006A0403">
        <w:instrText xml:space="preserve"> PAGEREF _Ref412027139 \h </w:instrText>
      </w:r>
      <w:r>
        <w:fldChar w:fldCharType="separate"/>
      </w:r>
      <w:r w:rsidR="000E2EAC">
        <w:rPr>
          <w:noProof/>
        </w:rPr>
        <w:t>278</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w:t>
      </w:r>
      <w:r w:rsidR="00A22F02">
        <w:lastRenderedPageBreak/>
        <w:t>[oil],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5375DEF"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2" w:name="_Ref434580361"/>
      <w:bookmarkStart w:id="113" w:name="_Toc485884467"/>
      <w:r>
        <w:t>The Psalms of the</w:t>
      </w:r>
      <w:bookmarkEnd w:id="109"/>
      <w:bookmarkEnd w:id="110"/>
      <w:bookmarkEnd w:id="111"/>
      <w:r w:rsidR="006D16F9">
        <w:t xml:space="preserve"> Middle Watch</w:t>
      </w:r>
      <w:bookmarkEnd w:id="112"/>
      <w:bookmarkEnd w:id="113"/>
    </w:p>
    <w:p w14:paraId="39C33E62" w14:textId="7367B51B" w:rsidR="006A0403" w:rsidRPr="006A0403" w:rsidRDefault="006A0403" w:rsidP="006A0403">
      <w:pPr>
        <w:pStyle w:val="Rubric"/>
      </w:pPr>
      <w:r>
        <w:t>The P</w:t>
      </w:r>
      <w:r w:rsidR="000628F6">
        <w:t>salms of Vespers (except for 116 and 117</w:t>
      </w:r>
      <w:r>
        <w:t>) are recited,</w:t>
      </w:r>
    </w:p>
    <w:p w14:paraId="123D045B" w14:textId="70EC39E9"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E2EAC">
        <w:rPr>
          <w:noProof/>
        </w:rPr>
        <w:t>293</w:t>
      </w:r>
      <w:r w:rsidR="003A78C2">
        <w:fldChar w:fldCharType="end"/>
      </w:r>
    </w:p>
    <w:p w14:paraId="49DCC6DD" w14:textId="4C32FEF4"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E2EAC">
        <w:rPr>
          <w:noProof/>
        </w:rPr>
        <w:t>294</w:t>
      </w:r>
      <w:r w:rsidR="003A78C2">
        <w:fldChar w:fldCharType="end"/>
      </w:r>
    </w:p>
    <w:p w14:paraId="35C5E1C7" w14:textId="725C5CAF"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E2EAC">
        <w:rPr>
          <w:noProof/>
        </w:rPr>
        <w:t>295</w:t>
      </w:r>
      <w:r w:rsidR="003A78C2">
        <w:fldChar w:fldCharType="end"/>
      </w:r>
    </w:p>
    <w:p w14:paraId="037372CD" w14:textId="64C665D3"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E2EAC">
        <w:rPr>
          <w:noProof/>
        </w:rPr>
        <w:t>296</w:t>
      </w:r>
      <w:r w:rsidR="003A78C2">
        <w:fldChar w:fldCharType="end"/>
      </w:r>
    </w:p>
    <w:p w14:paraId="7F07DE56" w14:textId="6F7E5721"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E2EAC">
        <w:rPr>
          <w:noProof/>
        </w:rPr>
        <w:t>297</w:t>
      </w:r>
      <w:r w:rsidR="003A78C2">
        <w:fldChar w:fldCharType="end"/>
      </w:r>
    </w:p>
    <w:p w14:paraId="6BE98E76" w14:textId="480A715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E2EAC">
        <w:rPr>
          <w:noProof/>
        </w:rPr>
        <w:t>298</w:t>
      </w:r>
      <w:r w:rsidR="003A78C2">
        <w:fldChar w:fldCharType="end"/>
      </w:r>
    </w:p>
    <w:p w14:paraId="7A0B4391" w14:textId="7B9D9896"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E2EAC">
        <w:rPr>
          <w:noProof/>
        </w:rPr>
        <w:t>299</w:t>
      </w:r>
      <w:r w:rsidR="003A78C2">
        <w:fldChar w:fldCharType="end"/>
      </w:r>
    </w:p>
    <w:p w14:paraId="1D2C17E0" w14:textId="314BB39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E2EAC">
        <w:rPr>
          <w:noProof/>
        </w:rPr>
        <w:t>300</w:t>
      </w:r>
      <w:r w:rsidR="003A78C2">
        <w:fldChar w:fldCharType="end"/>
      </w:r>
    </w:p>
    <w:p w14:paraId="3F9CAC24" w14:textId="1EDFEE2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E2EAC">
        <w:rPr>
          <w:noProof/>
        </w:rPr>
        <w:t>301</w:t>
      </w:r>
      <w:r w:rsidR="003A78C2">
        <w:fldChar w:fldCharType="end"/>
      </w:r>
    </w:p>
    <w:p w14:paraId="7884AAA8" w14:textId="100FEF80"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E2EAC">
        <w:rPr>
          <w:noProof/>
        </w:rPr>
        <w:t>302</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lastRenderedPageBreak/>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610BD909"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5" w:name="_Toc410196181"/>
      <w:bookmarkStart w:id="116" w:name="_Toc410196413"/>
      <w:bookmarkStart w:id="117" w:name="_Toc410196915"/>
      <w:bookmarkStart w:id="118" w:name="_Ref434580482"/>
      <w:bookmarkStart w:id="119" w:name="_Toc485884468"/>
      <w:r>
        <w:t xml:space="preserve">The Psalms of the </w:t>
      </w:r>
      <w:bookmarkEnd w:id="115"/>
      <w:bookmarkEnd w:id="116"/>
      <w:bookmarkEnd w:id="117"/>
      <w:r w:rsidR="006D16F9">
        <w:t>Morning Watch</w:t>
      </w:r>
      <w:bookmarkEnd w:id="118"/>
      <w:bookmarkEnd w:id="119"/>
    </w:p>
    <w:p w14:paraId="31E490F0" w14:textId="7EE30884" w:rsidR="006A0403" w:rsidRDefault="006A0403" w:rsidP="006A0403">
      <w:pPr>
        <w:pStyle w:val="Rubric"/>
      </w:pPr>
      <w:r>
        <w:t xml:space="preserve">The Psalms of </w:t>
      </w:r>
      <w:r w:rsidR="003A7286">
        <w:t>Retiring</w:t>
      </w:r>
      <w:r>
        <w:t xml:space="preserve"> </w:t>
      </w:r>
      <w:r w:rsidR="000628F6">
        <w:t>are</w:t>
      </w:r>
      <w:r>
        <w:t xml:space="preserve"> recited,</w:t>
      </w:r>
    </w:p>
    <w:p w14:paraId="28991E68" w14:textId="2306A660"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5303FBF" w14:textId="0570399E"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770A2C32" w14:textId="6650E9CF"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5C4E61A3" w14:textId="71005B5E"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604A493" w14:textId="5F4661AD"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3B2A66A2" w14:textId="271721E9"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64B01669" w14:textId="5E9C53E8"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5258B7E0" w14:textId="20B16221"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3092DE46" w14:textId="5F698866"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0D65EB5D" w14:textId="41CFC8E4"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A0310A6" w14:textId="26CC4973"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02A27D2F" w14:textId="49833C76"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C0D7DB4"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lastRenderedPageBreak/>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5FF63E28"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3293F1D3" w14:textId="77777777" w:rsidR="00346189" w:rsidRDefault="00346189" w:rsidP="00837F89">
      <w:pPr>
        <w:pStyle w:val="Body"/>
      </w:pPr>
      <w:bookmarkStart w:id="121" w:name="_Toc410196182"/>
      <w:bookmarkStart w:id="122" w:name="_Toc410196414"/>
      <w:bookmarkStart w:id="123" w:name="_Toc410196916"/>
      <w:r>
        <w:br w:type="page"/>
      </w:r>
    </w:p>
    <w:p w14:paraId="6395CC69" w14:textId="17D4D31A" w:rsidR="00964F23" w:rsidRDefault="00964F23" w:rsidP="00964F23">
      <w:pPr>
        <w:pStyle w:val="Heading3"/>
      </w:pPr>
      <w:bookmarkStart w:id="124" w:name="_Toc485884469"/>
      <w:r>
        <w:lastRenderedPageBreak/>
        <w:t>The Midnight Praise</w:t>
      </w:r>
      <w:bookmarkEnd w:id="121"/>
      <w:bookmarkEnd w:id="122"/>
      <w:bookmarkEnd w:id="123"/>
      <w:bookmarkEnd w:id="124"/>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238E0AA1"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E2EAC">
        <w:t>The First Canticle</w:t>
      </w:r>
      <w:r>
        <w:fldChar w:fldCharType="end"/>
      </w:r>
      <w:r>
        <w:tab/>
      </w:r>
      <w:r>
        <w:fldChar w:fldCharType="begin"/>
      </w:r>
      <w:r>
        <w:instrText xml:space="preserve"> PAGEREF _Ref448228164 \h </w:instrText>
      </w:r>
      <w:r>
        <w:fldChar w:fldCharType="separate"/>
      </w:r>
      <w:r w:rsidR="000E2EAC">
        <w:rPr>
          <w:noProof/>
        </w:rPr>
        <w:t>334</w:t>
      </w:r>
      <w:r>
        <w:fldChar w:fldCharType="end"/>
      </w:r>
    </w:p>
    <w:p w14:paraId="5928D17A" w14:textId="3A8CB062" w:rsidR="00B102EF" w:rsidRDefault="00BC3E53" w:rsidP="00E97A49">
      <w:pPr>
        <w:pStyle w:val="EngHang"/>
        <w:tabs>
          <w:tab w:val="right" w:leader="dot" w:pos="8460"/>
        </w:tabs>
      </w:pPr>
      <w:r>
        <w:fldChar w:fldCharType="begin"/>
      </w:r>
      <w:r>
        <w:instrText xml:space="preserve"> REF _Ref449954885 \h </w:instrText>
      </w:r>
      <w:r>
        <w:fldChar w:fldCharType="separate"/>
      </w:r>
      <w:r w:rsidR="000E2EA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E2EAC">
        <w:rPr>
          <w:noProof/>
        </w:rPr>
        <w:t>346</w:t>
      </w:r>
      <w:r w:rsidR="00B102EF">
        <w:fldChar w:fldCharType="end"/>
      </w:r>
    </w:p>
    <w:p w14:paraId="3796AB97" w14:textId="160EDE45" w:rsidR="00D9682B" w:rsidRDefault="00BC3E53" w:rsidP="00D9682B">
      <w:pPr>
        <w:pStyle w:val="EngHang"/>
        <w:tabs>
          <w:tab w:val="right" w:leader="dot" w:pos="8460"/>
        </w:tabs>
      </w:pPr>
      <w:r>
        <w:fldChar w:fldCharType="begin"/>
      </w:r>
      <w:r>
        <w:instrText xml:space="preserve"> REF _Ref449954950 \h </w:instrText>
      </w:r>
      <w:r>
        <w:fldChar w:fldCharType="separate"/>
      </w:r>
      <w:r w:rsidR="000E2EA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E2EAC">
        <w:rPr>
          <w:noProof/>
        </w:rPr>
        <w:t>352</w:t>
      </w:r>
      <w:r w:rsidR="00D9682B">
        <w:fldChar w:fldCharType="end"/>
      </w:r>
    </w:p>
    <w:p w14:paraId="3068653C" w14:textId="3354CCE4" w:rsidR="00D9682B" w:rsidRDefault="00D9682B" w:rsidP="00D9682B">
      <w:pPr>
        <w:pStyle w:val="EngHang"/>
        <w:tabs>
          <w:tab w:val="right" w:leader="dot" w:pos="8460"/>
        </w:tabs>
      </w:pPr>
      <w:r>
        <w:fldChar w:fldCharType="begin"/>
      </w:r>
      <w:r>
        <w:instrText xml:space="preserve"> REF _Ref450335240 \h </w:instrText>
      </w:r>
      <w:r>
        <w:fldChar w:fldCharType="separate"/>
      </w:r>
      <w:r w:rsidR="000E2EAC">
        <w:t>Additional Canticles for the Vigil of Joyous Saturday from the New Testament</w:t>
      </w:r>
      <w:r>
        <w:fldChar w:fldCharType="end"/>
      </w:r>
      <w:r>
        <w:tab/>
      </w:r>
      <w:r>
        <w:fldChar w:fldCharType="begin"/>
      </w:r>
      <w:r>
        <w:instrText xml:space="preserve"> PAGEREF _Ref450335240 \h </w:instrText>
      </w:r>
      <w:r>
        <w:fldChar w:fldCharType="separate"/>
      </w:r>
      <w:r w:rsidR="000E2EAC">
        <w:rPr>
          <w:noProof/>
        </w:rPr>
        <w:t>369</w:t>
      </w:r>
      <w:r>
        <w:fldChar w:fldCharType="end"/>
      </w:r>
    </w:p>
    <w:p w14:paraId="46EDCFEC" w14:textId="012A700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E2EAC">
        <w:t>The Communion of the Saints</w:t>
      </w:r>
      <w:r>
        <w:fldChar w:fldCharType="end"/>
      </w:r>
      <w:r>
        <w:tab/>
      </w:r>
      <w:r>
        <w:fldChar w:fldCharType="begin"/>
      </w:r>
      <w:r>
        <w:instrText xml:space="preserve"> PAGEREF _Ref448228224 \h </w:instrText>
      </w:r>
      <w:r>
        <w:fldChar w:fldCharType="separate"/>
      </w:r>
      <w:r w:rsidR="000E2EAC">
        <w:rPr>
          <w:noProof/>
        </w:rPr>
        <w:t>388</w:t>
      </w:r>
      <w:r>
        <w:fldChar w:fldCharType="end"/>
      </w:r>
    </w:p>
    <w:p w14:paraId="103CDB1E" w14:textId="517A6E88"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E2EAC">
        <w:t>The Doxologies</w:t>
      </w:r>
      <w:r>
        <w:fldChar w:fldCharType="end"/>
      </w:r>
      <w:r>
        <w:tab/>
      </w:r>
      <w:r>
        <w:fldChar w:fldCharType="begin"/>
      </w:r>
      <w:r>
        <w:instrText xml:space="preserve"> PAGEREF _Ref448228235 \h </w:instrText>
      </w:r>
      <w:r>
        <w:fldChar w:fldCharType="separate"/>
      </w:r>
      <w:r w:rsidR="000E2EAC">
        <w:rPr>
          <w:noProof/>
        </w:rPr>
        <w:t>408</w:t>
      </w:r>
      <w:r>
        <w:fldChar w:fldCharType="end"/>
      </w:r>
    </w:p>
    <w:p w14:paraId="661E2504" w14:textId="3608C503" w:rsidR="00E97A49" w:rsidRDefault="00E97A49" w:rsidP="00E97A49">
      <w:pPr>
        <w:pStyle w:val="EngHang"/>
        <w:tabs>
          <w:tab w:val="right" w:leader="dot" w:pos="8460"/>
        </w:tabs>
      </w:pPr>
      <w:r>
        <w:fldChar w:fldCharType="begin"/>
      </w:r>
      <w:r>
        <w:instrText xml:space="preserve"> REF _Ref448471060 \h </w:instrText>
      </w:r>
      <w:r>
        <w:fldChar w:fldCharType="separate"/>
      </w:r>
      <w:r w:rsidR="000E2EAC">
        <w:t>The Conclusion of the Midnight Praise</w:t>
      </w:r>
      <w:r>
        <w:fldChar w:fldCharType="end"/>
      </w:r>
      <w:r>
        <w:tab/>
      </w:r>
      <w:r>
        <w:fldChar w:fldCharType="begin"/>
      </w:r>
      <w:r>
        <w:instrText xml:space="preserve"> PAGEREF _Ref448471060 \h </w:instrText>
      </w:r>
      <w:r>
        <w:fldChar w:fldCharType="separate"/>
      </w:r>
      <w:r w:rsidR="000E2EAC">
        <w:rPr>
          <w:noProof/>
        </w:rPr>
        <w:t>8</w:t>
      </w:r>
      <w:r>
        <w:fldChar w:fldCharType="end"/>
      </w:r>
    </w:p>
    <w:p w14:paraId="4AF2B63F" w14:textId="42E3356C"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E2EA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E2EAC">
        <w:rPr>
          <w:noProof/>
        </w:rPr>
        <w:t>51</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5"/>
            <w:r w:rsidRPr="007425E1">
              <w:rPr>
                <w:rFonts w:eastAsiaTheme="minorHAnsi"/>
              </w:rPr>
              <w:t>O our Lord, Jesus Christ</w:t>
            </w:r>
            <w:commentRangeEnd w:id="125"/>
            <w:r>
              <w:rPr>
                <w:rStyle w:val="CommentReference"/>
                <w:rFonts w:eastAsiaTheme="minorHAnsi" w:cstheme="minorBidi"/>
                <w:color w:val="auto"/>
                <w:lang w:val="en-CA"/>
              </w:rPr>
              <w:commentReference w:id="125"/>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6"/>
            <w:r w:rsidRPr="007425E1">
              <w:rPr>
                <w:rFonts w:eastAsiaTheme="minorHAnsi"/>
              </w:rPr>
              <w:t>Awesome and full of glory</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7"/>
            <w:r w:rsidRPr="007425E1">
              <w:rPr>
                <w:rFonts w:eastAsiaTheme="minorHAnsi"/>
              </w:rPr>
              <w:t>works</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8"/>
            <w:r w:rsidRPr="00582AD7">
              <w:t>ϥ̀ⲛⲁϯ ⲙ̀ⲡⲓⲟⲩⲁⲓ</w:t>
            </w:r>
            <w:commentRangeEnd w:id="128"/>
            <w:r>
              <w:rPr>
                <w:rStyle w:val="CommentReference"/>
                <w:rFonts w:ascii="Garamond" w:hAnsi="Garamond" w:cstheme="minorBidi"/>
                <w:noProof w:val="0"/>
                <w:lang w:val="en-CA"/>
              </w:rPr>
              <w:commentReference w:id="128"/>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9"/>
            <w:r w:rsidRPr="007425E1">
              <w:rPr>
                <w:rFonts w:eastAsiaTheme="minorHAnsi"/>
              </w:rPr>
              <w:t xml:space="preserve">with </w:t>
            </w:r>
            <w:commentRangeEnd w:id="129"/>
            <w:r>
              <w:rPr>
                <w:rStyle w:val="CommentReference"/>
                <w:rFonts w:ascii="Times New Roman" w:eastAsiaTheme="minorHAnsi" w:hAnsi="Times New Roman" w:cstheme="minorBidi"/>
                <w:color w:val="auto"/>
              </w:rPr>
              <w:commentReference w:id="129"/>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0"/>
            <w:r w:rsidRPr="00582AD7">
              <w:t>ⲡⲁⲓ ⲉ̀ϩⲟⲟⲩ</w:t>
            </w:r>
            <w:commentRangeEnd w:id="130"/>
            <w:r>
              <w:rPr>
                <w:rStyle w:val="CommentReference"/>
                <w:rFonts w:ascii="Garamond" w:hAnsi="Garamond" w:cstheme="minorBidi"/>
                <w:noProof w:val="0"/>
                <w:lang w:val="en-CA"/>
              </w:rPr>
              <w:commentReference w:id="130"/>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3" w:name="_Toc410196183"/>
      <w:bookmarkStart w:id="134" w:name="_Toc410196421"/>
      <w:bookmarkStart w:id="135" w:name="_Toc410196923"/>
      <w:bookmarkStart w:id="136" w:name="_Ref435790458"/>
      <w:bookmarkStart w:id="137" w:name="_Ref435790464"/>
      <w:bookmarkStart w:id="138" w:name="_Toc485884421"/>
      <w:bookmarkEnd w:id="102"/>
      <w:r>
        <w:lastRenderedPageBreak/>
        <w:t xml:space="preserve">The Rising of the Sun: Matins </w:t>
      </w:r>
      <w:bookmarkEnd w:id="133"/>
      <w:bookmarkEnd w:id="134"/>
      <w:bookmarkEnd w:id="135"/>
      <w:r>
        <w:t>(or Lauds)</w:t>
      </w:r>
      <w:bookmarkEnd w:id="136"/>
      <w:bookmarkEnd w:id="137"/>
      <w:bookmarkEnd w:id="138"/>
    </w:p>
    <w:p w14:paraId="3E5C38FC" w14:textId="5901D067" w:rsidR="00DE5308" w:rsidRDefault="00DE5308" w:rsidP="00DE5308">
      <w:pPr>
        <w:pStyle w:val="Heading3"/>
      </w:pPr>
      <w:bookmarkStart w:id="139" w:name="_Ref411320700"/>
      <w:r>
        <w:t>Matins</w:t>
      </w:r>
      <w:bookmarkEnd w:id="139"/>
    </w:p>
    <w:p w14:paraId="35A4E34C" w14:textId="735B69EB" w:rsidR="00B102EF" w:rsidRPr="00B102EF" w:rsidRDefault="00B102EF" w:rsidP="00B102EF">
      <w:pPr>
        <w:pStyle w:val="Rubric"/>
      </w:pPr>
      <w:r>
        <w:t xml:space="preserve">See </w:t>
      </w:r>
      <w:r>
        <w:fldChar w:fldCharType="begin"/>
      </w:r>
      <w:r>
        <w:instrText xml:space="preserve"> REF _Ref448228969 \h </w:instrText>
      </w:r>
      <w:r>
        <w:fldChar w:fldCharType="separate"/>
      </w:r>
      <w:r w:rsidR="000E2EAC">
        <w:t>Vespers Praise</w:t>
      </w:r>
      <w:r>
        <w:fldChar w:fldCharType="end"/>
      </w:r>
      <w:r>
        <w:t xml:space="preserve">, page </w:t>
      </w:r>
      <w:r>
        <w:fldChar w:fldCharType="begin"/>
      </w:r>
      <w:r>
        <w:instrText xml:space="preserve"> PAGEREF _Ref448228965 \h </w:instrText>
      </w:r>
      <w:r>
        <w:fldChar w:fldCharType="separate"/>
      </w:r>
      <w:r w:rsidR="000E2EAC">
        <w:rPr>
          <w:noProof/>
        </w:rPr>
        <w:t>6</w:t>
      </w:r>
      <w:r>
        <w:fldChar w:fldCharType="end"/>
      </w:r>
      <w:r>
        <w:t>.</w:t>
      </w:r>
    </w:p>
    <w:p w14:paraId="59F64A80" w14:textId="77777777" w:rsidR="00495F1A" w:rsidRDefault="00495F1A" w:rsidP="00495F1A">
      <w:pPr>
        <w:pStyle w:val="Heading2"/>
      </w:pPr>
      <w:bookmarkStart w:id="140" w:name="_Toc410196185"/>
      <w:bookmarkStart w:id="141" w:name="_Toc410196427"/>
      <w:bookmarkStart w:id="142" w:name="_Toc410196929"/>
      <w:bookmarkStart w:id="143" w:name="_Toc485884422"/>
      <w:bookmarkStart w:id="144" w:name="Prime"/>
      <w:r>
        <w:lastRenderedPageBreak/>
        <w:t>Early Morning: Prime (The First Hour)</w:t>
      </w:r>
      <w:bookmarkEnd w:id="140"/>
      <w:bookmarkEnd w:id="141"/>
      <w:bookmarkEnd w:id="142"/>
      <w:bookmarkEnd w:id="143"/>
    </w:p>
    <w:bookmarkStart w:id="145" w:name="_Ref435799261" w:displacedByCustomXml="next"/>
    <w:bookmarkStart w:id="146" w:name="_Ref435799254" w:displacedByCustomXml="next"/>
    <w:bookmarkStart w:id="147" w:name="_Ref435789629" w:displacedByCustomXml="next"/>
    <w:bookmarkStart w:id="148" w:name="_Ref435789623" w:displacedByCustomXml="next"/>
    <w:bookmarkStart w:id="149" w:name="_Ref435434342" w:displacedByCustomXml="next"/>
    <w:bookmarkStart w:id="150" w:name="_Ref435434336" w:displacedByCustomXml="next"/>
    <w:bookmarkStart w:id="151" w:name="_Toc410196930" w:displacedByCustomXml="next"/>
    <w:bookmarkStart w:id="152" w:name="_Toc410196428" w:displacedByCustomXml="next"/>
    <w:bookmarkStart w:id="153" w:name="_Toc410196186" w:displacedByCustomXml="next"/>
    <w:sdt>
      <w:sdtPr>
        <w:id w:val="467860529"/>
        <w:docPartObj>
          <w:docPartGallery w:val="Table of Contents"/>
          <w:docPartUnique/>
        </w:docPartObj>
      </w:sdtPr>
      <w:sdtEndPr>
        <w:rPr>
          <w:b/>
          <w:bCs/>
          <w:noProof/>
        </w:rPr>
      </w:sdtEndPr>
      <w:sdtContent>
        <w:p w14:paraId="1F9EFAC8" w14:textId="44DA05AF"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85884470" w:history="1">
            <w:r w:rsidR="00710C7C" w:rsidRPr="00E96B92">
              <w:rPr>
                <w:rStyle w:val="Hyperlink"/>
                <w:noProof/>
              </w:rPr>
              <w:t>The Psalms of Prime</w:t>
            </w:r>
            <w:r w:rsidR="00710C7C">
              <w:rPr>
                <w:noProof/>
                <w:webHidden/>
              </w:rPr>
              <w:tab/>
            </w:r>
            <w:r w:rsidR="00710C7C">
              <w:rPr>
                <w:noProof/>
                <w:webHidden/>
              </w:rPr>
              <w:fldChar w:fldCharType="begin"/>
            </w:r>
            <w:r w:rsidR="00710C7C">
              <w:rPr>
                <w:noProof/>
                <w:webHidden/>
              </w:rPr>
              <w:instrText xml:space="preserve"> PAGEREF _Toc485884470 \h </w:instrText>
            </w:r>
            <w:r w:rsidR="00710C7C">
              <w:rPr>
                <w:noProof/>
                <w:webHidden/>
              </w:rPr>
            </w:r>
            <w:r w:rsidR="00710C7C">
              <w:rPr>
                <w:noProof/>
                <w:webHidden/>
              </w:rPr>
              <w:fldChar w:fldCharType="separate"/>
            </w:r>
            <w:r w:rsidR="000E2EAC">
              <w:rPr>
                <w:noProof/>
                <w:webHidden/>
              </w:rPr>
              <w:t>53</w:t>
            </w:r>
            <w:r w:rsidR="00710C7C">
              <w:rPr>
                <w:noProof/>
                <w:webHidden/>
              </w:rPr>
              <w:fldChar w:fldCharType="end"/>
            </w:r>
          </w:hyperlink>
        </w:p>
        <w:p w14:paraId="31079BE1" w14:textId="04E88938" w:rsidR="00710C7C" w:rsidRDefault="00365E38">
          <w:pPr>
            <w:pStyle w:val="TOC3"/>
            <w:tabs>
              <w:tab w:val="right" w:leader="dot" w:pos="8846"/>
            </w:tabs>
            <w:rPr>
              <w:rFonts w:asciiTheme="minorHAnsi" w:eastAsiaTheme="minorEastAsia" w:hAnsiTheme="minorHAnsi"/>
              <w:noProof/>
              <w:sz w:val="22"/>
              <w:lang w:val="en-US"/>
            </w:rPr>
          </w:pPr>
          <w:hyperlink w:anchor="_Toc485884471" w:history="1">
            <w:r w:rsidR="00710C7C" w:rsidRPr="00E96B92">
              <w:rPr>
                <w:rStyle w:val="Hyperlink"/>
                <w:noProof/>
              </w:rPr>
              <w:t>The Doxology of Prime</w:t>
            </w:r>
            <w:r w:rsidR="00710C7C">
              <w:rPr>
                <w:noProof/>
                <w:webHidden/>
              </w:rPr>
              <w:tab/>
            </w:r>
            <w:r w:rsidR="00710C7C">
              <w:rPr>
                <w:noProof/>
                <w:webHidden/>
              </w:rPr>
              <w:fldChar w:fldCharType="begin"/>
            </w:r>
            <w:r w:rsidR="00710C7C">
              <w:rPr>
                <w:noProof/>
                <w:webHidden/>
              </w:rPr>
              <w:instrText xml:space="preserve"> PAGEREF _Toc485884471 \h </w:instrText>
            </w:r>
            <w:r w:rsidR="00710C7C">
              <w:rPr>
                <w:noProof/>
                <w:webHidden/>
              </w:rPr>
            </w:r>
            <w:r w:rsidR="00710C7C">
              <w:rPr>
                <w:noProof/>
                <w:webHidden/>
              </w:rPr>
              <w:fldChar w:fldCharType="separate"/>
            </w:r>
            <w:r w:rsidR="000E2EAC">
              <w:rPr>
                <w:noProof/>
                <w:webHidden/>
              </w:rPr>
              <w:t>59</w:t>
            </w:r>
            <w:r w:rsidR="00710C7C">
              <w:rPr>
                <w:noProof/>
                <w:webHidden/>
              </w:rPr>
              <w:fldChar w:fldCharType="end"/>
            </w:r>
          </w:hyperlink>
        </w:p>
        <w:p w14:paraId="0BF3DCAF" w14:textId="511DBFCA" w:rsidR="00710C7C" w:rsidRDefault="00365E38">
          <w:pPr>
            <w:pStyle w:val="TOC3"/>
            <w:tabs>
              <w:tab w:val="right" w:leader="dot" w:pos="8846"/>
            </w:tabs>
            <w:rPr>
              <w:rFonts w:asciiTheme="minorHAnsi" w:eastAsiaTheme="minorEastAsia" w:hAnsiTheme="minorHAnsi"/>
              <w:noProof/>
              <w:sz w:val="22"/>
              <w:lang w:val="en-US"/>
            </w:rPr>
          </w:pPr>
          <w:hyperlink w:anchor="_Toc485884472" w:history="1">
            <w:r w:rsidR="00710C7C" w:rsidRPr="00E96B92">
              <w:rPr>
                <w:rStyle w:val="Hyperlink"/>
                <w:noProof/>
              </w:rPr>
              <w:t>The Raising of Morning Incense</w:t>
            </w:r>
            <w:r w:rsidR="00710C7C">
              <w:rPr>
                <w:noProof/>
                <w:webHidden/>
              </w:rPr>
              <w:tab/>
            </w:r>
            <w:r w:rsidR="00710C7C">
              <w:rPr>
                <w:noProof/>
                <w:webHidden/>
              </w:rPr>
              <w:fldChar w:fldCharType="begin"/>
            </w:r>
            <w:r w:rsidR="00710C7C">
              <w:rPr>
                <w:noProof/>
                <w:webHidden/>
              </w:rPr>
              <w:instrText xml:space="preserve"> PAGEREF _Toc485884472 \h </w:instrText>
            </w:r>
            <w:r w:rsidR="00710C7C">
              <w:rPr>
                <w:noProof/>
                <w:webHidden/>
              </w:rPr>
            </w:r>
            <w:r w:rsidR="00710C7C">
              <w:rPr>
                <w:noProof/>
                <w:webHidden/>
              </w:rPr>
              <w:fldChar w:fldCharType="separate"/>
            </w:r>
            <w:r w:rsidR="000E2EAC">
              <w:rPr>
                <w:noProof/>
                <w:webHidden/>
              </w:rPr>
              <w:t>70</w:t>
            </w:r>
            <w:r w:rsidR="00710C7C">
              <w:rPr>
                <w:noProof/>
                <w:webHidden/>
              </w:rPr>
              <w:fldChar w:fldCharType="end"/>
            </w:r>
          </w:hyperlink>
        </w:p>
        <w:p w14:paraId="36CF2147" w14:textId="4A1EEE0B"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4" w:name="_Ref448061221"/>
      <w:bookmarkStart w:id="155" w:name="_Toc485884470"/>
      <w:r>
        <w:lastRenderedPageBreak/>
        <w:t>The Psalms of Prime</w:t>
      </w:r>
      <w:bookmarkEnd w:id="153"/>
      <w:bookmarkEnd w:id="152"/>
      <w:bookmarkEnd w:id="151"/>
      <w:bookmarkEnd w:id="150"/>
      <w:bookmarkEnd w:id="149"/>
      <w:bookmarkEnd w:id="148"/>
      <w:bookmarkEnd w:id="147"/>
      <w:bookmarkEnd w:id="146"/>
      <w:bookmarkEnd w:id="145"/>
      <w:bookmarkEnd w:id="154"/>
      <w:bookmarkEnd w:id="15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4233C27A"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E2EA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806E141" w14:textId="27AA0FA2"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E2EA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AFC4FF5" w14:textId="2CD5FA67"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6"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6"/>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from the </w:t>
      </w:r>
      <w:r>
        <w:lastRenderedPageBreak/>
        <w:t>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7" w:name="_Ref434575533"/>
      <w:r>
        <w:rPr>
          <w:lang w:val="en-GB"/>
        </w:rPr>
        <w:t>The Psalm</w:t>
      </w:r>
      <w:r w:rsidR="00F14AA6">
        <w:rPr>
          <w:lang w:val="en-GB"/>
        </w:rPr>
        <w:t>s of Early Morning (Prime)</w:t>
      </w:r>
      <w:bookmarkEnd w:id="157"/>
    </w:p>
    <w:p w14:paraId="1B1E9354" w14:textId="0A2F1586"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E2EA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E2EAC">
        <w:rPr>
          <w:noProof/>
        </w:rPr>
        <w:t>85</w:t>
      </w:r>
      <w:r w:rsidR="003A78C2">
        <w:fldChar w:fldCharType="end"/>
      </w:r>
    </w:p>
    <w:p w14:paraId="7F06AC31" w14:textId="186137EF"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E2EAC">
        <w:t>Psalm</w:t>
      </w:r>
      <w:r w:rsidR="000E2EAC" w:rsidRPr="00AB1781">
        <w:t xml:space="preserve"> 2</w:t>
      </w:r>
      <w:r w:rsidR="000E2EA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E2EAC">
        <w:rPr>
          <w:noProof/>
        </w:rPr>
        <w:t>86</w:t>
      </w:r>
      <w:r w:rsidR="003A78C2">
        <w:fldChar w:fldCharType="end"/>
      </w:r>
    </w:p>
    <w:p w14:paraId="3E08DA39" w14:textId="6B51FE0C"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E2EAC">
        <w:rPr>
          <w:noProof/>
        </w:rPr>
        <w:t>87</w:t>
      </w:r>
      <w:r w:rsidR="003A78C2">
        <w:fldChar w:fldCharType="end"/>
      </w:r>
    </w:p>
    <w:p w14:paraId="74A89173" w14:textId="1764C19E"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E2EAC">
        <w:rPr>
          <w:noProof/>
        </w:rPr>
        <w:t>88</w:t>
      </w:r>
      <w:r w:rsidR="003A78C2">
        <w:fldChar w:fldCharType="end"/>
      </w:r>
    </w:p>
    <w:p w14:paraId="01E0D354" w14:textId="19EAB3D9"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E2EAC">
        <w:t>Psalm</w:t>
      </w:r>
      <w:r w:rsidR="000E2EAC" w:rsidRPr="00AB1781">
        <w:t xml:space="preserve"> 5</w:t>
      </w:r>
      <w:r w:rsidR="000E2EA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E2EAC">
        <w:rPr>
          <w:noProof/>
        </w:rPr>
        <w:t>89</w:t>
      </w:r>
      <w:r w:rsidR="003A78C2">
        <w:fldChar w:fldCharType="end"/>
      </w:r>
    </w:p>
    <w:p w14:paraId="2917FC62" w14:textId="5034C67E"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E2EAC">
        <w:rPr>
          <w:noProof/>
        </w:rPr>
        <w:t>90</w:t>
      </w:r>
      <w:r w:rsidR="003A78C2">
        <w:fldChar w:fldCharType="end"/>
      </w:r>
    </w:p>
    <w:p w14:paraId="1839FE4B" w14:textId="773DEA02"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E2EAC">
        <w:t>Psalm</w:t>
      </w:r>
      <w:r w:rsidR="000E2EAC" w:rsidRPr="00AB1781">
        <w:t xml:space="preserve"> 8</w:t>
      </w:r>
      <w:r w:rsidR="000E2EA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E2EAC">
        <w:rPr>
          <w:noProof/>
        </w:rPr>
        <w:t>93</w:t>
      </w:r>
      <w:r w:rsidR="003A78C2">
        <w:fldChar w:fldCharType="end"/>
      </w:r>
    </w:p>
    <w:p w14:paraId="03DD40B1" w14:textId="08A83D9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E2EAC">
        <w:t>Psalm</w:t>
      </w:r>
      <w:r w:rsidR="000E2EAC" w:rsidRPr="00AB1781">
        <w:t xml:space="preserve"> 11</w:t>
      </w:r>
      <w:r w:rsidR="000E2EA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E2EAC">
        <w:rPr>
          <w:noProof/>
        </w:rPr>
        <w:t>98</w:t>
      </w:r>
      <w:r w:rsidR="003A78C2">
        <w:fldChar w:fldCharType="end"/>
      </w:r>
    </w:p>
    <w:p w14:paraId="5A0777AD" w14:textId="5D21A505"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E2EAC">
        <w:rPr>
          <w:noProof/>
        </w:rPr>
        <w:t>99</w:t>
      </w:r>
      <w:r w:rsidR="003A78C2">
        <w:fldChar w:fldCharType="end"/>
      </w:r>
    </w:p>
    <w:p w14:paraId="6B871C95" w14:textId="1D972D3B"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E2EAC">
        <w:t>Psalm</w:t>
      </w:r>
      <w:r w:rsidR="000E2EAC" w:rsidRPr="00AB1781">
        <w:t xml:space="preserve"> 14</w:t>
      </w:r>
      <w:r w:rsidR="000E2EAC">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0E2EAC">
        <w:rPr>
          <w:noProof/>
        </w:rPr>
        <w:t>101</w:t>
      </w:r>
      <w:r w:rsidR="003A78C2">
        <w:fldChar w:fldCharType="end"/>
      </w:r>
    </w:p>
    <w:p w14:paraId="3960802F" w14:textId="5EF16C7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E2EAC">
        <w:rPr>
          <w:noProof/>
        </w:rPr>
        <w:t>102</w:t>
      </w:r>
      <w:r w:rsidR="003A78C2">
        <w:fldChar w:fldCharType="end"/>
      </w:r>
    </w:p>
    <w:p w14:paraId="46224EE2" w14:textId="4094E6DC"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E2EAC">
        <w:t>Psalm</w:t>
      </w:r>
      <w:r w:rsidR="000E2EAC" w:rsidRPr="00AB1781">
        <w:t xml:space="preserve"> 18</w:t>
      </w:r>
      <w:r w:rsidR="000E2EA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E2EAC">
        <w:rPr>
          <w:noProof/>
        </w:rPr>
        <w:t>109</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3A883EDC"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E2EAC">
        <w:rPr>
          <w:noProof/>
        </w:rPr>
        <w:t>118</w:t>
      </w:r>
      <w:r w:rsidR="003A78C2">
        <w:fldChar w:fldCharType="end"/>
      </w:r>
    </w:p>
    <w:p w14:paraId="6EE9E88E" w14:textId="08637F8E"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E2EAC">
        <w:rPr>
          <w:noProof/>
        </w:rPr>
        <w:t>122</w:t>
      </w:r>
      <w:r w:rsidR="003A78C2">
        <w:fldChar w:fldCharType="end"/>
      </w:r>
    </w:p>
    <w:p w14:paraId="1E8B8142" w14:textId="36007036"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E2EAC">
        <w:rPr>
          <w:noProof/>
        </w:rPr>
        <w:t>178</w:t>
      </w:r>
      <w:r w:rsidR="003A78C2">
        <w:fldChar w:fldCharType="end"/>
      </w:r>
    </w:p>
    <w:p w14:paraId="68EA7A25" w14:textId="5B11A04F"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E2EAC">
        <w:rPr>
          <w:noProof/>
        </w:rPr>
        <w:t>184</w:t>
      </w:r>
      <w:r w:rsidR="003A78C2">
        <w:fldChar w:fldCharType="end"/>
      </w:r>
    </w:p>
    <w:p w14:paraId="065CCDFD" w14:textId="7116703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E2EAC">
        <w:rPr>
          <w:noProof/>
        </w:rPr>
        <w:t>191</w:t>
      </w:r>
      <w:r w:rsidR="003A78C2">
        <w:fldChar w:fldCharType="end"/>
      </w:r>
    </w:p>
    <w:p w14:paraId="31570FA5" w14:textId="356DA15A"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E2EAC">
        <w:rPr>
          <w:noProof/>
        </w:rPr>
        <w:t>269</w:t>
      </w:r>
      <w:r w:rsidR="003A78C2">
        <w:fldChar w:fldCharType="end"/>
      </w:r>
    </w:p>
    <w:p w14:paraId="73FFF146" w14:textId="1CDBE49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E2EAC">
        <w:t>Psalm</w:t>
      </w:r>
      <w:r w:rsidR="000E2EAC" w:rsidRPr="00AB1781">
        <w:t xml:space="preserve"> 142</w:t>
      </w:r>
      <w:r w:rsidR="000E2EA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E2EAC">
        <w:rPr>
          <w:noProof/>
        </w:rPr>
        <w:t>321</w:t>
      </w:r>
      <w:r w:rsidR="003A78C2">
        <w:fldChar w:fldCharType="end"/>
      </w:r>
    </w:p>
    <w:p w14:paraId="3CD7FD72" w14:textId="4F43604B" w:rsidR="00CC066E" w:rsidRDefault="00CC066E" w:rsidP="00CC066E">
      <w:pPr>
        <w:pStyle w:val="Heading5"/>
      </w:pPr>
      <w:bookmarkStart w:id="158" w:name="_Ref435799363"/>
      <w:r>
        <w:t>T</w:t>
      </w:r>
      <w:r w:rsidR="00AB78C6">
        <w:t>he Gospel from Saint John</w:t>
      </w:r>
      <w:r>
        <w:t xml:space="preserve"> 1:1 17</w:t>
      </w:r>
      <w:bookmarkEnd w:id="158"/>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3C36AA55"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E2EAC">
        <w:rPr>
          <w:noProof/>
        </w:rPr>
        <w:t>59</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w:t>
      </w:r>
      <w:r>
        <w:lastRenderedPageBreak/>
        <w:t xml:space="preserve">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3525DF0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E2EAC">
        <w:rPr>
          <w:noProof/>
        </w:rPr>
        <w:t>70</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9" w:name="_Toc410196187"/>
      <w:bookmarkStart w:id="160" w:name="_Toc410196429"/>
      <w:bookmarkStart w:id="161"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2" w:name="_Ref452621073"/>
      <w:r>
        <w:rPr>
          <w:lang w:val="en-GB"/>
        </w:rPr>
        <w:t>The Introduction to the Creed</w:t>
      </w:r>
      <w:bookmarkEnd w:id="162"/>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3" w:name="_Ref452621084"/>
      <w:r>
        <w:rPr>
          <w:lang w:val="en-GB"/>
        </w:rPr>
        <w:t>The Orthodox Creed</w:t>
      </w:r>
      <w:bookmarkEnd w:id="163"/>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2B84110F"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029A6F55"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4" w:name="_Ref412098903"/>
      <w:r>
        <w:br w:type="page"/>
      </w:r>
    </w:p>
    <w:p w14:paraId="454C0BF9" w14:textId="4F7D835B" w:rsidR="00495F1A" w:rsidRDefault="00495F1A" w:rsidP="00495F1A">
      <w:pPr>
        <w:pStyle w:val="Heading3"/>
      </w:pPr>
      <w:bookmarkStart w:id="165" w:name="_Ref442855270"/>
      <w:bookmarkStart w:id="166" w:name="_Ref442855276"/>
      <w:bookmarkStart w:id="167" w:name="_Toc485884471"/>
      <w:r>
        <w:lastRenderedPageBreak/>
        <w:t>The Doxology of Prime</w:t>
      </w:r>
      <w:bookmarkEnd w:id="159"/>
      <w:bookmarkEnd w:id="160"/>
      <w:bookmarkEnd w:id="161"/>
      <w:bookmarkEnd w:id="164"/>
      <w:bookmarkEnd w:id="165"/>
      <w:bookmarkEnd w:id="166"/>
      <w:bookmarkEnd w:id="167"/>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8"/>
            <w:r w:rsidR="000278EC">
              <w:t xml:space="preserve"> gives light,</w:t>
            </w:r>
            <w:commentRangeEnd w:id="168"/>
            <w:r w:rsidR="000278EC">
              <w:rPr>
                <w:rStyle w:val="CommentReference"/>
                <w:rFonts w:ascii="Times New Roman" w:eastAsiaTheme="minorHAnsi" w:hAnsi="Times New Roman" w:cstheme="minorBidi"/>
                <w:color w:val="auto"/>
              </w:rPr>
              <w:commentReference w:id="168"/>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9"/>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9"/>
            <w:r>
              <w:rPr>
                <w:rStyle w:val="CommentReference"/>
                <w:rFonts w:ascii="Garamond" w:hAnsi="Garamond" w:cstheme="minorBidi"/>
                <w:noProof w:val="0"/>
                <w:lang w:val="en-CA"/>
              </w:rPr>
              <w:commentReference w:id="169"/>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2C0A2C3A"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E2EA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E2EAC">
        <w:rPr>
          <w:noProof/>
        </w:rPr>
        <w:t>460</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0" w:name="_Toc410196188"/>
      <w:bookmarkStart w:id="171" w:name="_Toc410196430"/>
      <w:bookmarkStart w:id="172" w:name="_Toc410196932"/>
      <w:bookmarkStart w:id="173" w:name="_Ref412099016"/>
      <w:bookmarkStart w:id="174" w:name="_Toc298681357"/>
      <w:bookmarkStart w:id="175" w:name="_Ref299211976"/>
      <w:bookmarkStart w:id="176" w:name="_Toc308441947"/>
      <w:r>
        <w:br w:type="page"/>
      </w:r>
    </w:p>
    <w:p w14:paraId="67316D19" w14:textId="56ECD544" w:rsidR="00495F1A" w:rsidRDefault="00495F1A" w:rsidP="00495F1A">
      <w:pPr>
        <w:pStyle w:val="Heading3"/>
      </w:pPr>
      <w:bookmarkStart w:id="177" w:name="_Toc485884472"/>
      <w:r>
        <w:lastRenderedPageBreak/>
        <w:t>The Raising of Morning Incense</w:t>
      </w:r>
      <w:bookmarkEnd w:id="170"/>
      <w:bookmarkEnd w:id="171"/>
      <w:bookmarkEnd w:id="172"/>
      <w:bookmarkEnd w:id="173"/>
      <w:bookmarkEnd w:id="177"/>
    </w:p>
    <w:p w14:paraId="6E334613" w14:textId="01C74319"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82E67">
        <w:rPr>
          <w:i/>
        </w:rPr>
        <w:fldChar w:fldCharType="begin"/>
      </w:r>
      <w:r w:rsidR="00582E67">
        <w:rPr>
          <w:i/>
        </w:rPr>
        <w:instrText xml:space="preserve"> REF _Ref485115314 \h </w:instrText>
      </w:r>
      <w:r w:rsidR="00582E67">
        <w:rPr>
          <w:i/>
        </w:rPr>
      </w:r>
      <w:r w:rsidR="00582E67">
        <w:rPr>
          <w:i/>
        </w:rPr>
        <w:fldChar w:fldCharType="separate"/>
      </w:r>
      <w:r w:rsidR="000E2EAC">
        <w:t>The Raising of Incense</w:t>
      </w:r>
      <w:r w:rsidR="00582E67">
        <w:rPr>
          <w:i/>
        </w:rPr>
        <w:fldChar w:fldCharType="end"/>
      </w:r>
      <w:r w:rsidR="00542C2E">
        <w:rPr>
          <w:i/>
        </w:rPr>
        <w:t>”, page</w:t>
      </w:r>
      <w:r w:rsidR="00582E67">
        <w:rPr>
          <w:i/>
        </w:rPr>
        <w:t xml:space="preserve"> </w:t>
      </w:r>
      <w:r w:rsidR="00582E67">
        <w:rPr>
          <w:i/>
        </w:rPr>
        <w:fldChar w:fldCharType="begin"/>
      </w:r>
      <w:r w:rsidR="00582E67">
        <w:rPr>
          <w:i/>
        </w:rPr>
        <w:instrText xml:space="preserve"> PAGEREF _Ref485115323 \h </w:instrText>
      </w:r>
      <w:r w:rsidR="00582E67">
        <w:rPr>
          <w:i/>
        </w:rPr>
      </w:r>
      <w:r w:rsidR="00582E67">
        <w:rPr>
          <w:i/>
        </w:rPr>
        <w:fldChar w:fldCharType="separate"/>
      </w:r>
      <w:r w:rsidR="000E2EAC">
        <w:rPr>
          <w:i/>
          <w:noProof/>
        </w:rPr>
        <w:t>668</w:t>
      </w:r>
      <w:r w:rsidR="00582E67">
        <w:rPr>
          <w:i/>
        </w:rPr>
        <w:fldChar w:fldCharType="end"/>
      </w:r>
      <w:r w:rsidR="00542C2E">
        <w:rPr>
          <w:i/>
        </w:rPr>
        <w:t>.</w:t>
      </w:r>
    </w:p>
    <w:p w14:paraId="4014399E" w14:textId="77777777" w:rsidR="00495F1A" w:rsidRDefault="00495F1A" w:rsidP="00495F1A">
      <w:pPr>
        <w:pStyle w:val="Heading2"/>
      </w:pPr>
      <w:bookmarkStart w:id="178" w:name="_Toc410196189"/>
      <w:bookmarkStart w:id="179" w:name="_Toc410196431"/>
      <w:bookmarkStart w:id="180" w:name="_Toc410196933"/>
      <w:bookmarkStart w:id="181" w:name="_Toc485884423"/>
      <w:bookmarkEnd w:id="144"/>
      <w:r>
        <w:lastRenderedPageBreak/>
        <w:t>Mid-Morning (The Third Hour)</w:t>
      </w:r>
      <w:bookmarkEnd w:id="178"/>
      <w:bookmarkEnd w:id="179"/>
      <w:bookmarkEnd w:id="180"/>
      <w:bookmarkEnd w:id="181"/>
    </w:p>
    <w:p w14:paraId="62F33FD5" w14:textId="77777777" w:rsidR="00495F1A" w:rsidRDefault="00495F1A" w:rsidP="00495F1A">
      <w:pPr>
        <w:pStyle w:val="Heading3"/>
      </w:pPr>
      <w:bookmarkStart w:id="182" w:name="_Toc410196190"/>
      <w:bookmarkStart w:id="183" w:name="_Toc410196432"/>
      <w:bookmarkStart w:id="184" w:name="_Toc410196934"/>
      <w:bookmarkStart w:id="185" w:name="_Ref435434353"/>
      <w:bookmarkStart w:id="186" w:name="_Ref435434358"/>
      <w:bookmarkStart w:id="187" w:name="_Ref435800051"/>
      <w:bookmarkStart w:id="188" w:name="_Ref435800057"/>
      <w:bookmarkStart w:id="189" w:name="_Ref448124439"/>
      <w:bookmarkStart w:id="190" w:name="_Ref448124892"/>
      <w:bookmarkStart w:id="191" w:name="_Ref448124902"/>
      <w:r>
        <w:t>The Psalms of the Third Hour</w:t>
      </w:r>
      <w:bookmarkEnd w:id="182"/>
      <w:bookmarkEnd w:id="183"/>
      <w:bookmarkEnd w:id="184"/>
      <w:bookmarkEnd w:id="185"/>
      <w:bookmarkEnd w:id="186"/>
      <w:bookmarkEnd w:id="187"/>
      <w:bookmarkEnd w:id="188"/>
      <w:bookmarkEnd w:id="189"/>
      <w:bookmarkEnd w:id="190"/>
      <w:bookmarkEnd w:id="1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0228CE"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6C931A86" w14:textId="6B0E2F3A"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626D6935" w14:textId="316DA085"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2" w:name="_Ref434576019"/>
      <w:r>
        <w:rPr>
          <w:lang w:val="en-GB"/>
        </w:rPr>
        <w:t>The Psalms</w:t>
      </w:r>
      <w:r w:rsidR="00F14AA6">
        <w:rPr>
          <w:lang w:val="en-GB"/>
        </w:rPr>
        <w:t xml:space="preserve"> of Mid-Morning (The Third Hour)</w:t>
      </w:r>
      <w:bookmarkEnd w:id="192"/>
    </w:p>
    <w:p w14:paraId="03E00499" w14:textId="164CD3EB"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E2EAC">
        <w:t>Psalm</w:t>
      </w:r>
      <w:r w:rsidR="000E2EAC" w:rsidRPr="00AB1781">
        <w:t xml:space="preserve"> 19</w:t>
      </w:r>
      <w:r w:rsidR="000E2EA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E2EAC">
        <w:rPr>
          <w:noProof/>
        </w:rPr>
        <w:t>111</w:t>
      </w:r>
      <w:r w:rsidR="003A78C2">
        <w:fldChar w:fldCharType="end"/>
      </w:r>
    </w:p>
    <w:p w14:paraId="441D23D2" w14:textId="778367A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E2EAC">
        <w:rPr>
          <w:noProof/>
        </w:rPr>
        <w:t>116</w:t>
      </w:r>
      <w:r w:rsidR="003A78C2">
        <w:fldChar w:fldCharType="end"/>
      </w:r>
    </w:p>
    <w:p w14:paraId="2CF3F8A5" w14:textId="093F0239"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E2EAC">
        <w:t>Psalm</w:t>
      </w:r>
      <w:r w:rsidR="000E2EAC" w:rsidRPr="00AB1781">
        <w:t xml:space="preserve"> 23</w:t>
      </w:r>
      <w:r w:rsidR="000E2EA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E2EAC">
        <w:rPr>
          <w:noProof/>
        </w:rPr>
        <w:t>117</w:t>
      </w:r>
      <w:r w:rsidR="003A78C2">
        <w:fldChar w:fldCharType="end"/>
      </w:r>
    </w:p>
    <w:p w14:paraId="2696A51D" w14:textId="27D07F6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E2EAC">
        <w:t>Psalm</w:t>
      </w:r>
      <w:r w:rsidR="000E2EAC" w:rsidRPr="00AB1781">
        <w:t xml:space="preserve"> 25</w:t>
      </w:r>
      <w:r w:rsidR="000E2EA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E2EAC">
        <w:rPr>
          <w:noProof/>
        </w:rPr>
        <w:t>120</w:t>
      </w:r>
      <w:r w:rsidR="003A78C2">
        <w:fldChar w:fldCharType="end"/>
      </w:r>
    </w:p>
    <w:p w14:paraId="7C4914D6" w14:textId="34E6D076"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E2EAC">
        <w:t>Psalm</w:t>
      </w:r>
      <w:r w:rsidR="000E2EAC" w:rsidRPr="00AB1781">
        <w:t xml:space="preserve"> 28</w:t>
      </w:r>
      <w:r w:rsidR="000E2EA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E2EAC">
        <w:rPr>
          <w:noProof/>
        </w:rPr>
        <w:t>125</w:t>
      </w:r>
      <w:r w:rsidR="003A78C2">
        <w:fldChar w:fldCharType="end"/>
      </w:r>
    </w:p>
    <w:p w14:paraId="1AB144A3" w14:textId="2F62F7DA"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E2EAC">
        <w:rPr>
          <w:noProof/>
        </w:rPr>
        <w:t>126</w:t>
      </w:r>
      <w:r w:rsidR="003A78C2">
        <w:fldChar w:fldCharType="end"/>
      </w:r>
    </w:p>
    <w:p w14:paraId="1DA2F476" w14:textId="23B2CCF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E2EAC">
        <w:t>Psalm</w:t>
      </w:r>
      <w:r w:rsidR="000E2EAC" w:rsidRPr="00AB1781">
        <w:t xml:space="preserve"> 33</w:t>
      </w:r>
      <w:r w:rsidR="000E2EA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E2EAC">
        <w:rPr>
          <w:noProof/>
        </w:rPr>
        <w:t>133</w:t>
      </w:r>
      <w:r w:rsidR="003A78C2">
        <w:fldChar w:fldCharType="end"/>
      </w:r>
    </w:p>
    <w:p w14:paraId="0F892524" w14:textId="00B68C9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E2EAC">
        <w:t>Psalm</w:t>
      </w:r>
      <w:r w:rsidR="000E2EAC" w:rsidRPr="00AB1781">
        <w:t xml:space="preserve"> 40</w:t>
      </w:r>
      <w:r w:rsidR="000E2EA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E2EAC">
        <w:rPr>
          <w:noProof/>
        </w:rPr>
        <w:t>147</w:t>
      </w:r>
      <w:r w:rsidR="003A78C2">
        <w:fldChar w:fldCharType="end"/>
      </w:r>
    </w:p>
    <w:p w14:paraId="1B629A7D" w14:textId="282315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E2EAC">
        <w:rPr>
          <w:noProof/>
        </w:rPr>
        <w:t>150</w:t>
      </w:r>
      <w:r w:rsidR="003A78C2">
        <w:fldChar w:fldCharType="end"/>
      </w:r>
    </w:p>
    <w:p w14:paraId="30CD8108" w14:textId="25F0D382"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E2EAC">
        <w:t>Psalm</w:t>
      </w:r>
      <w:r w:rsidR="000E2EAC" w:rsidRPr="00AB1781">
        <w:t xml:space="preserve"> 44</w:t>
      </w:r>
      <w:r w:rsidR="000E2EA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E2EAC">
        <w:rPr>
          <w:noProof/>
        </w:rPr>
        <w:t>154</w:t>
      </w:r>
      <w:r w:rsidR="003A78C2">
        <w:fldChar w:fldCharType="end"/>
      </w:r>
    </w:p>
    <w:p w14:paraId="56DBDEA8" w14:textId="31B90DF8"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E2EAC">
        <w:t>Psalm</w:t>
      </w:r>
      <w:r w:rsidR="000E2EAC" w:rsidRPr="00AB1781">
        <w:t xml:space="preserve"> 45</w:t>
      </w:r>
      <w:r w:rsidR="000E2EA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E2EAC">
        <w:rPr>
          <w:noProof/>
        </w:rPr>
        <w:t>155</w:t>
      </w:r>
      <w:r w:rsidR="003A78C2">
        <w:fldChar w:fldCharType="end"/>
      </w:r>
    </w:p>
    <w:p w14:paraId="4BF9A933" w14:textId="4AEF343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E2EAC">
        <w:t>Psalm</w:t>
      </w:r>
      <w:r w:rsidR="000E2EAC" w:rsidRPr="00AB1781">
        <w:t xml:space="preserve"> 46</w:t>
      </w:r>
      <w:r w:rsidR="000E2EA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E2EAC">
        <w:rPr>
          <w:noProof/>
        </w:rPr>
        <w:t>157</w:t>
      </w:r>
      <w:r w:rsidR="003A78C2">
        <w:fldChar w:fldCharType="end"/>
      </w:r>
    </w:p>
    <w:p w14:paraId="43DCDF05" w14:textId="77777777" w:rsidR="00075EAD" w:rsidRDefault="00F14AA6" w:rsidP="00075EAD">
      <w:pPr>
        <w:pStyle w:val="Heading5"/>
      </w:pPr>
      <w:bookmarkStart w:id="193" w:name="_Ref435800080"/>
      <w:r>
        <w:lastRenderedPageBreak/>
        <w:t>The Gospel from Saint John</w:t>
      </w:r>
      <w:r w:rsidR="009407CD">
        <w:t xml:space="preserve"> 14:26—</w:t>
      </w:r>
      <w:r w:rsidR="00075EAD">
        <w:t>15:3</w:t>
      </w:r>
      <w:bookmarkEnd w:id="1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6458BCC6"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5CC92218"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21E57ABD" w14:textId="77777777" w:rsidR="00495F1A" w:rsidRDefault="00495F1A" w:rsidP="00495F1A">
      <w:pPr>
        <w:pStyle w:val="Heading2"/>
      </w:pPr>
      <w:bookmarkStart w:id="194" w:name="_Toc410196191"/>
      <w:bookmarkStart w:id="195" w:name="_Toc410196433"/>
      <w:bookmarkStart w:id="196" w:name="_Toc410196935"/>
      <w:bookmarkStart w:id="197" w:name="_Toc485884424"/>
      <w:r>
        <w:lastRenderedPageBreak/>
        <w:t>Noon (The Sixth Hour)</w:t>
      </w:r>
      <w:bookmarkEnd w:id="194"/>
      <w:bookmarkEnd w:id="195"/>
      <w:bookmarkEnd w:id="196"/>
      <w:bookmarkEnd w:id="197"/>
    </w:p>
    <w:p w14:paraId="7BA25D87" w14:textId="77777777" w:rsidR="00495F1A" w:rsidRDefault="00495F1A" w:rsidP="00495F1A">
      <w:pPr>
        <w:pStyle w:val="Heading3"/>
      </w:pPr>
      <w:bookmarkStart w:id="198" w:name="_Toc410196192"/>
      <w:bookmarkStart w:id="199" w:name="_Toc410196434"/>
      <w:bookmarkStart w:id="200" w:name="_Toc410196936"/>
      <w:bookmarkStart w:id="201" w:name="_Ref435434365"/>
      <w:bookmarkStart w:id="202" w:name="_Ref435434371"/>
      <w:r>
        <w:t>The Psalms of the Sixth Hour</w:t>
      </w:r>
      <w:bookmarkEnd w:id="198"/>
      <w:bookmarkEnd w:id="199"/>
      <w:bookmarkEnd w:id="200"/>
      <w:bookmarkEnd w:id="201"/>
      <w:bookmarkEnd w:id="2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1CD8143"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B899AA0" w14:textId="4A9DD92E"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8FDBE9E" w14:textId="5561AC49"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3" w:name="_Ref434576249"/>
      <w:r>
        <w:rPr>
          <w:lang w:val="en-GB"/>
        </w:rPr>
        <w:t>The Psalms</w:t>
      </w:r>
      <w:r w:rsidR="00F14AA6">
        <w:rPr>
          <w:lang w:val="en-GB"/>
        </w:rPr>
        <w:t xml:space="preserve"> of Noon (The Sixth Hour)</w:t>
      </w:r>
      <w:bookmarkEnd w:id="203"/>
    </w:p>
    <w:p w14:paraId="4B6FC1A8" w14:textId="0E42D5CD"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E2EAC">
        <w:t>Psalm</w:t>
      </w:r>
      <w:r w:rsidR="000E2EAC" w:rsidRPr="00AB1781">
        <w:t xml:space="preserve"> 53</w:t>
      </w:r>
      <w:r w:rsidR="000E2EA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E2EAC">
        <w:rPr>
          <w:noProof/>
        </w:rPr>
        <w:t>166</w:t>
      </w:r>
      <w:r w:rsidR="003A78C2">
        <w:fldChar w:fldCharType="end"/>
      </w:r>
    </w:p>
    <w:p w14:paraId="196531E2" w14:textId="27386240"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E2EAC">
        <w:rPr>
          <w:noProof/>
        </w:rPr>
        <w:t>171</w:t>
      </w:r>
      <w:r w:rsidR="003A78C2">
        <w:fldChar w:fldCharType="end"/>
      </w:r>
    </w:p>
    <w:p w14:paraId="5A377B80" w14:textId="0DFA8FE0"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E2EAC">
        <w:t>Psalm</w:t>
      </w:r>
      <w:r w:rsidR="000E2EAC" w:rsidRPr="00AB1781">
        <w:t xml:space="preserve"> 60</w:t>
      </w:r>
      <w:r w:rsidR="000E2EA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E2EAC">
        <w:rPr>
          <w:noProof/>
        </w:rPr>
        <w:t>176</w:t>
      </w:r>
      <w:r w:rsidR="003A78C2">
        <w:fldChar w:fldCharType="end"/>
      </w:r>
    </w:p>
    <w:p w14:paraId="1D89B385" w14:textId="54AEF4B3"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E2EAC">
        <w:rPr>
          <w:noProof/>
        </w:rPr>
        <w:t>178</w:t>
      </w:r>
      <w:r w:rsidR="003A78C2">
        <w:fldChar w:fldCharType="end"/>
      </w:r>
    </w:p>
    <w:p w14:paraId="46B8BCDF" w14:textId="742C47A2"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E2EAC">
        <w:rPr>
          <w:noProof/>
        </w:rPr>
        <w:t>184</w:t>
      </w:r>
      <w:r w:rsidR="003A78C2">
        <w:fldChar w:fldCharType="end"/>
      </w:r>
    </w:p>
    <w:p w14:paraId="3832A2C2" w14:textId="0F69A876" w:rsidR="00075EAD" w:rsidRDefault="008B0324" w:rsidP="00075EAD">
      <w:pPr>
        <w:pStyle w:val="EngHang"/>
        <w:tabs>
          <w:tab w:val="left" w:leader="dot" w:pos="8280"/>
        </w:tabs>
      </w:pP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rsidR="00075EAD">
        <w:tab/>
      </w:r>
      <w:r>
        <w:fldChar w:fldCharType="begin"/>
      </w:r>
      <w:r>
        <w:instrText xml:space="preserve"> PAGEREF _Ref412026055 \h </w:instrText>
      </w:r>
      <w:r>
        <w:fldChar w:fldCharType="separate"/>
      </w:r>
      <w:r w:rsidR="000E2EAC">
        <w:rPr>
          <w:noProof/>
        </w:rPr>
        <w:t>191</w:t>
      </w:r>
      <w:r>
        <w:fldChar w:fldCharType="end"/>
      </w:r>
    </w:p>
    <w:p w14:paraId="099ACDF6" w14:textId="5EB9229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E2EAC">
        <w:t>Psalm</w:t>
      </w:r>
      <w:r w:rsidR="000E2EAC" w:rsidRPr="00AB1781">
        <w:t xml:space="preserve"> 83</w:t>
      </w:r>
      <w:r w:rsidR="000E2EA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E2EAC">
        <w:rPr>
          <w:noProof/>
        </w:rPr>
        <w:t>217</w:t>
      </w:r>
      <w:r w:rsidR="003A78C2">
        <w:fldChar w:fldCharType="end"/>
      </w:r>
    </w:p>
    <w:p w14:paraId="12DC15E9" w14:textId="734A231B"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E2EAC">
        <w:t>Psalm</w:t>
      </w:r>
      <w:r w:rsidR="000E2EAC" w:rsidRPr="00AB1781">
        <w:t xml:space="preserve"> 84</w:t>
      </w:r>
      <w:r w:rsidR="000E2EA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E2EAC">
        <w:rPr>
          <w:noProof/>
        </w:rPr>
        <w:t>218</w:t>
      </w:r>
      <w:r w:rsidR="003A78C2">
        <w:fldChar w:fldCharType="end"/>
      </w:r>
    </w:p>
    <w:p w14:paraId="20414052" w14:textId="1423152F"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E2EAC">
        <w:rPr>
          <w:noProof/>
        </w:rPr>
        <w:t>219</w:t>
      </w:r>
      <w:r w:rsidR="003A78C2">
        <w:fldChar w:fldCharType="end"/>
      </w:r>
    </w:p>
    <w:p w14:paraId="024D57DE" w14:textId="63EBAFDA"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E2EAC">
        <w:t>Psalm</w:t>
      </w:r>
      <w:r w:rsidR="000E2EAC" w:rsidRPr="00AB1781">
        <w:t xml:space="preserve"> 86</w:t>
      </w:r>
      <w:r w:rsidR="000E2EA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E2EAC">
        <w:rPr>
          <w:noProof/>
        </w:rPr>
        <w:t>221</w:t>
      </w:r>
      <w:r w:rsidR="003A78C2">
        <w:fldChar w:fldCharType="end"/>
      </w:r>
    </w:p>
    <w:p w14:paraId="6C309D76" w14:textId="2D493989"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E2EAC">
        <w:rPr>
          <w:noProof/>
        </w:rPr>
        <w:t>230</w:t>
      </w:r>
      <w:r w:rsidR="003A78C2">
        <w:fldChar w:fldCharType="end"/>
      </w:r>
    </w:p>
    <w:p w14:paraId="2015B274" w14:textId="200DA7F0"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E2EAC">
        <w:t>Psalm</w:t>
      </w:r>
      <w:r w:rsidR="000E2EAC" w:rsidRPr="00AB1781">
        <w:t xml:space="preserve"> 92</w:t>
      </w:r>
      <w:r w:rsidR="000E2EA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E2EAC">
        <w:rPr>
          <w:noProof/>
        </w:rPr>
        <w:t>233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0DA00619"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4"/>
      <w:r>
        <w:t>L</w:t>
      </w:r>
      <w:r w:rsidR="00513E2D">
        <w:t>ife-</w:t>
      </w:r>
      <w:r>
        <w:t>Giver</w:t>
      </w:r>
      <w:r w:rsidR="00075EAD">
        <w:t>,</w:t>
      </w:r>
      <w:commentRangeEnd w:id="204"/>
      <w:r>
        <w:rPr>
          <w:rStyle w:val="CommentReference"/>
          <w:lang w:val="en-CA"/>
        </w:rPr>
        <w:commentReference w:id="204"/>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308511DB"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858844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2C818C2F"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04BF2C4A" w14:textId="18B760A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3512D80B" w14:textId="5B0F4A7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2FC8D7CF"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E2EAC">
        <w:t>Psalm</w:t>
      </w:r>
      <w:r w:rsidR="000E2EAC" w:rsidRPr="00AB1781">
        <w:t xml:space="preserve"> 95</w:t>
      </w:r>
      <w:r w:rsidR="000E2EA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E2EAC">
        <w:rPr>
          <w:noProof/>
        </w:rPr>
        <w:t>237</w:t>
      </w:r>
      <w:r w:rsidR="003A78C2">
        <w:fldChar w:fldCharType="end"/>
      </w:r>
    </w:p>
    <w:p w14:paraId="70C04BAE" w14:textId="3BD83C8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E2EAC">
        <w:rPr>
          <w:noProof/>
        </w:rPr>
        <w:t>238</w:t>
      </w:r>
      <w:r w:rsidR="003A78C2">
        <w:fldChar w:fldCharType="end"/>
      </w:r>
    </w:p>
    <w:p w14:paraId="1C2440CF" w14:textId="41B6C97D"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E2EAC">
        <w:t>Psalm</w:t>
      </w:r>
      <w:r w:rsidR="000E2EAC" w:rsidRPr="00AB1781">
        <w:t xml:space="preserve"> 97</w:t>
      </w:r>
      <w:r w:rsidR="000E2EA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E2EAC">
        <w:rPr>
          <w:noProof/>
        </w:rPr>
        <w:t>240</w:t>
      </w:r>
      <w:r w:rsidR="003A78C2">
        <w:fldChar w:fldCharType="end"/>
      </w:r>
    </w:p>
    <w:p w14:paraId="35D6FC92" w14:textId="06607158"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E2EAC">
        <w:t>Psalm</w:t>
      </w:r>
      <w:r w:rsidR="000E2EAC" w:rsidRPr="00AB1781">
        <w:t xml:space="preserve"> 98</w:t>
      </w:r>
      <w:r w:rsidR="000E2EA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E2EAC">
        <w:rPr>
          <w:noProof/>
        </w:rPr>
        <w:t>241</w:t>
      </w:r>
      <w:r w:rsidR="003A78C2">
        <w:fldChar w:fldCharType="end"/>
      </w:r>
    </w:p>
    <w:p w14:paraId="13A44FCC" w14:textId="6E9C11E0"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E2EAC">
        <w:t>Psalm</w:t>
      </w:r>
      <w:r w:rsidR="000E2EAC" w:rsidRPr="00AB1781">
        <w:t xml:space="preserve"> 99</w:t>
      </w:r>
      <w:r w:rsidR="000E2EA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E2EAC">
        <w:rPr>
          <w:noProof/>
        </w:rPr>
        <w:t>242</w:t>
      </w:r>
      <w:r w:rsidR="003A78C2">
        <w:fldChar w:fldCharType="end"/>
      </w:r>
    </w:p>
    <w:p w14:paraId="21960806" w14:textId="1557072A"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E2EAC">
        <w:t>Psalm</w:t>
      </w:r>
      <w:r w:rsidR="000E2EAC" w:rsidRPr="00AB1781">
        <w:t xml:space="preserve"> 100</w:t>
      </w:r>
      <w:r w:rsidR="000E2EA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E2EAC">
        <w:rPr>
          <w:noProof/>
        </w:rPr>
        <w:t>242</w:t>
      </w:r>
      <w:r w:rsidR="003A78C2">
        <w:fldChar w:fldCharType="end"/>
      </w:r>
    </w:p>
    <w:p w14:paraId="13BE8987" w14:textId="294E6C5D"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E2EAC">
        <w:rPr>
          <w:noProof/>
        </w:rPr>
        <w:t>265</w:t>
      </w:r>
      <w:r w:rsidR="003A78C2">
        <w:fldChar w:fldCharType="end"/>
      </w:r>
    </w:p>
    <w:commentRangeStart w:id="215"/>
    <w:p w14:paraId="0FAEAE21" w14:textId="073DBEC5"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E2EAC">
        <w:t>Psalm</w:t>
      </w:r>
      <w:r w:rsidR="000E2EAC" w:rsidRPr="00AB1781">
        <w:t xml:space="preserve"> 110</w:t>
      </w:r>
      <w:r w:rsidR="000E2EAC">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0E2EAC">
        <w:rPr>
          <w:noProof/>
        </w:rPr>
        <w:t>266</w:t>
      </w:r>
      <w:r>
        <w:fldChar w:fldCharType="end"/>
      </w:r>
    </w:p>
    <w:p w14:paraId="3B5AD04D" w14:textId="02C70BCD"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E2EAC">
        <w:t>Psalm</w:t>
      </w:r>
      <w:r w:rsidR="000E2EAC" w:rsidRPr="00AB1781">
        <w:t xml:space="preserve"> 111</w:t>
      </w:r>
      <w:r w:rsidR="000E2EA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E2EAC">
        <w:rPr>
          <w:noProof/>
        </w:rPr>
        <w:t>268</w:t>
      </w:r>
      <w:r w:rsidR="003A78C2">
        <w:fldChar w:fldCharType="end"/>
      </w:r>
    </w:p>
    <w:p w14:paraId="25F5E92C" w14:textId="1D3979FD"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E2EAC">
        <w:rPr>
          <w:noProof/>
        </w:rPr>
        <w:t>269</w:t>
      </w:r>
      <w:r w:rsidR="003A78C2">
        <w:fldChar w:fldCharType="end"/>
      </w:r>
    </w:p>
    <w:p w14:paraId="65FF1699" w14:textId="7B48DCA6"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E2EAC">
        <w:rPr>
          <w:noProof/>
        </w:rPr>
        <w:t>272</w:t>
      </w:r>
      <w:r w:rsidR="003A78C2">
        <w:fldChar w:fldCharType="end"/>
      </w:r>
    </w:p>
    <w:p w14:paraId="0612CEB7" w14:textId="23C7F5F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E2EAC">
        <w:rPr>
          <w:noProof/>
        </w:rPr>
        <w:t>273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656CFE87"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t>
      </w:r>
      <w:r>
        <w:lastRenderedPageBreak/>
        <w:t xml:space="preserve">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FFE8B53"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858844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2954"/>
        <w:gridCol w:w="2946"/>
        <w:gridCol w:w="2946"/>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32ABEBA0" w:rsidR="00CB700D" w:rsidRDefault="00D44900" w:rsidP="00336170">
            <w:r>
              <w:fldChar w:fldCharType="begin"/>
            </w:r>
            <w:r>
              <w:instrText xml:space="preserve"> REF _Ref439535283 \h </w:instrText>
            </w:r>
            <w:r>
              <w:fldChar w:fldCharType="separate"/>
            </w:r>
            <w:r w:rsidR="000E2EAC">
              <w:t>Kathisma 1</w:t>
            </w:r>
            <w:r>
              <w:fldChar w:fldCharType="end"/>
            </w:r>
          </w:p>
        </w:tc>
        <w:tc>
          <w:tcPr>
            <w:tcW w:w="3024" w:type="dxa"/>
          </w:tcPr>
          <w:p w14:paraId="3E7DF9CE" w14:textId="5F4B5287"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E2EAC" w:rsidRPr="00AB1781">
              <w:t>K</w:t>
            </w:r>
            <w:r w:rsidR="000E2EA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E2EA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116CC8DC"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E2EA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E2EAC" w:rsidRPr="00AB1781">
              <w:t>K</w:t>
            </w:r>
            <w:r w:rsidR="000E2EA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0ED9449E" w:rsidR="00CB700D" w:rsidRDefault="00CB700D" w:rsidP="0044639B">
            <w:r>
              <w:fldChar w:fldCharType="begin"/>
            </w:r>
            <w:r>
              <w:instrText xml:space="preserve"> REF _Ref435438548 \h </w:instrText>
            </w:r>
            <w:r w:rsidR="00336170">
              <w:instrText xml:space="preserve"> \* MERGEFORMAT </w:instrText>
            </w:r>
            <w:r>
              <w:fldChar w:fldCharType="separate"/>
            </w:r>
            <w:r w:rsidR="000E2EAC" w:rsidRPr="00AB1781">
              <w:t>K</w:t>
            </w:r>
            <w:r w:rsidR="000E2EAC">
              <w:t>athisma 6</w:t>
            </w:r>
            <w:r>
              <w:fldChar w:fldCharType="end"/>
            </w:r>
          </w:p>
        </w:tc>
        <w:tc>
          <w:tcPr>
            <w:tcW w:w="3024" w:type="dxa"/>
          </w:tcPr>
          <w:p w14:paraId="082B149A" w14:textId="645531CD"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E2EA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E2EAC" w:rsidRPr="00AB1781">
              <w:t>K</w:t>
            </w:r>
            <w:r w:rsidR="000E2EA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7078749F" w:rsidR="00CB700D" w:rsidRDefault="00CB700D" w:rsidP="0044639B">
            <w:r>
              <w:fldChar w:fldCharType="begin"/>
            </w:r>
            <w:r>
              <w:instrText xml:space="preserve"> REF _Ref435438574 \h </w:instrText>
            </w:r>
            <w:r w:rsidR="00336170">
              <w:instrText xml:space="preserve"> \* MERGEFORMAT </w:instrText>
            </w:r>
            <w:r>
              <w:fldChar w:fldCharType="separate"/>
            </w:r>
            <w:r w:rsidR="000E2EAC" w:rsidRPr="00AB1781">
              <w:t>K</w:t>
            </w:r>
            <w:r w:rsidR="000E2EAC">
              <w:t>athisma 9</w:t>
            </w:r>
            <w:r>
              <w:fldChar w:fldCharType="end"/>
            </w:r>
          </w:p>
        </w:tc>
        <w:tc>
          <w:tcPr>
            <w:tcW w:w="3024" w:type="dxa"/>
          </w:tcPr>
          <w:p w14:paraId="223BE2C2" w14:textId="257A22BE"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F680F40"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E2EAC">
              <w:t>Kathisma 12</w:t>
            </w:r>
            <w:r w:rsidRPr="00926985">
              <w:fldChar w:fldCharType="end"/>
            </w:r>
          </w:p>
        </w:tc>
        <w:tc>
          <w:tcPr>
            <w:tcW w:w="3024" w:type="dxa"/>
          </w:tcPr>
          <w:p w14:paraId="353A9FDD" w14:textId="149B57FF"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4338558E" w:rsidR="00CB700D" w:rsidRDefault="00CB700D" w:rsidP="0044639B">
            <w:r>
              <w:fldChar w:fldCharType="begin"/>
            </w:r>
            <w:r>
              <w:instrText xml:space="preserve"> REF _Ref435438622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5</w:t>
            </w:r>
            <w:r>
              <w:fldChar w:fldCharType="end"/>
            </w:r>
          </w:p>
        </w:tc>
        <w:tc>
          <w:tcPr>
            <w:tcW w:w="3024" w:type="dxa"/>
          </w:tcPr>
          <w:p w14:paraId="6DD26E94" w14:textId="515A0DCE"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E2EA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57CC2694" w:rsidR="00CB700D" w:rsidRDefault="00D016DC" w:rsidP="0044639B">
            <w:r>
              <w:fldChar w:fldCharType="begin"/>
            </w:r>
            <w:r>
              <w:instrText xml:space="preserve"> REF _Ref435990063 \h </w:instrText>
            </w:r>
            <w:r w:rsidR="00336170">
              <w:instrText xml:space="preserve"> \* MERGEFORMAT </w:instrText>
            </w:r>
            <w:r>
              <w:fldChar w:fldCharType="separate"/>
            </w:r>
            <w:r w:rsidR="000E2EAC">
              <w:t>Kathisma 18</w:t>
            </w:r>
            <w:r>
              <w:fldChar w:fldCharType="end"/>
            </w:r>
          </w:p>
        </w:tc>
        <w:tc>
          <w:tcPr>
            <w:tcW w:w="3024" w:type="dxa"/>
          </w:tcPr>
          <w:p w14:paraId="0F5729C0" w14:textId="3B5B550C"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E2EAC" w:rsidRPr="00AB1781">
              <w:t>K</w:t>
            </w:r>
            <w:r w:rsidR="000E2EA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2954"/>
        <w:gridCol w:w="2946"/>
        <w:gridCol w:w="2946"/>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ABBE9C6" w:rsidR="000B1D6D" w:rsidRDefault="00D44900" w:rsidP="00AB3348">
            <w:r>
              <w:fldChar w:fldCharType="begin"/>
            </w:r>
            <w:r>
              <w:instrText xml:space="preserve"> REF _Ref439535283 \h </w:instrText>
            </w:r>
            <w:r>
              <w:fldChar w:fldCharType="separate"/>
            </w:r>
            <w:r w:rsidR="000E2EAC">
              <w:t>Kathisma 1</w:t>
            </w:r>
            <w:r>
              <w:fldChar w:fldCharType="end"/>
            </w:r>
          </w:p>
        </w:tc>
        <w:tc>
          <w:tcPr>
            <w:tcW w:w="3024" w:type="dxa"/>
          </w:tcPr>
          <w:p w14:paraId="1C0C5D94" w14:textId="4381AD05"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E2EAC" w:rsidRPr="00AB1781">
              <w:t>K</w:t>
            </w:r>
            <w:r w:rsidR="000E2EA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2D291059"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E2EA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E2EAC" w:rsidRPr="00AB1781">
              <w:t>K</w:t>
            </w:r>
            <w:r w:rsidR="000E2EA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E2EAC" w:rsidRPr="00AB1781">
              <w:t>K</w:t>
            </w:r>
            <w:r w:rsidR="000E2EA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D9E6EF"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E6A0F7" w14:textId="08580895"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E2EA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E2EAC" w:rsidRPr="00AB1781">
              <w:t>K</w:t>
            </w:r>
            <w:r w:rsidR="000E2EA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E2EAC" w:rsidRPr="00AB1781">
              <w:t>K</w:t>
            </w:r>
            <w:r w:rsidR="000E2EA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9196BC9"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EAD97E5" w14:textId="064C201C"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E2EA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435CBD69"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C76F95" w14:textId="10574A6B"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E2EAC" w:rsidRPr="00AB1781">
              <w:t>K</w:t>
            </w:r>
            <w:r w:rsidR="000E2EAC">
              <w:t>athisma</w:t>
            </w:r>
            <w:r w:rsidR="000E2EAC" w:rsidRPr="00AB1781">
              <w:t xml:space="preserve"> 1</w:t>
            </w:r>
            <w:r w:rsidR="000E2EA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2D880696"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23EDA40F" w14:textId="10C82F86"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E2EA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3F415F83" w:rsidR="000B1D6D" w:rsidRDefault="000B1D6D"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484B885" w14:textId="4E5E0980" w:rsidR="000B1D6D" w:rsidRDefault="000B1D6D" w:rsidP="00336170">
            <w:r>
              <w:fldChar w:fldCharType="begin"/>
            </w:r>
            <w:r>
              <w:instrText xml:space="preserve"> REF _Ref435438658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E2EAC" w:rsidRPr="00AB1781">
              <w:t>K</w:t>
            </w:r>
            <w:r w:rsidR="000E2EA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0" w:name="_Ref436249665"/>
      <w:bookmarkStart w:id="221" w:name="_Ref435989970"/>
      <w:r w:rsidR="002F2287">
        <w:br w:type="page"/>
      </w:r>
      <w:bookmarkEnd w:id="220"/>
    </w:p>
    <w:p w14:paraId="2F3CFB28" w14:textId="23DA9205" w:rsidR="00D44900" w:rsidRDefault="00D44900" w:rsidP="00D44900">
      <w:pPr>
        <w:pStyle w:val="Heading2"/>
      </w:pPr>
      <w:bookmarkStart w:id="222" w:name="_Toc485884427"/>
      <w:r>
        <w:lastRenderedPageBreak/>
        <w:t>The Psalms</w:t>
      </w:r>
      <w:bookmarkEnd w:id="222"/>
    </w:p>
    <w:p w14:paraId="18501A03" w14:textId="77777777" w:rsidR="00704CAA" w:rsidRDefault="00704CAA" w:rsidP="00704CAA">
      <w:pPr>
        <w:pStyle w:val="Heading3"/>
      </w:pPr>
      <w:bookmarkStart w:id="223" w:name="_Ref439535283"/>
      <w:bookmarkStart w:id="224" w:name="_Toc473283599"/>
      <w:bookmarkStart w:id="225" w:name="_Toc410196196"/>
      <w:bookmarkStart w:id="226" w:name="_Toc410196438"/>
      <w:bookmarkStart w:id="227" w:name="_Toc410196940"/>
      <w:bookmarkEnd w:id="221"/>
      <w:r>
        <w:t>Kathisma 1</w:t>
      </w:r>
      <w:bookmarkEnd w:id="223"/>
      <w:bookmarkEnd w:id="224"/>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8" w:name="_Ref412098127"/>
      <w:r>
        <w:t>Psalm 1: “Blessed is the man”</w:t>
      </w:r>
      <w:bookmarkEnd w:id="228"/>
    </w:p>
    <w:p w14:paraId="51673E6B" w14:textId="51296517" w:rsidR="00704CAA" w:rsidRDefault="00704CAA" w:rsidP="00704CAA">
      <w:pPr>
        <w:jc w:val="center"/>
        <w:rPr>
          <w:b/>
        </w:rPr>
      </w:pPr>
      <w:r w:rsidRPr="00E54261">
        <w:rPr>
          <w:b/>
        </w:rPr>
        <w:t>The Two Ways: Tree or Dust</w:t>
      </w:r>
    </w:p>
    <w:p w14:paraId="3C17FBB2" w14:textId="52EFDE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2BB2AC84" w:rsidR="00704CAA" w:rsidRDefault="00704CAA" w:rsidP="00704CAA">
      <w:pPr>
        <w:pStyle w:val="Rubric"/>
      </w:pPr>
      <w:r>
        <w:t xml:space="preserve">Alleluia. </w:t>
      </w:r>
    </w:p>
    <w:p w14:paraId="00911F12" w14:textId="4940DD40" w:rsidR="00AD40FB" w:rsidRPr="00980D99"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continues with </w:t>
      </w:r>
      <w:r>
        <w:fldChar w:fldCharType="begin"/>
      </w:r>
      <w:r>
        <w:instrText xml:space="preserve"> REF _Ref412098168 \h </w:instrText>
      </w:r>
      <w:r>
        <w:fldChar w:fldCharType="separate"/>
      </w:r>
      <w:r w:rsidR="000E2EAC">
        <w:t>Psalm</w:t>
      </w:r>
      <w:r w:rsidR="000E2EAC" w:rsidRPr="00AB1781">
        <w:t xml:space="preserve"> 2</w:t>
      </w:r>
      <w:r w:rsidR="000E2EAC">
        <w:t>: “Why do the nations rage”</w:t>
      </w:r>
      <w:r>
        <w:fldChar w:fldCharType="end"/>
      </w:r>
      <w:r>
        <w:t>.</w:t>
      </w:r>
    </w:p>
    <w:p w14:paraId="3BC9B765" w14:textId="77777777" w:rsidR="00704CAA" w:rsidRPr="009C1C97" w:rsidRDefault="00704CAA" w:rsidP="00704CAA">
      <w:pPr>
        <w:pStyle w:val="Heading4"/>
      </w:pPr>
      <w:bookmarkStart w:id="229" w:name="_Ref412098168"/>
      <w:r>
        <w:lastRenderedPageBreak/>
        <w:t>Psalm</w:t>
      </w:r>
      <w:r w:rsidRPr="00AB1781">
        <w:t xml:space="preserve"> 2</w:t>
      </w:r>
      <w:r>
        <w:t>: “Why do the nations rage”</w:t>
      </w:r>
      <w:bookmarkEnd w:id="229"/>
    </w:p>
    <w:p w14:paraId="448D7F66" w14:textId="464E3B31" w:rsidR="00704CAA" w:rsidRDefault="00704CAA" w:rsidP="00704CAA">
      <w:pPr>
        <w:jc w:val="center"/>
        <w:rPr>
          <w:b/>
        </w:rPr>
      </w:pPr>
      <w:r w:rsidRPr="007A1A59">
        <w:rPr>
          <w:b/>
        </w:rPr>
        <w:t>The Messianic Drama: Warnings to Rulers and Nations</w:t>
      </w:r>
    </w:p>
    <w:p w14:paraId="4241AB21" w14:textId="7F5ABA82"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lastRenderedPageBreak/>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0BA6268D" w14:textId="77777777" w:rsidR="00AD40FB" w:rsidRDefault="00704CAA" w:rsidP="00704CAA">
      <w:pPr>
        <w:pStyle w:val="Rubric"/>
      </w:pPr>
      <w:r>
        <w:t>Alleluia.</w:t>
      </w:r>
    </w:p>
    <w:p w14:paraId="4EF94C2F" w14:textId="2AA53AD0" w:rsidR="00704CAA"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contune with </w:t>
      </w:r>
      <w:r>
        <w:fldChar w:fldCharType="begin"/>
      </w:r>
      <w:r>
        <w:instrText xml:space="preserve"> REF _Ref412026989 \h </w:instrText>
      </w:r>
      <w:r>
        <w:fldChar w:fldCharType="separate"/>
      </w:r>
      <w:r w:rsidR="000E2EAC">
        <w:t>Psalm</w:t>
      </w:r>
      <w:r w:rsidR="000E2EAC" w:rsidRPr="00AB1781">
        <w:t xml:space="preserve"> 3</w:t>
      </w:r>
      <w:r w:rsidR="000E2EAC">
        <w:t>: “Lord, why have those that afflict me increased”</w:t>
      </w:r>
      <w:r>
        <w:fldChar w:fldCharType="end"/>
      </w:r>
      <w:r>
        <w:t>.</w:t>
      </w:r>
      <w:r w:rsidR="00704CAA">
        <w:t xml:space="preserve">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30" w:name="_Ref412026989"/>
      <w:bookmarkStart w:id="231" w:name="_Ref448061339"/>
      <w:r>
        <w:t>Psalm</w:t>
      </w:r>
      <w:r w:rsidRPr="00AB1781">
        <w:t xml:space="preserve"> 3</w:t>
      </w:r>
      <w:r>
        <w:t>: “Lord, why have those that afflict me increased”</w:t>
      </w:r>
      <w:bookmarkEnd w:id="230"/>
      <w:bookmarkEnd w:id="231"/>
    </w:p>
    <w:p w14:paraId="5E4DFC25" w14:textId="05E7BF43" w:rsidR="00704CAA" w:rsidRDefault="00704CAA" w:rsidP="00704CAA">
      <w:pPr>
        <w:jc w:val="center"/>
        <w:rPr>
          <w:b/>
        </w:rPr>
      </w:pPr>
      <w:r w:rsidRPr="007A1A59">
        <w:rPr>
          <w:b/>
        </w:rPr>
        <w:t>A Morning Prayer for Protection and Salvation</w:t>
      </w:r>
    </w:p>
    <w:p w14:paraId="26A11C3F" w14:textId="1BB00270"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5945431" w14:textId="248ACD8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lastRenderedPageBreak/>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240D5404" w:rsidR="00704CAA" w:rsidRDefault="00704CAA" w:rsidP="00704CAA">
      <w:pPr>
        <w:pStyle w:val="Rubric"/>
      </w:pPr>
      <w:r>
        <w:t>Glory…</w:t>
      </w:r>
    </w:p>
    <w:p w14:paraId="2E5CD9B2" w14:textId="0D3C4C5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contine with </w:t>
      </w:r>
      <w:r>
        <w:fldChar w:fldCharType="begin"/>
      </w:r>
      <w:r>
        <w:instrText xml:space="preserve"> REF _Ref412025808 \h </w:instrText>
      </w:r>
      <w:r>
        <w:fldChar w:fldCharType="separate"/>
      </w:r>
      <w:r w:rsidR="000E2EAC">
        <w:t>Psalm</w:t>
      </w:r>
      <w:r w:rsidR="000E2EAC" w:rsidRPr="00AB1781">
        <w:t xml:space="preserve"> 4</w:t>
      </w:r>
      <w:r w:rsidR="000E2EAC">
        <w:t>: “You heard me when I called”</w:t>
      </w:r>
      <w:r>
        <w:fldChar w:fldCharType="end"/>
      </w:r>
      <w:r>
        <w:t>.</w:t>
      </w:r>
    </w:p>
    <w:p w14:paraId="2117383A" w14:textId="0BD0B45A" w:rsidR="0008188E" w:rsidRPr="00AB1781"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606B242B" w14:textId="77777777" w:rsidR="00704CAA" w:rsidRPr="009C1C97" w:rsidRDefault="00704CAA" w:rsidP="00704CAA">
      <w:pPr>
        <w:pStyle w:val="Heading4"/>
      </w:pPr>
      <w:bookmarkStart w:id="232" w:name="_Ref412025808"/>
      <w:r>
        <w:t>Psalm</w:t>
      </w:r>
      <w:r w:rsidRPr="00AB1781">
        <w:t xml:space="preserve"> 4</w:t>
      </w:r>
      <w:r>
        <w:t>: “You heard me when I called”</w:t>
      </w:r>
      <w:bookmarkEnd w:id="232"/>
    </w:p>
    <w:p w14:paraId="095764A2" w14:textId="77777777" w:rsidR="00704CAA" w:rsidRPr="007A1A59" w:rsidRDefault="00704CAA" w:rsidP="00704CAA">
      <w:pPr>
        <w:jc w:val="center"/>
        <w:rPr>
          <w:b/>
        </w:rPr>
      </w:pPr>
      <w:r w:rsidRPr="007A1A59">
        <w:rPr>
          <w:b/>
        </w:rPr>
        <w:t>An Evening Prayer of Trust in God</w:t>
      </w:r>
    </w:p>
    <w:p w14:paraId="78BC5A9D" w14:textId="31269E86" w:rsidR="00704CAA" w:rsidRDefault="00704CAA" w:rsidP="00704CAA">
      <w:pPr>
        <w:jc w:val="center"/>
        <w:rPr>
          <w:b/>
        </w:rPr>
      </w:pPr>
      <w:r w:rsidRPr="007A1A59">
        <w:rPr>
          <w:b/>
        </w:rPr>
        <w:t>The Sacrifice of Righteousness</w:t>
      </w:r>
    </w:p>
    <w:p w14:paraId="319C441C" w14:textId="4517A0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A6909F" w14:textId="471D23A5" w:rsidR="004942E9" w:rsidRPr="00AD40FB"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lastRenderedPageBreak/>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1105133C" w:rsidR="00704CAA" w:rsidRDefault="00704CAA" w:rsidP="00704CAA">
      <w:pPr>
        <w:pStyle w:val="Rubric"/>
      </w:pPr>
      <w:r>
        <w:t xml:space="preserve">Alleluia. </w:t>
      </w:r>
    </w:p>
    <w:p w14:paraId="0ABF92A8" w14:textId="0258B40B"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_Ref412098238 \h </w:instrText>
      </w:r>
      <w:r>
        <w:fldChar w:fldCharType="separate"/>
      </w:r>
      <w:r w:rsidR="000E2EAC">
        <w:t>Psalm</w:t>
      </w:r>
      <w:r w:rsidR="000E2EAC" w:rsidRPr="00AB1781">
        <w:t xml:space="preserve"> 5</w:t>
      </w:r>
      <w:r w:rsidR="000E2EAC">
        <w:t>: “Give ear to my words, O Lord”</w:t>
      </w:r>
      <w:r>
        <w:fldChar w:fldCharType="end"/>
      </w:r>
      <w:r>
        <w:t>.</w:t>
      </w:r>
    </w:p>
    <w:p w14:paraId="39E8462C" w14:textId="7C2E61BA" w:rsidR="004942E9" w:rsidRPr="009C1C97"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58A173DE" w14:textId="77777777" w:rsidR="00704CAA" w:rsidRPr="009C1C97" w:rsidRDefault="00704CAA" w:rsidP="00704CAA">
      <w:pPr>
        <w:pStyle w:val="Heading4"/>
      </w:pPr>
      <w:bookmarkStart w:id="233" w:name="_Ref412098238"/>
      <w:r>
        <w:t>Psalm</w:t>
      </w:r>
      <w:r w:rsidRPr="00AB1781">
        <w:t xml:space="preserve"> 5</w:t>
      </w:r>
      <w:r>
        <w:t>: “Give ear to my words, O Lord”</w:t>
      </w:r>
      <w:bookmarkEnd w:id="233"/>
    </w:p>
    <w:p w14:paraId="44E6F6A5" w14:textId="77777777" w:rsidR="00704CAA" w:rsidRPr="007A1A59" w:rsidRDefault="00704CAA" w:rsidP="00704CAA">
      <w:pPr>
        <w:jc w:val="center"/>
        <w:rPr>
          <w:b/>
        </w:rPr>
      </w:pPr>
      <w:r w:rsidRPr="007A1A59">
        <w:rPr>
          <w:b/>
        </w:rPr>
        <w:t>A Morning Prayer for Guidance</w:t>
      </w:r>
    </w:p>
    <w:p w14:paraId="6B910077" w14:textId="2DA682C7" w:rsidR="00704CAA" w:rsidRDefault="00704CAA" w:rsidP="00704CAA">
      <w:pPr>
        <w:jc w:val="center"/>
        <w:rPr>
          <w:b/>
        </w:rPr>
      </w:pPr>
      <w:r w:rsidRPr="007A1A59">
        <w:rPr>
          <w:b/>
        </w:rPr>
        <w:t>The Joy of Life Indwelt by God</w:t>
      </w:r>
    </w:p>
    <w:p w14:paraId="67F3D8A5" w14:textId="0C61CFCB"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lastRenderedPageBreak/>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3949D495" w:rsidR="00704CAA" w:rsidRDefault="00704CAA" w:rsidP="00704CAA">
      <w:pPr>
        <w:pStyle w:val="Rubric"/>
      </w:pPr>
      <w:r>
        <w:t>Alleluia.</w:t>
      </w:r>
    </w:p>
    <w:p w14:paraId="606D3AF5" w14:textId="377EB8A0" w:rsidR="00AD40FB" w:rsidRPr="009C1C9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w:t>
      </w:r>
    </w:p>
    <w:p w14:paraId="717D3849" w14:textId="77777777" w:rsidR="00704CAA" w:rsidRPr="009C1C97" w:rsidRDefault="00704CAA" w:rsidP="00704CAA">
      <w:pPr>
        <w:pStyle w:val="Heading4"/>
      </w:pPr>
      <w:bookmarkStart w:id="234" w:name="_Ref412025822"/>
      <w:r>
        <w:t>Psalm</w:t>
      </w:r>
      <w:r w:rsidRPr="00AB1781">
        <w:t xml:space="preserve"> 6</w:t>
      </w:r>
      <w:r>
        <w:t>: “O Lord, rebuke me, but not in Your anger”</w:t>
      </w:r>
      <w:bookmarkEnd w:id="234"/>
    </w:p>
    <w:p w14:paraId="6BE544F9" w14:textId="77777777" w:rsidR="00704CAA" w:rsidRPr="007A1A59" w:rsidRDefault="00704CAA" w:rsidP="00704CAA">
      <w:pPr>
        <w:jc w:val="center"/>
        <w:rPr>
          <w:b/>
        </w:rPr>
      </w:pPr>
      <w:r w:rsidRPr="007A1A59">
        <w:rPr>
          <w:b/>
        </w:rPr>
        <w:t>A Cry in Anguish of Body and Soul</w:t>
      </w:r>
    </w:p>
    <w:p w14:paraId="5593F96B" w14:textId="70E061F0" w:rsidR="00704CAA" w:rsidRDefault="00704CAA" w:rsidP="00704CAA">
      <w:pPr>
        <w:jc w:val="center"/>
        <w:rPr>
          <w:b/>
        </w:rPr>
      </w:pPr>
      <w:r w:rsidRPr="007A1A59">
        <w:rPr>
          <w:b/>
        </w:rPr>
        <w:t>Faith Receives the Answer to Prayer</w:t>
      </w:r>
    </w:p>
    <w:p w14:paraId="6B1A31EA" w14:textId="2F56B71D" w:rsidR="00AD40FB" w:rsidRDefault="00AD40FB" w:rsidP="00AD40FB">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p>
    <w:p w14:paraId="648AEC97" w14:textId="404DCFD2"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6A24CE9" w14:textId="65EA4D0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lastRenderedPageBreak/>
        <w:t xml:space="preserve">Alleluia. </w:t>
      </w:r>
    </w:p>
    <w:p w14:paraId="75BE1777" w14:textId="286F17A3" w:rsidR="00704CAA" w:rsidRDefault="00704CAA" w:rsidP="00704CAA">
      <w:pPr>
        <w:pStyle w:val="Rubric"/>
      </w:pPr>
      <w:r>
        <w:t>Glory…</w:t>
      </w:r>
    </w:p>
    <w:p w14:paraId="48EA84AF" w14:textId="30ECC64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_Ref412098295 \h </w:instrText>
      </w:r>
      <w:r>
        <w:fldChar w:fldCharType="separate"/>
      </w:r>
      <w:r w:rsidR="000E2EAC">
        <w:t>Psalm</w:t>
      </w:r>
      <w:r w:rsidR="000E2EAC" w:rsidRPr="00AB1781">
        <w:t xml:space="preserve"> 8</w:t>
      </w:r>
      <w:r w:rsidR="000E2EAC">
        <w:t>: “O Lord, our Lord, how wonderful is Your Name”</w:t>
      </w:r>
      <w:r>
        <w:fldChar w:fldCharType="end"/>
      </w:r>
      <w:r>
        <w:t xml:space="preserve">, page </w:t>
      </w:r>
      <w:r>
        <w:fldChar w:fldCharType="begin"/>
      </w:r>
      <w:r>
        <w:instrText xml:space="preserve"> PAGEREF _Ref412098295 \h </w:instrText>
      </w:r>
      <w:r>
        <w:fldChar w:fldCharType="separate"/>
      </w:r>
      <w:r w:rsidR="000E2EAC">
        <w:rPr>
          <w:noProof/>
        </w:rPr>
        <w:t>93</w:t>
      </w:r>
      <w:r>
        <w:fldChar w:fldCharType="end"/>
      </w:r>
      <w:r>
        <w:t>.</w:t>
      </w:r>
    </w:p>
    <w:p w14:paraId="0C0BE84C" w14:textId="466B8B85" w:rsidR="004942E9" w:rsidRPr="00AB178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 xml:space="preserve">, page </w:t>
      </w:r>
      <w:r>
        <w:fldChar w:fldCharType="begin"/>
      </w:r>
      <w:r>
        <w:instrText xml:space="preserve"> PAGEREF _Ref412025965 \h </w:instrText>
      </w:r>
      <w:r>
        <w:fldChar w:fldCharType="separate"/>
      </w:r>
      <w:r w:rsidR="000E2EAC">
        <w:rPr>
          <w:noProof/>
        </w:rPr>
        <w:t>99</w:t>
      </w:r>
      <w:r>
        <w:fldChar w:fldCharType="end"/>
      </w:r>
      <w:r>
        <w:t>.</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lastRenderedPageBreak/>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5" w:name="_Ref412098295"/>
      <w:r>
        <w:t>Psalm</w:t>
      </w:r>
      <w:r w:rsidRPr="00AB1781">
        <w:t xml:space="preserve"> 8</w:t>
      </w:r>
      <w:r>
        <w:t>: “O Lord, our Lord, how wonderful is Your Name”</w:t>
      </w:r>
      <w:bookmarkEnd w:id="235"/>
    </w:p>
    <w:p w14:paraId="12792F36" w14:textId="77777777" w:rsidR="00704CAA" w:rsidRPr="007A1A59" w:rsidRDefault="00704CAA" w:rsidP="00704CAA">
      <w:pPr>
        <w:jc w:val="center"/>
        <w:rPr>
          <w:b/>
        </w:rPr>
      </w:pPr>
      <w:r w:rsidRPr="007A1A59">
        <w:rPr>
          <w:b/>
        </w:rPr>
        <w:t>The Greatness of God and His Love for Men</w:t>
      </w:r>
    </w:p>
    <w:p w14:paraId="4E14DF84" w14:textId="3B12709E" w:rsidR="00704CAA" w:rsidRDefault="00704CAA" w:rsidP="00704CAA">
      <w:pPr>
        <w:jc w:val="center"/>
        <w:rPr>
          <w:b/>
        </w:rPr>
      </w:pPr>
      <w:r w:rsidRPr="007A1A59">
        <w:rPr>
          <w:b/>
        </w:rPr>
        <w:t>The Greatness of Man as God’s Plenipotentiary</w:t>
      </w:r>
    </w:p>
    <w:p w14:paraId="4D7720E9" w14:textId="681066A9"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6507E7C" w:rsidR="00704CAA" w:rsidRDefault="00704CAA" w:rsidP="00704CAA">
      <w:pPr>
        <w:pStyle w:val="Rubric"/>
      </w:pPr>
      <w:r>
        <w:t>Glory…</w:t>
      </w:r>
    </w:p>
    <w:p w14:paraId="09115961" w14:textId="3050D444"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_Ref412098310 \h </w:instrText>
      </w:r>
      <w:r>
        <w:fldChar w:fldCharType="separate"/>
      </w:r>
      <w:r w:rsidR="000E2EAC">
        <w:t>Psalm</w:t>
      </w:r>
      <w:r w:rsidR="000E2EAC" w:rsidRPr="00AB1781">
        <w:t xml:space="preserve"> 11</w:t>
      </w:r>
      <w:r w:rsidR="000E2EAC">
        <w:t>: “Save me, O Lord, for there is no saint left”</w:t>
      </w:r>
      <w:r>
        <w:fldChar w:fldCharType="end"/>
      </w:r>
      <w:r>
        <w:t xml:space="preserve">, page </w:t>
      </w:r>
      <w:r>
        <w:fldChar w:fldCharType="begin"/>
      </w:r>
      <w:r>
        <w:instrText xml:space="preserve"> PAGEREF _Ref412098310 \h </w:instrText>
      </w:r>
      <w:r>
        <w:fldChar w:fldCharType="separate"/>
      </w:r>
      <w:r w:rsidR="000E2EAC">
        <w:rPr>
          <w:noProof/>
        </w:rPr>
        <w:t>98</w:t>
      </w:r>
      <w:r>
        <w:fldChar w:fldCharType="end"/>
      </w:r>
      <w:r>
        <w:t>.</w:t>
      </w:r>
    </w:p>
    <w:p w14:paraId="77EFC755" w14:textId="77777777" w:rsidR="00704CAA" w:rsidRPr="00AB1781" w:rsidRDefault="00704CAA" w:rsidP="00704CAA">
      <w:pPr>
        <w:pStyle w:val="Heading3"/>
      </w:pPr>
      <w:bookmarkStart w:id="236" w:name="_Ref435438475"/>
      <w:bookmarkStart w:id="237" w:name="_Toc473283600"/>
      <w:r w:rsidRPr="00AB1781">
        <w:t>K</w:t>
      </w:r>
      <w:r>
        <w:t>athisma 2</w:t>
      </w:r>
      <w:bookmarkEnd w:id="236"/>
      <w:bookmarkEnd w:id="237"/>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lastRenderedPageBreak/>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lastRenderedPageBreak/>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lastRenderedPageBreak/>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8" w:name="_Ref412098310"/>
      <w:r>
        <w:t>Psalm</w:t>
      </w:r>
      <w:r w:rsidRPr="00AB1781">
        <w:t xml:space="preserve"> 11</w:t>
      </w:r>
      <w:r>
        <w:t>: “Save me, O Lord, for there is no saint left”</w:t>
      </w:r>
      <w:bookmarkEnd w:id="238"/>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1FC54713" w14:textId="1E77A6C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lastRenderedPageBreak/>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A747A2A" w14:textId="77777777" w:rsidR="00AD40FB" w:rsidRDefault="00704CAA" w:rsidP="00704CAA">
      <w:pPr>
        <w:pStyle w:val="Rubric"/>
      </w:pPr>
      <w:r>
        <w:t>Alleluia.</w:t>
      </w:r>
    </w:p>
    <w:p w14:paraId="12C53C08" w14:textId="5139876A" w:rsidR="00704CAA" w:rsidRPr="00435BD3"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w:t>
      </w:r>
    </w:p>
    <w:p w14:paraId="339CCA83" w14:textId="77777777" w:rsidR="00704CAA" w:rsidRPr="00435BD3" w:rsidRDefault="00704CAA" w:rsidP="00704CAA">
      <w:pPr>
        <w:pStyle w:val="Heading4"/>
      </w:pPr>
      <w:bookmarkStart w:id="239" w:name="_Ref412025965"/>
      <w:r>
        <w:t>Psalm</w:t>
      </w:r>
      <w:r w:rsidRPr="00AB1781">
        <w:t xml:space="preserve"> 12</w:t>
      </w:r>
      <w:r>
        <w:t>: “How long, O Lord, will You forget me”</w:t>
      </w:r>
      <w:bookmarkEnd w:id="239"/>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338F899E" w14:textId="6C7EA5EC"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68CD993" w14:textId="6EA8147C"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BFB8489" w14:textId="0A80B94E"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085C28CF" w14:textId="77777777" w:rsidR="00704CAA" w:rsidRPr="00AB1781" w:rsidRDefault="00704CAA" w:rsidP="00704CAA">
      <w:pPr>
        <w:pStyle w:val="Rubric"/>
      </w:pPr>
      <w:r w:rsidRPr="00AB1781">
        <w:lastRenderedPageBreak/>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30E158AE" w14:textId="77777777" w:rsidR="00AD40FB" w:rsidRDefault="00704CAA" w:rsidP="00704CAA">
      <w:pPr>
        <w:pStyle w:val="Rubric"/>
      </w:pPr>
      <w:r>
        <w:t>Alleluia.</w:t>
      </w:r>
    </w:p>
    <w:p w14:paraId="2F784392" w14:textId="1BF2D09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_Ref412098343 \h </w:instrText>
      </w:r>
      <w:r>
        <w:fldChar w:fldCharType="separate"/>
      </w:r>
      <w:r w:rsidR="000E2EAC">
        <w:t>Psalm</w:t>
      </w:r>
      <w:r w:rsidR="000E2EAC" w:rsidRPr="00AB1781">
        <w:t xml:space="preserve"> 14</w:t>
      </w:r>
      <w:r w:rsidR="000E2EAC">
        <w:t>: “Lord, who can dwell in Your tent”</w:t>
      </w:r>
      <w:r>
        <w:fldChar w:fldCharType="end"/>
      </w:r>
      <w:r>
        <w:t xml:space="preserve">, page </w:t>
      </w:r>
      <w:r>
        <w:fldChar w:fldCharType="begin"/>
      </w:r>
      <w:r>
        <w:instrText xml:space="preserve"> PAGEREF _Ref412098343 \h </w:instrText>
      </w:r>
      <w:r>
        <w:fldChar w:fldCharType="separate"/>
      </w:r>
      <w:r w:rsidR="000E2EAC">
        <w:rPr>
          <w:noProof/>
        </w:rPr>
        <w:t>101</w:t>
      </w:r>
      <w:r>
        <w:fldChar w:fldCharType="end"/>
      </w:r>
      <w:r>
        <w:t>.</w:t>
      </w:r>
    </w:p>
    <w:p w14:paraId="1D72ED6C" w14:textId="60BDD81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 xml:space="preserve">, page </w:t>
      </w:r>
      <w:r>
        <w:fldChar w:fldCharType="begin"/>
      </w:r>
      <w:r>
        <w:instrText xml:space="preserve"> PAGEREF _Ref412025981 \h </w:instrText>
      </w:r>
      <w:r>
        <w:fldChar w:fldCharType="separate"/>
      </w:r>
      <w:r w:rsidR="000E2EAC">
        <w:rPr>
          <w:noProof/>
        </w:rPr>
        <w:t>102</w:t>
      </w:r>
      <w:r>
        <w:fldChar w:fldCharType="end"/>
      </w:r>
      <w:r>
        <w:t>.</w:t>
      </w:r>
    </w:p>
    <w:p w14:paraId="0897B028" w14:textId="3CF8A61B"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lastRenderedPageBreak/>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40" w:name="_Ref412098343"/>
      <w:r>
        <w:t>Psalm</w:t>
      </w:r>
      <w:r w:rsidRPr="00AB1781">
        <w:t xml:space="preserve"> 14</w:t>
      </w:r>
      <w:r>
        <w:t>: “Lord, who can dwell in Your tent”</w:t>
      </w:r>
      <w:bookmarkEnd w:id="240"/>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4E5CF833" w14:textId="2942352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7AA0A41" w14:textId="73C59B69" w:rsidR="00704CAA" w:rsidRPr="00435BD3" w:rsidRDefault="00704CAA" w:rsidP="00704CAA">
      <w:pPr>
        <w:pStyle w:val="Rubric"/>
      </w:pPr>
      <w:r w:rsidRPr="00AB1781">
        <w:t>(A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lastRenderedPageBreak/>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01470DF4" w14:textId="77777777" w:rsidR="00AD40FB" w:rsidRDefault="00704CAA" w:rsidP="00704CAA">
      <w:pPr>
        <w:pStyle w:val="Rubric"/>
      </w:pPr>
      <w:r>
        <w:t>Alleluia.</w:t>
      </w:r>
    </w:p>
    <w:p w14:paraId="67500FA6" w14:textId="626EE8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w:t>
      </w:r>
    </w:p>
    <w:p w14:paraId="3E5AF02C" w14:textId="53DAA6FB" w:rsidR="00704CAA" w:rsidRPr="00AB1781" w:rsidRDefault="00704CAA" w:rsidP="00704CAA">
      <w:pPr>
        <w:pStyle w:val="Rubric"/>
        <w:rPr>
          <w:rFonts w:ascii="Book Antiqua" w:hAnsi="Book Antiqua" w:cs="Lucida Grande"/>
        </w:rPr>
      </w:pPr>
    </w:p>
    <w:p w14:paraId="41BCAE09" w14:textId="77777777" w:rsidR="00704CAA" w:rsidRPr="00435BD3" w:rsidRDefault="00704CAA" w:rsidP="00704CAA">
      <w:pPr>
        <w:pStyle w:val="Heading4"/>
      </w:pPr>
      <w:bookmarkStart w:id="241" w:name="_Ref412025981"/>
      <w:r>
        <w:t>Psalm</w:t>
      </w:r>
      <w:r w:rsidRPr="00AB1781">
        <w:t xml:space="preserve"> 15</w:t>
      </w:r>
      <w:r>
        <w:t>: “Keep me, O Lord, I hope in You”</w:t>
      </w:r>
      <w:bookmarkEnd w:id="241"/>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0ABD1F94" w14:textId="40E63046"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51A58470" w14:textId="6CF499B7"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lastRenderedPageBreak/>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0BA6B58E" w14:textId="77777777" w:rsidR="00AD40FB" w:rsidRDefault="00704CAA" w:rsidP="00704CAA">
      <w:pPr>
        <w:pStyle w:val="Rubric"/>
      </w:pPr>
      <w:r>
        <w:t>Alleluia.</w:t>
      </w:r>
    </w:p>
    <w:p w14:paraId="51086802" w14:textId="4FCFB75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_Ref412098373 \h </w:instrText>
      </w:r>
      <w:r>
        <w:fldChar w:fldCharType="separate"/>
      </w:r>
      <w:r w:rsidR="000E2EAC">
        <w:t>Psalm</w:t>
      </w:r>
      <w:r w:rsidR="000E2EAC" w:rsidRPr="00AB1781">
        <w:t xml:space="preserve"> 18</w:t>
      </w:r>
      <w:r w:rsidR="000E2EAC">
        <w:t>: “The heavens declare the glory of God”</w:t>
      </w:r>
      <w:r>
        <w:fldChar w:fldCharType="end"/>
      </w:r>
      <w:r>
        <w:t xml:space="preserve">, page </w:t>
      </w:r>
      <w:r>
        <w:fldChar w:fldCharType="begin"/>
      </w:r>
      <w:r>
        <w:instrText xml:space="preserve"> PAGEREF _Ref412098373 \h </w:instrText>
      </w:r>
      <w:r>
        <w:fldChar w:fldCharType="separate"/>
      </w:r>
      <w:r w:rsidR="000E2EAC">
        <w:rPr>
          <w:noProof/>
        </w:rPr>
        <w:t>109</w:t>
      </w:r>
      <w:r>
        <w:fldChar w:fldCharType="end"/>
      </w:r>
      <w:r>
        <w:t>.</w:t>
      </w:r>
    </w:p>
    <w:p w14:paraId="0DE73242" w14:textId="09A8313A"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lastRenderedPageBreak/>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lastRenderedPageBreak/>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2" w:name="_Ref435438484"/>
      <w:bookmarkStart w:id="243" w:name="_Toc473283601"/>
      <w:r w:rsidRPr="00AB1781">
        <w:t>K</w:t>
      </w:r>
      <w:r>
        <w:t>athisma 3</w:t>
      </w:r>
      <w:bookmarkEnd w:id="242"/>
      <w:bookmarkEnd w:id="243"/>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lastRenderedPageBreak/>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lastRenderedPageBreak/>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4"/>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4"/>
      <w:r>
        <w:rPr>
          <w:rStyle w:val="CommentReference"/>
          <w:rFonts w:eastAsiaTheme="minorHAnsi" w:cstheme="minorBidi"/>
          <w:color w:val="auto"/>
          <w:lang w:val="en-CA"/>
        </w:rPr>
        <w:commentReference w:id="244"/>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lastRenderedPageBreak/>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lastRenderedPageBreak/>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5" w:name="_Ref412098373"/>
      <w:r>
        <w:t>Psalm</w:t>
      </w:r>
      <w:r w:rsidRPr="00AB1781">
        <w:t xml:space="preserve"> 18</w:t>
      </w:r>
      <w:r>
        <w:t>: “The heavens declare the glory of God”</w:t>
      </w:r>
      <w:bookmarkEnd w:id="245"/>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5FE4D521" w14:textId="322C13F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0B620FDC" w14:textId="77777777" w:rsidR="00AD40FB" w:rsidRDefault="00704CAA" w:rsidP="00704CAA">
      <w:pPr>
        <w:pStyle w:val="Rubric"/>
      </w:pPr>
      <w:r>
        <w:t>Alleluia.</w:t>
      </w:r>
    </w:p>
    <w:p w14:paraId="75182BC5" w14:textId="4F0739EE" w:rsidR="00704CAA" w:rsidRPr="00CF35A1" w:rsidRDefault="00AD40FB" w:rsidP="00704CAA">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 based on the original tweleve, or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r w:rsidR="00704CAA">
        <w:t xml:space="preserve"> </w:t>
      </w:r>
    </w:p>
    <w:p w14:paraId="3B54188E" w14:textId="77777777" w:rsidR="00704CAA" w:rsidRPr="00CF35A1" w:rsidRDefault="00704CAA" w:rsidP="00704CAA">
      <w:pPr>
        <w:pStyle w:val="Heading4"/>
      </w:pPr>
      <w:bookmarkStart w:id="246" w:name="_Ref412110716"/>
      <w:r>
        <w:t>Psalm</w:t>
      </w:r>
      <w:r w:rsidRPr="00AB1781">
        <w:t xml:space="preserve"> 19</w:t>
      </w:r>
      <w:r>
        <w:t>: “May the Lord hear you in the day of affliction”</w:t>
      </w:r>
      <w:bookmarkEnd w:id="246"/>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5887563" w14:textId="693A41B5"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lastRenderedPageBreak/>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1E671AD7" w14:textId="77777777" w:rsidR="002B6AEC" w:rsidRDefault="00704CAA" w:rsidP="00704CAA">
      <w:pPr>
        <w:pStyle w:val="Rubric"/>
      </w:pPr>
      <w:r>
        <w:t>Alleluia.</w:t>
      </w:r>
    </w:p>
    <w:p w14:paraId="0EB6BB7F" w14:textId="368F5FA8" w:rsidR="00704CAA" w:rsidRPr="00CF35A1"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r w:rsidR="00704CAA">
        <w:t xml:space="preserve">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lastRenderedPageBreak/>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lastRenderedPageBreak/>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lastRenderedPageBreak/>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7" w:name="_Ref412026111"/>
      <w:r>
        <w:t>Psalm</w:t>
      </w:r>
      <w:r w:rsidRPr="00AB1781">
        <w:t xml:space="preserve"> 22</w:t>
      </w:r>
      <w:r>
        <w:t>: “The Lord is my Shepherd, and I will lack nothing”</w:t>
      </w:r>
      <w:bookmarkEnd w:id="247"/>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3276B5A7" w14:textId="0AA650B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46119BE" w14:textId="478D7B3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4164301" w14:textId="1B29ED06"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594B7FF" w:rsidR="00704CAA" w:rsidRDefault="00704CAA" w:rsidP="00704CAA">
      <w:pPr>
        <w:pStyle w:val="Rubric"/>
      </w:pPr>
      <w:r>
        <w:t>Alleluia.</w:t>
      </w:r>
    </w:p>
    <w:p w14:paraId="6563AEFD" w14:textId="47335D39" w:rsidR="002B6AEC" w:rsidRDefault="002B6AEC" w:rsidP="00704CAA">
      <w:pPr>
        <w:pStyle w:val="Rubric"/>
      </w:pPr>
      <w:r>
        <w:lastRenderedPageBreak/>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_Ref412110755 \h </w:instrText>
      </w:r>
      <w:r>
        <w:fldChar w:fldCharType="separate"/>
      </w:r>
      <w:r w:rsidR="000E2EAC">
        <w:t>Psalm</w:t>
      </w:r>
      <w:r w:rsidR="000E2EAC" w:rsidRPr="00AB1781">
        <w:t xml:space="preserve"> 23</w:t>
      </w:r>
      <w:r w:rsidR="000E2EAC">
        <w:t>: “The earth is the Lord's and all that is in it”</w:t>
      </w:r>
      <w:r>
        <w:fldChar w:fldCharType="end"/>
      </w:r>
      <w:r>
        <w:t>.</w:t>
      </w:r>
    </w:p>
    <w:p w14:paraId="7E6FDE9F" w14:textId="64A75209" w:rsidR="004942E9" w:rsidRPr="00CF35A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 xml:space="preserve">, page </w:t>
      </w:r>
      <w:r>
        <w:fldChar w:fldCharType="begin"/>
      </w:r>
      <w:r>
        <w:instrText xml:space="preserve"> PAGEREF _Ref412026124 \h </w:instrText>
      </w:r>
      <w:r>
        <w:fldChar w:fldCharType="separate"/>
      </w:r>
      <w:r w:rsidR="000E2EAC">
        <w:rPr>
          <w:noProof/>
        </w:rPr>
        <w:t>126</w:t>
      </w:r>
      <w:r>
        <w:fldChar w:fldCharType="end"/>
      </w:r>
      <w:r>
        <w:t>.</w:t>
      </w:r>
    </w:p>
    <w:p w14:paraId="39EDD637" w14:textId="77777777" w:rsidR="00704CAA" w:rsidRPr="00CF35A1" w:rsidRDefault="00704CAA" w:rsidP="00704CAA">
      <w:pPr>
        <w:pStyle w:val="Heading4"/>
      </w:pPr>
      <w:bookmarkStart w:id="248" w:name="_Ref412110755"/>
      <w:r>
        <w:t>Psalm</w:t>
      </w:r>
      <w:r w:rsidRPr="00AB1781">
        <w:t xml:space="preserve"> 23</w:t>
      </w:r>
      <w:r>
        <w:t>: “The earth is the Lord's and all that is in it”</w:t>
      </w:r>
      <w:bookmarkEnd w:id="248"/>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AEC547E" w14:textId="63CD4F27"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7D29F31" w14:textId="526F17AE"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lastRenderedPageBreak/>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361F0579" w:rsidR="00704CAA" w:rsidRDefault="00704CAA" w:rsidP="00704CAA">
      <w:pPr>
        <w:pStyle w:val="Rubric"/>
      </w:pPr>
      <w:r>
        <w:t>Glory…</w:t>
      </w:r>
    </w:p>
    <w:p w14:paraId="5F21D184" w14:textId="6A06EADB"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_Ref412110770 \h </w:instrText>
      </w:r>
      <w:r>
        <w:fldChar w:fldCharType="separate"/>
      </w:r>
      <w:r w:rsidR="000E2EAC">
        <w:t>Psalm</w:t>
      </w:r>
      <w:r w:rsidR="000E2EAC" w:rsidRPr="00AB1781">
        <w:t xml:space="preserve"> 25</w:t>
      </w:r>
      <w:r w:rsidR="000E2EAC">
        <w:t>: “Judge me, O Lord, for I have walked in my innocence”</w:t>
      </w:r>
      <w:r>
        <w:fldChar w:fldCharType="end"/>
      </w:r>
      <w:r>
        <w:t xml:space="preserve">, page </w:t>
      </w:r>
      <w:r>
        <w:fldChar w:fldCharType="begin"/>
      </w:r>
      <w:r>
        <w:instrText xml:space="preserve"> PAGEREF _Ref412110770 \h </w:instrText>
      </w:r>
      <w:r>
        <w:fldChar w:fldCharType="separate"/>
      </w:r>
      <w:r w:rsidR="000E2EAC">
        <w:rPr>
          <w:noProof/>
        </w:rPr>
        <w:t>120</w:t>
      </w:r>
      <w:r>
        <w:fldChar w:fldCharType="end"/>
      </w:r>
      <w:r>
        <w:t>.</w:t>
      </w:r>
    </w:p>
    <w:p w14:paraId="440150DE" w14:textId="77777777" w:rsidR="00704CAA" w:rsidRPr="00AB1781" w:rsidRDefault="00704CAA" w:rsidP="00704CAA">
      <w:pPr>
        <w:pStyle w:val="Heading3"/>
      </w:pPr>
      <w:bookmarkStart w:id="249" w:name="_Ref435989991"/>
      <w:bookmarkStart w:id="250" w:name="_Toc473283602"/>
      <w:r>
        <w:t>Kathisma 4</w:t>
      </w:r>
      <w:bookmarkEnd w:id="249"/>
      <w:bookmarkEnd w:id="250"/>
    </w:p>
    <w:p w14:paraId="01882055" w14:textId="77777777" w:rsidR="00704CAA" w:rsidRPr="00AB1781" w:rsidRDefault="00704CAA" w:rsidP="00704CAA">
      <w:pPr>
        <w:pStyle w:val="Heading4"/>
      </w:pPr>
      <w:bookmarkStart w:id="251" w:name="_Ref412026003"/>
      <w:r>
        <w:t>Psalm</w:t>
      </w:r>
      <w:r w:rsidRPr="00AB1781">
        <w:t xml:space="preserve"> 24</w:t>
      </w:r>
      <w:r>
        <w:t>: “To You, O Lord, I lift up my soul”</w:t>
      </w:r>
      <w:bookmarkEnd w:id="251"/>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182E3487" w14:textId="0393EA3F"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A9DC3D2" w14:textId="1B0A320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lastRenderedPageBreak/>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lastRenderedPageBreak/>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6BF3B9EC" w:rsidR="00704CAA" w:rsidRDefault="00704CAA" w:rsidP="00704CAA">
      <w:pPr>
        <w:pStyle w:val="Rubric"/>
      </w:pPr>
      <w:r>
        <w:t>Alleluia.</w:t>
      </w:r>
    </w:p>
    <w:p w14:paraId="0030726C" w14:textId="1D91DC86"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5A651441" w14:textId="159A83CB" w:rsidR="004942E9" w:rsidRPr="0090607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0D20F675" w14:textId="77777777" w:rsidR="00704CAA" w:rsidRPr="00906079" w:rsidRDefault="00704CAA" w:rsidP="00704CAA">
      <w:pPr>
        <w:pStyle w:val="Heading4"/>
      </w:pPr>
      <w:bookmarkStart w:id="252" w:name="_Ref412110770"/>
      <w:r>
        <w:t>Psalm</w:t>
      </w:r>
      <w:r w:rsidRPr="00AB1781">
        <w:t xml:space="preserve"> 25</w:t>
      </w:r>
      <w:r>
        <w:t>: “Judge me, O Lord, for I have walked in my innocence”</w:t>
      </w:r>
      <w:bookmarkEnd w:id="252"/>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91C1DB9" w14:textId="59A38DDD"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0EF564D5" w14:textId="710933FB"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lastRenderedPageBreak/>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4A512BD6" w14:textId="77777777" w:rsidR="002B6AEC" w:rsidRDefault="00704CAA" w:rsidP="00704CAA">
      <w:pPr>
        <w:pStyle w:val="Rubric"/>
      </w:pPr>
      <w:r>
        <w:t>Alleluia.</w:t>
      </w:r>
    </w:p>
    <w:p w14:paraId="0D7E67C1" w14:textId="0E8F70C8" w:rsidR="00704CAA"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_Ref412110790 \h </w:instrText>
      </w:r>
      <w:r>
        <w:fldChar w:fldCharType="separate"/>
      </w:r>
      <w:r w:rsidR="000E2EAC">
        <w:t>Psalm</w:t>
      </w:r>
      <w:r w:rsidR="000E2EAC" w:rsidRPr="00AB1781">
        <w:t xml:space="preserve"> 28</w:t>
      </w:r>
      <w:r w:rsidR="000E2EAC">
        <w:t>: “Bring to the Lord, O sons of God”</w:t>
      </w:r>
      <w:r>
        <w:fldChar w:fldCharType="end"/>
      </w:r>
      <w:r>
        <w:t xml:space="preserve">, page </w:t>
      </w:r>
      <w:r>
        <w:fldChar w:fldCharType="begin"/>
      </w:r>
      <w:r>
        <w:instrText xml:space="preserve"> PAGEREF _Ref412110790 \h </w:instrText>
      </w:r>
      <w:r>
        <w:fldChar w:fldCharType="separate"/>
      </w:r>
      <w:r w:rsidR="000E2EAC">
        <w:rPr>
          <w:noProof/>
        </w:rPr>
        <w:t>125</w:t>
      </w:r>
      <w:r>
        <w:fldChar w:fldCharType="end"/>
      </w:r>
      <w:r>
        <w:t>.</w:t>
      </w:r>
      <w:r w:rsidR="00704CAA">
        <w:t xml:space="preserve"> </w:t>
      </w:r>
    </w:p>
    <w:p w14:paraId="455F17A0" w14:textId="77777777" w:rsidR="00704CAA" w:rsidRPr="00906079" w:rsidRDefault="00704CAA" w:rsidP="00704CAA">
      <w:pPr>
        <w:pStyle w:val="Heading4"/>
      </w:pPr>
      <w:bookmarkStart w:id="253" w:name="_Ref412026021"/>
      <w:r>
        <w:lastRenderedPageBreak/>
        <w:t>Psalm</w:t>
      </w:r>
      <w:r w:rsidRPr="00AB1781">
        <w:t xml:space="preserve"> 26</w:t>
      </w:r>
      <w:r>
        <w:t xml:space="preserve"> “The Lord is my light and my Saviour; whom shall I fear”</w:t>
      </w:r>
      <w:bookmarkEnd w:id="253"/>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3C59FCB8" w14:textId="7686136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48A54C2" w14:textId="46126DEE"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5C696E4F" w:rsidR="00704CAA" w:rsidRDefault="00704CAA" w:rsidP="00704CAA">
      <w:pPr>
        <w:pStyle w:val="Rubric"/>
      </w:pPr>
      <w:r>
        <w:t>Glory…</w:t>
      </w:r>
    </w:p>
    <w:p w14:paraId="53B9BCDE" w14:textId="42B4B9CC"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77233D1D" w14:textId="255ACD1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lastRenderedPageBreak/>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4" w:name="_Ref412110790"/>
      <w:r>
        <w:lastRenderedPageBreak/>
        <w:t>Psalm</w:t>
      </w:r>
      <w:r w:rsidRPr="00AB1781">
        <w:t xml:space="preserve"> 28</w:t>
      </w:r>
      <w:r>
        <w:t>: “Bring to the Lord, O sons of God”</w:t>
      </w:r>
      <w:bookmarkEnd w:id="254"/>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5E88A7DB" w14:textId="61769E3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17BDC238" w14:textId="6F99135C"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lastRenderedPageBreak/>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0652A0DA" w:rsidR="00704CAA" w:rsidRDefault="00704CAA" w:rsidP="00704CAA">
      <w:pPr>
        <w:pStyle w:val="Rubric"/>
      </w:pPr>
      <w:r>
        <w:t xml:space="preserve">Alleluia. </w:t>
      </w:r>
    </w:p>
    <w:p w14:paraId="2AF18EDB" w14:textId="7014AA59" w:rsidR="002B6AEC"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w:t>
      </w:r>
    </w:p>
    <w:p w14:paraId="2A206402" w14:textId="77777777" w:rsidR="00704CAA" w:rsidRPr="00906079" w:rsidRDefault="00704CAA" w:rsidP="00704CAA">
      <w:pPr>
        <w:pStyle w:val="Heading4"/>
      </w:pPr>
      <w:bookmarkStart w:id="255" w:name="_Ref412026124"/>
      <w:r>
        <w:t>Psalm</w:t>
      </w:r>
      <w:r w:rsidRPr="00AB1781">
        <w:t xml:space="preserve"> 29</w:t>
      </w:r>
      <w:r>
        <w:t>: “I will exalt You, O Lord”</w:t>
      </w:r>
      <w:bookmarkEnd w:id="255"/>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124B447E" w14:textId="4B8BE7B2"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5D9F7EDE" w14:textId="7F987245"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ECCCA2E" w14:textId="5D57F47D"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lastRenderedPageBreak/>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1B227CB1" w:rsidR="00704CAA" w:rsidRDefault="00704CAA" w:rsidP="00704CAA">
      <w:pPr>
        <w:pStyle w:val="Rubric"/>
      </w:pPr>
      <w:r>
        <w:t>Glory…</w:t>
      </w:r>
    </w:p>
    <w:p w14:paraId="1516445B" w14:textId="0F782F6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_Ref412110815 \h </w:instrText>
      </w:r>
      <w:r>
        <w:fldChar w:fldCharType="separate"/>
      </w:r>
      <w:r w:rsidR="000E2EAC">
        <w:t>Psalm</w:t>
      </w:r>
      <w:r w:rsidR="000E2EAC" w:rsidRPr="00AB1781">
        <w:t xml:space="preserve"> 33</w:t>
      </w:r>
      <w:r w:rsidR="000E2EAC">
        <w:t>: “I will bless the Lord at all times”</w:t>
      </w:r>
      <w:r>
        <w:fldChar w:fldCharType="end"/>
      </w:r>
      <w:r>
        <w:t xml:space="preserve">, page </w:t>
      </w:r>
      <w:r>
        <w:fldChar w:fldCharType="begin"/>
      </w:r>
      <w:r>
        <w:instrText xml:space="preserve"> PAGEREF _Ref412110815 \h </w:instrText>
      </w:r>
      <w:r>
        <w:fldChar w:fldCharType="separate"/>
      </w:r>
      <w:r w:rsidR="000E2EAC">
        <w:rPr>
          <w:noProof/>
        </w:rPr>
        <w:t>133</w:t>
      </w:r>
      <w:r>
        <w:fldChar w:fldCharType="end"/>
      </w:r>
      <w:r>
        <w:t>.</w:t>
      </w:r>
    </w:p>
    <w:p w14:paraId="451B8A21" w14:textId="3DCCEBBF"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lastRenderedPageBreak/>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lastRenderedPageBreak/>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lastRenderedPageBreak/>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lastRenderedPageBreak/>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6" w:name="_Ref435438533"/>
      <w:bookmarkStart w:id="257" w:name="_Toc473283603"/>
      <w:r w:rsidRPr="00AB1781">
        <w:t>K</w:t>
      </w:r>
      <w:r>
        <w:t>athisma 5</w:t>
      </w:r>
      <w:bookmarkEnd w:id="256"/>
      <w:bookmarkEnd w:id="257"/>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lastRenderedPageBreak/>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lastRenderedPageBreak/>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8" w:name="_Ref412110815"/>
      <w:r>
        <w:t>Psalm</w:t>
      </w:r>
      <w:r w:rsidRPr="00AB1781">
        <w:t xml:space="preserve"> 33</w:t>
      </w:r>
      <w:r>
        <w:t>: “I will bless the Lord at all times”</w:t>
      </w:r>
      <w:bookmarkEnd w:id="258"/>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C69B818" w14:textId="3840953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84FBA89" w14:textId="71F91A0F"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lastRenderedPageBreak/>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lastRenderedPageBreak/>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6F3944CE" w:rsidR="00704CAA" w:rsidRDefault="00704CAA" w:rsidP="00704CAA">
      <w:pPr>
        <w:pStyle w:val="Rubric"/>
      </w:pPr>
      <w:r>
        <w:t>Glory…</w:t>
      </w:r>
    </w:p>
    <w:p w14:paraId="0311840E" w14:textId="214F0CA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_Ref412110829 \h </w:instrText>
      </w:r>
      <w:r>
        <w:fldChar w:fldCharType="separate"/>
      </w:r>
      <w:r w:rsidR="000E2EAC">
        <w:t>Psalm</w:t>
      </w:r>
      <w:r w:rsidR="000E2EAC" w:rsidRPr="00AB1781">
        <w:t xml:space="preserve"> 40</w:t>
      </w:r>
      <w:r w:rsidR="000E2EAC">
        <w:t>: “Blessed is he who considers the poor and needy”</w:t>
      </w:r>
      <w:r>
        <w:fldChar w:fldCharType="end"/>
      </w:r>
      <w:r>
        <w:t xml:space="preserve">, page </w:t>
      </w:r>
      <w:r>
        <w:fldChar w:fldCharType="begin"/>
      </w:r>
      <w:r>
        <w:instrText xml:space="preserve"> PAGEREF _Ref412110829 \h </w:instrText>
      </w:r>
      <w:r>
        <w:fldChar w:fldCharType="separate"/>
      </w:r>
      <w:r w:rsidR="000E2EAC">
        <w:rPr>
          <w:noProof/>
        </w:rPr>
        <w:t>147</w:t>
      </w:r>
      <w:r>
        <w:fldChar w:fldCharType="end"/>
      </w:r>
      <w:r>
        <w:t>.</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lastRenderedPageBreak/>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lastRenderedPageBreak/>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lastRenderedPageBreak/>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lastRenderedPageBreak/>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lastRenderedPageBreak/>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lastRenderedPageBreak/>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lastRenderedPageBreak/>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9" w:name="_Ref435438548"/>
      <w:bookmarkStart w:id="260" w:name="_Toc473283604"/>
      <w:r w:rsidRPr="00AB1781">
        <w:t>K</w:t>
      </w:r>
      <w:r>
        <w:t>athisma 6</w:t>
      </w:r>
      <w:bookmarkEnd w:id="259"/>
      <w:bookmarkEnd w:id="260"/>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lastRenderedPageBreak/>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lastRenderedPageBreak/>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lastRenderedPageBreak/>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lastRenderedPageBreak/>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1" w:name="_Ref412110829"/>
      <w:r>
        <w:t>Psalm</w:t>
      </w:r>
      <w:r w:rsidRPr="00AB1781">
        <w:t xml:space="preserve"> 40</w:t>
      </w:r>
      <w:r>
        <w:t>: “Blessed is he who considers the poor and needy”</w:t>
      </w:r>
      <w:bookmarkEnd w:id="261"/>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lastRenderedPageBreak/>
        <w:t>Christ’s Betrayal Foreshadowed</w:t>
      </w:r>
    </w:p>
    <w:p w14:paraId="6B85F2AA" w14:textId="5D341C50"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2F56BE78" w14:textId="68F3C97F"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lastRenderedPageBreak/>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42D744DB" w14:textId="77777777" w:rsidR="002B6AEC" w:rsidRDefault="00704CAA" w:rsidP="00704CAA">
      <w:pPr>
        <w:pStyle w:val="Rubric"/>
      </w:pPr>
      <w:r>
        <w:t>Alleluia.</w:t>
      </w:r>
    </w:p>
    <w:p w14:paraId="7A632292" w14:textId="06DE30BD" w:rsidR="00704CAA"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r w:rsidR="00704CAA">
        <w:t xml:space="preserve">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lastRenderedPageBreak/>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2" w:name="_Ref412026139"/>
      <w:r>
        <w:t>Psalm</w:t>
      </w:r>
      <w:r w:rsidRPr="00AB1781">
        <w:t xml:space="preserve"> 42</w:t>
      </w:r>
      <w:r>
        <w:t>: “Judge me, O God, and defend my cause”</w:t>
      </w:r>
      <w:bookmarkEnd w:id="262"/>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72516152" w14:textId="230BDAF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456ACD15" w14:textId="2F304D5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E081B88" w14:textId="45CD5C0E"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lastRenderedPageBreak/>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3970D9EA" w:rsidR="00704CAA" w:rsidRDefault="00704CAA" w:rsidP="00704CAA">
      <w:pPr>
        <w:pStyle w:val="Rubric"/>
      </w:pPr>
      <w:r>
        <w:t>Glory…</w:t>
      </w:r>
    </w:p>
    <w:p w14:paraId="3964B6DB" w14:textId="180C708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_Ref412110857 \h </w:instrText>
      </w:r>
      <w:r>
        <w:fldChar w:fldCharType="separate"/>
      </w:r>
      <w:r w:rsidR="000E2EAC">
        <w:t>Psalm</w:t>
      </w:r>
      <w:r w:rsidR="000E2EAC" w:rsidRPr="00AB1781">
        <w:t xml:space="preserve"> 44</w:t>
      </w:r>
      <w:r w:rsidR="000E2EAC">
        <w:t>: “My heart erupted with a good word”</w:t>
      </w:r>
      <w:r>
        <w:fldChar w:fldCharType="end"/>
      </w:r>
      <w:r>
        <w:t xml:space="preserve">, page </w:t>
      </w:r>
      <w:r>
        <w:fldChar w:fldCharType="begin"/>
      </w:r>
      <w:r>
        <w:instrText xml:space="preserve"> PAGEREF _Ref412110857 \h </w:instrText>
      </w:r>
      <w:r>
        <w:fldChar w:fldCharType="separate"/>
      </w:r>
      <w:r w:rsidR="000E2EAC">
        <w:rPr>
          <w:noProof/>
        </w:rPr>
        <w:t>154</w:t>
      </w:r>
      <w:r>
        <w:fldChar w:fldCharType="end"/>
      </w:r>
      <w:r>
        <w:t>.</w:t>
      </w:r>
    </w:p>
    <w:p w14:paraId="5063191A" w14:textId="500249F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t>.</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lastRenderedPageBreak/>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lastRenderedPageBreak/>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lastRenderedPageBreak/>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3" w:name="_Ref412110857"/>
      <w:r>
        <w:t>Psalm</w:t>
      </w:r>
      <w:r w:rsidRPr="00AB1781">
        <w:t xml:space="preserve"> 44</w:t>
      </w:r>
      <w:r>
        <w:t>: “My heart erupted with a good word”</w:t>
      </w:r>
      <w:bookmarkEnd w:id="263"/>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1D6A97FE" w14:textId="0A0D620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5D526C41" w14:textId="3CD6F465"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lastRenderedPageBreak/>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4B1AF54C" w14:textId="77777777" w:rsidR="002B6AEC" w:rsidRDefault="00704CAA" w:rsidP="00704CAA">
      <w:pPr>
        <w:pStyle w:val="Rubric"/>
      </w:pPr>
      <w:r>
        <w:t>Alleluia.</w:t>
      </w:r>
    </w:p>
    <w:p w14:paraId="12168CF9" w14:textId="2C8657C3" w:rsidR="00704CAA" w:rsidRPr="008242AB"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_Ref412110915 \h </w:instrText>
      </w:r>
      <w:r>
        <w:fldChar w:fldCharType="separate"/>
      </w:r>
      <w:r w:rsidR="000E2EAC">
        <w:t>Psalm</w:t>
      </w:r>
      <w:r w:rsidR="000E2EAC" w:rsidRPr="00AB1781">
        <w:t xml:space="preserve"> 45</w:t>
      </w:r>
      <w:r w:rsidR="000E2EAC">
        <w:t>: “God is our refuge and strength”</w:t>
      </w:r>
      <w:r>
        <w:fldChar w:fldCharType="end"/>
      </w:r>
      <w:r>
        <w:t>.</w:t>
      </w:r>
      <w:r w:rsidR="00704CAA">
        <w:t xml:space="preserve"> </w:t>
      </w:r>
    </w:p>
    <w:p w14:paraId="062AEF4C" w14:textId="77777777" w:rsidR="00704CAA" w:rsidRPr="008242AB" w:rsidRDefault="00704CAA" w:rsidP="00704CAA">
      <w:pPr>
        <w:pStyle w:val="Heading4"/>
      </w:pPr>
      <w:bookmarkStart w:id="264" w:name="_Ref412110915"/>
      <w:r>
        <w:t>Psalm</w:t>
      </w:r>
      <w:r w:rsidRPr="00AB1781">
        <w:t xml:space="preserve"> 45</w:t>
      </w:r>
      <w:r>
        <w:t>: “God is our refuge and strength”</w:t>
      </w:r>
      <w:bookmarkEnd w:id="264"/>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554C4FCF"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w:t>
      </w:r>
    </w:p>
    <w:p w14:paraId="159AC077" w14:textId="77777777" w:rsidR="00704CAA" w:rsidRPr="00AB1781" w:rsidRDefault="00704CAA" w:rsidP="00704CAA">
      <w:pPr>
        <w:pStyle w:val="Rubric"/>
      </w:pPr>
      <w:r w:rsidRPr="00AB1781">
        <w:lastRenderedPageBreak/>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56E3861A" w:rsidR="00704CAA" w:rsidRDefault="00704CAA" w:rsidP="00704CAA">
      <w:pPr>
        <w:pStyle w:val="Rubric"/>
      </w:pPr>
      <w:r>
        <w:t>Glory…</w:t>
      </w:r>
    </w:p>
    <w:p w14:paraId="719C6A5C" w14:textId="11C2A92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_Ref412110929 \h </w:instrText>
      </w:r>
      <w:r>
        <w:fldChar w:fldCharType="separate"/>
      </w:r>
      <w:r w:rsidR="000E2EAC">
        <w:t>Psalm</w:t>
      </w:r>
      <w:r w:rsidR="000E2EAC" w:rsidRPr="00AB1781">
        <w:t xml:space="preserve"> 46</w:t>
      </w:r>
      <w:r w:rsidR="000E2EAC">
        <w:t>: “Clap your hands, all you nations”</w:t>
      </w:r>
      <w:r>
        <w:fldChar w:fldCharType="end"/>
      </w:r>
      <w:r>
        <w:t>.</w:t>
      </w:r>
    </w:p>
    <w:p w14:paraId="612C50D1" w14:textId="77777777" w:rsidR="00704CAA" w:rsidRDefault="00704CAA" w:rsidP="00704CAA">
      <w:pPr>
        <w:pStyle w:val="Heading3"/>
      </w:pPr>
      <w:bookmarkStart w:id="265" w:name="_Ref435990010"/>
      <w:bookmarkStart w:id="266" w:name="_Toc473283605"/>
      <w:r>
        <w:lastRenderedPageBreak/>
        <w:t>Kathisma 7</w:t>
      </w:r>
      <w:bookmarkEnd w:id="265"/>
      <w:bookmarkEnd w:id="266"/>
    </w:p>
    <w:p w14:paraId="7C254EB8" w14:textId="77777777" w:rsidR="00704CAA" w:rsidRPr="00A6346F" w:rsidRDefault="00704CAA" w:rsidP="00704CAA">
      <w:pPr>
        <w:pStyle w:val="Heading4"/>
      </w:pPr>
      <w:bookmarkStart w:id="267" w:name="_Ref412110929"/>
      <w:r>
        <w:t>Psalm</w:t>
      </w:r>
      <w:r w:rsidRPr="00AB1781">
        <w:t xml:space="preserve"> 46</w:t>
      </w:r>
      <w:r>
        <w:t>: “Clap your hands, all you nations”</w:t>
      </w:r>
      <w:bookmarkEnd w:id="267"/>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6CB42F23" w14:textId="6230C7E3"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0E92A99A" w14:textId="7FC96853"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36DD7D85" w14:textId="77777777" w:rsidR="002B6AEC" w:rsidRDefault="00704CAA" w:rsidP="00704CAA">
      <w:pPr>
        <w:pStyle w:val="Rubric"/>
      </w:pPr>
      <w:r>
        <w:lastRenderedPageBreak/>
        <w:t>Alleluia.</w:t>
      </w:r>
    </w:p>
    <w:p w14:paraId="69D9D1C8" w14:textId="2896AAD4" w:rsidR="00704CAA" w:rsidRPr="00A6346F"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conclude here.</w:t>
      </w:r>
      <w:r w:rsidR="00704CAA">
        <w:t xml:space="preserve">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lastRenderedPageBreak/>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lastRenderedPageBreak/>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lastRenderedPageBreak/>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lastRenderedPageBreak/>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lastRenderedPageBreak/>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8" w:name="_Ref411967565"/>
      <w:r>
        <w:t>Psalm</w:t>
      </w:r>
      <w:r w:rsidRPr="00AB1781">
        <w:t xml:space="preserve"> 50</w:t>
      </w:r>
      <w:r>
        <w:t>: “Have mercy on me, O God, in Your great mercy”</w:t>
      </w:r>
      <w:bookmarkEnd w:id="268"/>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lastRenderedPageBreak/>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lastRenderedPageBreak/>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lastRenderedPageBreak/>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9" w:name="_Ref412111187"/>
      <w:r>
        <w:t>Psalm</w:t>
      </w:r>
      <w:r w:rsidRPr="00AB1781">
        <w:t xml:space="preserve"> 53</w:t>
      </w:r>
      <w:r>
        <w:t>: “O God, save me in Your Name”</w:t>
      </w:r>
      <w:bookmarkEnd w:id="269"/>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3B09F6B7" w14:textId="7A567A32" w:rsidR="00C853E6" w:rsidRDefault="00C853E6" w:rsidP="008B0324">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8B0324">
        <w:t>. Reserved for the presbyter, if present.</w:t>
      </w:r>
    </w:p>
    <w:p w14:paraId="01289274" w14:textId="78890176"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lastRenderedPageBreak/>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0671F336" w14:textId="77777777" w:rsidR="00C853E6" w:rsidRDefault="00704CAA" w:rsidP="00704CAA">
      <w:pPr>
        <w:pStyle w:val="Rubric"/>
      </w:pPr>
      <w:r>
        <w:t>Alleluia.</w:t>
      </w:r>
    </w:p>
    <w:p w14:paraId="43A86828" w14:textId="15385AD6" w:rsidR="00704CAA" w:rsidRPr="00FD3FDA"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rsidR="00704CAA">
        <w:t xml:space="preserve">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lastRenderedPageBreak/>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lastRenderedPageBreak/>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70" w:name="_Ref435438564"/>
      <w:bookmarkStart w:id="271" w:name="_Toc473283606"/>
      <w:r w:rsidRPr="00AB1781">
        <w:t>K</w:t>
      </w:r>
      <w:r>
        <w:t>athisma 8</w:t>
      </w:r>
      <w:bookmarkEnd w:id="270"/>
      <w:bookmarkEnd w:id="271"/>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lastRenderedPageBreak/>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lastRenderedPageBreak/>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2" w:name="_Ref412026190"/>
      <w:r>
        <w:t>Psalm</w:t>
      </w:r>
      <w:r w:rsidRPr="00AB1781">
        <w:t xml:space="preserve"> 56</w:t>
      </w:r>
      <w:r>
        <w:t>: “Have mercy on me, O God, have mercy on me”</w:t>
      </w:r>
      <w:bookmarkEnd w:id="272"/>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3F6AA63F" w14:textId="2ED5C6C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C868DD" w14:textId="175127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1E1CAF0" w14:textId="0D52E011"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lastRenderedPageBreak/>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37E7E0F8" w:rsidR="00704CAA" w:rsidRDefault="00704CAA" w:rsidP="00704CAA">
      <w:pPr>
        <w:pStyle w:val="Rubric"/>
      </w:pPr>
      <w:r>
        <w:t>Alleluia.</w:t>
      </w:r>
    </w:p>
    <w:p w14:paraId="55AE6A4D" w14:textId="5D6B5A7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E2EAC">
        <w:t>Psalm</w:t>
      </w:r>
      <w:r w:rsidR="000E2EAC" w:rsidRPr="00AB1781">
        <w:t xml:space="preserve"> 60</w:t>
      </w:r>
      <w:r w:rsidR="000E2EAC">
        <w:t>: “Hear my supplication, O God”</w:t>
      </w:r>
      <w:r>
        <w:fldChar w:fldCharType="end"/>
      </w:r>
      <w:r>
        <w:t xml:space="preserve">, page </w:t>
      </w:r>
      <w:r>
        <w:fldChar w:fldCharType="begin"/>
      </w:r>
      <w:r>
        <w:instrText xml:space="preserve"> PAGEREF _Ref412111219 \h </w:instrText>
      </w:r>
      <w:r>
        <w:fldChar w:fldCharType="separate"/>
      </w:r>
      <w:r w:rsidR="000E2EAC">
        <w:rPr>
          <w:noProof/>
        </w:rPr>
        <w:t>176</w:t>
      </w:r>
      <w:r>
        <w:fldChar w:fldCharType="end"/>
      </w:r>
      <w:r>
        <w:t>.</w:t>
      </w:r>
    </w:p>
    <w:p w14:paraId="03ECF184" w14:textId="406BE5BE" w:rsidR="004942E9" w:rsidRPr="009E711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lastRenderedPageBreak/>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lastRenderedPageBreak/>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lastRenderedPageBreak/>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lastRenderedPageBreak/>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3" w:name="_Ref412111219"/>
      <w:r>
        <w:t>Psalm</w:t>
      </w:r>
      <w:r w:rsidRPr="00AB1781">
        <w:t xml:space="preserve"> 60</w:t>
      </w:r>
      <w:r>
        <w:t>: “Hear my supplication, O God”</w:t>
      </w:r>
      <w:bookmarkEnd w:id="273"/>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61FA3085" w14:textId="24687AEB"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C0BEC89" w14:textId="3D7238CF"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lastRenderedPageBreak/>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47F0576F" w:rsidR="00704CAA" w:rsidRPr="00035647" w:rsidRDefault="00704CAA" w:rsidP="00704CAA">
      <w:pPr>
        <w:pStyle w:val="Rubric"/>
      </w:pPr>
      <w:r>
        <w:t xml:space="preserve">Alleluia. </w:t>
      </w:r>
    </w:p>
    <w:p w14:paraId="0FCCFB02" w14:textId="529E07B8" w:rsidR="00704CAA" w:rsidRDefault="00704CAA" w:rsidP="00704CAA">
      <w:pPr>
        <w:pStyle w:val="Rubric"/>
      </w:pPr>
      <w:r>
        <w:t>Glory…</w:t>
      </w:r>
    </w:p>
    <w:p w14:paraId="139B0CAA" w14:textId="21ADCD1F"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4" w:name="_Ref412098429"/>
      <w:r>
        <w:t>Psalm</w:t>
      </w:r>
      <w:r w:rsidRPr="00AB1781">
        <w:t xml:space="preserve"> 62</w:t>
      </w:r>
      <w:r>
        <w:t>: “O God, my God, I rise early to be with You”</w:t>
      </w:r>
      <w:bookmarkEnd w:id="274"/>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6A520689" w14:textId="05E4AC2B"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149B251" w14:textId="04CE7BB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EBAEE0" w14:textId="0520AAEB"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41464B74" w14:textId="77777777" w:rsidR="00AD40FB" w:rsidRDefault="00704CAA" w:rsidP="00704CAA">
      <w:pPr>
        <w:pStyle w:val="Rubric"/>
      </w:pPr>
      <w:r>
        <w:t>Alleluia.</w:t>
      </w:r>
    </w:p>
    <w:p w14:paraId="529C6CE0" w14:textId="22CAF030" w:rsidR="00704CAA" w:rsidRPr="0003564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C853E6">
        <w:t xml:space="preserve">and </w:t>
      </w:r>
      <w:r w:rsidR="00C853E6">
        <w:fldChar w:fldCharType="begin"/>
      </w:r>
      <w:r w:rsidR="00C853E6">
        <w:instrText xml:space="preserve"> REF _Ref434576249 \h </w:instrText>
      </w:r>
      <w:r w:rsidR="00C853E6">
        <w:fldChar w:fldCharType="separate"/>
      </w:r>
      <w:r w:rsidR="000E2EAC">
        <w:rPr>
          <w:lang w:val="en-GB"/>
        </w:rPr>
        <w:t>The Psalms of Noon (The Sixth Hour)</w:t>
      </w:r>
      <w:r w:rsidR="00C853E6">
        <w:fldChar w:fldCharType="end"/>
      </w:r>
      <w:r w:rsidR="00C853E6">
        <w:t xml:space="preserve"> </w:t>
      </w:r>
      <w:r>
        <w:t xml:space="preserve">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lastRenderedPageBreak/>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5" w:name="_Ref435438574"/>
      <w:bookmarkStart w:id="276" w:name="_Toc473283607"/>
      <w:r w:rsidRPr="00AB1781">
        <w:t>K</w:t>
      </w:r>
      <w:r>
        <w:t>athisma 9</w:t>
      </w:r>
      <w:bookmarkEnd w:id="275"/>
      <w:bookmarkEnd w:id="276"/>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lastRenderedPageBreak/>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lastRenderedPageBreak/>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lastRenderedPageBreak/>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lastRenderedPageBreak/>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7" w:name="_Ref412026041"/>
      <w:r>
        <w:t>Psalm</w:t>
      </w:r>
      <w:r w:rsidRPr="00AB1781">
        <w:t xml:space="preserve"> 66</w:t>
      </w:r>
      <w:r>
        <w:t>: “May God have compassion on us and bless us”</w:t>
      </w:r>
      <w:bookmarkEnd w:id="277"/>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457CA710" w14:textId="383B9CC3"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92E2AE0" w14:textId="2942ED13"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466A1A" w14:textId="17A36F29"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lastRenderedPageBreak/>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305CF687" w:rsidR="00704CAA" w:rsidRDefault="00704CAA" w:rsidP="00704CAA">
      <w:pPr>
        <w:pStyle w:val="Rubric"/>
      </w:pPr>
      <w:r>
        <w:t>Glory…</w:t>
      </w:r>
    </w:p>
    <w:p w14:paraId="796A573B" w14:textId="7BDAB960"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428E64A" w14:textId="1A6EAE9A" w:rsidR="004942E9"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w:t>
      </w:r>
      <w:r w:rsidR="008B0324">
        <w:t xml:space="preserve"> </w:t>
      </w:r>
      <w:r w:rsidR="008B0324">
        <w:fldChar w:fldCharType="begin"/>
      </w:r>
      <w:r w:rsidR="008B0324">
        <w:instrText xml:space="preserve"> REF _Ref412026055 \h </w:instrText>
      </w:r>
      <w:r w:rsidR="008B0324">
        <w:fldChar w:fldCharType="separate"/>
      </w:r>
      <w:r w:rsidR="000E2EAC">
        <w:t>Psalm</w:t>
      </w:r>
      <w:r w:rsidR="000E2EAC" w:rsidRPr="00AB1781">
        <w:t xml:space="preserve"> 69</w:t>
      </w:r>
      <w:r w:rsidR="000E2EAC">
        <w:t>: “O Lord, make haste to help me”</w:t>
      </w:r>
      <w:r w:rsidR="008B0324">
        <w:fldChar w:fldCharType="end"/>
      </w:r>
      <w:r>
        <w:t>, page</w:t>
      </w:r>
      <w:r w:rsidR="008B0324">
        <w:t xml:space="preserve"> </w:t>
      </w:r>
      <w:r w:rsidR="008B0324">
        <w:fldChar w:fldCharType="begin"/>
      </w:r>
      <w:r w:rsidR="008B0324">
        <w:instrText xml:space="preserve"> PAGEREF _Ref412026055 \h </w:instrText>
      </w:r>
      <w:r w:rsidR="008B0324">
        <w:fldChar w:fldCharType="separate"/>
      </w:r>
      <w:r w:rsidR="000E2EAC">
        <w:rPr>
          <w:noProof/>
        </w:rPr>
        <w:t>191</w:t>
      </w:r>
      <w:r w:rsidR="008B0324">
        <w:fldChar w:fldCharType="end"/>
      </w:r>
      <w:r>
        <w:t>.</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lastRenderedPageBreak/>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lastRenderedPageBreak/>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lastRenderedPageBreak/>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lastRenderedPageBreak/>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lastRenderedPageBreak/>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lastRenderedPageBreak/>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8" w:name="_Ref412026055"/>
      <w:r>
        <w:t>Psalm</w:t>
      </w:r>
      <w:r w:rsidRPr="00AB1781">
        <w:t xml:space="preserve"> 69</w:t>
      </w:r>
      <w:r>
        <w:t>: “O Lord, make haste to help me”</w:t>
      </w:r>
      <w:bookmarkEnd w:id="278"/>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63E6CFF4" w14:textId="4E9C78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31815F6" w14:textId="4AB47866" w:rsidR="008B0324" w:rsidRDefault="008B0324" w:rsidP="00AD40FB">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A550BB5" w14:textId="40814EF1"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CB47AB" w14:textId="63BB6358" w:rsidR="0008188E" w:rsidRDefault="0008188E" w:rsidP="00AD40FB">
      <w:pPr>
        <w:pStyle w:val="Rubric"/>
      </w:pPr>
      <w:r>
        <w:lastRenderedPageBreak/>
        <w:fldChar w:fldCharType="begin"/>
      </w:r>
      <w:r>
        <w:instrText xml:space="preserve"> REF _Ref448127130 \h </w:instrText>
      </w:r>
      <w:r>
        <w:fldChar w:fldCharType="separate"/>
      </w:r>
      <w:r w:rsidR="000E2EAC">
        <w:t>The Psalms of Midnight (The Beginning of Watches)</w:t>
      </w:r>
      <w:r>
        <w:fldChar w:fldCharType="end"/>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0B4AE3AB" w:rsidR="00704CAA" w:rsidRDefault="00704CAA" w:rsidP="00704CAA">
      <w:pPr>
        <w:pStyle w:val="Rubric"/>
      </w:pPr>
      <w:r>
        <w:t>Glory…</w:t>
      </w:r>
    </w:p>
    <w:p w14:paraId="530CDDBD" w14:textId="471379F2"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 xml:space="preserve">, page </w:t>
      </w:r>
      <w:r>
        <w:fldChar w:fldCharType="begin"/>
      </w:r>
      <w:r>
        <w:instrText xml:space="preserve"> PAGEREF _Ref412098484 \h </w:instrText>
      </w:r>
      <w:r>
        <w:fldChar w:fldCharType="separate"/>
      </w:r>
      <w:r w:rsidR="000E2EAC">
        <w:rPr>
          <w:noProof/>
        </w:rPr>
        <w:t>269</w:t>
      </w:r>
      <w:r>
        <w:fldChar w:fldCharType="end"/>
      </w:r>
      <w:r>
        <w:t>.</w:t>
      </w:r>
    </w:p>
    <w:p w14:paraId="377B2EDF" w14:textId="316C7227" w:rsidR="008B0324" w:rsidRDefault="008B0324"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_Ref412111290 \h </w:instrText>
      </w:r>
      <w:r>
        <w:fldChar w:fldCharType="separate"/>
      </w:r>
      <w:r w:rsidR="000E2EAC">
        <w:t>Psalm</w:t>
      </w:r>
      <w:r w:rsidR="000E2EAC" w:rsidRPr="00AB1781">
        <w:t xml:space="preserve"> 83</w:t>
      </w:r>
      <w:r w:rsidR="000E2EAC">
        <w:t>: “How I love Your dwellings, O Lord of Hosts”</w:t>
      </w:r>
      <w:r>
        <w:fldChar w:fldCharType="end"/>
      </w:r>
      <w:r>
        <w:t xml:space="preserve">, page </w:t>
      </w:r>
      <w:r>
        <w:fldChar w:fldCharType="begin"/>
      </w:r>
      <w:r>
        <w:instrText xml:space="preserve"> PAGEREF _Ref412111290 \h </w:instrText>
      </w:r>
      <w:r>
        <w:fldChar w:fldCharType="separate"/>
      </w:r>
      <w:r w:rsidR="000E2EAC">
        <w:rPr>
          <w:noProof/>
        </w:rPr>
        <w:t>217</w:t>
      </w:r>
      <w:r>
        <w:fldChar w:fldCharType="end"/>
      </w:r>
      <w:r>
        <w:t>.</w:t>
      </w:r>
    </w:p>
    <w:p w14:paraId="3A089F49" w14:textId="6C1040A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p>
    <w:p w14:paraId="788807C7" w14:textId="5EB15538"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102E065A" w14:textId="77777777" w:rsidR="00704CAA" w:rsidRPr="00AB1781" w:rsidRDefault="00704CAA" w:rsidP="00704CAA">
      <w:pPr>
        <w:pStyle w:val="Heading3"/>
      </w:pPr>
      <w:bookmarkStart w:id="279" w:name="_Ref435438582"/>
      <w:bookmarkStart w:id="280" w:name="_Toc473283608"/>
      <w:r w:rsidRPr="00AB1781">
        <w:lastRenderedPageBreak/>
        <w:t>K</w:t>
      </w:r>
      <w:r>
        <w:t>athisma 10</w:t>
      </w:r>
      <w:bookmarkEnd w:id="279"/>
      <w:bookmarkEnd w:id="280"/>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lastRenderedPageBreak/>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lastRenderedPageBreak/>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lastRenderedPageBreak/>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lastRenderedPageBreak/>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lastRenderedPageBreak/>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lastRenderedPageBreak/>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lastRenderedPageBreak/>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lastRenderedPageBreak/>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lastRenderedPageBreak/>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1" w:name="_Ref435438587"/>
      <w:bookmarkStart w:id="282" w:name="_Toc473283609"/>
      <w:r w:rsidRPr="00AB1781">
        <w:t>K</w:t>
      </w:r>
      <w:r>
        <w:t>athisma</w:t>
      </w:r>
      <w:r w:rsidRPr="00AB1781">
        <w:t xml:space="preserve"> 1</w:t>
      </w:r>
      <w:r>
        <w:t>1</w:t>
      </w:r>
      <w:bookmarkEnd w:id="281"/>
      <w:bookmarkEnd w:id="282"/>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lastRenderedPageBreak/>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lastRenderedPageBreak/>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lastRenderedPageBreak/>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lastRenderedPageBreak/>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lastRenderedPageBreak/>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lastRenderedPageBreak/>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lastRenderedPageBreak/>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lastRenderedPageBreak/>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lastRenderedPageBreak/>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lastRenderedPageBreak/>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D539F5A" w:rsidR="00704CAA" w:rsidRPr="00AB1781" w:rsidRDefault="00704CAA" w:rsidP="00704CAA">
      <w:pPr>
        <w:pStyle w:val="EnglishHangEndNoCoptic"/>
      </w:pPr>
      <w:r w:rsidRPr="00AB1781">
        <w:tab/>
        <w:t xml:space="preserve">and in </w:t>
      </w:r>
      <w:r>
        <w:t>their</w:t>
      </w:r>
      <w:r w:rsidR="00FC4468">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lastRenderedPageBreak/>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3" w:name="_Ref412111290"/>
      <w:r>
        <w:t>Psalm</w:t>
      </w:r>
      <w:r w:rsidRPr="00AB1781">
        <w:t xml:space="preserve"> 83</w:t>
      </w:r>
      <w:r>
        <w:t>: “How I love Your dwellings, O Lord of Hosts”</w:t>
      </w:r>
      <w:bookmarkEnd w:id="283"/>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7103805" w14:textId="50916158"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lastRenderedPageBreak/>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75EDFF0B" w14:textId="77777777" w:rsidR="00C853E6" w:rsidRDefault="00704CAA" w:rsidP="00704CAA">
      <w:pPr>
        <w:pStyle w:val="Rubric"/>
      </w:pPr>
      <w:r>
        <w:t>Alleluia.</w:t>
      </w:r>
    </w:p>
    <w:p w14:paraId="69B11D7C" w14:textId="7CDFC1EC" w:rsidR="00704CAA" w:rsidRPr="00A93CE8"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E2EAC">
        <w:t>Psalm</w:t>
      </w:r>
      <w:r w:rsidR="000E2EAC" w:rsidRPr="00AB1781">
        <w:t xml:space="preserve"> 84</w:t>
      </w:r>
      <w:r w:rsidR="000E2EAC">
        <w:t>:” O Lord, You were pleased with Your land”</w:t>
      </w:r>
      <w:r>
        <w:fldChar w:fldCharType="end"/>
      </w:r>
      <w:r>
        <w:t>.</w:t>
      </w:r>
      <w:r w:rsidR="00704CAA">
        <w:t xml:space="preserve"> </w:t>
      </w:r>
    </w:p>
    <w:p w14:paraId="4AC4FFAE" w14:textId="77777777" w:rsidR="00704CAA" w:rsidRPr="00AB1781" w:rsidRDefault="00704CAA" w:rsidP="00704CAA">
      <w:pPr>
        <w:pStyle w:val="Heading4"/>
      </w:pPr>
      <w:bookmarkStart w:id="284" w:name="_Ref412111302"/>
      <w:r>
        <w:t>Psalm</w:t>
      </w:r>
      <w:r w:rsidRPr="00AB1781">
        <w:t xml:space="preserve"> 84</w:t>
      </w:r>
      <w:r>
        <w:t>:” O Lord, You were pleased with Your land”</w:t>
      </w:r>
      <w:bookmarkEnd w:id="284"/>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6520AB58" w14:textId="5BE82175" w:rsidR="00005A18" w:rsidRDefault="00005A18"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Reserved for the presbyter, if present.</w:t>
      </w:r>
    </w:p>
    <w:p w14:paraId="78C9001F" w14:textId="4D12CBC9"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lastRenderedPageBreak/>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38C16FE8" w:rsidR="00704CAA" w:rsidRDefault="00704CAA" w:rsidP="00704CAA">
      <w:pPr>
        <w:pStyle w:val="Rubric"/>
      </w:pPr>
      <w:r>
        <w:t>Glory…</w:t>
      </w:r>
    </w:p>
    <w:p w14:paraId="6FEEE907" w14:textId="771074C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w:t>
      </w:r>
    </w:p>
    <w:p w14:paraId="2B187A97" w14:textId="77777777" w:rsidR="00704CAA" w:rsidRDefault="00704CAA" w:rsidP="00704CAA">
      <w:pPr>
        <w:pStyle w:val="Heading3"/>
      </w:pPr>
      <w:bookmarkStart w:id="285" w:name="_Ref435990025"/>
      <w:bookmarkStart w:id="286" w:name="_Toc473283610"/>
      <w:r>
        <w:t>Kathisma 12</w:t>
      </w:r>
      <w:bookmarkEnd w:id="285"/>
      <w:bookmarkEnd w:id="286"/>
    </w:p>
    <w:p w14:paraId="6523C98C" w14:textId="77777777" w:rsidR="00704CAA" w:rsidRPr="00AB1781" w:rsidRDefault="00704CAA" w:rsidP="00704CAA">
      <w:pPr>
        <w:pStyle w:val="Heading4"/>
      </w:pPr>
      <w:bookmarkStart w:id="287" w:name="_Ref412026212"/>
      <w:r>
        <w:t>Psalm</w:t>
      </w:r>
      <w:r w:rsidRPr="00AB1781">
        <w:t xml:space="preserve"> 85</w:t>
      </w:r>
      <w:r>
        <w:t>: “Incline Your ear, O Lord, and hear me”</w:t>
      </w:r>
      <w:bookmarkEnd w:id="287"/>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Prophecy that All Nations will Worship and Glorify Him</w:t>
      </w:r>
    </w:p>
    <w:p w14:paraId="47382F6B" w14:textId="40A1E1CF"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FB87C6" w14:textId="510DFDD7"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A349D22" w14:textId="2A2D9A12" w:rsidR="0008188E" w:rsidRDefault="0008188E" w:rsidP="00C853E6">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BFC228F" w14:textId="38DF07CB"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lastRenderedPageBreak/>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2C7738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13CFC07B" w14:textId="5F343EFC" w:rsidR="00C853E6" w:rsidRDefault="00C853E6" w:rsidP="00C853E6">
      <w:pPr>
        <w:pStyle w:val="Rubric"/>
      </w:pPr>
      <w:r>
        <w:t>Alleluia.</w:t>
      </w:r>
    </w:p>
    <w:p w14:paraId="68A7F98D" w14:textId="21833E80"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449AE8BA" w14:textId="7391458A"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08411410" w14:textId="77777777" w:rsidR="00704CAA" w:rsidRPr="00AB1781" w:rsidRDefault="00704CAA" w:rsidP="00704CAA">
      <w:pPr>
        <w:pStyle w:val="Heading4"/>
      </w:pPr>
      <w:bookmarkStart w:id="288" w:name="_Ref412111328"/>
      <w:r>
        <w:t>Psalm</w:t>
      </w:r>
      <w:r w:rsidRPr="00AB1781">
        <w:t xml:space="preserve"> 86</w:t>
      </w:r>
      <w:r>
        <w:t>: “His foundations are on the holy mountains”</w:t>
      </w:r>
      <w:bookmarkEnd w:id="288"/>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lastRenderedPageBreak/>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lastRenderedPageBreak/>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lastRenderedPageBreak/>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lastRenderedPageBreak/>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lastRenderedPageBreak/>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lastRenderedPageBreak/>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lastRenderedPageBreak/>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lastRenderedPageBreak/>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9" w:name="_Ref412026283"/>
      <w:r>
        <w:lastRenderedPageBreak/>
        <w:t>Psalm</w:t>
      </w:r>
      <w:r w:rsidRPr="00AB1781">
        <w:t xml:space="preserve"> 90</w:t>
      </w:r>
      <w:r>
        <w:t>: “He who dwells in the help of the Most High”</w:t>
      </w:r>
      <w:bookmarkEnd w:id="289"/>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0BE5F445" w14:textId="7E273B10"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3B21146F" w14:textId="75B49A4A"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1C6922D" w14:textId="15181695"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5A3BEA7" w14:textId="31E72793"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lastRenderedPageBreak/>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61B51ED3" w:rsidR="00704CAA" w:rsidRDefault="00704CAA" w:rsidP="00704CAA">
      <w:pPr>
        <w:pStyle w:val="Rubric"/>
      </w:pPr>
      <w:r>
        <w:t>Glory…</w:t>
      </w:r>
    </w:p>
    <w:p w14:paraId="7C6C5CD7" w14:textId="5490025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E2EAC">
        <w:t>Psalm</w:t>
      </w:r>
      <w:r w:rsidR="000E2EAC" w:rsidRPr="00AB1781">
        <w:t xml:space="preserve"> 92</w:t>
      </w:r>
      <w:r w:rsidR="000E2EAC">
        <w:t>: “The Lord is reigns, He is robed in majesty”</w:t>
      </w:r>
      <w:r>
        <w:fldChar w:fldCharType="end"/>
      </w:r>
      <w:r>
        <w:t xml:space="preserve">, page </w:t>
      </w:r>
      <w:r>
        <w:fldChar w:fldCharType="begin"/>
      </w:r>
      <w:r>
        <w:instrText xml:space="preserve"> PAGEREF _Ref412111374 \h </w:instrText>
      </w:r>
      <w:r>
        <w:fldChar w:fldCharType="separate"/>
      </w:r>
      <w:r w:rsidR="000E2EAC">
        <w:rPr>
          <w:noProof/>
        </w:rPr>
        <w:t>233</w:t>
      </w:r>
      <w:r>
        <w:fldChar w:fldCharType="end"/>
      </w:r>
      <w:r>
        <w:t>.</w:t>
      </w:r>
    </w:p>
    <w:p w14:paraId="7A156308" w14:textId="0B3EAC31"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 xml:space="preserve">, page </w:t>
      </w:r>
      <w:r>
        <w:fldChar w:fldCharType="begin"/>
      </w:r>
      <w:r>
        <w:instrText xml:space="preserve"> PAGEREF _Ref412026313 \h </w:instrText>
      </w:r>
      <w:r>
        <w:fldChar w:fldCharType="separate"/>
      </w:r>
      <w:r w:rsidR="000E2EAC">
        <w:rPr>
          <w:noProof/>
        </w:rPr>
        <w:t>238</w:t>
      </w:r>
      <w:r>
        <w:fldChar w:fldCharType="end"/>
      </w:r>
      <w:r>
        <w:t>.</w:t>
      </w:r>
    </w:p>
    <w:p w14:paraId="34D23BA5" w14:textId="397594FD"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_Ref411967180 \h </w:instrText>
      </w:r>
      <w:r>
        <w:fldChar w:fldCharType="separate"/>
      </w:r>
      <w:r w:rsidR="000E2EAC">
        <w:t>Psalm</w:t>
      </w:r>
      <w:r w:rsidR="000E2EAC" w:rsidRPr="00AB1781">
        <w:t xml:space="preserve"> 116</w:t>
      </w:r>
      <w:r w:rsidR="000E2EAC">
        <w:t>: “Praise the Lord, all you nations”</w:t>
      </w:r>
      <w:r>
        <w:fldChar w:fldCharType="end"/>
      </w:r>
      <w:r>
        <w:t xml:space="preserve">, page </w:t>
      </w:r>
      <w:r>
        <w:fldChar w:fldCharType="begin"/>
      </w:r>
      <w:r>
        <w:instrText xml:space="preserve"> PAGEREF _Ref411967180 \h </w:instrText>
      </w:r>
      <w:r>
        <w:fldChar w:fldCharType="separate"/>
      </w:r>
      <w:r w:rsidR="000E2EAC">
        <w:rPr>
          <w:noProof/>
        </w:rPr>
        <w:t>275</w:t>
      </w:r>
      <w:r>
        <w:fldChar w:fldCharType="end"/>
      </w:r>
      <w:r>
        <w:t>.</w:t>
      </w:r>
    </w:p>
    <w:p w14:paraId="2D779DFA" w14:textId="77777777" w:rsidR="00704CAA" w:rsidRPr="00AB1781" w:rsidRDefault="00704CAA" w:rsidP="00704CAA">
      <w:pPr>
        <w:pStyle w:val="Heading3"/>
      </w:pPr>
      <w:bookmarkStart w:id="290" w:name="_Ref435438606"/>
      <w:bookmarkStart w:id="291" w:name="_Toc473283611"/>
      <w:r w:rsidRPr="00AB1781">
        <w:t>K</w:t>
      </w:r>
      <w:r>
        <w:t>athisma</w:t>
      </w:r>
      <w:r w:rsidRPr="00AB1781">
        <w:t xml:space="preserve"> 1</w:t>
      </w:r>
      <w:r>
        <w:t>3</w:t>
      </w:r>
      <w:bookmarkEnd w:id="290"/>
      <w:bookmarkEnd w:id="291"/>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lastRenderedPageBreak/>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lastRenderedPageBreak/>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2" w:name="_Ref412111374"/>
      <w:r>
        <w:t>Psalm</w:t>
      </w:r>
      <w:r w:rsidRPr="00AB1781">
        <w:t xml:space="preserve"> 92</w:t>
      </w:r>
      <w:r>
        <w:t>: “The Lord is reigns, He is robed in majesty”</w:t>
      </w:r>
      <w:bookmarkEnd w:id="292"/>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23DC3276" w14:textId="46C11D3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005A18">
        <w:t>. Reserved for the presbyter, if present.</w:t>
      </w:r>
    </w:p>
    <w:p w14:paraId="6CEB833E" w14:textId="26764FB2"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469BE02C" w14:textId="77777777" w:rsidR="00C853E6" w:rsidRDefault="00704CAA" w:rsidP="00704CAA">
      <w:pPr>
        <w:pStyle w:val="Rubric"/>
      </w:pPr>
      <w:r>
        <w:t>Alleluia.</w:t>
      </w:r>
    </w:p>
    <w:p w14:paraId="5941DEED" w14:textId="32A8DFD1" w:rsidR="00704CAA" w:rsidRPr="008016CF"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conclude here.</w:t>
      </w:r>
      <w:r w:rsidR="00704CAA">
        <w:t xml:space="preserve"> </w:t>
      </w:r>
    </w:p>
    <w:p w14:paraId="4F120D14" w14:textId="77777777" w:rsidR="00704CAA" w:rsidRPr="00AB1781" w:rsidRDefault="00704CAA" w:rsidP="00704CAA">
      <w:pPr>
        <w:pStyle w:val="Heading4"/>
      </w:pPr>
      <w:r>
        <w:lastRenderedPageBreak/>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lastRenderedPageBreak/>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lastRenderedPageBreak/>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3" w:name="_Ref412111699"/>
      <w:r>
        <w:lastRenderedPageBreak/>
        <w:t>Psalm</w:t>
      </w:r>
      <w:r w:rsidRPr="00AB1781">
        <w:t xml:space="preserve"> 95</w:t>
      </w:r>
      <w:r>
        <w:t>: “Sing a new song to the Lord, sing to the Lord, all the earth”</w:t>
      </w:r>
      <w:bookmarkEnd w:id="293"/>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74E016F6" w14:textId="211CAB7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166D6FCF" w14:textId="37FCB608"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lastRenderedPageBreak/>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0958C0D4" w14:textId="77777777" w:rsidR="00396E1C" w:rsidRDefault="00704CAA" w:rsidP="00704CAA">
      <w:pPr>
        <w:pStyle w:val="Rubric"/>
      </w:pPr>
      <w:r>
        <w:t>Alleluia.</w:t>
      </w:r>
    </w:p>
    <w:p w14:paraId="11709F9B" w14:textId="7E0EF2D4" w:rsidR="00704CAA" w:rsidRPr="008016C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w:t>
      </w:r>
      <w:r w:rsidR="00704CAA">
        <w:t xml:space="preserve"> </w:t>
      </w:r>
    </w:p>
    <w:p w14:paraId="28A7C577" w14:textId="77777777" w:rsidR="00704CAA" w:rsidRPr="00AB1781" w:rsidRDefault="00704CAA" w:rsidP="00704CAA">
      <w:pPr>
        <w:pStyle w:val="Heading4"/>
      </w:pPr>
      <w:bookmarkStart w:id="294" w:name="_Ref412026313"/>
      <w:r>
        <w:t>Psalm</w:t>
      </w:r>
      <w:r w:rsidRPr="00AB1781">
        <w:t xml:space="preserve"> 96</w:t>
      </w:r>
      <w:r>
        <w:t>: “The Lord reigns, let the earth rejoice”</w:t>
      </w:r>
      <w:bookmarkEnd w:id="294"/>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32D58E47" w14:textId="54D50865"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111BCB28" w14:textId="3BA079C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3822F7D" w14:textId="0698E6A9" w:rsidR="00704CAA" w:rsidRPr="00AB1781" w:rsidRDefault="00704CAA" w:rsidP="00704CAA">
      <w:pPr>
        <w:pStyle w:val="Rubric"/>
      </w:pPr>
      <w:r>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lastRenderedPageBreak/>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390EA5F2" w:rsidR="00704CAA" w:rsidRDefault="00704CAA" w:rsidP="00704CAA">
      <w:pPr>
        <w:pStyle w:val="Rubric"/>
      </w:pPr>
      <w:r>
        <w:t>Glory…</w:t>
      </w:r>
    </w:p>
    <w:p w14:paraId="02010CCF" w14:textId="0F263638"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_Ref412111720 \h </w:instrText>
      </w:r>
      <w:r>
        <w:fldChar w:fldCharType="separate"/>
      </w:r>
      <w:r w:rsidR="000E2EAC">
        <w:t>Psalm</w:t>
      </w:r>
      <w:r w:rsidR="000E2EAC" w:rsidRPr="00AB1781">
        <w:t xml:space="preserve"> 97</w:t>
      </w:r>
      <w:r w:rsidR="000E2EAC">
        <w:t>: “Sing a new song to the Lord, for the Lord has done wondrous things”</w:t>
      </w:r>
      <w:r>
        <w:fldChar w:fldCharType="end"/>
      </w:r>
      <w:r>
        <w:t>.</w:t>
      </w:r>
    </w:p>
    <w:p w14:paraId="5AEE54F8" w14:textId="3E392028" w:rsidR="004942E9" w:rsidRPr="00A0015F"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69A4C83A" w14:textId="77777777" w:rsidR="00704CAA" w:rsidRPr="00A0015F" w:rsidRDefault="00704CAA" w:rsidP="00704CAA">
      <w:pPr>
        <w:pStyle w:val="Heading4"/>
      </w:pPr>
      <w:bookmarkStart w:id="295" w:name="_Ref412111720"/>
      <w:r>
        <w:lastRenderedPageBreak/>
        <w:t>Psalm</w:t>
      </w:r>
      <w:r w:rsidRPr="00AB1781">
        <w:t xml:space="preserve"> 97</w:t>
      </w:r>
      <w:r>
        <w:t>: “Sing a new song to the Lord, for the Lord has done wondrous things”</w:t>
      </w:r>
      <w:bookmarkEnd w:id="295"/>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37570B74" w14:textId="4FE458BC"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403A60FB" w14:textId="05E4D89F"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59AC7BDE" w14:textId="77777777" w:rsidR="00396E1C" w:rsidRDefault="00704CAA" w:rsidP="00704CAA">
      <w:pPr>
        <w:pStyle w:val="Rubric"/>
      </w:pPr>
      <w:r>
        <w:t>Alleluia.</w:t>
      </w:r>
    </w:p>
    <w:p w14:paraId="74BC26C5" w14:textId="7DACDBE9" w:rsidR="00704CAA" w:rsidRPr="00A0015F" w:rsidRDefault="00396E1C" w:rsidP="00704CAA">
      <w:pPr>
        <w:pStyle w:val="Rubric"/>
      </w:pPr>
      <w:r>
        <w:lastRenderedPageBreak/>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_Ref412111731 \h </w:instrText>
      </w:r>
      <w:r>
        <w:fldChar w:fldCharType="separate"/>
      </w:r>
      <w:r w:rsidR="000E2EAC">
        <w:t>Psalm</w:t>
      </w:r>
      <w:r w:rsidR="000E2EAC" w:rsidRPr="00AB1781">
        <w:t xml:space="preserve"> 98</w:t>
      </w:r>
      <w:r w:rsidR="000E2EAC">
        <w:t>: “The Lord reigns, let the peoples rage”</w:t>
      </w:r>
      <w:r>
        <w:fldChar w:fldCharType="end"/>
      </w:r>
      <w:r>
        <w:t>.</w:t>
      </w:r>
      <w:r w:rsidR="00704CAA">
        <w:t xml:space="preserve"> </w:t>
      </w:r>
    </w:p>
    <w:p w14:paraId="712843E2" w14:textId="77777777" w:rsidR="00704CAA" w:rsidRPr="00A0015F" w:rsidRDefault="00704CAA" w:rsidP="00704CAA">
      <w:pPr>
        <w:pStyle w:val="Heading4"/>
      </w:pPr>
      <w:bookmarkStart w:id="296" w:name="_Ref412111731"/>
      <w:r>
        <w:t>Psalm</w:t>
      </w:r>
      <w:r w:rsidRPr="00AB1781">
        <w:t xml:space="preserve"> 98</w:t>
      </w:r>
      <w:r>
        <w:t>: “The Lord reigns, let the peoples rage”</w:t>
      </w:r>
      <w:bookmarkEnd w:id="296"/>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510260A1" w:rsidR="00704CAA" w:rsidRDefault="00704CAA"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E2EAC">
        <w:rPr>
          <w:noProof/>
        </w:rPr>
        <w:t>78</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428044C8" w14:textId="77777777" w:rsidR="00396E1C" w:rsidRDefault="00704CAA" w:rsidP="00704CAA">
      <w:pPr>
        <w:pStyle w:val="Rubric"/>
      </w:pPr>
      <w:r>
        <w:t>Alleluia.</w:t>
      </w:r>
    </w:p>
    <w:p w14:paraId="523987D0" w14:textId="7589CEDC"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_Ref412111741 \h </w:instrText>
      </w:r>
      <w:r>
        <w:fldChar w:fldCharType="separate"/>
      </w:r>
      <w:r w:rsidR="000E2EAC">
        <w:t>Psalm</w:t>
      </w:r>
      <w:r w:rsidR="000E2EAC" w:rsidRPr="00AB1781">
        <w:t xml:space="preserve"> 99</w:t>
      </w:r>
      <w:r w:rsidR="000E2EAC">
        <w:t>: “Shout for joy to the Lord, all the earth”</w:t>
      </w:r>
      <w:r>
        <w:fldChar w:fldCharType="end"/>
      </w:r>
      <w:r>
        <w:t>.</w:t>
      </w:r>
      <w:r w:rsidR="00704CAA">
        <w:t xml:space="preserve"> </w:t>
      </w:r>
    </w:p>
    <w:p w14:paraId="041C26BC" w14:textId="77777777" w:rsidR="00704CAA" w:rsidRPr="00A0015F" w:rsidRDefault="00704CAA" w:rsidP="00704CAA">
      <w:pPr>
        <w:pStyle w:val="Heading4"/>
      </w:pPr>
      <w:bookmarkStart w:id="297" w:name="_Ref412111741"/>
      <w:r>
        <w:t>Psalm</w:t>
      </w:r>
      <w:r w:rsidRPr="00AB1781">
        <w:t xml:space="preserve"> 99</w:t>
      </w:r>
      <w:r>
        <w:t>: “Shout for joy to the Lord, all the earth”</w:t>
      </w:r>
      <w:bookmarkEnd w:id="297"/>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3AEB8FD8" w14:textId="162AC29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744620A" w14:textId="7EF29282"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234B5D0E" w14:textId="77777777" w:rsidR="00396E1C" w:rsidRDefault="00704CAA" w:rsidP="00704CAA">
      <w:pPr>
        <w:pStyle w:val="Rubric"/>
      </w:pPr>
      <w:r>
        <w:t>Alleluia.</w:t>
      </w:r>
    </w:p>
    <w:p w14:paraId="41CB077A" w14:textId="4948C10D"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_Ref412111752 \h </w:instrText>
      </w:r>
      <w:r>
        <w:fldChar w:fldCharType="separate"/>
      </w:r>
      <w:r w:rsidR="000E2EAC">
        <w:t>Psalm</w:t>
      </w:r>
      <w:r w:rsidR="000E2EAC" w:rsidRPr="00AB1781">
        <w:t xml:space="preserve"> 100</w:t>
      </w:r>
      <w:r w:rsidR="000E2EAC">
        <w:t>: “I will sing to You of mercy and judgment, O Lord”</w:t>
      </w:r>
      <w:r>
        <w:fldChar w:fldCharType="end"/>
      </w:r>
      <w:r>
        <w:t>.</w:t>
      </w:r>
      <w:r w:rsidR="00704CAA">
        <w:t xml:space="preserve"> </w:t>
      </w:r>
    </w:p>
    <w:p w14:paraId="24EA9BC7" w14:textId="77777777" w:rsidR="00704CAA" w:rsidRPr="00A0015F" w:rsidRDefault="00704CAA" w:rsidP="00704CAA">
      <w:pPr>
        <w:pStyle w:val="Heading4"/>
      </w:pPr>
      <w:bookmarkStart w:id="298" w:name="_Ref412111752"/>
      <w:r>
        <w:t>Psalm</w:t>
      </w:r>
      <w:r w:rsidRPr="00AB1781">
        <w:t xml:space="preserve"> 100</w:t>
      </w:r>
      <w:r>
        <w:t>: “I will sing to You of mercy and judgment, O Lord”</w:t>
      </w:r>
      <w:bookmarkEnd w:id="298"/>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5E6D0D74" w14:textId="6E3A6A32"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DACF65D" w14:textId="03A7FBA1"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549929E5" w:rsidR="00704CAA" w:rsidRDefault="00704CAA" w:rsidP="00704CAA">
      <w:pPr>
        <w:pStyle w:val="Rubric"/>
      </w:pPr>
      <w:r>
        <w:t>Glory…</w:t>
      </w:r>
    </w:p>
    <w:p w14:paraId="12E90804" w14:textId="27BD3CF7"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2C1083FC" w14:textId="77777777" w:rsidR="00704CAA" w:rsidRPr="00AB1781" w:rsidRDefault="00704CAA" w:rsidP="00704CAA">
      <w:pPr>
        <w:pStyle w:val="Heading3"/>
      </w:pPr>
      <w:bookmarkStart w:id="299" w:name="_Ref435438613"/>
      <w:bookmarkStart w:id="300" w:name="_Toc473283612"/>
      <w:r w:rsidRPr="00AB1781">
        <w:lastRenderedPageBreak/>
        <w:t>K</w:t>
      </w:r>
      <w:r>
        <w:t>athisma</w:t>
      </w:r>
      <w:r w:rsidRPr="00AB1781">
        <w:t xml:space="preserve"> 1</w:t>
      </w:r>
      <w:r>
        <w:t>4</w:t>
      </w:r>
      <w:bookmarkEnd w:id="299"/>
      <w:bookmarkEnd w:id="300"/>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lastRenderedPageBreak/>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lastRenderedPageBreak/>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lastRenderedPageBreak/>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lastRenderedPageBreak/>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lastRenderedPageBreak/>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lastRenderedPageBreak/>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lastRenderedPageBreak/>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lastRenderedPageBreak/>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lastRenderedPageBreak/>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lastRenderedPageBreak/>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1" w:name="_Ref435438622"/>
      <w:bookmarkStart w:id="302" w:name="_Toc473283613"/>
      <w:r w:rsidRPr="00AB1781">
        <w:t>K</w:t>
      </w:r>
      <w:r>
        <w:t>athisma</w:t>
      </w:r>
      <w:r w:rsidRPr="00AB1781">
        <w:t xml:space="preserve"> 1</w:t>
      </w:r>
      <w:r>
        <w:t>5</w:t>
      </w:r>
      <w:bookmarkEnd w:id="301"/>
      <w:bookmarkEnd w:id="302"/>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lastRenderedPageBreak/>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lastRenderedPageBreak/>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lastRenderedPageBreak/>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lastRenderedPageBreak/>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lastRenderedPageBreak/>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lastRenderedPageBreak/>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lastRenderedPageBreak/>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lastRenderedPageBreak/>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lastRenderedPageBreak/>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lastRenderedPageBreak/>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lastRenderedPageBreak/>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3" w:name="_Ref435990041"/>
      <w:bookmarkStart w:id="304" w:name="_Toc473283614"/>
      <w:r>
        <w:t>Kathisma 16</w:t>
      </w:r>
      <w:bookmarkEnd w:id="303"/>
      <w:bookmarkEnd w:id="304"/>
    </w:p>
    <w:p w14:paraId="2CD95BD1" w14:textId="77777777" w:rsidR="00704CAA" w:rsidRPr="00267F42" w:rsidRDefault="00704CAA" w:rsidP="00704CAA">
      <w:pPr>
        <w:pStyle w:val="Heading4"/>
      </w:pPr>
      <w:bookmarkStart w:id="305" w:name="_Ref412026343"/>
      <w:r>
        <w:t>Psalm</w:t>
      </w:r>
      <w:r w:rsidRPr="00AB1781">
        <w:t xml:space="preserve"> 109</w:t>
      </w:r>
      <w:r>
        <w:t>: “The Lord said to my Lord, “Sit at My right hand’”</w:t>
      </w:r>
      <w:bookmarkEnd w:id="305"/>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259D4839" w14:textId="5A36DC3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479C61D1" w14:textId="2CEF646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193BE97A" w14:textId="1462993C"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lastRenderedPageBreak/>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666490ED" w14:textId="77777777" w:rsidR="00396E1C" w:rsidRDefault="00704CAA" w:rsidP="00704CAA">
      <w:pPr>
        <w:pStyle w:val="Rubric"/>
      </w:pPr>
      <w:r>
        <w:t>Alleluia.</w:t>
      </w:r>
    </w:p>
    <w:p w14:paraId="169754A2" w14:textId="624763D7" w:rsidR="00704CAA" w:rsidRDefault="00396E1C" w:rsidP="00704CAA">
      <w:pPr>
        <w:pStyle w:val="Rubric"/>
      </w:pPr>
      <w:r w:rsidRPr="00396E1C">
        <w:t xml:space="preserve"> </w:t>
      </w:r>
      <w:r>
        <w:fldChar w:fldCharType="begin"/>
      </w:r>
      <w:r>
        <w:instrText xml:space="preserve"> REF _Ref434576482 \h </w:instrText>
      </w:r>
      <w:r>
        <w:fldChar w:fldCharType="separate"/>
      </w:r>
      <w:r w:rsidR="000E2EAC">
        <w:rPr>
          <w:lang w:val="en-GB"/>
        </w:rPr>
        <w:t>The Psalms of the Afternoon (Ninth hour)</w:t>
      </w:r>
      <w:r>
        <w:fldChar w:fldCharType="end"/>
      </w:r>
      <w:r w:rsidR="00704CAA">
        <w:t xml:space="preserve"> </w:t>
      </w:r>
      <w:r>
        <w:t xml:space="preserve">continue with </w:t>
      </w:r>
      <w:r>
        <w:fldChar w:fldCharType="begin"/>
      </w:r>
      <w:r>
        <w:instrText xml:space="preserve"> REF _Ref412111792 \h </w:instrText>
      </w:r>
      <w:r>
        <w:fldChar w:fldCharType="separate"/>
      </w:r>
      <w:r w:rsidR="000E2EAC">
        <w:t>Psalm</w:t>
      </w:r>
      <w:r w:rsidR="000E2EAC" w:rsidRPr="00AB1781">
        <w:t xml:space="preserve"> 110</w:t>
      </w:r>
      <w:r w:rsidR="000E2EAC">
        <w:t>: “I will confess You, O Lord, with my whole heart”</w:t>
      </w:r>
      <w:r>
        <w:fldChar w:fldCharType="end"/>
      </w:r>
      <w:r>
        <w:t>.</w:t>
      </w:r>
    </w:p>
    <w:p w14:paraId="39ACD4D5" w14:textId="5D3716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_Ref412026361 \h </w:instrText>
      </w:r>
      <w:r>
        <w:fldChar w:fldCharType="separate"/>
      </w:r>
      <w:r w:rsidR="000E2EAC">
        <w:t>Psalm</w:t>
      </w:r>
      <w:r w:rsidR="000E2EAC" w:rsidRPr="00AB1781">
        <w:t xml:space="preserve"> 114</w:t>
      </w:r>
      <w:r w:rsidR="000E2EAC">
        <w:t>: “I love Him, because the Lord will hear”</w:t>
      </w:r>
      <w:r>
        <w:fldChar w:fldCharType="end"/>
      </w:r>
      <w:r>
        <w:t xml:space="preserve">, page </w:t>
      </w:r>
      <w:r>
        <w:fldChar w:fldCharType="begin"/>
      </w:r>
      <w:r>
        <w:instrText xml:space="preserve"> PAGEREF _Ref412026361 \h </w:instrText>
      </w:r>
      <w:r>
        <w:fldChar w:fldCharType="separate"/>
      </w:r>
      <w:r w:rsidR="000E2EAC">
        <w:rPr>
          <w:noProof/>
        </w:rPr>
        <w:t>272</w:t>
      </w:r>
      <w:r>
        <w:fldChar w:fldCharType="end"/>
      </w:r>
      <w:r>
        <w:t>.</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6" w:name="_Ref412111792"/>
      <w:r>
        <w:t>Psalm</w:t>
      </w:r>
      <w:r w:rsidRPr="00AB1781">
        <w:t xml:space="preserve"> 110</w:t>
      </w:r>
      <w:r>
        <w:t>: “I will confess You, O Lord, with my whole heart”</w:t>
      </w:r>
      <w:bookmarkEnd w:id="306"/>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08B1994D" w14:textId="0245E77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502D7F13" w14:textId="64EA39A0"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lastRenderedPageBreak/>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144D9B2" w14:textId="77777777" w:rsidR="00396E1C" w:rsidRDefault="00704CAA" w:rsidP="00704CAA">
      <w:pPr>
        <w:pStyle w:val="Rubric"/>
      </w:pPr>
      <w:r>
        <w:t>Alleluia.</w:t>
      </w:r>
    </w:p>
    <w:p w14:paraId="727B2508" w14:textId="4457A7FD" w:rsidR="00704CAA"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_Ref412111806 \h </w:instrText>
      </w:r>
      <w:r>
        <w:fldChar w:fldCharType="separate"/>
      </w:r>
      <w:r w:rsidR="000E2EAC">
        <w:t>Psalm</w:t>
      </w:r>
      <w:r w:rsidR="000E2EAC" w:rsidRPr="00AB1781">
        <w:t xml:space="preserve"> 111</w:t>
      </w:r>
      <w:r w:rsidR="000E2EAC">
        <w:t>: “Blessed is the man who fears the Lord”</w:t>
      </w:r>
      <w:r>
        <w:fldChar w:fldCharType="end"/>
      </w:r>
      <w:r>
        <w:t>.</w:t>
      </w:r>
      <w:r w:rsidR="00704CAA">
        <w:t xml:space="preserve"> </w:t>
      </w:r>
    </w:p>
    <w:p w14:paraId="7948A635" w14:textId="77777777" w:rsidR="00704CAA" w:rsidRPr="00267F42" w:rsidRDefault="00704CAA" w:rsidP="00704CAA">
      <w:pPr>
        <w:pStyle w:val="Heading4"/>
      </w:pPr>
      <w:bookmarkStart w:id="307" w:name="_Ref412111806"/>
      <w:r>
        <w:lastRenderedPageBreak/>
        <w:t>Psalm</w:t>
      </w:r>
      <w:r w:rsidRPr="00AB1781">
        <w:t xml:space="preserve"> 111</w:t>
      </w:r>
      <w:r>
        <w:t>: “Blessed is the man who fears the Lord”</w:t>
      </w:r>
      <w:bookmarkEnd w:id="307"/>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4E01A566" w14:textId="64951EAD"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22AEF235" w14:textId="15D2AB48"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lastRenderedPageBreak/>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05D8E10C" w:rsidR="00704CAA" w:rsidRDefault="00704CAA" w:rsidP="00704CAA">
      <w:pPr>
        <w:pStyle w:val="Rubric"/>
      </w:pPr>
      <w:r>
        <w:t>Glory…</w:t>
      </w:r>
    </w:p>
    <w:p w14:paraId="6C3E5004" w14:textId="5130A68D" w:rsidR="00396E1C"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w:t>
      </w:r>
    </w:p>
    <w:p w14:paraId="7AD924AD" w14:textId="77777777" w:rsidR="00704CAA" w:rsidRPr="00267F42" w:rsidRDefault="00704CAA" w:rsidP="00704CAA">
      <w:pPr>
        <w:pStyle w:val="Heading4"/>
      </w:pPr>
      <w:bookmarkStart w:id="308" w:name="_Ref412098484"/>
      <w:r>
        <w:t>Psalm</w:t>
      </w:r>
      <w:r w:rsidRPr="00AB1781">
        <w:t xml:space="preserve"> 112</w:t>
      </w:r>
      <w:r w:rsidRPr="00AB1781">
        <w:rPr>
          <w:rStyle w:val="FootnoteReference"/>
          <w:rFonts w:cs="Lucida Grande"/>
        </w:rPr>
        <w:footnoteReference w:id="671"/>
      </w:r>
      <w:r>
        <w:t>: “Praise the Lord, you children”</w:t>
      </w:r>
      <w:bookmarkEnd w:id="308"/>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73565363" w14:textId="1286CE3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217B0118" w14:textId="6D20659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3EABF9A5" w14:textId="47805649"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lastRenderedPageBreak/>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42AC3387" w14:textId="77777777" w:rsidR="00AD40FB" w:rsidRDefault="00704CAA" w:rsidP="00704CAA">
      <w:pPr>
        <w:pStyle w:val="Rubric"/>
      </w:pPr>
      <w:r>
        <w:t>Alleluia.</w:t>
      </w:r>
    </w:p>
    <w:p w14:paraId="522B76DC" w14:textId="571F958B" w:rsidR="00704CAA" w:rsidRPr="00267F42"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_Ref412098508 \h </w:instrText>
      </w:r>
      <w:r>
        <w:fldChar w:fldCharType="separate"/>
      </w:r>
      <w:r w:rsidR="000E2EAC">
        <w:t>Psalm</w:t>
      </w:r>
      <w:r w:rsidR="000E2EAC" w:rsidRPr="00AB1781">
        <w:t xml:space="preserve"> 142</w:t>
      </w:r>
      <w:r w:rsidR="000E2EA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E2EAC">
        <w:rPr>
          <w:noProof/>
        </w:rPr>
        <w:t>321</w:t>
      </w:r>
      <w:r>
        <w:fldChar w:fldCharType="end"/>
      </w:r>
      <w:r>
        <w:t>.</w:t>
      </w:r>
      <w:r w:rsidR="00396E1C">
        <w:t xml:space="preserve"> </w:t>
      </w:r>
      <w:r w:rsidR="00396E1C">
        <w:fldChar w:fldCharType="begin"/>
      </w:r>
      <w:r w:rsidR="00396E1C">
        <w:instrText xml:space="preserve"> REF _Ref434576482 \h </w:instrText>
      </w:r>
      <w:r w:rsidR="00396E1C">
        <w:fldChar w:fldCharType="separate"/>
      </w:r>
      <w:r w:rsidR="000E2EAC">
        <w:rPr>
          <w:lang w:val="en-GB"/>
        </w:rPr>
        <w:t>The Psalms of the Afternoon (Ninth hour)</w:t>
      </w:r>
      <w:r w:rsidR="00396E1C">
        <w:fldChar w:fldCharType="end"/>
      </w:r>
      <w:r w:rsidR="00396E1C">
        <w:t xml:space="preserve"> continue with </w:t>
      </w:r>
      <w:r w:rsidR="00396E1C">
        <w:fldChar w:fldCharType="begin"/>
      </w:r>
      <w:r w:rsidR="00396E1C">
        <w:instrText xml:space="preserve"> REF _Ref412026361 \h </w:instrText>
      </w:r>
      <w:r w:rsidR="00396E1C">
        <w:fldChar w:fldCharType="separate"/>
      </w:r>
      <w:r w:rsidR="000E2EAC">
        <w:t>Psalm</w:t>
      </w:r>
      <w:r w:rsidR="000E2EAC" w:rsidRPr="00AB1781">
        <w:t xml:space="preserve"> 114</w:t>
      </w:r>
      <w:r w:rsidR="000E2EAC">
        <w:t>: “I love Him, because the Lord will hear”</w:t>
      </w:r>
      <w:r w:rsidR="00396E1C">
        <w:fldChar w:fldCharType="end"/>
      </w:r>
      <w:r w:rsidR="00396E1C">
        <w:t xml:space="preserve">, page </w:t>
      </w:r>
      <w:r w:rsidR="00396E1C">
        <w:fldChar w:fldCharType="begin"/>
      </w:r>
      <w:r w:rsidR="00396E1C">
        <w:instrText xml:space="preserve"> PAGEREF _Ref412026361 \h </w:instrText>
      </w:r>
      <w:r w:rsidR="00396E1C">
        <w:fldChar w:fldCharType="separate"/>
      </w:r>
      <w:r w:rsidR="000E2EAC">
        <w:rPr>
          <w:noProof/>
        </w:rPr>
        <w:t>272</w:t>
      </w:r>
      <w:r w:rsidR="00396E1C">
        <w:fldChar w:fldCharType="end"/>
      </w:r>
      <w:r w:rsidR="00396E1C">
        <w:t>.</w:t>
      </w:r>
      <w:r w:rsidR="00704CAA">
        <w:t xml:space="preserve">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lastRenderedPageBreak/>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lastRenderedPageBreak/>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9" w:name="_Ref412026361"/>
      <w:r>
        <w:t>Psalm</w:t>
      </w:r>
      <w:r w:rsidRPr="00AB1781">
        <w:t xml:space="preserve"> 114</w:t>
      </w:r>
      <w:r>
        <w:t>: “I love Him, because the Lord will hear”</w:t>
      </w:r>
      <w:bookmarkEnd w:id="309"/>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381BC088" w14:textId="47A1E6FD"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7CD8AED5" w14:textId="16BC81B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006847E" w14:textId="1FE53B2C"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lastRenderedPageBreak/>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1718C185" w14:textId="07E778D2" w:rsidR="004942E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_Ref412026376 \h </w:instrText>
      </w:r>
      <w:r>
        <w:fldChar w:fldCharType="separate"/>
      </w:r>
      <w:r w:rsidR="000E2EAC">
        <w:t>Psalm</w:t>
      </w:r>
      <w:r w:rsidR="000E2EAC" w:rsidRPr="00AB1781">
        <w:t xml:space="preserve"> 115</w:t>
      </w:r>
      <w:r w:rsidR="000E2EAC">
        <w:t>: “I believed; therefore I spoke; but I was greatly humbled”</w:t>
      </w:r>
      <w:r>
        <w:fldChar w:fldCharType="end"/>
      </w:r>
      <w:r>
        <w:t>.</w:t>
      </w:r>
    </w:p>
    <w:p w14:paraId="2EF02298" w14:textId="63D9991A"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10" w:name="_Ref412026376"/>
      <w:r>
        <w:t>Psalm</w:t>
      </w:r>
      <w:r w:rsidRPr="00AB1781">
        <w:t xml:space="preserve"> 115</w:t>
      </w:r>
      <w:r>
        <w:t>: “I believed; therefore I spoke; but I was greatly humbled”</w:t>
      </w:r>
      <w:bookmarkEnd w:id="310"/>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7A39CBF7" w14:textId="6CCD31AC"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391E94DE" w14:textId="1924F1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59675A5" w14:textId="13B0A1BF" w:rsidR="00704CAA" w:rsidRPr="00AB1781" w:rsidRDefault="00704CAA" w:rsidP="00704CAA">
      <w:pPr>
        <w:pStyle w:val="Rubric"/>
      </w:pPr>
      <w:r w:rsidRPr="00AB1781">
        <w:lastRenderedPageBreak/>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58121372" w:rsidR="00704CAA" w:rsidRDefault="00704CAA" w:rsidP="00704CAA">
      <w:pPr>
        <w:pStyle w:val="Rubric"/>
      </w:pPr>
      <w:r>
        <w:t xml:space="preserve">Alleluia. </w:t>
      </w:r>
    </w:p>
    <w:p w14:paraId="4880DB20" w14:textId="27B24010"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conclude here.</w:t>
      </w:r>
    </w:p>
    <w:p w14:paraId="5BB23FF3" w14:textId="2C9DB8EB" w:rsidR="004942E9" w:rsidRPr="00267F42"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_Ref411968046 \h </w:instrText>
      </w:r>
      <w:r>
        <w:fldChar w:fldCharType="separate"/>
      </w:r>
      <w:r w:rsidR="000E2EAC">
        <w:t>Psalm</w:t>
      </w:r>
      <w:r w:rsidR="000E2EAC" w:rsidRPr="00AB1781">
        <w:t xml:space="preserve"> 129</w:t>
      </w:r>
      <w:r w:rsidR="000E2EAC">
        <w:t>: “I cried to You, O Lord, out of the depths”</w:t>
      </w:r>
      <w:r>
        <w:fldChar w:fldCharType="end"/>
      </w:r>
      <w:r>
        <w:t xml:space="preserve">, page </w:t>
      </w:r>
      <w:r>
        <w:fldChar w:fldCharType="begin"/>
      </w:r>
      <w:r>
        <w:instrText xml:space="preserve"> PAGEREF _Ref411968046 \h </w:instrText>
      </w:r>
      <w:r>
        <w:fldChar w:fldCharType="separate"/>
      </w:r>
      <w:r w:rsidR="000E2EAC">
        <w:rPr>
          <w:noProof/>
        </w:rPr>
        <w:t>303</w:t>
      </w:r>
      <w:r>
        <w:fldChar w:fldCharType="end"/>
      </w:r>
      <w:r>
        <w:t>.</w:t>
      </w:r>
    </w:p>
    <w:p w14:paraId="5F728D97" w14:textId="77777777" w:rsidR="00704CAA" w:rsidRPr="00267F42" w:rsidRDefault="00704CAA" w:rsidP="00704CAA">
      <w:pPr>
        <w:pStyle w:val="Heading4"/>
      </w:pPr>
      <w:bookmarkStart w:id="311" w:name="_Ref411967180"/>
      <w:r>
        <w:lastRenderedPageBreak/>
        <w:t>Psalm</w:t>
      </w:r>
      <w:r w:rsidRPr="00AB1781">
        <w:t xml:space="preserve"> 116</w:t>
      </w:r>
      <w:r>
        <w:t>: “Praise the Lord, all you nations”</w:t>
      </w:r>
      <w:bookmarkEnd w:id="311"/>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3008BF24" w14:textId="64D880DC"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1CF18176" w14:textId="02A67972"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00DA4D98" w14:textId="5A0FED20"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262F2970" w14:textId="77777777" w:rsidR="00AD6F95" w:rsidRDefault="00704CAA" w:rsidP="00704CAA">
      <w:pPr>
        <w:pStyle w:val="Rubric"/>
      </w:pPr>
      <w:r>
        <w:t>Alleluia.</w:t>
      </w:r>
    </w:p>
    <w:p w14:paraId="6B2A4554" w14:textId="3E2CB893" w:rsidR="00704CAA" w:rsidRPr="00267F42"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_Ref411967211 \h </w:instrText>
      </w:r>
      <w:r>
        <w:fldChar w:fldCharType="separate"/>
      </w:r>
      <w:r w:rsidR="000E2EAC">
        <w:t>Psalm</w:t>
      </w:r>
      <w:r w:rsidR="000E2EAC" w:rsidRPr="00AB1781">
        <w:t xml:space="preserve"> 117</w:t>
      </w:r>
      <w:r w:rsidR="000E2EAC">
        <w:t>: “Confess the Lord, He is good”</w:t>
      </w:r>
      <w:r>
        <w:fldChar w:fldCharType="end"/>
      </w:r>
      <w:r>
        <w:t>.</w:t>
      </w:r>
      <w:r w:rsidR="00704CAA">
        <w:t xml:space="preserve"> </w:t>
      </w:r>
    </w:p>
    <w:p w14:paraId="4FB288D9" w14:textId="77777777" w:rsidR="00704CAA" w:rsidRPr="00267F42" w:rsidRDefault="00704CAA" w:rsidP="00704CAA">
      <w:pPr>
        <w:pStyle w:val="Heading4"/>
      </w:pPr>
      <w:bookmarkStart w:id="312" w:name="_Ref411967211"/>
      <w:r>
        <w:t>Psalm</w:t>
      </w:r>
      <w:r w:rsidRPr="00AB1781">
        <w:t xml:space="preserve"> 117</w:t>
      </w:r>
      <w:r>
        <w:t>: “Confess the Lord, He is good”</w:t>
      </w:r>
      <w:bookmarkEnd w:id="312"/>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46F3BB37" w14:textId="5100910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0014A812" w14:textId="18895F0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3CF988B" w14:textId="3C6D44C3"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lastRenderedPageBreak/>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lastRenderedPageBreak/>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165811BA" w:rsidR="00704CAA" w:rsidRPr="00AB1781" w:rsidRDefault="00704CAA" w:rsidP="00AD52C7">
      <w:pPr>
        <w:pStyle w:val="EnglishHangNoCoptic"/>
      </w:pPr>
      <w:r w:rsidRPr="00AB1781">
        <w:t xml:space="preserve">22 The stone </w:t>
      </w:r>
      <w:r w:rsidR="00AD52C7">
        <w:t>that</w:t>
      </w:r>
      <w:r w:rsidRPr="00AB1781">
        <w:t xml:space="preserve">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lastRenderedPageBreak/>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4C0E4E88" w:rsidR="00704CAA" w:rsidRDefault="00704CAA" w:rsidP="00704CAA">
      <w:pPr>
        <w:pStyle w:val="Rubric"/>
      </w:pPr>
      <w:r>
        <w:t>Glory…</w:t>
      </w:r>
    </w:p>
    <w:p w14:paraId="5BE78E06" w14:textId="17A42016"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continue with </w:t>
      </w:r>
      <w:r>
        <w:fldChar w:fldCharType="begin"/>
      </w:r>
      <w:r>
        <w:instrText xml:space="preserve"> REF _Ref411967235 \h </w:instrText>
      </w:r>
      <w:r>
        <w:fldChar w:fldCharType="separate"/>
      </w:r>
      <w:r w:rsidR="000E2EAC">
        <w:t>Psalm</w:t>
      </w:r>
      <w:r w:rsidR="000E2EAC" w:rsidRPr="00AB1781">
        <w:t xml:space="preserve"> 119</w:t>
      </w:r>
      <w:r w:rsidR="000E2EAC">
        <w:t>: “When I was afflicted, I cried out to the Lord”</w:t>
      </w:r>
      <w:r>
        <w:fldChar w:fldCharType="end"/>
      </w:r>
      <w:r>
        <w:t xml:space="preserve">, page </w:t>
      </w:r>
      <w:r>
        <w:fldChar w:fldCharType="begin"/>
      </w:r>
      <w:r>
        <w:instrText xml:space="preserve"> PAGEREF _Ref411967235 \h </w:instrText>
      </w:r>
      <w:r>
        <w:fldChar w:fldCharType="separate"/>
      </w:r>
      <w:r w:rsidR="000E2EAC">
        <w:rPr>
          <w:noProof/>
        </w:rPr>
        <w:t>293</w:t>
      </w:r>
      <w:r>
        <w:fldChar w:fldCharType="end"/>
      </w:r>
      <w:r>
        <w:t>.</w:t>
      </w:r>
    </w:p>
    <w:p w14:paraId="58607EDB" w14:textId="2EABD41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_Ref412027139 \h </w:instrText>
      </w:r>
      <w:r>
        <w:fldChar w:fldCharType="separate"/>
      </w:r>
      <w:r w:rsidR="000E2EAC">
        <w:t>Psalm</w:t>
      </w:r>
      <w:r w:rsidR="000E2EAC" w:rsidRPr="00AB1781">
        <w:t xml:space="preserve"> 118</w:t>
      </w:r>
      <w:r w:rsidR="000E2EAC">
        <w:t>: “Blessed are the blameless in the way”</w:t>
      </w:r>
      <w:r>
        <w:fldChar w:fldCharType="end"/>
      </w:r>
      <w:r>
        <w:t>.</w:t>
      </w:r>
    </w:p>
    <w:p w14:paraId="436AB538" w14:textId="77777777" w:rsidR="00704CAA" w:rsidRPr="003A7286" w:rsidRDefault="00704CAA" w:rsidP="00704CAA">
      <w:pPr>
        <w:pStyle w:val="Heading3"/>
      </w:pPr>
      <w:bookmarkStart w:id="313" w:name="_Ref435990049"/>
      <w:bookmarkStart w:id="314" w:name="_Toc473283615"/>
      <w:r>
        <w:t>Kathisma 17</w:t>
      </w:r>
      <w:bookmarkEnd w:id="313"/>
      <w:bookmarkEnd w:id="314"/>
    </w:p>
    <w:p w14:paraId="6FB6FE95" w14:textId="77777777" w:rsidR="00704CAA" w:rsidRPr="00385CB8" w:rsidRDefault="00704CAA" w:rsidP="00704CAA">
      <w:pPr>
        <w:pStyle w:val="Heading4"/>
      </w:pPr>
      <w:bookmarkStart w:id="315" w:name="_Ref412027139"/>
      <w:r>
        <w:t>Psalm</w:t>
      </w:r>
      <w:r w:rsidRPr="00AB1781">
        <w:t xml:space="preserve"> 118</w:t>
      </w:r>
      <w:r>
        <w:t>: “Blessed are the blameless in the way”</w:t>
      </w:r>
      <w:bookmarkEnd w:id="315"/>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4F0F63F8" w14:textId="2F1FE094" w:rsidR="00445B52" w:rsidRDefault="00445B52"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697D2DA3" w14:textId="15BEAD69"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lastRenderedPageBreak/>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lastRenderedPageBreak/>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lastRenderedPageBreak/>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lastRenderedPageBreak/>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lastRenderedPageBreak/>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lastRenderedPageBreak/>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lastRenderedPageBreak/>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lastRenderedPageBreak/>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lastRenderedPageBreak/>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lastRenderedPageBreak/>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lastRenderedPageBreak/>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lastRenderedPageBreak/>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lastRenderedPageBreak/>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1218EA8E" w:rsidR="00704CAA" w:rsidRDefault="00704CAA" w:rsidP="00704CAA">
      <w:pPr>
        <w:pStyle w:val="Heading5"/>
      </w:pPr>
      <w:bookmarkStart w:id="316" w:name="_Ref434579036"/>
      <w:r>
        <w:t>Psalm 118 Part 20 (</w:t>
      </w:r>
      <w:r w:rsidRPr="0082523C">
        <w:rPr>
          <w:rFonts w:ascii="Tahoma" w:eastAsia="Tahoma" w:hAnsi="Tahoma" w:cs="Tahoma"/>
          <w:szCs w:val="28"/>
          <w:rtl/>
          <w:lang w:bidi="he-IL"/>
        </w:rPr>
        <w:t>ר</w:t>
      </w:r>
      <w:r>
        <w:t>): “See my humiliation and deliver me”</w:t>
      </w:r>
      <w:bookmarkEnd w:id="316"/>
    </w:p>
    <w:p w14:paraId="60EAFC16" w14:textId="1D737B11"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lastRenderedPageBreak/>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6107A7" w14:textId="77777777" w:rsidR="004942E9" w:rsidRDefault="00704CAA" w:rsidP="00704CAA">
      <w:pPr>
        <w:pStyle w:val="Rubric"/>
      </w:pPr>
      <w:r>
        <w:t>Glory to You, O Love of mankind.</w:t>
      </w:r>
    </w:p>
    <w:p w14:paraId="150AD186" w14:textId="0D2B1EE7"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_Ref434579051 \h </w:instrText>
      </w:r>
      <w:r>
        <w:fldChar w:fldCharType="separate"/>
      </w:r>
      <w:r w:rsidR="000E2EAC">
        <w:t>Psalm 118 Part 21 (</w:t>
      </w:r>
      <w:r w:rsidR="000E2EAC" w:rsidRPr="0082523C">
        <w:rPr>
          <w:rFonts w:ascii="Tahoma" w:eastAsia="Tahoma" w:hAnsi="Tahoma" w:cs="Tahoma"/>
          <w:szCs w:val="28"/>
          <w:rtl/>
          <w:lang w:bidi="he-IL"/>
        </w:rPr>
        <w:t>ש</w:t>
      </w:r>
      <w:r w:rsidR="000E2EAC">
        <w:t>): “Rulers persecute me without cause”</w:t>
      </w:r>
      <w:r>
        <w:fldChar w:fldCharType="end"/>
      </w:r>
      <w:r>
        <w:t>.</w:t>
      </w:r>
      <w:r w:rsidR="00704CAA">
        <w:t xml:space="preserve"> </w:t>
      </w:r>
    </w:p>
    <w:p w14:paraId="5B14B71A" w14:textId="77777777" w:rsidR="00704CAA" w:rsidRPr="00494693" w:rsidRDefault="00704CAA" w:rsidP="00704CAA">
      <w:pPr>
        <w:pStyle w:val="Heading5"/>
      </w:pPr>
      <w:bookmarkStart w:id="317" w:name="_Ref434579051"/>
      <w:r>
        <w:t>Psalm 118 Part 21 (</w:t>
      </w:r>
      <w:r w:rsidRPr="0082523C">
        <w:rPr>
          <w:rFonts w:ascii="Tahoma" w:eastAsia="Tahoma" w:hAnsi="Tahoma" w:cs="Tahoma"/>
          <w:szCs w:val="28"/>
          <w:rtl/>
          <w:lang w:bidi="he-IL"/>
        </w:rPr>
        <w:t>ש</w:t>
      </w:r>
      <w:r>
        <w:t>): “Rulers persecute me without cause”</w:t>
      </w:r>
      <w:bookmarkEnd w:id="317"/>
    </w:p>
    <w:p w14:paraId="4EC3B07E" w14:textId="0521C0B0" w:rsid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4C14DD7" w14:textId="312AB738"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0BE7FB91" w14:textId="77777777" w:rsidR="004942E9" w:rsidRDefault="00704CAA" w:rsidP="00704CAA">
      <w:pPr>
        <w:pStyle w:val="Rubric"/>
      </w:pPr>
      <w:r>
        <w:t>Glory to You, O Love of mankind.</w:t>
      </w:r>
    </w:p>
    <w:p w14:paraId="136F4A7F" w14:textId="0092F5B2"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_Ref434579065 \h </w:instrText>
      </w:r>
      <w:r>
        <w:fldChar w:fldCharType="separate"/>
      </w:r>
      <w:r w:rsidR="000E2EAC">
        <w:t>Psalm 118 Part 22 (</w:t>
      </w:r>
      <w:r w:rsidR="000E2EAC" w:rsidRPr="0082523C">
        <w:rPr>
          <w:rFonts w:ascii="Tahoma" w:eastAsia="Tahoma" w:hAnsi="Tahoma" w:cs="Tahoma"/>
          <w:szCs w:val="28"/>
          <w:rtl/>
          <w:lang w:bidi="he-IL"/>
        </w:rPr>
        <w:t>ת</w:t>
      </w:r>
      <w:r w:rsidR="000E2EAC">
        <w:t>): “Let my supplication come before You, O Lord”</w:t>
      </w:r>
      <w:r>
        <w:fldChar w:fldCharType="end"/>
      </w:r>
      <w:r>
        <w:t>.</w:t>
      </w:r>
      <w:r w:rsidR="00704CAA">
        <w:t xml:space="preserve"> </w:t>
      </w:r>
    </w:p>
    <w:p w14:paraId="2F899D50" w14:textId="125B13C8" w:rsidR="00704CAA" w:rsidRDefault="00704CAA" w:rsidP="00704CAA">
      <w:pPr>
        <w:pStyle w:val="Heading5"/>
      </w:pPr>
      <w:bookmarkStart w:id="318" w:name="_Ref434579065"/>
      <w:r>
        <w:t>Psalm 118 Part 22 (</w:t>
      </w:r>
      <w:r w:rsidRPr="0082523C">
        <w:rPr>
          <w:rFonts w:ascii="Tahoma" w:eastAsia="Tahoma" w:hAnsi="Tahoma" w:cs="Tahoma"/>
          <w:szCs w:val="28"/>
          <w:rtl/>
          <w:lang w:bidi="he-IL"/>
        </w:rPr>
        <w:t>ת</w:t>
      </w:r>
      <w:r>
        <w:t>): “Let my supplication come before You, O Lord”</w:t>
      </w:r>
      <w:bookmarkEnd w:id="318"/>
    </w:p>
    <w:p w14:paraId="4B129874" w14:textId="25594322"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D64E239" w14:textId="77777777" w:rsidR="00704CAA" w:rsidRPr="00AB1781" w:rsidRDefault="00704CAA" w:rsidP="00704CAA">
      <w:pPr>
        <w:pStyle w:val="EnglishHangNoCoptic"/>
      </w:pPr>
      <w:r w:rsidRPr="00AB1781">
        <w:lastRenderedPageBreak/>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1623E12B" w:rsidR="00704CAA" w:rsidRDefault="00704CAA" w:rsidP="00704CAA">
      <w:pPr>
        <w:pStyle w:val="Rubric"/>
      </w:pPr>
      <w:r>
        <w:t>Glory…</w:t>
      </w:r>
    </w:p>
    <w:p w14:paraId="7981F6B3" w14:textId="202A2A2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445B52">
        <w:t xml:space="preserve">and </w:t>
      </w:r>
      <w:r w:rsidR="00445B52">
        <w:fldChar w:fldCharType="begin"/>
      </w:r>
      <w:r w:rsidR="00445B52">
        <w:instrText xml:space="preserve"> REF _Ref448127130 \h </w:instrText>
      </w:r>
      <w:r w:rsidR="00445B52">
        <w:fldChar w:fldCharType="separate"/>
      </w:r>
      <w:r w:rsidR="000E2EAC">
        <w:t>The Psalms of Midnight (The Beginning of Watches)</w:t>
      </w:r>
      <w:r w:rsidR="00445B52">
        <w:fldChar w:fldCharType="end"/>
      </w:r>
      <w:r w:rsidR="00445B52">
        <w:t xml:space="preserve"> </w:t>
      </w:r>
      <w:r>
        <w:t>conclude here.</w:t>
      </w:r>
    </w:p>
    <w:p w14:paraId="52583A88" w14:textId="77777777" w:rsidR="00704CAA" w:rsidRDefault="00704CAA" w:rsidP="00704CAA">
      <w:pPr>
        <w:pStyle w:val="Heading3"/>
      </w:pPr>
      <w:bookmarkStart w:id="319" w:name="_Ref435990063"/>
      <w:bookmarkStart w:id="320" w:name="_Toc473283616"/>
      <w:r>
        <w:t>Kathisma 18</w:t>
      </w:r>
      <w:bookmarkEnd w:id="319"/>
      <w:bookmarkEnd w:id="320"/>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1" w:name="_Ref411967235"/>
      <w:r>
        <w:t>Psalm</w:t>
      </w:r>
      <w:r w:rsidRPr="00AB1781">
        <w:t xml:space="preserve"> 119</w:t>
      </w:r>
      <w:r>
        <w:t>: “When I was afflicted, I cried out to the Lord”</w:t>
      </w:r>
      <w:bookmarkEnd w:id="321"/>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38A87B67" w14:textId="08BD040D"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360884DE" w14:textId="0BA488DF" w:rsidR="0008188E" w:rsidRDefault="0008188E" w:rsidP="00704CAA">
      <w:pPr>
        <w:pStyle w:val="Rubric"/>
      </w:pPr>
      <w:r>
        <w:fldChar w:fldCharType="begin"/>
      </w:r>
      <w:r>
        <w:instrText xml:space="preserve"> REF _Ref434580361 \h </w:instrText>
      </w:r>
      <w:r>
        <w:fldChar w:fldCharType="separate"/>
      </w:r>
      <w:r w:rsidR="000E2EAC">
        <w:t>The Psalms of the Middle Watch</w:t>
      </w:r>
      <w:r>
        <w:fldChar w:fldCharType="end"/>
      </w:r>
      <w:r w:rsidR="00721035">
        <w:t>. Reserved for the presbyter, if present.</w:t>
      </w:r>
    </w:p>
    <w:p w14:paraId="0263C4A0" w14:textId="723D6715" w:rsidR="00704CAA" w:rsidRPr="00AB1781" w:rsidRDefault="00704CAA" w:rsidP="00704CAA">
      <w:pPr>
        <w:pStyle w:val="Rubric"/>
      </w:pPr>
      <w:r w:rsidRPr="00AB1781">
        <w:lastRenderedPageBreak/>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3E384EB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59D7CFE1" w14:textId="77777777" w:rsidR="00AD6F95" w:rsidRDefault="00704CAA" w:rsidP="00704CAA">
      <w:pPr>
        <w:pStyle w:val="Rubric"/>
      </w:pPr>
      <w:r>
        <w:t>Alleluia.</w:t>
      </w:r>
    </w:p>
    <w:p w14:paraId="644F9894" w14:textId="1E45828C"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_Ref434580361 \h </w:instrText>
      </w:r>
      <w:r w:rsidR="0008188E">
        <w:fldChar w:fldCharType="separate"/>
      </w:r>
      <w:r w:rsidR="000E2EAC">
        <w:t>The Psalms of the Middle Watch</w:t>
      </w:r>
      <w:r w:rsidR="0008188E">
        <w:fldChar w:fldCharType="end"/>
      </w:r>
      <w:r w:rsidR="0008188E">
        <w:t xml:space="preserve"> </w:t>
      </w:r>
      <w:r>
        <w:t xml:space="preserve">continue with </w:t>
      </w:r>
      <w:r>
        <w:fldChar w:fldCharType="begin"/>
      </w:r>
      <w:r>
        <w:instrText xml:space="preserve"> REF _Ref411967252 \h </w:instrText>
      </w:r>
      <w:r>
        <w:fldChar w:fldCharType="separate"/>
      </w:r>
      <w:r w:rsidR="000E2EAC">
        <w:t>Psalm</w:t>
      </w:r>
      <w:r w:rsidR="000E2EAC" w:rsidRPr="00AB1781">
        <w:t xml:space="preserve"> 120</w:t>
      </w:r>
      <w:r w:rsidR="000E2EAC">
        <w:t>: “I lifted up my eyes to the mountains”</w:t>
      </w:r>
      <w:r>
        <w:fldChar w:fldCharType="end"/>
      </w:r>
      <w:r>
        <w:t>.</w:t>
      </w:r>
    </w:p>
    <w:p w14:paraId="5C9D4EF7" w14:textId="77777777" w:rsidR="00704CAA" w:rsidRPr="00FD25B7" w:rsidRDefault="00704CAA" w:rsidP="00704CAA">
      <w:pPr>
        <w:pStyle w:val="Heading4"/>
      </w:pPr>
      <w:bookmarkStart w:id="322" w:name="_Ref411967252"/>
      <w:r>
        <w:t>Psalm</w:t>
      </w:r>
      <w:r w:rsidRPr="00AB1781">
        <w:t xml:space="preserve"> 120</w:t>
      </w:r>
      <w:r>
        <w:t>: “I lifted up my eyes to the mountains”</w:t>
      </w:r>
      <w:bookmarkEnd w:id="322"/>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047A8EE8" w14:textId="734CBEC0"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591CEAC9" w14:textId="6382C2E0"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53CDCB32" w14:textId="643C9DB2"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lastRenderedPageBreak/>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56B7827D" w14:textId="77777777" w:rsidR="00AD6F95" w:rsidRDefault="00704CAA" w:rsidP="00704CAA">
      <w:pPr>
        <w:pStyle w:val="Rubric"/>
      </w:pPr>
      <w:r>
        <w:t>Alleluia.</w:t>
      </w:r>
    </w:p>
    <w:p w14:paraId="41B5077F" w14:textId="0CA36DB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_Ref411967283 \h </w:instrText>
      </w:r>
      <w:r>
        <w:fldChar w:fldCharType="separate"/>
      </w:r>
      <w:r w:rsidR="000E2EAC">
        <w:t>Psalm</w:t>
      </w:r>
      <w:r w:rsidR="000E2EAC" w:rsidRPr="00AB1781">
        <w:t xml:space="preserve"> 121</w:t>
      </w:r>
      <w:r w:rsidR="000E2EAC">
        <w:t>: “I was glad when they said to me, ‘we will go to the house of the Lord’”</w:t>
      </w:r>
      <w:r>
        <w:fldChar w:fldCharType="end"/>
      </w:r>
      <w:r>
        <w:t>.</w:t>
      </w:r>
      <w:r w:rsidR="00704CAA">
        <w:t xml:space="preserve"> </w:t>
      </w:r>
    </w:p>
    <w:p w14:paraId="58ED6D6D" w14:textId="77777777" w:rsidR="00704CAA" w:rsidRPr="00FD25B7" w:rsidRDefault="00704CAA" w:rsidP="00704CAA">
      <w:pPr>
        <w:pStyle w:val="Heading4"/>
      </w:pPr>
      <w:bookmarkStart w:id="323" w:name="_Ref411967283"/>
      <w:r>
        <w:t>Psalm</w:t>
      </w:r>
      <w:r w:rsidRPr="00AB1781">
        <w:t xml:space="preserve"> 121</w:t>
      </w:r>
      <w:r>
        <w:t>: “I was glad when they said to me, ‘we will go to the house of the Lord’”</w:t>
      </w:r>
      <w:bookmarkEnd w:id="323"/>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740FDE42" w14:textId="60F9075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49277EA1" w14:textId="0678BD1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DCB8DB3" w14:textId="1E02FF7B"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lastRenderedPageBreak/>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2F5B957E" w14:textId="77777777" w:rsidR="00AD6F95" w:rsidRDefault="00704CAA" w:rsidP="00704CAA">
      <w:pPr>
        <w:pStyle w:val="Rubric"/>
      </w:pPr>
      <w:r>
        <w:t>Alleluia.</w:t>
      </w:r>
    </w:p>
    <w:p w14:paraId="17AB5ADB" w14:textId="22AFF93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_Ref411967299 \h </w:instrText>
      </w:r>
      <w:r>
        <w:fldChar w:fldCharType="separate"/>
      </w:r>
      <w:r w:rsidR="000E2EAC">
        <w:t>Psalm</w:t>
      </w:r>
      <w:r w:rsidR="000E2EAC" w:rsidRPr="00AB1781">
        <w:t xml:space="preserve"> 122</w:t>
      </w:r>
      <w:r w:rsidR="000E2EAC">
        <w:t>: “I lift up my eyes to You, Who dwells in heaven”</w:t>
      </w:r>
      <w:r>
        <w:fldChar w:fldCharType="end"/>
      </w:r>
      <w:r>
        <w:t>.</w:t>
      </w:r>
      <w:r w:rsidR="00704CAA">
        <w:t xml:space="preserve"> </w:t>
      </w:r>
    </w:p>
    <w:p w14:paraId="23C952E9" w14:textId="77777777" w:rsidR="00704CAA" w:rsidRPr="00FD25B7" w:rsidRDefault="00704CAA" w:rsidP="00704CAA">
      <w:pPr>
        <w:pStyle w:val="Heading4"/>
      </w:pPr>
      <w:bookmarkStart w:id="324" w:name="_Ref411967299"/>
      <w:r>
        <w:t>Psalm</w:t>
      </w:r>
      <w:r w:rsidRPr="00AB1781">
        <w:t xml:space="preserve"> 122</w:t>
      </w:r>
      <w:r>
        <w:t>: “I lift up my eyes to You, Who dwells in heaven”</w:t>
      </w:r>
      <w:bookmarkEnd w:id="324"/>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7F7BE292" w14:textId="3BB31F54"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FBC7DA9" w14:textId="18E5B0D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4F69E248" w14:textId="2C4C2032" w:rsidR="00704CAA" w:rsidRPr="00AB1781" w:rsidRDefault="00704CAA" w:rsidP="00704CAA">
      <w:pPr>
        <w:pStyle w:val="Rubric"/>
      </w:pPr>
      <w:r w:rsidRPr="00AB1781">
        <w:lastRenderedPageBreak/>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714AE345" w14:textId="77777777" w:rsidR="00AD6F95" w:rsidRDefault="00704CAA" w:rsidP="00704CAA">
      <w:pPr>
        <w:pStyle w:val="Rubric"/>
      </w:pPr>
      <w:r>
        <w:t>Alleluia.</w:t>
      </w:r>
    </w:p>
    <w:p w14:paraId="2C096125" w14:textId="09A6B99F"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_Ref411967321 \h </w:instrText>
      </w:r>
      <w:r>
        <w:fldChar w:fldCharType="separate"/>
      </w:r>
      <w:r w:rsidR="000E2EAC">
        <w:t>Psalm</w:t>
      </w:r>
      <w:r w:rsidR="000E2EAC" w:rsidRPr="00AB1781">
        <w:t xml:space="preserve"> 123</w:t>
      </w:r>
      <w:r w:rsidR="000E2EAC">
        <w:t>: “‘if the Lord had not been among us,”—let Israel now say”</w:t>
      </w:r>
      <w:r>
        <w:fldChar w:fldCharType="end"/>
      </w:r>
      <w:r w:rsidR="00704CAA">
        <w:t xml:space="preserve"> </w:t>
      </w:r>
    </w:p>
    <w:p w14:paraId="7EE082CF" w14:textId="77777777" w:rsidR="00704CAA" w:rsidRPr="00FD25B7" w:rsidRDefault="00704CAA" w:rsidP="00704CAA">
      <w:pPr>
        <w:pStyle w:val="Heading4"/>
      </w:pPr>
      <w:bookmarkStart w:id="325" w:name="_Ref411967321"/>
      <w:r>
        <w:t>Psalm</w:t>
      </w:r>
      <w:r w:rsidRPr="00AB1781">
        <w:t xml:space="preserve"> 123</w:t>
      </w:r>
      <w:r>
        <w:t>: “‘if the Lord had not been among us,”—let Israel now say”</w:t>
      </w:r>
      <w:bookmarkEnd w:id="325"/>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6B21BC" w14:textId="7FF69C1B"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6AF29E60" w14:textId="5224F525"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0782D197" w14:textId="15C18DD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lastRenderedPageBreak/>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20082654" w14:textId="77777777" w:rsidR="00AD6F95" w:rsidRDefault="00AD6F95" w:rsidP="00AD6F95">
      <w:pPr>
        <w:pStyle w:val="Rubric"/>
      </w:pPr>
      <w:r>
        <w:t>Alleluia.</w:t>
      </w:r>
    </w:p>
    <w:p w14:paraId="31CC1518" w14:textId="6D25116E" w:rsidR="00704CAA" w:rsidRDefault="00704CAA" w:rsidP="00704CAA">
      <w:pPr>
        <w:pStyle w:val="Rubric"/>
      </w:pPr>
      <w:r>
        <w:t>Glory…</w:t>
      </w:r>
    </w:p>
    <w:p w14:paraId="7D520DA3" w14:textId="68971AB5"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_Ref411967338 \h </w:instrText>
      </w:r>
      <w:r>
        <w:fldChar w:fldCharType="separate"/>
      </w:r>
      <w:r w:rsidR="000E2EAC">
        <w:t>Psalm</w:t>
      </w:r>
      <w:r w:rsidR="000E2EAC" w:rsidRPr="00AB1781">
        <w:t xml:space="preserve"> 124</w:t>
      </w:r>
      <w:r w:rsidR="000E2EAC">
        <w:t>: “Those who trust in the Lord are like Mount Zion”</w:t>
      </w:r>
      <w:r>
        <w:fldChar w:fldCharType="end"/>
      </w:r>
      <w:r w:rsidR="00704CAA">
        <w:t xml:space="preserve"> </w:t>
      </w:r>
    </w:p>
    <w:p w14:paraId="4FE210D6" w14:textId="77777777" w:rsidR="00704CAA" w:rsidRPr="00FD25B7" w:rsidRDefault="00704CAA" w:rsidP="00704CAA">
      <w:pPr>
        <w:pStyle w:val="Heading4"/>
      </w:pPr>
      <w:bookmarkStart w:id="326" w:name="_Ref411967338"/>
      <w:r>
        <w:t>Psalm</w:t>
      </w:r>
      <w:r w:rsidRPr="00AB1781">
        <w:t xml:space="preserve"> 124</w:t>
      </w:r>
      <w:r>
        <w:t>: “Those who trust in the Lord are like Mount Zion”</w:t>
      </w:r>
      <w:bookmarkEnd w:id="326"/>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0ED7147" w14:textId="2A27306E"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F151E9A" w14:textId="5BB60A4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A38C32E" w14:textId="268329F5"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D957651" w14:textId="77777777" w:rsidR="00AD6F95" w:rsidRDefault="00704CAA" w:rsidP="00704CAA">
      <w:pPr>
        <w:pStyle w:val="Rubric"/>
      </w:pPr>
      <w:r>
        <w:t>Alleluia.</w:t>
      </w:r>
    </w:p>
    <w:p w14:paraId="3B70DC7B" w14:textId="33DF9ED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_Ref411967353 \h </w:instrText>
      </w:r>
      <w:r>
        <w:fldChar w:fldCharType="separate"/>
      </w:r>
      <w:r w:rsidR="000E2EAC">
        <w:t>Psalm</w:t>
      </w:r>
      <w:r w:rsidR="000E2EAC" w:rsidRPr="00AB1781">
        <w:t xml:space="preserve"> 125</w:t>
      </w:r>
      <w:r w:rsidR="000E2EAC">
        <w:t>: “When the Lord brought back the captivy of Zion”</w:t>
      </w:r>
      <w:r>
        <w:fldChar w:fldCharType="end"/>
      </w:r>
      <w:r w:rsidR="00704CAA">
        <w:t xml:space="preserve"> </w:t>
      </w:r>
    </w:p>
    <w:p w14:paraId="73C73B0A" w14:textId="77777777" w:rsidR="00704CAA" w:rsidRPr="00FD25B7" w:rsidRDefault="00704CAA" w:rsidP="00704CAA">
      <w:pPr>
        <w:pStyle w:val="Heading4"/>
      </w:pPr>
      <w:bookmarkStart w:id="327" w:name="_Ref411967353"/>
      <w:r>
        <w:t>Psalm</w:t>
      </w:r>
      <w:r w:rsidRPr="00AB1781">
        <w:t xml:space="preserve"> 125</w:t>
      </w:r>
      <w:r>
        <w:t>: “When the Lord brought back the captivy of Zion”</w:t>
      </w:r>
      <w:bookmarkEnd w:id="327"/>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5C443CB" w14:textId="2548F72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7285F4C3" w14:textId="592B481B"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6B7E13BA" w14:textId="06577F88"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lastRenderedPageBreak/>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3047956A" w14:textId="77777777" w:rsidR="00AD6F95" w:rsidRDefault="00704CAA" w:rsidP="00704CAA">
      <w:pPr>
        <w:pStyle w:val="Rubric"/>
      </w:pPr>
      <w:r>
        <w:t>Alleluia.</w:t>
      </w:r>
    </w:p>
    <w:p w14:paraId="12E189C5" w14:textId="20666870"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_Ref411967372 \h </w:instrText>
      </w:r>
      <w:r>
        <w:fldChar w:fldCharType="separate"/>
      </w:r>
      <w:r w:rsidR="000E2EAC">
        <w:t>Psalm</w:t>
      </w:r>
      <w:r w:rsidR="000E2EAC" w:rsidRPr="00AB1781">
        <w:t xml:space="preserve"> 126</w:t>
      </w:r>
      <w:r w:rsidR="000E2EAC">
        <w:t>: “Unless the Lord builds the house, the builders labour in vain”</w:t>
      </w:r>
      <w:r>
        <w:fldChar w:fldCharType="end"/>
      </w:r>
      <w:r>
        <w:t>.</w:t>
      </w:r>
      <w:r w:rsidR="00704CAA">
        <w:t xml:space="preserve"> </w:t>
      </w:r>
    </w:p>
    <w:p w14:paraId="716F00F6" w14:textId="77777777" w:rsidR="00704CAA" w:rsidRPr="00FD25B7" w:rsidRDefault="00704CAA" w:rsidP="00704CAA">
      <w:pPr>
        <w:pStyle w:val="Heading4"/>
      </w:pPr>
      <w:bookmarkStart w:id="328" w:name="_Ref411967372"/>
      <w:r>
        <w:t>Psalm</w:t>
      </w:r>
      <w:r w:rsidRPr="00AB1781">
        <w:t xml:space="preserve"> 126</w:t>
      </w:r>
      <w:r>
        <w:t>: “Unless the Lord builds the house, the builders labour in vain”</w:t>
      </w:r>
      <w:bookmarkEnd w:id="328"/>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563D5CC2" w14:textId="3653D537"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4429C55" w14:textId="2E60323A"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B84E198" w14:textId="7BC88258"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lastRenderedPageBreak/>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354B4A99" w14:textId="77777777" w:rsidR="00AD6F95" w:rsidRDefault="00704CAA" w:rsidP="00704CAA">
      <w:pPr>
        <w:pStyle w:val="Rubric"/>
      </w:pPr>
      <w:r>
        <w:t>Alleluia.</w:t>
      </w:r>
    </w:p>
    <w:p w14:paraId="46F981E0" w14:textId="3FACEEFB"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_Ref411967385 \h </w:instrText>
      </w:r>
      <w:r>
        <w:fldChar w:fldCharType="separate"/>
      </w:r>
      <w:r w:rsidR="000E2EAC">
        <w:t>Psalm</w:t>
      </w:r>
      <w:r w:rsidR="000E2EAC" w:rsidRPr="00AB1781">
        <w:t xml:space="preserve"> 127</w:t>
      </w:r>
      <w:r w:rsidR="000E2EAC">
        <w:t>: “Blessed are all who fear the Lord, who walk in His ways”</w:t>
      </w:r>
      <w:r>
        <w:fldChar w:fldCharType="end"/>
      </w:r>
      <w:r>
        <w:t>.</w:t>
      </w:r>
      <w:r w:rsidR="00704CAA">
        <w:t xml:space="preserve"> </w:t>
      </w:r>
    </w:p>
    <w:p w14:paraId="6CF8564C" w14:textId="77777777" w:rsidR="00704CAA" w:rsidRPr="00FD25B7" w:rsidRDefault="00704CAA" w:rsidP="00704CAA">
      <w:pPr>
        <w:pStyle w:val="Heading4"/>
      </w:pPr>
      <w:bookmarkStart w:id="329" w:name="_Ref411967385"/>
      <w:r>
        <w:t>Psalm</w:t>
      </w:r>
      <w:r w:rsidRPr="00AB1781">
        <w:t xml:space="preserve"> 127</w:t>
      </w:r>
      <w:r>
        <w:t>: “Blessed are all who fear the Lord, who walk in His ways”</w:t>
      </w:r>
      <w:bookmarkEnd w:id="329"/>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4FD39E1F" w14:textId="1C980645"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CD678B0" w14:textId="4517953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4D74288" w14:textId="5D16D419"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lastRenderedPageBreak/>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696497C0" w14:textId="77777777" w:rsidR="00AD6F95" w:rsidRDefault="00704CAA" w:rsidP="00704CAA">
      <w:pPr>
        <w:pStyle w:val="Rubric"/>
      </w:pPr>
      <w:r>
        <w:t>Alleluia.</w:t>
      </w:r>
    </w:p>
    <w:p w14:paraId="4C0C9734" w14:textId="2F02F3F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_Ref411967400 \h </w:instrText>
      </w:r>
      <w:r>
        <w:fldChar w:fldCharType="separate"/>
      </w:r>
      <w:r w:rsidR="000E2EAC">
        <w:t>Psalm</w:t>
      </w:r>
      <w:r w:rsidR="000E2EAC" w:rsidRPr="00AB1781">
        <w:t xml:space="preserve"> 128</w:t>
      </w:r>
      <w:r w:rsidR="000E2EAC">
        <w:t>: “Many times have they warred against me from my youth”</w:t>
      </w:r>
      <w:r>
        <w:fldChar w:fldCharType="end"/>
      </w:r>
      <w:r>
        <w:t>.</w:t>
      </w:r>
      <w:r w:rsidR="00704CAA">
        <w:t xml:space="preserve"> </w:t>
      </w:r>
    </w:p>
    <w:p w14:paraId="1A1178B0" w14:textId="77777777" w:rsidR="00704CAA" w:rsidRPr="00AB1781" w:rsidRDefault="00704CAA" w:rsidP="00704CAA">
      <w:pPr>
        <w:pStyle w:val="Heading4"/>
      </w:pPr>
      <w:bookmarkStart w:id="330" w:name="_Ref411967400"/>
      <w:r>
        <w:t>Psalm</w:t>
      </w:r>
      <w:r w:rsidRPr="00AB1781">
        <w:t xml:space="preserve"> 128</w:t>
      </w:r>
      <w:r>
        <w:t>: “Many times have they warred against me from my youth”</w:t>
      </w:r>
      <w:bookmarkEnd w:id="330"/>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25CA984A" w14:textId="1FD21202"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6E4990B7" w14:textId="3F0B33ED" w:rsidR="00721035" w:rsidRDefault="00721035" w:rsidP="00704CAA">
      <w:pPr>
        <w:pStyle w:val="Rubric"/>
      </w:pPr>
      <w:r>
        <w:fldChar w:fldCharType="begin"/>
      </w:r>
      <w:r>
        <w:instrText xml:space="preserve"> REF _Ref434580361 \h </w:instrText>
      </w:r>
      <w:r>
        <w:fldChar w:fldCharType="separate"/>
      </w:r>
      <w:r w:rsidR="000E2EAC">
        <w:t>The Psalms of the Middle Watch</w:t>
      </w:r>
      <w:r>
        <w:fldChar w:fldCharType="end"/>
      </w:r>
      <w:r>
        <w:t>. Reserved for the presbyter, if present.</w:t>
      </w:r>
    </w:p>
    <w:p w14:paraId="596A5F31" w14:textId="4170F743"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lastRenderedPageBreak/>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15A625D" w:rsidR="00704CAA" w:rsidRDefault="00704CAA" w:rsidP="00704CAA">
      <w:pPr>
        <w:pStyle w:val="Rubric"/>
      </w:pPr>
      <w:r>
        <w:t>Glory…</w:t>
      </w:r>
    </w:p>
    <w:p w14:paraId="337C84AC" w14:textId="1083B29E" w:rsidR="00AD6F95"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conclude here.</w:t>
      </w:r>
    </w:p>
    <w:p w14:paraId="1B74694F" w14:textId="77777777" w:rsidR="00704CAA" w:rsidRPr="00FD25B7" w:rsidRDefault="00704CAA" w:rsidP="00704CAA">
      <w:pPr>
        <w:pStyle w:val="Heading4"/>
      </w:pPr>
      <w:bookmarkStart w:id="331" w:name="_Ref411968046"/>
      <w:r>
        <w:t>Psalm</w:t>
      </w:r>
      <w:r w:rsidRPr="00AB1781">
        <w:t xml:space="preserve"> 129</w:t>
      </w:r>
      <w:r>
        <w:t>: “I cried to You, O Lord, out of the depths”</w:t>
      </w:r>
      <w:bookmarkEnd w:id="331"/>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39BC37BA" w14:textId="55C7B1F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20BC7717" w14:textId="56FDD4D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6E9FEBB" w14:textId="11052DA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14CF7559" w14:textId="1EC2FEF8"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0CD49354" w14:textId="77777777" w:rsidR="00101A6E" w:rsidRDefault="00704CAA" w:rsidP="00704CAA">
      <w:pPr>
        <w:pStyle w:val="Rubric"/>
      </w:pPr>
      <w:r>
        <w:t>Alleluia.</w:t>
      </w:r>
    </w:p>
    <w:p w14:paraId="46E64C06" w14:textId="67A4AE5B" w:rsidR="00704CAA" w:rsidRPr="00FD25B7"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_Ref411968066 \h </w:instrText>
      </w:r>
      <w:r>
        <w:fldChar w:fldCharType="separate"/>
      </w:r>
      <w:r w:rsidR="000E2EAC">
        <w:t>Psalm</w:t>
      </w:r>
      <w:r w:rsidR="000E2EAC" w:rsidRPr="00AB1781">
        <w:t xml:space="preserve"> 130</w:t>
      </w:r>
      <w:r w:rsidR="000E2EAC">
        <w:t>: “O Lord, my heart is not exalted, nor my eyes raised up”</w:t>
      </w:r>
      <w:r>
        <w:fldChar w:fldCharType="end"/>
      </w:r>
      <w:r>
        <w:t>.</w:t>
      </w:r>
    </w:p>
    <w:p w14:paraId="0BFF50C8" w14:textId="77777777" w:rsidR="00704CAA" w:rsidRPr="00FD25B7" w:rsidRDefault="00704CAA" w:rsidP="00704CAA">
      <w:pPr>
        <w:pStyle w:val="Heading4"/>
      </w:pPr>
      <w:bookmarkStart w:id="332" w:name="_Ref411968066"/>
      <w:r>
        <w:t>Psalm</w:t>
      </w:r>
      <w:r w:rsidRPr="00AB1781">
        <w:t xml:space="preserve"> 130</w:t>
      </w:r>
      <w:r>
        <w:t>: “O Lord, my heart is not exalted, nor my eyes raised up”</w:t>
      </w:r>
      <w:bookmarkEnd w:id="332"/>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FFCBFBB" w14:textId="50DEC758"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BFA5CE6" w14:textId="5E5D2FF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85A74C2" w14:textId="3BB0A2E8"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775F149" w14:textId="6B15D798"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B32C062" w14:textId="77777777" w:rsidR="00101A6E" w:rsidRDefault="00704CAA" w:rsidP="00704CAA">
      <w:pPr>
        <w:pStyle w:val="Rubric"/>
      </w:pPr>
      <w:r>
        <w:t>Alleluia.</w:t>
      </w:r>
    </w:p>
    <w:p w14:paraId="2C66049D" w14:textId="62A1EF17" w:rsidR="00704CAA" w:rsidRPr="00FD25B7"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_Ref411968081 \h </w:instrText>
      </w:r>
      <w:r>
        <w:fldChar w:fldCharType="separate"/>
      </w:r>
      <w:r w:rsidR="000E2EAC">
        <w:t>Psalm</w:t>
      </w:r>
      <w:r w:rsidR="000E2EAC" w:rsidRPr="00AB1781">
        <w:t xml:space="preserve"> 131</w:t>
      </w:r>
      <w:r w:rsidR="000E2EAC">
        <w:t>: “O Lord, remember David and all his meekness”</w:t>
      </w:r>
      <w:r>
        <w:fldChar w:fldCharType="end"/>
      </w:r>
      <w:r>
        <w:t>.</w:t>
      </w:r>
      <w:r w:rsidR="00704CAA">
        <w:t xml:space="preserve"> </w:t>
      </w:r>
    </w:p>
    <w:p w14:paraId="60CBB75A" w14:textId="77777777" w:rsidR="00704CAA" w:rsidRPr="00F431B1" w:rsidRDefault="00704CAA" w:rsidP="00704CAA">
      <w:pPr>
        <w:pStyle w:val="Heading4"/>
      </w:pPr>
      <w:bookmarkStart w:id="333" w:name="_Ref411968081"/>
      <w:r>
        <w:t>Psalm</w:t>
      </w:r>
      <w:r w:rsidRPr="00AB1781">
        <w:t xml:space="preserve"> 131</w:t>
      </w:r>
      <w:r>
        <w:t>: “O Lord, remember David and all his meekness”</w:t>
      </w:r>
      <w:bookmarkEnd w:id="333"/>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CA1DDF5" w14:textId="3AC7C51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F456198" w14:textId="0A2322F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60A415F9" w14:textId="548F2C11"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9A3F416" w14:textId="26C63311"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lastRenderedPageBreak/>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7A16C62" w14:textId="77777777" w:rsidR="00101A6E" w:rsidRDefault="00704CAA" w:rsidP="00704CAA">
      <w:pPr>
        <w:pStyle w:val="Rubric"/>
      </w:pPr>
      <w:r>
        <w:t>Alleluia.</w:t>
      </w:r>
    </w:p>
    <w:p w14:paraId="41C799E8" w14:textId="75A514B8"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_Ref411968095 \h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t>.</w:t>
      </w:r>
      <w:r w:rsidR="00704CAA">
        <w:t xml:space="preserve"> </w:t>
      </w:r>
    </w:p>
    <w:p w14:paraId="21682257" w14:textId="77777777" w:rsidR="00704CAA" w:rsidRPr="00F431B1" w:rsidRDefault="00704CAA" w:rsidP="00704CAA">
      <w:pPr>
        <w:pStyle w:val="Heading4"/>
      </w:pPr>
      <w:bookmarkStart w:id="334" w:name="_Ref411968095"/>
      <w:r>
        <w:lastRenderedPageBreak/>
        <w:t>Psalm</w:t>
      </w:r>
      <w:r w:rsidRPr="00AB1781">
        <w:t xml:space="preserve"> 132</w:t>
      </w:r>
      <w:r>
        <w:t>: “See, what is so good or so pleasant as for brethren to dwell together in unity”</w:t>
      </w:r>
      <w:bookmarkEnd w:id="334"/>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3AEBE428" w14:textId="1FDE5F9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632F248E" w14:textId="64D38314"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4AD8FE6" w14:textId="0CE54B06"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8ED45CA" w14:textId="1030CB1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553E0FF3" w14:textId="77777777" w:rsidR="00101A6E" w:rsidRDefault="00704CAA" w:rsidP="00704CAA">
      <w:pPr>
        <w:pStyle w:val="Rubric"/>
      </w:pPr>
      <w:r>
        <w:t>Alleluia.</w:t>
      </w:r>
    </w:p>
    <w:p w14:paraId="01913EE4" w14:textId="3654D91C"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_Ref411968119 \h </w:instrText>
      </w:r>
      <w:r>
        <w:fldChar w:fldCharType="separate"/>
      </w:r>
      <w:r w:rsidR="000E2EAC">
        <w:t>Psalm</w:t>
      </w:r>
      <w:r w:rsidR="000E2EAC" w:rsidRPr="00AB1781">
        <w:t xml:space="preserve"> 133</w:t>
      </w:r>
      <w:r w:rsidR="000E2EAC">
        <w:t>: “See now, bless the Lord, all you servants of the Lord”</w:t>
      </w:r>
      <w:r>
        <w:fldChar w:fldCharType="end"/>
      </w:r>
      <w:r>
        <w:t>.</w:t>
      </w:r>
      <w:r w:rsidR="00704CAA">
        <w:t xml:space="preserve"> </w:t>
      </w:r>
    </w:p>
    <w:p w14:paraId="3C266F3E" w14:textId="77777777" w:rsidR="00704CAA" w:rsidRPr="00AB1781" w:rsidRDefault="00704CAA" w:rsidP="00704CAA">
      <w:pPr>
        <w:pStyle w:val="Heading4"/>
      </w:pPr>
      <w:bookmarkStart w:id="335" w:name="_Ref411968119"/>
      <w:r>
        <w:t>Psalm</w:t>
      </w:r>
      <w:r w:rsidRPr="00AB1781">
        <w:t xml:space="preserve"> 133</w:t>
      </w:r>
      <w:r>
        <w:t>: “See now, bless the Lord, all you servants of the Lord”</w:t>
      </w:r>
      <w:bookmarkEnd w:id="335"/>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5B1A201" w14:textId="4109DFC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7029DB1A" w14:textId="5E170D03" w:rsidR="004942E9" w:rsidRDefault="004942E9" w:rsidP="00704CAA">
      <w:pPr>
        <w:pStyle w:val="Rubric"/>
      </w:pPr>
      <w:r>
        <w:lastRenderedPageBreak/>
        <w:fldChar w:fldCharType="begin"/>
      </w:r>
      <w:r>
        <w:instrText xml:space="preserve"> REF _Ref434578449 \h </w:instrText>
      </w:r>
      <w:r>
        <w:fldChar w:fldCharType="separate"/>
      </w:r>
      <w:r w:rsidR="000E2EAC">
        <w:rPr>
          <w:lang w:val="en-GB"/>
        </w:rPr>
        <w:t>The Psalms of the Veil</w:t>
      </w:r>
      <w:r>
        <w:fldChar w:fldCharType="end"/>
      </w:r>
    </w:p>
    <w:p w14:paraId="4C84EC31" w14:textId="60D6157D"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8D1AAF1" w14:textId="1926199F"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6E960129" w:rsidR="00704CAA" w:rsidRDefault="00704CAA" w:rsidP="00704CAA">
      <w:pPr>
        <w:pStyle w:val="Rubric"/>
      </w:pPr>
      <w:r>
        <w:t>Glory…</w:t>
      </w:r>
    </w:p>
    <w:p w14:paraId="0BB785B2" w14:textId="7B11CFAA"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_Ref411968136 \h </w:instrText>
      </w:r>
      <w:r>
        <w:fldChar w:fldCharType="separate"/>
      </w:r>
      <w:r w:rsidR="000E2EAC">
        <w:t>Psalm</w:t>
      </w:r>
      <w:r w:rsidR="000E2EAC" w:rsidRPr="00AB1781">
        <w:t xml:space="preserve"> 136</w:t>
      </w:r>
      <w:r w:rsidR="000E2EAC">
        <w:t>: “By the rivers of Babylon—we sat down, and wept”</w:t>
      </w:r>
      <w:r>
        <w:fldChar w:fldCharType="end"/>
      </w:r>
      <w:r>
        <w:t xml:space="preserve">, page </w:t>
      </w:r>
      <w:r>
        <w:fldChar w:fldCharType="begin"/>
      </w:r>
      <w:r>
        <w:instrText xml:space="preserve"> PAGEREF _Ref411968136 \h </w:instrText>
      </w:r>
      <w:r>
        <w:fldChar w:fldCharType="separate"/>
      </w:r>
      <w:r w:rsidR="000E2EAC">
        <w:rPr>
          <w:noProof/>
        </w:rPr>
        <w:t>312</w:t>
      </w:r>
      <w:r>
        <w:fldChar w:fldCharType="end"/>
      </w:r>
      <w:r>
        <w:t>.</w:t>
      </w:r>
    </w:p>
    <w:p w14:paraId="2FC996BA" w14:textId="77777777" w:rsidR="00704CAA" w:rsidRPr="00AB1781" w:rsidRDefault="00704CAA" w:rsidP="00704CAA">
      <w:pPr>
        <w:pStyle w:val="Heading3"/>
      </w:pPr>
      <w:bookmarkStart w:id="336" w:name="_Ref435438658"/>
      <w:bookmarkStart w:id="337" w:name="_Toc473283617"/>
      <w:r w:rsidRPr="00AB1781">
        <w:t>K</w:t>
      </w:r>
      <w:r>
        <w:t>athisma</w:t>
      </w:r>
      <w:r w:rsidRPr="00AB1781">
        <w:t xml:space="preserve"> 1</w:t>
      </w:r>
      <w:r>
        <w:t>9</w:t>
      </w:r>
      <w:bookmarkEnd w:id="336"/>
      <w:bookmarkEnd w:id="337"/>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lastRenderedPageBreak/>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lastRenderedPageBreak/>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F2C9AB4" w14:textId="3DABAE3B" w:rsidR="00A26F67" w:rsidRDefault="00A26F67" w:rsidP="00704CAA">
      <w:pPr>
        <w:pStyle w:val="Rubric"/>
      </w:pPr>
      <w:r>
        <w:fldChar w:fldCharType="begin"/>
      </w:r>
      <w:r>
        <w:instrText xml:space="preserve"> REF _Ref485365475 \h </w:instrText>
      </w:r>
      <w:r>
        <w:fldChar w:fldCharType="separate"/>
      </w:r>
      <w:r w:rsidR="000E2EAC">
        <w:t>The Second Canticle: Psalm 135</w:t>
      </w:r>
      <w:r>
        <w:fldChar w:fldCharType="end"/>
      </w:r>
    </w:p>
    <w:p w14:paraId="76E8DE11" w14:textId="785F682E"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lastRenderedPageBreak/>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lastRenderedPageBreak/>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8" w:name="_Ref411968136"/>
      <w:r>
        <w:t>Psalm</w:t>
      </w:r>
      <w:r w:rsidRPr="00AB1781">
        <w:t xml:space="preserve"> 136</w:t>
      </w:r>
      <w:r>
        <w:t>: “By the rivers of Babylon—we sat down, and wept”</w:t>
      </w:r>
      <w:bookmarkEnd w:id="338"/>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00820CDD" w14:textId="5398F67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009ABCF" w14:textId="74D7178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61785DE" w14:textId="24FC3683"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EE959CF" w14:textId="7B9AE64D"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lastRenderedPageBreak/>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126E428" w:rsidR="00704CAA" w:rsidRDefault="00704CAA" w:rsidP="00704CAA">
      <w:pPr>
        <w:pStyle w:val="Rubric"/>
      </w:pPr>
      <w:r>
        <w:t>Glory…</w:t>
      </w:r>
    </w:p>
    <w:p w14:paraId="7C0BC76B" w14:textId="586CF5BF"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_Ref411968152 \h </w:instrText>
      </w:r>
      <w:r>
        <w:fldChar w:fldCharType="separate"/>
      </w:r>
      <w:r w:rsidR="000E2EAC">
        <w:t>Psalm</w:t>
      </w:r>
      <w:r w:rsidR="000E2EAC" w:rsidRPr="00AB1781">
        <w:t xml:space="preserve"> 137</w:t>
      </w:r>
      <w:r w:rsidR="000E2EAC">
        <w:t>: “I will confess You, O Lord, with all my heart”</w:t>
      </w:r>
      <w:r>
        <w:fldChar w:fldCharType="end"/>
      </w:r>
      <w:r>
        <w:t>.</w:t>
      </w:r>
    </w:p>
    <w:p w14:paraId="29753332" w14:textId="0A2C8E5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p>
    <w:p w14:paraId="1234A9F8" w14:textId="77777777" w:rsidR="00704CAA" w:rsidRPr="00E276C1" w:rsidRDefault="00704CAA" w:rsidP="00704CAA">
      <w:pPr>
        <w:pStyle w:val="Rubric"/>
      </w:pPr>
      <w:r>
        <w:lastRenderedPageBreak/>
        <w:t>The third group of Psalms of David (Psalms 137 – 144) begins here.</w:t>
      </w:r>
    </w:p>
    <w:p w14:paraId="09693BFB" w14:textId="77777777" w:rsidR="00704CAA" w:rsidRPr="00AB1781" w:rsidRDefault="00704CAA" w:rsidP="00704CAA">
      <w:pPr>
        <w:pStyle w:val="Heading4"/>
      </w:pPr>
      <w:bookmarkStart w:id="339" w:name="_Ref411968152"/>
      <w:r>
        <w:t>Psalm</w:t>
      </w:r>
      <w:r w:rsidRPr="00AB1781">
        <w:t xml:space="preserve"> 137</w:t>
      </w:r>
      <w:r>
        <w:t>: “I will confess You, O Lord, with all my heart”</w:t>
      </w:r>
      <w:bookmarkEnd w:id="339"/>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0B294A4" w14:textId="256A0874"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46C8AA0" w14:textId="6575402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558069B" w14:textId="79872565"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lastRenderedPageBreak/>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0C2D0A5F" w14:textId="77777777" w:rsidR="00101A6E" w:rsidRDefault="00704CAA" w:rsidP="00704CAA">
      <w:pPr>
        <w:pStyle w:val="Rubric"/>
      </w:pPr>
      <w:r>
        <w:t>Alleluia.</w:t>
      </w:r>
    </w:p>
    <w:p w14:paraId="1DA79176" w14:textId="660E550F"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r w:rsidR="00704CAA">
        <w:t xml:space="preserve">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lastRenderedPageBreak/>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lastRenderedPageBreak/>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06D246A8" w:rsidR="00704CAA"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lastRenderedPageBreak/>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40" w:name="_Ref411968172"/>
      <w:r>
        <w:t>Psalm</w:t>
      </w:r>
      <w:r w:rsidRPr="00AB1781">
        <w:t xml:space="preserve"> 140</w:t>
      </w:r>
      <w:r>
        <w:t>: “O Lord, I have cried to You, hear me”</w:t>
      </w:r>
      <w:bookmarkEnd w:id="340"/>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2A97EE5D" w14:textId="6910EA37"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69E3C315" w14:textId="165C0B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5968424" w14:textId="48AFAE2E"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09798702" w14:textId="70EF6238"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lastRenderedPageBreak/>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146F1413" w14:textId="77777777" w:rsidR="00101A6E" w:rsidRDefault="00704CAA" w:rsidP="00704CAA">
      <w:pPr>
        <w:pStyle w:val="Rubric"/>
      </w:pPr>
      <w:r>
        <w:t>Alleluia.</w:t>
      </w:r>
    </w:p>
    <w:p w14:paraId="4DF5E872" w14:textId="15B635D7" w:rsidR="00704CAA"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_Ref411968182 \h </w:instrText>
      </w:r>
      <w:r>
        <w:fldChar w:fldCharType="separate"/>
      </w:r>
      <w:r w:rsidR="000E2EAC">
        <w:t>Psalm</w:t>
      </w:r>
      <w:r w:rsidR="000E2EAC" w:rsidRPr="00AB1781">
        <w:t xml:space="preserve"> 141</w:t>
      </w:r>
      <w:r w:rsidR="000E2EAC">
        <w:t>: “I cried to the Lord with my voice, I prayed with my voice”</w:t>
      </w:r>
      <w:r>
        <w:fldChar w:fldCharType="end"/>
      </w:r>
      <w:r>
        <w:t>.</w:t>
      </w:r>
      <w:r w:rsidR="00704CAA">
        <w:t xml:space="preserve"> </w:t>
      </w:r>
    </w:p>
    <w:p w14:paraId="752EC399" w14:textId="7F9BFCC7" w:rsidR="004942E9" w:rsidRPr="00E276C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p>
    <w:p w14:paraId="6DE32D36" w14:textId="77777777" w:rsidR="00704CAA" w:rsidRPr="00E276C1" w:rsidRDefault="00704CAA" w:rsidP="00704CAA">
      <w:pPr>
        <w:pStyle w:val="Heading4"/>
      </w:pPr>
      <w:bookmarkStart w:id="341" w:name="_Ref411968182"/>
      <w:r>
        <w:t>Psalm</w:t>
      </w:r>
      <w:r w:rsidRPr="00AB1781">
        <w:t xml:space="preserve"> 141</w:t>
      </w:r>
      <w:r>
        <w:t>: “I cried to the Lord with my voice, I prayed with my voice”</w:t>
      </w:r>
      <w:bookmarkEnd w:id="341"/>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3576779F" w14:textId="22B6A2C6" w:rsidR="00101A6E"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p>
    <w:p w14:paraId="6A2DFBFE" w14:textId="08A7694A"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B691CB3" w14:textId="5FC220F0"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AB02A48" w14:textId="77777777" w:rsidR="00101A6E" w:rsidRDefault="00704CAA" w:rsidP="00704CAA">
      <w:pPr>
        <w:pStyle w:val="Rubric"/>
      </w:pPr>
      <w:r>
        <w:t>Alleluia.</w:t>
      </w:r>
    </w:p>
    <w:p w14:paraId="4DEBE15F" w14:textId="4106FEBC"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r w:rsidR="00704CAA">
        <w:t xml:space="preserve"> </w:t>
      </w:r>
    </w:p>
    <w:p w14:paraId="6D31DC91" w14:textId="77777777" w:rsidR="00704CAA" w:rsidRPr="00E276C1" w:rsidRDefault="00704CAA" w:rsidP="00704CAA">
      <w:pPr>
        <w:pStyle w:val="Heading4"/>
      </w:pPr>
      <w:bookmarkStart w:id="342" w:name="_Ref412098508"/>
      <w:r>
        <w:lastRenderedPageBreak/>
        <w:t>Psalm</w:t>
      </w:r>
      <w:r w:rsidRPr="00AB1781">
        <w:t xml:space="preserve"> 142</w:t>
      </w:r>
      <w:r>
        <w:t>: “O Lord, hear my prayer; give ear to my supplicaiton in Your truth”</w:t>
      </w:r>
      <w:bookmarkEnd w:id="342"/>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375EC00D" w14:textId="2A4EC754" w:rsidR="00AD40FB" w:rsidRDefault="00AD40FB" w:rsidP="00F71DC7">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lastRenderedPageBreak/>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426ECC73" w:rsidR="00704CAA" w:rsidRDefault="00704CAA" w:rsidP="00704CAA">
      <w:pPr>
        <w:pStyle w:val="Rubric"/>
      </w:pPr>
      <w:r>
        <w:t>Glory…</w:t>
      </w:r>
    </w:p>
    <w:p w14:paraId="2FA6398F" w14:textId="4909C6CF"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w:t>
      </w:r>
    </w:p>
    <w:p w14:paraId="5CBBAB21" w14:textId="77777777" w:rsidR="00704CAA" w:rsidRPr="00AB1781" w:rsidRDefault="00704CAA" w:rsidP="00704CAA">
      <w:pPr>
        <w:pStyle w:val="Heading3"/>
      </w:pPr>
      <w:bookmarkStart w:id="343" w:name="_Ref435438665"/>
      <w:bookmarkStart w:id="344" w:name="_Toc473283618"/>
      <w:r w:rsidRPr="00AB1781">
        <w:t>K</w:t>
      </w:r>
      <w:r>
        <w:t>athisma 20</w:t>
      </w:r>
      <w:bookmarkEnd w:id="343"/>
      <w:bookmarkEnd w:id="344"/>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lastRenderedPageBreak/>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lastRenderedPageBreak/>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lastRenderedPageBreak/>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5" w:name="_Ref411968206"/>
      <w:r>
        <w:t>Psalm</w:t>
      </w:r>
      <w:r w:rsidRPr="00AB1781">
        <w:t xml:space="preserve"> 145</w:t>
      </w:r>
      <w:r>
        <w:t>: “Praise the Lord, O my soul! I will praise the Lord all my life”</w:t>
      </w:r>
      <w:bookmarkEnd w:id="345"/>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Lord Straightens the Bent and Crooked</w:t>
      </w:r>
    </w:p>
    <w:p w14:paraId="4BD74BB3" w14:textId="33CE9352"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123E6312" w14:textId="77356C9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790634E" w14:textId="14B7D7F8"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0845E42" w14:textId="7E34D4DE"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lastRenderedPageBreak/>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0768E51B" w14:textId="77777777" w:rsidR="00101A6E" w:rsidRDefault="00704CAA" w:rsidP="00704CAA">
      <w:pPr>
        <w:pStyle w:val="Rubric"/>
      </w:pPr>
      <w:r>
        <w:t>Alleluia.</w:t>
      </w:r>
    </w:p>
    <w:p w14:paraId="2D80F74E" w14:textId="7BC8E020" w:rsidR="004942E9"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_Ref411968226 \h </w:instrText>
      </w:r>
      <w:r>
        <w:fldChar w:fldCharType="separate"/>
      </w:r>
      <w:r w:rsidR="000E2EAC">
        <w:t>Psalm</w:t>
      </w:r>
      <w:r w:rsidR="000E2EAC" w:rsidRPr="00AB1781">
        <w:t xml:space="preserve"> 146</w:t>
      </w:r>
      <w:r w:rsidR="000E2EAC">
        <w:t>: “Praise the Lord, for psalmody a is good thing”</w:t>
      </w:r>
      <w:r>
        <w:fldChar w:fldCharType="end"/>
      </w:r>
      <w:r>
        <w:t>.</w:t>
      </w:r>
    </w:p>
    <w:p w14:paraId="2319F19D" w14:textId="1A509C16" w:rsidR="00704CAA" w:rsidRPr="002A0A20"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_Ref434579036 \h </w:instrText>
      </w:r>
      <w:r>
        <w:fldChar w:fldCharType="separate"/>
      </w:r>
      <w:r w:rsidR="000E2EAC">
        <w:t>Psalm 118 Part 20 (</w:t>
      </w:r>
      <w:r w:rsidR="000E2EAC" w:rsidRPr="0082523C">
        <w:rPr>
          <w:rFonts w:ascii="Tahoma" w:eastAsia="Tahoma" w:hAnsi="Tahoma" w:cs="Tahoma"/>
          <w:szCs w:val="28"/>
          <w:rtl/>
          <w:lang w:bidi="he-IL"/>
        </w:rPr>
        <w:t>ר</w:t>
      </w:r>
      <w:r w:rsidR="000E2EAC">
        <w:t>): “See my humiliation and deliver me”</w:t>
      </w:r>
      <w:r>
        <w:fldChar w:fldCharType="end"/>
      </w:r>
      <w:r>
        <w:t xml:space="preserve">, page </w:t>
      </w:r>
      <w:r>
        <w:fldChar w:fldCharType="begin"/>
      </w:r>
      <w:r>
        <w:instrText xml:space="preserve"> PAGEREF _Ref434579036 \h </w:instrText>
      </w:r>
      <w:r>
        <w:fldChar w:fldCharType="separate"/>
      </w:r>
      <w:r w:rsidR="000E2EAC">
        <w:rPr>
          <w:noProof/>
        </w:rPr>
        <w:t>291</w:t>
      </w:r>
      <w:r>
        <w:fldChar w:fldCharType="end"/>
      </w:r>
      <w:r>
        <w:t>.</w:t>
      </w:r>
      <w:r w:rsidR="00704CAA">
        <w:t xml:space="preserve"> </w:t>
      </w:r>
    </w:p>
    <w:p w14:paraId="3556D24D" w14:textId="77777777" w:rsidR="00704CAA" w:rsidRPr="002A0A20" w:rsidRDefault="00704CAA" w:rsidP="00704CAA">
      <w:pPr>
        <w:pStyle w:val="Heading4"/>
      </w:pPr>
      <w:bookmarkStart w:id="346" w:name="_Ref411968226"/>
      <w:r>
        <w:t>Psalm</w:t>
      </w:r>
      <w:r w:rsidRPr="00AB1781">
        <w:t xml:space="preserve"> 146</w:t>
      </w:r>
      <w:r>
        <w:t>: “Praise the Lord, for psalmody a is good thing”</w:t>
      </w:r>
      <w:bookmarkEnd w:id="346"/>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2220E1BC" w14:textId="0FB9BD8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583A8C4" w14:textId="107DBBCC"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CA3965C" w14:textId="6C30AB19"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lastRenderedPageBreak/>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4C7FE2C3" w14:textId="77777777" w:rsidR="00101A6E" w:rsidRDefault="00704CAA" w:rsidP="00704CAA">
      <w:pPr>
        <w:pStyle w:val="Rubric"/>
      </w:pPr>
      <w:r>
        <w:t>Alleluia.</w:t>
      </w:r>
    </w:p>
    <w:p w14:paraId="56F05D2A" w14:textId="7AC6433C" w:rsidR="00704CAA" w:rsidRPr="002A0A20"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_Ref411968245 \h </w:instrText>
      </w:r>
      <w:r>
        <w:fldChar w:fldCharType="separate"/>
      </w:r>
      <w:r w:rsidR="000E2EAC">
        <w:t>Psalm</w:t>
      </w:r>
      <w:r w:rsidR="000E2EAC" w:rsidRPr="00AB1781">
        <w:t xml:space="preserve"> 147</w:t>
      </w:r>
      <w:r w:rsidR="000E2EAC">
        <w:t>: “Praise the Lord, O Jerusalem! Praise your God, O Zion”</w:t>
      </w:r>
      <w:r>
        <w:fldChar w:fldCharType="end"/>
      </w:r>
      <w:r>
        <w:t>.</w:t>
      </w:r>
      <w:r w:rsidR="00704CAA">
        <w:t xml:space="preserve"> </w:t>
      </w:r>
    </w:p>
    <w:p w14:paraId="5E32F344" w14:textId="77777777" w:rsidR="00704CAA" w:rsidRPr="002A0A20" w:rsidRDefault="00704CAA" w:rsidP="00704CAA">
      <w:pPr>
        <w:pStyle w:val="Heading4"/>
      </w:pPr>
      <w:bookmarkStart w:id="347" w:name="_Ref411968245"/>
      <w:r>
        <w:t>Psalm</w:t>
      </w:r>
      <w:r w:rsidRPr="00AB1781">
        <w:t xml:space="preserve"> 147</w:t>
      </w:r>
      <w:r>
        <w:t>: “Praise the Lord, O Jerusalem! Praise your God, O Zion”</w:t>
      </w:r>
      <w:bookmarkEnd w:id="347"/>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44DC5131" w14:textId="4F8A3AF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12A2EB94" w14:textId="5855CD74"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2D71515A" w14:textId="0E3FE90D"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lastRenderedPageBreak/>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2CBA504C" w:rsidR="00704CAA" w:rsidRDefault="00704CAA" w:rsidP="00704CAA">
      <w:pPr>
        <w:pStyle w:val="Rubric"/>
      </w:pPr>
      <w:r>
        <w:t>Glory…</w:t>
      </w:r>
    </w:p>
    <w:p w14:paraId="02A75159" w14:textId="35DC64A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conclude here.</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2422517E" w14:textId="0B29038C" w:rsidR="00A26F67" w:rsidRDefault="00A26F67" w:rsidP="00704CAA">
      <w:pPr>
        <w:pStyle w:val="Rubric"/>
      </w:pPr>
      <w:r>
        <w:fldChar w:fldCharType="begin"/>
      </w:r>
      <w:r>
        <w:instrText xml:space="preserve"> REF _Ref485365372 \h </w:instrText>
      </w:r>
      <w:r>
        <w:fldChar w:fldCharType="separate"/>
      </w:r>
      <w:r w:rsidR="000E2EAC">
        <w:t>The Fourth Canticle</w:t>
      </w:r>
      <w:r>
        <w:fldChar w:fldCharType="end"/>
      </w:r>
    </w:p>
    <w:p w14:paraId="4A10695A" w14:textId="0FAABD06"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400A2392" w14:textId="577F3C9F"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2CDF216C" w14:textId="3E4745BC"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397FFE02" w14:textId="283BEEDB"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6E5E6D71" w14:textId="71996753" w:rsidR="00704CAA" w:rsidRPr="00AB1781" w:rsidRDefault="00704CAA" w:rsidP="00704CAA">
      <w:pPr>
        <w:pStyle w:val="Rubric"/>
      </w:pPr>
      <w:r w:rsidRPr="00AB1781">
        <w:lastRenderedPageBreak/>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8" w:name="_Toc473283619"/>
      <w:r>
        <w:t>Psalm</w:t>
      </w:r>
      <w:r w:rsidRPr="00AB1781">
        <w:t xml:space="preserve"> 151</w:t>
      </w:r>
      <w:r>
        <w:t>: “I was the smallest among my brothers”</w:t>
      </w:r>
      <w:bookmarkEnd w:id="348"/>
    </w:p>
    <w:p w14:paraId="0EB626A3" w14:textId="4B247BCF" w:rsidR="00A26F67" w:rsidRDefault="00A26F67" w:rsidP="00704CAA">
      <w:pPr>
        <w:pStyle w:val="Rubric"/>
      </w:pPr>
      <w:r>
        <w:fldChar w:fldCharType="begin"/>
      </w:r>
      <w:r>
        <w:instrText xml:space="preserve"> REF _Ref485365426 \h </w:instrText>
      </w:r>
      <w:r>
        <w:fldChar w:fldCharType="separate"/>
      </w:r>
      <w:r w:rsidR="000E2EAC">
        <w:t>Bright Saturday</w:t>
      </w:r>
      <w:r>
        <w:fldChar w:fldCharType="end"/>
      </w:r>
      <w:r>
        <w:t xml:space="preserve"> Vigil</w:t>
      </w:r>
    </w:p>
    <w:p w14:paraId="61C5EAB6" w14:textId="317FCBB2"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lastRenderedPageBreak/>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9" w:name="_Toc485884428"/>
      <w:r>
        <w:lastRenderedPageBreak/>
        <w:t>The Canticles</w:t>
      </w:r>
      <w:bookmarkEnd w:id="349"/>
    </w:p>
    <w:p w14:paraId="020E29B8" w14:textId="562B7E1E" w:rsidR="00D31F38" w:rsidRDefault="00D31F38" w:rsidP="00D31F38">
      <w:pPr>
        <w:pStyle w:val="Heading3"/>
      </w:pPr>
      <w:bookmarkStart w:id="350" w:name="_Ref448228164"/>
      <w:r>
        <w:t>The First Canticle</w:t>
      </w:r>
      <w:bookmarkEnd w:id="350"/>
    </w:p>
    <w:p w14:paraId="396134CA" w14:textId="3A8C8F71" w:rsidR="00D16E1F" w:rsidRPr="00D16E1F" w:rsidRDefault="00D31F38" w:rsidP="00D16E1F">
      <w:pPr>
        <w:pStyle w:val="Heading4"/>
        <w:rPr>
          <w:lang w:val="en-US"/>
        </w:rPr>
      </w:pPr>
      <w:bookmarkStart w:id="351" w:name="_Ref452619306"/>
      <w:r>
        <w:rPr>
          <w:lang w:val="en-US"/>
        </w:rPr>
        <w:t>The Beginning of the Midnight Praise</w:t>
      </w:r>
      <w:bookmarkEnd w:id="3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2"/>
            <w:r>
              <w:t>Arise</w:t>
            </w:r>
            <w:commentRangeEnd w:id="352"/>
            <w:r>
              <w:rPr>
                <w:rStyle w:val="CommentReference"/>
              </w:rPr>
              <w:commentReference w:id="35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3"/>
            <w:r>
              <w:t>flesh</w:t>
            </w:r>
            <w:commentRangeEnd w:id="353"/>
            <w:r>
              <w:rPr>
                <w:rStyle w:val="CommentReference"/>
              </w:rPr>
              <w:commentReference w:id="35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4"/>
            <w:r w:rsidRPr="004E04E2">
              <w:t xml:space="preserve">send up </w:t>
            </w:r>
            <w:commentRangeEnd w:id="354"/>
            <w:r>
              <w:rPr>
                <w:rStyle w:val="CommentReference"/>
              </w:rPr>
              <w:commentReference w:id="354"/>
            </w:r>
            <w:r>
              <w:t>to</w:t>
            </w:r>
            <w:r w:rsidRPr="004E04E2">
              <w:t xml:space="preserve"> </w:t>
            </w:r>
            <w:r>
              <w:t>You</w:t>
            </w:r>
            <w:r w:rsidRPr="004E04E2">
              <w:t xml:space="preserve"> a befitting </w:t>
            </w:r>
            <w:commentRangeStart w:id="355"/>
            <w:r w:rsidRPr="004E04E2">
              <w:t>doxology</w:t>
            </w:r>
            <w:commentRangeEnd w:id="355"/>
            <w:r>
              <w:rPr>
                <w:rStyle w:val="CommentReference"/>
              </w:rPr>
              <w:commentReference w:id="355"/>
            </w:r>
            <w:r w:rsidRPr="004E04E2">
              <w:t xml:space="preserve">, and win the forgiveness of our many sins: </w:t>
            </w:r>
            <w:commentRangeStart w:id="356"/>
            <w:r w:rsidRPr="004E04E2">
              <w:t xml:space="preserve">Glory to </w:t>
            </w:r>
            <w:r>
              <w:t>You</w:t>
            </w:r>
            <w:r w:rsidRPr="004E04E2">
              <w:t xml:space="preserve"> </w:t>
            </w:r>
            <w:commentRangeEnd w:id="356"/>
            <w:r>
              <w:rPr>
                <w:rStyle w:val="CommentReference"/>
              </w:rPr>
              <w:commentReference w:id="35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7"/>
            <w:r w:rsidRPr="004E04E2">
              <w:t xml:space="preserve">Who </w:t>
            </w:r>
            <w:commentRangeEnd w:id="357"/>
            <w:r>
              <w:rPr>
                <w:rStyle w:val="CommentReference"/>
              </w:rPr>
              <w:commentReference w:id="35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8"/>
            <w:r w:rsidRPr="004E04E2">
              <w:t>to</w:t>
            </w:r>
            <w:r w:rsidR="00985EC5">
              <w:t>wards</w:t>
            </w:r>
            <w:r w:rsidRPr="004E04E2">
              <w:t xml:space="preserve"> the sanctuary</w:t>
            </w:r>
            <w:commentRangeEnd w:id="358"/>
            <w:r>
              <w:rPr>
                <w:rStyle w:val="CommentReference"/>
              </w:rPr>
              <w:commentReference w:id="35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9"/>
            <w:r w:rsidRPr="004E04E2">
              <w:t xml:space="preserve">you out </w:t>
            </w:r>
            <w:commentRangeEnd w:id="359"/>
            <w:r>
              <w:rPr>
                <w:rStyle w:val="CommentReference"/>
              </w:rPr>
              <w:commentReference w:id="35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60"/>
            <w:r w:rsidRPr="004E04E2">
              <w:t xml:space="preserve">supplication </w:t>
            </w:r>
            <w:commentRangeEnd w:id="360"/>
            <w:r>
              <w:rPr>
                <w:rStyle w:val="CommentReference"/>
              </w:rPr>
              <w:commentReference w:id="36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1"/>
            <w:r w:rsidRPr="004E04E2">
              <w:t xml:space="preserve">petition </w:t>
            </w:r>
            <w:commentRangeEnd w:id="361"/>
            <w:r>
              <w:rPr>
                <w:rStyle w:val="CommentReference"/>
              </w:rPr>
              <w:commentReference w:id="361"/>
            </w:r>
            <w:r w:rsidR="00985EC5">
              <w:t>will</w:t>
            </w:r>
            <w:r w:rsidRPr="004E04E2">
              <w:t xml:space="preserve"> come in before </w:t>
            </w:r>
            <w:r>
              <w:t>You</w:t>
            </w:r>
            <w:r w:rsidR="00985EC5">
              <w:t xml:space="preserve">; </w:t>
            </w:r>
            <w:commentRangeStart w:id="362"/>
            <w:r w:rsidRPr="004E04E2">
              <w:t xml:space="preserve">revive </w:t>
            </w:r>
            <w:commentRangeEnd w:id="362"/>
            <w:r>
              <w:rPr>
                <w:rStyle w:val="CommentReference"/>
              </w:rPr>
              <w:commentReference w:id="36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3"/>
            <w:r w:rsidRPr="004E04E2">
              <w:t>pour forth</w:t>
            </w:r>
            <w:commentRangeEnd w:id="363"/>
            <w:r>
              <w:rPr>
                <w:rStyle w:val="CommentReference"/>
              </w:rPr>
              <w:commentReference w:id="363"/>
            </w:r>
            <w:r w:rsidRPr="004E04E2">
              <w:t xml:space="preserve"> </w:t>
            </w:r>
            <w:commentRangeStart w:id="364"/>
            <w:r w:rsidRPr="004E04E2">
              <w:t>blessing</w:t>
            </w:r>
            <w:commentRangeEnd w:id="364"/>
            <w:r>
              <w:rPr>
                <w:rStyle w:val="CommentReference"/>
              </w:rPr>
              <w:commentReference w:id="36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5"/>
            <w:r w:rsidRPr="004E04E2">
              <w:t xml:space="preserve">respond </w:t>
            </w:r>
            <w:commentRangeEnd w:id="365"/>
            <w:r>
              <w:rPr>
                <w:rStyle w:val="CommentReference"/>
              </w:rPr>
              <w:commentReference w:id="365"/>
            </w:r>
            <w:r w:rsidRPr="004E04E2">
              <w:t xml:space="preserve">with </w:t>
            </w:r>
            <w:r>
              <w:t>Your</w:t>
            </w:r>
            <w:r w:rsidR="00985EC5">
              <w:t xml:space="preserve"> words,</w:t>
            </w:r>
            <w:r w:rsidRPr="004E04E2">
              <w:t xml:space="preserve"> for all </w:t>
            </w:r>
            <w:r>
              <w:t>Your</w:t>
            </w:r>
            <w:r w:rsidRPr="004E04E2">
              <w:t xml:space="preserve"> commandments are </w:t>
            </w:r>
            <w:commentRangeStart w:id="366"/>
            <w:r w:rsidRPr="004E04E2">
              <w:t>righteous</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7"/>
            <w:r w:rsidRPr="004E04E2">
              <w:t>meditation</w:t>
            </w:r>
            <w:commentRangeEnd w:id="367"/>
            <w:r>
              <w:rPr>
                <w:rStyle w:val="CommentReference"/>
              </w:rPr>
              <w:commentReference w:id="36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8"/>
            <w:r w:rsidRPr="004E04E2">
              <w:t>always</w:t>
            </w:r>
            <w:commentRangeEnd w:id="368"/>
            <w:r>
              <w:rPr>
                <w:rStyle w:val="CommentReference"/>
              </w:rPr>
              <w:commentReference w:id="36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9"/>
            <w:r w:rsidRPr="004E04E2">
              <w:rPr>
                <w:rFonts w:eastAsia="@MingLiU"/>
              </w:rPr>
              <w:t xml:space="preserve">and </w:t>
            </w:r>
            <w:commentRangeEnd w:id="369"/>
            <w:r>
              <w:rPr>
                <w:rStyle w:val="CommentReference"/>
              </w:rPr>
              <w:commentReference w:id="36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70"/>
            <w:r w:rsidRPr="004E04E2">
              <w:rPr>
                <w:rFonts w:eastAsia="@MingLiU"/>
              </w:rPr>
              <w:t xml:space="preserve">to </w:t>
            </w:r>
            <w:commentRangeEnd w:id="370"/>
            <w:r>
              <w:rPr>
                <w:rStyle w:val="CommentReference"/>
              </w:rPr>
              <w:commentReference w:id="37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1"/>
            <w:r w:rsidRPr="004E04E2">
              <w:t xml:space="preserve">to </w:t>
            </w:r>
            <w:commentRangeEnd w:id="371"/>
            <w:r>
              <w:rPr>
                <w:rStyle w:val="CommentReference"/>
              </w:rPr>
              <w:commentReference w:id="371"/>
            </w:r>
            <w:r>
              <w:t>You</w:t>
            </w:r>
            <w:r w:rsidRPr="004E04E2">
              <w:t>, O Only</w:t>
            </w:r>
            <w:r w:rsidRPr="004E04E2">
              <w:noBreakHyphen/>
            </w:r>
            <w:commentRangeStart w:id="372"/>
            <w:r w:rsidRPr="004E04E2">
              <w:t>Begotten</w:t>
            </w:r>
            <w:commentRangeEnd w:id="372"/>
            <w:r>
              <w:rPr>
                <w:rStyle w:val="CommentReference"/>
              </w:rPr>
              <w:commentReference w:id="37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3"/>
            <w:r w:rsidRPr="004E04E2">
              <w:t xml:space="preserve">utter </w:t>
            </w:r>
            <w:commentRangeEnd w:id="373"/>
            <w:r>
              <w:rPr>
                <w:rStyle w:val="CommentReference"/>
              </w:rPr>
              <w:commentReference w:id="37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53DF49AF"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0E2EAC">
        <w:rPr>
          <w:noProof/>
        </w:rPr>
        <w:t>547</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0E2EAC">
        <w:rPr>
          <w:noProof/>
        </w:rPr>
        <w:t>645</w:t>
      </w:r>
      <w:r w:rsidR="00D350C2">
        <w:fldChar w:fldCharType="end"/>
      </w:r>
      <w:r w:rsidR="00D350C2">
        <w:t>, is said.</w:t>
      </w:r>
    </w:p>
    <w:p w14:paraId="5207DB38" w14:textId="77777777" w:rsidR="00D31F38" w:rsidRDefault="00D31F38" w:rsidP="00D31F38">
      <w:pPr>
        <w:pStyle w:val="Heading4"/>
      </w:pPr>
      <w:bookmarkStart w:id="374" w:name="_Ref452619365"/>
      <w:bookmarkStart w:id="375" w:name="_Toc297322053"/>
      <w:bookmarkStart w:id="376" w:name="_Toc297407698"/>
      <w:bookmarkStart w:id="377" w:name="_Toc298445750"/>
      <w:bookmarkStart w:id="378" w:name="_Toc298681233"/>
      <w:bookmarkStart w:id="379" w:name="_Toc298447475"/>
      <w:bookmarkStart w:id="380" w:name="_Toc308441894"/>
      <w:r>
        <w:t>The Hymn for the Resurrection</w:t>
      </w:r>
      <w:bookmarkEnd w:id="374"/>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3869"/>
        <w:gridCol w:w="280"/>
        <w:gridCol w:w="280"/>
        <w:gridCol w:w="3866"/>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1"/>
            <w:r>
              <w:t xml:space="preserve">consider </w:t>
            </w:r>
            <w:commentRangeEnd w:id="381"/>
            <w:r>
              <w:rPr>
                <w:rStyle w:val="CommentReference"/>
                <w:lang w:val="en-CA"/>
              </w:rPr>
              <w:commentReference w:id="381"/>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2"/>
            <w:r>
              <w:t xml:space="preserve">none </w:t>
            </w:r>
            <w:commentRangeEnd w:id="382"/>
            <w:r>
              <w:rPr>
                <w:rStyle w:val="CommentReference"/>
                <w:lang w:val="en-CA"/>
              </w:rPr>
              <w:commentReference w:id="382"/>
            </w:r>
            <w:r>
              <w:t>but You.</w:t>
            </w:r>
          </w:p>
          <w:p w14:paraId="45BFA942" w14:textId="77777777" w:rsidR="00D31F38" w:rsidRDefault="00D31F38" w:rsidP="00E35F1F">
            <w:pPr>
              <w:pStyle w:val="EngHangEnd"/>
            </w:pPr>
            <w:commentRangeStart w:id="383"/>
            <w:r>
              <w:t xml:space="preserve">After </w:t>
            </w:r>
            <w:commentRangeEnd w:id="383"/>
            <w:r>
              <w:rPr>
                <w:rStyle w:val="CommentReference"/>
                <w:lang w:val="en-CA"/>
              </w:rPr>
              <w:commentReference w:id="383"/>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4"/>
            <w:r>
              <w:t xml:space="preserve">to </w:t>
            </w:r>
            <w:commentRangeEnd w:id="384"/>
            <w:r>
              <w:rPr>
                <w:rStyle w:val="CommentReference"/>
                <w:lang w:val="en-CA"/>
              </w:rPr>
              <w:commentReference w:id="384"/>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5"/>
            <w:r>
              <w:t>joyful</w:t>
            </w:r>
            <w:commentRangeEnd w:id="385"/>
            <w:r>
              <w:rPr>
                <w:rStyle w:val="CommentReference"/>
                <w:lang w:val="en-CA"/>
              </w:rPr>
              <w:commentReference w:id="385"/>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6"/>
            <w:r>
              <w:t xml:space="preserve">perfect </w:t>
            </w:r>
            <w:commentRangeEnd w:id="386"/>
            <w:r>
              <w:rPr>
                <w:rStyle w:val="CommentReference"/>
                <w:lang w:val="en-CA"/>
              </w:rPr>
              <w:commentReference w:id="386"/>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7"/>
            <w:r>
              <w:t xml:space="preserve">sealed </w:t>
            </w:r>
            <w:commentRangeEnd w:id="387"/>
            <w:r>
              <w:rPr>
                <w:rStyle w:val="CommentReference"/>
                <w:lang w:val="en-CA"/>
              </w:rPr>
              <w:commentReference w:id="387"/>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8"/>
            <w:r>
              <w:t xml:space="preserve">fragrant </w:t>
            </w:r>
            <w:commentRangeEnd w:id="388"/>
            <w:r>
              <w:rPr>
                <w:rStyle w:val="CommentReference"/>
                <w:lang w:val="en-CA"/>
              </w:rPr>
              <w:commentReference w:id="388"/>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9"/>
            <w:r>
              <w:t>spices</w:t>
            </w:r>
            <w:commentRangeEnd w:id="389"/>
            <w:r>
              <w:rPr>
                <w:rStyle w:val="CommentReference"/>
                <w:lang w:val="en-CA"/>
              </w:rPr>
              <w:commentReference w:id="389"/>
            </w:r>
            <w:r>
              <w:t>,</w:t>
            </w:r>
          </w:p>
          <w:p w14:paraId="2BF4322B" w14:textId="77777777" w:rsidR="00D31F38" w:rsidRDefault="00D31F38" w:rsidP="00E35F1F">
            <w:pPr>
              <w:pStyle w:val="EngHangEnd"/>
            </w:pPr>
            <w:r>
              <w:t xml:space="preserve">"Behold and see that the Saviour </w:t>
            </w:r>
            <w:commentRangeStart w:id="390"/>
            <w:r>
              <w:t xml:space="preserve">is risen </w:t>
            </w:r>
            <w:commentRangeEnd w:id="390"/>
            <w:r>
              <w:rPr>
                <w:rStyle w:val="CommentReference"/>
                <w:lang w:val="en-CA"/>
              </w:rPr>
              <w:commentReference w:id="390"/>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1"/>
            <w:r>
              <w:t>A</w:t>
            </w:r>
            <w:commentRangeEnd w:id="391"/>
            <w:r>
              <w:rPr>
                <w:rStyle w:val="CommentReference"/>
                <w:lang w:val="en-CA"/>
              </w:rPr>
              <w:commentReference w:id="391"/>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2"/>
            <w:r>
              <w:t xml:space="preserve">We </w:t>
            </w:r>
            <w:commentRangeEnd w:id="392"/>
            <w:r>
              <w:rPr>
                <w:rStyle w:val="CommentReference"/>
                <w:lang w:val="en-CA"/>
              </w:rPr>
              <w:commentReference w:id="392"/>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3"/>
            <w:r>
              <w:t>alteration</w:t>
            </w:r>
            <w:commentRangeEnd w:id="393"/>
            <w:r>
              <w:rPr>
                <w:rStyle w:val="CommentReference"/>
                <w:lang w:val="en-CA"/>
              </w:rPr>
              <w:commentReference w:id="393"/>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4" w:name="_Ref452619450"/>
      <w:r>
        <w:t xml:space="preserve">The First Canticle: The </w:t>
      </w:r>
      <w:r w:rsidR="00F970EE">
        <w:t>First Song</w:t>
      </w:r>
      <w:r>
        <w:t xml:space="preserve"> of Moses the Prophet</w:t>
      </w:r>
      <w:bookmarkEnd w:id="375"/>
      <w:bookmarkEnd w:id="376"/>
      <w:bookmarkEnd w:id="377"/>
      <w:bookmarkEnd w:id="378"/>
      <w:bookmarkEnd w:id="379"/>
      <w:bookmarkEnd w:id="380"/>
      <w:bookmarkEnd w:id="394"/>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5"/>
            <w:r>
              <w:t>glorify Him</w:t>
            </w:r>
            <w:commentRangeEnd w:id="395"/>
            <w:r>
              <w:rPr>
                <w:rStyle w:val="CommentReference"/>
                <w:lang w:val="en-CA"/>
              </w:rPr>
              <w:commentReference w:id="395"/>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lastRenderedPageBreak/>
              <w:t>¿</w:t>
            </w:r>
          </w:p>
        </w:tc>
        <w:tc>
          <w:tcPr>
            <w:tcW w:w="3960" w:type="dxa"/>
          </w:tcPr>
          <w:p w14:paraId="55449E6B" w14:textId="632EEAE7" w:rsidR="00D31F38" w:rsidRDefault="00D31F38" w:rsidP="00D16E1F">
            <w:pPr>
              <w:pStyle w:val="EngEnd"/>
            </w:pPr>
            <w:r>
              <w:t xml:space="preserve">The Lord, </w:t>
            </w:r>
            <w:commentRangeStart w:id="396"/>
            <w:r>
              <w:t xml:space="preserve">when he shatters </w:t>
            </w:r>
            <w:commentRangeEnd w:id="396"/>
            <w:r>
              <w:rPr>
                <w:rStyle w:val="CommentReference"/>
                <w:lang w:val="en-CA"/>
              </w:rPr>
              <w:commentReference w:id="396"/>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7"/>
            <w:r w:rsidR="00D31F38">
              <w:t xml:space="preserve">chosen </w:t>
            </w:r>
            <w:commentRangeEnd w:id="397"/>
            <w:r w:rsidR="00D31F38">
              <w:rPr>
                <w:rStyle w:val="CommentReference"/>
                <w:lang w:val="en-CA"/>
              </w:rPr>
              <w:commentReference w:id="397"/>
            </w:r>
            <w:r w:rsidR="00D31F38">
              <w:t xml:space="preserve">mounted </w:t>
            </w:r>
            <w:commentRangeStart w:id="398"/>
            <w:r w:rsidR="00D31F38">
              <w:t xml:space="preserve">captains </w:t>
            </w:r>
            <w:commentRangeEnd w:id="398"/>
            <w:r w:rsidR="00D31F38">
              <w:rPr>
                <w:rStyle w:val="CommentReference"/>
                <w:lang w:val="en-CA"/>
              </w:rPr>
              <w:commentReference w:id="398"/>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9"/>
            <w:r>
              <w:t xml:space="preserve"> </w:t>
            </w:r>
            <w:commentRangeEnd w:id="399"/>
            <w:r>
              <w:rPr>
                <w:rStyle w:val="CommentReference"/>
                <w:lang w:val="en-CA"/>
              </w:rPr>
              <w:commentReference w:id="399"/>
            </w:r>
            <w:r>
              <w:t xml:space="preserve">glorified in </w:t>
            </w:r>
            <w:r w:rsidR="00865C59">
              <w:t>strength</w:t>
            </w:r>
            <w:r>
              <w:t xml:space="preserve">. Your right hand, O Lord, </w:t>
            </w:r>
            <w:commentRangeStart w:id="400"/>
            <w:r>
              <w:t xml:space="preserve">crushed </w:t>
            </w:r>
            <w:commentRangeEnd w:id="400"/>
            <w:r>
              <w:rPr>
                <w:rStyle w:val="CommentReference"/>
                <w:lang w:val="en-CA"/>
              </w:rPr>
              <w:commentReference w:id="400"/>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1"/>
            <w:r w:rsidR="00D31F38">
              <w:t xml:space="preserve">shattered </w:t>
            </w:r>
            <w:commentRangeEnd w:id="401"/>
            <w:r w:rsidR="00D31F38">
              <w:rPr>
                <w:rStyle w:val="CommentReference"/>
                <w:lang w:val="en-CA"/>
              </w:rPr>
              <w:commentReference w:id="401"/>
            </w:r>
            <w:r>
              <w:t>the</w:t>
            </w:r>
            <w:r w:rsidR="00D31F38">
              <w:t xml:space="preserve"> </w:t>
            </w:r>
            <w:r>
              <w:t>adversaries</w:t>
            </w:r>
            <w:r w:rsidR="00D31F38">
              <w:t xml:space="preserve">; You </w:t>
            </w:r>
            <w:commentRangeStart w:id="402"/>
            <w:r w:rsidR="00D31F38">
              <w:t xml:space="preserve">sent </w:t>
            </w:r>
            <w:commentRangeEnd w:id="402"/>
            <w:r w:rsidR="00D31F38">
              <w:rPr>
                <w:rStyle w:val="CommentReference"/>
                <w:lang w:val="en-CA"/>
              </w:rPr>
              <w:commentReference w:id="402"/>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lastRenderedPageBreak/>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3"/>
            <w:r w:rsidR="00D31F38">
              <w:t>holy</w:t>
            </w:r>
            <w:commentRangeEnd w:id="403"/>
            <w:r w:rsidR="00D31F38">
              <w:rPr>
                <w:rStyle w:val="CommentReference"/>
                <w:lang w:val="en-CA"/>
              </w:rPr>
              <w:commentReference w:id="403"/>
            </w:r>
            <w:r w:rsidR="00D31F38">
              <w:t xml:space="preserve">, awesome in </w:t>
            </w:r>
            <w:commentRangeStart w:id="404"/>
            <w:r w:rsidR="00D31F38">
              <w:t>glorious deeds</w:t>
            </w:r>
            <w:commentRangeEnd w:id="404"/>
            <w:r w:rsidR="00D31F38">
              <w:rPr>
                <w:rStyle w:val="CommentReference"/>
                <w:lang w:val="en-CA"/>
              </w:rPr>
              <w:commentReference w:id="404"/>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5"/>
            <w:r>
              <w:t>redeemed</w:t>
            </w:r>
            <w:commentRangeEnd w:id="405"/>
            <w:r>
              <w:rPr>
                <w:rStyle w:val="CommentReference"/>
                <w:lang w:val="en-CA"/>
              </w:rPr>
              <w:commentReference w:id="405"/>
            </w:r>
            <w:r>
              <w:t xml:space="preserve">; You called them by Your power into Your holy </w:t>
            </w:r>
            <w:commentRangeStart w:id="406"/>
            <w:r>
              <w:t>abode</w:t>
            </w:r>
            <w:commentRangeEnd w:id="406"/>
            <w:r>
              <w:rPr>
                <w:rStyle w:val="CommentReference"/>
                <w:lang w:val="en-CA"/>
              </w:rPr>
              <w:commentReference w:id="406"/>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7"/>
            <w:r>
              <w:t xml:space="preserve">Sorrow </w:t>
            </w:r>
            <w:commentRangeEnd w:id="407"/>
            <w:r>
              <w:rPr>
                <w:rStyle w:val="CommentReference"/>
                <w:lang w:val="en-CA"/>
              </w:rPr>
              <w:commentReference w:id="407"/>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08"/>
            <w:r>
              <w:t>May</w:t>
            </w:r>
            <w:commentRangeEnd w:id="408"/>
            <w:r>
              <w:rPr>
                <w:rStyle w:val="CommentReference"/>
                <w:lang w:val="en-CA"/>
              </w:rPr>
              <w:commentReference w:id="408"/>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9"/>
            <w:r>
              <w:t xml:space="preserve">reigning </w:t>
            </w:r>
            <w:commentRangeEnd w:id="409"/>
            <w:r>
              <w:rPr>
                <w:rStyle w:val="CommentReference"/>
                <w:lang w:val="en-CA"/>
              </w:rPr>
              <w:commentReference w:id="409"/>
            </w:r>
            <w:r>
              <w:t xml:space="preserve">as King forever and ever </w:t>
            </w:r>
            <w:commentRangeStart w:id="410"/>
            <w:r>
              <w:t>and beyond</w:t>
            </w:r>
            <w:commentRangeEnd w:id="410"/>
            <w:r>
              <w:rPr>
                <w:rStyle w:val="CommentReference"/>
                <w:lang w:val="en-CA"/>
              </w:rPr>
              <w:commentReference w:id="410"/>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1"/>
            <w:r w:rsidR="00D31F38">
              <w:t xml:space="preserve"> </w:t>
            </w:r>
            <w:commentRangeEnd w:id="411"/>
            <w:r w:rsidR="00D31F38">
              <w:rPr>
                <w:rStyle w:val="CommentReference"/>
                <w:lang w:val="en-CA"/>
              </w:rPr>
              <w:commentReference w:id="411"/>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2"/>
            <w:r w:rsidR="00D31F38">
              <w:t>praises</w:t>
            </w:r>
            <w:commentRangeEnd w:id="412"/>
            <w:r w:rsidR="00D31F38">
              <w:rPr>
                <w:rStyle w:val="CommentReference"/>
                <w:lang w:val="en-CA"/>
              </w:rPr>
              <w:commentReference w:id="412"/>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3"/>
            <w:r>
              <w:t>glorified</w:t>
            </w:r>
            <w:commentRangeEnd w:id="413"/>
            <w:r>
              <w:rPr>
                <w:rStyle w:val="CommentReference"/>
                <w:rFonts w:eastAsiaTheme="minorHAnsi" w:cstheme="minorBidi"/>
                <w:color w:val="auto"/>
                <w:lang w:val="en-CA"/>
              </w:rPr>
              <w:commentReference w:id="413"/>
            </w:r>
            <w:r>
              <w:t>.</w:t>
            </w:r>
            <w:r w:rsidR="00D31F38">
              <w:rPr>
                <w:rStyle w:val="CommentReference"/>
                <w:lang w:val="en-CA"/>
              </w:rPr>
              <w:commentReference w:id="414"/>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5" w:name="_Toc297322054"/>
      <w:bookmarkStart w:id="416" w:name="_Toc297407699"/>
      <w:bookmarkStart w:id="417" w:name="_Toc298445751"/>
      <w:bookmarkStart w:id="418" w:name="_Toc298681234"/>
      <w:bookmarkStart w:id="419" w:name="_Toc298447476"/>
      <w:bookmarkStart w:id="420" w:name="_Ref452619541"/>
      <w:r>
        <w:t>Psali Adam</w:t>
      </w:r>
      <w:bookmarkEnd w:id="415"/>
      <w:bookmarkEnd w:id="416"/>
      <w:bookmarkEnd w:id="417"/>
      <w:bookmarkEnd w:id="418"/>
      <w:bookmarkEnd w:id="419"/>
      <w:r w:rsidR="009E143A">
        <w:t xml:space="preserve"> on the First Canticle</w:t>
      </w:r>
      <w:bookmarkEnd w:id="420"/>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1"/>
            <w:r>
              <w:t xml:space="preserve">The </w:t>
            </w:r>
            <w:commentRangeEnd w:id="421"/>
            <w:r>
              <w:rPr>
                <w:rStyle w:val="CommentReference"/>
                <w:lang w:val="en-CA"/>
              </w:rPr>
              <w:commentReference w:id="421"/>
            </w:r>
            <w:r>
              <w:t xml:space="preserve">water of the sea was parted into parts, And the great deep became a </w:t>
            </w:r>
            <w:commentRangeStart w:id="422"/>
            <w:r>
              <w:t>path</w:t>
            </w:r>
            <w:commentRangeEnd w:id="422"/>
            <w:r>
              <w:rPr>
                <w:rStyle w:val="CommentReference"/>
                <w:lang w:val="en-CA"/>
              </w:rPr>
              <w:commentReference w:id="42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3"/>
            <w:r w:rsidRPr="00D33B3C">
              <w:rPr>
                <w:rFonts w:ascii="Times New Roman" w:hAnsi="Times New Roman" w:cs="Times New Roman"/>
              </w:rPr>
              <w:t>Ϧ</w:t>
            </w:r>
            <w:r w:rsidRPr="00D33B3C">
              <w:t>ⲉⲛ</w:t>
            </w:r>
            <w:commentRangeEnd w:id="423"/>
            <w:r>
              <w:rPr>
                <w:rStyle w:val="CommentReference"/>
                <w:rFonts w:ascii="Garamond" w:hAnsi="Garamond" w:cstheme="minorBidi"/>
                <w:noProof w:val="0"/>
                <w:lang w:val="en-CA"/>
              </w:rPr>
              <w:commentReference w:id="42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lastRenderedPageBreak/>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4"/>
            <w:r>
              <w:t xml:space="preserve">miraculous </w:t>
            </w:r>
            <w:commentRangeEnd w:id="424"/>
            <w:r>
              <w:rPr>
                <w:rStyle w:val="CommentReference"/>
                <w:lang w:val="en-CA"/>
              </w:rPr>
              <w:commentReference w:id="42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5"/>
            <w:r>
              <w:t xml:space="preserve">passed </w:t>
            </w:r>
            <w:commentRangeEnd w:id="425"/>
            <w:r>
              <w:rPr>
                <w:rStyle w:val="CommentReference"/>
                <w:lang w:val="en-CA"/>
              </w:rPr>
              <w:commentReference w:id="42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6"/>
            <w:r>
              <w:t xml:space="preserve">praising </w:t>
            </w:r>
            <w:commentRangeEnd w:id="426"/>
            <w:r>
              <w:rPr>
                <w:rStyle w:val="CommentReference"/>
                <w:lang w:val="en-CA"/>
              </w:rPr>
              <w:commentReference w:id="42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7"/>
            <w:r>
              <w:t xml:space="preserve"> </w:t>
            </w:r>
            <w:commentRangeEnd w:id="427"/>
            <w:r>
              <w:rPr>
                <w:rStyle w:val="CommentReference"/>
                <w:lang w:val="en-CA"/>
              </w:rPr>
              <w:commentReference w:id="427"/>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71165801"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E2EAC">
        <w:rPr>
          <w:noProof/>
        </w:rPr>
        <w:t>442</w:t>
      </w:r>
      <w:r>
        <w:fldChar w:fldCharType="end"/>
      </w:r>
      <w:r>
        <w:t>, until Part Nine of the Sunday Theotokia before continuing as usual from the Second Canticle.</w:t>
      </w:r>
    </w:p>
    <w:p w14:paraId="7A906C89" w14:textId="4FA3E560"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0E2EAC">
        <w:rPr>
          <w:noProof/>
        </w:rPr>
        <w:t>563</w:t>
      </w:r>
      <w:r w:rsidR="007F3F25">
        <w:fldChar w:fldCharType="end"/>
      </w:r>
      <w:r w:rsidR="007F3F25">
        <w:t>.</w:t>
      </w:r>
    </w:p>
    <w:p w14:paraId="262EA7FD" w14:textId="648C21E5"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0E2EAC">
        <w:rPr>
          <w:noProof/>
        </w:rPr>
        <w:t>352</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8" w:name="_Ref449954885"/>
      <w:bookmarkStart w:id="429" w:name="_Ref448228178"/>
      <w:r>
        <w:t>The Second Canticle</w:t>
      </w:r>
      <w:bookmarkEnd w:id="428"/>
    </w:p>
    <w:p w14:paraId="31599D65" w14:textId="046AE4C0"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0E2EAC">
        <w:rPr>
          <w:noProof/>
        </w:rPr>
        <w:t>566</w:t>
      </w:r>
      <w:r w:rsidR="007F3F25">
        <w:fldChar w:fldCharType="end"/>
      </w:r>
      <w:r>
        <w:t>, is said.</w:t>
      </w:r>
    </w:p>
    <w:p w14:paraId="02804624" w14:textId="1ED381F4"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sidR="000E2EAC">
        <w:rPr>
          <w:noProof/>
          <w:lang w:val="en-US"/>
        </w:rPr>
        <w:t>645</w:t>
      </w:r>
      <w:r>
        <w:rPr>
          <w:lang w:val="en-US"/>
        </w:rPr>
        <w:fldChar w:fldCharType="end"/>
      </w:r>
      <w:r>
        <w:rPr>
          <w:lang w:val="en-US"/>
        </w:rPr>
        <w:t>, is said.</w:t>
      </w:r>
    </w:p>
    <w:p w14:paraId="55F7FEC9" w14:textId="77777777" w:rsidR="00344A59" w:rsidRDefault="00344A59" w:rsidP="00344A59">
      <w:pPr>
        <w:pStyle w:val="Heading4"/>
      </w:pPr>
      <w:bookmarkStart w:id="430" w:name="_Toc297322055"/>
      <w:bookmarkStart w:id="431" w:name="_Toc297407700"/>
      <w:bookmarkStart w:id="432" w:name="_Ref297493889"/>
      <w:bookmarkStart w:id="433" w:name="_Toc298445752"/>
      <w:bookmarkStart w:id="434" w:name="_Toc298681235"/>
      <w:bookmarkStart w:id="435" w:name="_Toc298447477"/>
      <w:bookmarkStart w:id="436" w:name="_Toc308441895"/>
      <w:bookmarkStart w:id="437" w:name="_Ref434580757"/>
      <w:bookmarkStart w:id="438" w:name="_Ref434580763"/>
      <w:bookmarkStart w:id="439" w:name="_Ref452619873"/>
      <w:bookmarkStart w:id="440" w:name="_Ref452619877"/>
      <w:bookmarkStart w:id="441" w:name="_Ref485365475"/>
      <w:r>
        <w:t>The Second Canticle: Psalm 135</w:t>
      </w:r>
      <w:bookmarkEnd w:id="430"/>
      <w:bookmarkEnd w:id="431"/>
      <w:bookmarkEnd w:id="432"/>
      <w:bookmarkEnd w:id="433"/>
      <w:bookmarkEnd w:id="434"/>
      <w:bookmarkEnd w:id="435"/>
      <w:bookmarkEnd w:id="436"/>
      <w:bookmarkEnd w:id="437"/>
      <w:bookmarkEnd w:id="438"/>
      <w:bookmarkEnd w:id="439"/>
      <w:bookmarkEnd w:id="440"/>
      <w:bookmarkEnd w:id="441"/>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lastRenderedPageBreak/>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lastRenderedPageBreak/>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2"/>
            <w:r w:rsidRPr="00FC3604">
              <w:t>Ⲉⲩⲕ̀ⲗⲏⲣⲟⲛⲟⲙⲓⲁ̀ ⲙ̀ⲡⲉϥⲃⲱⲕ ⲡⲓⲥ̅ⲗ̅</w:t>
            </w:r>
            <w:r w:rsidRPr="00597158">
              <w:t xml:space="preserve"> </w:t>
            </w:r>
            <w:commentRangeEnd w:id="442"/>
            <w:r>
              <w:rPr>
                <w:rStyle w:val="CommentReference"/>
                <w:rFonts w:ascii="Garamond" w:hAnsi="Garamond" w:cstheme="minorBidi"/>
                <w:noProof w:val="0"/>
                <w:lang w:val="en-CA"/>
              </w:rPr>
              <w:commentReference w:id="442"/>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3" w:name="_Toc297322056"/>
      <w:bookmarkStart w:id="444" w:name="_Toc297407701"/>
      <w:bookmarkStart w:id="445" w:name="_Toc298445753"/>
      <w:bookmarkStart w:id="446" w:name="_Toc298681236"/>
      <w:bookmarkStart w:id="447" w:name="_Toc298447478"/>
      <w:bookmarkStart w:id="448" w:name="_Ref452619883"/>
      <w:r>
        <w:t>Psali Adam</w:t>
      </w:r>
      <w:bookmarkEnd w:id="443"/>
      <w:bookmarkEnd w:id="444"/>
      <w:bookmarkEnd w:id="445"/>
      <w:bookmarkEnd w:id="446"/>
      <w:bookmarkEnd w:id="447"/>
      <w:r>
        <w:t xml:space="preserve"> on the Second Canticle</w:t>
      </w:r>
      <w:bookmarkEnd w:id="448"/>
    </w:p>
    <w:p w14:paraId="20E92FDC" w14:textId="77777777" w:rsidR="00344A59" w:rsidRDefault="00344A59" w:rsidP="00344A59">
      <w:pPr>
        <w:pStyle w:val="Heading5non-TOC"/>
      </w:pPr>
      <w:r w:rsidRPr="00D175BB">
        <w:t>Ⲯⲁⲗⲓ Ⲁ̀ⲇⲁⲙ</w:t>
      </w:r>
    </w:p>
    <w:p w14:paraId="2CDDD4E1" w14:textId="66310400"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0E2EAC">
        <w:rPr>
          <w:noProof/>
        </w:rPr>
        <w:t>570</w:t>
      </w:r>
      <w:r>
        <w:fldChar w:fldCharType="end"/>
      </w:r>
      <w:r>
        <w:t>, is said instead of the following.</w:t>
      </w:r>
    </w:p>
    <w:p w14:paraId="367D7149" w14:textId="3FB78031"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sidR="000E2EAC">
        <w:rPr>
          <w:noProof/>
          <w:lang w:val="en-US"/>
        </w:rPr>
        <w:t>652</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9"/>
            <w:r w:rsidRPr="004C0CA2">
              <w:t xml:space="preserve">brought </w:t>
            </w:r>
            <w:commentRangeEnd w:id="449"/>
            <w:r>
              <w:rPr>
                <w:rStyle w:val="CommentReference"/>
                <w:rFonts w:eastAsiaTheme="minorHAnsi" w:cstheme="minorBidi"/>
                <w:color w:val="auto"/>
                <w:lang w:val="en-CA"/>
              </w:rPr>
              <w:commentReference w:id="449"/>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0690851"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0E2EAC">
        <w:rPr>
          <w:noProof/>
        </w:rPr>
        <w:t>622</w:t>
      </w:r>
      <w:r>
        <w:fldChar w:fldCharType="end"/>
      </w:r>
      <w:r>
        <w:t>.</w:t>
      </w:r>
    </w:p>
    <w:bookmarkEnd w:id="429"/>
    <w:p w14:paraId="2E7A68B9" w14:textId="4BEF5E0D" w:rsidR="00D31F38" w:rsidRDefault="00D31F38" w:rsidP="00D31F38">
      <w:pPr>
        <w:jc w:val="left"/>
      </w:pPr>
    </w:p>
    <w:p w14:paraId="2CF40924" w14:textId="6307B7EC" w:rsidR="00A7333E" w:rsidRDefault="00A7333E" w:rsidP="00A7333E">
      <w:pPr>
        <w:pStyle w:val="Heading3"/>
      </w:pPr>
      <w:bookmarkStart w:id="450" w:name="_Ref449954950"/>
      <w:bookmarkStart w:id="451" w:name="_Ref448228188"/>
      <w:r>
        <w:t>Additional Canticles for the Vigil of Joyous Saturday from the Old Testament</w:t>
      </w:r>
      <w:bookmarkEnd w:id="450"/>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2"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3" w:name="_Ref450335240"/>
      <w:bookmarkEnd w:id="452"/>
      <w:r>
        <w:t>Additional Canticles for the Vigil of Joyous Saturday from the New Testament</w:t>
      </w:r>
      <w:r w:rsidR="00680B91">
        <w:rPr>
          <w:rStyle w:val="FootnoteReference"/>
        </w:rPr>
        <w:footnoteReference w:id="893"/>
      </w:r>
      <w:bookmarkEnd w:id="453"/>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4" w:name="_Ref452620197"/>
      <w:r>
        <w:lastRenderedPageBreak/>
        <w:t>The Third Canticle</w:t>
      </w:r>
      <w:bookmarkStart w:id="455" w:name="_Toc297322057"/>
      <w:bookmarkStart w:id="456" w:name="_Toc297407702"/>
      <w:bookmarkStart w:id="457" w:name="_Toc298445754"/>
      <w:bookmarkStart w:id="458" w:name="_Toc298681237"/>
      <w:bookmarkStart w:id="459" w:name="_Toc298447479"/>
      <w:bookmarkStart w:id="460" w:name="_Toc308441896"/>
      <w:bookmarkEnd w:id="451"/>
      <w:bookmarkEnd w:id="454"/>
    </w:p>
    <w:bookmarkEnd w:id="455"/>
    <w:bookmarkEnd w:id="456"/>
    <w:bookmarkEnd w:id="457"/>
    <w:bookmarkEnd w:id="458"/>
    <w:bookmarkEnd w:id="459"/>
    <w:bookmarkEnd w:id="460"/>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w:t>
      </w:r>
      <w:r w:rsidRPr="0095458C">
        <w:rPr>
          <w:lang w:val="en-CA"/>
        </w:rPr>
        <w:lastRenderedPageBreak/>
        <w:t>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lastRenderedPageBreak/>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2"/>
            <w:r w:rsidRPr="00BE273A">
              <w:t>heaven</w:t>
            </w:r>
            <w:commentRangeEnd w:id="462"/>
            <w:r w:rsidRPr="00BE273A">
              <w:rPr>
                <w:rStyle w:val="CommentReference"/>
                <w:rFonts w:eastAsiaTheme="minorHAnsi"/>
                <w:sz w:val="24"/>
              </w:rPr>
              <w:commentReference w:id="462"/>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3"/>
            <w:r w:rsidRPr="00BE273A">
              <w:t xml:space="preserve">clouds </w:t>
            </w:r>
            <w:commentRangeEnd w:id="463"/>
            <w:r w:rsidRPr="00BE273A">
              <w:rPr>
                <w:rStyle w:val="CommentReference"/>
                <w:rFonts w:eastAsiaTheme="minorHAnsi"/>
                <w:sz w:val="24"/>
              </w:rPr>
              <w:commentReference w:id="463"/>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lastRenderedPageBreak/>
              <w:t>¿</w:t>
            </w:r>
          </w:p>
        </w:tc>
        <w:tc>
          <w:tcPr>
            <w:tcW w:w="3960" w:type="dxa"/>
          </w:tcPr>
          <w:p w14:paraId="121E2553" w14:textId="206E18DC" w:rsidR="00D31F38" w:rsidRPr="00BE273A" w:rsidRDefault="00D31F38" w:rsidP="00426715">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5"/>
            <w:r w:rsidRPr="00BE273A">
              <w:t>falling snow</w:t>
            </w:r>
            <w:commentRangeEnd w:id="465"/>
            <w:r w:rsidRPr="00BE273A">
              <w:rPr>
                <w:rStyle w:val="CommentReference"/>
                <w:rFonts w:eastAsiaTheme="minorHAnsi"/>
                <w:sz w:val="24"/>
              </w:rPr>
              <w:commentReference w:id="465"/>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7"/>
            <w:r w:rsidRPr="00BE273A">
              <w:t xml:space="preserve">Bless </w:t>
            </w:r>
            <w:commentRangeEnd w:id="467"/>
            <w:r w:rsidRPr="00BE273A">
              <w:rPr>
                <w:rStyle w:val="CommentReference"/>
                <w:rFonts w:eastAsiaTheme="minorHAnsi"/>
                <w:sz w:val="24"/>
              </w:rPr>
              <w:commentReference w:id="467"/>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8"/>
            <w:r w:rsidRPr="00BE273A">
              <w:t>whales</w:t>
            </w:r>
            <w:r w:rsidR="007757C9">
              <w:rPr>
                <w:rStyle w:val="FootnoteReference"/>
              </w:rPr>
              <w:footnoteReference w:id="898"/>
            </w:r>
            <w:r w:rsidRPr="00BE273A">
              <w:t xml:space="preserve"> </w:t>
            </w:r>
            <w:commentRangeEnd w:id="468"/>
            <w:r w:rsidRPr="00BE273A">
              <w:rPr>
                <w:rStyle w:val="CommentReference"/>
                <w:rFonts w:eastAsiaTheme="minorHAnsi"/>
                <w:sz w:val="24"/>
              </w:rPr>
              <w:commentReference w:id="468"/>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9"/>
            <w:r w:rsidRPr="00BE273A">
              <w:t xml:space="preserve"> </w:t>
            </w:r>
            <w:commentRangeEnd w:id="469"/>
            <w:r w:rsidRPr="00BE273A">
              <w:rPr>
                <w:rStyle w:val="CommentReference"/>
                <w:rFonts w:eastAsiaTheme="minorHAnsi"/>
                <w:sz w:val="24"/>
              </w:rPr>
              <w:commentReference w:id="469"/>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70"/>
            <w:r w:rsidRPr="00BE273A">
              <w:t xml:space="preserve"> </w:t>
            </w:r>
            <w:commentRangeEnd w:id="470"/>
            <w:r w:rsidRPr="00BE273A">
              <w:rPr>
                <w:rStyle w:val="CommentReference"/>
                <w:rFonts w:eastAsiaTheme="minorHAnsi"/>
                <w:sz w:val="24"/>
              </w:rPr>
              <w:commentReference w:id="470"/>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lastRenderedPageBreak/>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1"/>
            <w:r w:rsidR="00D31F38" w:rsidRPr="00BE273A">
              <w:t xml:space="preserve">of </w:t>
            </w:r>
            <w:commentRangeEnd w:id="471"/>
            <w:r w:rsidR="00D31F38" w:rsidRPr="00BE273A">
              <w:rPr>
                <w:rStyle w:val="CommentReference"/>
                <w:rFonts w:eastAsiaTheme="minorHAnsi"/>
                <w:sz w:val="24"/>
              </w:rPr>
              <w:commentReference w:id="471"/>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2"/>
            <w:r w:rsidRPr="00BE273A">
              <w:t xml:space="preserve">Bless </w:t>
            </w:r>
            <w:commentRangeEnd w:id="472"/>
            <w:r w:rsidRPr="00BE273A">
              <w:rPr>
                <w:rStyle w:val="CommentReference"/>
                <w:rFonts w:eastAsiaTheme="minorHAnsi"/>
                <w:sz w:val="24"/>
              </w:rPr>
              <w:commentReference w:id="472"/>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3" w:name="_Toc297322058"/>
      <w:bookmarkStart w:id="474" w:name="_Toc297407703"/>
      <w:bookmarkStart w:id="475" w:name="_Toc298445755"/>
      <w:bookmarkStart w:id="476" w:name="_Toc298681238"/>
      <w:bookmarkStart w:id="477" w:name="_Toc298447480"/>
      <w:r>
        <w:lastRenderedPageBreak/>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8"/>
            <w:r w:rsidRPr="00BE273A">
              <w:t xml:space="preserve">Blessed </w:t>
            </w:r>
            <w:commentRangeEnd w:id="478"/>
            <w:r w:rsidRPr="00BE273A">
              <w:rPr>
                <w:rStyle w:val="CommentReference"/>
                <w:rFonts w:eastAsiaTheme="minorHAnsi"/>
                <w:sz w:val="24"/>
              </w:rPr>
              <w:commentReference w:id="478"/>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9"/>
            <w:r w:rsidRPr="00BE273A">
              <w:t>heaven</w:t>
            </w:r>
            <w:commentRangeEnd w:id="479"/>
            <w:r w:rsidRPr="00BE273A">
              <w:rPr>
                <w:rStyle w:val="CommentReference"/>
                <w:rFonts w:eastAsiaTheme="minorHAnsi"/>
                <w:sz w:val="24"/>
              </w:rPr>
              <w:commentReference w:id="479"/>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80"/>
            <w:r w:rsidRPr="00BE273A">
              <w:t>falling snow</w:t>
            </w:r>
            <w:commentRangeEnd w:id="480"/>
            <w:r w:rsidRPr="00BE273A">
              <w:rPr>
                <w:rStyle w:val="CommentReference"/>
                <w:rFonts w:eastAsiaTheme="minorHAnsi"/>
                <w:sz w:val="24"/>
              </w:rPr>
              <w:commentReference w:id="480"/>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81"/>
            <w:r w:rsidRPr="00BE273A">
              <w:t xml:space="preserve">Bless </w:t>
            </w:r>
            <w:commentRangeEnd w:id="481"/>
            <w:r w:rsidRPr="00BE273A">
              <w:rPr>
                <w:rStyle w:val="CommentReference"/>
                <w:rFonts w:eastAsiaTheme="minorHAnsi"/>
                <w:sz w:val="24"/>
              </w:rPr>
              <w:commentReference w:id="481"/>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82"/>
            <w:r w:rsidRPr="00BE273A">
              <w:t xml:space="preserve">Bless </w:t>
            </w:r>
            <w:commentRangeEnd w:id="482"/>
            <w:r w:rsidRPr="00BE273A">
              <w:rPr>
                <w:rStyle w:val="CommentReference"/>
                <w:rFonts w:eastAsiaTheme="minorHAnsi"/>
                <w:sz w:val="24"/>
              </w:rPr>
              <w:commentReference w:id="482"/>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3"/>
            <w:r w:rsidRPr="00BE273A">
              <w:t xml:space="preserve"> </w:t>
            </w:r>
            <w:commentRangeEnd w:id="483"/>
            <w:r w:rsidRPr="00BE273A">
              <w:rPr>
                <w:rStyle w:val="CommentReference"/>
                <w:rFonts w:eastAsiaTheme="minorHAnsi"/>
                <w:sz w:val="24"/>
              </w:rPr>
              <w:commentReference w:id="483"/>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4"/>
            <w:r w:rsidR="003758F4" w:rsidRPr="00BE273A">
              <w:t xml:space="preserve">of </w:t>
            </w:r>
            <w:commentRangeEnd w:id="484"/>
            <w:r w:rsidR="003758F4" w:rsidRPr="00BE273A">
              <w:rPr>
                <w:rStyle w:val="CommentReference"/>
                <w:rFonts w:eastAsiaTheme="minorHAnsi"/>
                <w:sz w:val="24"/>
              </w:rPr>
              <w:commentReference w:id="484"/>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5"/>
            <w:r w:rsidRPr="00BE273A">
              <w:t xml:space="preserve">Bless </w:t>
            </w:r>
            <w:commentRangeEnd w:id="485"/>
            <w:r w:rsidRPr="00BE273A">
              <w:rPr>
                <w:rStyle w:val="CommentReference"/>
                <w:rFonts w:eastAsiaTheme="minorHAnsi"/>
                <w:sz w:val="24"/>
              </w:rPr>
              <w:commentReference w:id="485"/>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6" w:name="_Ref452620282"/>
      <w:r>
        <w:lastRenderedPageBreak/>
        <w:t>Psali Batos</w:t>
      </w:r>
      <w:bookmarkEnd w:id="473"/>
      <w:bookmarkEnd w:id="474"/>
      <w:bookmarkEnd w:id="475"/>
      <w:bookmarkEnd w:id="476"/>
      <w:bookmarkEnd w:id="477"/>
      <w:r w:rsidR="009E143A">
        <w:t xml:space="preserve"> on the Third Canticle</w:t>
      </w:r>
      <w:bookmarkEnd w:id="486"/>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7"/>
            <w:r>
              <w:t>Giver</w:t>
            </w:r>
            <w:r w:rsidRPr="00C05A5B">
              <w:t xml:space="preserve"> </w:t>
            </w:r>
            <w:commentRangeEnd w:id="487"/>
            <w:r>
              <w:rPr>
                <w:rStyle w:val="CommentReference"/>
                <w:rFonts w:eastAsiaTheme="minorHAnsi" w:cstheme="minorBidi"/>
                <w:color w:val="auto"/>
                <w:lang w:val="en-CA"/>
              </w:rPr>
              <w:commentReference w:id="487"/>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8"/>
            <w:r w:rsidRPr="00C05A5B">
              <w:t>nanias</w:t>
            </w:r>
            <w:commentRangeEnd w:id="488"/>
            <w:r>
              <w:rPr>
                <w:rStyle w:val="CommentReference"/>
                <w:rFonts w:eastAsiaTheme="minorHAnsi" w:cstheme="minorBidi"/>
                <w:color w:val="auto"/>
                <w:lang w:val="en-CA"/>
              </w:rPr>
              <w:commentReference w:id="488"/>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9"/>
            <w:r w:rsidRPr="00C05A5B">
              <w:t>Morning</w:t>
            </w:r>
            <w:commentRangeEnd w:id="489"/>
            <w:r>
              <w:rPr>
                <w:rStyle w:val="CommentReference"/>
                <w:rFonts w:eastAsiaTheme="minorHAnsi" w:cstheme="minorBidi"/>
                <w:color w:val="auto"/>
                <w:lang w:val="en-CA"/>
              </w:rPr>
              <w:commentReference w:id="489"/>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90"/>
            <w:r w:rsidRPr="00C05A5B">
              <w:t>Emmanuel</w:t>
            </w:r>
            <w:commentRangeEnd w:id="490"/>
            <w:r>
              <w:rPr>
                <w:rStyle w:val="CommentReference"/>
                <w:rFonts w:eastAsiaTheme="minorHAnsi" w:cstheme="minorBidi"/>
                <w:color w:val="auto"/>
                <w:lang w:val="en-CA"/>
              </w:rPr>
              <w:commentReference w:id="490"/>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91"/>
            <w:r w:rsidRPr="00C05A5B">
              <w:t xml:space="preserve">Proclaim </w:t>
            </w:r>
            <w:commentRangeEnd w:id="491"/>
            <w:r>
              <w:rPr>
                <w:rStyle w:val="CommentReference"/>
                <w:rFonts w:eastAsiaTheme="minorHAnsi" w:cstheme="minorBidi"/>
                <w:color w:val="auto"/>
                <w:lang w:val="en-CA"/>
              </w:rPr>
              <w:commentReference w:id="491"/>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2"/>
            <w:r>
              <w:t>persevere</w:t>
            </w:r>
            <w:commentRangeEnd w:id="492"/>
            <w:r>
              <w:rPr>
                <w:rStyle w:val="CommentReference"/>
                <w:rFonts w:eastAsiaTheme="minorHAnsi" w:cstheme="minorBidi"/>
                <w:color w:val="auto"/>
                <w:lang w:val="en-CA"/>
              </w:rPr>
              <w:commentReference w:id="492"/>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3"/>
            <w:r>
              <w:t>presbyters</w:t>
            </w:r>
            <w:commentRangeEnd w:id="493"/>
            <w:r>
              <w:rPr>
                <w:rStyle w:val="CommentReference"/>
                <w:rFonts w:eastAsiaTheme="minorHAnsi" w:cstheme="minorBidi"/>
                <w:color w:val="auto"/>
                <w:lang w:val="en-CA"/>
              </w:rPr>
              <w:commentReference w:id="493"/>
            </w:r>
            <w:r w:rsidRPr="00C05A5B">
              <w:t>:</w:t>
            </w:r>
          </w:p>
          <w:p w14:paraId="0639E799" w14:textId="42F5BA8C" w:rsidR="00D31F38" w:rsidRDefault="00985EC5" w:rsidP="00E35F1F">
            <w:pPr>
              <w:pStyle w:val="EngHang"/>
            </w:pPr>
            <w:r>
              <w:t>“</w:t>
            </w:r>
            <w:commentRangeStart w:id="494"/>
            <w:r w:rsidR="00D31F38">
              <w:t>Bless</w:t>
            </w:r>
            <w:commentRangeEnd w:id="494"/>
            <w:r w:rsidR="00D31F38">
              <w:rPr>
                <w:rStyle w:val="CommentReference"/>
                <w:rFonts w:eastAsiaTheme="minorHAnsi" w:cstheme="minorBidi"/>
                <w:color w:val="auto"/>
                <w:lang w:val="en-CA"/>
              </w:rPr>
              <w:commentReference w:id="494"/>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5"/>
            <w:r>
              <w:t>day</w:t>
            </w:r>
            <w:commentRangeEnd w:id="495"/>
            <w:r>
              <w:rPr>
                <w:rStyle w:val="CommentReference"/>
                <w:rFonts w:eastAsiaTheme="minorHAnsi" w:cstheme="minorBidi"/>
                <w:color w:val="auto"/>
                <w:lang w:val="en-CA"/>
              </w:rPr>
              <w:commentReference w:id="495"/>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6"/>
            <w:r w:rsidRPr="00C05A5B">
              <w:t xml:space="preserve">souls </w:t>
            </w:r>
            <w:commentRangeEnd w:id="496"/>
            <w:r>
              <w:rPr>
                <w:rStyle w:val="CommentReference"/>
                <w:rFonts w:eastAsiaTheme="minorHAnsi" w:cstheme="minorBidi"/>
                <w:color w:val="auto"/>
                <w:lang w:val="en-CA"/>
              </w:rPr>
              <w:commentReference w:id="496"/>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7"/>
            <w:r w:rsidRPr="00C05A5B">
              <w:t>sea</w:t>
            </w:r>
            <w:commentRangeEnd w:id="497"/>
            <w:r>
              <w:rPr>
                <w:rStyle w:val="CommentReference"/>
                <w:rFonts w:eastAsiaTheme="minorHAnsi" w:cstheme="minorBidi"/>
                <w:color w:val="auto"/>
                <w:lang w:val="en-CA"/>
              </w:rPr>
              <w:commentReference w:id="497"/>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8"/>
            <w:r w:rsidR="00D31F38" w:rsidRPr="00C05A5B">
              <w:t xml:space="preserve">all </w:t>
            </w:r>
            <w:commentRangeEnd w:id="498"/>
            <w:r w:rsidR="00D31F38">
              <w:rPr>
                <w:rStyle w:val="CommentReference"/>
                <w:rFonts w:eastAsiaTheme="minorHAnsi" w:cstheme="minorBidi"/>
                <w:color w:val="auto"/>
                <w:lang w:val="en-CA"/>
              </w:rPr>
              <w:commentReference w:id="498"/>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9"/>
            <w:r w:rsidRPr="00C05A5B">
              <w:t>heretics</w:t>
            </w:r>
            <w:commentRangeEnd w:id="499"/>
            <w:r>
              <w:rPr>
                <w:rStyle w:val="CommentReference"/>
                <w:rFonts w:eastAsiaTheme="minorHAnsi" w:cstheme="minorBidi"/>
                <w:color w:val="auto"/>
                <w:lang w:val="en-CA"/>
              </w:rPr>
              <w:commentReference w:id="499"/>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500"/>
            <w:r w:rsidRPr="00C05A5B">
              <w:t xml:space="preserve">spirits </w:t>
            </w:r>
            <w:commentRangeEnd w:id="500"/>
            <w:r>
              <w:rPr>
                <w:rStyle w:val="CommentReference"/>
                <w:rFonts w:eastAsiaTheme="minorHAnsi" w:cstheme="minorBidi"/>
                <w:color w:val="auto"/>
                <w:lang w:val="en-CA"/>
              </w:rPr>
              <w:commentReference w:id="500"/>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501"/>
            <w:r>
              <w:t>contrite</w:t>
            </w:r>
            <w:r w:rsidRPr="00C05A5B">
              <w:t xml:space="preserve"> </w:t>
            </w:r>
            <w:commentRangeEnd w:id="501"/>
            <w:r>
              <w:rPr>
                <w:rStyle w:val="CommentReference"/>
                <w:rFonts w:eastAsiaTheme="minorHAnsi" w:cstheme="minorBidi"/>
                <w:color w:val="auto"/>
                <w:lang w:val="en-CA"/>
              </w:rPr>
              <w:commentReference w:id="501"/>
            </w:r>
            <w:commentRangeStart w:id="502"/>
            <w:r w:rsidRPr="00C05A5B">
              <w:t>hearts</w:t>
            </w:r>
            <w:commentRangeEnd w:id="502"/>
            <w:r>
              <w:rPr>
                <w:rStyle w:val="CommentReference"/>
                <w:rFonts w:eastAsiaTheme="minorHAnsi" w:cstheme="minorBidi"/>
                <w:color w:val="auto"/>
                <w:lang w:val="en-CA"/>
              </w:rPr>
              <w:commentReference w:id="502"/>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3"/>
            <w:r w:rsidRPr="00C05A5B">
              <w:t>Make haste and be very attentive</w:t>
            </w:r>
            <w:commentRangeEnd w:id="503"/>
            <w:r>
              <w:rPr>
                <w:rStyle w:val="CommentReference"/>
                <w:rFonts w:eastAsiaTheme="minorHAnsi" w:cstheme="minorBidi"/>
                <w:color w:val="auto"/>
                <w:lang w:val="en-CA"/>
              </w:rPr>
              <w:commentReference w:id="503"/>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4"/>
            <w:r w:rsidRPr="00C05A5B">
              <w:t xml:space="preserve">righteous </w:t>
            </w:r>
            <w:commentRangeEnd w:id="504"/>
            <w:r>
              <w:rPr>
                <w:rStyle w:val="CommentReference"/>
                <w:rFonts w:eastAsiaTheme="minorHAnsi" w:cstheme="minorBidi"/>
                <w:color w:val="auto"/>
                <w:lang w:val="en-CA"/>
              </w:rPr>
              <w:commentReference w:id="504"/>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5"/>
            <w:r w:rsidR="00D31F38">
              <w:t>condemned</w:t>
            </w:r>
            <w:commentRangeEnd w:id="505"/>
            <w:r w:rsidR="00D31F38">
              <w:rPr>
                <w:rStyle w:val="CommentReference"/>
                <w:rFonts w:eastAsiaTheme="minorHAnsi" w:cstheme="minorBidi"/>
                <w:color w:val="auto"/>
                <w:lang w:val="en-CA"/>
              </w:rPr>
              <w:commentReference w:id="505"/>
            </w:r>
            <w:r w:rsidR="00D31F38" w:rsidRPr="00C05A5B">
              <w:t xml:space="preserve">, </w:t>
            </w:r>
          </w:p>
          <w:p w14:paraId="25CD9610" w14:textId="77777777" w:rsidR="00D31F38" w:rsidRDefault="00D31F38" w:rsidP="00E35F1F">
            <w:pPr>
              <w:pStyle w:val="EngHang"/>
            </w:pPr>
            <w:r w:rsidRPr="00C05A5B">
              <w:t xml:space="preserve">That he may </w:t>
            </w:r>
            <w:commentRangeStart w:id="506"/>
            <w:r w:rsidRPr="00C05A5B">
              <w:t xml:space="preserve">join </w:t>
            </w:r>
            <w:commentRangeEnd w:id="506"/>
            <w:r>
              <w:rPr>
                <w:rStyle w:val="CommentReference"/>
                <w:rFonts w:eastAsiaTheme="minorHAnsi" w:cstheme="minorBidi"/>
                <w:color w:val="auto"/>
                <w:lang w:val="en-CA"/>
              </w:rPr>
              <w:commentReference w:id="506"/>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and come here!” So </w:t>
      </w:r>
      <w:r>
        <w:lastRenderedPageBreak/>
        <w:t>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717C4C64"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E2EAC">
        <w:rPr>
          <w:noProof/>
        </w:rPr>
        <w:t>574</w:t>
      </w:r>
      <w:r>
        <w:fldChar w:fldCharType="end"/>
      </w:r>
      <w:r>
        <w:t>.</w:t>
      </w:r>
    </w:p>
    <w:p w14:paraId="4DC65A5B" w14:textId="2CD7DD0E"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sidR="000E2EAC">
        <w:rPr>
          <w:noProof/>
        </w:rPr>
        <w:t>656</w:t>
      </w:r>
      <w:r>
        <w:fldChar w:fldCharType="end"/>
      </w:r>
      <w:r>
        <w:t xml:space="preserve"> is said instead of, or after the above Psali Batos.</w:t>
      </w:r>
    </w:p>
    <w:p w14:paraId="1CC85704" w14:textId="77777777" w:rsidR="00D31F38" w:rsidRDefault="00D31F38" w:rsidP="00F4219E">
      <w:pPr>
        <w:pStyle w:val="Heading3"/>
      </w:pPr>
      <w:bookmarkStart w:id="507" w:name="_Toc297322059"/>
      <w:bookmarkStart w:id="508" w:name="_Toc297407704"/>
      <w:bookmarkStart w:id="509" w:name="_Toc298445756"/>
      <w:bookmarkStart w:id="510" w:name="_Toc298681239"/>
      <w:bookmarkStart w:id="511" w:name="_Toc298447481"/>
      <w:bookmarkStart w:id="512" w:name="_Ref452620367"/>
      <w:bookmarkStart w:id="513" w:name="_Ref452620370"/>
      <w:r>
        <w:t>We Follow You</w:t>
      </w:r>
      <w:bookmarkEnd w:id="507"/>
      <w:bookmarkEnd w:id="508"/>
      <w:bookmarkEnd w:id="509"/>
      <w:bookmarkEnd w:id="510"/>
      <w:bookmarkEnd w:id="511"/>
      <w:bookmarkEnd w:id="512"/>
      <w:bookmarkEnd w:id="51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4" w:name="_Toc297322060"/>
      <w:bookmarkStart w:id="515" w:name="_Toc297407705"/>
      <w:bookmarkStart w:id="516" w:name="_Toc298445757"/>
      <w:bookmarkStart w:id="517" w:name="_Toc298681240"/>
      <w:bookmarkStart w:id="518" w:name="_Toc298447482"/>
      <w:bookmarkStart w:id="519" w:name="_Toc308441897"/>
      <w:bookmarkStart w:id="520" w:name="_Ref448228216"/>
      <w:bookmarkStart w:id="521" w:name="_Ref448228224"/>
      <w:bookmarkStart w:id="522" w:name="_Ref452620378"/>
      <w:bookmarkStart w:id="523" w:name="_Ref452620382"/>
      <w:r>
        <w:t>The Communion of the Saints</w:t>
      </w:r>
      <w:bookmarkEnd w:id="514"/>
      <w:bookmarkEnd w:id="515"/>
      <w:bookmarkEnd w:id="516"/>
      <w:bookmarkEnd w:id="517"/>
      <w:bookmarkEnd w:id="518"/>
      <w:bookmarkEnd w:id="519"/>
      <w:bookmarkEnd w:id="520"/>
      <w:bookmarkEnd w:id="521"/>
      <w:bookmarkEnd w:id="522"/>
      <w:bookmarkEnd w:id="523"/>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4"/>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5"/>
            <w:r w:rsidRPr="00006239">
              <w:t>My</w:t>
            </w:r>
            <w:commentRangeEnd w:id="525"/>
            <w:r>
              <w:rPr>
                <w:rStyle w:val="CommentReference"/>
                <w:rFonts w:eastAsiaTheme="minorHAnsi" w:cstheme="minorBidi"/>
                <w:color w:val="auto"/>
                <w:lang w:val="en-CA"/>
              </w:rPr>
              <w:commentReference w:id="525"/>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6"/>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6"/>
            <w:r>
              <w:rPr>
                <w:rStyle w:val="CommentReference"/>
                <w:rFonts w:ascii="Garamond" w:hAnsi="Garamond" w:cstheme="minorBidi"/>
                <w:noProof w:val="0"/>
                <w:lang w:val="en-CA"/>
              </w:rPr>
              <w:commentReference w:id="526"/>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lastRenderedPageBreak/>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lastRenderedPageBreak/>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lastRenderedPageBreak/>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7"/>
            <w:r w:rsidRPr="00FC3604">
              <w:t>ⲡⲓϣⲟⲙⲧ ϣⲉ ⲙⲏⲧ ϣ̀ⲙⲏⲛ</w:t>
            </w:r>
            <w:commentRangeEnd w:id="527"/>
            <w:r>
              <w:rPr>
                <w:rStyle w:val="CommentReference"/>
                <w:rFonts w:ascii="Garamond" w:hAnsi="Garamond" w:cstheme="minorBidi"/>
                <w:noProof w:val="0"/>
                <w:lang w:val="en-CA"/>
              </w:rPr>
              <w:commentReference w:id="527"/>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8"/>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8"/>
            <w:r>
              <w:rPr>
                <w:rStyle w:val="CommentReference"/>
                <w:rFonts w:eastAsiaTheme="minorHAnsi" w:cstheme="minorBidi"/>
                <w:color w:val="auto"/>
                <w:lang w:val="en-CA"/>
              </w:rPr>
              <w:commentReference w:id="528"/>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9"/>
            <w:r w:rsidRPr="00645C3A">
              <w:t xml:space="preserve">Pray </w:t>
            </w:r>
            <w:commentRangeEnd w:id="529"/>
            <w:r>
              <w:rPr>
                <w:rStyle w:val="CommentReference"/>
                <w:rFonts w:eastAsiaTheme="minorHAnsi" w:cstheme="minorBidi"/>
                <w:color w:val="auto"/>
                <w:lang w:val="en-CA"/>
              </w:rPr>
              <w:commentReference w:id="529"/>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30"/>
            </w:r>
          </w:p>
        </w:tc>
      </w:tr>
    </w:tbl>
    <w:p w14:paraId="38417DCC" w14:textId="77777777" w:rsidR="00D31F38" w:rsidRDefault="00D31F38" w:rsidP="00D31F38">
      <w:pPr>
        <w:pStyle w:val="Heading4"/>
      </w:pPr>
      <w:bookmarkStart w:id="531" w:name="_Toc298681241"/>
      <w:bookmarkStart w:id="532" w:name="_Toc308441898"/>
      <w:r>
        <w:lastRenderedPageBreak/>
        <w:t xml:space="preserve">A </w:t>
      </w:r>
      <w:commentRangeStart w:id="533"/>
      <w:r>
        <w:t xml:space="preserve">Short </w:t>
      </w:r>
      <w:commentRangeEnd w:id="533"/>
      <w:r>
        <w:rPr>
          <w:rStyle w:val="CommentReference"/>
          <w:rFonts w:eastAsiaTheme="minorHAnsi" w:cstheme="minorBidi"/>
          <w:b w:val="0"/>
          <w:bCs w:val="0"/>
        </w:rPr>
        <w:commentReference w:id="533"/>
      </w:r>
      <w:commentRangeStart w:id="534"/>
      <w:r>
        <w:t xml:space="preserve">Communion </w:t>
      </w:r>
      <w:commentRangeEnd w:id="534"/>
      <w:r>
        <w:rPr>
          <w:rStyle w:val="CommentReference"/>
          <w:rFonts w:eastAsiaTheme="minorHAnsi" w:cstheme="minorBidi"/>
          <w:b w:val="0"/>
          <w:bCs w:val="0"/>
        </w:rPr>
        <w:commentReference w:id="534"/>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lastRenderedPageBreak/>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lastRenderedPageBreak/>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5"/>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5"/>
            <w:r>
              <w:rPr>
                <w:rStyle w:val="CommentReference"/>
                <w:rFonts w:ascii="Garamond" w:hAnsi="Garamond" w:cstheme="minorBidi"/>
                <w:noProof w:val="0"/>
                <w:lang w:val="en-CA"/>
              </w:rPr>
              <w:commentReference w:id="535"/>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6"/>
            <w:r w:rsidRPr="00006239">
              <w:t>My</w:t>
            </w:r>
            <w:commentRangeEnd w:id="536"/>
            <w:r>
              <w:rPr>
                <w:rStyle w:val="CommentReference"/>
                <w:rFonts w:eastAsiaTheme="minorHAnsi" w:cstheme="minorBidi"/>
                <w:color w:val="auto"/>
                <w:lang w:val="en-CA"/>
              </w:rPr>
              <w:commentReference w:id="536"/>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lastRenderedPageBreak/>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lastRenderedPageBreak/>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7"/>
            <w:r w:rsidRPr="00FC3604">
              <w:t>ⲡⲓϣⲟⲙⲧ ϣⲉ ⲙⲏⲧ ϣ̀ⲙⲏⲛ</w:t>
            </w:r>
            <w:commentRangeEnd w:id="537"/>
            <w:r>
              <w:rPr>
                <w:rStyle w:val="CommentReference"/>
                <w:rFonts w:ascii="Garamond" w:hAnsi="Garamond" w:cstheme="minorBidi"/>
                <w:noProof w:val="0"/>
                <w:lang w:val="en-CA"/>
              </w:rPr>
              <w:commentReference w:id="537"/>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8"/>
            <w:r w:rsidRPr="000100FF">
              <w:t xml:space="preserve">Pray </w:t>
            </w:r>
            <w:commentRangeEnd w:id="538"/>
            <w:r>
              <w:rPr>
                <w:rStyle w:val="CommentReference"/>
                <w:rFonts w:eastAsiaTheme="minorHAnsi" w:cstheme="minorBidi"/>
                <w:color w:val="auto"/>
                <w:lang w:val="en-CA"/>
              </w:rPr>
              <w:commentReference w:id="538"/>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9"/>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9"/>
            <w:r>
              <w:rPr>
                <w:rStyle w:val="CommentReference"/>
                <w:rFonts w:eastAsiaTheme="minorHAnsi" w:cstheme="minorBidi"/>
                <w:color w:val="auto"/>
                <w:lang w:val="en-CA"/>
              </w:rPr>
              <w:commentReference w:id="539"/>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40" w:name="_Ref448228235"/>
      <w:r>
        <w:rPr>
          <w:lang w:val="en-US"/>
        </w:rPr>
        <w:t>The Doxologies</w:t>
      </w:r>
      <w:bookmarkEnd w:id="531"/>
      <w:bookmarkEnd w:id="532"/>
      <w:bookmarkEnd w:id="540"/>
    </w:p>
    <w:p w14:paraId="04E32178" w14:textId="1DB9EA13" w:rsidR="00D31F38" w:rsidRDefault="00D31F38" w:rsidP="00266A55">
      <w:pPr>
        <w:pStyle w:val="Rubric"/>
        <w:rPr>
          <w:lang w:val="en-US"/>
        </w:rPr>
      </w:pPr>
      <w:bookmarkStart w:id="541"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0E2EAC">
        <w:rPr>
          <w:noProof/>
          <w:lang w:val="en-US"/>
        </w:rPr>
        <w:t>702</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2" w:name="_Toc308441900"/>
      <w:bookmarkStart w:id="543" w:name="_Ref434487886"/>
      <w:bookmarkStart w:id="544" w:name="_Ref434487891"/>
      <w:r>
        <w:rPr>
          <w:lang w:val="en-US"/>
        </w:rPr>
        <w:t>The Doxology of the Virgin for Midnight Praise</w:t>
      </w:r>
      <w:bookmarkEnd w:id="542"/>
      <w:bookmarkEnd w:id="543"/>
      <w:bookmarkEnd w:id="544"/>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5"/>
            <w:r>
              <w:t>Godhead</w:t>
            </w:r>
            <w:commentRangeEnd w:id="545"/>
            <w:r>
              <w:rPr>
                <w:rStyle w:val="CommentReference"/>
                <w:rFonts w:eastAsiaTheme="minorHAnsi" w:cstheme="minorBidi"/>
                <w:color w:val="auto"/>
                <w:lang w:val="en-CA"/>
              </w:rPr>
              <w:commentReference w:id="545"/>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6"/>
            <w:r>
              <w:t xml:space="preserve">to </w:t>
            </w:r>
            <w:commentRangeEnd w:id="546"/>
            <w:r>
              <w:rPr>
                <w:rStyle w:val="CommentReference"/>
                <w:rFonts w:eastAsiaTheme="minorHAnsi" w:cstheme="minorBidi"/>
                <w:color w:val="auto"/>
                <w:lang w:val="en-CA"/>
              </w:rPr>
              <w:commentReference w:id="546"/>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7"/>
            <w:r>
              <w:t xml:space="preserve">faithful </w:t>
            </w:r>
            <w:commentRangeEnd w:id="547"/>
            <w:r>
              <w:rPr>
                <w:rStyle w:val="CommentReference"/>
                <w:rFonts w:eastAsiaTheme="minorHAnsi" w:cstheme="minorBidi"/>
                <w:color w:val="auto"/>
                <w:lang w:val="en-CA"/>
              </w:rPr>
              <w:commentReference w:id="547"/>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6F8896C9"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E2EAC">
        <w:rPr>
          <w:noProof/>
          <w:lang w:val="en-US"/>
        </w:rPr>
        <w:t>1263</w:t>
      </w:r>
      <w:r>
        <w:rPr>
          <w:lang w:val="en-US"/>
        </w:rPr>
        <w:fldChar w:fldCharType="end"/>
      </w:r>
      <w:r>
        <w:rPr>
          <w:lang w:val="en-US"/>
        </w:rPr>
        <w:t>.</w:t>
      </w:r>
    </w:p>
    <w:p w14:paraId="367F23ED" w14:textId="77777777" w:rsidR="00D31F38" w:rsidRDefault="00D31F38" w:rsidP="00D31F38">
      <w:pPr>
        <w:pStyle w:val="Heading4"/>
        <w:rPr>
          <w:lang w:val="en-US"/>
        </w:rPr>
      </w:pPr>
      <w:bookmarkStart w:id="548" w:name="_Toc308441901"/>
      <w:r>
        <w:rPr>
          <w:lang w:val="en-US"/>
        </w:rPr>
        <w:lastRenderedPageBreak/>
        <w:t>The Conclusion of the Doxologies</w:t>
      </w:r>
      <w:bookmarkEnd w:id="541"/>
      <w:bookmarkEnd w:id="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9" w:name="_Ref448228501"/>
      <w:bookmarkStart w:id="550" w:name="_Ref448228505"/>
      <w:r>
        <w:t>The Fourth Canticle</w:t>
      </w:r>
      <w:bookmarkEnd w:id="549"/>
      <w:bookmarkEnd w:id="550"/>
    </w:p>
    <w:p w14:paraId="575FD42E" w14:textId="77777777" w:rsidR="00D31F38" w:rsidRDefault="00D31F38" w:rsidP="00D31F38">
      <w:pPr>
        <w:pStyle w:val="Heading4"/>
      </w:pPr>
      <w:bookmarkStart w:id="551" w:name="_Toc410196423"/>
      <w:bookmarkStart w:id="552" w:name="_Toc410196925"/>
      <w:bookmarkStart w:id="553" w:name="_Ref434580708"/>
      <w:bookmarkStart w:id="554" w:name="_Ref434580714"/>
      <w:bookmarkStart w:id="555" w:name="_Ref485365372"/>
      <w:r>
        <w:t>The Fourth Canticle</w:t>
      </w:r>
      <w:bookmarkEnd w:id="551"/>
      <w:bookmarkEnd w:id="552"/>
      <w:bookmarkEnd w:id="553"/>
      <w:bookmarkEnd w:id="554"/>
      <w:bookmarkEnd w:id="555"/>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6" w:name="_Toc297322062"/>
      <w:bookmarkStart w:id="557" w:name="_Toc297407707"/>
      <w:bookmarkStart w:id="558" w:name="_Toc298445759"/>
      <w:bookmarkStart w:id="559" w:name="_Toc298681245"/>
      <w:bookmarkStart w:id="560" w:name="_Toc298447484"/>
      <w:r>
        <w:rPr>
          <w:lang w:val="en-US"/>
        </w:rPr>
        <w:t>Psalm 148</w:t>
      </w:r>
      <w:bookmarkEnd w:id="556"/>
      <w:bookmarkEnd w:id="557"/>
      <w:bookmarkEnd w:id="558"/>
      <w:bookmarkEnd w:id="559"/>
      <w:bookmarkEnd w:id="560"/>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lastRenderedPageBreak/>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61"/>
            <w:commentRangeStart w:id="562"/>
            <w:r w:rsidRPr="00FC3604">
              <w:t>For</w:t>
            </w:r>
            <w:commentRangeEnd w:id="561"/>
            <w:r w:rsidRPr="00FC3604">
              <w:rPr>
                <w:rStyle w:val="CommentReference"/>
                <w:rFonts w:cstheme="minorBidi"/>
                <w:color w:val="auto"/>
                <w:lang w:val="en-CA"/>
              </w:rPr>
              <w:commentReference w:id="561"/>
            </w:r>
            <w:r w:rsidRPr="00FC3604">
              <w:t xml:space="preserve"> He spoke and </w:t>
            </w:r>
            <w:r w:rsidRPr="00FC3604">
              <w:rPr>
                <w:color w:val="auto"/>
              </w:rPr>
              <w:t>they</w:t>
            </w:r>
            <w:r w:rsidRPr="00FC3604">
              <w:t xml:space="preserve"> came to be!</w:t>
            </w:r>
            <w:commentRangeEnd w:id="562"/>
            <w:r>
              <w:rPr>
                <w:rStyle w:val="CommentReference"/>
                <w:rFonts w:cstheme="minorBidi"/>
                <w:color w:val="auto"/>
                <w:lang w:val="en-CA"/>
              </w:rPr>
              <w:commentReference w:id="562"/>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3"/>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3"/>
            <w:r w:rsidR="00D31F38">
              <w:rPr>
                <w:rStyle w:val="CommentReference"/>
                <w:rFonts w:eastAsiaTheme="minorHAnsi" w:cstheme="minorBidi"/>
                <w:color w:val="auto"/>
                <w:lang w:val="en-CA"/>
              </w:rPr>
              <w:commentReference w:id="563"/>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4"/>
            <w:r w:rsidRPr="00FC3604">
              <w:t>Praise the Lord from the earth!</w:t>
            </w:r>
            <w:commentRangeEnd w:id="564"/>
            <w:r>
              <w:rPr>
                <w:rStyle w:val="CommentReference"/>
                <w:rFonts w:cstheme="minorBidi"/>
                <w:color w:val="auto"/>
                <w:lang w:val="en-CA"/>
              </w:rPr>
              <w:commentReference w:id="564"/>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lastRenderedPageBreak/>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5"/>
            <w:r w:rsidRPr="007425E1">
              <w:rPr>
                <w:rFonts w:eastAsiaTheme="minorHAnsi"/>
              </w:rPr>
              <w:t xml:space="preserve">His </w:t>
            </w:r>
            <w:commentRangeEnd w:id="565"/>
            <w:r>
              <w:rPr>
                <w:rStyle w:val="CommentReference"/>
                <w:rFonts w:eastAsiaTheme="minorHAnsi" w:cstheme="minorBidi"/>
                <w:color w:val="auto"/>
                <w:lang w:val="en-CA"/>
              </w:rPr>
              <w:commentReference w:id="565"/>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6" w:name="_Toc297322063"/>
      <w:bookmarkStart w:id="567" w:name="_Toc297407708"/>
      <w:bookmarkStart w:id="568" w:name="_Toc298445760"/>
      <w:bookmarkStart w:id="569" w:name="_Toc298681246"/>
      <w:bookmarkStart w:id="570" w:name="_Toc298447485"/>
      <w:r>
        <w:rPr>
          <w:lang w:val="en-US"/>
        </w:rPr>
        <w:lastRenderedPageBreak/>
        <w:t>Psalm 149</w:t>
      </w:r>
      <w:bookmarkEnd w:id="566"/>
      <w:bookmarkEnd w:id="567"/>
      <w:bookmarkEnd w:id="568"/>
      <w:bookmarkEnd w:id="569"/>
      <w:bookmarkEnd w:id="570"/>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71"/>
            <w:r w:rsidRPr="007425E1">
              <w:rPr>
                <w:rFonts w:eastAsiaTheme="minorHAnsi"/>
              </w:rPr>
              <w:t>chorus</w:t>
            </w:r>
            <w:commentRangeEnd w:id="571"/>
            <w:r>
              <w:rPr>
                <w:rStyle w:val="CommentReference"/>
                <w:rFonts w:eastAsiaTheme="minorHAnsi" w:cstheme="minorBidi"/>
                <w:color w:val="auto"/>
                <w:lang w:val="en-CA"/>
              </w:rPr>
              <w:commentReference w:id="571"/>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2"/>
            <w:r w:rsidRPr="007425E1">
              <w:rPr>
                <w:rFonts w:eastAsiaTheme="minorHAnsi"/>
              </w:rPr>
              <w:t xml:space="preserve"> </w:t>
            </w:r>
            <w:commentRangeEnd w:id="572"/>
            <w:r>
              <w:rPr>
                <w:rStyle w:val="CommentReference"/>
                <w:rFonts w:eastAsiaTheme="minorHAnsi" w:cstheme="minorBidi"/>
                <w:color w:val="auto"/>
                <w:lang w:val="en-CA"/>
              </w:rPr>
              <w:commentReference w:id="572"/>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3"/>
            <w:r w:rsidR="00D31F38">
              <w:t>rejoice</w:t>
            </w:r>
            <w:r w:rsidR="00D31F38" w:rsidRPr="007425E1">
              <w:t xml:space="preserve"> </w:t>
            </w:r>
            <w:commentRangeEnd w:id="573"/>
            <w:r w:rsidR="00D31F38">
              <w:rPr>
                <w:rStyle w:val="CommentReference"/>
                <w:rFonts w:cstheme="minorBidi"/>
                <w:color w:val="auto"/>
                <w:lang w:val="en-CA"/>
              </w:rPr>
              <w:commentReference w:id="573"/>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4"/>
            <w:r w:rsidRPr="007425E1">
              <w:rPr>
                <w:rFonts w:eastAsiaTheme="minorHAnsi"/>
              </w:rPr>
              <w:t>mouth</w:t>
            </w:r>
            <w:commentRangeEnd w:id="574"/>
            <w:r w:rsidR="002275C0">
              <w:rPr>
                <w:rFonts w:eastAsiaTheme="minorHAnsi"/>
              </w:rPr>
              <w:t>s</w:t>
            </w:r>
            <w:r>
              <w:rPr>
                <w:rStyle w:val="CommentReference"/>
                <w:rFonts w:eastAsiaTheme="minorHAnsi" w:cstheme="minorBidi"/>
                <w:color w:val="auto"/>
                <w:lang w:val="en-CA"/>
              </w:rPr>
              <w:commentReference w:id="574"/>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5"/>
            <w:r>
              <w:t>rebukes</w:t>
            </w:r>
            <w:r w:rsidRPr="007425E1">
              <w:t xml:space="preserve"> </w:t>
            </w:r>
            <w:commentRangeEnd w:id="575"/>
            <w:r>
              <w:rPr>
                <w:rStyle w:val="CommentReference"/>
                <w:rFonts w:cstheme="minorBidi"/>
                <w:color w:val="auto"/>
                <w:lang w:val="en-CA"/>
              </w:rPr>
              <w:commentReference w:id="575"/>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6" w:name="_Toc297322064"/>
      <w:bookmarkStart w:id="577" w:name="_Toc297407709"/>
      <w:bookmarkStart w:id="578" w:name="_Toc298445761"/>
      <w:bookmarkStart w:id="579" w:name="_Toc298681247"/>
      <w:bookmarkStart w:id="580" w:name="_Toc298447486"/>
      <w:r>
        <w:rPr>
          <w:lang w:val="en-US"/>
        </w:rPr>
        <w:t>Psalm 150</w:t>
      </w:r>
      <w:bookmarkEnd w:id="576"/>
      <w:bookmarkEnd w:id="577"/>
      <w:bookmarkEnd w:id="578"/>
      <w:bookmarkEnd w:id="579"/>
      <w:bookmarkEnd w:id="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81"/>
            <w:r w:rsidRPr="007425E1">
              <w:t xml:space="preserve">psaltery </w:t>
            </w:r>
            <w:commentRangeEnd w:id="581"/>
            <w:r>
              <w:rPr>
                <w:rStyle w:val="CommentReference"/>
                <w:rFonts w:cstheme="minorBidi"/>
                <w:color w:val="auto"/>
                <w:lang w:val="en-CA"/>
              </w:rPr>
              <w:commentReference w:id="581"/>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56D37370"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rsidR="000E2EAC">
        <w:t>Psali Adam After the Fourth Canticle</w:t>
      </w:r>
      <w:r>
        <w:fldChar w:fldCharType="end"/>
      </w:r>
      <w:r>
        <w:t xml:space="preserve">, page </w:t>
      </w:r>
      <w:r>
        <w:fldChar w:fldCharType="begin"/>
      </w:r>
      <w:r>
        <w:instrText xml:space="preserve"> PAGEREF _Ref482774011 \h </w:instrText>
      </w:r>
      <w:r>
        <w:fldChar w:fldCharType="separate"/>
      </w:r>
      <w:r w:rsidR="000E2EAC">
        <w:rPr>
          <w:noProof/>
        </w:rPr>
        <w:t>663</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0E2EAC">
        <w:rPr>
          <w:noProof/>
        </w:rPr>
        <w:t>420</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0E2EAC">
        <w:rPr>
          <w:noProof/>
        </w:rPr>
        <w:t>702</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w:t>
      </w:r>
      <w:r w:rsidR="00823768" w:rsidRPr="00924E6C">
        <w:lastRenderedPageBreak/>
        <w:t>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w:t>
      </w:r>
      <w:r>
        <w:lastRenderedPageBreak/>
        <w:t>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 xml:space="preserve">Then he removed him, and commanded them to bring the other. He said to him, “You seed of Canaan and not of Judah, beauty deceived you, and desire turned away your heart. This is how both of you deal with the daughters of Israel, and they have been intimate with you through fear; </w:t>
      </w:r>
      <w:r>
        <w:lastRenderedPageBreak/>
        <w:t>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2" w:name="_Ref448228521"/>
      <w:bookmarkStart w:id="583" w:name="_Ref448228524"/>
      <w:bookmarkStart w:id="584" w:name="_Ref448471720"/>
      <w:bookmarkStart w:id="585" w:name="_Toc485884429"/>
      <w:r>
        <w:lastRenderedPageBreak/>
        <w:t>The Annual Psalis and Theotokia</w:t>
      </w:r>
      <w:bookmarkEnd w:id="582"/>
      <w:bookmarkEnd w:id="583"/>
      <w:bookmarkEnd w:id="584"/>
      <w:bookmarkEnd w:id="585"/>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6" w:name="_Toc485884430"/>
      <w:r>
        <w:lastRenderedPageBreak/>
        <w:t>Sunday</w:t>
      </w:r>
      <w:bookmarkEnd w:id="586"/>
    </w:p>
    <w:p w14:paraId="45726092" w14:textId="77777777" w:rsidR="00E35F1F" w:rsidRDefault="00E35F1F" w:rsidP="00E35F1F">
      <w:pPr>
        <w:pStyle w:val="Heading3"/>
        <w:rPr>
          <w:lang w:val="en-US"/>
        </w:rPr>
      </w:pPr>
      <w:bookmarkStart w:id="587" w:name="_Toc297322066"/>
      <w:bookmarkStart w:id="588" w:name="_Toc297407711"/>
      <w:bookmarkStart w:id="589" w:name="_Toc298445763"/>
      <w:bookmarkStart w:id="590" w:name="_Toc298447488"/>
      <w:bookmarkStart w:id="591" w:name="_Toc308441905"/>
      <w:bookmarkStart w:id="592" w:name="_Ref452620816"/>
      <w:bookmarkStart w:id="593" w:name="_Ref452620821"/>
      <w:r>
        <w:rPr>
          <w:lang w:val="en-US"/>
        </w:rPr>
        <w:t>The Sunday Psali for the Lord</w:t>
      </w:r>
      <w:bookmarkEnd w:id="587"/>
      <w:bookmarkEnd w:id="588"/>
      <w:bookmarkEnd w:id="589"/>
      <w:bookmarkEnd w:id="590"/>
      <w:bookmarkEnd w:id="591"/>
      <w:bookmarkEnd w:id="592"/>
      <w:bookmarkEnd w:id="593"/>
    </w:p>
    <w:p w14:paraId="136558CF" w14:textId="2DAE99D4" w:rsidR="006F0694" w:rsidRPr="00CE3852" w:rsidRDefault="00E35F1F" w:rsidP="006F0694">
      <w:pPr>
        <w:pStyle w:val="Heading5non-TOC"/>
        <w:rPr>
          <w:lang w:val="en-US"/>
        </w:rPr>
      </w:pPr>
      <w:commentRangeStart w:id="59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4"/>
      <w:r>
        <w:rPr>
          <w:rStyle w:val="CommentReference"/>
          <w:rFonts w:ascii="Garamond" w:eastAsiaTheme="minorHAnsi" w:hAnsi="Garamond" w:cstheme="minorBidi"/>
        </w:rPr>
        <w:commentReference w:id="59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5"/>
            <w:r w:rsidRPr="00FC3604">
              <w:t>ⲛⲏⲓ</w:t>
            </w:r>
            <w:commentRangeEnd w:id="595"/>
            <w:r>
              <w:rPr>
                <w:rStyle w:val="CommentReference"/>
                <w:rFonts w:ascii="Garamond" w:hAnsi="Garamond" w:cstheme="minorBidi"/>
                <w:noProof w:val="0"/>
                <w:lang w:val="en-CA"/>
              </w:rPr>
              <w:commentReference w:id="595"/>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6"/>
            <w:r w:rsidRPr="005832A1">
              <w:t xml:space="preserve">praise </w:t>
            </w:r>
            <w:commentRangeEnd w:id="596"/>
            <w:r w:rsidRPr="005832A1">
              <w:rPr>
                <w:rStyle w:val="CommentReference"/>
                <w:rFonts w:eastAsiaTheme="minorHAnsi"/>
                <w:sz w:val="24"/>
              </w:rPr>
              <w:commentReference w:id="596"/>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7"/>
            <w:r w:rsidRPr="005832A1">
              <w:t>Earth</w:t>
            </w:r>
            <w:commentRangeEnd w:id="597"/>
            <w:r w:rsidRPr="005832A1">
              <w:rPr>
                <w:rStyle w:val="CommentReference"/>
                <w:rFonts w:eastAsiaTheme="minorHAnsi"/>
                <w:sz w:val="24"/>
              </w:rPr>
              <w:commentReference w:id="597"/>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8"/>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8"/>
            <w:r>
              <w:rPr>
                <w:rStyle w:val="CommentReference"/>
                <w:rFonts w:ascii="Garamond" w:hAnsi="Garamond" w:cstheme="minorBidi"/>
                <w:noProof w:val="0"/>
                <w:lang w:val="en-CA"/>
              </w:rPr>
              <w:commentReference w:id="598"/>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9"/>
            <w:r w:rsidRPr="005832A1">
              <w:t xml:space="preserve">Make haste </w:t>
            </w:r>
            <w:commentRangeEnd w:id="599"/>
            <w:r w:rsidRPr="005832A1">
              <w:rPr>
                <w:rStyle w:val="CommentReference"/>
                <w:rFonts w:eastAsiaTheme="minorHAnsi"/>
                <w:sz w:val="24"/>
              </w:rPr>
              <w:commentReference w:id="599"/>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600"/>
            <w:r w:rsidRPr="005832A1">
              <w:rPr>
                <w:rFonts w:eastAsiaTheme="minorHAnsi"/>
              </w:rPr>
              <w:t xml:space="preserve">different </w:t>
            </w:r>
            <w:commentRangeEnd w:id="600"/>
            <w:r w:rsidRPr="005832A1">
              <w:rPr>
                <w:rStyle w:val="CommentReference"/>
                <w:rFonts w:eastAsiaTheme="minorHAnsi"/>
                <w:sz w:val="24"/>
              </w:rPr>
              <w:commentReference w:id="600"/>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601"/>
            <w:r w:rsidRPr="005832A1">
              <w:t>truth</w:t>
            </w:r>
            <w:commentRangeEnd w:id="601"/>
            <w:r w:rsidRPr="005832A1">
              <w:rPr>
                <w:rStyle w:val="CommentReference"/>
                <w:rFonts w:eastAsiaTheme="minorHAnsi"/>
                <w:sz w:val="24"/>
              </w:rPr>
              <w:commentReference w:id="601"/>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2"/>
            <w:r w:rsidRPr="005832A1">
              <w:t xml:space="preserve">longsuffering </w:t>
            </w:r>
            <w:commentRangeEnd w:id="602"/>
            <w:r w:rsidRPr="005832A1">
              <w:rPr>
                <w:rStyle w:val="CommentReference"/>
                <w:rFonts w:eastAsiaTheme="minorHAnsi"/>
                <w:sz w:val="24"/>
              </w:rPr>
              <w:commentReference w:id="602"/>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3"/>
            <w:r w:rsidRPr="005832A1">
              <w:t xml:space="preserve">I rise </w:t>
            </w:r>
            <w:commentRangeEnd w:id="603"/>
            <w:r w:rsidRPr="005832A1">
              <w:rPr>
                <w:rStyle w:val="CommentReference"/>
                <w:rFonts w:eastAsiaTheme="minorHAnsi"/>
                <w:sz w:val="24"/>
              </w:rPr>
              <w:commentReference w:id="603"/>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4"/>
            <w:r w:rsidRPr="005832A1">
              <w:t>sweet</w:t>
            </w:r>
            <w:commentRangeEnd w:id="604"/>
            <w:r w:rsidRPr="005832A1">
              <w:rPr>
                <w:rStyle w:val="CommentReference"/>
                <w:rFonts w:eastAsiaTheme="minorHAnsi"/>
                <w:sz w:val="24"/>
              </w:rPr>
              <w:commentReference w:id="604"/>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5"/>
            <w:r w:rsidRPr="005832A1">
              <w:rPr>
                <w:rFonts w:eastAsiaTheme="minorHAnsi"/>
              </w:rPr>
              <w:t>Oh, how I love</w:t>
            </w:r>
            <w:commentRangeEnd w:id="605"/>
            <w:r w:rsidRPr="005832A1">
              <w:rPr>
                <w:rStyle w:val="CommentReference"/>
                <w:rFonts w:eastAsiaTheme="minorHAnsi"/>
                <w:sz w:val="24"/>
              </w:rPr>
              <w:commentReference w:id="605"/>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6"/>
            <w:r w:rsidRPr="005832A1">
              <w:rPr>
                <w:rFonts w:eastAsiaTheme="minorHAnsi"/>
              </w:rPr>
              <w:t xml:space="preserve">of </w:t>
            </w:r>
            <w:commentRangeEnd w:id="606"/>
            <w:r w:rsidRPr="005832A1">
              <w:rPr>
                <w:rStyle w:val="CommentReference"/>
                <w:rFonts w:eastAsiaTheme="minorHAnsi"/>
                <w:sz w:val="24"/>
              </w:rPr>
              <w:commentReference w:id="606"/>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7"/>
            <w:r w:rsidRPr="005832A1">
              <w:t>truth</w:t>
            </w:r>
            <w:commentRangeEnd w:id="607"/>
            <w:r w:rsidRPr="005832A1">
              <w:rPr>
                <w:rStyle w:val="CommentReference"/>
                <w:rFonts w:eastAsiaTheme="minorHAnsi"/>
                <w:sz w:val="24"/>
              </w:rPr>
              <w:commentReference w:id="607"/>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8"/>
            <w:r w:rsidRPr="005832A1">
              <w:t xml:space="preserve">true </w:t>
            </w:r>
            <w:commentRangeEnd w:id="608"/>
            <w:r w:rsidRPr="005832A1">
              <w:rPr>
                <w:rStyle w:val="CommentReference"/>
                <w:rFonts w:eastAsiaTheme="minorHAnsi"/>
                <w:sz w:val="24"/>
              </w:rPr>
              <w:commentReference w:id="608"/>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9"/>
            <w:r>
              <w:t xml:space="preserve">Whenever </w:t>
            </w:r>
            <w:commentRangeEnd w:id="609"/>
            <w:r>
              <w:rPr>
                <w:rStyle w:val="CommentReference"/>
                <w:rFonts w:eastAsiaTheme="minorHAnsi" w:cstheme="minorBidi"/>
                <w:color w:val="auto"/>
                <w:lang w:val="en-CA"/>
              </w:rPr>
              <w:commentReference w:id="609"/>
            </w:r>
            <w:r>
              <w:t>we</w:t>
            </w:r>
          </w:p>
          <w:p w14:paraId="1820B153" w14:textId="77777777" w:rsidR="00E35F1F" w:rsidRDefault="00E35F1F" w:rsidP="00E35F1F">
            <w:pPr>
              <w:pStyle w:val="EngHang"/>
            </w:pPr>
            <w:commentRangeStart w:id="610"/>
            <w:r>
              <w:t xml:space="preserve">Gather </w:t>
            </w:r>
            <w:commentRangeEnd w:id="610"/>
            <w:r>
              <w:rPr>
                <w:rStyle w:val="CommentReference"/>
                <w:rFonts w:eastAsiaTheme="minorHAnsi" w:cstheme="minorBidi"/>
                <w:color w:val="auto"/>
                <w:lang w:val="en-CA"/>
              </w:rPr>
              <w:commentReference w:id="610"/>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11"/>
            <w:r>
              <w:t xml:space="preserve">will </w:t>
            </w:r>
            <w:commentRangeEnd w:id="611"/>
            <w:r>
              <w:rPr>
                <w:rStyle w:val="CommentReference"/>
                <w:rFonts w:eastAsiaTheme="minorHAnsi" w:cstheme="minorBidi"/>
                <w:color w:val="auto"/>
                <w:lang w:val="en-CA"/>
              </w:rPr>
              <w:commentReference w:id="611"/>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2"/>
            <w:r>
              <w:t xml:space="preserve">Deliver </w:t>
            </w:r>
            <w:commentRangeEnd w:id="612"/>
            <w:r>
              <w:rPr>
                <w:rStyle w:val="CommentReference"/>
                <w:rFonts w:eastAsiaTheme="minorHAnsi" w:cstheme="minorBidi"/>
                <w:color w:val="auto"/>
                <w:lang w:val="en-CA"/>
              </w:rPr>
              <w:commentReference w:id="612"/>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3"/>
            <w:r w:rsidRPr="00A16DFE">
              <w:rPr>
                <w:rFonts w:eastAsiaTheme="minorHAnsi"/>
              </w:rPr>
              <w:t xml:space="preserve">come </w:t>
            </w:r>
            <w:commentRangeEnd w:id="613"/>
            <w:r>
              <w:rPr>
                <w:rStyle w:val="CommentReference"/>
                <w:rFonts w:eastAsiaTheme="minorHAnsi" w:cstheme="minorBidi"/>
                <w:color w:val="auto"/>
                <w:lang w:val="en-CA"/>
              </w:rPr>
              <w:commentReference w:id="613"/>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4"/>
            <w:r>
              <w:rPr>
                <w:rFonts w:eastAsiaTheme="minorHAnsi"/>
              </w:rPr>
              <w:t>be</w:t>
            </w:r>
            <w:r w:rsidRPr="00A16DFE">
              <w:rPr>
                <w:rFonts w:eastAsiaTheme="minorHAnsi"/>
              </w:rPr>
              <w:t xml:space="preserve"> </w:t>
            </w:r>
            <w:commentRangeEnd w:id="614"/>
            <w:r>
              <w:rPr>
                <w:rStyle w:val="CommentReference"/>
                <w:rFonts w:eastAsiaTheme="minorHAnsi" w:cstheme="minorBidi"/>
                <w:color w:val="auto"/>
                <w:lang w:val="en-CA"/>
              </w:rPr>
              <w:commentReference w:id="614"/>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5" w:name="_Toc297322067"/>
      <w:bookmarkStart w:id="616" w:name="_Toc297407712"/>
      <w:bookmarkStart w:id="617" w:name="_Toc298445764"/>
      <w:bookmarkStart w:id="618" w:name="_Toc298681249"/>
      <w:bookmarkStart w:id="619" w:name="_Toc298447489"/>
      <w:bookmarkStart w:id="620" w:name="_Toc308441906"/>
      <w:bookmarkStart w:id="621" w:name="_Ref452620835"/>
      <w:bookmarkStart w:id="622" w:name="_Ref452620839"/>
      <w:r>
        <w:rPr>
          <w:lang w:val="en-US"/>
        </w:rPr>
        <w:lastRenderedPageBreak/>
        <w:t>The Sunday Theotokia</w:t>
      </w:r>
      <w:bookmarkEnd w:id="615"/>
      <w:bookmarkEnd w:id="616"/>
      <w:bookmarkEnd w:id="617"/>
      <w:bookmarkEnd w:id="618"/>
      <w:bookmarkEnd w:id="619"/>
      <w:bookmarkEnd w:id="620"/>
      <w:bookmarkEnd w:id="621"/>
      <w:bookmarkEnd w:id="622"/>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3" w:name="_Toc298445765"/>
      <w:bookmarkStart w:id="624" w:name="_Toc298681250"/>
      <w:bookmarkStart w:id="625" w:name="_Toc298447490"/>
      <w:r>
        <w:rPr>
          <w:lang w:val="en-US"/>
        </w:rPr>
        <w:t>Part One</w:t>
      </w:r>
      <w:bookmarkEnd w:id="623"/>
      <w:bookmarkEnd w:id="624"/>
      <w:bookmarkEnd w:id="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6"/>
            <w:r w:rsidRPr="007425E1">
              <w:rPr>
                <w:rFonts w:eastAsiaTheme="minorHAnsi"/>
              </w:rPr>
              <w:t>Of the Covenant</w:t>
            </w:r>
            <w:commentRangeEnd w:id="626"/>
            <w:r>
              <w:rPr>
                <w:rStyle w:val="CommentReference"/>
                <w:rFonts w:eastAsiaTheme="minorHAnsi" w:cstheme="minorBidi"/>
                <w:color w:val="auto"/>
                <w:lang w:val="en-CA"/>
              </w:rPr>
              <w:commentReference w:id="626"/>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7"/>
            <w:r>
              <w:rPr>
                <w:rFonts w:eastAsiaTheme="minorHAnsi"/>
              </w:rPr>
              <w:t>sprinkling</w:t>
            </w:r>
            <w:commentRangeEnd w:id="627"/>
            <w:r>
              <w:rPr>
                <w:rStyle w:val="CommentReference"/>
                <w:rFonts w:eastAsiaTheme="minorHAnsi" w:cstheme="minorBidi"/>
                <w:color w:val="auto"/>
                <w:lang w:val="en-CA"/>
              </w:rPr>
              <w:commentReference w:id="627"/>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8"/>
            <w:r>
              <w:rPr>
                <w:rFonts w:eastAsiaTheme="minorHAnsi"/>
              </w:rPr>
              <w:t>dwelt</w:t>
            </w:r>
            <w:commentRangeEnd w:id="628"/>
            <w:r>
              <w:rPr>
                <w:rStyle w:val="CommentReference"/>
                <w:rFonts w:eastAsiaTheme="minorHAnsi" w:cstheme="minorBidi"/>
                <w:color w:val="auto"/>
                <w:lang w:val="en-CA"/>
              </w:rPr>
              <w:commentReference w:id="628"/>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9"/>
            <w:r>
              <w:t xml:space="preserve">Magnify </w:t>
            </w:r>
            <w:commentRangeEnd w:id="629"/>
            <w:r>
              <w:rPr>
                <w:rStyle w:val="CommentReference"/>
                <w:rFonts w:eastAsiaTheme="minorHAnsi" w:cstheme="minorBidi"/>
                <w:color w:val="auto"/>
                <w:lang w:val="en-CA"/>
              </w:rPr>
              <w:commentReference w:id="629"/>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30"/>
            <w:r>
              <w:t xml:space="preserve">obtain </w:t>
            </w:r>
            <w:commentRangeEnd w:id="630"/>
            <w:r>
              <w:rPr>
                <w:rStyle w:val="CommentReference"/>
                <w:rFonts w:eastAsiaTheme="minorHAnsi" w:cstheme="minorBidi"/>
                <w:color w:val="auto"/>
                <w:lang w:val="en-CA"/>
              </w:rPr>
              <w:commentReference w:id="630"/>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31" w:name="_Toc298445766"/>
      <w:bookmarkStart w:id="632" w:name="_Toc298681251"/>
      <w:bookmarkStart w:id="633"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31"/>
      <w:bookmarkEnd w:id="632"/>
      <w:bookmarkEnd w:id="633"/>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4"/>
            <w:r>
              <w:rPr>
                <w:rFonts w:eastAsiaTheme="minorHAnsi"/>
              </w:rPr>
              <w:t xml:space="preserve">type </w:t>
            </w:r>
            <w:commentRangeEnd w:id="634"/>
            <w:r>
              <w:rPr>
                <w:rStyle w:val="CommentReference"/>
                <w:rFonts w:eastAsiaTheme="minorHAnsi" w:cstheme="minorBidi"/>
                <w:color w:val="auto"/>
                <w:lang w:val="en-CA"/>
              </w:rPr>
              <w:commentReference w:id="634"/>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5"/>
            <w:r>
              <w:t xml:space="preserve">one </w:t>
            </w:r>
            <w:commentRangeEnd w:id="635"/>
            <w:r>
              <w:rPr>
                <w:rStyle w:val="CommentReference"/>
                <w:rFonts w:eastAsiaTheme="minorHAnsi" w:cstheme="minorBidi"/>
                <w:color w:val="auto"/>
                <w:lang w:val="en-CA"/>
              </w:rPr>
              <w:commentReference w:id="635"/>
            </w:r>
            <w:r>
              <w:t>from two,</w:t>
            </w:r>
          </w:p>
          <w:p w14:paraId="12509199" w14:textId="77777777" w:rsidR="00E35F1F" w:rsidRDefault="00E35F1F" w:rsidP="00E35F1F">
            <w:pPr>
              <w:pStyle w:val="EngHang"/>
            </w:pPr>
            <w:r>
              <w:t xml:space="preserve">A </w:t>
            </w:r>
            <w:commentRangeStart w:id="636"/>
            <w:r>
              <w:t xml:space="preserve">Holy </w:t>
            </w:r>
            <w:commentRangeEnd w:id="636"/>
            <w:r>
              <w:rPr>
                <w:rStyle w:val="CommentReference"/>
                <w:rFonts w:eastAsiaTheme="minorHAnsi" w:cstheme="minorBidi"/>
                <w:color w:val="auto"/>
                <w:lang w:val="en-CA"/>
              </w:rPr>
              <w:commentReference w:id="636"/>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7"/>
            <w:r>
              <w:rPr>
                <w:rFonts w:eastAsiaTheme="minorHAnsi"/>
              </w:rPr>
              <w:t xml:space="preserve">Begotten </w:t>
            </w:r>
            <w:commentRangeEnd w:id="637"/>
            <w:r>
              <w:rPr>
                <w:rStyle w:val="CommentReference"/>
                <w:rFonts w:eastAsiaTheme="minorHAnsi" w:cstheme="minorBidi"/>
                <w:color w:val="auto"/>
                <w:lang w:val="en-CA"/>
              </w:rPr>
              <w:commentReference w:id="637"/>
            </w:r>
            <w:r>
              <w:rPr>
                <w:rFonts w:eastAsiaTheme="minorHAnsi"/>
              </w:rPr>
              <w:t>without seed,</w:t>
            </w:r>
          </w:p>
          <w:p w14:paraId="47914132" w14:textId="77777777" w:rsidR="00E35F1F" w:rsidRDefault="00E35F1F" w:rsidP="00E35F1F">
            <w:pPr>
              <w:pStyle w:val="EngHang"/>
              <w:rPr>
                <w:rFonts w:eastAsiaTheme="minorHAnsi"/>
              </w:rPr>
            </w:pPr>
            <w:commentRangeStart w:id="638"/>
            <w:r>
              <w:rPr>
                <w:rFonts w:eastAsiaTheme="minorHAnsi"/>
              </w:rPr>
              <w:t xml:space="preserve">Consubstantial </w:t>
            </w:r>
            <w:commentRangeEnd w:id="638"/>
            <w:r>
              <w:rPr>
                <w:rStyle w:val="CommentReference"/>
                <w:rFonts w:eastAsiaTheme="minorHAnsi" w:cstheme="minorBidi"/>
                <w:color w:val="auto"/>
                <w:lang w:val="en-CA"/>
              </w:rPr>
              <w:commentReference w:id="638"/>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9"/>
            <w:r>
              <w:rPr>
                <w:rFonts w:eastAsiaTheme="minorHAnsi"/>
              </w:rPr>
              <w:t xml:space="preserve">made one </w:t>
            </w:r>
            <w:commentRangeEnd w:id="639"/>
            <w:r>
              <w:rPr>
                <w:rStyle w:val="CommentReference"/>
                <w:rFonts w:eastAsiaTheme="minorHAnsi" w:cstheme="minorBidi"/>
                <w:color w:val="auto"/>
                <w:lang w:val="en-CA"/>
              </w:rPr>
              <w:commentReference w:id="639"/>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40"/>
            <w:r>
              <w:t xml:space="preserve">The </w:t>
            </w:r>
            <w:commentRangeEnd w:id="640"/>
            <w:r>
              <w:rPr>
                <w:rStyle w:val="CommentReference"/>
                <w:rFonts w:eastAsiaTheme="minorHAnsi" w:cstheme="minorBidi"/>
                <w:color w:val="auto"/>
                <w:lang w:val="en-CA"/>
              </w:rPr>
              <w:commentReference w:id="640"/>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41"/>
            <w:r>
              <w:rPr>
                <w:rFonts w:eastAsiaTheme="minorHAnsi"/>
              </w:rPr>
              <w:t xml:space="preserve">Purple </w:t>
            </w:r>
            <w:commentRangeEnd w:id="641"/>
            <w:r>
              <w:rPr>
                <w:rStyle w:val="CommentReference"/>
                <w:rFonts w:eastAsiaTheme="minorHAnsi" w:cstheme="minorBidi"/>
                <w:color w:val="auto"/>
                <w:lang w:val="en-CA"/>
              </w:rPr>
              <w:commentReference w:id="641"/>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2"/>
            <w:r>
              <w:rPr>
                <w:rFonts w:eastAsiaTheme="minorHAnsi"/>
              </w:rPr>
              <w:t xml:space="preserve">fine </w:t>
            </w:r>
            <w:commentRangeEnd w:id="642"/>
            <w:r>
              <w:rPr>
                <w:rStyle w:val="CommentReference"/>
                <w:rFonts w:eastAsiaTheme="minorHAnsi" w:cstheme="minorBidi"/>
                <w:color w:val="auto"/>
                <w:lang w:val="en-CA"/>
              </w:rPr>
              <w:commentReference w:id="642"/>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3"/>
            <w:r>
              <w:rPr>
                <w:rFonts w:eastAsiaTheme="minorHAnsi"/>
              </w:rPr>
              <w:t xml:space="preserve">wood </w:t>
            </w:r>
            <w:commentRangeEnd w:id="643"/>
            <w:r>
              <w:rPr>
                <w:rStyle w:val="CommentReference"/>
                <w:rFonts w:eastAsiaTheme="minorHAnsi" w:cstheme="minorBidi"/>
                <w:color w:val="auto"/>
                <w:lang w:val="en-CA"/>
              </w:rPr>
              <w:commentReference w:id="643"/>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6" w:name="_Toc298445767"/>
      <w:bookmarkStart w:id="647" w:name="_Toc298681252"/>
      <w:bookmarkStart w:id="648"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6"/>
      <w:bookmarkEnd w:id="647"/>
      <w:bookmarkEnd w:id="648"/>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9"/>
            <w:r>
              <w:rPr>
                <w:rFonts w:eastAsiaTheme="minorHAnsi"/>
              </w:rPr>
              <w:t>Cherubs</w:t>
            </w:r>
            <w:commentRangeEnd w:id="649"/>
            <w:r>
              <w:rPr>
                <w:rStyle w:val="CommentReference"/>
                <w:rFonts w:eastAsiaTheme="minorHAnsi" w:cstheme="minorBidi"/>
                <w:color w:val="auto"/>
                <w:lang w:val="en-CA"/>
              </w:rPr>
              <w:commentReference w:id="649"/>
            </w:r>
          </w:p>
          <w:p w14:paraId="338C43D3" w14:textId="65EF4612" w:rsidR="00E35F1F" w:rsidRPr="001A0083" w:rsidRDefault="00E35F1F" w:rsidP="00E35F1F">
            <w:pPr>
              <w:pStyle w:val="EngHangEnd"/>
            </w:pPr>
            <w:commentRangeStart w:id="650"/>
            <w:r>
              <w:rPr>
                <w:rFonts w:eastAsiaTheme="minorHAnsi"/>
              </w:rPr>
              <w:t xml:space="preserve">Forged </w:t>
            </w:r>
            <w:commentRangeEnd w:id="650"/>
            <w:r>
              <w:rPr>
                <w:rStyle w:val="CommentReference"/>
                <w:rFonts w:eastAsiaTheme="minorHAnsi" w:cstheme="minorBidi"/>
                <w:color w:val="auto"/>
                <w:lang w:val="en-CA"/>
              </w:rPr>
              <w:commentReference w:id="650"/>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51"/>
            <w:r>
              <w:t xml:space="preserve">Always </w:t>
            </w:r>
            <w:commentRangeEnd w:id="651"/>
            <w:r>
              <w:rPr>
                <w:rStyle w:val="CommentReference"/>
                <w:rFonts w:eastAsiaTheme="minorHAnsi" w:cstheme="minorBidi"/>
                <w:color w:val="auto"/>
                <w:lang w:val="en-CA"/>
              </w:rPr>
              <w:commentReference w:id="651"/>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2"/>
            <w:r>
              <w:rPr>
                <w:rFonts w:eastAsiaTheme="minorHAnsi"/>
              </w:rPr>
              <w:t xml:space="preserve">Overshadowed </w:t>
            </w:r>
            <w:commentRangeEnd w:id="652"/>
            <w:r>
              <w:rPr>
                <w:rStyle w:val="CommentReference"/>
                <w:rFonts w:eastAsiaTheme="minorHAnsi" w:cstheme="minorBidi"/>
                <w:color w:val="auto"/>
                <w:lang w:val="en-CA"/>
              </w:rPr>
              <w:commentReference w:id="652"/>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3"/>
            <w:r>
              <w:rPr>
                <w:rFonts w:eastAsiaTheme="minorHAnsi"/>
              </w:rPr>
              <w:t xml:space="preserve">sin </w:t>
            </w:r>
            <w:commentRangeEnd w:id="653"/>
            <w:r>
              <w:rPr>
                <w:rStyle w:val="CommentReference"/>
                <w:rFonts w:eastAsiaTheme="minorHAnsi" w:cstheme="minorBidi"/>
                <w:color w:val="auto"/>
                <w:lang w:val="en-CA"/>
              </w:rPr>
              <w:commentReference w:id="653"/>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6" w:name="_Toc298445768"/>
      <w:bookmarkStart w:id="657" w:name="_Toc298681253"/>
      <w:bookmarkStart w:id="658"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6"/>
      <w:bookmarkEnd w:id="657"/>
      <w:bookmarkEnd w:id="658"/>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9"/>
            <w:r>
              <w:t xml:space="preserve">you </w:t>
            </w:r>
            <w:commentRangeEnd w:id="659"/>
            <w:r>
              <w:rPr>
                <w:rStyle w:val="CommentReference"/>
                <w:rFonts w:eastAsiaTheme="minorHAnsi" w:cstheme="minorBidi"/>
                <w:color w:val="auto"/>
                <w:lang w:val="en-CA"/>
              </w:rPr>
              <w:commentReference w:id="659"/>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60"/>
            <w:r>
              <w:rPr>
                <w:rFonts w:eastAsiaTheme="minorHAnsi"/>
              </w:rPr>
              <w:t xml:space="preserve">for </w:t>
            </w:r>
            <w:commentRangeEnd w:id="660"/>
            <w:r>
              <w:rPr>
                <w:rStyle w:val="CommentReference"/>
                <w:rFonts w:eastAsiaTheme="minorHAnsi" w:cstheme="minorBidi"/>
                <w:color w:val="auto"/>
                <w:lang w:val="en-CA"/>
              </w:rPr>
              <w:commentReference w:id="660"/>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3" w:name="_Toc298445769"/>
      <w:bookmarkStart w:id="664" w:name="_Toc298681254"/>
      <w:bookmarkStart w:id="665"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3"/>
      <w:bookmarkEnd w:id="664"/>
      <w:bookmarkEnd w:id="665"/>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6"/>
            <w:r w:rsidR="00E35F1F">
              <w:rPr>
                <w:rFonts w:eastAsiaTheme="minorHAnsi"/>
              </w:rPr>
              <w:t xml:space="preserve">burning </w:t>
            </w:r>
            <w:commentRangeEnd w:id="666"/>
            <w:r w:rsidR="00E35F1F">
              <w:rPr>
                <w:rStyle w:val="CommentReference"/>
                <w:rFonts w:eastAsiaTheme="minorHAnsi" w:cstheme="minorBidi"/>
                <w:color w:val="auto"/>
                <w:lang w:val="en-CA"/>
              </w:rPr>
              <w:commentReference w:id="666"/>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7"/>
            <w:r>
              <w:rPr>
                <w:rFonts w:eastAsiaTheme="minorHAnsi"/>
              </w:rPr>
              <w:t>manifestation</w:t>
            </w:r>
            <w:commentRangeEnd w:id="667"/>
            <w:r>
              <w:rPr>
                <w:rStyle w:val="CommentReference"/>
                <w:rFonts w:eastAsiaTheme="minorHAnsi" w:cstheme="minorBidi"/>
                <w:color w:val="auto"/>
                <w:lang w:val="en-CA"/>
              </w:rPr>
              <w:commentReference w:id="667"/>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8"/>
            <w:r>
              <w:rPr>
                <w:rFonts w:eastAsiaTheme="minorHAnsi"/>
              </w:rPr>
              <w:t xml:space="preserve">carried </w:t>
            </w:r>
            <w:commentRangeEnd w:id="668"/>
            <w:r>
              <w:rPr>
                <w:rStyle w:val="CommentReference"/>
                <w:rFonts w:eastAsiaTheme="minorHAnsi" w:cstheme="minorBidi"/>
                <w:color w:val="auto"/>
                <w:lang w:val="en-CA"/>
              </w:rPr>
              <w:commentReference w:id="668"/>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9"/>
            <w:r>
              <w:rPr>
                <w:rFonts w:eastAsiaTheme="minorHAnsi"/>
              </w:rPr>
              <w:t xml:space="preserve">Gives light to </w:t>
            </w:r>
            <w:commentRangeEnd w:id="669"/>
            <w:r>
              <w:rPr>
                <w:rStyle w:val="CommentReference"/>
                <w:rFonts w:eastAsiaTheme="minorHAnsi" w:cstheme="minorBidi"/>
                <w:color w:val="auto"/>
                <w:lang w:val="en-CA"/>
              </w:rPr>
              <w:commentReference w:id="669"/>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70"/>
            <w:r>
              <w:t xml:space="preserve">Magnify </w:t>
            </w:r>
            <w:commentRangeEnd w:id="670"/>
            <w:r>
              <w:rPr>
                <w:rStyle w:val="CommentReference"/>
                <w:rFonts w:eastAsiaTheme="minorHAnsi" w:cstheme="minorBidi"/>
                <w:color w:val="auto"/>
                <w:lang w:val="en-CA"/>
              </w:rPr>
              <w:commentReference w:id="670"/>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71"/>
            <w:r>
              <w:t xml:space="preserve">obtain </w:t>
            </w:r>
            <w:commentRangeEnd w:id="671"/>
            <w:r>
              <w:rPr>
                <w:rStyle w:val="CommentReference"/>
                <w:rFonts w:eastAsiaTheme="minorHAnsi" w:cstheme="minorBidi"/>
                <w:color w:val="auto"/>
                <w:lang w:val="en-CA"/>
              </w:rPr>
              <w:commentReference w:id="671"/>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2" w:name="_Toc298445770"/>
      <w:bookmarkStart w:id="673" w:name="_Toc298681255"/>
      <w:bookmarkStart w:id="674"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72"/>
      <w:bookmarkEnd w:id="673"/>
      <w:bookmarkEnd w:id="674"/>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5"/>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5"/>
            <w:r>
              <w:rPr>
                <w:rStyle w:val="CommentReference"/>
                <w:rFonts w:eastAsiaTheme="minorHAnsi" w:cstheme="minorBidi"/>
                <w:color w:val="auto"/>
                <w:lang w:val="en-CA"/>
              </w:rPr>
              <w:commentReference w:id="675"/>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6"/>
            <w:r>
              <w:rPr>
                <w:rFonts w:eastAsiaTheme="minorHAnsi"/>
              </w:rPr>
              <w:t xml:space="preserve">Upon </w:t>
            </w:r>
            <w:commentRangeEnd w:id="676"/>
            <w:r>
              <w:rPr>
                <w:rStyle w:val="CommentReference"/>
                <w:rFonts w:eastAsiaTheme="minorHAnsi" w:cstheme="minorBidi"/>
                <w:color w:val="auto"/>
                <w:lang w:val="en-CA"/>
              </w:rPr>
              <w:commentReference w:id="676"/>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7"/>
            <w:r>
              <w:t xml:space="preserve">Magnify </w:t>
            </w:r>
            <w:commentRangeEnd w:id="677"/>
            <w:r>
              <w:rPr>
                <w:rStyle w:val="CommentReference"/>
                <w:rFonts w:eastAsiaTheme="minorHAnsi" w:cstheme="minorBidi"/>
                <w:color w:val="auto"/>
                <w:lang w:val="en-CA"/>
              </w:rPr>
              <w:commentReference w:id="677"/>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8"/>
            <w:r>
              <w:t xml:space="preserve">obtain </w:t>
            </w:r>
            <w:commentRangeEnd w:id="678"/>
            <w:r>
              <w:rPr>
                <w:rStyle w:val="CommentReference"/>
                <w:rFonts w:eastAsiaTheme="minorHAnsi" w:cstheme="minorBidi"/>
                <w:color w:val="auto"/>
                <w:lang w:val="en-CA"/>
              </w:rPr>
              <w:commentReference w:id="678"/>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9" w:name="_Toc298445771"/>
      <w:bookmarkStart w:id="680" w:name="_Toc298681256"/>
      <w:bookmarkStart w:id="681" w:name="_Toc298447496"/>
      <w:bookmarkStart w:id="682" w:name="_Ref299211949"/>
      <w:r>
        <w:t>The Gospel According the St. Luke</w:t>
      </w:r>
      <w:bookmarkEnd w:id="679"/>
      <w:bookmarkEnd w:id="680"/>
      <w:bookmarkEnd w:id="681"/>
      <w:bookmarkEnd w:id="682"/>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3" w:name="_Toc298445772"/>
      <w:bookmarkStart w:id="684" w:name="_Toc298681257"/>
      <w:bookmarkStart w:id="685" w:name="_Toc298447497"/>
      <w:r>
        <w:t xml:space="preserve">Part </w:t>
      </w:r>
      <w:bookmarkEnd w:id="683"/>
      <w:bookmarkEnd w:id="684"/>
      <w:bookmarkEnd w:id="685"/>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6"/>
            <w:r>
              <w:rPr>
                <w:rFonts w:eastAsiaTheme="minorHAnsi"/>
              </w:rPr>
              <w:t>truth</w:t>
            </w:r>
            <w:commentRangeEnd w:id="686"/>
            <w:r>
              <w:rPr>
                <w:rStyle w:val="CommentReference"/>
                <w:rFonts w:eastAsiaTheme="minorHAnsi" w:cstheme="minorBidi"/>
                <w:color w:val="auto"/>
                <w:lang w:val="en-CA"/>
              </w:rPr>
              <w:commentReference w:id="686"/>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7"/>
            <w:r>
              <w:rPr>
                <w:rFonts w:eastAsiaTheme="minorHAnsi"/>
              </w:rPr>
              <w:t xml:space="preserve">a </w:t>
            </w:r>
            <w:commentRangeEnd w:id="687"/>
            <w:r>
              <w:rPr>
                <w:rStyle w:val="CommentReference"/>
                <w:rFonts w:eastAsiaTheme="minorHAnsi" w:cstheme="minorBidi"/>
                <w:color w:val="auto"/>
                <w:lang w:val="en-CA"/>
              </w:rPr>
              <w:commentReference w:id="687"/>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8"/>
            <w:r>
              <w:rPr>
                <w:rFonts w:eastAsiaTheme="minorHAnsi"/>
              </w:rPr>
              <w:t xml:space="preserve">holy </w:t>
            </w:r>
            <w:commentRangeEnd w:id="688"/>
            <w:r>
              <w:rPr>
                <w:rStyle w:val="CommentReference"/>
                <w:rFonts w:eastAsiaTheme="minorHAnsi" w:cstheme="minorBidi"/>
                <w:color w:val="auto"/>
                <w:lang w:val="en-CA"/>
              </w:rPr>
              <w:commentReference w:id="688"/>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9"/>
            <w:r>
              <w:rPr>
                <w:rFonts w:eastAsiaTheme="minorHAnsi"/>
              </w:rPr>
              <w:t xml:space="preserve">abode </w:t>
            </w:r>
            <w:commentRangeEnd w:id="689"/>
            <w:r>
              <w:rPr>
                <w:rStyle w:val="CommentReference"/>
                <w:rFonts w:eastAsiaTheme="minorHAnsi" w:cstheme="minorBidi"/>
                <w:color w:val="auto"/>
                <w:lang w:val="en-CA"/>
              </w:rPr>
              <w:commentReference w:id="689"/>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90"/>
            <w:r>
              <w:t xml:space="preserve">Magnify </w:t>
            </w:r>
            <w:commentRangeEnd w:id="690"/>
            <w:r>
              <w:rPr>
                <w:rStyle w:val="CommentReference"/>
                <w:rFonts w:eastAsiaTheme="minorHAnsi" w:cstheme="minorBidi"/>
                <w:color w:val="auto"/>
                <w:lang w:val="en-CA"/>
              </w:rPr>
              <w:commentReference w:id="690"/>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91"/>
            <w:r>
              <w:t xml:space="preserve">obtain </w:t>
            </w:r>
            <w:commentRangeEnd w:id="691"/>
            <w:r>
              <w:rPr>
                <w:rStyle w:val="CommentReference"/>
                <w:rFonts w:eastAsiaTheme="minorHAnsi" w:cstheme="minorBidi"/>
                <w:color w:val="auto"/>
                <w:lang w:val="en-CA"/>
              </w:rPr>
              <w:commentReference w:id="691"/>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2" w:name="_Toc298445773"/>
      <w:bookmarkStart w:id="693" w:name="_Toc298681258"/>
      <w:bookmarkStart w:id="694" w:name="_Toc298447498"/>
      <w:r>
        <w:t>Part Seven (Modern Part Eight)</w:t>
      </w:r>
      <w:bookmarkEnd w:id="692"/>
      <w:bookmarkEnd w:id="693"/>
      <w:bookmarkEnd w:id="694"/>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5"/>
            <w:r>
              <w:rPr>
                <w:rFonts w:eastAsiaTheme="minorHAnsi"/>
              </w:rPr>
              <w:t>O Lord of all.</w:t>
            </w:r>
            <w:commentRangeEnd w:id="695"/>
            <w:r>
              <w:rPr>
                <w:rStyle w:val="CommentReference"/>
                <w:rFonts w:eastAsiaTheme="minorHAnsi" w:cstheme="minorBidi"/>
                <w:color w:val="auto"/>
                <w:lang w:val="en-CA"/>
              </w:rPr>
              <w:commentReference w:id="695"/>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6"/>
            <w:r>
              <w:rPr>
                <w:rFonts w:eastAsiaTheme="minorHAnsi"/>
              </w:rPr>
              <w:t>The True One who came</w:t>
            </w:r>
            <w:commentRangeEnd w:id="696"/>
            <w:r>
              <w:rPr>
                <w:rStyle w:val="CommentReference"/>
                <w:rFonts w:eastAsiaTheme="minorHAnsi" w:cstheme="minorBidi"/>
                <w:color w:val="auto"/>
                <w:lang w:val="en-CA"/>
              </w:rPr>
              <w:commentReference w:id="696"/>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7"/>
            <w:r>
              <w:rPr>
                <w:rFonts w:eastAsiaTheme="minorHAnsi"/>
              </w:rPr>
              <w:t>And perfect rejoicing.</w:t>
            </w:r>
            <w:commentRangeEnd w:id="697"/>
            <w:r>
              <w:rPr>
                <w:rStyle w:val="CommentReference"/>
                <w:rFonts w:eastAsiaTheme="minorHAnsi" w:cstheme="minorBidi"/>
                <w:color w:val="auto"/>
                <w:lang w:val="en-CA"/>
              </w:rPr>
              <w:commentReference w:id="697"/>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8"/>
            <w:r>
              <w:rPr>
                <w:rFonts w:eastAsiaTheme="minorHAnsi"/>
              </w:rPr>
              <w:t>about</w:t>
            </w:r>
            <w:commentRangeEnd w:id="698"/>
            <w:r>
              <w:rPr>
                <w:rStyle w:val="CommentReference"/>
                <w:rFonts w:eastAsiaTheme="minorHAnsi" w:cstheme="minorBidi"/>
                <w:color w:val="auto"/>
                <w:lang w:val="en-CA"/>
              </w:rPr>
              <w:commentReference w:id="698"/>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9"/>
            <w:r>
              <w:rPr>
                <w:rFonts w:eastAsiaTheme="minorHAnsi"/>
              </w:rPr>
              <w:t>proclaim</w:t>
            </w:r>
            <w:commentRangeEnd w:id="699"/>
            <w:r>
              <w:rPr>
                <w:rStyle w:val="CommentReference"/>
                <w:rFonts w:eastAsiaTheme="minorHAnsi" w:cstheme="minorBidi"/>
                <w:color w:val="auto"/>
                <w:lang w:val="en-CA"/>
              </w:rPr>
              <w:commentReference w:id="699"/>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700"/>
            <w:r w:rsidR="00E35F1F">
              <w:t>generations</w:t>
            </w:r>
            <w:commentRangeEnd w:id="700"/>
            <w:r w:rsidR="00E35F1F">
              <w:rPr>
                <w:rStyle w:val="CommentReference"/>
                <w:rFonts w:eastAsiaTheme="minorHAnsi" w:cstheme="minorBidi"/>
                <w:color w:val="auto"/>
                <w:lang w:val="en-CA"/>
              </w:rPr>
              <w:commentReference w:id="700"/>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701"/>
            <w:r w:rsidR="00E35F1F">
              <w:t xml:space="preserve">just </w:t>
            </w:r>
            <w:commentRangeEnd w:id="701"/>
            <w:r w:rsidR="00E35F1F">
              <w:rPr>
                <w:rStyle w:val="CommentReference"/>
                <w:rFonts w:eastAsiaTheme="minorHAnsi" w:cstheme="minorBidi"/>
                <w:color w:val="auto"/>
                <w:lang w:val="en-CA"/>
              </w:rPr>
              <w:commentReference w:id="701"/>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2"/>
            <w:r w:rsidR="00E35F1F">
              <w:t xml:space="preserve">chaste </w:t>
            </w:r>
            <w:commentRangeEnd w:id="702"/>
            <w:r w:rsidR="00E35F1F">
              <w:rPr>
                <w:rStyle w:val="CommentReference"/>
                <w:rFonts w:eastAsiaTheme="minorHAnsi" w:cstheme="minorBidi"/>
                <w:color w:val="auto"/>
                <w:lang w:val="en-CA"/>
              </w:rPr>
              <w:commentReference w:id="702"/>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3"/>
            <w:r w:rsidR="00E35F1F">
              <w:t>Isaac</w:t>
            </w:r>
            <w:commentRangeEnd w:id="703"/>
            <w:r w:rsidR="00E35F1F">
              <w:rPr>
                <w:rStyle w:val="CommentReference"/>
                <w:rFonts w:eastAsiaTheme="minorHAnsi" w:cstheme="minorBidi"/>
                <w:color w:val="auto"/>
                <w:lang w:val="en-CA"/>
              </w:rPr>
              <w:commentReference w:id="703"/>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4"/>
            <w:r w:rsidR="00E35F1F">
              <w:t>myriads of myriads.</w:t>
            </w:r>
            <w:commentRangeEnd w:id="704"/>
            <w:r w:rsidR="00E35F1F">
              <w:rPr>
                <w:rStyle w:val="CommentReference"/>
                <w:rFonts w:eastAsiaTheme="minorHAnsi" w:cstheme="minorBidi"/>
                <w:color w:val="auto"/>
                <w:lang w:val="en-CA"/>
              </w:rPr>
              <w:commentReference w:id="704"/>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5"/>
            <w:r w:rsidR="00E35F1F">
              <w:t>Master</w:t>
            </w:r>
            <w:commentRangeEnd w:id="705"/>
            <w:r w:rsidR="00E35F1F">
              <w:rPr>
                <w:rStyle w:val="CommentReference"/>
                <w:rFonts w:eastAsiaTheme="minorHAnsi" w:cstheme="minorBidi"/>
                <w:color w:val="auto"/>
                <w:lang w:val="en-CA"/>
              </w:rPr>
              <w:commentReference w:id="705"/>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6"/>
            <w:r w:rsidR="00E35F1F">
              <w:t xml:space="preserve">honour </w:t>
            </w:r>
            <w:commentRangeEnd w:id="706"/>
            <w:r w:rsidR="00E35F1F">
              <w:rPr>
                <w:rStyle w:val="CommentReference"/>
                <w:rFonts w:eastAsiaTheme="minorHAnsi" w:cstheme="minorBidi"/>
                <w:color w:val="auto"/>
                <w:lang w:val="en-CA"/>
              </w:rPr>
              <w:commentReference w:id="706"/>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7"/>
            <w:r w:rsidR="00E35F1F">
              <w:t xml:space="preserve">spouse </w:t>
            </w:r>
            <w:commentRangeEnd w:id="707"/>
            <w:r w:rsidR="00E35F1F">
              <w:rPr>
                <w:rStyle w:val="CommentReference"/>
                <w:rFonts w:eastAsiaTheme="minorHAnsi" w:cstheme="minorBidi"/>
                <w:color w:val="auto"/>
                <w:lang w:val="en-CA"/>
              </w:rPr>
              <w:commentReference w:id="707"/>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8"/>
            <w:r w:rsidR="00E35F1F">
              <w:t xml:space="preserve">health </w:t>
            </w:r>
            <w:commentRangeEnd w:id="708"/>
            <w:r w:rsidR="00E35F1F">
              <w:rPr>
                <w:rStyle w:val="CommentReference"/>
                <w:rFonts w:eastAsiaTheme="minorHAnsi" w:cstheme="minorBidi"/>
                <w:color w:val="auto"/>
                <w:lang w:val="en-CA"/>
              </w:rPr>
              <w:commentReference w:id="708"/>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lastRenderedPageBreak/>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9"/>
            <w:r>
              <w:t>indescribable</w:t>
            </w:r>
            <w:commentRangeEnd w:id="709"/>
            <w:r>
              <w:rPr>
                <w:rStyle w:val="CommentReference"/>
                <w:rFonts w:eastAsiaTheme="minorHAnsi" w:cstheme="minorBidi"/>
                <w:color w:val="auto"/>
                <w:lang w:val="en-CA"/>
              </w:rPr>
              <w:commentReference w:id="709"/>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lastRenderedPageBreak/>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10"/>
            <w:r>
              <w:t>Without mingling of substance</w:t>
            </w:r>
            <w:commentRangeEnd w:id="710"/>
            <w:r>
              <w:rPr>
                <w:rStyle w:val="CommentReference"/>
                <w:rFonts w:eastAsiaTheme="minorHAnsi" w:cstheme="minorBidi"/>
                <w:color w:val="auto"/>
                <w:lang w:val="en-CA"/>
              </w:rPr>
              <w:commentReference w:id="710"/>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11"/>
            <w:r w:rsidRPr="008D3689">
              <w:rPr>
                <w:highlight w:val="yellow"/>
              </w:rPr>
              <w:t>Ϯϯϩⲟ</w:t>
            </w:r>
            <w:commentRangeEnd w:id="711"/>
            <w:r w:rsidR="00F71B79">
              <w:rPr>
                <w:rStyle w:val="CommentReference"/>
                <w:rFonts w:ascii="Garamond" w:hAnsi="Garamond" w:cstheme="minorBidi"/>
                <w:noProof w:val="0"/>
                <w:lang w:val="en-CA"/>
              </w:rPr>
              <w:commentReference w:id="711"/>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2"/>
            <w:r>
              <w:t xml:space="preserve">intercede </w:t>
            </w:r>
            <w:commentRangeEnd w:id="712"/>
            <w:r>
              <w:rPr>
                <w:rStyle w:val="CommentReference"/>
                <w:rFonts w:eastAsiaTheme="minorHAnsi" w:cstheme="minorBidi"/>
                <w:color w:val="auto"/>
                <w:lang w:val="en-CA"/>
              </w:rPr>
              <w:commentReference w:id="712"/>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3" w:name="_Toc298445774"/>
      <w:bookmarkStart w:id="714" w:name="_Toc298681259"/>
      <w:bookmarkStart w:id="715" w:name="_Toc298447499"/>
      <w:r>
        <w:t>Part Nine</w:t>
      </w:r>
      <w:bookmarkEnd w:id="713"/>
      <w:bookmarkEnd w:id="714"/>
      <w:bookmarkEnd w:id="715"/>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lastRenderedPageBreak/>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7297B249" w:rsidR="00E35F1F" w:rsidRDefault="00E35F1F" w:rsidP="00E35F1F">
      <w:pPr>
        <w:pStyle w:val="Rubric"/>
      </w:pPr>
      <w:r>
        <w:t xml:space="preserve">On non-Sundays, return to the Second Canticle on Page </w:t>
      </w:r>
      <w:fldSimple w:instr=" PAGEREF _Ref297493889 ">
        <w:r w:rsidR="000E2EAC">
          <w:rPr>
            <w:noProof/>
          </w:rPr>
          <w:t>346</w:t>
        </w:r>
      </w:fldSimple>
      <w:r>
        <w:t>.</w:t>
      </w:r>
    </w:p>
    <w:p w14:paraId="7308305D" w14:textId="17DB14E7" w:rsidR="00E35F1F" w:rsidRDefault="00E35F1F" w:rsidP="00E35F1F">
      <w:pPr>
        <w:pStyle w:val="Heading6"/>
      </w:pPr>
      <w:bookmarkStart w:id="716" w:name="_Toc298445775"/>
      <w:bookmarkStart w:id="717" w:name="_Toc298681260"/>
      <w:bookmarkStart w:id="718" w:name="_Toc298447500"/>
      <w:r>
        <w:t>Part Ten</w:t>
      </w:r>
      <w:bookmarkEnd w:id="716"/>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9"/>
            <w:r>
              <w:t>honoured</w:t>
            </w:r>
            <w:r w:rsidRPr="007425E1">
              <w:t xml:space="preserve"> </w:t>
            </w:r>
            <w:commentRangeEnd w:id="719"/>
            <w:r>
              <w:rPr>
                <w:rStyle w:val="CommentReference"/>
                <w:rFonts w:eastAsiaTheme="minorHAnsi" w:cstheme="minorBidi"/>
                <w:color w:val="auto"/>
                <w:lang w:val="en-CA"/>
              </w:rPr>
              <w:commentReference w:id="719"/>
            </w:r>
            <w:commentRangeStart w:id="720"/>
            <w:r w:rsidRPr="007425E1">
              <w:t xml:space="preserve">more </w:t>
            </w:r>
            <w:commentRangeEnd w:id="720"/>
            <w:r>
              <w:rPr>
                <w:rStyle w:val="CommentReference"/>
                <w:rFonts w:eastAsiaTheme="minorHAnsi" w:cstheme="minorBidi"/>
                <w:color w:val="auto"/>
                <w:lang w:val="en-CA"/>
              </w:rPr>
              <w:commentReference w:id="720"/>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21"/>
            <w:r w:rsidRPr="007425E1">
              <w:t>means</w:t>
            </w:r>
            <w:commentRangeEnd w:id="721"/>
            <w:r>
              <w:rPr>
                <w:rStyle w:val="CommentReference"/>
                <w:rFonts w:eastAsiaTheme="minorHAnsi" w:cstheme="minorBidi"/>
                <w:color w:val="auto"/>
                <w:lang w:val="en-CA"/>
              </w:rPr>
              <w:commentReference w:id="721"/>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lastRenderedPageBreak/>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2" w:name="_Toc298445776"/>
      <w:bookmarkStart w:id="723" w:name="_Toc298681261"/>
      <w:bookmarkStart w:id="724" w:name="_Toc298447501"/>
      <w:r w:rsidRPr="00D24FE1">
        <w:t>Part</w:t>
      </w:r>
      <w:r>
        <w:t xml:space="preserve"> Eleven</w:t>
      </w:r>
      <w:bookmarkEnd w:id="722"/>
      <w:bookmarkEnd w:id="723"/>
      <w:bookmarkEnd w:id="724"/>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lastRenderedPageBreak/>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5" w:name="_Toc298445777"/>
      <w:bookmarkStart w:id="726" w:name="_Toc298681262"/>
      <w:bookmarkStart w:id="727" w:name="_Toc298447502"/>
      <w:r>
        <w:t>Part Twelve</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8"/>
            <w:r w:rsidRPr="007425E1">
              <w:t>heaven</w:t>
            </w:r>
            <w:commentRangeEnd w:id="728"/>
            <w:r>
              <w:rPr>
                <w:rStyle w:val="CommentReference"/>
                <w:rFonts w:eastAsiaTheme="minorHAnsi" w:cstheme="minorBidi"/>
                <w:color w:val="auto"/>
                <w:lang w:val="en-CA"/>
              </w:rPr>
              <w:commentReference w:id="728"/>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9"/>
            <w:r w:rsidRPr="007425E1">
              <w:t xml:space="preserve">true </w:t>
            </w:r>
            <w:commentRangeEnd w:id="729"/>
            <w:r>
              <w:rPr>
                <w:rStyle w:val="CommentReference"/>
                <w:rFonts w:eastAsiaTheme="minorHAnsi" w:cstheme="minorBidi"/>
                <w:color w:val="auto"/>
                <w:lang w:val="en-CA"/>
              </w:rPr>
              <w:commentReference w:id="729"/>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30" w:name="_Toc298445778"/>
      <w:bookmarkStart w:id="731" w:name="_Toc298681263"/>
      <w:bookmarkStart w:id="732" w:name="_Toc298447503"/>
      <w:r>
        <w:lastRenderedPageBreak/>
        <w:t>Part Thirteen</w:t>
      </w:r>
      <w:bookmarkEnd w:id="730"/>
      <w:bookmarkEnd w:id="731"/>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3"/>
            <w:r>
              <w:rPr>
                <w:rFonts w:eastAsiaTheme="minorHAnsi"/>
              </w:rPr>
              <w:t xml:space="preserve">Virgin Mary </w:t>
            </w:r>
            <w:commentRangeEnd w:id="733"/>
            <w:r>
              <w:rPr>
                <w:rStyle w:val="CommentReference"/>
                <w:rFonts w:eastAsiaTheme="minorHAnsi" w:cstheme="minorBidi"/>
                <w:color w:val="auto"/>
                <w:lang w:val="en-CA"/>
              </w:rPr>
              <w:commentReference w:id="733"/>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4"/>
            <w:r w:rsidRPr="007425E1">
              <w:t>And the Cherubic,</w:t>
            </w:r>
          </w:p>
          <w:p w14:paraId="317A08CE" w14:textId="77777777" w:rsidR="00E35F1F" w:rsidRPr="001A0083" w:rsidRDefault="00E35F1F" w:rsidP="00E35F1F">
            <w:pPr>
              <w:pStyle w:val="EngHangEnd"/>
            </w:pPr>
            <w:r>
              <w:t>Mercy Seat</w:t>
            </w:r>
            <w:commentRangeEnd w:id="734"/>
            <w:r>
              <w:t>.</w:t>
            </w:r>
            <w:r>
              <w:rPr>
                <w:rStyle w:val="CommentReference"/>
                <w:rFonts w:eastAsiaTheme="minorHAnsi" w:cstheme="minorBidi"/>
                <w:color w:val="auto"/>
                <w:lang w:val="en-CA"/>
              </w:rPr>
              <w:commentReference w:id="734"/>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5"/>
            <w:r w:rsidRPr="007425E1">
              <w:t>pot</w:t>
            </w:r>
            <w:commentRangeEnd w:id="735"/>
            <w:r>
              <w:rPr>
                <w:rStyle w:val="CommentReference"/>
                <w:rFonts w:eastAsiaTheme="minorHAnsi" w:cstheme="minorBidi"/>
                <w:color w:val="auto"/>
                <w:lang w:val="en-CA"/>
              </w:rPr>
              <w:commentReference w:id="735"/>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6"/>
            <w:r w:rsidRPr="007425E1">
              <w:t>l</w:t>
            </w:r>
            <w:r>
              <w:t>ampstand</w:t>
            </w:r>
            <w:commentRangeEnd w:id="736"/>
            <w:r>
              <w:rPr>
                <w:rStyle w:val="CommentReference"/>
                <w:rFonts w:eastAsiaTheme="minorHAnsi" w:cstheme="minorBidi"/>
                <w:color w:val="auto"/>
                <w:lang w:val="en-CA"/>
              </w:rPr>
              <w:commentReference w:id="736"/>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7" w:name="_Toc298445779"/>
      <w:bookmarkStart w:id="738" w:name="_Toc298681264"/>
      <w:bookmarkStart w:id="739" w:name="_Toc298447504"/>
      <w:r>
        <w:lastRenderedPageBreak/>
        <w:t>Part Fourteen</w:t>
      </w:r>
      <w:bookmarkEnd w:id="737"/>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40"/>
            <w:r w:rsidRPr="007425E1">
              <w:t>t</w:t>
            </w:r>
            <w:commentRangeEnd w:id="740"/>
            <w:r>
              <w:rPr>
                <w:rStyle w:val="CommentReference"/>
                <w:rFonts w:eastAsiaTheme="minorHAnsi" w:cstheme="minorBidi"/>
                <w:color w:val="auto"/>
                <w:lang w:val="en-CA"/>
              </w:rPr>
              <w:commentReference w:id="740"/>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41"/>
            <w:r>
              <w:t xml:space="preserve">The </w:t>
            </w:r>
            <w:commentRangeEnd w:id="741"/>
            <w:r>
              <w:rPr>
                <w:rStyle w:val="CommentReference"/>
                <w:rFonts w:eastAsiaTheme="minorHAnsi" w:cstheme="minorBidi"/>
                <w:color w:val="auto"/>
                <w:lang w:val="en-CA"/>
              </w:rPr>
              <w:commentReference w:id="741"/>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2"/>
            <w:r w:rsidRPr="007425E1">
              <w:t xml:space="preserve">And </w:t>
            </w:r>
            <w:commentRangeEnd w:id="742"/>
            <w:r>
              <w:rPr>
                <w:rStyle w:val="CommentReference"/>
                <w:rFonts w:eastAsiaTheme="minorHAnsi" w:cstheme="minorBidi"/>
                <w:color w:val="auto"/>
                <w:lang w:val="en-CA"/>
              </w:rPr>
              <w:commentReference w:id="742"/>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3" w:name="_Toc298445780"/>
      <w:bookmarkStart w:id="744" w:name="_Toc298681265"/>
      <w:bookmarkStart w:id="745" w:name="_Toc298447505"/>
      <w:r>
        <w:t>Part Fifteen</w:t>
      </w:r>
      <w:bookmarkEnd w:id="743"/>
      <w:bookmarkEnd w:id="744"/>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6"/>
            <w:r>
              <w:t>Which</w:t>
            </w:r>
            <w:r w:rsidRPr="007425E1">
              <w:t xml:space="preserve"> </w:t>
            </w:r>
            <w:commentRangeEnd w:id="746"/>
            <w:r>
              <w:rPr>
                <w:rStyle w:val="CommentReference"/>
                <w:rFonts w:eastAsiaTheme="minorHAnsi" w:cstheme="minorBidi"/>
                <w:color w:val="auto"/>
                <w:lang w:val="en-CA"/>
              </w:rPr>
              <w:commentReference w:id="746"/>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7"/>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7"/>
            <w:r>
              <w:rPr>
                <w:rStyle w:val="CommentReference"/>
                <w:rFonts w:ascii="Garamond" w:hAnsi="Garamond" w:cstheme="minorBidi"/>
                <w:noProof w:val="0"/>
                <w:lang w:val="en-CA"/>
              </w:rPr>
              <w:commentReference w:id="747"/>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8"/>
            <w:r w:rsidRPr="007425E1">
              <w:t>savour</w:t>
            </w:r>
            <w:commentRangeEnd w:id="748"/>
            <w:r>
              <w:rPr>
                <w:rStyle w:val="CommentReference"/>
                <w:rFonts w:eastAsiaTheme="minorHAnsi" w:cstheme="minorBidi"/>
                <w:color w:val="auto"/>
                <w:lang w:val="en-CA"/>
              </w:rPr>
              <w:commentReference w:id="748"/>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9"/>
            <w:r w:rsidRPr="007425E1">
              <w:t>estate</w:t>
            </w:r>
            <w:commentRangeEnd w:id="749"/>
            <w:r>
              <w:rPr>
                <w:rStyle w:val="CommentReference"/>
                <w:rFonts w:eastAsiaTheme="minorHAnsi" w:cstheme="minorBidi"/>
                <w:color w:val="auto"/>
                <w:lang w:val="en-CA"/>
              </w:rPr>
              <w:commentReference w:id="749"/>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50" w:name="_Toc298445781"/>
      <w:bookmarkStart w:id="751" w:name="_Toc298681266"/>
      <w:bookmarkStart w:id="752" w:name="_Toc298447506"/>
      <w:r>
        <w:rPr>
          <w:lang w:val="en-GB"/>
        </w:rPr>
        <w:lastRenderedPageBreak/>
        <w:t>Part Sixteen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3" w:name="_Toc298445782"/>
      <w:bookmarkStart w:id="754" w:name="_Toc298681267"/>
      <w:bookmarkStart w:id="755" w:name="_Toc298447507"/>
      <w:r w:rsidRPr="00D24FE1">
        <w:t>Part</w:t>
      </w:r>
      <w:r>
        <w:t xml:space="preserve"> Seventeen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6" w:name="_Toc298445783"/>
      <w:bookmarkStart w:id="757" w:name="_Toc298681268"/>
      <w:bookmarkStart w:id="758" w:name="_Toc298447508"/>
      <w:r>
        <w:t>Part Eighteen</w:t>
      </w:r>
      <w:bookmarkEnd w:id="756"/>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9"/>
            <w:r>
              <w:t>care</w:t>
            </w:r>
            <w:commentRangeEnd w:id="759"/>
            <w:r>
              <w:rPr>
                <w:rStyle w:val="CommentReference"/>
                <w:rFonts w:eastAsiaTheme="minorHAnsi" w:cstheme="minorBidi"/>
                <w:color w:val="auto"/>
                <w:lang w:val="en-CA"/>
              </w:rPr>
              <w:commentReference w:id="759"/>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60"/>
            <w:r w:rsidRPr="007425E1">
              <w:t xml:space="preserve">Sabbath </w:t>
            </w:r>
            <w:commentRangeEnd w:id="760"/>
            <w:r>
              <w:rPr>
                <w:rStyle w:val="CommentReference"/>
                <w:rFonts w:eastAsiaTheme="minorHAnsi" w:cstheme="minorBidi"/>
                <w:color w:val="auto"/>
                <w:lang w:val="en-CA"/>
              </w:rPr>
              <w:commentReference w:id="760"/>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61" w:name="_Toc298445784"/>
      <w:bookmarkStart w:id="762" w:name="_Toc298681269"/>
      <w:bookmarkStart w:id="763" w:name="_Toc298447509"/>
      <w:bookmarkStart w:id="764" w:name="_Ref299212037"/>
      <w:bookmarkStart w:id="765" w:name="_Ref299212071"/>
      <w:bookmarkStart w:id="766" w:name="_Toc308441907"/>
      <w:r>
        <w:t>The Antiphonarium is read.</w:t>
      </w:r>
    </w:p>
    <w:p w14:paraId="220BAA57" w14:textId="77777777" w:rsidR="00E35F1F" w:rsidRDefault="00E35F1F" w:rsidP="00E35F1F">
      <w:pPr>
        <w:pStyle w:val="Heading2"/>
      </w:pPr>
      <w:bookmarkStart w:id="767" w:name="_Ref434564976"/>
      <w:bookmarkStart w:id="768" w:name="_Toc485884431"/>
      <w:r>
        <w:lastRenderedPageBreak/>
        <w:t>The Conclusion of the Adam Theotokias</w:t>
      </w:r>
      <w:bookmarkEnd w:id="761"/>
      <w:bookmarkEnd w:id="762"/>
      <w:bookmarkEnd w:id="763"/>
      <w:bookmarkEnd w:id="764"/>
      <w:bookmarkEnd w:id="765"/>
      <w:bookmarkEnd w:id="766"/>
      <w:bookmarkEnd w:id="767"/>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9"/>
            <w:r w:rsidRPr="007425E1">
              <w:rPr>
                <w:rFonts w:eastAsiaTheme="minorHAnsi"/>
              </w:rPr>
              <w:t xml:space="preserve">too </w:t>
            </w:r>
            <w:commentRangeEnd w:id="769"/>
            <w:r>
              <w:rPr>
                <w:rStyle w:val="CommentReference"/>
                <w:rFonts w:eastAsiaTheme="minorHAnsi" w:cstheme="minorBidi"/>
                <w:color w:val="auto"/>
                <w:lang w:val="en-CA"/>
              </w:rPr>
              <w:commentReference w:id="769"/>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70"/>
            <w:r>
              <w:rPr>
                <w:rFonts w:eastAsiaTheme="minorHAnsi"/>
              </w:rPr>
              <w:t>I</w:t>
            </w:r>
            <w:r w:rsidRPr="007425E1">
              <w:rPr>
                <w:rFonts w:eastAsiaTheme="minorHAnsi"/>
              </w:rPr>
              <w:t xml:space="preserve"> </w:t>
            </w:r>
            <w:commentRangeEnd w:id="770"/>
            <w:r>
              <w:rPr>
                <w:rStyle w:val="CommentReference"/>
                <w:rFonts w:eastAsiaTheme="minorHAnsi" w:cstheme="minorBidi"/>
                <w:color w:val="auto"/>
                <w:lang w:val="en-CA"/>
              </w:rPr>
              <w:commentReference w:id="770"/>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71"/>
            <w:r w:rsidRPr="007425E1">
              <w:rPr>
                <w:rFonts w:eastAsiaTheme="minorHAnsi"/>
              </w:rPr>
              <w:t>To offer repentance</w:t>
            </w:r>
            <w:commentRangeEnd w:id="771"/>
            <w:r>
              <w:rPr>
                <w:rStyle w:val="CommentReference"/>
                <w:rFonts w:eastAsiaTheme="minorHAnsi" w:cstheme="minorBidi"/>
                <w:color w:val="auto"/>
                <w:lang w:val="en-CA"/>
              </w:rPr>
              <w:commentReference w:id="771"/>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2"/>
            <w:r w:rsidRPr="007425E1">
              <w:rPr>
                <w:rFonts w:eastAsiaTheme="minorHAnsi"/>
              </w:rPr>
              <w:t>The death of a sinner</w:t>
            </w:r>
            <w:commentRangeEnd w:id="772"/>
            <w:r>
              <w:rPr>
                <w:rStyle w:val="CommentReference"/>
                <w:rFonts w:eastAsiaTheme="minorHAnsi" w:cstheme="minorBidi"/>
                <w:color w:val="auto"/>
                <w:lang w:val="en-CA"/>
              </w:rPr>
              <w:commentReference w:id="772"/>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3"/>
            <w:r>
              <w:t>kind-hearted</w:t>
            </w:r>
            <w:commentRangeEnd w:id="773"/>
            <w:r>
              <w:rPr>
                <w:rStyle w:val="CommentReference"/>
                <w:rFonts w:eastAsiaTheme="minorHAnsi" w:cstheme="minorBidi"/>
                <w:color w:val="auto"/>
                <w:lang w:val="en-CA"/>
              </w:rPr>
              <w:commentReference w:id="773"/>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4"/>
            <w:r>
              <w:t>compassions</w:t>
            </w:r>
            <w:commentRangeEnd w:id="774"/>
            <w:r>
              <w:rPr>
                <w:rStyle w:val="CommentReference"/>
                <w:rFonts w:eastAsiaTheme="minorHAnsi" w:cstheme="minorBidi"/>
                <w:color w:val="auto"/>
                <w:lang w:val="en-CA"/>
              </w:rPr>
              <w:commentReference w:id="774"/>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5"/>
            <w:r w:rsidRPr="007425E1">
              <w:t xml:space="preserve">May </w:t>
            </w:r>
            <w:commentRangeEnd w:id="775"/>
            <w:r>
              <w:rPr>
                <w:rStyle w:val="CommentReference"/>
                <w:rFonts w:eastAsiaTheme="minorHAnsi" w:cstheme="minorBidi"/>
                <w:color w:val="auto"/>
                <w:lang w:val="en-CA"/>
              </w:rPr>
              <w:commentReference w:id="775"/>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6" w:name="_Toc298445791"/>
      <w:bookmarkStart w:id="777" w:name="_Toc298681276"/>
      <w:bookmarkStart w:id="778" w:name="_Toc298447516"/>
      <w:bookmarkStart w:id="779" w:name="_Toc308441914"/>
      <w:bookmarkStart w:id="780" w:name="_Toc485884432"/>
      <w:r>
        <w:lastRenderedPageBreak/>
        <w:t>Monday</w:t>
      </w:r>
      <w:bookmarkEnd w:id="776"/>
      <w:bookmarkEnd w:id="777"/>
      <w:bookmarkEnd w:id="778"/>
      <w:bookmarkEnd w:id="779"/>
      <w:bookmarkEnd w:id="780"/>
    </w:p>
    <w:p w14:paraId="47BF983A" w14:textId="77777777" w:rsidR="00E35F1F" w:rsidRDefault="00E35F1F" w:rsidP="00E35F1F">
      <w:pPr>
        <w:pStyle w:val="Heading3"/>
      </w:pPr>
      <w:bookmarkStart w:id="781" w:name="_Toc298445792"/>
      <w:bookmarkStart w:id="782" w:name="_Toc298681277"/>
      <w:bookmarkStart w:id="783" w:name="_Toc298447517"/>
      <w:bookmarkStart w:id="784" w:name="_Toc308441915"/>
      <w:bookmarkStart w:id="785" w:name="_Ref452619611"/>
      <w:bookmarkStart w:id="786" w:name="_Ref452619614"/>
      <w:r>
        <w:t>The Monday Psali Adam</w:t>
      </w:r>
      <w:bookmarkEnd w:id="781"/>
      <w:bookmarkEnd w:id="782"/>
      <w:bookmarkEnd w:id="783"/>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7"/>
            <w:r>
              <w:t>G</w:t>
            </w:r>
            <w:r w:rsidRPr="007425E1">
              <w:t xml:space="preserve">reatly </w:t>
            </w:r>
            <w:commentRangeEnd w:id="787"/>
            <w:r>
              <w:rPr>
                <w:rStyle w:val="CommentReference"/>
                <w:rFonts w:ascii="Times New Roman" w:eastAsiaTheme="minorHAnsi" w:hAnsi="Times New Roman" w:cstheme="minorBidi"/>
                <w:color w:val="auto"/>
              </w:rPr>
              <w:commentReference w:id="787"/>
            </w:r>
            <w:r w:rsidRPr="007425E1">
              <w:t>exalted</w:t>
            </w:r>
            <w:r>
              <w:t>,</w:t>
            </w:r>
          </w:p>
          <w:p w14:paraId="5F0EBDF2" w14:textId="77777777" w:rsidR="00E35F1F" w:rsidRDefault="00E35F1F" w:rsidP="00E35F1F">
            <w:pPr>
              <w:pStyle w:val="EngHang"/>
              <w:spacing w:before="2"/>
            </w:pPr>
            <w:commentRangeStart w:id="788"/>
            <w:r>
              <w:t>B</w:t>
            </w:r>
            <w:r w:rsidRPr="007425E1">
              <w:t xml:space="preserve">eyond </w:t>
            </w:r>
            <w:commentRangeEnd w:id="788"/>
            <w:r>
              <w:rPr>
                <w:rStyle w:val="CommentReference"/>
                <w:rFonts w:ascii="Times New Roman" w:eastAsiaTheme="minorHAnsi" w:hAnsi="Times New Roman" w:cstheme="minorBidi"/>
                <w:color w:val="auto"/>
              </w:rPr>
              <w:commentReference w:id="788"/>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9"/>
            <w:r>
              <w:t>righteous</w:t>
            </w:r>
            <w:commentRangeEnd w:id="789"/>
            <w:r>
              <w:rPr>
                <w:rStyle w:val="CommentReference"/>
                <w:rFonts w:ascii="Times New Roman" w:eastAsiaTheme="minorHAnsi" w:hAnsi="Times New Roman" w:cstheme="minorBidi"/>
                <w:color w:val="auto"/>
              </w:rPr>
              <w:commentReference w:id="789"/>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90"/>
            <w:r>
              <w:t>M</w:t>
            </w:r>
            <w:r w:rsidRPr="007425E1">
              <w:t xml:space="preserve">editate </w:t>
            </w:r>
            <w:commentRangeEnd w:id="790"/>
            <w:r>
              <w:rPr>
                <w:rStyle w:val="CommentReference"/>
                <w:rFonts w:ascii="Times New Roman" w:eastAsiaTheme="minorHAnsi" w:hAnsi="Times New Roman" w:cstheme="minorBidi"/>
                <w:color w:val="auto"/>
              </w:rPr>
              <w:commentReference w:id="790"/>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91"/>
            <w:r>
              <w:t>lips</w:t>
            </w:r>
            <w:commentRangeEnd w:id="791"/>
            <w:r>
              <w:rPr>
                <w:rStyle w:val="CommentReference"/>
              </w:rPr>
              <w:commentReference w:id="791"/>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2"/>
            <w:r w:rsidR="00E35F1F" w:rsidRPr="007425E1">
              <w:t>f</w:t>
            </w:r>
            <w:commentRangeEnd w:id="792"/>
            <w:r w:rsidR="00E35F1F">
              <w:rPr>
                <w:rStyle w:val="CommentReference"/>
              </w:rPr>
              <w:commentReference w:id="792"/>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3"/>
            <w:r w:rsidRPr="007425E1">
              <w:t>praise</w:t>
            </w:r>
            <w:r>
              <w:t xml:space="preserve"> </w:t>
            </w:r>
            <w:commentRangeEnd w:id="793"/>
            <w:r>
              <w:rPr>
                <w:rStyle w:val="CommentReference"/>
                <w:rFonts w:ascii="Times New Roman" w:eastAsiaTheme="minorHAnsi" w:hAnsi="Times New Roman" w:cstheme="minorBidi"/>
                <w:color w:val="auto"/>
              </w:rPr>
              <w:commentReference w:id="793"/>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4"/>
            <w:r>
              <w:t>set</w:t>
            </w:r>
            <w:r w:rsidRPr="007425E1">
              <w:t xml:space="preserve"> </w:t>
            </w:r>
            <w:commentRangeEnd w:id="794"/>
            <w:r>
              <w:rPr>
                <w:rStyle w:val="CommentReference"/>
                <w:rFonts w:ascii="Times New Roman" w:eastAsiaTheme="minorHAnsi" w:hAnsi="Times New Roman" w:cstheme="minorBidi"/>
                <w:color w:val="auto"/>
              </w:rPr>
              <w:commentReference w:id="794"/>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5"/>
            <w:r w:rsidRPr="007425E1">
              <w:t xml:space="preserve"> </w:t>
            </w:r>
            <w:commentRangeEnd w:id="795"/>
            <w:r>
              <w:rPr>
                <w:rStyle w:val="CommentReference"/>
                <w:rFonts w:ascii="Times New Roman" w:eastAsiaTheme="minorHAnsi" w:hAnsi="Times New Roman" w:cstheme="minorBidi"/>
                <w:color w:val="auto"/>
              </w:rPr>
              <w:commentReference w:id="795"/>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6"/>
            <w:r>
              <w:t xml:space="preserve">similitudes </w:t>
            </w:r>
            <w:commentRangeEnd w:id="796"/>
            <w:r>
              <w:rPr>
                <w:rStyle w:val="CommentReference"/>
                <w:rFonts w:ascii="Times New Roman" w:eastAsiaTheme="minorHAnsi" w:hAnsi="Times New Roman" w:cstheme="minorBidi"/>
                <w:color w:val="auto"/>
              </w:rPr>
              <w:commentReference w:id="796"/>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7" w:name="_Toc298445793"/>
      <w:bookmarkStart w:id="798" w:name="_Toc298681278"/>
      <w:bookmarkStart w:id="799" w:name="_Toc298447518"/>
      <w:bookmarkStart w:id="800" w:name="_Toc308441916"/>
      <w:r w:rsidRPr="00FD2E69">
        <w:t>The Conclusion of the Adam Psali</w:t>
      </w:r>
      <w:bookmarkEnd w:id="797"/>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801" w:name="_Ref452619708"/>
      <w:r>
        <w:t>The Monday Theotokia</w:t>
      </w:r>
      <w:bookmarkEnd w:id="801"/>
    </w:p>
    <w:p w14:paraId="709F76CB" w14:textId="77777777" w:rsidR="00E35F1F" w:rsidRDefault="00E35F1F" w:rsidP="00E35F1F">
      <w:pPr>
        <w:pStyle w:val="Heading6"/>
      </w:pPr>
      <w:bookmarkStart w:id="802" w:name="_Toc298445794"/>
      <w:bookmarkStart w:id="803" w:name="_Toc298681279"/>
      <w:bookmarkStart w:id="804" w:name="_Toc298447519"/>
      <w:r>
        <w:t>Part One</w:t>
      </w:r>
      <w:bookmarkEnd w:id="802"/>
      <w:bookmarkEnd w:id="803"/>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5"/>
            <w:r>
              <w:t xml:space="preserve">his </w:t>
            </w:r>
            <w:commentRangeEnd w:id="805"/>
            <w:r>
              <w:rPr>
                <w:rStyle w:val="CommentReference"/>
              </w:rPr>
              <w:commentReference w:id="805"/>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6"/>
            <w:r w:rsidRPr="007425E1">
              <w:t xml:space="preserve"> </w:t>
            </w:r>
            <w:commentRangeEnd w:id="806"/>
            <w:r>
              <w:rPr>
                <w:rStyle w:val="CommentReference"/>
                <w:rFonts w:ascii="Times New Roman" w:eastAsiaTheme="minorHAnsi" w:hAnsi="Times New Roman" w:cstheme="minorBidi"/>
                <w:color w:val="auto"/>
              </w:rPr>
              <w:commentReference w:id="806"/>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7" w:name="_Toc298445795"/>
      <w:bookmarkStart w:id="808" w:name="_Toc298681280"/>
      <w:bookmarkStart w:id="809" w:name="_Toc298447520"/>
      <w:r>
        <w:t>Part Two</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10"/>
            <w:r w:rsidRPr="007425E1">
              <w:t xml:space="preserve"> </w:t>
            </w:r>
            <w:commentRangeEnd w:id="810"/>
            <w:r>
              <w:rPr>
                <w:rStyle w:val="CommentReference"/>
                <w:rFonts w:ascii="Times New Roman" w:eastAsiaTheme="minorHAnsi" w:hAnsi="Times New Roman" w:cstheme="minorBidi"/>
                <w:color w:val="auto"/>
              </w:rPr>
              <w:commentReference w:id="810"/>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11" w:name="_Toc298445796"/>
      <w:bookmarkStart w:id="812" w:name="_Toc298681281"/>
      <w:bookmarkStart w:id="813" w:name="_Toc298447521"/>
      <w:r>
        <w:t>Part Three</w:t>
      </w:r>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4"/>
            <w:r w:rsidRPr="007425E1">
              <w:t xml:space="preserve">only </w:t>
            </w:r>
            <w:commentRangeEnd w:id="814"/>
            <w:r>
              <w:rPr>
                <w:rStyle w:val="CommentReference"/>
                <w:rFonts w:ascii="Times New Roman" w:eastAsiaTheme="minorHAnsi" w:hAnsi="Times New Roman" w:cstheme="minorBidi"/>
                <w:color w:val="auto"/>
              </w:rPr>
              <w:commentReference w:id="814"/>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5"/>
            <w:r w:rsidRPr="007425E1">
              <w:t xml:space="preserve">save </w:t>
            </w:r>
            <w:commentRangeEnd w:id="815"/>
            <w:r>
              <w:rPr>
                <w:rStyle w:val="CommentReference"/>
              </w:rPr>
              <w:commentReference w:id="815"/>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6"/>
            <w:r w:rsidRPr="007425E1">
              <w:t xml:space="preserve"> </w:t>
            </w:r>
            <w:commentRangeEnd w:id="816"/>
            <w:r>
              <w:rPr>
                <w:rStyle w:val="CommentReference"/>
                <w:rFonts w:ascii="Times New Roman" w:eastAsiaTheme="minorHAnsi" w:hAnsi="Times New Roman" w:cstheme="minorBidi"/>
                <w:color w:val="auto"/>
              </w:rPr>
              <w:commentReference w:id="816"/>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7" w:name="_Toc298445797"/>
      <w:bookmarkStart w:id="818" w:name="_Toc298681282"/>
      <w:bookmarkStart w:id="819" w:name="_Toc298447522"/>
      <w:r>
        <w:lastRenderedPageBreak/>
        <w:t>Part Four</w:t>
      </w:r>
      <w:bookmarkEnd w:id="817"/>
      <w:bookmarkEnd w:id="818"/>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20"/>
            <w:r w:rsidRPr="007425E1">
              <w:t>counsel</w:t>
            </w:r>
            <w:commentRangeEnd w:id="820"/>
            <w:r>
              <w:rPr>
                <w:rStyle w:val="CommentReference"/>
              </w:rPr>
              <w:commentReference w:id="820"/>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21"/>
            <w:r w:rsidRPr="007425E1">
              <w:t xml:space="preserve"> </w:t>
            </w:r>
            <w:commentRangeEnd w:id="821"/>
            <w:r>
              <w:rPr>
                <w:rStyle w:val="CommentReference"/>
                <w:rFonts w:ascii="Times New Roman" w:eastAsiaTheme="minorHAnsi" w:hAnsi="Times New Roman" w:cstheme="minorBidi"/>
                <w:color w:val="auto"/>
              </w:rPr>
              <w:commentReference w:id="821"/>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2" w:name="_Toc298445798"/>
      <w:bookmarkStart w:id="823" w:name="_Toc298681283"/>
      <w:bookmarkStart w:id="824" w:name="_Toc298447523"/>
      <w:r>
        <w:t>Part Five</w:t>
      </w:r>
      <w:bookmarkEnd w:id="822"/>
      <w:bookmarkEnd w:id="823"/>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5"/>
            <w:r w:rsidRPr="007425E1">
              <w:t>overcome</w:t>
            </w:r>
            <w:commentRangeEnd w:id="825"/>
            <w:r>
              <w:rPr>
                <w:rStyle w:val="CommentReference"/>
                <w:rFonts w:ascii="Times New Roman" w:eastAsiaTheme="minorHAnsi" w:hAnsi="Times New Roman" w:cstheme="minorBidi"/>
                <w:color w:val="auto"/>
              </w:rPr>
              <w:commentReference w:id="825"/>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6"/>
            <w:r w:rsidRPr="007425E1">
              <w:t xml:space="preserve"> </w:t>
            </w:r>
            <w:commentRangeEnd w:id="826"/>
            <w:r>
              <w:rPr>
                <w:rStyle w:val="CommentReference"/>
                <w:rFonts w:ascii="Times New Roman" w:eastAsiaTheme="minorHAnsi" w:hAnsi="Times New Roman" w:cstheme="minorBidi"/>
                <w:color w:val="auto"/>
              </w:rPr>
              <w:commentReference w:id="826"/>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7" w:name="_Toc298445799"/>
      <w:bookmarkStart w:id="828" w:name="_Toc298681284"/>
      <w:bookmarkStart w:id="829" w:name="_Toc298447524"/>
      <w:r>
        <w:t>Part Six</w:t>
      </w:r>
      <w:bookmarkEnd w:id="827"/>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30"/>
            <w:r>
              <w:t>A</w:t>
            </w:r>
            <w:r w:rsidRPr="007425E1">
              <w:t xml:space="preserve">nd became </w:t>
            </w:r>
            <w:r w:rsidR="00DA1843">
              <w:t>man perfectly</w:t>
            </w:r>
            <w:commentRangeEnd w:id="830"/>
            <w:r>
              <w:rPr>
                <w:rStyle w:val="CommentReference"/>
              </w:rPr>
              <w:commentReference w:id="830"/>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31"/>
            <w:r w:rsidRPr="007425E1">
              <w:t xml:space="preserve">Without </w:t>
            </w:r>
            <w:commentRangeEnd w:id="831"/>
            <w:r>
              <w:rPr>
                <w:rStyle w:val="CommentReference"/>
                <w:rFonts w:ascii="Times New Roman" w:eastAsiaTheme="minorHAnsi" w:hAnsi="Times New Roman" w:cstheme="minorBidi"/>
                <w:color w:val="auto"/>
              </w:rPr>
              <w:commentReference w:id="83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2"/>
            <w:r w:rsidRPr="007425E1">
              <w:t xml:space="preserve"> </w:t>
            </w:r>
            <w:commentRangeEnd w:id="832"/>
            <w:r>
              <w:rPr>
                <w:rStyle w:val="CommentReference"/>
                <w:rFonts w:ascii="Times New Roman" w:eastAsiaTheme="minorHAnsi" w:hAnsi="Times New Roman" w:cstheme="minorBidi"/>
                <w:color w:val="auto"/>
              </w:rPr>
              <w:commentReference w:id="832"/>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3" w:name="_Toc298445800"/>
      <w:bookmarkStart w:id="834" w:name="_Toc298681285"/>
      <w:bookmarkStart w:id="835" w:name="_Toc298447525"/>
      <w:r>
        <w:t>Part Seven</w:t>
      </w:r>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6"/>
            <w:r w:rsidRPr="007425E1">
              <w:t xml:space="preserve"> </w:t>
            </w:r>
            <w:commentRangeEnd w:id="836"/>
            <w:r>
              <w:rPr>
                <w:rStyle w:val="CommentReference"/>
                <w:rFonts w:ascii="Times New Roman" w:eastAsiaTheme="minorHAnsi" w:hAnsi="Times New Roman" w:cstheme="minorBidi"/>
                <w:color w:val="auto"/>
              </w:rPr>
              <w:commentReference w:id="836"/>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7" w:name="_Toc298445801"/>
      <w:bookmarkStart w:id="838" w:name="_Toc298681286"/>
      <w:bookmarkStart w:id="839" w:name="_Toc298447526"/>
      <w:r>
        <w:t>Part Eight</w:t>
      </w:r>
      <w:bookmarkEnd w:id="837"/>
      <w:bookmarkEnd w:id="838"/>
      <w:bookmarkEnd w:id="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40"/>
            <w:r w:rsidRPr="007425E1">
              <w:t xml:space="preserve"> </w:t>
            </w:r>
            <w:commentRangeEnd w:id="840"/>
            <w:r>
              <w:rPr>
                <w:rStyle w:val="CommentReference"/>
                <w:rFonts w:ascii="Times New Roman" w:eastAsiaTheme="minorHAnsi" w:hAnsi="Times New Roman" w:cstheme="minorBidi"/>
                <w:color w:val="auto"/>
              </w:rPr>
              <w:commentReference w:id="84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41"/>
            <w:r w:rsidRPr="007425E1">
              <w:t xml:space="preserve"> </w:t>
            </w:r>
            <w:commentRangeEnd w:id="841"/>
            <w:r>
              <w:rPr>
                <w:rStyle w:val="CommentReference"/>
                <w:rFonts w:ascii="Times New Roman" w:eastAsiaTheme="minorHAnsi" w:hAnsi="Times New Roman" w:cstheme="minorBidi"/>
                <w:color w:val="auto"/>
              </w:rPr>
              <w:commentReference w:id="841"/>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2" w:name="_Toc298445802"/>
      <w:bookmarkStart w:id="843" w:name="_Toc298681287"/>
      <w:bookmarkStart w:id="844" w:name="_Toc298447527"/>
      <w:r>
        <w:t>Part Nine</w:t>
      </w:r>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5"/>
            <w:r>
              <w:t>A</w:t>
            </w:r>
            <w:r w:rsidRPr="007425E1">
              <w:t>ngels</w:t>
            </w:r>
            <w:commentRangeEnd w:id="845"/>
            <w:r>
              <w:rPr>
                <w:rStyle w:val="CommentReference"/>
                <w:rFonts w:ascii="Times New Roman" w:eastAsiaTheme="minorHAnsi" w:hAnsi="Times New Roman" w:cstheme="minorBidi"/>
                <w:color w:val="auto"/>
              </w:rPr>
              <w:commentReference w:id="845"/>
            </w:r>
            <w:r w:rsidRPr="007425E1">
              <w:t xml:space="preserve"> of light </w:t>
            </w:r>
          </w:p>
          <w:p w14:paraId="63D00661" w14:textId="77777777" w:rsidR="00E35F1F" w:rsidRDefault="00E35F1F" w:rsidP="00E35F1F">
            <w:pPr>
              <w:pStyle w:val="EngHangEnd"/>
            </w:pPr>
            <w:commentRangeStart w:id="846"/>
            <w:r>
              <w:t>P</w:t>
            </w:r>
            <w:r w:rsidRPr="007425E1">
              <w:t xml:space="preserve">raise </w:t>
            </w:r>
            <w:commentRangeEnd w:id="846"/>
            <w:r>
              <w:rPr>
                <w:rStyle w:val="CommentReference"/>
              </w:rPr>
              <w:commentReference w:id="846"/>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7"/>
            <w:r>
              <w:t>shone</w:t>
            </w:r>
            <w:commentRangeEnd w:id="847"/>
            <w:r>
              <w:rPr>
                <w:rStyle w:val="CommentReference"/>
                <w:rFonts w:ascii="Times New Roman" w:eastAsiaTheme="minorHAnsi" w:hAnsi="Times New Roman" w:cstheme="minorBidi"/>
                <w:color w:val="auto"/>
              </w:rPr>
              <w:commentReference w:id="847"/>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8"/>
            <w:r w:rsidRPr="007425E1">
              <w:t xml:space="preserve">In </w:t>
            </w:r>
            <w:commentRangeEnd w:id="848"/>
            <w:r>
              <w:rPr>
                <w:rStyle w:val="CommentReference"/>
                <w:rFonts w:ascii="Times New Roman" w:eastAsiaTheme="minorHAnsi" w:hAnsi="Times New Roman" w:cstheme="minorBidi"/>
                <w:color w:val="auto"/>
              </w:rPr>
              <w:commentReference w:id="848"/>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9"/>
            <w:r>
              <w:t>W</w:t>
            </w:r>
            <w:r w:rsidRPr="007425E1">
              <w:t xml:space="preserve">ho </w:t>
            </w:r>
            <w:commentRangeEnd w:id="849"/>
            <w:r>
              <w:rPr>
                <w:rStyle w:val="CommentReference"/>
                <w:rFonts w:ascii="Times New Roman" w:eastAsiaTheme="minorHAnsi" w:hAnsi="Times New Roman" w:cstheme="minorBidi"/>
                <w:color w:val="auto"/>
              </w:rPr>
              <w:commentReference w:id="849"/>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50"/>
            <w:r w:rsidRPr="007425E1">
              <w:t xml:space="preserve">we bless </w:t>
            </w:r>
            <w:r>
              <w:t>You</w:t>
            </w:r>
            <w:r w:rsidRPr="007425E1">
              <w:t xml:space="preserve"> </w:t>
            </w:r>
            <w:commentRangeEnd w:id="850"/>
            <w:r>
              <w:rPr>
                <w:rStyle w:val="CommentReference"/>
                <w:rFonts w:ascii="Times New Roman" w:eastAsiaTheme="minorHAnsi" w:hAnsi="Times New Roman" w:cstheme="minorBidi"/>
                <w:color w:val="auto"/>
              </w:rPr>
              <w:commentReference w:id="850"/>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51"/>
            <w:r w:rsidRPr="007425E1">
              <w:t xml:space="preserve"> </w:t>
            </w:r>
            <w:commentRangeEnd w:id="851"/>
            <w:r>
              <w:rPr>
                <w:rStyle w:val="CommentReference"/>
                <w:rFonts w:ascii="Times New Roman" w:eastAsiaTheme="minorHAnsi" w:hAnsi="Times New Roman" w:cstheme="minorBidi"/>
                <w:color w:val="auto"/>
              </w:rPr>
              <w:commentReference w:id="851"/>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2" w:name="_Toc298445803"/>
      <w:bookmarkStart w:id="853" w:name="_Toc298681288"/>
      <w:bookmarkStart w:id="854" w:name="_Toc298447528"/>
      <w:bookmarkStart w:id="855" w:name="_Toc308441917"/>
      <w:r>
        <w:lastRenderedPageBreak/>
        <w:t>The Crown Adam</w:t>
      </w:r>
      <w:bookmarkEnd w:id="852"/>
      <w:bookmarkEnd w:id="853"/>
      <w:bookmarkEnd w:id="854"/>
      <w:bookmarkEnd w:id="855"/>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6"/>
            <w:r w:rsidRPr="007425E1">
              <w:t>estate</w:t>
            </w:r>
            <w:commentRangeEnd w:id="856"/>
            <w:r>
              <w:rPr>
                <w:rStyle w:val="CommentReference"/>
              </w:rPr>
              <w:commentReference w:id="856"/>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7"/>
            <w:r w:rsidRPr="007425E1">
              <w:t xml:space="preserve">holy </w:t>
            </w:r>
            <w:commentRangeEnd w:id="857"/>
            <w:r>
              <w:rPr>
                <w:rStyle w:val="CommentReference"/>
              </w:rPr>
              <w:commentReference w:id="857"/>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8"/>
            <w:r>
              <w:t xml:space="preserve">Womanhood </w:t>
            </w:r>
            <w:commentRangeEnd w:id="858"/>
            <w:r>
              <w:rPr>
                <w:rStyle w:val="CommentReference"/>
                <w:rFonts w:ascii="Times New Roman" w:eastAsiaTheme="minorHAnsi" w:hAnsi="Times New Roman" w:cstheme="minorBidi"/>
                <w:color w:val="auto"/>
              </w:rPr>
              <w:commentReference w:id="858"/>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55E482"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E2EAC">
        <w:rPr>
          <w:noProof/>
        </w:rPr>
        <w:t>459</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9" w:name="_Toc298445804"/>
      <w:bookmarkStart w:id="860" w:name="_Toc298681289"/>
      <w:bookmarkStart w:id="861" w:name="_Toc298447529"/>
      <w:bookmarkStart w:id="862" w:name="_Toc308441918"/>
      <w:bookmarkStart w:id="863" w:name="_Toc485884433"/>
      <w:r>
        <w:lastRenderedPageBreak/>
        <w:t>Tuesday</w:t>
      </w:r>
      <w:bookmarkEnd w:id="859"/>
      <w:bookmarkEnd w:id="860"/>
      <w:bookmarkEnd w:id="861"/>
      <w:bookmarkEnd w:id="862"/>
      <w:bookmarkEnd w:id="863"/>
    </w:p>
    <w:p w14:paraId="5EF92007" w14:textId="77777777" w:rsidR="00E35F1F" w:rsidRDefault="00E35F1F" w:rsidP="00E35F1F">
      <w:pPr>
        <w:pStyle w:val="Heading3"/>
      </w:pPr>
      <w:bookmarkStart w:id="864" w:name="_Toc298445805"/>
      <w:bookmarkStart w:id="865" w:name="_Toc298681290"/>
      <w:bookmarkStart w:id="866" w:name="_Toc298447530"/>
      <w:bookmarkStart w:id="867" w:name="_Toc308441919"/>
      <w:bookmarkStart w:id="868" w:name="_Ref452619734"/>
      <w:bookmarkStart w:id="869" w:name="_Ref452619738"/>
      <w:r>
        <w:t>The Tuesday Psali Adam</w:t>
      </w:r>
      <w:bookmarkEnd w:id="864"/>
      <w:bookmarkEnd w:id="865"/>
      <w:bookmarkEnd w:id="866"/>
      <w:bookmarkEnd w:id="867"/>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70"/>
            <w:r w:rsidRPr="007425E1">
              <w:t>wandered</w:t>
            </w:r>
            <w:commentRangeEnd w:id="870"/>
            <w:r>
              <w:rPr>
                <w:rStyle w:val="CommentReference"/>
                <w:rFonts w:ascii="Times New Roman" w:eastAsiaTheme="minorHAnsi" w:hAnsi="Times New Roman" w:cstheme="minorBidi"/>
                <w:color w:val="auto"/>
              </w:rPr>
              <w:commentReference w:id="870"/>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71"/>
            <w:r w:rsidRPr="007425E1">
              <w:t>cold and frost</w:t>
            </w:r>
            <w:commentRangeEnd w:id="871"/>
            <w:r>
              <w:rPr>
                <w:rStyle w:val="CommentReference"/>
              </w:rPr>
              <w:commentReference w:id="871"/>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2"/>
            <w:r>
              <w:t>From</w:t>
            </w:r>
            <w:r w:rsidRPr="007425E1">
              <w:t xml:space="preserve"> </w:t>
            </w:r>
            <w:commentRangeEnd w:id="872"/>
            <w:r>
              <w:rPr>
                <w:rStyle w:val="CommentReference"/>
              </w:rPr>
              <w:commentReference w:id="872"/>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3" w:name="_Toc298445806"/>
      <w:bookmarkStart w:id="874" w:name="_Toc298681291"/>
      <w:bookmarkStart w:id="875" w:name="_Toc298447531"/>
      <w:bookmarkStart w:id="876" w:name="_Toc308441920"/>
      <w:r w:rsidRPr="00FD2E69">
        <w:lastRenderedPageBreak/>
        <w:t>The Conclusion of the Adam Psali</w:t>
      </w:r>
      <w:bookmarkEnd w:id="873"/>
      <w:bookmarkEnd w:id="874"/>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7" w:name="_Toc298445807"/>
      <w:bookmarkStart w:id="878" w:name="_Toc298681292"/>
      <w:bookmarkStart w:id="879" w:name="_Toc298447532"/>
      <w:bookmarkStart w:id="880" w:name="_Toc308441921"/>
      <w:bookmarkStart w:id="881" w:name="_Ref452619755"/>
      <w:bookmarkStart w:id="882" w:name="_Ref452619759"/>
      <w:r>
        <w:t>The Tuesday Theotokia</w:t>
      </w:r>
      <w:bookmarkEnd w:id="877"/>
      <w:bookmarkEnd w:id="878"/>
      <w:bookmarkEnd w:id="879"/>
      <w:bookmarkEnd w:id="880"/>
      <w:bookmarkEnd w:id="881"/>
      <w:bookmarkEnd w:id="882"/>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3" w:name="_Toc298445808"/>
      <w:bookmarkStart w:id="884" w:name="_Toc298681293"/>
      <w:bookmarkStart w:id="885" w:name="_Toc298447533"/>
      <w:r>
        <w:t>Part One</w:t>
      </w:r>
      <w:bookmarkEnd w:id="883"/>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6" w:name="_Toc298445809"/>
      <w:bookmarkStart w:id="887" w:name="_Toc298681294"/>
      <w:bookmarkStart w:id="888" w:name="_Toc298447534"/>
      <w:r>
        <w:t>Part Tw</w:t>
      </w:r>
      <w:bookmarkEnd w:id="886"/>
      <w:r>
        <w:t>o</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9"/>
            <w:r>
              <w:t>received</w:t>
            </w:r>
            <w:commentRangeEnd w:id="889"/>
            <w:r>
              <w:rPr>
                <w:rStyle w:val="CommentReference"/>
                <w:rFonts w:ascii="Times New Roman" w:eastAsiaTheme="minorHAnsi" w:hAnsi="Times New Roman" w:cstheme="minorBidi"/>
                <w:color w:val="auto"/>
              </w:rPr>
              <w:commentReference w:id="889"/>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90" w:name="_Toc298681295"/>
      <w:bookmarkStart w:id="891" w:name="_Toc298447535"/>
      <w:r>
        <w:lastRenderedPageBreak/>
        <w:t>Part Three</w:t>
      </w:r>
      <w:bookmarkEnd w:id="890"/>
      <w:bookmarkEnd w:id="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2" w:name="_Toc298681296"/>
      <w:bookmarkStart w:id="893" w:name="_Toc298447536"/>
      <w:r>
        <w:lastRenderedPageBreak/>
        <w:t>Part Four</w:t>
      </w:r>
      <w:bookmarkEnd w:id="892"/>
      <w:bookmarkEnd w:id="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4" w:name="_Toc298681297"/>
      <w:bookmarkStart w:id="895" w:name="_Toc298447537"/>
      <w:r>
        <w:t>Part Five</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6"/>
            <w:r>
              <w:t>unlimited</w:t>
            </w:r>
            <w:commentRangeEnd w:id="896"/>
            <w:r>
              <w:rPr>
                <w:rStyle w:val="CommentReference"/>
                <w:rFonts w:ascii="Times New Roman" w:eastAsiaTheme="minorHAnsi" w:hAnsi="Times New Roman" w:cstheme="minorBidi"/>
                <w:color w:val="auto"/>
              </w:rPr>
              <w:commentReference w:id="896"/>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7" w:name="_Toc298681298"/>
      <w:bookmarkStart w:id="898" w:name="_Toc298447538"/>
      <w:r>
        <w:t>Part Six</w:t>
      </w:r>
      <w:bookmarkEnd w:id="897"/>
      <w:bookmarkEnd w:id="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9"/>
            <w:r>
              <w:t xml:space="preserve"> </w:t>
            </w:r>
            <w:commentRangeEnd w:id="899"/>
            <w:r>
              <w:rPr>
                <w:rStyle w:val="CommentReference"/>
              </w:rPr>
              <w:commentReference w:id="899"/>
            </w:r>
            <w:r>
              <w:t>f</w:t>
            </w:r>
            <w:commentRangeStart w:id="900"/>
            <w:r>
              <w:t>aith</w:t>
            </w:r>
            <w:commentRangeEnd w:id="900"/>
            <w:r>
              <w:rPr>
                <w:rStyle w:val="CommentReference"/>
              </w:rPr>
              <w:commentReference w:id="900"/>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901" w:name="_Toc298681299"/>
      <w:bookmarkStart w:id="902" w:name="_Toc298447539"/>
      <w:r>
        <w:lastRenderedPageBreak/>
        <w:t>Part Seven</w:t>
      </w:r>
      <w:bookmarkEnd w:id="901"/>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3"/>
            <w:r>
              <w:t xml:space="preserve">a </w:t>
            </w:r>
            <w:commentRangeEnd w:id="903"/>
            <w:r>
              <w:rPr>
                <w:rStyle w:val="CommentReference"/>
                <w:rFonts w:ascii="Times New Roman" w:eastAsiaTheme="minorHAnsi" w:hAnsi="Times New Roman" w:cstheme="minorBidi"/>
                <w:color w:val="auto"/>
              </w:rPr>
              <w:commentReference w:id="903"/>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4" w:name="_Toc298681300"/>
      <w:bookmarkStart w:id="905" w:name="_Toc298447540"/>
      <w:bookmarkStart w:id="906" w:name="_Toc308441922"/>
      <w:r>
        <w:t>The Crown Adam</w:t>
      </w:r>
      <w:bookmarkEnd w:id="904"/>
      <w:bookmarkEnd w:id="905"/>
      <w:bookmarkEnd w:id="906"/>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7"/>
            <w:r>
              <w:t>He</w:t>
            </w:r>
            <w:r w:rsidRPr="007425E1">
              <w:t xml:space="preserve"> </w:t>
            </w:r>
            <w:commentRangeEnd w:id="907"/>
            <w:r>
              <w:rPr>
                <w:rStyle w:val="CommentReference"/>
                <w:rFonts w:ascii="Times New Roman" w:eastAsiaTheme="minorHAnsi" w:hAnsi="Times New Roman" w:cstheme="minorBidi"/>
                <w:color w:val="auto"/>
              </w:rPr>
              <w:commentReference w:id="907"/>
            </w:r>
            <w:r w:rsidRPr="007425E1">
              <w:t xml:space="preserve">who is carried </w:t>
            </w:r>
          </w:p>
          <w:p w14:paraId="05DA09F2" w14:textId="04037ECB" w:rsidR="00E35F1F" w:rsidRDefault="00557D05" w:rsidP="00E35F1F">
            <w:pPr>
              <w:pStyle w:val="EngHangEnd"/>
            </w:pPr>
            <w:r>
              <w:t>Upon</w:t>
            </w:r>
            <w:commentRangeStart w:id="908"/>
            <w:r w:rsidR="00E35F1F" w:rsidRPr="007425E1">
              <w:t xml:space="preserve"> </w:t>
            </w:r>
            <w:commentRangeEnd w:id="908"/>
            <w:r w:rsidR="00E35F1F">
              <w:rPr>
                <w:rStyle w:val="CommentReference"/>
              </w:rPr>
              <w:commentReference w:id="908"/>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9"/>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9"/>
            <w:r>
              <w:rPr>
                <w:rStyle w:val="CommentReference"/>
                <w:rFonts w:ascii="Garamond" w:hAnsi="Garamond" w:cstheme="minorBidi"/>
                <w:noProof w:val="0"/>
                <w:lang w:val="en-CA"/>
              </w:rPr>
              <w:commentReference w:id="909"/>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3A104D40"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E2EAC">
        <w:rPr>
          <w:noProof/>
        </w:rPr>
        <w:t>459</w:t>
      </w:r>
      <w:r>
        <w:fldChar w:fldCharType="end"/>
      </w:r>
      <w:r>
        <w:t>.</w:t>
      </w:r>
    </w:p>
    <w:p w14:paraId="55A2AE2E" w14:textId="77777777" w:rsidR="00E35F1F" w:rsidRDefault="00E35F1F" w:rsidP="00E35F1F">
      <w:pPr>
        <w:pStyle w:val="Heading2"/>
      </w:pPr>
      <w:bookmarkStart w:id="910" w:name="_Toc298681301"/>
      <w:bookmarkStart w:id="911" w:name="_Toc308441923"/>
      <w:bookmarkStart w:id="912" w:name="_Toc485884434"/>
      <w:r>
        <w:lastRenderedPageBreak/>
        <w:t>Wednesday</w:t>
      </w:r>
      <w:bookmarkEnd w:id="910"/>
      <w:bookmarkEnd w:id="911"/>
      <w:bookmarkEnd w:id="912"/>
    </w:p>
    <w:p w14:paraId="5D01081B" w14:textId="77777777" w:rsidR="00E35F1F" w:rsidRDefault="00E35F1F" w:rsidP="00E35F1F">
      <w:pPr>
        <w:pStyle w:val="Heading3"/>
      </w:pPr>
      <w:bookmarkStart w:id="913" w:name="_Toc298681302"/>
      <w:bookmarkStart w:id="914" w:name="_Toc308441924"/>
      <w:bookmarkStart w:id="915" w:name="_Ref452619950"/>
      <w:bookmarkStart w:id="916" w:name="_Ref452619954"/>
      <w:r>
        <w:t>The Wednesday Psali Batos</w:t>
      </w:r>
      <w:bookmarkEnd w:id="913"/>
      <w:bookmarkEnd w:id="914"/>
      <w:bookmarkEnd w:id="915"/>
      <w:bookmarkEnd w:id="916"/>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7"/>
            <w:r>
              <w:t xml:space="preserve">breaths </w:t>
            </w:r>
            <w:commentRangeEnd w:id="917"/>
            <w:r>
              <w:rPr>
                <w:rStyle w:val="CommentReference"/>
                <w:rFonts w:ascii="Times New Roman" w:eastAsiaTheme="minorHAnsi" w:hAnsi="Times New Roman" w:cstheme="minorBidi"/>
                <w:color w:val="auto"/>
              </w:rPr>
              <w:commentReference w:id="917"/>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8"/>
            <w:r>
              <w:t xml:space="preserve">When </w:t>
            </w:r>
            <w:commentRangeEnd w:id="918"/>
            <w:r>
              <w:rPr>
                <w:rStyle w:val="CommentReference"/>
                <w:rFonts w:ascii="Times New Roman" w:eastAsiaTheme="minorHAnsi" w:hAnsi="Times New Roman" w:cstheme="minorBidi"/>
                <w:color w:val="auto"/>
              </w:rPr>
              <w:commentReference w:id="918"/>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9"/>
            <w:r>
              <w:t>tribulations</w:t>
            </w:r>
            <w:commentRangeEnd w:id="919"/>
            <w:r>
              <w:rPr>
                <w:rStyle w:val="CommentReference"/>
                <w:rFonts w:ascii="Times New Roman" w:eastAsiaTheme="minorHAnsi" w:hAnsi="Times New Roman" w:cstheme="minorBidi"/>
                <w:color w:val="auto"/>
              </w:rPr>
              <w:commentReference w:id="919"/>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20" w:name="_Toc298681303"/>
      <w:bookmarkStart w:id="921" w:name="_Toc308441925"/>
      <w:r w:rsidRPr="00FD2E69">
        <w:t xml:space="preserve">The Conclusion of the </w:t>
      </w:r>
      <w:r>
        <w:t>Batos</w:t>
      </w:r>
      <w:r w:rsidRPr="00FD2E69">
        <w:t xml:space="preserve"> Psali</w:t>
      </w:r>
      <w:bookmarkEnd w:id="920"/>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2" w:name="_Toc298681304"/>
      <w:bookmarkStart w:id="923" w:name="_Toc308441926"/>
      <w:bookmarkStart w:id="924" w:name="_Ref452619983"/>
      <w:bookmarkStart w:id="925" w:name="_Ref452619987"/>
      <w:r>
        <w:t>The Wednesday Theotokia</w:t>
      </w:r>
      <w:bookmarkEnd w:id="922"/>
      <w:bookmarkEnd w:id="923"/>
      <w:bookmarkEnd w:id="924"/>
      <w:bookmarkEnd w:id="925"/>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6" w:name="_Toc298681305"/>
      <w:r>
        <w:t>Part One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7" w:name="_Toc298681306"/>
      <w:r>
        <w:t>Part Two</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8"/>
            <w:r w:rsidRPr="00FA5B8C">
              <w:t>ⲥⲉⲙⲟϣⲓ ϧⲉⲛ ⲛ̀ⲧⲉ ⲡ̀ⲕⲁϩⲓ ⲥⲉⲙⲟϣⲓ ϧⲉⲛ ⲡⲉⲟⲩⲱⲓⲛⲓ</w:t>
            </w:r>
            <w:r w:rsidRPr="00F6464C">
              <w:t xml:space="preserve"> </w:t>
            </w:r>
            <w:commentRangeEnd w:id="928"/>
            <w:r>
              <w:rPr>
                <w:rStyle w:val="CommentReference"/>
                <w:rFonts w:ascii="Garamond" w:hAnsi="Garamond" w:cstheme="minorBidi"/>
                <w:noProof w:val="0"/>
                <w:lang w:val="en-CA"/>
              </w:rPr>
              <w:commentReference w:id="928"/>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9" w:name="_Toc298681307"/>
      <w:r>
        <w:lastRenderedPageBreak/>
        <w:t>Part Three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30"/>
            <w:r w:rsidRPr="007425E1">
              <w:t>For you brought forth</w:t>
            </w:r>
            <w:commentRangeEnd w:id="930"/>
            <w:r>
              <w:rPr>
                <w:rStyle w:val="CommentReference"/>
                <w:rFonts w:ascii="Times New Roman" w:eastAsiaTheme="minorHAnsi" w:hAnsi="Times New Roman" w:cstheme="minorBidi"/>
                <w:color w:val="auto"/>
              </w:rPr>
              <w:commentReference w:id="930"/>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31" w:name="_Toc298681308"/>
      <w:r>
        <w:t>Part Four</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2" w:name="_Toc298681309"/>
      <w:r>
        <w:t>Part Five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3"/>
            <w:r>
              <w:t>He</w:t>
            </w:r>
            <w:r w:rsidRPr="007425E1">
              <w:t xml:space="preserve"> </w:t>
            </w:r>
            <w:commentRangeEnd w:id="933"/>
            <w:r>
              <w:rPr>
                <w:rStyle w:val="CommentReference"/>
              </w:rPr>
              <w:commentReference w:id="933"/>
            </w:r>
            <w:r w:rsidRPr="007425E1">
              <w:t xml:space="preserve">Who </w:t>
            </w:r>
            <w:commentRangeStart w:id="934"/>
            <w:r w:rsidRPr="007425E1">
              <w:t xml:space="preserve">is </w:t>
            </w:r>
            <w:commentRangeEnd w:id="934"/>
            <w:r>
              <w:rPr>
                <w:rStyle w:val="CommentReference"/>
              </w:rPr>
              <w:commentReference w:id="934"/>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5"/>
            <w:r w:rsidRPr="007425E1">
              <w:t>He to Whom is due the glory forever</w:t>
            </w:r>
            <w:commentRangeEnd w:id="935"/>
            <w:r>
              <w:rPr>
                <w:rStyle w:val="CommentReference"/>
                <w:rFonts w:ascii="Times New Roman" w:eastAsiaTheme="minorHAnsi" w:hAnsi="Times New Roman" w:cstheme="minorBidi"/>
                <w:color w:val="auto"/>
              </w:rPr>
              <w:commentReference w:id="935"/>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6" w:name="_Toc298681310"/>
      <w:r>
        <w:t>Part Six</w:t>
      </w:r>
      <w:bookmarkEnd w:id="9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7"/>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7"/>
            <w:r>
              <w:rPr>
                <w:rStyle w:val="CommentReference"/>
              </w:rPr>
              <w:commentReference w:id="937"/>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8"/>
            <w:r w:rsidRPr="00FA5B8C">
              <w:t>ⲙⲁⲣⲓⲁ</w:t>
            </w:r>
            <w:r w:rsidRPr="002147AA">
              <w:t xml:space="preserve"> </w:t>
            </w:r>
            <w:commentRangeEnd w:id="938"/>
            <w:r>
              <w:rPr>
                <w:rStyle w:val="CommentReference"/>
                <w:rFonts w:ascii="Garamond" w:hAnsi="Garamond" w:cstheme="minorBidi"/>
                <w:noProof w:val="0"/>
                <w:lang w:val="en-CA"/>
              </w:rPr>
              <w:commentReference w:id="938"/>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9"/>
            <w:r w:rsidRPr="00FA5B8C">
              <w:t>ⲥⲧⲁⲓⲏⲟⲩⲧ ̀</w:t>
            </w:r>
            <w:commentRangeEnd w:id="939"/>
            <w:r>
              <w:rPr>
                <w:rStyle w:val="CommentReference"/>
                <w:rFonts w:ascii="Garamond" w:hAnsi="Garamond" w:cstheme="minorBidi"/>
                <w:noProof w:val="0"/>
                <w:lang w:val="en-CA"/>
              </w:rPr>
              <w:commentReference w:id="939"/>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40"/>
            <w:r w:rsidRPr="00FA5B8C">
              <w:t>ⲙⲡⲓⲟⲩⲁⲓ ̀</w:t>
            </w:r>
            <w:commentRangeEnd w:id="940"/>
            <w:r>
              <w:rPr>
                <w:rStyle w:val="CommentReference"/>
                <w:rFonts w:ascii="Garamond" w:hAnsi="Garamond" w:cstheme="minorBidi"/>
                <w:noProof w:val="0"/>
                <w:lang w:val="en-CA"/>
              </w:rPr>
              <w:commentReference w:id="940"/>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41"/>
            <w:r w:rsidRPr="00FA5B8C">
              <w:t>ⲉⲣⲉ ̀</w:t>
            </w:r>
            <w:commentRangeEnd w:id="941"/>
            <w:r>
              <w:rPr>
                <w:rStyle w:val="CommentReference"/>
                <w:rFonts w:ascii="Garamond" w:hAnsi="Garamond" w:cstheme="minorBidi"/>
                <w:noProof w:val="0"/>
                <w:lang w:val="en-CA"/>
              </w:rPr>
              <w:commentReference w:id="941"/>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2" w:name="_Toc298681311"/>
      <w:bookmarkStart w:id="943" w:name="_Ref483549093"/>
      <w:r>
        <w:t>Part Seven</w:t>
      </w:r>
      <w:bookmarkEnd w:id="942"/>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4"/>
            <w:r>
              <w:t xml:space="preserve">sits </w:t>
            </w:r>
            <w:commentRangeEnd w:id="944"/>
            <w:r>
              <w:rPr>
                <w:rStyle w:val="CommentReference"/>
                <w:rFonts w:ascii="Times New Roman" w:eastAsiaTheme="minorHAnsi" w:hAnsi="Times New Roman" w:cstheme="minorBidi"/>
                <w:color w:val="auto"/>
              </w:rPr>
              <w:commentReference w:id="944"/>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5"/>
            <w:r w:rsidRPr="00FA5B8C">
              <w:t>ⲉⲧⲁϥⲟⲩⲱⲛϩ</w:t>
            </w:r>
            <w:r w:rsidRPr="002147AA">
              <w:t xml:space="preserve"> </w:t>
            </w:r>
            <w:commentRangeEnd w:id="945"/>
            <w:r>
              <w:rPr>
                <w:rStyle w:val="CommentReference"/>
                <w:rFonts w:ascii="Garamond" w:hAnsi="Garamond" w:cstheme="minorBidi"/>
                <w:noProof w:val="0"/>
                <w:lang w:val="en-CA"/>
              </w:rPr>
              <w:commentReference w:id="945"/>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6"/>
            <w:r w:rsidRPr="00FA5B8C">
              <w:t>Ϫⲉ ⲡⲓⲁⲧⲥⲁⲣⲝ</w:t>
            </w:r>
            <w:commentRangeEnd w:id="946"/>
            <w:r>
              <w:rPr>
                <w:rStyle w:val="CommentReference"/>
                <w:rFonts w:ascii="Garamond" w:hAnsi="Garamond" w:cstheme="minorBidi"/>
                <w:noProof w:val="0"/>
                <w:lang w:val="en-CA"/>
              </w:rPr>
              <w:commentReference w:id="946"/>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7" w:name="_Toc298681312"/>
      <w:bookmarkStart w:id="948" w:name="_Toc308441927"/>
      <w:r>
        <w:t>The Crown Batos</w:t>
      </w:r>
      <w:bookmarkEnd w:id="947"/>
      <w:bookmarkEnd w:id="948"/>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9"/>
            <w:r w:rsidRPr="007425E1">
              <w:t>has entered and come forth</w:t>
            </w:r>
            <w:commentRangeEnd w:id="949"/>
            <w:r>
              <w:rPr>
                <w:rStyle w:val="CommentReference"/>
                <w:rFonts w:ascii="Times New Roman" w:eastAsiaTheme="minorHAnsi" w:hAnsi="Times New Roman" w:cstheme="minorBidi"/>
                <w:color w:val="auto"/>
              </w:rPr>
              <w:commentReference w:id="949"/>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50"/>
            <w:r w:rsidRPr="007425E1">
              <w:t>manifestation</w:t>
            </w:r>
            <w:commentRangeEnd w:id="950"/>
            <w:r>
              <w:rPr>
                <w:rStyle w:val="CommentReference"/>
              </w:rPr>
              <w:commentReference w:id="950"/>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51"/>
            <w:r>
              <w:t>and</w:t>
            </w:r>
            <w:r w:rsidRPr="007425E1">
              <w:t xml:space="preserve"> </w:t>
            </w:r>
            <w:commentRangeEnd w:id="951"/>
            <w:r>
              <w:rPr>
                <w:rStyle w:val="CommentReference"/>
              </w:rPr>
              <w:commentReference w:id="951"/>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59EAA2C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E2EAC">
        <w:rPr>
          <w:noProof/>
        </w:rPr>
        <w:t>541</w:t>
      </w:r>
      <w:r>
        <w:fldChar w:fldCharType="end"/>
      </w:r>
      <w:r>
        <w:t>.</w:t>
      </w:r>
    </w:p>
    <w:p w14:paraId="6C2803B6" w14:textId="77777777" w:rsidR="00E35F1F" w:rsidRDefault="00E35F1F" w:rsidP="00E35F1F">
      <w:pPr>
        <w:pStyle w:val="Heading2"/>
      </w:pPr>
      <w:bookmarkStart w:id="952" w:name="_Toc298681313"/>
      <w:bookmarkStart w:id="953" w:name="_Toc308441928"/>
      <w:bookmarkStart w:id="954" w:name="_Toc485884435"/>
      <w:r>
        <w:lastRenderedPageBreak/>
        <w:t>Thursday</w:t>
      </w:r>
      <w:bookmarkEnd w:id="952"/>
      <w:bookmarkEnd w:id="953"/>
      <w:bookmarkEnd w:id="954"/>
    </w:p>
    <w:p w14:paraId="562349E9" w14:textId="453ED52C" w:rsidR="00E35F1F" w:rsidRDefault="00E35F1F" w:rsidP="00E35F1F">
      <w:pPr>
        <w:pStyle w:val="Heading3"/>
      </w:pPr>
      <w:bookmarkStart w:id="955" w:name="_Toc298681314"/>
      <w:bookmarkStart w:id="956" w:name="_Toc308441929"/>
      <w:bookmarkStart w:id="957" w:name="_Ref452620057"/>
      <w:r>
        <w:t xml:space="preserve">The Psali Batos for </w:t>
      </w:r>
      <w:bookmarkEnd w:id="955"/>
      <w:bookmarkEnd w:id="956"/>
      <w:r w:rsidR="00CF15BA">
        <w:t>Thursday</w:t>
      </w:r>
      <w:bookmarkEnd w:id="957"/>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8"/>
            <w:r w:rsidRPr="007425E1">
              <w:t xml:space="preserve">on </w:t>
            </w:r>
            <w:commentRangeEnd w:id="958"/>
            <w:r>
              <w:rPr>
                <w:rStyle w:val="CommentReference"/>
              </w:rPr>
              <w:commentReference w:id="958"/>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9"/>
            <w:r w:rsidR="00E35F1F" w:rsidRPr="007425E1">
              <w:t xml:space="preserve"> </w:t>
            </w:r>
            <w:commentRangeEnd w:id="959"/>
            <w:r w:rsidR="00E1284B">
              <w:rPr>
                <w:rStyle w:val="CommentReference"/>
                <w:rFonts w:eastAsiaTheme="minorHAnsi" w:cstheme="minorBidi"/>
                <w:color w:val="auto"/>
                <w:lang w:val="en-CA"/>
              </w:rPr>
              <w:commentReference w:id="959"/>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60"/>
            <w:r w:rsidRPr="007425E1">
              <w:t xml:space="preserve">Crush </w:t>
            </w:r>
            <w:r w:rsidR="00CF15BA" w:rsidRPr="00CF15BA">
              <w:t xml:space="preserve">beneath </w:t>
            </w:r>
            <w:r w:rsidRPr="007425E1">
              <w:t>us</w:t>
            </w:r>
            <w:commentRangeEnd w:id="960"/>
            <w:r>
              <w:rPr>
                <w:rStyle w:val="CommentReference"/>
                <w:rFonts w:ascii="Times New Roman" w:eastAsiaTheme="minorHAnsi" w:hAnsi="Times New Roman" w:cstheme="minorBidi"/>
                <w:color w:val="auto"/>
              </w:rPr>
              <w:commentReference w:id="960"/>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61" w:name="_Toc298681315"/>
      <w:bookmarkStart w:id="962" w:name="_Toc308441930"/>
      <w:r w:rsidRPr="00FD2E69">
        <w:lastRenderedPageBreak/>
        <w:t xml:space="preserve">The Conclusion of the </w:t>
      </w:r>
      <w:r>
        <w:t>Batos</w:t>
      </w:r>
      <w:r w:rsidRPr="00FD2E69">
        <w:t xml:space="preserve"> Psali</w:t>
      </w:r>
      <w:bookmarkEnd w:id="961"/>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3" w:name="_Toc298681316"/>
      <w:bookmarkStart w:id="964" w:name="_Toc308441931"/>
      <w:bookmarkStart w:id="965" w:name="_Ref452620072"/>
      <w:bookmarkStart w:id="966" w:name="_Ref452620076"/>
      <w:r>
        <w:t>The Thursday Theotokia</w:t>
      </w:r>
      <w:bookmarkEnd w:id="963"/>
      <w:bookmarkEnd w:id="964"/>
      <w:bookmarkEnd w:id="965"/>
      <w:bookmarkEnd w:id="966"/>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7" w:name="_Toc298681317"/>
      <w:r>
        <w:t>Part One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8"/>
            <w:r w:rsidRPr="007425E1">
              <w:t>virgin</w:t>
            </w:r>
            <w:commentRangeEnd w:id="968"/>
            <w:r>
              <w:rPr>
                <w:rStyle w:val="CommentReference"/>
                <w:rFonts w:ascii="Times New Roman" w:eastAsiaTheme="minorHAnsi" w:hAnsi="Times New Roman" w:cstheme="minorBidi"/>
                <w:color w:val="auto"/>
              </w:rPr>
              <w:commentReference w:id="968"/>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9" w:name="_Toc298681318"/>
      <w:r>
        <w:t>Part Two</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70"/>
            <w:r>
              <w:t>abolished</w:t>
            </w:r>
            <w:commentRangeEnd w:id="970"/>
            <w:r>
              <w:rPr>
                <w:rStyle w:val="CommentReference"/>
                <w:rFonts w:ascii="Times New Roman" w:eastAsiaTheme="minorHAnsi" w:hAnsi="Times New Roman" w:cstheme="minorBidi"/>
                <w:color w:val="auto"/>
              </w:rPr>
              <w:commentReference w:id="970"/>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71" w:name="_Toc298681319"/>
      <w:r>
        <w:t>Part Three</w:t>
      </w:r>
      <w:bookmarkEnd w:id="9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72" w:name="_Toc298681320"/>
      <w:r>
        <w:t>Part Four</w:t>
      </w:r>
      <w:bookmarkEnd w:id="9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3"/>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4"/>
            <w:r>
              <w:t xml:space="preserve">appeared </w:t>
            </w:r>
            <w:commentRangeEnd w:id="974"/>
            <w:r>
              <w:rPr>
                <w:rStyle w:val="CommentReference"/>
                <w:rFonts w:ascii="Times New Roman" w:eastAsiaTheme="minorHAnsi" w:hAnsi="Times New Roman" w:cstheme="minorBidi"/>
                <w:color w:val="auto"/>
              </w:rPr>
              <w:commentReference w:id="974"/>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5"/>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6"/>
            <w:r w:rsidRPr="007425E1">
              <w:t>strength</w:t>
            </w:r>
            <w:commentRangeEnd w:id="976"/>
            <w:r>
              <w:rPr>
                <w:rStyle w:val="CommentReference"/>
                <w:rFonts w:ascii="Times New Roman" w:eastAsiaTheme="minorHAnsi" w:hAnsi="Times New Roman" w:cstheme="minorBidi"/>
                <w:color w:val="auto"/>
              </w:rPr>
              <w:commentReference w:id="976"/>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7"/>
            <w:r>
              <w:t>N</w:t>
            </w:r>
            <w:r w:rsidRPr="007425E1">
              <w:t xml:space="preserve">ow </w:t>
            </w:r>
            <w:commentRangeEnd w:id="977"/>
            <w:r>
              <w:rPr>
                <w:rStyle w:val="CommentReference"/>
                <w:rFonts w:ascii="Times New Roman" w:eastAsiaTheme="minorHAnsi" w:hAnsi="Times New Roman" w:cstheme="minorBidi"/>
                <w:color w:val="auto"/>
              </w:rPr>
              <w:commentReference w:id="977"/>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8" w:name="_Toc298681321"/>
      <w:r>
        <w:t>Part Five</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9"/>
            <w:r>
              <w:t>Theotokos</w:t>
            </w:r>
            <w:commentRangeEnd w:id="979"/>
            <w:r>
              <w:rPr>
                <w:rStyle w:val="CommentReference"/>
                <w:rFonts w:ascii="Times New Roman" w:eastAsiaTheme="minorHAnsi" w:hAnsi="Times New Roman" w:cstheme="minorBidi"/>
                <w:color w:val="auto"/>
              </w:rPr>
              <w:commentReference w:id="979"/>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80"/>
            <w:r>
              <w:t xml:space="preserve">of </w:t>
            </w:r>
            <w:commentRangeEnd w:id="980"/>
            <w:r>
              <w:rPr>
                <w:rStyle w:val="CommentReference"/>
                <w:rFonts w:ascii="Times New Roman" w:eastAsiaTheme="minorHAnsi" w:hAnsi="Times New Roman" w:cstheme="minorBidi"/>
                <w:color w:val="auto"/>
              </w:rPr>
              <w:commentReference w:id="980"/>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81" w:name="_Toc298681322"/>
      <w:r>
        <w:t>Part Six</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82"/>
            <w:r>
              <w:t xml:space="preserve">The </w:t>
            </w:r>
            <w:commentRangeEnd w:id="982"/>
            <w:r>
              <w:rPr>
                <w:rStyle w:val="CommentReference"/>
                <w:rFonts w:ascii="Times New Roman" w:eastAsiaTheme="minorHAnsi" w:hAnsi="Times New Roman" w:cstheme="minorBidi"/>
                <w:color w:val="auto"/>
              </w:rPr>
              <w:commentReference w:id="982"/>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3"/>
            <w:r>
              <w:t>would</w:t>
            </w:r>
            <w:r w:rsidRPr="007425E1">
              <w:t xml:space="preserve"> </w:t>
            </w:r>
            <w:commentRangeEnd w:id="983"/>
            <w:r>
              <w:rPr>
                <w:rStyle w:val="CommentReference"/>
              </w:rPr>
              <w:commentReference w:id="983"/>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4" w:name="_Toc298681323"/>
      <w:r>
        <w:t>Part Seven</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5"/>
            <w:r>
              <w:t>David</w:t>
            </w:r>
            <w:commentRangeEnd w:id="985"/>
            <w:r>
              <w:rPr>
                <w:rStyle w:val="CommentReference"/>
                <w:rFonts w:ascii="Times New Roman" w:eastAsiaTheme="minorHAnsi" w:hAnsi="Times New Roman" w:cstheme="minorBidi"/>
                <w:color w:val="auto"/>
              </w:rPr>
              <w:commentReference w:id="985"/>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6"/>
            <w:r w:rsidRPr="00E03CD4">
              <w:t xml:space="preserve">deemed </w:t>
            </w:r>
            <w:commentRangeEnd w:id="986"/>
            <w:r>
              <w:rPr>
                <w:rStyle w:val="CommentReference"/>
                <w:rFonts w:ascii="Times New Roman" w:eastAsiaTheme="minorHAnsi" w:hAnsi="Times New Roman" w:cstheme="minorBidi"/>
                <w:color w:val="auto"/>
              </w:rPr>
              <w:commentReference w:id="986"/>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7" w:name="_Toc298681324"/>
      <w:r>
        <w:t>Part Eight</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8"/>
            <w:r>
              <w:t>heaven</w:t>
            </w:r>
            <w:r w:rsidRPr="007425E1">
              <w:t xml:space="preserve"> </w:t>
            </w:r>
            <w:commentRangeEnd w:id="988"/>
            <w:r>
              <w:rPr>
                <w:rStyle w:val="CommentReference"/>
                <w:rFonts w:ascii="Times New Roman" w:eastAsiaTheme="minorHAnsi" w:hAnsi="Times New Roman" w:cstheme="minorBidi"/>
                <w:color w:val="auto"/>
              </w:rPr>
              <w:commentReference w:id="988"/>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9" w:name="_Toc298681325"/>
      <w:r>
        <w:t>Part Nine</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90"/>
            <w:r w:rsidRPr="007425E1">
              <w:t>Rises</w:t>
            </w:r>
            <w:commentRangeEnd w:id="990"/>
            <w:r>
              <w:rPr>
                <w:rStyle w:val="CommentReference"/>
              </w:rPr>
              <w:commentReference w:id="990"/>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91" w:name="_Toc298681326"/>
      <w:bookmarkStart w:id="992" w:name="_Toc308441932"/>
      <w:r>
        <w:t xml:space="preserve">The </w:t>
      </w:r>
      <w:r w:rsidRPr="007C4181">
        <w:t>Crown</w:t>
      </w:r>
      <w:bookmarkEnd w:id="991"/>
      <w:bookmarkEnd w:id="992"/>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3"/>
            <w:r w:rsidRPr="007425E1">
              <w:t>destroyed</w:t>
            </w:r>
            <w:commentRangeEnd w:id="993"/>
            <w:r>
              <w:rPr>
                <w:rStyle w:val="CommentReference"/>
                <w:rFonts w:ascii="Times New Roman" w:eastAsiaTheme="minorHAnsi" w:hAnsi="Times New Roman" w:cstheme="minorBidi"/>
                <w:color w:val="auto"/>
              </w:rPr>
              <w:commentReference w:id="993"/>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18AA1B1F"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E2EAC">
        <w:rPr>
          <w:noProof/>
        </w:rPr>
        <w:t>541</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4" w:name="_Toc298681327"/>
      <w:bookmarkStart w:id="995" w:name="_Toc308441933"/>
      <w:bookmarkStart w:id="996" w:name="_Toc485884436"/>
      <w:r>
        <w:lastRenderedPageBreak/>
        <w:t>Friday</w:t>
      </w:r>
      <w:bookmarkEnd w:id="994"/>
      <w:bookmarkEnd w:id="995"/>
      <w:bookmarkEnd w:id="996"/>
    </w:p>
    <w:p w14:paraId="05EA9798" w14:textId="77777777" w:rsidR="00E35F1F" w:rsidRDefault="00E35F1F" w:rsidP="00E35F1F">
      <w:pPr>
        <w:pStyle w:val="Heading3"/>
      </w:pPr>
      <w:bookmarkStart w:id="997" w:name="_Toc298681328"/>
      <w:bookmarkStart w:id="998" w:name="_Toc308441934"/>
      <w:bookmarkStart w:id="999" w:name="_Ref452620428"/>
      <w:bookmarkStart w:id="1000" w:name="_Ref452620435"/>
      <w:r>
        <w:t>The Psali Batos for Friday</w:t>
      </w:r>
      <w:bookmarkEnd w:id="997"/>
      <w:bookmarkEnd w:id="998"/>
      <w:bookmarkEnd w:id="999"/>
      <w:bookmarkEnd w:id="1000"/>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1001"/>
            <w:r w:rsidRPr="007425E1">
              <w:t>servants</w:t>
            </w:r>
            <w:commentRangeEnd w:id="1001"/>
            <w:r>
              <w:rPr>
                <w:rStyle w:val="CommentReference"/>
                <w:rFonts w:ascii="Times New Roman" w:eastAsiaTheme="minorHAnsi" w:hAnsi="Times New Roman" w:cstheme="minorBidi"/>
                <w:color w:val="auto"/>
              </w:rPr>
              <w:commentReference w:id="1001"/>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1002"/>
            <w:r w:rsidRPr="007425E1">
              <w:t>To escape the face of the bows.</w:t>
            </w:r>
            <w:commentRangeEnd w:id="1002"/>
            <w:r>
              <w:rPr>
                <w:rStyle w:val="CommentReference"/>
              </w:rPr>
              <w:commentReference w:id="1002"/>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3"/>
            <w:r w:rsidRPr="00FA5B8C">
              <w:t>ⲉⲑⲣⲟⲩⲱ̀ϣⲉⲙ ⲛ̀ⲧ̀ϫⲟⲙ ⲛ̀ⲧⲉ ⲡⲓⲭ̀ⲣⲱⲙ</w:t>
            </w:r>
            <w:commentRangeEnd w:id="1003"/>
            <w:r>
              <w:rPr>
                <w:rStyle w:val="CommentReference"/>
                <w:rFonts w:ascii="Garamond" w:hAnsi="Garamond" w:cstheme="minorBidi"/>
                <w:noProof w:val="0"/>
                <w:lang w:val="en-CA"/>
              </w:rPr>
              <w:commentReference w:id="1003"/>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4" w:name="_Toc298681329"/>
      <w:bookmarkStart w:id="1005" w:name="_Toc308441935"/>
      <w:r w:rsidRPr="00FD2E69">
        <w:lastRenderedPageBreak/>
        <w:t xml:space="preserve">The Conclusion of the </w:t>
      </w:r>
      <w:r>
        <w:t>Batos</w:t>
      </w:r>
      <w:r w:rsidRPr="00FD2E69">
        <w:t xml:space="preserve"> Psali</w:t>
      </w:r>
      <w:bookmarkEnd w:id="1004"/>
      <w:bookmarkEnd w:id="10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6" w:name="_Toc298681330"/>
      <w:bookmarkStart w:id="1007" w:name="_Toc308441936"/>
      <w:bookmarkStart w:id="1008" w:name="_Ref452620452"/>
      <w:bookmarkStart w:id="1009" w:name="_Ref452620455"/>
      <w:r>
        <w:t>The Friday Theotokia</w:t>
      </w:r>
      <w:bookmarkEnd w:id="1006"/>
      <w:bookmarkEnd w:id="1007"/>
      <w:bookmarkEnd w:id="1008"/>
      <w:bookmarkEnd w:id="1009"/>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10" w:name="_Toc298681331"/>
      <w:r>
        <w:t>Part One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11"/>
            <w:r>
              <w:t>the fruit of your womb</w:t>
            </w:r>
            <w:commentRangeEnd w:id="1011"/>
            <w:r>
              <w:rPr>
                <w:rStyle w:val="CommentReference"/>
                <w:rFonts w:ascii="Times New Roman" w:eastAsiaTheme="minorHAnsi" w:hAnsi="Times New Roman" w:cstheme="minorBidi"/>
                <w:color w:val="auto"/>
              </w:rPr>
              <w:commentReference w:id="1011"/>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12" w:name="_Toc298681332"/>
      <w:r>
        <w:lastRenderedPageBreak/>
        <w:t>Part Two</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3"/>
            <w:r>
              <w:t xml:space="preserve">incarnate </w:t>
            </w:r>
            <w:commentRangeEnd w:id="1013"/>
            <w:r>
              <w:rPr>
                <w:rStyle w:val="CommentReference"/>
                <w:rFonts w:ascii="Times New Roman" w:eastAsiaTheme="minorHAnsi" w:hAnsi="Times New Roman" w:cstheme="minorBidi"/>
                <w:color w:val="auto"/>
              </w:rPr>
              <w:commentReference w:id="1013"/>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4" w:name="_Toc298681333"/>
      <w:r>
        <w:t>Part Three</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5" w:name="_Toc298681334"/>
      <w:r>
        <w:t>Part Four</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6" w:name="_Toc298681335"/>
      <w:r>
        <w:t>Part Five</w:t>
      </w:r>
      <w:bookmarkEnd w:id="1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7" w:name="_Toc298681336"/>
      <w:r>
        <w:lastRenderedPageBreak/>
        <w:t>Part Six</w:t>
      </w:r>
      <w:bookmarkEnd w:id="10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8" w:name="_Toc298681337"/>
      <w:r>
        <w:t>Part Seven</w:t>
      </w:r>
      <w:bookmarkEnd w:id="10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9"/>
            <w:r>
              <w:t>temple</w:t>
            </w:r>
            <w:commentRangeEnd w:id="1019"/>
            <w:r>
              <w:rPr>
                <w:rStyle w:val="CommentReference"/>
                <w:rFonts w:ascii="Times New Roman" w:eastAsiaTheme="minorHAnsi" w:hAnsi="Times New Roman" w:cstheme="minorBidi"/>
                <w:color w:val="auto"/>
              </w:rPr>
              <w:commentReference w:id="101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20" w:name="_Toc298681338"/>
      <w:bookmarkStart w:id="1021" w:name="_Toc308441937"/>
      <w:r>
        <w:lastRenderedPageBreak/>
        <w:t>The Crown</w:t>
      </w:r>
      <w:bookmarkEnd w:id="1020"/>
      <w:bookmarkEnd w:id="102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22"/>
            <w:r w:rsidRPr="00F0646D">
              <w:t xml:space="preserve">Infinite </w:t>
            </w:r>
            <w:commentRangeEnd w:id="1022"/>
            <w:r>
              <w:rPr>
                <w:rStyle w:val="CommentReference"/>
                <w:rFonts w:ascii="Times New Roman" w:eastAsiaTheme="minorHAnsi" w:hAnsi="Times New Roman" w:cstheme="minorBidi"/>
                <w:color w:val="auto"/>
              </w:rPr>
              <w:commentReference w:id="102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3"/>
            <w:r w:rsidRPr="007425E1">
              <w:t>hook</w:t>
            </w:r>
            <w:commentRangeEnd w:id="1023"/>
            <w:r>
              <w:rPr>
                <w:rStyle w:val="CommentReference"/>
                <w:rFonts w:ascii="Times New Roman" w:eastAsiaTheme="minorHAnsi" w:hAnsi="Times New Roman" w:cstheme="minorBidi"/>
                <w:color w:val="auto"/>
              </w:rPr>
              <w:commentReference w:id="102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4"/>
            <w:r w:rsidRPr="007425E1">
              <w:t xml:space="preserve">Teaching </w:t>
            </w:r>
            <w:commentRangeEnd w:id="1024"/>
            <w:r>
              <w:rPr>
                <w:rStyle w:val="CommentReference"/>
                <w:rFonts w:ascii="Times New Roman" w:eastAsiaTheme="minorHAnsi" w:hAnsi="Times New Roman" w:cstheme="minorBidi"/>
                <w:color w:val="auto"/>
              </w:rPr>
              <w:commentReference w:id="102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5"/>
            <w:r w:rsidRPr="007425E1">
              <w:t>a cause</w:t>
            </w:r>
            <w:r>
              <w:t xml:space="preserve"> for us</w:t>
            </w:r>
            <w:r w:rsidRPr="007425E1">
              <w:t>,</w:t>
            </w:r>
            <w:commentRangeEnd w:id="1025"/>
            <w:r>
              <w:rPr>
                <w:rStyle w:val="CommentReference"/>
                <w:rFonts w:ascii="Times New Roman" w:eastAsiaTheme="minorHAnsi" w:hAnsi="Times New Roman" w:cstheme="minorBidi"/>
                <w:color w:val="auto"/>
              </w:rPr>
              <w:commentReference w:id="1025"/>
            </w:r>
          </w:p>
          <w:p w14:paraId="18A8A756" w14:textId="77777777" w:rsidR="00E35F1F" w:rsidRDefault="00E35F1F" w:rsidP="00E35F1F">
            <w:pPr>
              <w:pStyle w:val="EngHangEnd"/>
            </w:pPr>
            <w:r w:rsidRPr="007425E1">
              <w:t xml:space="preserve">To ascend the </w:t>
            </w:r>
            <w:commentRangeStart w:id="1026"/>
            <w:r w:rsidRPr="007425E1">
              <w:t xml:space="preserve">path </w:t>
            </w:r>
            <w:commentRangeEnd w:id="1026"/>
            <w:r>
              <w:rPr>
                <w:rStyle w:val="CommentReference"/>
                <w:rFonts w:ascii="Times New Roman" w:eastAsiaTheme="minorHAnsi" w:hAnsi="Times New Roman" w:cstheme="minorBidi"/>
                <w:color w:val="auto"/>
              </w:rPr>
              <w:commentReference w:id="102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7"/>
            </w:r>
            <w:r w:rsidR="00E35F1F">
              <w:t>,</w:t>
            </w:r>
          </w:p>
          <w:p w14:paraId="51E3C73A" w14:textId="77777777" w:rsidR="00E35F1F" w:rsidRDefault="00E35F1F" w:rsidP="00E35F1F">
            <w:pPr>
              <w:pStyle w:val="EngHangEnd"/>
            </w:pPr>
            <w:r>
              <w:t>With</w:t>
            </w:r>
            <w:r w:rsidRPr="007425E1">
              <w:t xml:space="preserve"> joy and </w:t>
            </w:r>
            <w:commentRangeStart w:id="1028"/>
            <w:r w:rsidRPr="007425E1">
              <w:t>rejoicing</w:t>
            </w:r>
            <w:commentRangeEnd w:id="1028"/>
            <w:r>
              <w:rPr>
                <w:rStyle w:val="CommentReference"/>
                <w:rFonts w:ascii="Times New Roman" w:eastAsiaTheme="minorHAnsi" w:hAnsi="Times New Roman" w:cstheme="minorBidi"/>
                <w:color w:val="auto"/>
              </w:rPr>
              <w:commentReference w:id="102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1DF598F6"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E2EAC">
        <w:rPr>
          <w:noProof/>
        </w:rPr>
        <w:t>541</w:t>
      </w:r>
      <w:r>
        <w:fldChar w:fldCharType="end"/>
      </w:r>
      <w:r>
        <w:t>.</w:t>
      </w:r>
    </w:p>
    <w:p w14:paraId="38557AE9" w14:textId="77777777" w:rsidR="00E35F1F" w:rsidRDefault="00E35F1F" w:rsidP="00E35F1F">
      <w:pPr>
        <w:pStyle w:val="Heading2"/>
      </w:pPr>
      <w:bookmarkStart w:id="1029" w:name="_Toc298681339"/>
      <w:bookmarkStart w:id="1030" w:name="_Toc308441938"/>
      <w:bookmarkStart w:id="1031" w:name="_Toc485884437"/>
      <w:r>
        <w:lastRenderedPageBreak/>
        <w:t>Saturday</w:t>
      </w:r>
      <w:bookmarkEnd w:id="1029"/>
      <w:bookmarkEnd w:id="1030"/>
      <w:bookmarkEnd w:id="1031"/>
    </w:p>
    <w:p w14:paraId="425920E6" w14:textId="77777777" w:rsidR="00E35F1F" w:rsidRDefault="00E35F1F" w:rsidP="00E35F1F">
      <w:pPr>
        <w:pStyle w:val="Heading3"/>
      </w:pPr>
      <w:bookmarkStart w:id="1032" w:name="_Toc298681340"/>
      <w:bookmarkStart w:id="1033" w:name="_Toc308441939"/>
      <w:bookmarkStart w:id="1034" w:name="_Ref452620561"/>
      <w:bookmarkStart w:id="1035" w:name="_Ref452620564"/>
      <w:r>
        <w:t>The Saturday Psali Batos</w:t>
      </w:r>
      <w:bookmarkEnd w:id="1032"/>
      <w:bookmarkEnd w:id="1033"/>
      <w:bookmarkEnd w:id="1034"/>
      <w:bookmarkEnd w:id="1035"/>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6"/>
            <w:r w:rsidRPr="007425E1">
              <w:rPr>
                <w:rFonts w:eastAsiaTheme="minorHAnsi"/>
              </w:rPr>
              <w:t xml:space="preserve">All </w:t>
            </w:r>
            <w:commentRangeEnd w:id="1036"/>
            <w:r>
              <w:rPr>
                <w:rStyle w:val="CommentReference"/>
                <w:rFonts w:ascii="Times New Roman" w:eastAsiaTheme="minorHAnsi" w:hAnsi="Times New Roman" w:cstheme="minorBidi"/>
                <w:color w:val="auto"/>
              </w:rPr>
              <w:commentReference w:id="1036"/>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7"/>
            <w:r w:rsidRPr="007425E1">
              <w:rPr>
                <w:rFonts w:eastAsiaTheme="minorHAnsi"/>
              </w:rPr>
              <w:t>every</w:t>
            </w:r>
            <w:r>
              <w:rPr>
                <w:rFonts w:eastAsiaTheme="minorHAnsi"/>
              </w:rPr>
              <w:t xml:space="preserve"> </w:t>
            </w:r>
            <w:r w:rsidRPr="007425E1">
              <w:rPr>
                <w:rFonts w:eastAsiaTheme="minorHAnsi"/>
              </w:rPr>
              <w:t>day</w:t>
            </w:r>
            <w:commentRangeEnd w:id="1037"/>
            <w:r>
              <w:rPr>
                <w:rStyle w:val="CommentReference"/>
                <w:rFonts w:ascii="Times New Roman" w:eastAsiaTheme="minorHAnsi" w:hAnsi="Times New Roman" w:cstheme="minorBidi"/>
                <w:color w:val="auto"/>
              </w:rPr>
              <w:commentReference w:id="1037"/>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8"/>
            <w:r>
              <w:rPr>
                <w:rFonts w:eastAsiaTheme="minorHAnsi"/>
              </w:rPr>
              <w:t>ecstasy</w:t>
            </w:r>
            <w:commentRangeEnd w:id="1038"/>
            <w:r>
              <w:rPr>
                <w:rStyle w:val="CommentReference"/>
                <w:rFonts w:ascii="Times New Roman" w:eastAsiaTheme="minorHAnsi" w:hAnsi="Times New Roman" w:cstheme="minorBidi"/>
                <w:color w:val="auto"/>
              </w:rPr>
              <w:commentReference w:id="1038"/>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9"/>
            <w:r w:rsidRPr="007425E1">
              <w:rPr>
                <w:color w:val="000000"/>
              </w:rPr>
              <w:t xml:space="preserve">glory </w:t>
            </w:r>
            <w:commentRangeEnd w:id="1039"/>
            <w:r>
              <w:rPr>
                <w:rStyle w:val="CommentReference"/>
              </w:rPr>
              <w:commentReference w:id="1039"/>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40"/>
            <w:r>
              <w:rPr>
                <w:rFonts w:eastAsiaTheme="minorHAnsi"/>
              </w:rPr>
              <w:t xml:space="preserve">From </w:t>
            </w:r>
            <w:commentRangeEnd w:id="1040"/>
            <w:r>
              <w:rPr>
                <w:rStyle w:val="CommentReference"/>
                <w:rFonts w:ascii="Times New Roman" w:eastAsiaTheme="minorHAnsi" w:hAnsi="Times New Roman" w:cstheme="minorBidi"/>
                <w:color w:val="auto"/>
              </w:rPr>
              <w:commentReference w:id="1040"/>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41"/>
            <w:r>
              <w:rPr>
                <w:rFonts w:eastAsiaTheme="minorHAnsi"/>
              </w:rPr>
              <w:t>prophet</w:t>
            </w:r>
            <w:commentRangeEnd w:id="1041"/>
            <w:r>
              <w:rPr>
                <w:rStyle w:val="CommentReference"/>
                <w:rFonts w:ascii="Times New Roman" w:eastAsiaTheme="minorHAnsi" w:hAnsi="Times New Roman" w:cstheme="minorBidi"/>
                <w:color w:val="auto"/>
              </w:rPr>
              <w:commentReference w:id="1041"/>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42"/>
            <w:r w:rsidRPr="007425E1">
              <w:rPr>
                <w:rFonts w:eastAsiaTheme="minorHAnsi"/>
              </w:rPr>
              <w:t>everyone</w:t>
            </w:r>
            <w:commentRangeEnd w:id="1042"/>
            <w:r>
              <w:rPr>
                <w:rStyle w:val="CommentReference"/>
                <w:rFonts w:ascii="Times New Roman" w:eastAsiaTheme="minorHAnsi" w:hAnsi="Times New Roman" w:cstheme="minorBidi"/>
                <w:color w:val="auto"/>
              </w:rPr>
              <w:commentReference w:id="1042"/>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3"/>
            <w:r>
              <w:rPr>
                <w:rFonts w:eastAsiaTheme="minorHAnsi"/>
              </w:rPr>
              <w:t xml:space="preserve">never </w:t>
            </w:r>
            <w:commentRangeEnd w:id="1043"/>
            <w:r>
              <w:rPr>
                <w:rStyle w:val="CommentReference"/>
                <w:rFonts w:ascii="Times New Roman" w:eastAsiaTheme="minorHAnsi" w:hAnsi="Times New Roman" w:cstheme="minorBidi"/>
                <w:color w:val="auto"/>
              </w:rPr>
              <w:commentReference w:id="1043"/>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4"/>
            <w:r w:rsidRPr="007425E1">
              <w:rPr>
                <w:rFonts w:eastAsiaTheme="minorHAnsi"/>
              </w:rPr>
              <w:t xml:space="preserve">and </w:t>
            </w:r>
            <w:commentRangeEnd w:id="1044"/>
            <w:r>
              <w:rPr>
                <w:rStyle w:val="CommentReference"/>
                <w:rFonts w:ascii="Times New Roman" w:eastAsiaTheme="minorHAnsi" w:hAnsi="Times New Roman" w:cstheme="minorBidi"/>
                <w:color w:val="auto"/>
              </w:rPr>
              <w:commentReference w:id="1044"/>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5"/>
            <w:r w:rsidRPr="007425E1">
              <w:rPr>
                <w:rFonts w:eastAsiaTheme="minorHAnsi"/>
              </w:rPr>
              <w:t xml:space="preserve">praises </w:t>
            </w:r>
            <w:commentRangeEnd w:id="1045"/>
            <w:r>
              <w:rPr>
                <w:rStyle w:val="CommentReference"/>
                <w:rFonts w:ascii="Times New Roman" w:eastAsiaTheme="minorHAnsi" w:hAnsi="Times New Roman" w:cstheme="minorBidi"/>
                <w:color w:val="auto"/>
              </w:rPr>
              <w:commentReference w:id="1045"/>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6"/>
            <w:r w:rsidRPr="007425E1">
              <w:rPr>
                <w:rFonts w:eastAsiaTheme="minorHAnsi"/>
              </w:rPr>
              <w:t>blessing</w:t>
            </w:r>
            <w:commentRangeEnd w:id="1046"/>
            <w:r>
              <w:rPr>
                <w:rStyle w:val="CommentReference"/>
                <w:rFonts w:ascii="Times New Roman" w:eastAsiaTheme="minorHAnsi" w:hAnsi="Times New Roman" w:cstheme="minorBidi"/>
                <w:color w:val="auto"/>
              </w:rPr>
              <w:commentReference w:id="1046"/>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7"/>
            <w:r w:rsidRPr="007425E1">
              <w:rPr>
                <w:rFonts w:eastAsiaTheme="minorHAnsi"/>
              </w:rPr>
              <w:t xml:space="preserve">we'll </w:t>
            </w:r>
            <w:commentRangeEnd w:id="1047"/>
            <w:r>
              <w:rPr>
                <w:rStyle w:val="CommentReference"/>
                <w:rFonts w:ascii="Times New Roman" w:eastAsiaTheme="minorHAnsi" w:hAnsi="Times New Roman" w:cstheme="minorBidi"/>
                <w:color w:val="auto"/>
              </w:rPr>
              <w:commentReference w:id="1047"/>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8"/>
            <w:r w:rsidRPr="007425E1">
              <w:rPr>
                <w:rFonts w:eastAsiaTheme="minorHAnsi"/>
              </w:rPr>
              <w:t xml:space="preserve">perfect </w:t>
            </w:r>
            <w:commentRangeEnd w:id="1048"/>
            <w:r>
              <w:rPr>
                <w:rStyle w:val="CommentReference"/>
                <w:rFonts w:ascii="Times New Roman" w:eastAsiaTheme="minorHAnsi" w:hAnsi="Times New Roman" w:cstheme="minorBidi"/>
                <w:color w:val="auto"/>
              </w:rPr>
              <w:commentReference w:id="1048"/>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9" w:name="_Toc298681341"/>
      <w:bookmarkStart w:id="1050" w:name="_Toc308441940"/>
      <w:r w:rsidRPr="00FD2E69">
        <w:lastRenderedPageBreak/>
        <w:t xml:space="preserve">The Conclusion of the </w:t>
      </w:r>
      <w:r>
        <w:t>Batos</w:t>
      </w:r>
      <w:r w:rsidRPr="00FD2E69">
        <w:t xml:space="preserve"> Psali</w:t>
      </w:r>
      <w:bookmarkEnd w:id="1049"/>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5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51"/>
            <w:r>
              <w:rPr>
                <w:rStyle w:val="CommentReference"/>
                <w:rFonts w:ascii="Garamond" w:hAnsi="Garamond" w:cstheme="minorBidi"/>
                <w:noProof w:val="0"/>
                <w:lang w:val="en-CA"/>
              </w:rPr>
              <w:commentReference w:id="1051"/>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52" w:name="_Toc298681342"/>
      <w:bookmarkStart w:id="1053" w:name="_Toc308441941"/>
      <w:bookmarkStart w:id="1054" w:name="_Ref452620570"/>
      <w:bookmarkStart w:id="1055" w:name="_Ref452620573"/>
      <w:r>
        <w:t>The Saturday Theotokia</w:t>
      </w:r>
      <w:bookmarkEnd w:id="1052"/>
      <w:bookmarkEnd w:id="1053"/>
      <w:bookmarkEnd w:id="1054"/>
      <w:bookmarkEnd w:id="1055"/>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6" w:name="_Toc298681343"/>
      <w:r>
        <w:t>Part One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1846B535"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found grace.</w:t>
            </w:r>
          </w:p>
          <w:p w14:paraId="7FD61EB7" w14:textId="78825ACA"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born</w:t>
            </w:r>
            <w:r w:rsidR="00172D7B">
              <w:rPr>
                <w:rFonts w:eastAsiaTheme="minorHAnsi"/>
              </w:rPr>
              <w:t>e</w:t>
            </w:r>
            <w:r w:rsidR="00E35F1F" w:rsidRPr="007425E1">
              <w:rPr>
                <w:rFonts w:eastAsiaTheme="minorHAnsi"/>
              </w:rPr>
              <w:t xml:space="preserve">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7" w:name="_Toc298681344"/>
      <w:r w:rsidRPr="00D24FE1">
        <w:lastRenderedPageBreak/>
        <w:t>Part</w:t>
      </w:r>
      <w:r>
        <w:t xml:space="preserve"> Two</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8"/>
            <w:r w:rsidRPr="007425E1">
              <w:rPr>
                <w:rFonts w:eastAsiaTheme="minorHAnsi"/>
              </w:rPr>
              <w:t xml:space="preserve">honour </w:t>
            </w:r>
            <w:commentRangeEnd w:id="1058"/>
            <w:r>
              <w:rPr>
                <w:rStyle w:val="CommentReference"/>
                <w:rFonts w:ascii="Times New Roman" w:eastAsiaTheme="minorHAnsi" w:hAnsi="Times New Roman" w:cstheme="minorBidi"/>
                <w:color w:val="auto"/>
              </w:rPr>
              <w:commentReference w:id="1058"/>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9"/>
            <w:r w:rsidRPr="007425E1">
              <w:rPr>
                <w:rFonts w:eastAsiaTheme="minorHAnsi"/>
              </w:rPr>
              <w:t xml:space="preserve">prudent </w:t>
            </w:r>
            <w:commentRangeEnd w:id="1059"/>
            <w:r>
              <w:rPr>
                <w:rStyle w:val="CommentReference"/>
                <w:rFonts w:ascii="Times New Roman" w:eastAsiaTheme="minorHAnsi" w:hAnsi="Times New Roman" w:cstheme="minorBidi"/>
                <w:color w:val="auto"/>
              </w:rPr>
              <w:commentReference w:id="1059"/>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40BB662C"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3E226D1" w14:textId="6AE22B9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60" w:name="_Toc298681345"/>
      <w:r>
        <w:t>Part Three</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61"/>
            <w:r w:rsidRPr="007425E1">
              <w:rPr>
                <w:rFonts w:eastAsiaTheme="minorHAnsi"/>
              </w:rPr>
              <w:t>bride</w:t>
            </w:r>
            <w:commentRangeEnd w:id="1061"/>
            <w:r>
              <w:rPr>
                <w:rStyle w:val="CommentReference"/>
                <w:rFonts w:ascii="Times New Roman" w:eastAsiaTheme="minorHAnsi" w:hAnsi="Times New Roman" w:cstheme="minorBidi"/>
                <w:color w:val="auto"/>
              </w:rPr>
              <w:commentReference w:id="1061"/>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62"/>
            <w:r w:rsidRPr="007425E1">
              <w:rPr>
                <w:rFonts w:eastAsiaTheme="minorHAnsi"/>
              </w:rPr>
              <w:t xml:space="preserve">rue </w:t>
            </w:r>
            <w:commentRangeEnd w:id="1062"/>
            <w:r>
              <w:rPr>
                <w:rStyle w:val="CommentReference"/>
                <w:rFonts w:ascii="Times New Roman" w:eastAsiaTheme="minorHAnsi" w:hAnsi="Times New Roman" w:cstheme="minorBidi"/>
                <w:color w:val="auto"/>
              </w:rPr>
              <w:commentReference w:id="1062"/>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3"/>
            <w:r w:rsidRPr="007425E1">
              <w:rPr>
                <w:rFonts w:eastAsiaTheme="minorHAnsi"/>
              </w:rPr>
              <w:t xml:space="preserve">ed </w:t>
            </w:r>
            <w:commentRangeEnd w:id="1063"/>
            <w:r>
              <w:rPr>
                <w:rStyle w:val="CommentReference"/>
                <w:rFonts w:ascii="Times New Roman" w:eastAsiaTheme="minorHAnsi" w:hAnsi="Times New Roman" w:cstheme="minorBidi"/>
                <w:color w:val="auto"/>
              </w:rPr>
              <w:commentReference w:id="1063"/>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5B56F454"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2AC3DC7" w14:textId="58A81EA0"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4" w:name="_Toc298681346"/>
      <w:r w:rsidRPr="00D24FE1">
        <w:lastRenderedPageBreak/>
        <w:t>Part</w:t>
      </w:r>
      <w:r>
        <w:t xml:space="preserve"> Four</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5"/>
            <w:r>
              <w:rPr>
                <w:rFonts w:eastAsiaTheme="minorHAnsi"/>
              </w:rPr>
              <w:t xml:space="preserve">unto </w:t>
            </w:r>
            <w:commentRangeEnd w:id="1065"/>
            <w:r>
              <w:rPr>
                <w:rStyle w:val="CommentReference"/>
                <w:rFonts w:ascii="Times New Roman" w:eastAsiaTheme="minorHAnsi" w:hAnsi="Times New Roman" w:cstheme="minorBidi"/>
                <w:color w:val="auto"/>
              </w:rPr>
              <w:commentReference w:id="1065"/>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3EAB722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55689985" w14:textId="725A0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6" w:name="_Toc298681347"/>
      <w:r w:rsidRPr="00D24FE1">
        <w:t>Part</w:t>
      </w:r>
      <w:r>
        <w:t xml:space="preserve"> Five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20B50CB"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75C6A760" w14:textId="13E346E9"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7" w:name="_Toc298681348"/>
      <w:r>
        <w:t>Part Six</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8"/>
            <w:r w:rsidRPr="007425E1">
              <w:t>rejoice</w:t>
            </w:r>
            <w:r>
              <w:t>d</w:t>
            </w:r>
            <w:commentRangeEnd w:id="1068"/>
            <w:r>
              <w:rPr>
                <w:rStyle w:val="CommentReference"/>
                <w:rFonts w:ascii="Times New Roman" w:eastAsiaTheme="minorHAnsi" w:hAnsi="Times New Roman" w:cstheme="minorBidi"/>
                <w:color w:val="auto"/>
              </w:rPr>
              <w:commentReference w:id="1068"/>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9"/>
            <w:r>
              <w:t>save</w:t>
            </w:r>
            <w:r w:rsidRPr="007425E1">
              <w:t xml:space="preserve"> </w:t>
            </w:r>
            <w:commentRangeEnd w:id="1069"/>
            <w:r>
              <w:rPr>
                <w:rStyle w:val="CommentReference"/>
              </w:rPr>
              <w:commentReference w:id="1069"/>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6615AC3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1C12B93" w14:textId="1C1BECD7"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70" w:name="_Toc298681349"/>
      <w:r>
        <w:t>Part Seven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71"/>
            <w:r>
              <w:t>Paradoxically</w:t>
            </w:r>
            <w:commentRangeEnd w:id="1071"/>
            <w:r>
              <w:rPr>
                <w:rStyle w:val="CommentReference"/>
                <w:rFonts w:ascii="Times New Roman" w:eastAsiaTheme="minorHAnsi" w:hAnsi="Times New Roman" w:cstheme="minorBidi"/>
                <w:color w:val="auto"/>
              </w:rPr>
              <w:commentReference w:id="1071"/>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72"/>
            <w:r>
              <w:t xml:space="preserve">is </w:t>
            </w:r>
            <w:commentRangeEnd w:id="1072"/>
            <w:r>
              <w:rPr>
                <w:rStyle w:val="CommentReference"/>
                <w:rFonts w:ascii="Times New Roman" w:eastAsiaTheme="minorHAnsi" w:hAnsi="Times New Roman" w:cstheme="minorBidi"/>
                <w:color w:val="auto"/>
              </w:rPr>
              <w:commentReference w:id="1072"/>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4E9951B8"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C6482BD" w14:textId="5CC65DF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3" w:name="_Toc298681350"/>
      <w:r>
        <w:t>Part Eight</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4"/>
            <w:r w:rsidRPr="007425E1">
              <w:t>from all sides</w:t>
            </w:r>
            <w:commentRangeEnd w:id="1074"/>
            <w:r>
              <w:rPr>
                <w:rStyle w:val="CommentReference"/>
                <w:rFonts w:ascii="Times New Roman" w:eastAsiaTheme="minorHAnsi" w:hAnsi="Times New Roman" w:cstheme="minorBidi"/>
                <w:color w:val="auto"/>
              </w:rPr>
              <w:commentReference w:id="1074"/>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5"/>
            <w:r>
              <w:t>Saviour</w:t>
            </w:r>
            <w:commentRangeEnd w:id="1075"/>
            <w:r>
              <w:rPr>
                <w:rStyle w:val="CommentReference"/>
                <w:rFonts w:ascii="Times New Roman" w:eastAsiaTheme="minorHAnsi" w:hAnsi="Times New Roman" w:cstheme="minorBidi"/>
                <w:color w:val="auto"/>
              </w:rPr>
              <w:commentReference w:id="1075"/>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1F475956"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6B2F3492" w14:textId="040E6BF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6" w:name="_Toc298681351"/>
      <w:r>
        <w:t>Part Nine</w:t>
      </w:r>
      <w:bookmarkEnd w:id="1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7"/>
            <w:r>
              <w:t>compassion</w:t>
            </w:r>
            <w:commentRangeEnd w:id="1077"/>
            <w:r>
              <w:rPr>
                <w:rStyle w:val="CommentReference"/>
                <w:rFonts w:ascii="Times New Roman" w:eastAsiaTheme="minorHAnsi" w:hAnsi="Times New Roman" w:cstheme="minorBidi"/>
                <w:color w:val="auto"/>
              </w:rPr>
              <w:commentReference w:id="1077"/>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3990461D"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0D6DA7D" w14:textId="7944F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8" w:name="_Toc298681352"/>
      <w:bookmarkStart w:id="1079" w:name="_Toc308441942"/>
      <w:r>
        <w:lastRenderedPageBreak/>
        <w:t>The Crown Batos</w:t>
      </w:r>
      <w:bookmarkEnd w:id="1078"/>
      <w:bookmarkEnd w:id="1079"/>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80"/>
            <w:r>
              <w:t>Sanctuary</w:t>
            </w:r>
            <w:commentRangeEnd w:id="1080"/>
            <w:r>
              <w:rPr>
                <w:rStyle w:val="CommentReference"/>
                <w:rFonts w:ascii="Times New Roman" w:eastAsiaTheme="minorHAnsi" w:hAnsi="Times New Roman" w:cstheme="minorBidi"/>
                <w:color w:val="auto"/>
              </w:rPr>
              <w:commentReference w:id="1080"/>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81"/>
            <w:r>
              <w:t>lampstand</w:t>
            </w:r>
            <w:commentRangeEnd w:id="1081"/>
            <w:r>
              <w:rPr>
                <w:rStyle w:val="CommentReference"/>
                <w:rFonts w:ascii="Times New Roman" w:eastAsiaTheme="minorHAnsi" w:hAnsi="Times New Roman" w:cstheme="minorBidi"/>
                <w:color w:val="auto"/>
              </w:rPr>
              <w:commentReference w:id="1081"/>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82"/>
            <w:r>
              <w:t>Greeted</w:t>
            </w:r>
            <w:commentRangeEnd w:id="1082"/>
            <w:r>
              <w:rPr>
                <w:rStyle w:val="CommentReference"/>
                <w:rFonts w:ascii="Times New Roman" w:eastAsiaTheme="minorHAnsi" w:hAnsi="Times New Roman" w:cstheme="minorBidi"/>
                <w:color w:val="auto"/>
              </w:rPr>
              <w:commentReference w:id="1082"/>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3"/>
            <w:r w:rsidRPr="007425E1">
              <w:t xml:space="preserve">For </w:t>
            </w:r>
            <w:commentRangeEnd w:id="1083"/>
            <w:r>
              <w:rPr>
                <w:rStyle w:val="CommentReference"/>
                <w:rFonts w:ascii="Times New Roman" w:eastAsiaTheme="minorHAnsi" w:hAnsi="Times New Roman" w:cstheme="minorBidi"/>
                <w:color w:val="auto"/>
              </w:rPr>
              <w:commentReference w:id="1083"/>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4"/>
            <w:r>
              <w:t>coming</w:t>
            </w:r>
            <w:r w:rsidRPr="007425E1">
              <w:t xml:space="preserve"> </w:t>
            </w:r>
            <w:commentRangeEnd w:id="1084"/>
            <w:r>
              <w:rPr>
                <w:rStyle w:val="CommentReference"/>
                <w:rFonts w:ascii="Times New Roman" w:eastAsiaTheme="minorHAnsi" w:hAnsi="Times New Roman" w:cstheme="minorBidi"/>
                <w:color w:val="auto"/>
              </w:rPr>
              <w:commentReference w:id="1084"/>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5"/>
            <w:r w:rsidRPr="00582AD7">
              <w:t>ⲧⲉⲥⲱⲙⲁ</w:t>
            </w:r>
            <w:commentRangeEnd w:id="1085"/>
            <w:r>
              <w:rPr>
                <w:rStyle w:val="CommentReference"/>
                <w:rFonts w:ascii="Garamond" w:hAnsi="Garamond" w:cstheme="minorBidi"/>
                <w:noProof w:val="0"/>
                <w:lang w:val="en-CA"/>
              </w:rPr>
              <w:commentReference w:id="1085"/>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6"/>
            <w:r w:rsidRPr="007425E1">
              <w:t>you</w:t>
            </w:r>
            <w:commentRangeEnd w:id="1086"/>
            <w:r>
              <w:rPr>
                <w:rStyle w:val="CommentReference"/>
                <w:rFonts w:ascii="Times New Roman" w:eastAsiaTheme="minorHAnsi" w:hAnsi="Times New Roman" w:cstheme="minorBidi"/>
                <w:color w:val="auto"/>
              </w:rPr>
              <w:commentReference w:id="1086"/>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7" w:name="_Toc298681353"/>
      <w:bookmarkStart w:id="1088" w:name="_Toc308441943"/>
      <w:r>
        <w:lastRenderedPageBreak/>
        <w:t>The Second Crown Batos</w:t>
      </w:r>
      <w:bookmarkEnd w:id="1087"/>
      <w:bookmarkEnd w:id="1088"/>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9"/>
            <w:r>
              <w:t>evangelized</w:t>
            </w:r>
            <w:r w:rsidRPr="007425E1">
              <w:t xml:space="preserve"> </w:t>
            </w:r>
            <w:commentRangeEnd w:id="1089"/>
            <w:r>
              <w:rPr>
                <w:rStyle w:val="CommentReference"/>
                <w:rFonts w:ascii="Times New Roman" w:eastAsiaTheme="minorHAnsi" w:hAnsi="Times New Roman" w:cstheme="minorBidi"/>
                <w:color w:val="auto"/>
              </w:rPr>
              <w:commentReference w:id="1089"/>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90"/>
            <w:r w:rsidRPr="007425E1">
              <w:t>thereof</w:t>
            </w:r>
            <w:commentRangeEnd w:id="1090"/>
            <w:r>
              <w:rPr>
                <w:rStyle w:val="CommentReference"/>
                <w:rFonts w:ascii="Times New Roman" w:eastAsiaTheme="minorHAnsi" w:hAnsi="Times New Roman" w:cstheme="minorBidi"/>
                <w:color w:val="auto"/>
              </w:rPr>
              <w:commentReference w:id="1090"/>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91"/>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91"/>
            <w:r>
              <w:rPr>
                <w:rStyle w:val="CommentReference"/>
                <w:rFonts w:ascii="Garamond" w:hAnsi="Garamond" w:cstheme="minorBidi"/>
                <w:noProof w:val="0"/>
                <w:lang w:val="en-CA"/>
              </w:rPr>
              <w:commentReference w:id="1091"/>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92" w:name="_Toc298681354"/>
      <w:bookmarkStart w:id="1093" w:name="_Ref299212102"/>
      <w:bookmarkStart w:id="1094" w:name="_Ref299212144"/>
      <w:bookmarkStart w:id="1095" w:name="_Ref299212161"/>
      <w:bookmarkStart w:id="1096" w:name="_Toc308441944"/>
      <w:bookmarkStart w:id="1097" w:name="_Ref452620758"/>
      <w:bookmarkStart w:id="1098" w:name="_Ref452620761"/>
      <w:bookmarkStart w:id="1099" w:name="_Toc485884438"/>
      <w:r>
        <w:lastRenderedPageBreak/>
        <w:t>The Ending of the Batos Theotokias</w:t>
      </w:r>
      <w:bookmarkEnd w:id="1092"/>
      <w:bookmarkEnd w:id="1093"/>
      <w:bookmarkEnd w:id="1094"/>
      <w:bookmarkEnd w:id="1095"/>
      <w:bookmarkEnd w:id="1096"/>
      <w:bookmarkEnd w:id="1097"/>
      <w:bookmarkEnd w:id="1098"/>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100"/>
            <w:r w:rsidRPr="007425E1">
              <w:rPr>
                <w:rFonts w:eastAsiaTheme="minorHAnsi"/>
              </w:rPr>
              <w:t>Awesome and full of glory</w:t>
            </w:r>
            <w:commentRangeEnd w:id="1100"/>
            <w:r>
              <w:rPr>
                <w:rStyle w:val="CommentReference"/>
                <w:rFonts w:ascii="Times New Roman" w:eastAsiaTheme="minorHAnsi" w:hAnsi="Times New Roman" w:cstheme="minorBidi"/>
                <w:color w:val="auto"/>
              </w:rPr>
              <w:commentReference w:id="1100"/>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101"/>
            <w:r w:rsidRPr="007425E1">
              <w:rPr>
                <w:rFonts w:eastAsiaTheme="minorHAnsi"/>
              </w:rPr>
              <w:t>works</w:t>
            </w:r>
            <w:commentRangeEnd w:id="1101"/>
            <w:r>
              <w:rPr>
                <w:rStyle w:val="CommentReference"/>
                <w:rFonts w:ascii="Times New Roman" w:eastAsiaTheme="minorHAnsi" w:hAnsi="Times New Roman" w:cstheme="minorBidi"/>
                <w:color w:val="auto"/>
              </w:rPr>
              <w:commentReference w:id="1101"/>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102"/>
            <w:r w:rsidRPr="00582AD7">
              <w:t>ϥ̀ⲛⲁϯ ⲙ̀ⲡⲓⲟⲩⲁⲓ</w:t>
            </w:r>
            <w:commentRangeEnd w:id="1102"/>
            <w:r>
              <w:rPr>
                <w:rStyle w:val="CommentReference"/>
                <w:rFonts w:ascii="Garamond" w:hAnsi="Garamond" w:cstheme="minorBidi"/>
                <w:noProof w:val="0"/>
                <w:lang w:val="en-CA"/>
              </w:rPr>
              <w:commentReference w:id="1102"/>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3"/>
            <w:r w:rsidRPr="007425E1">
              <w:rPr>
                <w:rFonts w:eastAsiaTheme="minorHAnsi"/>
              </w:rPr>
              <w:t xml:space="preserve">with </w:t>
            </w:r>
            <w:commentRangeEnd w:id="1103"/>
            <w:r>
              <w:rPr>
                <w:rStyle w:val="CommentReference"/>
                <w:rFonts w:ascii="Times New Roman" w:eastAsiaTheme="minorHAnsi" w:hAnsi="Times New Roman" w:cstheme="minorBidi"/>
                <w:color w:val="auto"/>
              </w:rPr>
              <w:commentReference w:id="1103"/>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4"/>
            <w:r w:rsidRPr="00582AD7">
              <w:t>ⲡⲁⲓ ⲉ̀ϩⲟⲟⲩ</w:t>
            </w:r>
            <w:commentRangeEnd w:id="1104"/>
            <w:r>
              <w:rPr>
                <w:rStyle w:val="CommentReference"/>
                <w:rFonts w:ascii="Garamond" w:hAnsi="Garamond" w:cstheme="minorBidi"/>
                <w:noProof w:val="0"/>
                <w:lang w:val="en-CA"/>
              </w:rPr>
              <w:commentReference w:id="1104"/>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5"/>
            <w:r w:rsidRPr="007425E1">
              <w:rPr>
                <w:rFonts w:eastAsiaTheme="minorHAnsi"/>
              </w:rPr>
              <w:t xml:space="preserve">bless </w:t>
            </w:r>
            <w:commentRangeEnd w:id="1105"/>
            <w:r>
              <w:rPr>
                <w:rStyle w:val="CommentReference"/>
                <w:rFonts w:ascii="Times New Roman" w:eastAsiaTheme="minorHAnsi" w:hAnsi="Times New Roman" w:cstheme="minorBidi"/>
                <w:color w:val="auto"/>
              </w:rPr>
              <w:commentReference w:id="1105"/>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18EDDD5F" w:rsidR="006869EE" w:rsidRPr="00D65F5D" w:rsidRDefault="00E35F1F" w:rsidP="00D65F5D">
      <w:r>
        <w:lastRenderedPageBreak/>
        <w:t xml:space="preserve">Continue to the Creed on page </w:t>
      </w:r>
      <w:r>
        <w:fldChar w:fldCharType="begin"/>
      </w:r>
      <w:r>
        <w:instrText xml:space="preserve"> PAGEREF _Ref299212181 \h </w:instrText>
      </w:r>
      <w:r>
        <w:fldChar w:fldCharType="separate"/>
      </w:r>
      <w:r w:rsidR="000E2EAC">
        <w:rPr>
          <w:noProof/>
        </w:rPr>
        <w:t>8</w:t>
      </w:r>
      <w:r>
        <w:fldChar w:fldCharType="end"/>
      </w:r>
      <w:r>
        <w:t>.</w:t>
      </w:r>
    </w:p>
    <w:p w14:paraId="38969E2B" w14:textId="77777777" w:rsidR="00E60591" w:rsidRDefault="00E60591" w:rsidP="00E60591">
      <w:pPr>
        <w:pStyle w:val="Heading1"/>
      </w:pPr>
      <w:bookmarkStart w:id="1106" w:name="_Toc485884439"/>
      <w:bookmarkStart w:id="1107" w:name="_Ref448227875"/>
      <w:bookmarkStart w:id="1108" w:name="_Ref448227880"/>
      <w:r>
        <w:lastRenderedPageBreak/>
        <w:t>Hymns for December and for Paschaltide</w:t>
      </w:r>
      <w:bookmarkStart w:id="1109" w:name="_Toc410196981"/>
      <w:bookmarkEnd w:id="1106"/>
    </w:p>
    <w:p w14:paraId="4F5248A6" w14:textId="50250DFE" w:rsidR="00E60591" w:rsidRDefault="00E60591" w:rsidP="00E60591">
      <w:pPr>
        <w:pStyle w:val="Heading2"/>
      </w:pPr>
      <w:bookmarkStart w:id="1110" w:name="_Toc485884440"/>
      <w:r>
        <w:lastRenderedPageBreak/>
        <w:t xml:space="preserve">Hymns for December or </w:t>
      </w:r>
      <w:r>
        <w:rPr>
          <w:rFonts w:ascii="FreeSerifAvvaShenouda" w:hAnsi="FreeSerifAvvaShenouda" w:cs="FreeSerifAvvaShenouda"/>
        </w:rPr>
        <w:t>Ⲕⲟⲓⲁϩⲕ</w:t>
      </w:r>
      <w:bookmarkEnd w:id="1109"/>
      <w:bookmarkEnd w:id="1110"/>
    </w:p>
    <w:p w14:paraId="22B9EC7C" w14:textId="77777777" w:rsidR="00E60591" w:rsidRDefault="00E60591" w:rsidP="00E60591">
      <w:pPr>
        <w:pStyle w:val="Heading3"/>
      </w:pPr>
      <w:bookmarkStart w:id="1111" w:name="_Toc479145646"/>
      <w:r>
        <w:t>The Order of 7/4</w:t>
      </w:r>
      <w:bookmarkEnd w:id="1111"/>
    </w:p>
    <w:p w14:paraId="51B22544" w14:textId="77777777" w:rsidR="00E60591" w:rsidRDefault="00E60591" w:rsidP="00E60591">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A4C81D6" w14:textId="77777777" w:rsidR="00E60591" w:rsidRDefault="00E60591" w:rsidP="00E60591">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241DCA4E" w14:textId="467B651D" w:rsidR="00E60591" w:rsidRPr="005E37D0" w:rsidRDefault="00E60591" w:rsidP="00E60591">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0E2EA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E2EAC">
        <w:rPr>
          <w:noProof/>
        </w:rPr>
        <w:t>334</w:t>
      </w:r>
      <w:r w:rsidRPr="005E37D0">
        <w:fldChar w:fldCharType="end"/>
      </w:r>
    </w:p>
    <w:p w14:paraId="25E6EAD4" w14:textId="4E072362" w:rsidR="00E60591" w:rsidRPr="005E37D0" w:rsidRDefault="00E60591" w:rsidP="00E60591">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0E2EAC">
        <w:t>Psalm</w:t>
      </w:r>
      <w:r w:rsidR="000E2EAC" w:rsidRPr="00AB1781">
        <w:t xml:space="preserve"> 50</w:t>
      </w:r>
      <w:r w:rsidR="000E2EA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E2EAC">
        <w:rPr>
          <w:noProof/>
        </w:rPr>
        <w:t>163</w:t>
      </w:r>
      <w:r w:rsidRPr="005E37D0">
        <w:fldChar w:fldCharType="end"/>
      </w:r>
    </w:p>
    <w:p w14:paraId="26CB8E59" w14:textId="0BF9E1BD" w:rsidR="00E60591" w:rsidRPr="005E37D0" w:rsidRDefault="00E60591" w:rsidP="00E60591">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0E2EA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E2EAC">
        <w:rPr>
          <w:noProof/>
        </w:rPr>
        <w:t>337</w:t>
      </w:r>
      <w:r w:rsidRPr="005E37D0">
        <w:fldChar w:fldCharType="end"/>
      </w:r>
    </w:p>
    <w:p w14:paraId="6A20C32C" w14:textId="1EC3D2E8" w:rsidR="00E60591" w:rsidRPr="005E37D0" w:rsidRDefault="00E60591" w:rsidP="00E60591">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0E2EA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E2EAC">
        <w:rPr>
          <w:noProof/>
        </w:rPr>
        <w:t>547</w:t>
      </w:r>
      <w:r w:rsidRPr="005E37D0">
        <w:fldChar w:fldCharType="end"/>
      </w:r>
    </w:p>
    <w:p w14:paraId="05EC5CD5" w14:textId="5A531962" w:rsidR="00E60591" w:rsidRPr="005E37D0" w:rsidRDefault="00E60591" w:rsidP="00E60591">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0E2EA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E2EAC">
        <w:rPr>
          <w:noProof/>
        </w:rPr>
        <w:t>555</w:t>
      </w:r>
      <w:r w:rsidRPr="005E37D0">
        <w:fldChar w:fldCharType="end"/>
      </w:r>
    </w:p>
    <w:p w14:paraId="57B215CB" w14:textId="4517A952" w:rsidR="00E60591" w:rsidRPr="005E37D0" w:rsidRDefault="00E60591" w:rsidP="00E60591">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0E2EA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E2EAC">
        <w:rPr>
          <w:noProof/>
        </w:rPr>
        <w:t>341</w:t>
      </w:r>
      <w:r w:rsidRPr="005E37D0">
        <w:fldChar w:fldCharType="end"/>
      </w:r>
    </w:p>
    <w:p w14:paraId="65FAF259" w14:textId="66E18646" w:rsidR="00E60591" w:rsidRPr="005E37D0" w:rsidRDefault="00E60591" w:rsidP="00E60591">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0E2EA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E2EAC">
        <w:rPr>
          <w:noProof/>
        </w:rPr>
        <w:t>344</w:t>
      </w:r>
      <w:r w:rsidRPr="005E37D0">
        <w:fldChar w:fldCharType="end"/>
      </w:r>
    </w:p>
    <w:p w14:paraId="673025DC" w14:textId="6684F760" w:rsidR="00E60591" w:rsidRPr="005E37D0" w:rsidRDefault="00E60591" w:rsidP="00E60591">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0E2EA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E2EAC">
        <w:rPr>
          <w:noProof/>
        </w:rPr>
        <w:t>563</w:t>
      </w:r>
      <w:r w:rsidRPr="005E37D0">
        <w:fldChar w:fldCharType="end"/>
      </w:r>
    </w:p>
    <w:p w14:paraId="3D29477B" w14:textId="13DE4A95" w:rsidR="00E60591" w:rsidRPr="005E37D0" w:rsidRDefault="00E60591" w:rsidP="00E60591">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0E2EA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E2EAC">
        <w:rPr>
          <w:noProof/>
        </w:rPr>
        <w:t>463</w:t>
      </w:r>
      <w:r w:rsidRPr="005E37D0">
        <w:fldChar w:fldCharType="end"/>
      </w:r>
    </w:p>
    <w:p w14:paraId="73A81C5C" w14:textId="1F71EFDB" w:rsidR="00E60591" w:rsidRPr="005E37D0" w:rsidRDefault="00E60591" w:rsidP="00E60591">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0E2EA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E2EAC">
        <w:rPr>
          <w:noProof/>
        </w:rPr>
        <w:t>468</w:t>
      </w:r>
      <w:r w:rsidRPr="005E37D0">
        <w:fldChar w:fldCharType="end"/>
      </w:r>
    </w:p>
    <w:p w14:paraId="1354FE18" w14:textId="58B43CC9" w:rsidR="00E60591" w:rsidRPr="005E37D0" w:rsidRDefault="00E60591" w:rsidP="00E60591">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0E2EA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E2EAC">
        <w:rPr>
          <w:noProof/>
        </w:rPr>
        <w:t>609</w:t>
      </w:r>
      <w:r w:rsidRPr="005E37D0">
        <w:fldChar w:fldCharType="end"/>
      </w:r>
    </w:p>
    <w:p w14:paraId="3EA49E2F" w14:textId="40E1ADF4" w:rsidR="00E60591" w:rsidRPr="005E37D0" w:rsidRDefault="00E60591" w:rsidP="00E60591">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0E2EA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E2EAC">
        <w:rPr>
          <w:noProof/>
        </w:rPr>
        <w:t>478</w:t>
      </w:r>
      <w:r w:rsidRPr="005E37D0">
        <w:fldChar w:fldCharType="end"/>
      </w:r>
    </w:p>
    <w:p w14:paraId="4C554525" w14:textId="0F8841AA" w:rsidR="00E60591" w:rsidRPr="005E37D0" w:rsidRDefault="00E60591" w:rsidP="00E60591">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0E2EA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E2EAC">
        <w:rPr>
          <w:noProof/>
        </w:rPr>
        <w:t>480</w:t>
      </w:r>
      <w:r w:rsidRPr="005E37D0">
        <w:fldChar w:fldCharType="end"/>
      </w:r>
    </w:p>
    <w:p w14:paraId="7E4A6EA2" w14:textId="307AA3B8" w:rsidR="00E60591" w:rsidRPr="005E37D0" w:rsidRDefault="00E60591" w:rsidP="00E60591">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0E2EA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E2EAC">
        <w:rPr>
          <w:noProof/>
        </w:rPr>
        <w:t>614</w:t>
      </w:r>
      <w:r w:rsidRPr="005E37D0">
        <w:fldChar w:fldCharType="end"/>
      </w:r>
    </w:p>
    <w:p w14:paraId="08834706" w14:textId="7464AD13" w:rsidR="00E60591" w:rsidRPr="005E37D0" w:rsidRDefault="00E60591" w:rsidP="00E60591">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0E2EA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0E2EAC">
        <w:rPr>
          <w:noProof/>
        </w:rPr>
        <w:t>566</w:t>
      </w:r>
      <w:r w:rsidRPr="005E37D0">
        <w:fldChar w:fldCharType="end"/>
      </w:r>
    </w:p>
    <w:p w14:paraId="2F48628F" w14:textId="02576C97" w:rsidR="00E60591" w:rsidRPr="005E37D0" w:rsidRDefault="00E60591" w:rsidP="00E60591">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0E2EA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E2EAC">
        <w:rPr>
          <w:noProof/>
        </w:rPr>
        <w:t>346</w:t>
      </w:r>
      <w:r w:rsidRPr="005E37D0">
        <w:fldChar w:fldCharType="end"/>
      </w:r>
    </w:p>
    <w:p w14:paraId="06F9D654" w14:textId="3B77F722" w:rsidR="00E60591" w:rsidRPr="005E37D0" w:rsidRDefault="00E60591" w:rsidP="00E60591">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0E2EA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E2EAC">
        <w:rPr>
          <w:noProof/>
        </w:rPr>
        <w:t>350</w:t>
      </w:r>
      <w:r w:rsidRPr="005E37D0">
        <w:fldChar w:fldCharType="end"/>
      </w:r>
    </w:p>
    <w:p w14:paraId="39A007D8" w14:textId="4876B0B3" w:rsidR="00E60591" w:rsidRPr="005E37D0" w:rsidRDefault="00E60591" w:rsidP="00E60591">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0E2EA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E2EAC">
        <w:rPr>
          <w:noProof/>
        </w:rPr>
        <w:t>570</w:t>
      </w:r>
      <w:r w:rsidRPr="005E37D0">
        <w:fldChar w:fldCharType="end"/>
      </w:r>
    </w:p>
    <w:p w14:paraId="4B59AD34" w14:textId="4DE8022C" w:rsidR="00E60591" w:rsidRPr="005E37D0" w:rsidRDefault="00E60591" w:rsidP="00E60591">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0E2EA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E2EAC">
        <w:rPr>
          <w:noProof/>
        </w:rPr>
        <w:t>490</w:t>
      </w:r>
      <w:r w:rsidRPr="005E37D0">
        <w:fldChar w:fldCharType="end"/>
      </w:r>
    </w:p>
    <w:p w14:paraId="4A568586" w14:textId="6AF29BD6" w:rsidR="00E60591" w:rsidRPr="005E37D0" w:rsidRDefault="00E60591" w:rsidP="00E60591">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0E2EA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0E2EAC">
        <w:rPr>
          <w:noProof/>
        </w:rPr>
        <w:t>492</w:t>
      </w:r>
      <w:r w:rsidRPr="005E37D0">
        <w:fldChar w:fldCharType="end"/>
      </w:r>
    </w:p>
    <w:p w14:paraId="744D3327" w14:textId="4F7CF176" w:rsidR="00E60591" w:rsidRPr="005E37D0" w:rsidRDefault="00E60591" w:rsidP="00E60591">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0E2EA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E2EAC">
        <w:rPr>
          <w:noProof/>
        </w:rPr>
        <w:t>617</w:t>
      </w:r>
      <w:r w:rsidRPr="005E37D0">
        <w:fldChar w:fldCharType="end"/>
      </w:r>
    </w:p>
    <w:p w14:paraId="50B05854" w14:textId="0AE3621C" w:rsidR="00E60591" w:rsidRPr="005E37D0" w:rsidRDefault="00E60591" w:rsidP="00E60591">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0E2EA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E2EAC">
        <w:rPr>
          <w:noProof/>
        </w:rPr>
        <w:t>502</w:t>
      </w:r>
      <w:r w:rsidRPr="005E37D0">
        <w:fldChar w:fldCharType="end"/>
      </w:r>
    </w:p>
    <w:p w14:paraId="18395D6B" w14:textId="550D4366" w:rsidR="00E60591" w:rsidRPr="005E37D0" w:rsidRDefault="00E60591" w:rsidP="00E60591">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0E2EA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E2EAC">
        <w:rPr>
          <w:noProof/>
        </w:rPr>
        <w:t>504</w:t>
      </w:r>
      <w:r w:rsidRPr="005E37D0">
        <w:fldChar w:fldCharType="end"/>
      </w:r>
    </w:p>
    <w:p w14:paraId="6BC18F9C" w14:textId="04DB3594" w:rsidR="00E60591" w:rsidRPr="005E37D0" w:rsidRDefault="00E60591" w:rsidP="00E60591">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0E2EA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E2EAC">
        <w:rPr>
          <w:noProof/>
        </w:rPr>
        <w:t>622</w:t>
      </w:r>
      <w:r w:rsidRPr="005E37D0">
        <w:fldChar w:fldCharType="end"/>
      </w:r>
    </w:p>
    <w:p w14:paraId="7BAF4748" w14:textId="273CEA6B" w:rsidR="00E60591" w:rsidRPr="005E37D0" w:rsidRDefault="00E60591" w:rsidP="00E60591">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0E2EA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E2EAC">
        <w:rPr>
          <w:noProof/>
        </w:rPr>
        <w:t>574</w:t>
      </w:r>
      <w:r w:rsidRPr="005E37D0">
        <w:fldChar w:fldCharType="end"/>
      </w:r>
    </w:p>
    <w:p w14:paraId="0E4E9FDA" w14:textId="42F5D49E" w:rsidR="00E60591" w:rsidRPr="005E37D0" w:rsidRDefault="00E60591" w:rsidP="00E60591">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0E2EA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E2EAC">
        <w:rPr>
          <w:noProof/>
        </w:rPr>
        <w:t>372</w:t>
      </w:r>
      <w:r w:rsidRPr="005E37D0">
        <w:fldChar w:fldCharType="end"/>
      </w:r>
    </w:p>
    <w:p w14:paraId="79572A0F" w14:textId="7608B1BF" w:rsidR="00E60591" w:rsidRPr="005E37D0" w:rsidRDefault="00E60591" w:rsidP="00E60591">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0E2EA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E2EAC">
        <w:rPr>
          <w:noProof/>
        </w:rPr>
        <w:t>383</w:t>
      </w:r>
      <w:r w:rsidRPr="005E37D0">
        <w:fldChar w:fldCharType="end"/>
      </w:r>
    </w:p>
    <w:p w14:paraId="1FF586AD" w14:textId="67C3A173" w:rsidR="00E60591" w:rsidRPr="005E37D0" w:rsidRDefault="00E60591" w:rsidP="00E60591">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0E2EA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E2EAC">
        <w:rPr>
          <w:noProof/>
        </w:rPr>
        <w:t>578</w:t>
      </w:r>
      <w:r w:rsidRPr="005E37D0">
        <w:fldChar w:fldCharType="end"/>
      </w:r>
    </w:p>
    <w:p w14:paraId="293C4CD4" w14:textId="2C33B924" w:rsidR="00E60591" w:rsidRPr="005E37D0" w:rsidRDefault="00E60591" w:rsidP="00E60591">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0E2EA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E2EAC">
        <w:rPr>
          <w:noProof/>
        </w:rPr>
        <w:t>387</w:t>
      </w:r>
      <w:r w:rsidRPr="005E37D0">
        <w:fldChar w:fldCharType="end"/>
      </w:r>
    </w:p>
    <w:p w14:paraId="095C1A6A" w14:textId="4E5D0C14" w:rsidR="00E60591" w:rsidRPr="005E37D0" w:rsidRDefault="00E60591" w:rsidP="00E60591">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0E2EA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E2EAC">
        <w:rPr>
          <w:noProof/>
        </w:rPr>
        <w:t>388</w:t>
      </w:r>
      <w:r w:rsidRPr="005E37D0">
        <w:fldChar w:fldCharType="end"/>
      </w:r>
    </w:p>
    <w:p w14:paraId="2D6E0D3B" w14:textId="36A39FE0" w:rsidR="00E60591" w:rsidRPr="005E37D0" w:rsidRDefault="00E60591" w:rsidP="00E60591">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0E2EA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E2EAC">
        <w:rPr>
          <w:noProof/>
        </w:rPr>
        <w:t>408</w:t>
      </w:r>
      <w:r w:rsidRPr="005E37D0">
        <w:fldChar w:fldCharType="end"/>
      </w:r>
    </w:p>
    <w:p w14:paraId="71FE572A" w14:textId="41CD734E" w:rsidR="00E60591" w:rsidRPr="005E37D0" w:rsidRDefault="00E60591" w:rsidP="00E60591">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0E2EA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0E2EAC">
        <w:rPr>
          <w:noProof/>
        </w:rPr>
        <w:t>517</w:t>
      </w:r>
      <w:r w:rsidRPr="005E37D0">
        <w:fldChar w:fldCharType="end"/>
      </w:r>
    </w:p>
    <w:p w14:paraId="4562D214" w14:textId="1C34079F" w:rsidR="00E60591" w:rsidRPr="005E37D0" w:rsidRDefault="00E60591" w:rsidP="00E60591">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0E2EA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E2EAC">
        <w:rPr>
          <w:noProof/>
        </w:rPr>
        <w:t>519</w:t>
      </w:r>
      <w:r w:rsidRPr="005E37D0">
        <w:fldChar w:fldCharType="end"/>
      </w:r>
    </w:p>
    <w:p w14:paraId="7B2231CA" w14:textId="51BC1AD1" w:rsidR="00E60591" w:rsidRPr="005E37D0" w:rsidRDefault="00E60591" w:rsidP="00E60591">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0E2EA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E2EAC">
        <w:rPr>
          <w:noProof/>
        </w:rPr>
        <w:t>631</w:t>
      </w:r>
      <w:r w:rsidRPr="005E37D0">
        <w:fldChar w:fldCharType="end"/>
      </w:r>
    </w:p>
    <w:p w14:paraId="69DCFB21" w14:textId="4810D004" w:rsidR="00E60591" w:rsidRPr="005E37D0" w:rsidRDefault="00E60591" w:rsidP="00E60591">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0E2EA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E2EAC">
        <w:rPr>
          <w:noProof/>
        </w:rPr>
        <w:t>526</w:t>
      </w:r>
      <w:r w:rsidRPr="005E37D0">
        <w:fldChar w:fldCharType="end"/>
      </w:r>
    </w:p>
    <w:p w14:paraId="5D9B1ECB" w14:textId="546BEF3F" w:rsidR="00E60591" w:rsidRPr="005E37D0" w:rsidRDefault="00E60591" w:rsidP="00E60591">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0E2EA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E2EAC">
        <w:rPr>
          <w:noProof/>
        </w:rPr>
        <w:t>531</w:t>
      </w:r>
      <w:r w:rsidRPr="005E37D0">
        <w:fldChar w:fldCharType="end"/>
      </w:r>
    </w:p>
    <w:p w14:paraId="22F92A9D" w14:textId="560417CC" w:rsidR="00E60591" w:rsidRPr="005E37D0" w:rsidRDefault="00E60591" w:rsidP="00E60591">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0E2EA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E2EAC">
        <w:rPr>
          <w:noProof/>
        </w:rPr>
        <w:t>636</w:t>
      </w:r>
      <w:r w:rsidRPr="005E37D0">
        <w:fldChar w:fldCharType="end"/>
      </w:r>
    </w:p>
    <w:p w14:paraId="4BE48CD8" w14:textId="0A2A9815" w:rsidR="00E60591" w:rsidRPr="005E37D0" w:rsidRDefault="00E60591" w:rsidP="00E60591">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0E2EA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E2EAC">
        <w:rPr>
          <w:noProof/>
        </w:rPr>
        <w:t>641</w:t>
      </w:r>
      <w:r w:rsidRPr="005E37D0">
        <w:fldChar w:fldCharType="end"/>
      </w:r>
    </w:p>
    <w:p w14:paraId="19FC2312" w14:textId="5EBD598E" w:rsidR="00E60591" w:rsidRPr="005E37D0" w:rsidRDefault="00E60591" w:rsidP="00E60591">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0E2EA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E2EAC">
        <w:rPr>
          <w:noProof/>
        </w:rPr>
        <w:t>643</w:t>
      </w:r>
      <w:r w:rsidRPr="005E37D0">
        <w:fldChar w:fldCharType="end"/>
      </w:r>
    </w:p>
    <w:p w14:paraId="78DA32E4" w14:textId="129F0CC8" w:rsidR="00E60591" w:rsidRPr="005E37D0" w:rsidRDefault="00E60591" w:rsidP="00E60591">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0E2EA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E2EAC">
        <w:rPr>
          <w:noProof/>
        </w:rPr>
        <w:t>541</w:t>
      </w:r>
      <w:r w:rsidRPr="005E37D0">
        <w:fldChar w:fldCharType="end"/>
      </w:r>
    </w:p>
    <w:p w14:paraId="65DF4E5C" w14:textId="1682735A" w:rsidR="00E60591" w:rsidRPr="005E37D0" w:rsidRDefault="00E60591" w:rsidP="00E60591">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0E2EA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E2EAC">
        <w:rPr>
          <w:noProof/>
        </w:rPr>
        <w:t>410</w:t>
      </w:r>
      <w:r w:rsidRPr="005E37D0">
        <w:fldChar w:fldCharType="end"/>
      </w:r>
    </w:p>
    <w:p w14:paraId="42CE113D" w14:textId="7AA3989F" w:rsidR="00E60591" w:rsidRPr="005E37D0" w:rsidRDefault="00E60591" w:rsidP="00E60591">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0E2EA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E2EAC">
        <w:rPr>
          <w:noProof/>
        </w:rPr>
        <w:t>421</w:t>
      </w:r>
      <w:r w:rsidRPr="005E37D0">
        <w:fldChar w:fldCharType="end"/>
      </w:r>
    </w:p>
    <w:p w14:paraId="767827A0" w14:textId="1295B80F" w:rsidR="00E60591" w:rsidRPr="005E37D0" w:rsidRDefault="00E60591" w:rsidP="00E60591">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0E2EA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E2EAC">
        <w:rPr>
          <w:noProof/>
        </w:rPr>
        <w:t>584</w:t>
      </w:r>
      <w:r w:rsidRPr="005E37D0">
        <w:fldChar w:fldCharType="end"/>
      </w:r>
    </w:p>
    <w:p w14:paraId="7A95167D" w14:textId="733798BB" w:rsidR="00E60591" w:rsidRPr="005E37D0" w:rsidRDefault="00E60591" w:rsidP="00E60591">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0E2EA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E2EAC">
        <w:rPr>
          <w:noProof/>
        </w:rPr>
        <w:t>427</w:t>
      </w:r>
      <w:r w:rsidRPr="005E37D0">
        <w:fldChar w:fldCharType="end"/>
      </w:r>
    </w:p>
    <w:p w14:paraId="448CB2DE" w14:textId="7EEA91A9" w:rsidR="00E60591" w:rsidRPr="005E37D0" w:rsidRDefault="00E60591" w:rsidP="00E60591">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0E2EA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E2EAC">
        <w:rPr>
          <w:noProof/>
        </w:rPr>
        <w:t>592</w:t>
      </w:r>
      <w:r w:rsidRPr="005E37D0">
        <w:fldChar w:fldCharType="end"/>
      </w:r>
    </w:p>
    <w:p w14:paraId="64B6D96B" w14:textId="405AE76D" w:rsidR="00E60591" w:rsidRPr="005E37D0" w:rsidRDefault="00E60591" w:rsidP="00E60591">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0E2EA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E2EAC">
        <w:rPr>
          <w:noProof/>
        </w:rPr>
        <w:t>460</w:t>
      </w:r>
      <w:r w:rsidRPr="005E37D0">
        <w:fldChar w:fldCharType="end"/>
      </w:r>
    </w:p>
    <w:p w14:paraId="55BFD7DA" w14:textId="4B883BA3" w:rsidR="00E60591" w:rsidRPr="005E37D0" w:rsidRDefault="00E60591" w:rsidP="00E60591">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0E2EA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E2EAC">
        <w:rPr>
          <w:noProof/>
        </w:rPr>
        <w:t>59</w:t>
      </w:r>
      <w:r w:rsidRPr="005E37D0">
        <w:fldChar w:fldCharType="end"/>
      </w:r>
    </w:p>
    <w:p w14:paraId="3BC8BB4F" w14:textId="23AC1E94" w:rsidR="00E60591" w:rsidRPr="005E37D0" w:rsidRDefault="00E60591" w:rsidP="00E60591">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E2EA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E2EAC">
        <w:rPr>
          <w:noProof/>
        </w:rPr>
        <w:t>9</w:t>
      </w:r>
      <w:r w:rsidRPr="005E37D0">
        <w:fldChar w:fldCharType="end"/>
      </w:r>
    </w:p>
    <w:p w14:paraId="1EC69BDE" w14:textId="77777777" w:rsidR="00E60591" w:rsidRDefault="00E60591" w:rsidP="00E60591">
      <w:pPr>
        <w:pStyle w:val="Heading3"/>
      </w:pPr>
      <w:bookmarkStart w:id="1112" w:name="_Ref452619392"/>
      <w:bookmarkStart w:id="1113" w:name="_Toc479145647"/>
      <w:r>
        <w:lastRenderedPageBreak/>
        <w:t>The December or Koiak Canticle</w:t>
      </w:r>
      <w:bookmarkEnd w:id="1112"/>
      <w:bookmarkEnd w:id="1113"/>
    </w:p>
    <w:p w14:paraId="44566924" w14:textId="77777777" w:rsidR="00E60591" w:rsidRPr="00AB1781" w:rsidRDefault="00E60591" w:rsidP="00E60591">
      <w:pPr>
        <w:pStyle w:val="EnglishHangNoCoptic"/>
      </w:pPr>
      <w:r w:rsidRPr="00AB1781">
        <w:t>Sing a new song</w:t>
      </w:r>
      <w:r>
        <w:t xml:space="preserve"> </w:t>
      </w:r>
      <w:r w:rsidRPr="00AB1781">
        <w:t>to the Lord</w:t>
      </w:r>
      <w:r>
        <w:t>,</w:t>
      </w:r>
    </w:p>
    <w:p w14:paraId="420C6D95" w14:textId="77777777" w:rsidR="00E60591" w:rsidRPr="00AB1781" w:rsidRDefault="00E60591" w:rsidP="00E60591">
      <w:pPr>
        <w:pStyle w:val="EnglishHangEndNoCoptic"/>
      </w:pPr>
      <w:r w:rsidRPr="00AB1781">
        <w:tab/>
        <w:t>sing to the Lord</w:t>
      </w:r>
      <w:r>
        <w:t>, all the earth; (Ps 95:1)</w:t>
      </w:r>
    </w:p>
    <w:p w14:paraId="71D4CF5B" w14:textId="77777777" w:rsidR="00E60591" w:rsidRPr="00AB1781" w:rsidRDefault="00E60591" w:rsidP="00E60591">
      <w:pPr>
        <w:pStyle w:val="EnglishHangNoCoptic"/>
      </w:pPr>
      <w:r>
        <w:t>d</w:t>
      </w:r>
      <w:r w:rsidRPr="00AB1781">
        <w:t>eclare His glory among the nations,</w:t>
      </w:r>
    </w:p>
    <w:p w14:paraId="0C23DB49" w14:textId="77777777" w:rsidR="00E60591" w:rsidRPr="00AB1781" w:rsidRDefault="00E60591" w:rsidP="00E60591">
      <w:pPr>
        <w:pStyle w:val="EnglishHangEndNoCoptic"/>
      </w:pPr>
      <w:r w:rsidRPr="00AB1781">
        <w:tab/>
        <w:t>His wonders among all peoples.</w:t>
      </w:r>
      <w:r>
        <w:t xml:space="preserve"> (Ps 95:3)</w:t>
      </w:r>
    </w:p>
    <w:p w14:paraId="56A0317F" w14:textId="77777777" w:rsidR="00E60591" w:rsidRPr="00AB1781" w:rsidRDefault="00E60591" w:rsidP="00E60591">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5A97B4E5" w14:textId="77777777" w:rsidR="00E60591" w:rsidRDefault="00E60591" w:rsidP="00E60591">
      <w:pPr>
        <w:pStyle w:val="EnglishHangEndNoCoptic"/>
      </w:pPr>
      <w:r w:rsidRPr="00AB1781">
        <w:tab/>
        <w:t>He</w:t>
      </w:r>
      <w:r>
        <w:t xml:space="preserve"> is to be feared above all gods. (Ps 95:4)</w:t>
      </w:r>
    </w:p>
    <w:p w14:paraId="09039447" w14:textId="77777777" w:rsidR="00E60591" w:rsidRDefault="00E60591" w:rsidP="00E60591">
      <w:pPr>
        <w:pStyle w:val="Rubric"/>
      </w:pPr>
      <w:r>
        <w:t>Alleluia.</w:t>
      </w:r>
    </w:p>
    <w:p w14:paraId="695C2E86" w14:textId="77777777" w:rsidR="00E60591" w:rsidRPr="00AB1781" w:rsidRDefault="00E60591" w:rsidP="00E60591">
      <w:pPr>
        <w:pStyle w:val="EnglishHangNoCoptic"/>
      </w:pPr>
      <w:r w:rsidRPr="00AB1781">
        <w:t>I will bless the Lord at all times,</w:t>
      </w:r>
    </w:p>
    <w:p w14:paraId="1071B681" w14:textId="77777777" w:rsidR="00E60591" w:rsidRPr="00AB1781" w:rsidRDefault="00E60591" w:rsidP="00E60591">
      <w:pPr>
        <w:pStyle w:val="EnglishHangEndNoCoptic"/>
      </w:pPr>
      <w:r w:rsidRPr="00AB1781">
        <w:tab/>
        <w:t xml:space="preserve">His praise </w:t>
      </w:r>
      <w:r>
        <w:t>will</w:t>
      </w:r>
      <w:r w:rsidRPr="00AB1781">
        <w:t xml:space="preserve"> be continually in my mouth.</w:t>
      </w:r>
      <w:r>
        <w:t xml:space="preserve"> (Ps 33:2)</w:t>
      </w:r>
    </w:p>
    <w:p w14:paraId="757334F2" w14:textId="77777777" w:rsidR="00E60591" w:rsidRPr="00AB1781" w:rsidRDefault="00E60591" w:rsidP="00E60591">
      <w:pPr>
        <w:pStyle w:val="EnglishHangNoCoptic"/>
      </w:pPr>
      <w:r w:rsidRPr="00AB1781">
        <w:t>My soul will be praised in the Lord</w:t>
      </w:r>
      <w:r>
        <w:rPr>
          <w:rStyle w:val="FootnoteReference"/>
        </w:rPr>
        <w:footnoteReference w:id="919"/>
      </w:r>
      <w:r w:rsidRPr="00AB1781">
        <w:t>;</w:t>
      </w:r>
    </w:p>
    <w:p w14:paraId="5FC3300F" w14:textId="77777777" w:rsidR="00E60591" w:rsidRPr="00AB1781" w:rsidRDefault="00E60591" w:rsidP="00E60591">
      <w:pPr>
        <w:pStyle w:val="EnglishHangEndNoCoptic"/>
      </w:pPr>
      <w:r w:rsidRPr="00AB1781">
        <w:tab/>
        <w:t xml:space="preserve">let the meek hear and </w:t>
      </w:r>
      <w:r>
        <w:t>be glad</w:t>
      </w:r>
      <w:r w:rsidRPr="00AB1781">
        <w:t>.</w:t>
      </w:r>
      <w:r>
        <w:t xml:space="preserve"> (Ps 33:3)</w:t>
      </w:r>
    </w:p>
    <w:p w14:paraId="5E178AEF" w14:textId="77777777" w:rsidR="00E60591" w:rsidRPr="00AB1781" w:rsidRDefault="00E60591" w:rsidP="00E60591">
      <w:pPr>
        <w:pStyle w:val="EnglishHangNoCoptic"/>
      </w:pPr>
      <w:r w:rsidRPr="00AB1781">
        <w:t>O magnify the Lord with me,</w:t>
      </w:r>
    </w:p>
    <w:p w14:paraId="4839EAB6" w14:textId="77777777" w:rsidR="00E60591" w:rsidRPr="00AB1781" w:rsidRDefault="00E60591" w:rsidP="00E60591">
      <w:pPr>
        <w:pStyle w:val="EnglishHangEndNoCoptic"/>
      </w:pPr>
      <w:r>
        <w:tab/>
        <w:t>and let us exalt His N</w:t>
      </w:r>
      <w:r w:rsidRPr="00AB1781">
        <w:t>ame together.</w:t>
      </w:r>
      <w:r>
        <w:t xml:space="preserve"> (Ps 33:4)</w:t>
      </w:r>
    </w:p>
    <w:p w14:paraId="70EE1391" w14:textId="77777777" w:rsidR="00E60591" w:rsidRDefault="00E60591" w:rsidP="00E60591">
      <w:pPr>
        <w:pStyle w:val="Rubric"/>
      </w:pPr>
      <w:r>
        <w:t>Alleluia.</w:t>
      </w:r>
    </w:p>
    <w:p w14:paraId="78719E81" w14:textId="77777777" w:rsidR="00E60591" w:rsidRPr="00AB1781" w:rsidRDefault="00E60591" w:rsidP="00E60591">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20"/>
      </w:r>
      <w:r>
        <w:t>, manifest Yourself</w:t>
      </w:r>
      <w:r>
        <w:rPr>
          <w:rStyle w:val="FootnoteReference"/>
        </w:rPr>
        <w:footnoteReference w:id="921"/>
      </w:r>
      <w:r>
        <w:t>! (Ps 79:1c)</w:t>
      </w:r>
    </w:p>
    <w:p w14:paraId="39DAAC61" w14:textId="77777777" w:rsidR="00E60591" w:rsidRPr="00AB1781" w:rsidRDefault="00E60591" w:rsidP="00E60591">
      <w:pPr>
        <w:pStyle w:val="EnglishHangNoCoptic"/>
      </w:pPr>
      <w:r>
        <w:t>Raise up Your power b</w:t>
      </w:r>
      <w:r w:rsidRPr="00AB1781">
        <w:t>efore Ephraim and Benjamin and Manasseh,</w:t>
      </w:r>
    </w:p>
    <w:p w14:paraId="1513E646" w14:textId="77777777" w:rsidR="00E60591" w:rsidRPr="00AB1781" w:rsidRDefault="00E60591" w:rsidP="00E60591">
      <w:pPr>
        <w:pStyle w:val="EnglishHangEndNoCoptic"/>
      </w:pPr>
      <w:r w:rsidRPr="00AB1781">
        <w:tab/>
      </w:r>
      <w:r>
        <w:t>and come to save us! (Ps 79:2)</w:t>
      </w:r>
    </w:p>
    <w:p w14:paraId="3775C786" w14:textId="77777777" w:rsidR="00E60591" w:rsidRPr="00AB1781" w:rsidRDefault="00E60591" w:rsidP="00E60591">
      <w:pPr>
        <w:pStyle w:val="EnglishHangNoCoptic"/>
      </w:pPr>
      <w:r w:rsidRPr="00AB1781">
        <w:t xml:space="preserve">O God, </w:t>
      </w:r>
      <w:r>
        <w:t>bring us back,</w:t>
      </w:r>
    </w:p>
    <w:p w14:paraId="3C742D15" w14:textId="77777777" w:rsidR="00E60591" w:rsidRPr="00AB1781" w:rsidRDefault="00E60591" w:rsidP="00E60591">
      <w:pPr>
        <w:pStyle w:val="EnglishHangEndNoCoptic"/>
      </w:pPr>
      <w:r w:rsidRPr="00AB1781">
        <w:tab/>
        <w:t xml:space="preserve">and let </w:t>
      </w:r>
      <w:r>
        <w:t>Your</w:t>
      </w:r>
      <w:r w:rsidRPr="00AB1781">
        <w:t xml:space="preserve"> face shine</w:t>
      </w:r>
      <w:r>
        <w:rPr>
          <w:rStyle w:val="FootnoteReference"/>
        </w:rPr>
        <w:footnoteReference w:id="922"/>
      </w:r>
      <w:r>
        <w:t>,</w:t>
      </w:r>
      <w:r w:rsidRPr="00AB1781">
        <w:t xml:space="preserve"> and we </w:t>
      </w:r>
      <w:r>
        <w:t>will</w:t>
      </w:r>
      <w:r w:rsidRPr="00AB1781">
        <w:t xml:space="preserve"> be saved.</w:t>
      </w:r>
      <w:r>
        <w:t xml:space="preserve"> (Ps 79:3)</w:t>
      </w:r>
    </w:p>
    <w:p w14:paraId="4FF24A75" w14:textId="77777777" w:rsidR="00E60591" w:rsidRDefault="00E60591" w:rsidP="00E60591">
      <w:pPr>
        <w:pStyle w:val="Rubric"/>
      </w:pPr>
      <w:r>
        <w:t>Alleluia.</w:t>
      </w:r>
    </w:p>
    <w:p w14:paraId="1D1F3D74" w14:textId="77777777" w:rsidR="00E60591" w:rsidRPr="00AB1781" w:rsidRDefault="00E60591" w:rsidP="00E60591">
      <w:pPr>
        <w:pStyle w:val="EnglishHangNoCoptic"/>
      </w:pPr>
      <w:r w:rsidRPr="00AB1781">
        <w:t>He bowed the heavens and came down,</w:t>
      </w:r>
    </w:p>
    <w:p w14:paraId="5285418A" w14:textId="77777777" w:rsidR="00E60591" w:rsidRPr="00AB1781" w:rsidRDefault="00E60591" w:rsidP="00E60591">
      <w:pPr>
        <w:pStyle w:val="EnglishHangEndNoCoptic"/>
      </w:pPr>
      <w:r w:rsidRPr="00AB1781">
        <w:tab/>
        <w:t xml:space="preserve">and </w:t>
      </w:r>
      <w:r>
        <w:t>thick darkness was</w:t>
      </w:r>
      <w:r w:rsidRPr="00AB1781">
        <w:t xml:space="preserve"> under His feet.</w:t>
      </w:r>
      <w:r>
        <w:t xml:space="preserve"> (Ps 17:10)</w:t>
      </w:r>
    </w:p>
    <w:p w14:paraId="5D302006" w14:textId="77777777" w:rsidR="00E60591" w:rsidRPr="00AB1781" w:rsidRDefault="00E60591" w:rsidP="00E60591">
      <w:pPr>
        <w:pStyle w:val="EnglishHangNoCoptic"/>
      </w:pPr>
      <w:r w:rsidRPr="00AB1781">
        <w:t>And He rode upon Cherubim</w:t>
      </w:r>
      <w:r>
        <w:t>,</w:t>
      </w:r>
      <w:r w:rsidRPr="00AB1781">
        <w:t xml:space="preserve"> and flew;</w:t>
      </w:r>
    </w:p>
    <w:p w14:paraId="1A497EAB" w14:textId="77777777" w:rsidR="00E60591" w:rsidRPr="00AB1781" w:rsidRDefault="00E60591" w:rsidP="00E60591">
      <w:pPr>
        <w:pStyle w:val="EnglishHangEndNoCoptic"/>
      </w:pPr>
      <w:r w:rsidRPr="00AB1781">
        <w:tab/>
        <w:t xml:space="preserve">He </w:t>
      </w:r>
      <w:r>
        <w:t>flew</w:t>
      </w:r>
      <w:r w:rsidRPr="00AB1781">
        <w:t xml:space="preserve"> </w:t>
      </w:r>
      <w:r>
        <w:t>up</w:t>
      </w:r>
      <w:r w:rsidRPr="00AB1781">
        <w:t>on the wings of the wind.</w:t>
      </w:r>
      <w:r>
        <w:t xml:space="preserve"> (Ps 17:11)</w:t>
      </w:r>
    </w:p>
    <w:p w14:paraId="108D1C99" w14:textId="77777777" w:rsidR="00E60591" w:rsidRPr="00AB1781" w:rsidRDefault="00E60591" w:rsidP="00E60591">
      <w:pPr>
        <w:pStyle w:val="EnglishHangNoCoptic"/>
      </w:pPr>
      <w:r w:rsidRPr="00AB1781">
        <w:lastRenderedPageBreak/>
        <w:t>He made darkness His hiding-place.</w:t>
      </w:r>
    </w:p>
    <w:p w14:paraId="108ECF16" w14:textId="77777777" w:rsidR="00E60591" w:rsidRPr="00AB1781" w:rsidRDefault="00E60591" w:rsidP="00E60591">
      <w:pPr>
        <w:pStyle w:val="EnglishHangNoCoptic"/>
      </w:pPr>
      <w:r w:rsidRPr="00AB1781">
        <w:tab/>
      </w:r>
      <w:r>
        <w:t>Dark thunder-clouds hung in the air,</w:t>
      </w:r>
    </w:p>
    <w:p w14:paraId="51AB26A1" w14:textId="77777777" w:rsidR="00E60591" w:rsidRDefault="00E60591" w:rsidP="00E60591">
      <w:pPr>
        <w:pStyle w:val="EnglishHangEndNoCoptic"/>
      </w:pPr>
      <w:r w:rsidRPr="00AB1781">
        <w:tab/>
      </w:r>
      <w:r>
        <w:t>[they were] His tent around Him. (Ps 17:12)</w:t>
      </w:r>
    </w:p>
    <w:p w14:paraId="2DF5CBB3" w14:textId="77777777" w:rsidR="00E60591" w:rsidRPr="00AB1781" w:rsidRDefault="00E60591" w:rsidP="00E60591">
      <w:pPr>
        <w:pStyle w:val="Rubric"/>
      </w:pPr>
      <w:r>
        <w:t>Alleluia.</w:t>
      </w:r>
    </w:p>
    <w:p w14:paraId="49946A5E" w14:textId="77777777" w:rsidR="00E60591" w:rsidRPr="00AB1781" w:rsidRDefault="00E60591" w:rsidP="00E60591">
      <w:pPr>
        <w:pStyle w:val="EnglishHangNoCoptic"/>
      </w:pPr>
      <w:r w:rsidRPr="00AB1781">
        <w:t xml:space="preserve">Even if you sleep </w:t>
      </w:r>
      <w:r>
        <w:t>in the mists of your portions</w:t>
      </w:r>
      <w:r w:rsidRPr="00AB1781">
        <w:t>,</w:t>
      </w:r>
      <w:r w:rsidRPr="00AB1781">
        <w:rPr>
          <w:rStyle w:val="FootnoteReference"/>
        </w:rPr>
        <w:footnoteReference w:id="923"/>
      </w:r>
    </w:p>
    <w:p w14:paraId="5DC177E8" w14:textId="77777777" w:rsidR="00E60591" w:rsidRPr="00AB1781" w:rsidRDefault="00E60591" w:rsidP="00E60591">
      <w:pPr>
        <w:pStyle w:val="EnglishHangNoCoptic"/>
      </w:pPr>
      <w:r w:rsidRPr="00AB1781">
        <w:tab/>
        <w:t>you will be like a dove</w:t>
      </w:r>
    </w:p>
    <w:p w14:paraId="6221DE5D" w14:textId="77777777" w:rsidR="00E60591" w:rsidRPr="00AB1781" w:rsidRDefault="00E60591" w:rsidP="00E60591">
      <w:pPr>
        <w:pStyle w:val="EnglishHangNoCoptic"/>
      </w:pPr>
      <w:r w:rsidRPr="00AB1781">
        <w:tab/>
        <w:t>whose wings are covered with silver</w:t>
      </w:r>
      <w:r>
        <w:t>,</w:t>
      </w:r>
    </w:p>
    <w:p w14:paraId="485C82E1" w14:textId="77777777" w:rsidR="00E60591" w:rsidRPr="001F4F1A" w:rsidRDefault="00E60591" w:rsidP="00E60591">
      <w:pPr>
        <w:pStyle w:val="EnglishHangEndNoCoptic"/>
      </w:pPr>
      <w:r w:rsidRPr="00AB1781">
        <w:tab/>
        <w:t>and her back with the luster of gold.</w:t>
      </w:r>
      <w:r>
        <w:t xml:space="preserve"> </w:t>
      </w:r>
      <w:r w:rsidRPr="003863C1">
        <w:rPr>
          <w:i/>
        </w:rPr>
        <w:t>(Pause)</w:t>
      </w:r>
      <w:r>
        <w:rPr>
          <w:i/>
        </w:rPr>
        <w:t xml:space="preserve"> </w:t>
      </w:r>
      <w:r>
        <w:t>(Ps 67:14)</w:t>
      </w:r>
    </w:p>
    <w:p w14:paraId="2015DD90" w14:textId="77777777" w:rsidR="00E60591" w:rsidRPr="00AB1781" w:rsidRDefault="00E60591" w:rsidP="00E60591">
      <w:pPr>
        <w:pStyle w:val="EnglishHangNoCoptic"/>
      </w:pPr>
      <w:r w:rsidRPr="00AB1781">
        <w:t xml:space="preserve">When the Heavenly One </w:t>
      </w:r>
      <w:r>
        <w:t>appoints</w:t>
      </w:r>
      <w:r w:rsidRPr="00AB1781">
        <w:t xml:space="preserve"> kings over it,</w:t>
      </w:r>
    </w:p>
    <w:p w14:paraId="01E19F67" w14:textId="77777777" w:rsidR="00E60591" w:rsidRPr="00AB1781" w:rsidRDefault="00E60591" w:rsidP="00E60591">
      <w:pPr>
        <w:pStyle w:val="EnglishHangEndNoCoptic"/>
      </w:pPr>
      <w:r w:rsidRPr="00AB1781">
        <w:tab/>
        <w:t xml:space="preserve">they will be </w:t>
      </w:r>
      <w:r>
        <w:t xml:space="preserve">as </w:t>
      </w:r>
      <w:r w:rsidRPr="00AB1781">
        <w:t>white as the snow on Salmon.</w:t>
      </w:r>
      <w:r>
        <w:t xml:space="preserve"> (Ps 67:15)</w:t>
      </w:r>
    </w:p>
    <w:p w14:paraId="47ACEDD6" w14:textId="77777777" w:rsidR="00E60591" w:rsidRDefault="00E60591" w:rsidP="00E60591">
      <w:pPr>
        <w:pStyle w:val="Rubric"/>
      </w:pPr>
      <w:r>
        <w:t>Alleluia.</w:t>
      </w:r>
    </w:p>
    <w:p w14:paraId="502D0628" w14:textId="77777777" w:rsidR="00E60591" w:rsidRPr="00AB1781" w:rsidRDefault="00E60591" w:rsidP="00E60591">
      <w:pPr>
        <w:pStyle w:val="EnglishHangNoCoptic"/>
      </w:pPr>
      <w:r w:rsidRPr="00AB1781">
        <w:t xml:space="preserve">The mountain of God is a </w:t>
      </w:r>
      <w:r>
        <w:t>fertile</w:t>
      </w:r>
      <w:r w:rsidRPr="00AB1781">
        <w:t xml:space="preserve"> mountain,</w:t>
      </w:r>
    </w:p>
    <w:p w14:paraId="6A520E16" w14:textId="77777777" w:rsidR="00E60591" w:rsidRPr="00AB1781" w:rsidRDefault="00E60591" w:rsidP="00E60591">
      <w:pPr>
        <w:pStyle w:val="EnglishHangEndNoCoptic"/>
      </w:pPr>
      <w:r w:rsidRPr="00AB1781">
        <w:tab/>
        <w:t xml:space="preserve">a mountain </w:t>
      </w:r>
      <w:r>
        <w:t>richly curdled [with milk]</w:t>
      </w:r>
      <w:r w:rsidRPr="00AB1781">
        <w:t xml:space="preserve">, a </w:t>
      </w:r>
      <w:r>
        <w:t>fertile mountain! (Ps 67:16)</w:t>
      </w:r>
    </w:p>
    <w:p w14:paraId="68F34EDC" w14:textId="77777777" w:rsidR="00E60591" w:rsidRPr="00AB1781" w:rsidRDefault="00E60591" w:rsidP="00E60591">
      <w:pPr>
        <w:pStyle w:val="EnglishHangNoCoptic"/>
      </w:pPr>
      <w:r w:rsidRPr="00AB1781">
        <w:t xml:space="preserve">Why do you </w:t>
      </w:r>
      <w:r>
        <w:t>think about mountains richly curdled [with milk]</w:t>
      </w:r>
      <w:r w:rsidRPr="00AB1781">
        <w:t>?</w:t>
      </w:r>
    </w:p>
    <w:p w14:paraId="59254B33" w14:textId="77777777" w:rsidR="00E60591" w:rsidRPr="00AB1781" w:rsidRDefault="00E60591" w:rsidP="00E60591">
      <w:pPr>
        <w:pStyle w:val="EnglishHangNoCoptic"/>
      </w:pPr>
      <w:r w:rsidRPr="00AB1781">
        <w:tab/>
        <w:t>This is the mountain in which God is pleased to dwell;</w:t>
      </w:r>
    </w:p>
    <w:p w14:paraId="06C2D858" w14:textId="77777777" w:rsidR="00E60591" w:rsidRPr="00AB1781" w:rsidRDefault="00E60591" w:rsidP="00E60591">
      <w:pPr>
        <w:pStyle w:val="EnglishHangEndNoCoptic"/>
      </w:pPr>
      <w:r w:rsidRPr="00AB1781">
        <w:tab/>
      </w:r>
      <w:r>
        <w:t>truly</w:t>
      </w:r>
      <w:r w:rsidRPr="00AB1781">
        <w:t xml:space="preserve"> the Lord will dwell in it </w:t>
      </w:r>
      <w:r>
        <w:t>forever</w:t>
      </w:r>
      <w:r w:rsidRPr="00AB1781">
        <w:t>.</w:t>
      </w:r>
      <w:r>
        <w:t xml:space="preserve"> (Ps 67:17)</w:t>
      </w:r>
    </w:p>
    <w:p w14:paraId="7BF26242" w14:textId="77777777" w:rsidR="00E60591" w:rsidRDefault="00E60591" w:rsidP="00E60591">
      <w:pPr>
        <w:pStyle w:val="Rubric"/>
      </w:pPr>
      <w:r>
        <w:t>Alleluia.</w:t>
      </w:r>
    </w:p>
    <w:p w14:paraId="1CB08A52" w14:textId="77777777" w:rsidR="00E60591" w:rsidRPr="00AB1781" w:rsidRDefault="00E60591" w:rsidP="00E60591">
      <w:pPr>
        <w:pStyle w:val="EnglishHangNoCoptic"/>
      </w:pPr>
      <w:r>
        <w:t>O</w:t>
      </w:r>
      <w:r w:rsidRPr="00AB1781">
        <w:t xml:space="preserve">n </w:t>
      </w:r>
      <w:r>
        <w:t>Your</w:t>
      </w:r>
      <w:r w:rsidRPr="00AB1781">
        <w:t xml:space="preserve"> right hand stands the queen</w:t>
      </w:r>
      <w:r>
        <w:t xml:space="preserve"> in apparel interwoven with gold,</w:t>
      </w:r>
    </w:p>
    <w:p w14:paraId="3BB72782" w14:textId="77777777" w:rsidR="00E60591" w:rsidRPr="00AB1781" w:rsidRDefault="00E60591" w:rsidP="00E60591">
      <w:pPr>
        <w:pStyle w:val="EnglishHangEndNoCoptic"/>
      </w:pPr>
      <w:r w:rsidRPr="00AB1781">
        <w:tab/>
      </w:r>
      <w:r>
        <w:t>adorned and embroidered</w:t>
      </w:r>
      <w:r w:rsidRPr="00AB1781">
        <w:t xml:space="preserve"> with many colors.</w:t>
      </w:r>
      <w:r>
        <w:t xml:space="preserve"> (Ps 44:10bc)</w:t>
      </w:r>
    </w:p>
    <w:p w14:paraId="7C737725" w14:textId="77777777" w:rsidR="00E60591" w:rsidRDefault="00E60591" w:rsidP="00E60591">
      <w:pPr>
        <w:pStyle w:val="Rubric"/>
      </w:pPr>
      <w:r>
        <w:t>Alleluia.</w:t>
      </w:r>
    </w:p>
    <w:p w14:paraId="74AECD3C" w14:textId="77777777" w:rsidR="00E60591" w:rsidRPr="00AB1781" w:rsidRDefault="00E60591" w:rsidP="00E60591">
      <w:pPr>
        <w:pStyle w:val="EnglishHangNoCoptic"/>
      </w:pPr>
      <w:r w:rsidRPr="00AB1781">
        <w:t xml:space="preserve">Listen, </w:t>
      </w:r>
      <w:r>
        <w:t>O</w:t>
      </w:r>
      <w:r w:rsidRPr="00AB1781">
        <w:t xml:space="preserve"> daughter</w:t>
      </w:r>
      <w:r>
        <w:t>, and see, and incline your ear,</w:t>
      </w:r>
    </w:p>
    <w:p w14:paraId="71046E4E" w14:textId="77777777" w:rsidR="00E60591" w:rsidRPr="00AB1781" w:rsidRDefault="00E60591" w:rsidP="00E60591">
      <w:pPr>
        <w:pStyle w:val="EnglishHangEndNoCoptic"/>
      </w:pPr>
      <w:r w:rsidRPr="00AB1781">
        <w:tab/>
        <w:t>and forget your</w:t>
      </w:r>
      <w:r>
        <w:t xml:space="preserve"> people and your father’s house, (Ps 44:11)</w:t>
      </w:r>
    </w:p>
    <w:p w14:paraId="52089BBF" w14:textId="77777777" w:rsidR="00E60591" w:rsidRPr="00AB1781" w:rsidRDefault="00E60591" w:rsidP="00E60591">
      <w:pPr>
        <w:pStyle w:val="EnglishHangNoCoptic"/>
      </w:pPr>
      <w:r>
        <w:t xml:space="preserve">for the King </w:t>
      </w:r>
      <w:r w:rsidRPr="00AB1781">
        <w:t>desire</w:t>
      </w:r>
      <w:r>
        <w:t>d</w:t>
      </w:r>
      <w:r w:rsidRPr="00AB1781">
        <w:t xml:space="preserve"> your beauty,</w:t>
      </w:r>
    </w:p>
    <w:p w14:paraId="2F4BE081" w14:textId="77777777" w:rsidR="00E60591" w:rsidRPr="008242AB" w:rsidRDefault="00E60591" w:rsidP="00E60591">
      <w:pPr>
        <w:pStyle w:val="EnglishHangEndNoCoptic"/>
      </w:pPr>
      <w:r w:rsidRPr="00AB1781">
        <w:tab/>
        <w:t>for He is your Lord.</w:t>
      </w:r>
      <w:r>
        <w:t xml:space="preserve"> (Ps 44:12)</w:t>
      </w:r>
    </w:p>
    <w:p w14:paraId="0CF080D8" w14:textId="77777777" w:rsidR="00E60591" w:rsidRDefault="00E60591" w:rsidP="00E60591">
      <w:pPr>
        <w:pStyle w:val="Rubric"/>
      </w:pPr>
      <w:r>
        <w:t>Alleluia.</w:t>
      </w:r>
    </w:p>
    <w:p w14:paraId="018B98FE" w14:textId="77777777" w:rsidR="00E60591" w:rsidRPr="00AB1781" w:rsidRDefault="00E60591" w:rsidP="00E60591">
      <w:pPr>
        <w:pStyle w:val="EnglishHangNoCoptic"/>
      </w:pPr>
      <w:r w:rsidRPr="00AB1781">
        <w:t>And the daughter of Tyre will worship</w:t>
      </w:r>
      <w:r>
        <w:rPr>
          <w:rStyle w:val="FootnoteReference"/>
        </w:rPr>
        <w:footnoteReference w:id="924"/>
      </w:r>
      <w:r w:rsidRPr="00AB1781">
        <w:t xml:space="preserve"> </w:t>
      </w:r>
      <w:r>
        <w:t>Him</w:t>
      </w:r>
      <w:r w:rsidRPr="00AB1781">
        <w:t xml:space="preserve"> with gifts;</w:t>
      </w:r>
    </w:p>
    <w:p w14:paraId="6378F66D" w14:textId="77777777" w:rsidR="00E60591" w:rsidRDefault="00E60591" w:rsidP="00E60591">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25"/>
      </w:r>
      <w:r>
        <w:t xml:space="preserve"> (Ps 44:13)</w:t>
      </w:r>
    </w:p>
    <w:p w14:paraId="3292AF9B" w14:textId="77777777" w:rsidR="00E60591" w:rsidRDefault="00E60591" w:rsidP="00E60591">
      <w:pPr>
        <w:pStyle w:val="Rubric"/>
      </w:pPr>
      <w:r>
        <w:t>Alleluia.</w:t>
      </w:r>
    </w:p>
    <w:p w14:paraId="4067A3DA" w14:textId="77777777" w:rsidR="00E60591" w:rsidRPr="00AB1781" w:rsidRDefault="00E60591" w:rsidP="00E60591">
      <w:pPr>
        <w:pStyle w:val="EnglishHangNoCoptic"/>
      </w:pPr>
      <w:r w:rsidRPr="00AB1781">
        <w:lastRenderedPageBreak/>
        <w:t>All the glory of the King’s daughter is within,</w:t>
      </w:r>
    </w:p>
    <w:p w14:paraId="6305B42A" w14:textId="77777777" w:rsidR="00E60591" w:rsidRPr="00AB1781" w:rsidRDefault="00E60591" w:rsidP="00E60591">
      <w:pPr>
        <w:pStyle w:val="EnglishHangEndNoCoptic"/>
      </w:pPr>
      <w:r w:rsidRPr="00AB1781">
        <w:tab/>
      </w:r>
      <w:r>
        <w:t>adorned and embroidered with golden tassels, with many colours</w:t>
      </w:r>
      <w:r w:rsidRPr="00AB1781">
        <w:t>.</w:t>
      </w:r>
      <w:r>
        <w:t xml:space="preserve"> (Ps 44:14)</w:t>
      </w:r>
    </w:p>
    <w:p w14:paraId="6CDDA485" w14:textId="77777777" w:rsidR="00E60591" w:rsidRPr="00AB1781" w:rsidRDefault="00E60591" w:rsidP="00E60591">
      <w:pPr>
        <w:pStyle w:val="EnglishHangNoCoptic"/>
      </w:pPr>
      <w:r w:rsidRPr="00AB1781">
        <w:t>The virgins in her train will be brought to the King;</w:t>
      </w:r>
    </w:p>
    <w:p w14:paraId="0DFD666D" w14:textId="77777777" w:rsidR="00E60591" w:rsidRPr="00AB1781" w:rsidRDefault="00E60591" w:rsidP="00E60591">
      <w:pPr>
        <w:pStyle w:val="EnglishHangEndNoCoptic"/>
      </w:pPr>
      <w:r w:rsidRPr="00AB1781">
        <w:tab/>
      </w:r>
      <w:r>
        <w:t>her companions</w:t>
      </w:r>
      <w:r w:rsidRPr="00AB1781">
        <w:t xml:space="preserve"> will be brought to </w:t>
      </w:r>
      <w:r>
        <w:t>You</w:t>
      </w:r>
      <w:r w:rsidRPr="00AB1781">
        <w:t>.</w:t>
      </w:r>
      <w:r>
        <w:t xml:space="preserve"> (Ps 44:15)</w:t>
      </w:r>
    </w:p>
    <w:p w14:paraId="4D4F0A7C" w14:textId="77777777" w:rsidR="00E60591" w:rsidRPr="00AB1781" w:rsidRDefault="00E60591" w:rsidP="00E60591">
      <w:pPr>
        <w:pStyle w:val="EnglishHangNoCoptic"/>
      </w:pPr>
      <w:r w:rsidRPr="00AB1781">
        <w:t>They will be brought with gladness</w:t>
      </w:r>
      <w:r>
        <w:t xml:space="preserve"> and rejoicing</w:t>
      </w:r>
      <w:r w:rsidRPr="00AB1781">
        <w:t>;</w:t>
      </w:r>
    </w:p>
    <w:p w14:paraId="6C521B4C" w14:textId="77777777" w:rsidR="00E60591" w:rsidRPr="00AB1781" w:rsidRDefault="00E60591" w:rsidP="00E60591">
      <w:pPr>
        <w:pStyle w:val="EnglishHangEndNoCoptic"/>
      </w:pPr>
      <w:r w:rsidRPr="00AB1781">
        <w:tab/>
        <w:t xml:space="preserve">they will be led into the </w:t>
      </w:r>
      <w:r>
        <w:t>temple of the King</w:t>
      </w:r>
      <w:r w:rsidRPr="00AB1781">
        <w:t>.</w:t>
      </w:r>
      <w:r>
        <w:t xml:space="preserve"> (Ps 44:16)</w:t>
      </w:r>
    </w:p>
    <w:p w14:paraId="24EE342A" w14:textId="77777777" w:rsidR="00E60591" w:rsidRDefault="00E60591" w:rsidP="00E60591">
      <w:pPr>
        <w:pStyle w:val="Rubric"/>
      </w:pPr>
      <w:r>
        <w:t>Alleluia.</w:t>
      </w:r>
    </w:p>
    <w:p w14:paraId="6153E4FB" w14:textId="77777777" w:rsidR="00E60591" w:rsidRPr="00AB1781" w:rsidRDefault="00E60591" w:rsidP="00E60591">
      <w:pPr>
        <w:pStyle w:val="EnglishHangNoCoptic"/>
      </w:pPr>
      <w:r>
        <w:t xml:space="preserve">The Lord is </w:t>
      </w:r>
      <w:r w:rsidRPr="00AB1781">
        <w:t>Great</w:t>
      </w:r>
      <w:r>
        <w:t>,</w:t>
      </w:r>
      <w:r w:rsidRPr="00AB1781">
        <w:t xml:space="preserve"> and greatly to be praised</w:t>
      </w:r>
    </w:p>
    <w:p w14:paraId="6A845416" w14:textId="77777777" w:rsidR="00E60591" w:rsidRPr="00AB1781" w:rsidRDefault="00E60591" w:rsidP="00E60591">
      <w:pPr>
        <w:pStyle w:val="EnglishHangEndNoCoptic"/>
      </w:pPr>
      <w:r w:rsidRPr="00AB1781">
        <w:tab/>
        <w:t xml:space="preserve">in the city of our God, </w:t>
      </w:r>
      <w:r>
        <w:t>in</w:t>
      </w:r>
      <w:r w:rsidRPr="00AB1781">
        <w:t xml:space="preserve"> His holy mountain,</w:t>
      </w:r>
      <w:r>
        <w:t xml:space="preserve"> (Ps 47:2)</w:t>
      </w:r>
    </w:p>
    <w:p w14:paraId="719AC733" w14:textId="77777777" w:rsidR="00E60591" w:rsidRPr="00AB1781" w:rsidRDefault="00E60591" w:rsidP="00E60591">
      <w:pPr>
        <w:pStyle w:val="EnglishHangNoCoptic"/>
      </w:pPr>
      <w:r>
        <w:t>which He planted well</w:t>
      </w:r>
      <w:r>
        <w:rPr>
          <w:rStyle w:val="FootnoteReference"/>
        </w:rPr>
        <w:footnoteReference w:id="926"/>
      </w:r>
      <w:r w:rsidRPr="00AB1781">
        <w:t>, the joy of all the earth.</w:t>
      </w:r>
    </w:p>
    <w:p w14:paraId="59D8EF5B" w14:textId="77777777" w:rsidR="00E60591" w:rsidRPr="00AB1781" w:rsidRDefault="00E60591" w:rsidP="00E60591">
      <w:pPr>
        <w:pStyle w:val="EnglishHangNoCoptic"/>
      </w:pPr>
      <w:r w:rsidRPr="00AB1781">
        <w:tab/>
      </w:r>
      <w:r>
        <w:t xml:space="preserve">The northern slopes of </w:t>
      </w:r>
      <w:r w:rsidRPr="00AB1781">
        <w:t>Mount Zion</w:t>
      </w:r>
      <w:r>
        <w:t>,</w:t>
      </w:r>
    </w:p>
    <w:p w14:paraId="72634B66" w14:textId="77777777" w:rsidR="00E60591" w:rsidRPr="00AB1781" w:rsidRDefault="00E60591" w:rsidP="00E60591">
      <w:pPr>
        <w:pStyle w:val="EnglishHangEndNoCoptic"/>
      </w:pPr>
      <w:r>
        <w:tab/>
        <w:t>the city of the great King—</w:t>
      </w:r>
      <w:r w:rsidRPr="00AB1781">
        <w:rPr>
          <w:rStyle w:val="FootnoteReference"/>
        </w:rPr>
        <w:footnoteReference w:id="927"/>
      </w:r>
      <w:r>
        <w:t xml:space="preserve"> (Ps 47:3)</w:t>
      </w:r>
    </w:p>
    <w:p w14:paraId="665083FC" w14:textId="77777777" w:rsidR="00E60591" w:rsidRDefault="00E60591" w:rsidP="00E60591">
      <w:pPr>
        <w:pStyle w:val="Rubric"/>
      </w:pPr>
      <w:r>
        <w:t>Alleluia.</w:t>
      </w:r>
    </w:p>
    <w:p w14:paraId="39E4452C" w14:textId="77777777" w:rsidR="00E60591" w:rsidRPr="00AB1781" w:rsidRDefault="00E60591" w:rsidP="00E60591">
      <w:pPr>
        <w:pStyle w:val="EnglishHangEndNoCoptic"/>
      </w:pPr>
      <w:r w:rsidRPr="00AB1781">
        <w:t>His founda</w:t>
      </w:r>
      <w:r>
        <w:t>tions are on the holy mountains; (Ps 86:1b)</w:t>
      </w:r>
    </w:p>
    <w:p w14:paraId="053E6EAC" w14:textId="77777777" w:rsidR="00E60591" w:rsidRPr="00AB1781" w:rsidRDefault="00E60591" w:rsidP="00E60591">
      <w:pPr>
        <w:pStyle w:val="EnglishHangNoCoptic"/>
      </w:pPr>
      <w:r w:rsidRPr="00AB1781">
        <w:t>The Lord loves the gates of Zion</w:t>
      </w:r>
      <w:r w:rsidRPr="00AB1781">
        <w:rPr>
          <w:rStyle w:val="FootnoteReference"/>
        </w:rPr>
        <w:footnoteReference w:id="928"/>
      </w:r>
    </w:p>
    <w:p w14:paraId="47286D1D" w14:textId="77777777" w:rsidR="00E60591" w:rsidRPr="00AB1781" w:rsidRDefault="00E60591" w:rsidP="00E60591">
      <w:pPr>
        <w:pStyle w:val="EnglishHangEndNoCoptic"/>
      </w:pPr>
      <w:r w:rsidRPr="00AB1781">
        <w:tab/>
        <w:t>more than all the dwellings of Jacob.</w:t>
      </w:r>
      <w:r>
        <w:t xml:space="preserve"> (Ps 86:2)</w:t>
      </w:r>
    </w:p>
    <w:p w14:paraId="74EEC6F3" w14:textId="77777777" w:rsidR="00E60591" w:rsidRPr="00394CC7" w:rsidRDefault="00E60591" w:rsidP="00E60591">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07535B2E" w14:textId="77777777" w:rsidR="00E60591" w:rsidRDefault="00E60591" w:rsidP="00E60591">
      <w:pPr>
        <w:pStyle w:val="Rubric"/>
      </w:pPr>
      <w:r>
        <w:t>Alleluia.</w:t>
      </w:r>
    </w:p>
    <w:p w14:paraId="23DDB3C7" w14:textId="77777777" w:rsidR="00E60591" w:rsidRPr="00AB1781" w:rsidRDefault="00E60591" w:rsidP="00E60591">
      <w:pPr>
        <w:pStyle w:val="EnglishHangNoCoptic"/>
      </w:pPr>
      <w:r>
        <w:t>A man will say, “Mother Zion,”</w:t>
      </w:r>
      <w:r>
        <w:rPr>
          <w:rStyle w:val="FootnoteReference"/>
        </w:rPr>
        <w:footnoteReference w:id="929"/>
      </w:r>
    </w:p>
    <w:p w14:paraId="0B469863" w14:textId="77777777" w:rsidR="00E60591" w:rsidRPr="00AB1781" w:rsidRDefault="00E60591" w:rsidP="00E60591">
      <w:pPr>
        <w:pStyle w:val="EnglishHangNoCoptic"/>
      </w:pPr>
      <w:r>
        <w:tab/>
        <w:t>and, “a man was born in her,”</w:t>
      </w:r>
      <w:r>
        <w:rPr>
          <w:rStyle w:val="FootnoteReference"/>
        </w:rPr>
        <w:footnoteReference w:id="930"/>
      </w:r>
    </w:p>
    <w:p w14:paraId="2E50BF32" w14:textId="77777777" w:rsidR="00E60591" w:rsidRPr="00AB1781" w:rsidRDefault="00E60591" w:rsidP="00E60591">
      <w:pPr>
        <w:pStyle w:val="EnglishHangEndNoCoptic"/>
      </w:pPr>
      <w:r>
        <w:tab/>
        <w:t>for t</w:t>
      </w:r>
      <w:r w:rsidRPr="00AB1781">
        <w:t xml:space="preserve">he Most High </w:t>
      </w:r>
      <w:r>
        <w:t>Himself founded her. (Ps 86:5)</w:t>
      </w:r>
    </w:p>
    <w:p w14:paraId="6AC3A19A" w14:textId="77777777" w:rsidR="00E60591" w:rsidRDefault="00E60591" w:rsidP="00E60591">
      <w:pPr>
        <w:pStyle w:val="Rubric"/>
      </w:pPr>
      <w:r>
        <w:t>Alleluia.</w:t>
      </w:r>
    </w:p>
    <w:p w14:paraId="6E1B72E0" w14:textId="77777777" w:rsidR="00E60591" w:rsidRPr="00AB1781" w:rsidRDefault="00E60591" w:rsidP="00E60591">
      <w:pPr>
        <w:pStyle w:val="EnglishHangNoCoptic"/>
      </w:pPr>
      <w:r w:rsidRPr="00AB1781">
        <w:t xml:space="preserve">The Angel of the Lord </w:t>
      </w:r>
      <w:r>
        <w:t>will encamp a</w:t>
      </w:r>
      <w:r w:rsidRPr="00AB1781">
        <w:t>round those who fear Him</w:t>
      </w:r>
      <w:r>
        <w:t>,</w:t>
      </w:r>
    </w:p>
    <w:p w14:paraId="2E12E4BA" w14:textId="77777777" w:rsidR="00E60591" w:rsidRDefault="00E60591" w:rsidP="00E60591">
      <w:pPr>
        <w:pStyle w:val="EnglishHangEndNoCoptic"/>
      </w:pPr>
      <w:r w:rsidRPr="00AB1781">
        <w:tab/>
        <w:t xml:space="preserve">and </w:t>
      </w:r>
      <w:r>
        <w:t>He will deliver</w:t>
      </w:r>
      <w:r w:rsidRPr="00AB1781">
        <w:t xml:space="preserve"> them.</w:t>
      </w:r>
      <w:r>
        <w:t xml:space="preserve"> (Ps 33:8)</w:t>
      </w:r>
    </w:p>
    <w:p w14:paraId="25DD7609" w14:textId="77777777" w:rsidR="00E60591" w:rsidRPr="00AB1781" w:rsidRDefault="00E60591" w:rsidP="00E60591">
      <w:pPr>
        <w:pStyle w:val="EnglishHangNoCoptic"/>
      </w:pPr>
      <w:r w:rsidRPr="00AB1781">
        <w:lastRenderedPageBreak/>
        <w:t>O taste and see that the Lord is good;</w:t>
      </w:r>
    </w:p>
    <w:p w14:paraId="3C05EF2B" w14:textId="77777777" w:rsidR="00E60591" w:rsidRPr="00AB1781" w:rsidRDefault="00E60591" w:rsidP="00E60591">
      <w:pPr>
        <w:pStyle w:val="EnglishHangEndNoCoptic"/>
      </w:pPr>
      <w:r w:rsidRPr="00AB1781">
        <w:tab/>
        <w:t xml:space="preserve">blessed is the man who </w:t>
      </w:r>
      <w:r>
        <w:t>hopes</w:t>
      </w:r>
      <w:r w:rsidRPr="00AB1781">
        <w:t xml:space="preserve"> in Him.</w:t>
      </w:r>
      <w:r>
        <w:t xml:space="preserve"> (Ps 33:9)</w:t>
      </w:r>
    </w:p>
    <w:p w14:paraId="4AB50B6E" w14:textId="77777777" w:rsidR="00E60591" w:rsidRDefault="00E60591" w:rsidP="00E60591">
      <w:pPr>
        <w:pStyle w:val="Rubric"/>
      </w:pPr>
      <w:r>
        <w:t>Alleluia.</w:t>
      </w:r>
    </w:p>
    <w:p w14:paraId="1E844764" w14:textId="77777777" w:rsidR="00E60591" w:rsidRPr="00AB1781" w:rsidRDefault="00E60591" w:rsidP="00E60591">
      <w:pPr>
        <w:pStyle w:val="EnglishHangNoCoptic"/>
      </w:pPr>
      <w:r w:rsidRPr="00AB1781">
        <w:t>Who makes spirits His Angels</w:t>
      </w:r>
      <w:r>
        <w:rPr>
          <w:rStyle w:val="FootnoteReference"/>
        </w:rPr>
        <w:footnoteReference w:id="931"/>
      </w:r>
      <w:r w:rsidRPr="00AB1781">
        <w:t>,</w:t>
      </w:r>
    </w:p>
    <w:p w14:paraId="53B3854B" w14:textId="77777777" w:rsidR="00E60591" w:rsidRPr="00AB1781" w:rsidRDefault="00E60591" w:rsidP="00E60591">
      <w:pPr>
        <w:pStyle w:val="EnglishHangEndNoCoptic"/>
      </w:pPr>
      <w:r w:rsidRPr="00AB1781">
        <w:tab/>
        <w:t xml:space="preserve">and His </w:t>
      </w:r>
      <w:r>
        <w:t>ministers</w:t>
      </w:r>
      <w:r>
        <w:rPr>
          <w:rStyle w:val="FootnoteReference"/>
        </w:rPr>
        <w:footnoteReference w:id="932"/>
      </w:r>
      <w:r>
        <w:t xml:space="preserve"> flames of fire.</w:t>
      </w:r>
      <w:r w:rsidRPr="00AB1781">
        <w:rPr>
          <w:rStyle w:val="FootnoteReference"/>
        </w:rPr>
        <w:footnoteReference w:id="933"/>
      </w:r>
      <w:r>
        <w:t xml:space="preserve"> (Ps 103:4)</w:t>
      </w:r>
    </w:p>
    <w:p w14:paraId="290D7067" w14:textId="77777777" w:rsidR="00E60591" w:rsidRDefault="00E60591" w:rsidP="00E60591">
      <w:pPr>
        <w:pStyle w:val="Rubric"/>
      </w:pPr>
      <w:r>
        <w:t>Alleluia.</w:t>
      </w:r>
    </w:p>
    <w:p w14:paraId="039DF750" w14:textId="77777777" w:rsidR="00E60591" w:rsidRPr="00AB1781" w:rsidRDefault="00E60591" w:rsidP="00E60591">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34"/>
      </w:r>
      <w:r w:rsidRPr="00AB1781">
        <w:t>,</w:t>
      </w:r>
    </w:p>
    <w:p w14:paraId="5E256E02" w14:textId="77777777" w:rsidR="00E60591" w:rsidRPr="00AB1781" w:rsidRDefault="00E60591" w:rsidP="00E60591">
      <w:pPr>
        <w:pStyle w:val="EnglishHangEndNoCoptic"/>
      </w:pPr>
      <w:r w:rsidRPr="00AB1781">
        <w:tab/>
        <w:t xml:space="preserve">Who </w:t>
      </w:r>
      <w:r>
        <w:t>walks on the wings of the winds. (Ps 103:3)</w:t>
      </w:r>
    </w:p>
    <w:p w14:paraId="5CFA3A89" w14:textId="77777777" w:rsidR="00E60591" w:rsidRDefault="00E60591" w:rsidP="00E60591">
      <w:pPr>
        <w:pStyle w:val="Rubric"/>
      </w:pPr>
      <w:r>
        <w:t>Alleluia.</w:t>
      </w:r>
    </w:p>
    <w:p w14:paraId="06A4849F" w14:textId="77777777" w:rsidR="00E60591" w:rsidRPr="00AB1781" w:rsidRDefault="00E60591" w:rsidP="00E60591">
      <w:pPr>
        <w:pStyle w:val="EnglishHangNoCoptic"/>
      </w:pPr>
      <w:r w:rsidRPr="00AB1781">
        <w:t xml:space="preserve">Bless the Lord, all </w:t>
      </w:r>
      <w:r>
        <w:t>you His angels</w:t>
      </w:r>
      <w:r w:rsidRPr="00AB1781">
        <w:t>,</w:t>
      </w:r>
    </w:p>
    <w:p w14:paraId="70807BFC" w14:textId="77777777" w:rsidR="00E60591" w:rsidRDefault="00E60591" w:rsidP="00E60591">
      <w:pPr>
        <w:pStyle w:val="EnglishHangEndNoCoptic"/>
      </w:pPr>
      <w:r w:rsidRPr="00AB1781">
        <w:tab/>
        <w:t>who are mighty in strength, who do His word</w:t>
      </w:r>
      <w:r>
        <w:t xml:space="preserve">. (Ps </w:t>
      </w:r>
      <w:commentRangeStart w:id="1114"/>
      <w:r>
        <w:t>102</w:t>
      </w:r>
      <w:commentRangeEnd w:id="1114"/>
      <w:r>
        <w:rPr>
          <w:rStyle w:val="CommentReference"/>
          <w:rFonts w:eastAsiaTheme="minorHAnsi" w:cstheme="minorBidi"/>
          <w:color w:val="auto"/>
          <w:lang w:val="en-CA"/>
        </w:rPr>
        <w:commentReference w:id="1114"/>
      </w:r>
      <w:r>
        <w:t>:20ab)</w:t>
      </w:r>
    </w:p>
    <w:p w14:paraId="0C21638B" w14:textId="77777777" w:rsidR="00E60591" w:rsidRPr="00AB1781" w:rsidRDefault="00E60591" w:rsidP="00E60591">
      <w:pPr>
        <w:pStyle w:val="EnglishHangNoCoptic"/>
      </w:pPr>
      <w:r w:rsidRPr="00AB1781">
        <w:t>Bless the Lord, all His Hosts,</w:t>
      </w:r>
    </w:p>
    <w:p w14:paraId="77F47BAC" w14:textId="77777777" w:rsidR="00E60591" w:rsidRPr="00AB1781" w:rsidRDefault="00E60591" w:rsidP="00E60591">
      <w:pPr>
        <w:pStyle w:val="EnglishHangEndNoCoptic"/>
      </w:pPr>
      <w:r w:rsidRPr="00AB1781">
        <w:tab/>
        <w:t>His ministers who do His will.</w:t>
      </w:r>
      <w:r>
        <w:t xml:space="preserve"> (Ps 102:21)</w:t>
      </w:r>
    </w:p>
    <w:p w14:paraId="79396DD1" w14:textId="77777777" w:rsidR="00E60591" w:rsidRDefault="00E60591" w:rsidP="00E60591">
      <w:pPr>
        <w:pStyle w:val="Rubric"/>
      </w:pPr>
      <w:r>
        <w:t>Alleluia.</w:t>
      </w:r>
    </w:p>
    <w:p w14:paraId="2B36E057" w14:textId="77777777" w:rsidR="00E60591" w:rsidRPr="00AB1781" w:rsidRDefault="00E60591" w:rsidP="00E60591">
      <w:pPr>
        <w:pStyle w:val="EnglishHangNoCoptic"/>
      </w:pPr>
      <w:r>
        <w:t xml:space="preserve">I will sing to You </w:t>
      </w:r>
      <w:r w:rsidRPr="00AB1781">
        <w:t>in the pres</w:t>
      </w:r>
      <w:r>
        <w:t>ence of the a</w:t>
      </w:r>
      <w:r w:rsidRPr="00AB1781">
        <w:t>ngels</w:t>
      </w:r>
      <w:r>
        <w:t>, (Ps 137:1b)</w:t>
      </w:r>
    </w:p>
    <w:p w14:paraId="7349355B" w14:textId="77777777" w:rsidR="00E60591" w:rsidRPr="00AB1781" w:rsidRDefault="00E60591" w:rsidP="00E60591">
      <w:pPr>
        <w:pStyle w:val="EnglishHangNoCoptic"/>
        <w:ind w:firstLine="0"/>
      </w:pPr>
      <w:r w:rsidRPr="00AB1781">
        <w:t>I will bow down</w:t>
      </w:r>
      <w:r>
        <w:rPr>
          <w:rStyle w:val="FootnoteReference"/>
        </w:rPr>
        <w:footnoteReference w:id="935"/>
      </w:r>
      <w:r>
        <w:t xml:space="preserve"> toward</w:t>
      </w:r>
      <w:r w:rsidRPr="00AB1781">
        <w:t xml:space="preserve"> </w:t>
      </w:r>
      <w:r>
        <w:t>Your</w:t>
      </w:r>
      <w:r w:rsidRPr="00AB1781">
        <w:t xml:space="preserve"> holy temple</w:t>
      </w:r>
      <w:r>
        <w:t>. (Ps 137:2a)</w:t>
      </w:r>
    </w:p>
    <w:p w14:paraId="5A90D666" w14:textId="77777777" w:rsidR="00E60591" w:rsidRPr="00AB1781" w:rsidRDefault="00E60591" w:rsidP="00E60591">
      <w:pPr>
        <w:pStyle w:val="EnglishHangNoCoptic"/>
      </w:pPr>
    </w:p>
    <w:p w14:paraId="017DE817" w14:textId="77777777" w:rsidR="00E60591" w:rsidRDefault="00E60591" w:rsidP="00E60591">
      <w:pPr>
        <w:pStyle w:val="Rubric"/>
      </w:pPr>
      <w:r>
        <w:t>Alleluia.</w:t>
      </w:r>
    </w:p>
    <w:p w14:paraId="563D7672" w14:textId="77777777" w:rsidR="00E60591" w:rsidRPr="00AB1781" w:rsidRDefault="00E60591" w:rsidP="00E60591">
      <w:pPr>
        <w:pStyle w:val="EnglishHangNoCoptic"/>
      </w:pPr>
      <w:r w:rsidRPr="00AB1781">
        <w:t>The heavens declare the glory of God,</w:t>
      </w:r>
    </w:p>
    <w:p w14:paraId="0EF5E72F" w14:textId="77777777" w:rsidR="00E60591" w:rsidRDefault="00E60591" w:rsidP="00E60591">
      <w:pPr>
        <w:pStyle w:val="EnglishHangEndNoCoptic"/>
      </w:pPr>
      <w:r w:rsidRPr="00AB1781">
        <w:tab/>
        <w:t xml:space="preserve">and the firmament </w:t>
      </w:r>
      <w:r>
        <w:t>proclaims</w:t>
      </w:r>
      <w:r w:rsidRPr="00AB1781">
        <w:t xml:space="preserve"> the work of His hands.</w:t>
      </w:r>
      <w:r>
        <w:t xml:space="preserve"> (Ps 18:2)</w:t>
      </w:r>
    </w:p>
    <w:p w14:paraId="0AB2A702" w14:textId="77777777" w:rsidR="00E60591" w:rsidRPr="00AB1781" w:rsidRDefault="00E60591" w:rsidP="00E60591">
      <w:pPr>
        <w:pStyle w:val="EnglishHangNoCoptic"/>
      </w:pPr>
      <w:r w:rsidRPr="00AB1781">
        <w:t xml:space="preserve">Day </w:t>
      </w:r>
      <w:r>
        <w:t>after</w:t>
      </w:r>
      <w:r>
        <w:rPr>
          <w:rStyle w:val="FootnoteReference"/>
        </w:rPr>
        <w:footnoteReference w:id="936"/>
      </w:r>
      <w:r w:rsidRPr="00AB1781">
        <w:t xml:space="preserve"> day </w:t>
      </w:r>
      <w:r>
        <w:t>utters</w:t>
      </w:r>
      <w:r w:rsidRPr="00AB1781">
        <w:t xml:space="preserve"> </w:t>
      </w:r>
      <w:r>
        <w:t>speech</w:t>
      </w:r>
      <w:r w:rsidRPr="00AB1781">
        <w:t>,</w:t>
      </w:r>
    </w:p>
    <w:p w14:paraId="02BD9C4C" w14:textId="77777777" w:rsidR="00E60591" w:rsidRPr="00AB1781" w:rsidRDefault="00E60591" w:rsidP="00E60591">
      <w:pPr>
        <w:pStyle w:val="EnglishHangEndNoCoptic"/>
      </w:pPr>
      <w:r w:rsidRPr="00AB1781">
        <w:tab/>
        <w:t xml:space="preserve">and night </w:t>
      </w:r>
      <w:r>
        <w:t>after</w:t>
      </w:r>
      <w:r w:rsidRPr="00AB1781">
        <w:t xml:space="preserve"> night imparts knowledge.</w:t>
      </w:r>
      <w:r>
        <w:t xml:space="preserve"> (Ps 18:3)</w:t>
      </w:r>
    </w:p>
    <w:p w14:paraId="3F21B54C" w14:textId="77777777" w:rsidR="00E60591" w:rsidRPr="00AB1781" w:rsidRDefault="00E60591" w:rsidP="00E60591">
      <w:pPr>
        <w:pStyle w:val="EnglishHangEndNoCoptic"/>
      </w:pPr>
      <w:r w:rsidRPr="00AB1781">
        <w:t xml:space="preserve">There is no speech </w:t>
      </w:r>
      <w:r>
        <w:t>nor</w:t>
      </w:r>
      <w:r w:rsidRPr="00AB1781">
        <w:t xml:space="preserve"> </w:t>
      </w:r>
      <w:r>
        <w:t>language (Ps 18:4a)</w:t>
      </w:r>
    </w:p>
    <w:p w14:paraId="0B350C77" w14:textId="77777777" w:rsidR="00E60591" w:rsidRDefault="00E60591" w:rsidP="00E60591">
      <w:pPr>
        <w:pStyle w:val="Rubric"/>
      </w:pPr>
      <w:r>
        <w:t>Alleluia.</w:t>
      </w:r>
    </w:p>
    <w:p w14:paraId="0D2BF246" w14:textId="77777777" w:rsidR="00E60591" w:rsidRPr="00AB1781" w:rsidRDefault="00E60591" w:rsidP="00E60591">
      <w:pPr>
        <w:pStyle w:val="EnglishHangEndNoCoptic"/>
      </w:pPr>
      <w:r>
        <w:t>in which their voices are not heard</w:t>
      </w:r>
      <w:r w:rsidRPr="00AB1781">
        <w:t>.</w:t>
      </w:r>
      <w:r>
        <w:t xml:space="preserve"> (Ps 18:4b)</w:t>
      </w:r>
    </w:p>
    <w:p w14:paraId="69FA0E04" w14:textId="77777777" w:rsidR="00E60591" w:rsidRPr="00AB1781" w:rsidRDefault="00E60591" w:rsidP="00E60591">
      <w:pPr>
        <w:pStyle w:val="EnglishHangNoCoptic"/>
      </w:pPr>
      <w:r>
        <w:t>T</w:t>
      </w:r>
      <w:r w:rsidRPr="00AB1781">
        <w:t xml:space="preserve">heir message </w:t>
      </w:r>
      <w:r>
        <w:t>went</w:t>
      </w:r>
      <w:r w:rsidRPr="00AB1781">
        <w:t xml:space="preserve"> out into all the earth,</w:t>
      </w:r>
    </w:p>
    <w:p w14:paraId="38F89E33" w14:textId="77777777" w:rsidR="00E60591" w:rsidRDefault="00E60591" w:rsidP="00E60591">
      <w:pPr>
        <w:pStyle w:val="EnglishHangEndNoCoptic"/>
      </w:pPr>
      <w:r w:rsidRPr="00AB1781">
        <w:tab/>
        <w:t>and their words to the ends of the world.</w:t>
      </w:r>
      <w:r>
        <w:t xml:space="preserve"> (Ps 18:5)</w:t>
      </w:r>
    </w:p>
    <w:p w14:paraId="34D9CFD6" w14:textId="77777777" w:rsidR="00E60591" w:rsidRDefault="00E60591" w:rsidP="00E60591">
      <w:pPr>
        <w:pStyle w:val="Rubric"/>
      </w:pPr>
      <w:r>
        <w:lastRenderedPageBreak/>
        <w:t>Alleluia.</w:t>
      </w:r>
    </w:p>
    <w:p w14:paraId="23071F42" w14:textId="77777777" w:rsidR="00E60591" w:rsidRPr="00AB1781" w:rsidRDefault="00E60591" w:rsidP="00E60591">
      <w:pPr>
        <w:pStyle w:val="EnglishHangNoCoptic"/>
      </w:pPr>
      <w:r w:rsidRPr="00AB1781">
        <w:t xml:space="preserve">The Lord will give </w:t>
      </w:r>
      <w:r>
        <w:t>a</w:t>
      </w:r>
      <w:r w:rsidRPr="00AB1781">
        <w:t xml:space="preserve"> word</w:t>
      </w:r>
    </w:p>
    <w:p w14:paraId="6346EAA3" w14:textId="77777777" w:rsidR="00E60591" w:rsidRPr="00AB1781" w:rsidRDefault="00E60591" w:rsidP="00E60591">
      <w:pPr>
        <w:pStyle w:val="EnglishHangEndNoCoptic"/>
      </w:pPr>
      <w:r w:rsidRPr="00AB1781">
        <w:tab/>
        <w:t xml:space="preserve">to those </w:t>
      </w:r>
      <w:r>
        <w:t>proclaiming the Gospel to a great company,</w:t>
      </w:r>
      <w:r w:rsidRPr="00AB1781">
        <w:rPr>
          <w:rStyle w:val="FootnoteReference"/>
        </w:rPr>
        <w:footnoteReference w:id="937"/>
      </w:r>
      <w:r>
        <w:t xml:space="preserve"> (Ps 67:12)</w:t>
      </w:r>
    </w:p>
    <w:p w14:paraId="32A449E1" w14:textId="77777777" w:rsidR="00E60591" w:rsidRDefault="00E60591" w:rsidP="00E60591">
      <w:pPr>
        <w:pStyle w:val="EnglishHangEndNoCoptic"/>
      </w:pPr>
      <w:r>
        <w:t>The K</w:t>
      </w:r>
      <w:r w:rsidRPr="00AB1781">
        <w:t>ing of the forces</w:t>
      </w:r>
      <w:r>
        <w:t xml:space="preserve"> [is]</w:t>
      </w:r>
      <w:r w:rsidRPr="00AB1781">
        <w:t xml:space="preserve"> of the Beloved</w:t>
      </w:r>
      <w:r>
        <w:t>. (Ps 67:13a)</w:t>
      </w:r>
    </w:p>
    <w:p w14:paraId="63B30E55" w14:textId="77777777" w:rsidR="00E60591" w:rsidRDefault="00E60591" w:rsidP="00E60591">
      <w:pPr>
        <w:pStyle w:val="Rubric"/>
      </w:pPr>
      <w:r>
        <w:t>Alleluia.</w:t>
      </w:r>
    </w:p>
    <w:p w14:paraId="6739CBA9" w14:textId="77777777" w:rsidR="00E60591" w:rsidRPr="00AB1781" w:rsidRDefault="00E60591" w:rsidP="00E60591">
      <w:pPr>
        <w:pStyle w:val="EnglishHangNoCoptic"/>
      </w:pPr>
      <w:r>
        <w:t>Confess</w:t>
      </w:r>
      <w:r>
        <w:rPr>
          <w:rStyle w:val="FootnoteReference"/>
        </w:rPr>
        <w:footnoteReference w:id="938"/>
      </w:r>
      <w:r>
        <w:t xml:space="preserve"> the Lord and call on His N</w:t>
      </w:r>
      <w:r w:rsidRPr="00AB1781">
        <w:t>ame;</w:t>
      </w:r>
    </w:p>
    <w:p w14:paraId="2F470B1B" w14:textId="77777777" w:rsidR="00E60591" w:rsidRPr="00AB1781" w:rsidRDefault="00E60591" w:rsidP="00E60591">
      <w:pPr>
        <w:pStyle w:val="EnglishHangEndNoCoptic"/>
      </w:pPr>
      <w:r w:rsidRPr="00AB1781">
        <w:tab/>
        <w:t xml:space="preserve">tell of His </w:t>
      </w:r>
      <w:r>
        <w:t>works</w:t>
      </w:r>
      <w:r w:rsidRPr="00AB1781">
        <w:t xml:space="preserve"> among the nations.</w:t>
      </w:r>
      <w:r>
        <w:t xml:space="preserve"> (Ps 104:1)</w:t>
      </w:r>
    </w:p>
    <w:p w14:paraId="5381D630" w14:textId="77777777" w:rsidR="00E60591" w:rsidRPr="00AB1781" w:rsidRDefault="00E60591" w:rsidP="00E60591">
      <w:pPr>
        <w:pStyle w:val="EnglishHangEndNoCoptic"/>
      </w:pPr>
      <w:r w:rsidRPr="00AB1781">
        <w:t xml:space="preserve">recount all His </w:t>
      </w:r>
      <w:r>
        <w:t>wonderful works</w:t>
      </w:r>
      <w:r w:rsidRPr="00AB1781">
        <w:t>.</w:t>
      </w:r>
      <w:r>
        <w:t xml:space="preserve"> (Ps 104:2:b)</w:t>
      </w:r>
    </w:p>
    <w:p w14:paraId="3702BEF0" w14:textId="77777777" w:rsidR="00E60591" w:rsidRPr="00AB1781" w:rsidRDefault="00E60591" w:rsidP="00E60591">
      <w:pPr>
        <w:pStyle w:val="EnglishHangEndNoCoptic"/>
      </w:pPr>
      <w:r>
        <w:t>Glory in His holy Name. (Ps 104:3a)</w:t>
      </w:r>
    </w:p>
    <w:p w14:paraId="7F63CC4F" w14:textId="77777777" w:rsidR="00E60591" w:rsidRDefault="00E60591" w:rsidP="00E60591">
      <w:pPr>
        <w:pStyle w:val="Rubric"/>
      </w:pPr>
      <w:r>
        <w:t>Alleluia.</w:t>
      </w:r>
    </w:p>
    <w:p w14:paraId="32A1EBB6" w14:textId="77777777" w:rsidR="00E60591" w:rsidRPr="00AB1781" w:rsidRDefault="00E60591" w:rsidP="00E60591">
      <w:pPr>
        <w:pStyle w:val="EnglishHangNoCoptic"/>
      </w:pPr>
      <w:r>
        <w:t>The death of His s</w:t>
      </w:r>
      <w:r w:rsidRPr="00AB1781">
        <w:t>aints</w:t>
      </w:r>
      <w:r>
        <w:rPr>
          <w:rStyle w:val="FootnoteReference"/>
        </w:rPr>
        <w:footnoteReference w:id="939"/>
      </w:r>
      <w:r>
        <w:t xml:space="preserve"> is</w:t>
      </w:r>
    </w:p>
    <w:p w14:paraId="08DC6615" w14:textId="77777777" w:rsidR="00E60591" w:rsidRPr="00AB1781" w:rsidRDefault="00E60591" w:rsidP="00E60591">
      <w:pPr>
        <w:pStyle w:val="EnglishHangEndNoCoptic"/>
      </w:pPr>
      <w:r>
        <w:tab/>
        <w:t>pr</w:t>
      </w:r>
      <w:r w:rsidRPr="00AB1781">
        <w:t>ecious</w:t>
      </w:r>
      <w:r w:rsidRPr="00AB1781">
        <w:rPr>
          <w:rStyle w:val="FootnoteReference"/>
        </w:rPr>
        <w:footnoteReference w:id="940"/>
      </w:r>
      <w:r w:rsidRPr="00AB1781">
        <w:t xml:space="preserve"> in the sight of the Lord</w:t>
      </w:r>
      <w:r>
        <w:t>. (Ps 115:6)</w:t>
      </w:r>
    </w:p>
    <w:p w14:paraId="0A44F99E" w14:textId="77777777" w:rsidR="00E60591" w:rsidRPr="00AB1781" w:rsidRDefault="00E60591" w:rsidP="00E60591">
      <w:pPr>
        <w:pStyle w:val="EnglishHangNoCoptic"/>
      </w:pPr>
      <w:r w:rsidRPr="00AB1781">
        <w:t xml:space="preserve">O Lord, I am </w:t>
      </w:r>
      <w:r>
        <w:t>Your</w:t>
      </w:r>
      <w:r w:rsidRPr="00AB1781">
        <w:t xml:space="preserve"> </w:t>
      </w:r>
      <w:r>
        <w:t>servant</w:t>
      </w:r>
      <w:r>
        <w:rPr>
          <w:rStyle w:val="FootnoteReference"/>
        </w:rPr>
        <w:footnoteReference w:id="941"/>
      </w:r>
      <w:r w:rsidRPr="00AB1781">
        <w:t>;</w:t>
      </w:r>
    </w:p>
    <w:p w14:paraId="1328C88A" w14:textId="77777777" w:rsidR="00E60591" w:rsidRPr="00AB1781" w:rsidRDefault="00E60591" w:rsidP="00E60591">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EA21B12" w14:textId="77777777" w:rsidR="00E60591" w:rsidRPr="00AB1781" w:rsidRDefault="00E60591" w:rsidP="00E60591">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4BF53936" w14:textId="77777777" w:rsidR="00E60591" w:rsidRPr="00AB1781" w:rsidRDefault="00E60591" w:rsidP="00E60591">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9A0A4E3" w14:textId="77777777" w:rsidR="00E60591" w:rsidRPr="00AB1781" w:rsidRDefault="00E60591" w:rsidP="00E60591">
      <w:pPr>
        <w:pStyle w:val="EnglishHangNoCoptic"/>
      </w:pPr>
      <w:r w:rsidRPr="00AB1781">
        <w:t>I will pay my vows to the Lord</w:t>
      </w:r>
    </w:p>
    <w:p w14:paraId="42E24AE4" w14:textId="77777777" w:rsidR="00E60591" w:rsidRPr="00AB1781" w:rsidRDefault="00E60591" w:rsidP="00E60591">
      <w:pPr>
        <w:pStyle w:val="EnglishHangEndNoCoptic"/>
      </w:pPr>
      <w:r w:rsidRPr="00AB1781">
        <w:tab/>
        <w:t>in the presence of all His people,</w:t>
      </w:r>
      <w:r>
        <w:t xml:space="preserve"> (Ps 115:9)</w:t>
      </w:r>
    </w:p>
    <w:p w14:paraId="7E5FF008" w14:textId="77777777" w:rsidR="00E60591" w:rsidRPr="00AB1781" w:rsidRDefault="00E60591" w:rsidP="00E60591">
      <w:pPr>
        <w:pStyle w:val="EnglishHangNoCoptic"/>
      </w:pPr>
      <w:r w:rsidRPr="00AB1781">
        <w:t>in the courts of the Lord’s house,</w:t>
      </w:r>
    </w:p>
    <w:p w14:paraId="41884FA1" w14:textId="77777777" w:rsidR="00E60591" w:rsidRDefault="00E60591" w:rsidP="00E60591">
      <w:pPr>
        <w:pStyle w:val="EnglishHangEndNoCoptic"/>
      </w:pPr>
      <w:r w:rsidRPr="00AB1781">
        <w:tab/>
        <w:t>in your midst, O Jerusalem.</w:t>
      </w:r>
      <w:r>
        <w:t xml:space="preserve"> (Ps 115:10)</w:t>
      </w:r>
    </w:p>
    <w:p w14:paraId="25639C8C" w14:textId="77777777" w:rsidR="00E60591" w:rsidRDefault="00E60591" w:rsidP="00E60591">
      <w:pPr>
        <w:pStyle w:val="Rubric"/>
      </w:pPr>
      <w:r>
        <w:t>Alleluia.</w:t>
      </w:r>
    </w:p>
    <w:p w14:paraId="79795E27" w14:textId="77777777" w:rsidR="00E60591" w:rsidRDefault="00E60591" w:rsidP="00E60591">
      <w:pPr>
        <w:pStyle w:val="EnglishHangEndNoCoptic"/>
      </w:pPr>
      <w:r w:rsidRPr="00AB1781">
        <w:t xml:space="preserve">God is </w:t>
      </w:r>
      <w:r>
        <w:t>glorified</w:t>
      </w:r>
      <w:r w:rsidRPr="00AB1781">
        <w:t xml:space="preserve"> in the council of saints,</w:t>
      </w:r>
      <w:r>
        <w:t xml:space="preserve"> (Ps 88:8a)</w:t>
      </w:r>
    </w:p>
    <w:p w14:paraId="401E0052" w14:textId="77777777" w:rsidR="00E60591" w:rsidRDefault="00E60591" w:rsidP="00E60591">
      <w:pPr>
        <w:pStyle w:val="EnglishHangNoCoptic"/>
      </w:pPr>
      <w:r>
        <w:t>He is the God of Israel. (Ps 67:36?)</w:t>
      </w:r>
    </w:p>
    <w:p w14:paraId="59FF10E5" w14:textId="77777777" w:rsidR="00E60591" w:rsidRDefault="00E60591" w:rsidP="00E60591">
      <w:pPr>
        <w:pStyle w:val="EnglishHangEndNoCoptic"/>
      </w:pPr>
      <w:r>
        <w:t>The Lord will give strength to His people. (Ps 28:11?)</w:t>
      </w:r>
    </w:p>
    <w:p w14:paraId="2938097E" w14:textId="77777777" w:rsidR="00E60591" w:rsidRPr="00AB1781" w:rsidRDefault="00E60591" w:rsidP="00E60591">
      <w:pPr>
        <w:pStyle w:val="EnglishHangNoCoptic"/>
      </w:pPr>
      <w:r w:rsidRPr="00AB1781">
        <w:lastRenderedPageBreak/>
        <w:t>let the righteous be glad</w:t>
      </w:r>
      <w:r>
        <w:t>;</w:t>
      </w:r>
    </w:p>
    <w:p w14:paraId="65D0FA9E" w14:textId="77777777" w:rsidR="00E60591" w:rsidRPr="00AB1781" w:rsidRDefault="00E60591" w:rsidP="00E60591">
      <w:pPr>
        <w:pStyle w:val="EnglishHangNoCoptic"/>
      </w:pPr>
      <w:r w:rsidRPr="00AB1781">
        <w:tab/>
      </w:r>
      <w:r>
        <w:t>let them</w:t>
      </w:r>
      <w:r w:rsidRPr="00AB1781">
        <w:t xml:space="preserve"> rejoice in the presence of God;</w:t>
      </w:r>
    </w:p>
    <w:p w14:paraId="1D2B630E" w14:textId="77777777" w:rsidR="00E60591" w:rsidRDefault="00E60591" w:rsidP="00E60591">
      <w:pPr>
        <w:pStyle w:val="EnglishHangEndNoCoptic"/>
      </w:pPr>
      <w:r w:rsidRPr="00AB1781">
        <w:tab/>
        <w:t>let them exult with delight and gladness.</w:t>
      </w:r>
      <w:r>
        <w:t xml:space="preserve"> (Ps 67:4)</w:t>
      </w:r>
    </w:p>
    <w:p w14:paraId="2483D9E4" w14:textId="77777777" w:rsidR="00E60591" w:rsidRPr="00AB1781" w:rsidRDefault="00E60591" w:rsidP="00E60591">
      <w:pPr>
        <w:pStyle w:val="EnglishHangNoCoptic"/>
      </w:pPr>
      <w:r w:rsidRPr="00AB1781">
        <w:t xml:space="preserve">God is </w:t>
      </w:r>
      <w:r>
        <w:t>wondrous in His Saints; the God of Israel</w:t>
      </w:r>
    </w:p>
    <w:p w14:paraId="714AD671" w14:textId="77777777" w:rsidR="00E60591" w:rsidRPr="00AB1781" w:rsidRDefault="00E60591" w:rsidP="00E60591">
      <w:pPr>
        <w:pStyle w:val="EnglishHangNoCoptic"/>
      </w:pPr>
      <w:r w:rsidRPr="00AB1781">
        <w:tab/>
        <w:t>will give strength and power to His people.</w:t>
      </w:r>
    </w:p>
    <w:p w14:paraId="5F11AC5A" w14:textId="77777777" w:rsidR="00E60591" w:rsidRPr="00AB1781" w:rsidRDefault="00E60591" w:rsidP="00E60591">
      <w:pPr>
        <w:pStyle w:val="EnglishHangEndNoCoptic"/>
      </w:pPr>
      <w:r w:rsidRPr="00AB1781">
        <w:tab/>
        <w:t>Blessed be God!</w:t>
      </w:r>
      <w:r>
        <w:t xml:space="preserve"> (Ps 67:36)</w:t>
      </w:r>
    </w:p>
    <w:p w14:paraId="440DE9E9" w14:textId="77777777" w:rsidR="00E60591" w:rsidRDefault="00E60591" w:rsidP="00E60591">
      <w:pPr>
        <w:pStyle w:val="Rubric"/>
      </w:pPr>
      <w:r>
        <w:t>Alleluia.</w:t>
      </w:r>
    </w:p>
    <w:p w14:paraId="64D37B17" w14:textId="77777777" w:rsidR="00E60591" w:rsidRPr="00AB1781" w:rsidRDefault="00E60591" w:rsidP="00E60591">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42"/>
      </w:r>
    </w:p>
    <w:p w14:paraId="20260D54" w14:textId="77777777" w:rsidR="00E60591" w:rsidRDefault="00E60591" w:rsidP="00E60591">
      <w:pPr>
        <w:pStyle w:val="EnglishHangEndNoCoptic"/>
      </w:pPr>
      <w:r w:rsidRPr="00AB1781">
        <w:tab/>
        <w:t xml:space="preserve">in </w:t>
      </w:r>
      <w:r>
        <w:t>Your</w:t>
      </w:r>
      <w:r w:rsidRPr="00AB1781">
        <w:t xml:space="preserve"> splendor and beauty.</w:t>
      </w:r>
      <w:r>
        <w:t xml:space="preserve"> (Ps 44:4)</w:t>
      </w:r>
    </w:p>
    <w:p w14:paraId="6EDA1F89" w14:textId="77777777" w:rsidR="00E60591" w:rsidRPr="00AB1781" w:rsidRDefault="00E60591" w:rsidP="00E60591">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40F8CAAC" w14:textId="77777777" w:rsidR="00E60591" w:rsidRDefault="00E60591" w:rsidP="00E60591">
      <w:pPr>
        <w:pStyle w:val="Rubric"/>
      </w:pPr>
      <w:r>
        <w:t>Alleluia.</w:t>
      </w:r>
    </w:p>
    <w:p w14:paraId="238404B9" w14:textId="77777777" w:rsidR="00E60591" w:rsidRPr="00AB1781" w:rsidRDefault="00E60591" w:rsidP="00E60591">
      <w:pPr>
        <w:pStyle w:val="EnglishHangNoCoptic"/>
      </w:pPr>
      <w:r w:rsidRPr="00AB1781">
        <w:t>You will tread u</w:t>
      </w:r>
      <w:r>
        <w:t>pon the asp and the basilisk,</w:t>
      </w:r>
    </w:p>
    <w:p w14:paraId="1AB5F7B0" w14:textId="77777777" w:rsidR="00E60591" w:rsidRPr="00AB1781" w:rsidRDefault="00E60591" w:rsidP="00E60591">
      <w:pPr>
        <w:pStyle w:val="EnglishHangEndNoCoptic"/>
      </w:pPr>
      <w:r w:rsidRPr="00AB1781">
        <w:tab/>
      </w:r>
      <w:r>
        <w:t xml:space="preserve">you will trample </w:t>
      </w:r>
      <w:r w:rsidRPr="00AB1781">
        <w:t>the lion and the dragon</w:t>
      </w:r>
      <w:r w:rsidRPr="00AB1781">
        <w:rPr>
          <w:rStyle w:val="FootnoteReference"/>
        </w:rPr>
        <w:footnoteReference w:id="943"/>
      </w:r>
      <w:r w:rsidRPr="00AB1781">
        <w:t xml:space="preserve"> underfoot.</w:t>
      </w:r>
      <w:r>
        <w:t xml:space="preserve"> (Ps 90:13)</w:t>
      </w:r>
    </w:p>
    <w:p w14:paraId="51EBE38B" w14:textId="77777777" w:rsidR="00E60591" w:rsidRPr="00AB1781" w:rsidRDefault="00E60591" w:rsidP="00E60591">
      <w:pPr>
        <w:pStyle w:val="EnglishHangNoCoptic"/>
      </w:pPr>
      <w:r>
        <w:t>“</w:t>
      </w:r>
      <w:r w:rsidRPr="00AB1781">
        <w:t xml:space="preserve">Because he has </w:t>
      </w:r>
      <w:r>
        <w:t>hoped</w:t>
      </w:r>
      <w:r w:rsidRPr="00AB1781">
        <w:t xml:space="preserve"> in Me, I will deliver him;</w:t>
      </w:r>
    </w:p>
    <w:p w14:paraId="618525B5" w14:textId="77777777" w:rsidR="00E60591" w:rsidRPr="00AB1781" w:rsidRDefault="00E60591" w:rsidP="00E60591">
      <w:pPr>
        <w:pStyle w:val="EnglishHangEndNoCoptic"/>
      </w:pPr>
      <w:r w:rsidRPr="00AB1781">
        <w:tab/>
        <w:t>I will protec</w:t>
      </w:r>
      <w:r>
        <w:t>t him, because he knew My N</w:t>
      </w:r>
      <w:r w:rsidRPr="00AB1781">
        <w:t>ame.</w:t>
      </w:r>
      <w:r>
        <w:t>” (Ps 90:14)</w:t>
      </w:r>
    </w:p>
    <w:p w14:paraId="4C048544" w14:textId="77777777" w:rsidR="00E60591" w:rsidRDefault="00E60591" w:rsidP="00E60591">
      <w:pPr>
        <w:pStyle w:val="Rubric"/>
      </w:pPr>
      <w:r>
        <w:t>Alleluia.</w:t>
      </w:r>
    </w:p>
    <w:p w14:paraId="64796CD9" w14:textId="77777777" w:rsidR="00E60591" w:rsidRPr="00AB1781" w:rsidRDefault="00E60591" w:rsidP="00E60591">
      <w:pPr>
        <w:pStyle w:val="EnglishHangNoCoptic"/>
      </w:pPr>
      <w:r w:rsidRPr="00AB1781">
        <w:t xml:space="preserve">The </w:t>
      </w:r>
      <w:r>
        <w:t>deliverance</w:t>
      </w:r>
      <w:r w:rsidRPr="00AB1781">
        <w:t xml:space="preserve"> of the righteous is from the Lord,</w:t>
      </w:r>
    </w:p>
    <w:p w14:paraId="2151B74C" w14:textId="77777777" w:rsidR="00E60591" w:rsidRPr="00AB1781" w:rsidRDefault="00E60591" w:rsidP="00E60591">
      <w:pPr>
        <w:pStyle w:val="EnglishHangEndNoCoptic"/>
      </w:pPr>
      <w:r w:rsidRPr="00AB1781">
        <w:tab/>
        <w:t xml:space="preserve">and He is their protector in time of </w:t>
      </w:r>
      <w:r>
        <w:t>affliction; (Ps 36:39)</w:t>
      </w:r>
    </w:p>
    <w:p w14:paraId="56F198C1" w14:textId="77777777" w:rsidR="00E60591" w:rsidRPr="00AB1781" w:rsidRDefault="00E60591" w:rsidP="00E60591">
      <w:pPr>
        <w:pStyle w:val="EnglishHangNoCoptic"/>
      </w:pPr>
      <w:r>
        <w:t>t</w:t>
      </w:r>
      <w:r w:rsidRPr="00AB1781">
        <w:t>he Lord will help them and deliver them;</w:t>
      </w:r>
    </w:p>
    <w:p w14:paraId="0D7DFC28" w14:textId="77777777" w:rsidR="00E60591" w:rsidRPr="00AB1781" w:rsidRDefault="00E60591" w:rsidP="00E60591">
      <w:pPr>
        <w:pStyle w:val="EnglishHangNoCoptic"/>
      </w:pPr>
      <w:r w:rsidRPr="00AB1781">
        <w:tab/>
        <w:t xml:space="preserve">He will </w:t>
      </w:r>
      <w:r>
        <w:t>deliver</w:t>
      </w:r>
      <w:r w:rsidRPr="00AB1781">
        <w:t xml:space="preserve"> them from sinners,</w:t>
      </w:r>
    </w:p>
    <w:p w14:paraId="353F4E6B" w14:textId="77777777" w:rsidR="00E60591" w:rsidRDefault="00E60591" w:rsidP="00E60591">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58B02813" w14:textId="77777777" w:rsidR="00E60591" w:rsidRDefault="00E60591" w:rsidP="00E60591">
      <w:pPr>
        <w:pStyle w:val="Rubric"/>
      </w:pPr>
      <w:r>
        <w:t>Alleluia.</w:t>
      </w:r>
    </w:p>
    <w:p w14:paraId="78FE4C7F" w14:textId="77777777" w:rsidR="00E60591" w:rsidRPr="00AB1781" w:rsidRDefault="00E60591" w:rsidP="00E60591">
      <w:pPr>
        <w:pStyle w:val="EnglishHangNoCoptic"/>
      </w:pPr>
      <w:r>
        <w:t>L</w:t>
      </w:r>
      <w:r w:rsidRPr="00AB1781">
        <w:t>et the righteous be glad</w:t>
      </w:r>
      <w:r>
        <w:t>;</w:t>
      </w:r>
    </w:p>
    <w:p w14:paraId="4EC99E0B" w14:textId="77777777" w:rsidR="00E60591" w:rsidRPr="00AB1781" w:rsidRDefault="00E60591" w:rsidP="00E60591">
      <w:pPr>
        <w:pStyle w:val="EnglishHangNoCoptic"/>
      </w:pPr>
      <w:r w:rsidRPr="00AB1781">
        <w:tab/>
      </w:r>
      <w:r>
        <w:t>[let them</w:t>
      </w:r>
      <w:r w:rsidRPr="00AB1781">
        <w:t xml:space="preserve"> rejoice in the presence of God;</w:t>
      </w:r>
    </w:p>
    <w:p w14:paraId="27C0FA38" w14:textId="77777777" w:rsidR="00E60591" w:rsidRPr="00AB1781" w:rsidRDefault="00E60591" w:rsidP="00E60591">
      <w:pPr>
        <w:pStyle w:val="EnglishHangEndNoCoptic"/>
      </w:pPr>
      <w:r w:rsidRPr="00AB1781">
        <w:tab/>
        <w:t xml:space="preserve">let them exult </w:t>
      </w:r>
      <w:r>
        <w:t>with delight and gladness.] (Ps 67:4)</w:t>
      </w:r>
    </w:p>
    <w:p w14:paraId="314BF13D" w14:textId="77777777" w:rsidR="00E60591" w:rsidRPr="00AB1781" w:rsidRDefault="00E60591" w:rsidP="00E60591">
      <w:pPr>
        <w:pStyle w:val="EnglishHangNoCoptic"/>
      </w:pPr>
      <w:r>
        <w:t>The righteous cried and the Lord heard</w:t>
      </w:r>
      <w:r w:rsidRPr="00AB1781">
        <w:t xml:space="preserve"> them</w:t>
      </w:r>
      <w:r>
        <w:t>,</w:t>
      </w:r>
    </w:p>
    <w:p w14:paraId="49728228" w14:textId="77777777" w:rsidR="00E60591" w:rsidRDefault="00E60591" w:rsidP="00E60591">
      <w:pPr>
        <w:pStyle w:val="EnglishHangEndNoCoptic"/>
      </w:pPr>
      <w:r>
        <w:tab/>
        <w:t>and delivered</w:t>
      </w:r>
      <w:r w:rsidRPr="00AB1781">
        <w:t xml:space="preserve"> them from all their </w:t>
      </w:r>
      <w:r>
        <w:t>afflictions</w:t>
      </w:r>
      <w:r w:rsidRPr="00AB1781">
        <w:t>.</w:t>
      </w:r>
      <w:r>
        <w:t xml:space="preserve"> (Ps 33:18)</w:t>
      </w:r>
    </w:p>
    <w:p w14:paraId="48F81FEF" w14:textId="77777777" w:rsidR="00E60591" w:rsidRDefault="00E60591" w:rsidP="00E60591">
      <w:pPr>
        <w:pStyle w:val="Rubric"/>
      </w:pPr>
      <w:r>
        <w:t>Alleluia.</w:t>
      </w:r>
    </w:p>
    <w:p w14:paraId="71EDE0C6" w14:textId="77777777" w:rsidR="00E60591" w:rsidRPr="00AB1781" w:rsidRDefault="00E60591" w:rsidP="00E60591">
      <w:pPr>
        <w:pStyle w:val="EnglishHangNoCoptic"/>
      </w:pPr>
      <w:r w:rsidRPr="00AB1781">
        <w:t xml:space="preserve">Many are the </w:t>
      </w:r>
      <w:r>
        <w:t>afflictions</w:t>
      </w:r>
      <w:r w:rsidRPr="00AB1781">
        <w:t xml:space="preserve"> of the righteous,</w:t>
      </w:r>
    </w:p>
    <w:p w14:paraId="4DD4FAAC" w14:textId="77777777" w:rsidR="00E60591" w:rsidRPr="00AB1781" w:rsidRDefault="00E60591" w:rsidP="00E60591">
      <w:pPr>
        <w:pStyle w:val="EnglishHangEndNoCoptic"/>
      </w:pPr>
      <w:r w:rsidRPr="00AB1781">
        <w:tab/>
        <w:t>but the Lord will deliver them from all</w:t>
      </w:r>
      <w:r>
        <w:t xml:space="preserve"> of them</w:t>
      </w:r>
      <w:r w:rsidRPr="00AB1781">
        <w:t>.</w:t>
      </w:r>
      <w:r>
        <w:t xml:space="preserve"> (Ps 33:20)</w:t>
      </w:r>
    </w:p>
    <w:p w14:paraId="7EA1844D" w14:textId="77777777" w:rsidR="00E60591" w:rsidRPr="00AB1781" w:rsidRDefault="00E60591" w:rsidP="00E60591">
      <w:pPr>
        <w:pStyle w:val="EnglishHangNoCoptic"/>
      </w:pPr>
      <w:r w:rsidRPr="00AB1781">
        <w:lastRenderedPageBreak/>
        <w:t xml:space="preserve">The Lord </w:t>
      </w:r>
      <w:r>
        <w:t xml:space="preserve">will guard </w:t>
      </w:r>
      <w:r w:rsidRPr="00AB1781">
        <w:t>all their bones,</w:t>
      </w:r>
    </w:p>
    <w:p w14:paraId="155D8CCA" w14:textId="77777777" w:rsidR="00E60591" w:rsidRPr="00AB1781" w:rsidRDefault="00E60591" w:rsidP="00E60591">
      <w:pPr>
        <w:pStyle w:val="EnglishHangEndNoCoptic"/>
      </w:pPr>
      <w:r w:rsidRPr="00AB1781">
        <w:tab/>
        <w:t>not one of them will be broken.</w:t>
      </w:r>
      <w:r>
        <w:t xml:space="preserve"> (Ps 33:21)</w:t>
      </w:r>
    </w:p>
    <w:p w14:paraId="40EEDCF3" w14:textId="77777777" w:rsidR="00E60591" w:rsidRDefault="00E60591" w:rsidP="00E60591">
      <w:pPr>
        <w:pStyle w:val="Rubric"/>
      </w:pPr>
      <w:r>
        <w:t>Alleluia.</w:t>
      </w:r>
    </w:p>
    <w:p w14:paraId="269F3FA1" w14:textId="77777777" w:rsidR="00E60591" w:rsidRPr="00AB1781" w:rsidRDefault="00E60591" w:rsidP="00E60591">
      <w:pPr>
        <w:pStyle w:val="EnglishHangNoCoptic"/>
      </w:pPr>
      <w:r w:rsidRPr="00AB1781">
        <w:t>Light dawned for the righteous,</w:t>
      </w:r>
    </w:p>
    <w:p w14:paraId="4658C5CD" w14:textId="77777777" w:rsidR="00E60591" w:rsidRDefault="00E60591" w:rsidP="00E60591">
      <w:pPr>
        <w:pStyle w:val="EnglishHangEndNoCoptic"/>
      </w:pPr>
      <w:r w:rsidRPr="00AB1781">
        <w:tab/>
        <w:t>and joy for the upright in heart.</w:t>
      </w:r>
      <w:r>
        <w:t xml:space="preserve"> (Ps 96:11)</w:t>
      </w:r>
    </w:p>
    <w:p w14:paraId="56A919CB" w14:textId="77777777" w:rsidR="00E60591" w:rsidRPr="00AB1781" w:rsidRDefault="00E60591" w:rsidP="00E60591">
      <w:pPr>
        <w:pStyle w:val="EnglishHangNoCoptic"/>
      </w:pPr>
      <w:r>
        <w:t>Be glad</w:t>
      </w:r>
      <w:r w:rsidRPr="00AB1781">
        <w:t xml:space="preserve"> in the Lord, </w:t>
      </w:r>
      <w:r>
        <w:t xml:space="preserve">O </w:t>
      </w:r>
      <w:r w:rsidRPr="00AB1781">
        <w:t>you righteous,</w:t>
      </w:r>
    </w:p>
    <w:p w14:paraId="304F7629" w14:textId="77777777" w:rsidR="00E60591" w:rsidRDefault="00E60591" w:rsidP="00E60591">
      <w:pPr>
        <w:pStyle w:val="EnglishHangEndNoCoptic"/>
      </w:pPr>
      <w:r w:rsidRPr="00AB1781">
        <w:tab/>
        <w:t xml:space="preserve">and </w:t>
      </w:r>
      <w:r>
        <w:t>confess [Him]</w:t>
      </w:r>
      <w:r>
        <w:rPr>
          <w:rStyle w:val="FootnoteReference"/>
        </w:rPr>
        <w:footnoteReference w:id="944"/>
      </w:r>
      <w:r w:rsidRPr="00AB1781">
        <w:t xml:space="preserve"> at the remembrance of His holiness.</w:t>
      </w:r>
      <w:r>
        <w:t xml:space="preserve"> (Ps 96:12)</w:t>
      </w:r>
    </w:p>
    <w:p w14:paraId="7374CE92" w14:textId="77777777" w:rsidR="00E60591" w:rsidRDefault="00E60591" w:rsidP="00E60591">
      <w:pPr>
        <w:pStyle w:val="Rubric"/>
      </w:pPr>
      <w:r>
        <w:t>Alleluia.</w:t>
      </w:r>
    </w:p>
    <w:p w14:paraId="6325A269" w14:textId="77777777" w:rsidR="00E60591" w:rsidRPr="00AB1781" w:rsidRDefault="00E60591" w:rsidP="00E60591">
      <w:pPr>
        <w:pStyle w:val="EnglishHangNoCoptic"/>
      </w:pPr>
      <w:r w:rsidRPr="00AB1781">
        <w:t xml:space="preserve">The righteous will </w:t>
      </w:r>
      <w:r>
        <w:t>flourish</w:t>
      </w:r>
      <w:r w:rsidRPr="00AB1781">
        <w:t xml:space="preserve"> like a palm tree,</w:t>
      </w:r>
    </w:p>
    <w:p w14:paraId="35D47B39" w14:textId="77777777" w:rsidR="00E60591" w:rsidRDefault="00E60591" w:rsidP="00E60591">
      <w:pPr>
        <w:pStyle w:val="EnglishHangEndNoCoptic"/>
      </w:pPr>
      <w:r w:rsidRPr="00AB1781">
        <w:tab/>
        <w:t xml:space="preserve">and will </w:t>
      </w:r>
      <w:r>
        <w:t>increase</w:t>
      </w:r>
      <w:r w:rsidRPr="00AB1781">
        <w:t xml:space="preserve"> like a cedar in Lebanon.</w:t>
      </w:r>
      <w:r>
        <w:t xml:space="preserve"> (Ps 91:13)</w:t>
      </w:r>
    </w:p>
    <w:p w14:paraId="338814D2" w14:textId="77777777" w:rsidR="00E60591" w:rsidRPr="00AB1781" w:rsidRDefault="00E60591" w:rsidP="00E60591">
      <w:pPr>
        <w:pStyle w:val="EnglishHangNoCoptic"/>
      </w:pPr>
      <w:r w:rsidRPr="00AB1781">
        <w:t>Those who are planted in the house of the Lord</w:t>
      </w:r>
      <w:r w:rsidRPr="00AB1781">
        <w:rPr>
          <w:rStyle w:val="FootnoteReference"/>
        </w:rPr>
        <w:footnoteReference w:id="945"/>
      </w:r>
    </w:p>
    <w:p w14:paraId="06939156" w14:textId="77777777" w:rsidR="00E60591" w:rsidRPr="00AB1781" w:rsidRDefault="00E60591" w:rsidP="00E60591">
      <w:pPr>
        <w:pStyle w:val="EnglishHangEndNoCoptic"/>
      </w:pPr>
      <w:r w:rsidRPr="00AB1781">
        <w:tab/>
        <w:t xml:space="preserve">will </w:t>
      </w:r>
      <w:r>
        <w:t>flourish</w:t>
      </w:r>
      <w:r w:rsidRPr="00AB1781">
        <w:t xml:space="preserve"> in the courts of our God.</w:t>
      </w:r>
      <w:r>
        <w:t xml:space="preserve"> (Ps 91:14)</w:t>
      </w:r>
    </w:p>
    <w:p w14:paraId="663B49EF" w14:textId="77777777" w:rsidR="00E60591" w:rsidRDefault="00E60591" w:rsidP="00E60591">
      <w:pPr>
        <w:pStyle w:val="Rubric"/>
      </w:pPr>
      <w:r>
        <w:t>Alleluia.</w:t>
      </w:r>
    </w:p>
    <w:p w14:paraId="0B9050C9" w14:textId="77777777" w:rsidR="00E60591" w:rsidRPr="00AB1781" w:rsidRDefault="00E60591" w:rsidP="00E60591">
      <w:pPr>
        <w:pStyle w:val="EnglishHangNoCoptic"/>
      </w:pPr>
      <w:r>
        <w:t>A righteous</w:t>
      </w:r>
      <w:r w:rsidRPr="00AB1781">
        <w:t xml:space="preserve"> man’s mouth </w:t>
      </w:r>
      <w:r>
        <w:t>will meditate</w:t>
      </w:r>
      <w:r w:rsidRPr="00AB1781">
        <w:t xml:space="preserve"> wisdom,</w:t>
      </w:r>
    </w:p>
    <w:p w14:paraId="3A77E545" w14:textId="77777777" w:rsidR="00E60591" w:rsidRPr="00AB1781" w:rsidRDefault="00E60591" w:rsidP="00E60591">
      <w:pPr>
        <w:pStyle w:val="EnglishHangEndNoCoptic"/>
      </w:pPr>
      <w:r w:rsidRPr="00AB1781">
        <w:tab/>
        <w:t>and his tongue speaks justice.</w:t>
      </w:r>
      <w:r>
        <w:t xml:space="preserve"> (Ps 36:30)</w:t>
      </w:r>
    </w:p>
    <w:p w14:paraId="24A34F07" w14:textId="77777777" w:rsidR="00E60591" w:rsidRPr="00AB1781" w:rsidRDefault="00E60591" w:rsidP="00E60591">
      <w:pPr>
        <w:pStyle w:val="EnglishHangNoCoptic"/>
      </w:pPr>
      <w:r w:rsidRPr="00AB1781">
        <w:t>The law of his God is in his heart,</w:t>
      </w:r>
    </w:p>
    <w:p w14:paraId="281B738C" w14:textId="77777777" w:rsidR="00E60591" w:rsidRDefault="00E60591" w:rsidP="00E60591">
      <w:pPr>
        <w:pStyle w:val="EnglishHangEndNoCoptic"/>
      </w:pPr>
      <w:r w:rsidRPr="00AB1781">
        <w:tab/>
        <w:t xml:space="preserve">and his steps </w:t>
      </w:r>
      <w:r>
        <w:t>will</w:t>
      </w:r>
      <w:r w:rsidRPr="00AB1781">
        <w:t xml:space="preserve"> not slip.</w:t>
      </w:r>
      <w:r>
        <w:t xml:space="preserve"> (Ps 36:31)</w:t>
      </w:r>
    </w:p>
    <w:p w14:paraId="402C7795" w14:textId="77777777" w:rsidR="00E60591" w:rsidRPr="00AB1781" w:rsidRDefault="00E60591" w:rsidP="00E60591">
      <w:pPr>
        <w:pStyle w:val="Rubric"/>
      </w:pPr>
      <w:r>
        <w:t>Alleluia.</w:t>
      </w:r>
    </w:p>
    <w:p w14:paraId="04F4720A" w14:textId="77777777" w:rsidR="00E60591" w:rsidRPr="00AB1781" w:rsidRDefault="00E60591" w:rsidP="00E60591">
      <w:pPr>
        <w:pStyle w:val="EnglishHangNoCoptic"/>
      </w:pPr>
      <w:r>
        <w:t>[Your saints]</w:t>
      </w:r>
      <w:r w:rsidRPr="00AB1781">
        <w:t xml:space="preserve"> </w:t>
      </w:r>
      <w:r>
        <w:t>will tell</w:t>
      </w:r>
      <w:r w:rsidRPr="00AB1781">
        <w:t xml:space="preserve"> of the glory of </w:t>
      </w:r>
      <w:r>
        <w:t>Your</w:t>
      </w:r>
      <w:r w:rsidRPr="00AB1781">
        <w:t xml:space="preserve"> Kingdom,</w:t>
      </w:r>
    </w:p>
    <w:p w14:paraId="30C7941E" w14:textId="77777777" w:rsidR="00E60591" w:rsidRPr="00AB1781" w:rsidRDefault="00E60591" w:rsidP="00E60591">
      <w:pPr>
        <w:pStyle w:val="EnglishHangEndNoCoptic"/>
      </w:pPr>
      <w:r w:rsidRPr="00AB1781">
        <w:tab/>
        <w:t xml:space="preserve">and </w:t>
      </w:r>
      <w:r>
        <w:t>they will speak</w:t>
      </w:r>
      <w:r w:rsidRPr="00AB1781">
        <w:t xml:space="preserve"> of </w:t>
      </w:r>
      <w:r>
        <w:t>Your power. (Ps 144:11)</w:t>
      </w:r>
    </w:p>
    <w:p w14:paraId="738A1C5C" w14:textId="77777777" w:rsidR="00E60591" w:rsidRPr="00AB1781" w:rsidRDefault="00E60591" w:rsidP="00E60591">
      <w:pPr>
        <w:pStyle w:val="EnglishHangNoCoptic"/>
      </w:pPr>
      <w:r w:rsidRPr="00AB1781">
        <w:t>He will do the will of those who fear Him</w:t>
      </w:r>
      <w:r>
        <w:t>,</w:t>
      </w:r>
    </w:p>
    <w:p w14:paraId="146EF0FB" w14:textId="77777777" w:rsidR="00E60591" w:rsidRPr="00AB1781" w:rsidRDefault="00E60591" w:rsidP="00E60591">
      <w:pPr>
        <w:pStyle w:val="EnglishHangEndNoCoptic"/>
      </w:pPr>
      <w:r w:rsidRPr="00AB1781">
        <w:tab/>
        <w:t xml:space="preserve">and will hear their </w:t>
      </w:r>
      <w:r>
        <w:t>supplications</w:t>
      </w:r>
      <w:r w:rsidRPr="00AB1781">
        <w:t xml:space="preserve"> and save them.</w:t>
      </w:r>
      <w:r>
        <w:t xml:space="preserve"> (Ps 144:20)</w:t>
      </w:r>
    </w:p>
    <w:p w14:paraId="7F1F94E3" w14:textId="77777777" w:rsidR="00E60591" w:rsidRPr="00AB1781" w:rsidRDefault="00E60591" w:rsidP="00E60591">
      <w:pPr>
        <w:pStyle w:val="EnglishHangEndNoCoptic"/>
      </w:pPr>
      <w:r>
        <w:t>The Lord keeps all who love Him. (Ps 144:21a)</w:t>
      </w:r>
    </w:p>
    <w:p w14:paraId="799FC225" w14:textId="77777777" w:rsidR="00E60591" w:rsidRPr="00AB1781" w:rsidRDefault="00E60591" w:rsidP="00E60591">
      <w:pPr>
        <w:pStyle w:val="Rubric"/>
      </w:pPr>
      <w:r>
        <w:t>Alleluia.</w:t>
      </w:r>
    </w:p>
    <w:p w14:paraId="00E8050C" w14:textId="77777777" w:rsidR="00E60591" w:rsidRPr="00AB1781" w:rsidRDefault="00E60591" w:rsidP="00E60591">
      <w:pPr>
        <w:pStyle w:val="EnglishHangNoCoptic"/>
      </w:pPr>
      <w:r w:rsidRPr="00AB1781">
        <w:t xml:space="preserve">Be glad in the Lord and rejoice, </w:t>
      </w:r>
      <w:r>
        <w:t xml:space="preserve">O </w:t>
      </w:r>
      <w:r w:rsidRPr="00AB1781">
        <w:t>you righteous</w:t>
      </w:r>
      <w:r>
        <w:t xml:space="preserve"> ones,</w:t>
      </w:r>
    </w:p>
    <w:p w14:paraId="60165DB9" w14:textId="77777777" w:rsidR="00E60591" w:rsidRDefault="00E60591" w:rsidP="00E60591">
      <w:pPr>
        <w:pStyle w:val="EnglishHangEndNoCoptic"/>
      </w:pPr>
      <w:r w:rsidRPr="00AB1781">
        <w:tab/>
        <w:t xml:space="preserve">and </w:t>
      </w:r>
      <w:r>
        <w:t>glory</w:t>
      </w:r>
      <w:r>
        <w:rPr>
          <w:rStyle w:val="FootnoteReference"/>
        </w:rPr>
        <w:footnoteReference w:id="946"/>
      </w:r>
      <w:r>
        <w:t>,</w:t>
      </w:r>
      <w:r w:rsidRPr="00AB1781">
        <w:t xml:space="preserve"> all you </w:t>
      </w:r>
      <w:r>
        <w:t>upright in</w:t>
      </w:r>
      <w:r w:rsidRPr="00AB1781">
        <w:t xml:space="preserve"> heart.</w:t>
      </w:r>
      <w:r w:rsidRPr="00AB1781">
        <w:rPr>
          <w:rStyle w:val="FootnoteReference"/>
        </w:rPr>
        <w:footnoteReference w:id="947"/>
      </w:r>
      <w:r>
        <w:t xml:space="preserve"> (Ps 31:11)</w:t>
      </w:r>
    </w:p>
    <w:p w14:paraId="55165D2C" w14:textId="77777777" w:rsidR="00E60591" w:rsidRPr="00AB1781" w:rsidRDefault="00E60591" w:rsidP="00E60591">
      <w:pPr>
        <w:pStyle w:val="EnglishHangNoCoptic"/>
      </w:pPr>
      <w:r>
        <w:lastRenderedPageBreak/>
        <w:t>Therefore,</w:t>
      </w:r>
      <w:r w:rsidRPr="00AB1781">
        <w:t xml:space="preserve"> every</w:t>
      </w:r>
      <w:r>
        <w:t>one who is holy</w:t>
      </w:r>
      <w:r w:rsidRPr="00AB1781">
        <w:t xml:space="preserve"> </w:t>
      </w:r>
      <w:r>
        <w:t>will</w:t>
      </w:r>
      <w:r w:rsidRPr="00AB1781">
        <w:t xml:space="preserve"> pray to </w:t>
      </w:r>
      <w:r>
        <w:t>You</w:t>
      </w:r>
    </w:p>
    <w:p w14:paraId="5601338E" w14:textId="77777777" w:rsidR="00E60591" w:rsidRPr="00AB1781" w:rsidRDefault="00E60591" w:rsidP="00E60591">
      <w:pPr>
        <w:pStyle w:val="EnglishHangEndNoCoptic"/>
      </w:pPr>
      <w:r w:rsidRPr="00AB1781">
        <w:tab/>
        <w:t xml:space="preserve">at </w:t>
      </w:r>
      <w:r>
        <w:t>an appropriate time. (Ps 31:6ab)</w:t>
      </w:r>
    </w:p>
    <w:p w14:paraId="0723AEDF" w14:textId="77777777" w:rsidR="00E60591" w:rsidRPr="00AB1781" w:rsidRDefault="00E60591" w:rsidP="00E60591">
      <w:pPr>
        <w:pStyle w:val="Rubric"/>
      </w:pPr>
      <w:r>
        <w:t>Alleluia.</w:t>
      </w:r>
    </w:p>
    <w:p w14:paraId="7EF86425" w14:textId="77777777" w:rsidR="00E60591" w:rsidRPr="00AB1781" w:rsidRDefault="00E60591" w:rsidP="00E60591">
      <w:pPr>
        <w:pStyle w:val="EnglishHangNoCoptic"/>
      </w:pPr>
      <w:r>
        <w:t>L</w:t>
      </w:r>
      <w:r w:rsidRPr="00AB1781">
        <w:t xml:space="preserve">et </w:t>
      </w:r>
      <w:r>
        <w:t>Your compassion</w:t>
      </w:r>
      <w:r w:rsidRPr="00AB1781">
        <w:t xml:space="preserve"> </w:t>
      </w:r>
      <w:r>
        <w:t>overtake us quickly</w:t>
      </w:r>
      <w:r w:rsidRPr="00AB1781">
        <w:t>,</w:t>
      </w:r>
    </w:p>
    <w:p w14:paraId="1A26D60E" w14:textId="77777777" w:rsidR="00E60591" w:rsidRDefault="00E60591" w:rsidP="00E60591">
      <w:pPr>
        <w:pStyle w:val="EnglishHangEndNoCoptic"/>
      </w:pPr>
      <w:r w:rsidRPr="00AB1781">
        <w:tab/>
        <w:t xml:space="preserve">for </w:t>
      </w:r>
      <w:r>
        <w:t>we have become very poor. (Ps 78:8bc)</w:t>
      </w:r>
    </w:p>
    <w:p w14:paraId="5EEE9F3E" w14:textId="77777777" w:rsidR="00E60591" w:rsidRPr="00AB1781" w:rsidRDefault="00E60591" w:rsidP="00E60591">
      <w:pPr>
        <w:pStyle w:val="EnglishHangNoCoptic"/>
      </w:pPr>
      <w:r w:rsidRPr="00AB1781">
        <w:t>Help us, O God, our Saviour;</w:t>
      </w:r>
    </w:p>
    <w:p w14:paraId="035FE44B" w14:textId="77777777" w:rsidR="00E60591" w:rsidRPr="00AB1781" w:rsidRDefault="00E60591" w:rsidP="00E60591">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10C5D1C3" w14:textId="77777777" w:rsidR="00E60591" w:rsidRPr="00AB1781" w:rsidRDefault="00E60591" w:rsidP="00E60591">
      <w:pPr>
        <w:pStyle w:val="EnglishHangEndNoCoptic"/>
      </w:pPr>
      <w:r w:rsidRPr="00AB1781">
        <w:tab/>
        <w:t xml:space="preserve">and forgive our sins for </w:t>
      </w:r>
      <w:r>
        <w:t>the sake of Your Name. (Ps 78:9)</w:t>
      </w:r>
    </w:p>
    <w:p w14:paraId="100CE861" w14:textId="77777777" w:rsidR="00E60591" w:rsidRPr="00AB1781" w:rsidRDefault="00E60591" w:rsidP="00E60591">
      <w:pPr>
        <w:pStyle w:val="Rubric"/>
      </w:pPr>
      <w:r>
        <w:t>Alleluia.</w:t>
      </w:r>
    </w:p>
    <w:p w14:paraId="5A3B901A" w14:textId="77777777" w:rsidR="00E60591" w:rsidRPr="00AB1781" w:rsidRDefault="00E60591" w:rsidP="00E60591">
      <w:pPr>
        <w:pStyle w:val="EnglishHangNoCoptic"/>
      </w:pPr>
      <w:r w:rsidRPr="00AB1781">
        <w:t>Let them exalt Him in the assembly of the people,</w:t>
      </w:r>
    </w:p>
    <w:p w14:paraId="3A141E7F" w14:textId="77777777" w:rsidR="00E60591" w:rsidRPr="00AB1781" w:rsidRDefault="00E60591" w:rsidP="00E60591">
      <w:pPr>
        <w:pStyle w:val="EnglishHangEndNoCoptic"/>
      </w:pPr>
      <w:r w:rsidRPr="00AB1781">
        <w:tab/>
        <w:t xml:space="preserve">and praise Him </w:t>
      </w:r>
      <w:r>
        <w:t>in the session of elders; (Ps 106:31)</w:t>
      </w:r>
    </w:p>
    <w:p w14:paraId="30E2BAF1" w14:textId="77777777" w:rsidR="00E60591" w:rsidRPr="00AB1781" w:rsidRDefault="00E60591" w:rsidP="00E60591">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052A6A00" w14:textId="77777777" w:rsidR="00E60591" w:rsidRPr="00AB1781" w:rsidRDefault="00E60591" w:rsidP="00E60591">
      <w:pPr>
        <w:pStyle w:val="EnglishHangNoCoptic"/>
      </w:pPr>
      <w:r>
        <w:t>The righteous will see it and be</w:t>
      </w:r>
      <w:r w:rsidRPr="00AB1781">
        <w:t xml:space="preserve"> glad,</w:t>
      </w:r>
    </w:p>
    <w:p w14:paraId="47312930" w14:textId="77777777" w:rsidR="00E60591" w:rsidRPr="00AB1781" w:rsidRDefault="00E60591" w:rsidP="00E60591">
      <w:pPr>
        <w:pStyle w:val="EnglishHangEndNoCoptic"/>
      </w:pPr>
      <w:r w:rsidRPr="00AB1781">
        <w:tab/>
        <w:t>a</w:t>
      </w:r>
      <w:r>
        <w:t>nd the mouths of all sinners will be</w:t>
      </w:r>
      <w:r w:rsidRPr="00AB1781">
        <w:t xml:space="preserve"> silenced.</w:t>
      </w:r>
      <w:r>
        <w:t xml:space="preserve"> (Ps 106:42)</w:t>
      </w:r>
    </w:p>
    <w:p w14:paraId="4405F034" w14:textId="77777777" w:rsidR="00E60591" w:rsidRPr="00AB1781" w:rsidRDefault="00E60591" w:rsidP="00E60591">
      <w:pPr>
        <w:pStyle w:val="Rubric"/>
      </w:pPr>
      <w:r>
        <w:t>Alleluia.</w:t>
      </w:r>
    </w:p>
    <w:p w14:paraId="32DCC598" w14:textId="77777777" w:rsidR="00E60591" w:rsidRPr="00AB1781" w:rsidRDefault="00E60591" w:rsidP="00E60591">
      <w:pPr>
        <w:pStyle w:val="EnglishHangNoCoptic"/>
      </w:pPr>
      <w:r w:rsidRPr="00AB1781">
        <w:t xml:space="preserve">The Lord has sworn and will not </w:t>
      </w:r>
      <w:r>
        <w:t>repent</w:t>
      </w:r>
      <w:r>
        <w:rPr>
          <w:rStyle w:val="FootnoteReference"/>
        </w:rPr>
        <w:footnoteReference w:id="948"/>
      </w:r>
      <w:r>
        <w:t>,</w:t>
      </w:r>
    </w:p>
    <w:p w14:paraId="5A9535BA" w14:textId="77777777" w:rsidR="00E60591" w:rsidRPr="00AB1781" w:rsidRDefault="00E60591" w:rsidP="00E60591">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49"/>
      </w:r>
      <w:r>
        <w:t xml:space="preserve"> (Ps 109:4)</w:t>
      </w:r>
    </w:p>
    <w:p w14:paraId="293B14C9" w14:textId="77777777" w:rsidR="00E60591" w:rsidRPr="00AB1781" w:rsidRDefault="00E60591" w:rsidP="00E60591">
      <w:pPr>
        <w:pStyle w:val="Rubric"/>
      </w:pPr>
      <w:r>
        <w:t>Alleluia.</w:t>
      </w:r>
    </w:p>
    <w:p w14:paraId="5A99324B" w14:textId="77777777" w:rsidR="00E60591" w:rsidRPr="00AB1781" w:rsidRDefault="00E60591" w:rsidP="00E60591">
      <w:pPr>
        <w:pStyle w:val="EnglishHangNoCoptic"/>
      </w:pPr>
      <w:r w:rsidRPr="00AB1781">
        <w:t>May God hav</w:t>
      </w:r>
      <w:r>
        <w:t>e compassion on us and bless us,</w:t>
      </w:r>
    </w:p>
    <w:p w14:paraId="422B47D4" w14:textId="77777777" w:rsidR="00E60591" w:rsidRDefault="00E60591" w:rsidP="00E60591">
      <w:pPr>
        <w:pStyle w:val="EnglishHangNoCoptic"/>
      </w:pPr>
      <w:r w:rsidRPr="00AB1781">
        <w:tab/>
        <w:t xml:space="preserve">and may He manifest His </w:t>
      </w:r>
      <w:r>
        <w:t>face upon</w:t>
      </w:r>
      <w:r w:rsidRPr="00AB1781">
        <w:t xml:space="preserve"> us,</w:t>
      </w:r>
      <w:r w:rsidRPr="00AB1781">
        <w:rPr>
          <w:rStyle w:val="FootnoteReference"/>
        </w:rPr>
        <w:footnoteReference w:id="950"/>
      </w:r>
    </w:p>
    <w:p w14:paraId="116F6F07" w14:textId="77777777" w:rsidR="00E60591" w:rsidRPr="00C879D4" w:rsidRDefault="00E60591" w:rsidP="00E60591">
      <w:pPr>
        <w:pStyle w:val="EnglishHangEndNoCoptic"/>
        <w:ind w:firstLine="0"/>
      </w:pPr>
      <w:r>
        <w:t xml:space="preserve">and have mercy upon us. </w:t>
      </w:r>
      <w:r w:rsidRPr="001F277E">
        <w:rPr>
          <w:i/>
        </w:rPr>
        <w:t>(Pause)</w:t>
      </w:r>
      <w:r>
        <w:rPr>
          <w:i/>
        </w:rPr>
        <w:t xml:space="preserve"> (Ps 66:1)</w:t>
      </w:r>
    </w:p>
    <w:p w14:paraId="7B031F4E" w14:textId="77777777" w:rsidR="00E60591" w:rsidRPr="00AB1781" w:rsidRDefault="00E60591" w:rsidP="00E60591">
      <w:pPr>
        <w:pStyle w:val="Rubric"/>
      </w:pPr>
      <w:r>
        <w:t>Alleluia.</w:t>
      </w:r>
    </w:p>
    <w:p w14:paraId="41D4E347"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1F200305" w14:textId="77777777" w:rsidR="00E60591" w:rsidRPr="00906079" w:rsidRDefault="00E60591" w:rsidP="00E60591">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51"/>
      </w:r>
      <w:r>
        <w:t xml:space="preserve"> (Ps 27:9)</w:t>
      </w:r>
    </w:p>
    <w:p w14:paraId="2A20A3B2" w14:textId="77777777" w:rsidR="00E60591" w:rsidRPr="00AB1781" w:rsidRDefault="00E60591" w:rsidP="00E60591">
      <w:pPr>
        <w:pStyle w:val="Rubric"/>
      </w:pPr>
      <w:r>
        <w:t>Alleluia.</w:t>
      </w:r>
    </w:p>
    <w:p w14:paraId="4134A514"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1BADB9B3" w14:textId="77777777" w:rsidR="00E60591" w:rsidRPr="00510795" w:rsidRDefault="00E60591" w:rsidP="00E60591">
      <w:pPr>
        <w:pStyle w:val="EnglishHangEndNoCoptic"/>
      </w:pPr>
      <w:r w:rsidRPr="00AB1781">
        <w:tab/>
        <w:t>and will und</w:t>
      </w:r>
      <w:r>
        <w:t>erstand the mercies of the Lord?</w:t>
      </w:r>
      <w:r w:rsidRPr="00AB1781">
        <w:rPr>
          <w:rStyle w:val="FootnoteReference"/>
        </w:rPr>
        <w:footnoteReference w:id="952"/>
      </w:r>
      <w:r>
        <w:t xml:space="preserve"> (Ps 106:43)</w:t>
      </w:r>
    </w:p>
    <w:p w14:paraId="72B9BBCD" w14:textId="77777777" w:rsidR="00E60591" w:rsidRPr="00AB1781" w:rsidRDefault="00E60591" w:rsidP="00E60591">
      <w:pPr>
        <w:pStyle w:val="Rubric"/>
      </w:pPr>
      <w:r>
        <w:lastRenderedPageBreak/>
        <w:t>Alleluia.</w:t>
      </w:r>
    </w:p>
    <w:p w14:paraId="5A669504" w14:textId="77777777" w:rsidR="00E60591" w:rsidRDefault="00E60591" w:rsidP="00E60591">
      <w:pPr>
        <w:pStyle w:val="EngInd"/>
      </w:pPr>
      <w:r>
        <w:t>Bless me.  Lo, metanoia.  Forgive me, my fathers and my brethren; pray for me.  In love, I ask you, remember me.</w:t>
      </w:r>
    </w:p>
    <w:p w14:paraId="2C6FA9DF" w14:textId="77777777" w:rsidR="00E60591" w:rsidRDefault="00E60591" w:rsidP="00E60591">
      <w:pPr>
        <w:pStyle w:val="EngInd"/>
      </w:pPr>
      <w:r>
        <w:t>Glory be to the Father and to the Son and to the Holy Spirit.</w:t>
      </w:r>
    </w:p>
    <w:p w14:paraId="52D4ADAC" w14:textId="77777777" w:rsidR="00E60591" w:rsidRDefault="00E60591" w:rsidP="00E60591">
      <w:pPr>
        <w:pStyle w:val="EngInd"/>
      </w:pPr>
      <w:r>
        <w:t>Now, and at all times, and to the age of all ages.  Amen.</w:t>
      </w:r>
    </w:p>
    <w:p w14:paraId="44177B46" w14:textId="77777777" w:rsidR="00E60591" w:rsidRDefault="00E60591" w:rsidP="00E60591">
      <w:pPr>
        <w:pStyle w:val="Heading3"/>
      </w:pPr>
      <w:bookmarkStart w:id="1115" w:name="_Ref452619413"/>
      <w:bookmarkStart w:id="1116" w:name="_Toc479145648"/>
      <w:r>
        <w:t>Psali Before the First Canticle (Agios O Theos)</w:t>
      </w:r>
      <w:bookmarkEnd w:id="1115"/>
      <w:bookmarkEnd w:id="11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2F50A55" w14:textId="77777777" w:rsidTr="00E60591">
        <w:trPr>
          <w:cantSplit/>
        </w:trPr>
        <w:tc>
          <w:tcPr>
            <w:tcW w:w="288" w:type="dxa"/>
          </w:tcPr>
          <w:p w14:paraId="53E0F376" w14:textId="77777777" w:rsidR="00E60591" w:rsidRDefault="00E60591" w:rsidP="00E60591">
            <w:pPr>
              <w:pStyle w:val="CopticCross"/>
            </w:pPr>
          </w:p>
        </w:tc>
        <w:tc>
          <w:tcPr>
            <w:tcW w:w="3960" w:type="dxa"/>
          </w:tcPr>
          <w:p w14:paraId="77E8D732" w14:textId="77777777" w:rsidR="00E60591" w:rsidRDefault="00E60591" w:rsidP="00E60591">
            <w:pPr>
              <w:pStyle w:val="EngHang"/>
            </w:pPr>
            <w:r>
              <w:t>Agios O Theos:</w:t>
            </w:r>
          </w:p>
          <w:p w14:paraId="3A94977E" w14:textId="77777777" w:rsidR="00E60591" w:rsidRDefault="00E60591" w:rsidP="00E60591">
            <w:pPr>
              <w:pStyle w:val="EngHang"/>
            </w:pPr>
            <w:r>
              <w:t>Agios Ees-shiros:</w:t>
            </w:r>
          </w:p>
          <w:p w14:paraId="7184A033" w14:textId="77777777" w:rsidR="00E60591" w:rsidRDefault="00E60591" w:rsidP="00E60591">
            <w:pPr>
              <w:pStyle w:val="EngHang"/>
            </w:pPr>
            <w:r>
              <w:t>Agios Athanatos:</w:t>
            </w:r>
          </w:p>
          <w:p w14:paraId="0802C628" w14:textId="77777777" w:rsidR="00E60591" w:rsidRDefault="00E60591" w:rsidP="00E60591">
            <w:pPr>
              <w:pStyle w:val="EngHangEnd"/>
            </w:pPr>
            <w:r>
              <w:t>Amen.  Alleluia.</w:t>
            </w:r>
            <w:r>
              <w:rPr>
                <w:rStyle w:val="FootnoteReference"/>
              </w:rPr>
              <w:footnoteReference w:id="953"/>
            </w:r>
          </w:p>
        </w:tc>
        <w:tc>
          <w:tcPr>
            <w:tcW w:w="288" w:type="dxa"/>
          </w:tcPr>
          <w:p w14:paraId="6D78A94C" w14:textId="77777777" w:rsidR="00E60591" w:rsidRDefault="00E60591" w:rsidP="00E60591">
            <w:pPr>
              <w:pStyle w:val="CopticCross"/>
            </w:pPr>
          </w:p>
        </w:tc>
        <w:tc>
          <w:tcPr>
            <w:tcW w:w="288" w:type="dxa"/>
          </w:tcPr>
          <w:p w14:paraId="4903AE5D" w14:textId="77777777" w:rsidR="00E60591" w:rsidRDefault="00E60591" w:rsidP="00E60591">
            <w:pPr>
              <w:pStyle w:val="CopticCross"/>
            </w:pPr>
          </w:p>
        </w:tc>
        <w:tc>
          <w:tcPr>
            <w:tcW w:w="3960" w:type="dxa"/>
          </w:tcPr>
          <w:p w14:paraId="2D44F30A" w14:textId="77777777" w:rsidR="00E60591" w:rsidRDefault="00E60591" w:rsidP="00E60591">
            <w:pPr>
              <w:pStyle w:val="EngHang"/>
            </w:pPr>
            <w:r>
              <w:t>Agios O Theos:</w:t>
            </w:r>
          </w:p>
          <w:p w14:paraId="492C8486" w14:textId="77777777" w:rsidR="00E60591" w:rsidRDefault="00E60591" w:rsidP="00E60591">
            <w:pPr>
              <w:pStyle w:val="EngHang"/>
            </w:pPr>
            <w:r>
              <w:t>Agios Ees-shiros:</w:t>
            </w:r>
          </w:p>
          <w:p w14:paraId="4BE4E3DE" w14:textId="77777777" w:rsidR="00E60591" w:rsidRDefault="00E60591" w:rsidP="00E60591">
            <w:pPr>
              <w:pStyle w:val="EngHang"/>
            </w:pPr>
            <w:r>
              <w:t>Agios Athanatos:</w:t>
            </w:r>
          </w:p>
          <w:p w14:paraId="270697AA" w14:textId="77777777" w:rsidR="00E60591" w:rsidRPr="005130A7" w:rsidRDefault="00E60591" w:rsidP="00E60591">
            <w:pPr>
              <w:pStyle w:val="CopticVerse"/>
            </w:pPr>
            <w:r>
              <w:t>Amen.  Alleluia.</w:t>
            </w:r>
          </w:p>
        </w:tc>
      </w:tr>
      <w:tr w:rsidR="00E60591" w14:paraId="311D4853" w14:textId="77777777" w:rsidTr="00E60591">
        <w:trPr>
          <w:cantSplit/>
        </w:trPr>
        <w:tc>
          <w:tcPr>
            <w:tcW w:w="288" w:type="dxa"/>
          </w:tcPr>
          <w:p w14:paraId="4D9A33D9" w14:textId="77777777" w:rsidR="00E60591" w:rsidRPr="001E2E1C" w:rsidRDefault="00E60591" w:rsidP="00E60591">
            <w:pPr>
              <w:pStyle w:val="CopticCross"/>
            </w:pPr>
            <w:r>
              <w:t>¿</w:t>
            </w:r>
          </w:p>
        </w:tc>
        <w:tc>
          <w:tcPr>
            <w:tcW w:w="3960" w:type="dxa"/>
          </w:tcPr>
          <w:p w14:paraId="2FC3E4EC" w14:textId="77777777" w:rsidR="00E60591" w:rsidRDefault="00E60591" w:rsidP="00E60591">
            <w:pPr>
              <w:pStyle w:val="EngHang"/>
            </w:pPr>
            <w:r>
              <w:t>Holy, God, Holy.</w:t>
            </w:r>
          </w:p>
          <w:p w14:paraId="09320A74" w14:textId="77777777" w:rsidR="00E60591" w:rsidRDefault="00E60591" w:rsidP="00E60591">
            <w:pPr>
              <w:pStyle w:val="EngHang"/>
            </w:pPr>
            <w:r>
              <w:t>Holy, Mighty, Holy.</w:t>
            </w:r>
          </w:p>
          <w:p w14:paraId="5FC7BA03" w14:textId="77777777" w:rsidR="00E60591" w:rsidRDefault="00E60591" w:rsidP="00E60591">
            <w:pPr>
              <w:pStyle w:val="EngHang"/>
            </w:pPr>
            <w:r>
              <w:t>Holy, Immortal, Holy:</w:t>
            </w:r>
          </w:p>
          <w:p w14:paraId="0C37F5EF" w14:textId="77777777" w:rsidR="00E60591" w:rsidRDefault="00E60591" w:rsidP="00E60591">
            <w:pPr>
              <w:pStyle w:val="EngHangEnd"/>
            </w:pPr>
            <w:r>
              <w:t>Amen.  Alleluia.</w:t>
            </w:r>
          </w:p>
        </w:tc>
        <w:tc>
          <w:tcPr>
            <w:tcW w:w="288" w:type="dxa"/>
          </w:tcPr>
          <w:p w14:paraId="59E29A6E" w14:textId="77777777" w:rsidR="00E60591" w:rsidRDefault="00E60591" w:rsidP="00E60591">
            <w:pPr>
              <w:pStyle w:val="CopticCross"/>
            </w:pPr>
          </w:p>
        </w:tc>
        <w:tc>
          <w:tcPr>
            <w:tcW w:w="288" w:type="dxa"/>
          </w:tcPr>
          <w:p w14:paraId="654B482C" w14:textId="77777777" w:rsidR="00E60591" w:rsidRDefault="00E60591" w:rsidP="00E60591">
            <w:pPr>
              <w:pStyle w:val="CopticCross"/>
            </w:pPr>
            <w:r>
              <w:t>¿</w:t>
            </w:r>
          </w:p>
        </w:tc>
        <w:tc>
          <w:tcPr>
            <w:tcW w:w="3960" w:type="dxa"/>
          </w:tcPr>
          <w:p w14:paraId="141CB480" w14:textId="77777777" w:rsidR="00E60591" w:rsidRDefault="00E60591" w:rsidP="00E60591">
            <w:pPr>
              <w:pStyle w:val="EngHang"/>
            </w:pPr>
            <w:r>
              <w:t>Holy, God, Holy.</w:t>
            </w:r>
          </w:p>
          <w:p w14:paraId="2C455749" w14:textId="77777777" w:rsidR="00E60591" w:rsidRDefault="00E60591" w:rsidP="00E60591">
            <w:pPr>
              <w:pStyle w:val="EngHang"/>
            </w:pPr>
            <w:r>
              <w:t>Holy, Mighty, Holy.</w:t>
            </w:r>
          </w:p>
          <w:p w14:paraId="7B325B9D" w14:textId="77777777" w:rsidR="00E60591" w:rsidRDefault="00E60591" w:rsidP="00E60591">
            <w:pPr>
              <w:pStyle w:val="EngHang"/>
            </w:pPr>
            <w:r>
              <w:t>Holy, Immortal, Holy:</w:t>
            </w:r>
          </w:p>
          <w:p w14:paraId="55F19CE8" w14:textId="77777777" w:rsidR="00E60591" w:rsidRPr="005130A7" w:rsidRDefault="00E60591" w:rsidP="00E60591">
            <w:pPr>
              <w:pStyle w:val="CopticVerse"/>
            </w:pPr>
            <w:r>
              <w:t>Amen.  Alleluia.</w:t>
            </w:r>
          </w:p>
        </w:tc>
      </w:tr>
      <w:tr w:rsidR="00E60591" w14:paraId="5881F51A" w14:textId="77777777" w:rsidTr="00E60591">
        <w:trPr>
          <w:cantSplit/>
        </w:trPr>
        <w:tc>
          <w:tcPr>
            <w:tcW w:w="288" w:type="dxa"/>
          </w:tcPr>
          <w:p w14:paraId="4B6C5C09" w14:textId="77777777" w:rsidR="00E60591" w:rsidRDefault="00E60591" w:rsidP="00E60591">
            <w:pPr>
              <w:pStyle w:val="CopticCross"/>
            </w:pPr>
          </w:p>
        </w:tc>
        <w:tc>
          <w:tcPr>
            <w:tcW w:w="3960" w:type="dxa"/>
          </w:tcPr>
          <w:p w14:paraId="1713B4D7" w14:textId="77777777" w:rsidR="00E60591" w:rsidRDefault="00E60591" w:rsidP="00E60591">
            <w:pPr>
              <w:pStyle w:val="EngHang"/>
            </w:pPr>
            <w:r>
              <w:t>“Alleluia” is a word</w:t>
            </w:r>
          </w:p>
          <w:p w14:paraId="6A0D6156" w14:textId="77777777" w:rsidR="00E60591" w:rsidRDefault="00E60591" w:rsidP="00E60591">
            <w:pPr>
              <w:pStyle w:val="EngHang"/>
            </w:pPr>
            <w:r>
              <w:t>That means “Praise the Lord!”</w:t>
            </w:r>
          </w:p>
          <w:p w14:paraId="1E5C1A27" w14:textId="77777777" w:rsidR="00E60591" w:rsidRDefault="00E60591" w:rsidP="00E60591">
            <w:pPr>
              <w:pStyle w:val="EngHang"/>
            </w:pPr>
            <w:r>
              <w:t>Everywhere it is heard:</w:t>
            </w:r>
          </w:p>
          <w:p w14:paraId="4E6411F3" w14:textId="77777777" w:rsidR="00E60591" w:rsidRDefault="00E60591" w:rsidP="00E60591">
            <w:pPr>
              <w:pStyle w:val="EngHangEnd"/>
            </w:pPr>
            <w:r>
              <w:t>Amen.  Alleluia.</w:t>
            </w:r>
          </w:p>
        </w:tc>
        <w:tc>
          <w:tcPr>
            <w:tcW w:w="288" w:type="dxa"/>
          </w:tcPr>
          <w:p w14:paraId="70117190" w14:textId="77777777" w:rsidR="00E60591" w:rsidRDefault="00E60591" w:rsidP="00E60591">
            <w:pPr>
              <w:pStyle w:val="CopticCross"/>
            </w:pPr>
          </w:p>
        </w:tc>
        <w:tc>
          <w:tcPr>
            <w:tcW w:w="288" w:type="dxa"/>
          </w:tcPr>
          <w:p w14:paraId="683E9CCB" w14:textId="77777777" w:rsidR="00E60591" w:rsidRDefault="00E60591" w:rsidP="00E60591">
            <w:pPr>
              <w:pStyle w:val="CopticCross"/>
            </w:pPr>
          </w:p>
        </w:tc>
        <w:tc>
          <w:tcPr>
            <w:tcW w:w="3960" w:type="dxa"/>
          </w:tcPr>
          <w:p w14:paraId="4511FEC6" w14:textId="77777777" w:rsidR="00E60591" w:rsidRDefault="00E60591" w:rsidP="00E60591">
            <w:pPr>
              <w:pStyle w:val="EngHang"/>
            </w:pPr>
            <w:r>
              <w:t>By the help of the Mighty God,</w:t>
            </w:r>
          </w:p>
          <w:p w14:paraId="5E67C267" w14:textId="77777777" w:rsidR="00E60591" w:rsidRDefault="00E60591" w:rsidP="00E60591">
            <w:pPr>
              <w:pStyle w:val="EngHang"/>
            </w:pPr>
            <w:r>
              <w:t>The great Lord of lords,</w:t>
            </w:r>
          </w:p>
          <w:p w14:paraId="4D99C667" w14:textId="77777777" w:rsidR="00E60591" w:rsidRDefault="00E60591" w:rsidP="00E60591">
            <w:pPr>
              <w:pStyle w:val="EngHang"/>
            </w:pPr>
            <w:r>
              <w:t>I will explain the menaing of,</w:t>
            </w:r>
          </w:p>
          <w:p w14:paraId="1F5D4738" w14:textId="77777777" w:rsidR="00E60591" w:rsidRPr="005130A7" w:rsidRDefault="00E60591" w:rsidP="00E60591">
            <w:pPr>
              <w:pStyle w:val="EngHangEnd"/>
            </w:pPr>
            <w:r>
              <w:t>“Amen. Alleluia.”</w:t>
            </w:r>
          </w:p>
        </w:tc>
      </w:tr>
      <w:tr w:rsidR="00E60591" w14:paraId="48F75E46" w14:textId="77777777" w:rsidTr="00E60591">
        <w:trPr>
          <w:cantSplit/>
        </w:trPr>
        <w:tc>
          <w:tcPr>
            <w:tcW w:w="288" w:type="dxa"/>
          </w:tcPr>
          <w:p w14:paraId="0CA4C469" w14:textId="77777777" w:rsidR="00E60591" w:rsidRDefault="00E60591" w:rsidP="00E60591">
            <w:pPr>
              <w:pStyle w:val="CopticCross"/>
            </w:pPr>
            <w:r>
              <w:t>¿</w:t>
            </w:r>
          </w:p>
        </w:tc>
        <w:tc>
          <w:tcPr>
            <w:tcW w:w="3960" w:type="dxa"/>
          </w:tcPr>
          <w:p w14:paraId="280F9B15" w14:textId="77777777" w:rsidR="00E60591" w:rsidRDefault="00E60591" w:rsidP="00E60591">
            <w:pPr>
              <w:pStyle w:val="EngHang"/>
            </w:pPr>
            <w:r>
              <w:t>In all the universe,</w:t>
            </w:r>
          </w:p>
          <w:p w14:paraId="79BD2B2C" w14:textId="77777777" w:rsidR="00E60591" w:rsidRDefault="00E60591" w:rsidP="00E60591">
            <w:pPr>
              <w:pStyle w:val="EngHang"/>
            </w:pPr>
            <w:r>
              <w:t>In heaven and on earth,</w:t>
            </w:r>
          </w:p>
          <w:p w14:paraId="692E402D" w14:textId="77777777" w:rsidR="00E60591" w:rsidRDefault="00E60591" w:rsidP="00E60591">
            <w:pPr>
              <w:pStyle w:val="EngHang"/>
            </w:pPr>
            <w:r>
              <w:t>They praise Him with this verse:</w:t>
            </w:r>
          </w:p>
          <w:p w14:paraId="2E60EEAB" w14:textId="77777777" w:rsidR="00E60591" w:rsidRDefault="00E60591" w:rsidP="00E60591">
            <w:pPr>
              <w:pStyle w:val="EngHangEnd"/>
            </w:pPr>
            <w:r>
              <w:t>“Amen.  Alleluia.”</w:t>
            </w:r>
          </w:p>
        </w:tc>
        <w:tc>
          <w:tcPr>
            <w:tcW w:w="288" w:type="dxa"/>
          </w:tcPr>
          <w:p w14:paraId="57B0D44F" w14:textId="77777777" w:rsidR="00E60591" w:rsidRDefault="00E60591" w:rsidP="00E60591">
            <w:pPr>
              <w:pStyle w:val="CopticCross"/>
            </w:pPr>
          </w:p>
        </w:tc>
        <w:tc>
          <w:tcPr>
            <w:tcW w:w="288" w:type="dxa"/>
          </w:tcPr>
          <w:p w14:paraId="35CDD1C3" w14:textId="77777777" w:rsidR="00E60591" w:rsidRDefault="00E60591" w:rsidP="00E60591">
            <w:pPr>
              <w:pStyle w:val="CopticCross"/>
            </w:pPr>
            <w:r>
              <w:t>¿</w:t>
            </w:r>
          </w:p>
        </w:tc>
        <w:tc>
          <w:tcPr>
            <w:tcW w:w="3960" w:type="dxa"/>
          </w:tcPr>
          <w:p w14:paraId="33F4F15E" w14:textId="77777777" w:rsidR="00E60591" w:rsidRDefault="00E60591" w:rsidP="00E60591">
            <w:pPr>
              <w:pStyle w:val="EngHang"/>
            </w:pPr>
            <w:r>
              <w:t>How beautiful is its meaning?</w:t>
            </w:r>
          </w:p>
          <w:p w14:paraId="56DC8095" w14:textId="77777777" w:rsidR="00E60591" w:rsidRDefault="00E60591" w:rsidP="00E60591">
            <w:pPr>
              <w:pStyle w:val="EngHang"/>
            </w:pPr>
            <w:r>
              <w:t>There is no God but ours.</w:t>
            </w:r>
          </w:p>
          <w:p w14:paraId="643DC15F" w14:textId="77777777" w:rsidR="00E60591" w:rsidRDefault="00E60591" w:rsidP="00E60591">
            <w:pPr>
              <w:pStyle w:val="EngHang"/>
            </w:pPr>
            <w:r>
              <w:t>We praise Him in the highest Heaven.</w:t>
            </w:r>
          </w:p>
          <w:p w14:paraId="30305345" w14:textId="77777777" w:rsidR="00E60591" w:rsidRPr="005130A7" w:rsidRDefault="00E60591" w:rsidP="00E60591">
            <w:pPr>
              <w:pStyle w:val="EngHang"/>
            </w:pPr>
            <w:r>
              <w:t>Amen. Alleluia.</w:t>
            </w:r>
          </w:p>
        </w:tc>
      </w:tr>
      <w:tr w:rsidR="00E60591" w14:paraId="0E5928DA" w14:textId="77777777" w:rsidTr="00E60591">
        <w:trPr>
          <w:cantSplit/>
        </w:trPr>
        <w:tc>
          <w:tcPr>
            <w:tcW w:w="288" w:type="dxa"/>
          </w:tcPr>
          <w:p w14:paraId="54E885F6" w14:textId="77777777" w:rsidR="00E60591" w:rsidRDefault="00E60591" w:rsidP="00E60591">
            <w:pPr>
              <w:pStyle w:val="CopticCross"/>
            </w:pPr>
          </w:p>
        </w:tc>
        <w:tc>
          <w:tcPr>
            <w:tcW w:w="3960" w:type="dxa"/>
          </w:tcPr>
          <w:p w14:paraId="776802BC" w14:textId="77777777" w:rsidR="00E60591" w:rsidRDefault="00E60591" w:rsidP="00E60591">
            <w:pPr>
              <w:pStyle w:val="EngHang"/>
            </w:pPr>
            <w:r>
              <w:t>Michael and Gabriel,</w:t>
            </w:r>
          </w:p>
          <w:p w14:paraId="6C3DD45D" w14:textId="77777777" w:rsidR="00E60591" w:rsidRDefault="00E60591" w:rsidP="00E60591">
            <w:pPr>
              <w:pStyle w:val="EngHang"/>
            </w:pPr>
            <w:r>
              <w:t>Rafael and Souriel,</w:t>
            </w:r>
          </w:p>
          <w:p w14:paraId="1B08ED8C" w14:textId="77777777" w:rsidR="00E60591" w:rsidRDefault="00E60591" w:rsidP="00E60591">
            <w:pPr>
              <w:pStyle w:val="EngHang"/>
            </w:pPr>
            <w:r>
              <w:t>They all praise Him as well:</w:t>
            </w:r>
          </w:p>
          <w:p w14:paraId="408DCDC7" w14:textId="77777777" w:rsidR="00E60591" w:rsidRDefault="00E60591" w:rsidP="00E60591">
            <w:pPr>
              <w:pStyle w:val="EngHangEnd"/>
            </w:pPr>
            <w:r>
              <w:t>“Amen.  Alleluia.”</w:t>
            </w:r>
          </w:p>
        </w:tc>
        <w:tc>
          <w:tcPr>
            <w:tcW w:w="288" w:type="dxa"/>
          </w:tcPr>
          <w:p w14:paraId="1B1C34CB" w14:textId="77777777" w:rsidR="00E60591" w:rsidRDefault="00E60591" w:rsidP="00E60591">
            <w:pPr>
              <w:pStyle w:val="CopticCross"/>
            </w:pPr>
          </w:p>
        </w:tc>
        <w:tc>
          <w:tcPr>
            <w:tcW w:w="288" w:type="dxa"/>
          </w:tcPr>
          <w:p w14:paraId="24221FFF" w14:textId="77777777" w:rsidR="00E60591" w:rsidRDefault="00E60591" w:rsidP="00E60591">
            <w:pPr>
              <w:pStyle w:val="CopticCross"/>
            </w:pPr>
          </w:p>
        </w:tc>
        <w:tc>
          <w:tcPr>
            <w:tcW w:w="3960" w:type="dxa"/>
          </w:tcPr>
          <w:p w14:paraId="4C3241B8" w14:textId="77777777" w:rsidR="00E60591" w:rsidRDefault="00E60591" w:rsidP="00E60591">
            <w:pPr>
              <w:pStyle w:val="EngHang"/>
            </w:pPr>
            <w:r>
              <w:t>Michael and Gabriel,</w:t>
            </w:r>
          </w:p>
          <w:p w14:paraId="3F0FFFA5" w14:textId="77777777" w:rsidR="00E60591" w:rsidRDefault="00E60591" w:rsidP="00E60591">
            <w:pPr>
              <w:pStyle w:val="EngHang"/>
            </w:pPr>
            <w:r>
              <w:t>Rafael and Souriel,</w:t>
            </w:r>
          </w:p>
          <w:p w14:paraId="63CF2193" w14:textId="77777777" w:rsidR="00E60591" w:rsidRDefault="00E60591" w:rsidP="00E60591">
            <w:pPr>
              <w:pStyle w:val="EngHang"/>
            </w:pPr>
            <w:r>
              <w:t>All praise Him saying,</w:t>
            </w:r>
          </w:p>
          <w:p w14:paraId="1C47ECEE" w14:textId="77777777" w:rsidR="00E60591" w:rsidRDefault="00E60591" w:rsidP="00E60591">
            <w:pPr>
              <w:pStyle w:val="EngHang"/>
            </w:pPr>
            <w:r>
              <w:t>“Amen.  Alleluia.”</w:t>
            </w:r>
          </w:p>
        </w:tc>
      </w:tr>
      <w:tr w:rsidR="00E60591" w14:paraId="32E6C115" w14:textId="77777777" w:rsidTr="00E60591">
        <w:trPr>
          <w:cantSplit/>
        </w:trPr>
        <w:tc>
          <w:tcPr>
            <w:tcW w:w="288" w:type="dxa"/>
          </w:tcPr>
          <w:p w14:paraId="0D80E420" w14:textId="77777777" w:rsidR="00E60591" w:rsidRDefault="00E60591" w:rsidP="00E60591">
            <w:pPr>
              <w:pStyle w:val="CopticCross"/>
            </w:pPr>
            <w:r>
              <w:t>¿</w:t>
            </w:r>
          </w:p>
        </w:tc>
        <w:tc>
          <w:tcPr>
            <w:tcW w:w="3960" w:type="dxa"/>
          </w:tcPr>
          <w:p w14:paraId="24BC6A8E" w14:textId="77777777" w:rsidR="00E60591" w:rsidRDefault="00E60591" w:rsidP="00E60591">
            <w:pPr>
              <w:pStyle w:val="EngHang"/>
            </w:pPr>
            <w:r>
              <w:t>The heavenly Cherubim</w:t>
            </w:r>
          </w:p>
          <w:p w14:paraId="6B5095A3" w14:textId="77777777" w:rsidR="00E60591" w:rsidRDefault="00E60591" w:rsidP="00E60591">
            <w:pPr>
              <w:pStyle w:val="EngHang"/>
            </w:pPr>
            <w:r>
              <w:t>And the mighty Seraphim,</w:t>
            </w:r>
          </w:p>
          <w:p w14:paraId="0D897612" w14:textId="77777777" w:rsidR="00E60591" w:rsidRDefault="00E60591" w:rsidP="00E60591">
            <w:pPr>
              <w:pStyle w:val="EngHang"/>
            </w:pPr>
            <w:r>
              <w:t>They too glorify Him:</w:t>
            </w:r>
          </w:p>
          <w:p w14:paraId="6D833AB9" w14:textId="77777777" w:rsidR="00E60591" w:rsidRDefault="00E60591" w:rsidP="00E60591">
            <w:pPr>
              <w:pStyle w:val="EngHangEnd"/>
            </w:pPr>
            <w:r>
              <w:t>Amen.  Alleluia.</w:t>
            </w:r>
          </w:p>
        </w:tc>
        <w:tc>
          <w:tcPr>
            <w:tcW w:w="288" w:type="dxa"/>
          </w:tcPr>
          <w:p w14:paraId="5E70AF29" w14:textId="77777777" w:rsidR="00E60591" w:rsidRDefault="00E60591" w:rsidP="00E60591">
            <w:pPr>
              <w:pStyle w:val="CopticCross"/>
            </w:pPr>
          </w:p>
        </w:tc>
        <w:tc>
          <w:tcPr>
            <w:tcW w:w="288" w:type="dxa"/>
          </w:tcPr>
          <w:p w14:paraId="23FC9DB9" w14:textId="77777777" w:rsidR="00E60591" w:rsidRDefault="00E60591" w:rsidP="00E60591">
            <w:pPr>
              <w:pStyle w:val="CopticCross"/>
            </w:pPr>
            <w:r>
              <w:t>¿</w:t>
            </w:r>
          </w:p>
        </w:tc>
        <w:tc>
          <w:tcPr>
            <w:tcW w:w="3960" w:type="dxa"/>
          </w:tcPr>
          <w:p w14:paraId="2D3B9647" w14:textId="77777777" w:rsidR="00E60591" w:rsidRDefault="00E60591" w:rsidP="00E60591">
            <w:pPr>
              <w:pStyle w:val="EngHang"/>
            </w:pPr>
            <w:r>
              <w:t>The heavenly Cherubim</w:t>
            </w:r>
          </w:p>
          <w:p w14:paraId="6200F3FD" w14:textId="77777777" w:rsidR="00E60591" w:rsidRDefault="00E60591" w:rsidP="00E60591">
            <w:pPr>
              <w:pStyle w:val="EngHang"/>
            </w:pPr>
            <w:r>
              <w:t>And the mighty Seraphim,</w:t>
            </w:r>
          </w:p>
          <w:p w14:paraId="599D14B7" w14:textId="77777777" w:rsidR="00E60591" w:rsidRDefault="00E60591" w:rsidP="00E60591">
            <w:pPr>
              <w:pStyle w:val="EngHang"/>
            </w:pPr>
            <w:r>
              <w:t>They too glorify Him:</w:t>
            </w:r>
          </w:p>
          <w:p w14:paraId="7A308838" w14:textId="77777777" w:rsidR="00E60591" w:rsidRDefault="00E60591" w:rsidP="00E60591">
            <w:pPr>
              <w:pStyle w:val="EngHang"/>
            </w:pPr>
            <w:r>
              <w:t>Amen.  Alleluia.</w:t>
            </w:r>
          </w:p>
        </w:tc>
      </w:tr>
      <w:tr w:rsidR="00E60591" w14:paraId="1B9BA4C4" w14:textId="77777777" w:rsidTr="00E60591">
        <w:trPr>
          <w:cantSplit/>
        </w:trPr>
        <w:tc>
          <w:tcPr>
            <w:tcW w:w="288" w:type="dxa"/>
          </w:tcPr>
          <w:p w14:paraId="598A1C77" w14:textId="77777777" w:rsidR="00E60591" w:rsidRDefault="00E60591" w:rsidP="00E60591">
            <w:pPr>
              <w:pStyle w:val="CopticCross"/>
            </w:pPr>
          </w:p>
        </w:tc>
        <w:tc>
          <w:tcPr>
            <w:tcW w:w="3960" w:type="dxa"/>
          </w:tcPr>
          <w:p w14:paraId="2272F945" w14:textId="77777777" w:rsidR="00E60591" w:rsidRDefault="00E60591" w:rsidP="00E60591">
            <w:pPr>
              <w:pStyle w:val="EngHang"/>
            </w:pPr>
            <w:r>
              <w:t>And the Twenty Four Presbyters,</w:t>
            </w:r>
          </w:p>
          <w:p w14:paraId="2FD17F18" w14:textId="77777777" w:rsidR="00E60591" w:rsidRDefault="00E60591" w:rsidP="00E60591">
            <w:pPr>
              <w:pStyle w:val="EngHang"/>
            </w:pPr>
            <w:r>
              <w:t>Seated on golden seats,</w:t>
            </w:r>
          </w:p>
          <w:p w14:paraId="130589F2" w14:textId="77777777" w:rsidR="00E60591" w:rsidRDefault="00E60591" w:rsidP="00E60591">
            <w:pPr>
              <w:pStyle w:val="EngHang"/>
            </w:pPr>
            <w:r>
              <w:t>And the Four Incorporeal Beasts:</w:t>
            </w:r>
          </w:p>
          <w:p w14:paraId="5689D4AA" w14:textId="77777777" w:rsidR="00E60591" w:rsidRDefault="00E60591" w:rsidP="00E60591">
            <w:pPr>
              <w:pStyle w:val="EngHangEnd"/>
            </w:pPr>
            <w:r>
              <w:t>Amen.  Alleluia.</w:t>
            </w:r>
          </w:p>
        </w:tc>
        <w:tc>
          <w:tcPr>
            <w:tcW w:w="288" w:type="dxa"/>
          </w:tcPr>
          <w:p w14:paraId="00B0701A" w14:textId="77777777" w:rsidR="00E60591" w:rsidRDefault="00E60591" w:rsidP="00E60591">
            <w:pPr>
              <w:pStyle w:val="CopticCross"/>
            </w:pPr>
          </w:p>
        </w:tc>
        <w:tc>
          <w:tcPr>
            <w:tcW w:w="288" w:type="dxa"/>
          </w:tcPr>
          <w:p w14:paraId="0BC94FF8" w14:textId="77777777" w:rsidR="00E60591" w:rsidRDefault="00E60591" w:rsidP="00E60591">
            <w:pPr>
              <w:pStyle w:val="CopticCross"/>
            </w:pPr>
          </w:p>
        </w:tc>
        <w:tc>
          <w:tcPr>
            <w:tcW w:w="3960" w:type="dxa"/>
          </w:tcPr>
          <w:p w14:paraId="450D8B40" w14:textId="77777777" w:rsidR="00E60591" w:rsidRDefault="00E60591" w:rsidP="00E60591">
            <w:pPr>
              <w:pStyle w:val="EngHang"/>
            </w:pPr>
            <w:r>
              <w:t>The heavenly hosts of light,</w:t>
            </w:r>
          </w:p>
          <w:p w14:paraId="33A3F765" w14:textId="77777777" w:rsidR="00E60591" w:rsidRDefault="00E60591" w:rsidP="00E60591">
            <w:pPr>
              <w:pStyle w:val="EngHang"/>
            </w:pPr>
            <w:r>
              <w:t>And all the spiritual ranks,</w:t>
            </w:r>
          </w:p>
          <w:p w14:paraId="3456B775" w14:textId="77777777" w:rsidR="00E60591" w:rsidRDefault="00E60591" w:rsidP="00E60591">
            <w:pPr>
              <w:pStyle w:val="EngHang"/>
            </w:pPr>
            <w:r>
              <w:t>Praise Him unceasingly,</w:t>
            </w:r>
          </w:p>
          <w:p w14:paraId="7DC8CE34" w14:textId="77777777" w:rsidR="00E60591" w:rsidRDefault="00E60591" w:rsidP="00E60591">
            <w:pPr>
              <w:pStyle w:val="EngHang"/>
            </w:pPr>
            <w:r>
              <w:t>“Amen. Alleluia.”</w:t>
            </w:r>
          </w:p>
        </w:tc>
      </w:tr>
      <w:tr w:rsidR="00E60591" w14:paraId="5CFB8455" w14:textId="77777777" w:rsidTr="00E60591">
        <w:trPr>
          <w:cantSplit/>
        </w:trPr>
        <w:tc>
          <w:tcPr>
            <w:tcW w:w="288" w:type="dxa"/>
          </w:tcPr>
          <w:p w14:paraId="3D0CC10E" w14:textId="77777777" w:rsidR="00E60591" w:rsidRDefault="00E60591" w:rsidP="00E60591">
            <w:pPr>
              <w:pStyle w:val="CopticCross"/>
            </w:pPr>
            <w:r>
              <w:t>¿</w:t>
            </w:r>
          </w:p>
        </w:tc>
        <w:tc>
          <w:tcPr>
            <w:tcW w:w="3960" w:type="dxa"/>
          </w:tcPr>
          <w:p w14:paraId="2D57055D" w14:textId="77777777" w:rsidR="00E60591" w:rsidRDefault="00E60591" w:rsidP="00E60591">
            <w:pPr>
              <w:pStyle w:val="EngHang"/>
            </w:pPr>
            <w:r>
              <w:t>And all of God's creation,</w:t>
            </w:r>
          </w:p>
          <w:p w14:paraId="7E757B00" w14:textId="77777777" w:rsidR="00E60591" w:rsidRDefault="00E60591" w:rsidP="00E60591">
            <w:pPr>
              <w:pStyle w:val="EngHang"/>
            </w:pPr>
            <w:r>
              <w:t>From every race and nation,</w:t>
            </w:r>
          </w:p>
          <w:p w14:paraId="7BFCB45E" w14:textId="77777777" w:rsidR="00E60591" w:rsidRDefault="00E60591" w:rsidP="00E60591">
            <w:pPr>
              <w:pStyle w:val="EngHang"/>
            </w:pPr>
            <w:r>
              <w:t>Animals and vegetation:</w:t>
            </w:r>
          </w:p>
          <w:p w14:paraId="28A086A4" w14:textId="77777777" w:rsidR="00E60591" w:rsidRDefault="00E60591" w:rsidP="00E60591">
            <w:pPr>
              <w:pStyle w:val="EngHangEnd"/>
            </w:pPr>
            <w:r>
              <w:t>Amen.  Alleluia.</w:t>
            </w:r>
          </w:p>
        </w:tc>
        <w:tc>
          <w:tcPr>
            <w:tcW w:w="288" w:type="dxa"/>
          </w:tcPr>
          <w:p w14:paraId="315A0B3C" w14:textId="77777777" w:rsidR="00E60591" w:rsidRDefault="00E60591" w:rsidP="00E60591">
            <w:pPr>
              <w:pStyle w:val="CopticCross"/>
            </w:pPr>
          </w:p>
        </w:tc>
        <w:tc>
          <w:tcPr>
            <w:tcW w:w="288" w:type="dxa"/>
          </w:tcPr>
          <w:p w14:paraId="666DC57A" w14:textId="77777777" w:rsidR="00E60591" w:rsidRDefault="00E60591" w:rsidP="00E60591">
            <w:pPr>
              <w:pStyle w:val="CopticCross"/>
            </w:pPr>
            <w:r>
              <w:t>¿</w:t>
            </w:r>
          </w:p>
        </w:tc>
        <w:tc>
          <w:tcPr>
            <w:tcW w:w="3960" w:type="dxa"/>
          </w:tcPr>
          <w:p w14:paraId="1C3DBA81" w14:textId="77777777" w:rsidR="00E60591" w:rsidRDefault="00E60591" w:rsidP="00E60591">
            <w:pPr>
              <w:pStyle w:val="EngHang"/>
            </w:pPr>
            <w:r>
              <w:t>Myriads of myriads,</w:t>
            </w:r>
          </w:p>
          <w:p w14:paraId="0728B0E5" w14:textId="77777777" w:rsidR="00E60591" w:rsidRDefault="00E60591" w:rsidP="00E60591">
            <w:pPr>
              <w:pStyle w:val="EngHang"/>
            </w:pPr>
            <w:r>
              <w:t>Choirs about the Throne,</w:t>
            </w:r>
          </w:p>
          <w:p w14:paraId="3F17065A" w14:textId="77777777" w:rsidR="00E60591" w:rsidRDefault="00E60591" w:rsidP="00E60591">
            <w:pPr>
              <w:pStyle w:val="EngHang"/>
            </w:pPr>
            <w:r>
              <w:t>Proclaime before the Lord,</w:t>
            </w:r>
          </w:p>
          <w:p w14:paraId="715B7745" w14:textId="77777777" w:rsidR="00E60591" w:rsidRDefault="00E60591" w:rsidP="00E60591">
            <w:pPr>
              <w:pStyle w:val="EngHang"/>
            </w:pPr>
            <w:r>
              <w:t>“Amen. Alleluia.”</w:t>
            </w:r>
          </w:p>
        </w:tc>
      </w:tr>
      <w:tr w:rsidR="00E60591" w14:paraId="209550A6" w14:textId="77777777" w:rsidTr="00E60591">
        <w:trPr>
          <w:cantSplit/>
        </w:trPr>
        <w:tc>
          <w:tcPr>
            <w:tcW w:w="288" w:type="dxa"/>
          </w:tcPr>
          <w:p w14:paraId="38108ADE" w14:textId="77777777" w:rsidR="00E60591" w:rsidRDefault="00E60591" w:rsidP="00E60591">
            <w:pPr>
              <w:pStyle w:val="CopticCross"/>
            </w:pPr>
          </w:p>
        </w:tc>
        <w:tc>
          <w:tcPr>
            <w:tcW w:w="3960" w:type="dxa"/>
          </w:tcPr>
          <w:p w14:paraId="6DAC4641" w14:textId="77777777" w:rsidR="00E60591" w:rsidRDefault="00E60591" w:rsidP="00E60591">
            <w:pPr>
              <w:pStyle w:val="EngHang"/>
            </w:pPr>
          </w:p>
        </w:tc>
        <w:tc>
          <w:tcPr>
            <w:tcW w:w="288" w:type="dxa"/>
          </w:tcPr>
          <w:p w14:paraId="05102321" w14:textId="77777777" w:rsidR="00E60591" w:rsidRDefault="00E60591" w:rsidP="00E60591">
            <w:pPr>
              <w:pStyle w:val="CopticCross"/>
            </w:pPr>
          </w:p>
        </w:tc>
        <w:tc>
          <w:tcPr>
            <w:tcW w:w="288" w:type="dxa"/>
          </w:tcPr>
          <w:p w14:paraId="572051AC" w14:textId="77777777" w:rsidR="00E60591" w:rsidRDefault="00E60591" w:rsidP="00E60591">
            <w:pPr>
              <w:pStyle w:val="CopticCross"/>
            </w:pPr>
          </w:p>
        </w:tc>
        <w:tc>
          <w:tcPr>
            <w:tcW w:w="3960" w:type="dxa"/>
          </w:tcPr>
          <w:p w14:paraId="0DEA2587" w14:textId="77777777" w:rsidR="00E60591" w:rsidRDefault="00E60591" w:rsidP="00E60591">
            <w:pPr>
              <w:pStyle w:val="EngHang"/>
            </w:pPr>
            <w:r>
              <w:t>The four living Beasts</w:t>
            </w:r>
          </w:p>
          <w:p w14:paraId="6AAE710D" w14:textId="77777777" w:rsidR="00E60591" w:rsidRDefault="00E60591" w:rsidP="00E60591">
            <w:pPr>
              <w:pStyle w:val="EngHang"/>
            </w:pPr>
            <w:r>
              <w:t>Around the Throne of God,</w:t>
            </w:r>
          </w:p>
          <w:p w14:paraId="4133E4BA" w14:textId="77777777" w:rsidR="00E60591" w:rsidRDefault="00E60591" w:rsidP="00E60591">
            <w:pPr>
              <w:pStyle w:val="EngHang"/>
            </w:pPr>
            <w:r>
              <w:t>Plead on our behalf;</w:t>
            </w:r>
          </w:p>
          <w:p w14:paraId="7EDA87B6" w14:textId="77777777" w:rsidR="00E60591" w:rsidRDefault="00E60591" w:rsidP="00E60591">
            <w:pPr>
              <w:pStyle w:val="EngHangEnd"/>
            </w:pPr>
            <w:r>
              <w:t>Amen. Alleluia.</w:t>
            </w:r>
          </w:p>
        </w:tc>
      </w:tr>
      <w:tr w:rsidR="00E60591" w14:paraId="6B55607E" w14:textId="77777777" w:rsidTr="00E60591">
        <w:trPr>
          <w:cantSplit/>
        </w:trPr>
        <w:tc>
          <w:tcPr>
            <w:tcW w:w="288" w:type="dxa"/>
          </w:tcPr>
          <w:p w14:paraId="1B43A9C7" w14:textId="77777777" w:rsidR="00E60591" w:rsidRDefault="00E60591" w:rsidP="00E60591">
            <w:pPr>
              <w:pStyle w:val="CopticCross"/>
            </w:pPr>
          </w:p>
        </w:tc>
        <w:tc>
          <w:tcPr>
            <w:tcW w:w="3960" w:type="dxa"/>
          </w:tcPr>
          <w:p w14:paraId="0DD4F6FC" w14:textId="77777777" w:rsidR="00E60591" w:rsidRDefault="00E60591" w:rsidP="00E60591">
            <w:pPr>
              <w:pStyle w:val="EngHang"/>
            </w:pPr>
          </w:p>
        </w:tc>
        <w:tc>
          <w:tcPr>
            <w:tcW w:w="288" w:type="dxa"/>
          </w:tcPr>
          <w:p w14:paraId="3E13E429" w14:textId="77777777" w:rsidR="00E60591" w:rsidRDefault="00E60591" w:rsidP="00E60591">
            <w:pPr>
              <w:pStyle w:val="CopticCross"/>
            </w:pPr>
          </w:p>
        </w:tc>
        <w:tc>
          <w:tcPr>
            <w:tcW w:w="288" w:type="dxa"/>
          </w:tcPr>
          <w:p w14:paraId="1C24BEBB" w14:textId="77777777" w:rsidR="00E60591" w:rsidRDefault="00E60591" w:rsidP="00E60591">
            <w:pPr>
              <w:pStyle w:val="CopticCross"/>
            </w:pPr>
            <w:r>
              <w:t>¿</w:t>
            </w:r>
          </w:p>
        </w:tc>
        <w:tc>
          <w:tcPr>
            <w:tcW w:w="3960" w:type="dxa"/>
          </w:tcPr>
          <w:p w14:paraId="48B5CA80" w14:textId="77777777" w:rsidR="00E60591" w:rsidRDefault="00E60591" w:rsidP="00E60591">
            <w:pPr>
              <w:pStyle w:val="EngHang"/>
            </w:pPr>
            <w:r>
              <w:t>The first has the likeness of a lion,</w:t>
            </w:r>
          </w:p>
          <w:p w14:paraId="01265DAE" w14:textId="77777777" w:rsidR="00E60591" w:rsidRDefault="00E60591" w:rsidP="00E60591">
            <w:pPr>
              <w:pStyle w:val="EngHang"/>
            </w:pPr>
            <w:r>
              <w:t>An incorporeal figure,</w:t>
            </w:r>
          </w:p>
          <w:p w14:paraId="37E49322" w14:textId="77777777" w:rsidR="00E60591" w:rsidRDefault="00E60591" w:rsidP="00E60591">
            <w:pPr>
              <w:pStyle w:val="EngHang"/>
            </w:pPr>
            <w:r>
              <w:t>Bowing before the King of Zion.</w:t>
            </w:r>
          </w:p>
          <w:p w14:paraId="56ED5EA9" w14:textId="77777777" w:rsidR="00E60591" w:rsidRDefault="00E60591" w:rsidP="00E60591">
            <w:pPr>
              <w:pStyle w:val="EngHangEnd"/>
            </w:pPr>
            <w:r>
              <w:t>Amen. Alleluia.</w:t>
            </w:r>
          </w:p>
        </w:tc>
      </w:tr>
      <w:tr w:rsidR="00E60591" w14:paraId="32CFA60B" w14:textId="77777777" w:rsidTr="00E60591">
        <w:trPr>
          <w:cantSplit/>
        </w:trPr>
        <w:tc>
          <w:tcPr>
            <w:tcW w:w="288" w:type="dxa"/>
          </w:tcPr>
          <w:p w14:paraId="4563BF94" w14:textId="77777777" w:rsidR="00E60591" w:rsidRDefault="00E60591" w:rsidP="00E60591">
            <w:pPr>
              <w:pStyle w:val="CopticCross"/>
            </w:pPr>
          </w:p>
        </w:tc>
        <w:tc>
          <w:tcPr>
            <w:tcW w:w="3960" w:type="dxa"/>
          </w:tcPr>
          <w:p w14:paraId="1EB969B5" w14:textId="77777777" w:rsidR="00E60591" w:rsidRPr="003678BC" w:rsidRDefault="00E60591" w:rsidP="00E60591">
            <w:pPr>
              <w:pStyle w:val="EngHang"/>
              <w:rPr>
                <w:rFonts w:eastAsia="Arial Unicode MS"/>
              </w:rPr>
            </w:pPr>
          </w:p>
        </w:tc>
        <w:tc>
          <w:tcPr>
            <w:tcW w:w="288" w:type="dxa"/>
          </w:tcPr>
          <w:p w14:paraId="4A190F88" w14:textId="77777777" w:rsidR="00E60591" w:rsidRDefault="00E60591" w:rsidP="00E60591">
            <w:pPr>
              <w:pStyle w:val="CopticCross"/>
            </w:pPr>
          </w:p>
        </w:tc>
        <w:tc>
          <w:tcPr>
            <w:tcW w:w="288" w:type="dxa"/>
          </w:tcPr>
          <w:p w14:paraId="3E75B8E3" w14:textId="77777777" w:rsidR="00E60591" w:rsidRDefault="00E60591" w:rsidP="00E60591">
            <w:pPr>
              <w:pStyle w:val="CopticCross"/>
            </w:pPr>
          </w:p>
        </w:tc>
        <w:tc>
          <w:tcPr>
            <w:tcW w:w="3960" w:type="dxa"/>
          </w:tcPr>
          <w:p w14:paraId="4542A632" w14:textId="77777777" w:rsidR="00E60591" w:rsidRDefault="00E60591" w:rsidP="00E60591">
            <w:pPr>
              <w:pStyle w:val="EngHang"/>
            </w:pPr>
            <w:r>
              <w:t>The second has the likness of a calf,</w:t>
            </w:r>
          </w:p>
          <w:p w14:paraId="28EE9BD1" w14:textId="77777777" w:rsidR="00E60591" w:rsidRDefault="00E60591" w:rsidP="00E60591">
            <w:pPr>
              <w:pStyle w:val="EngHang"/>
            </w:pPr>
            <w:r>
              <w:t>A figure of sacrifice,</w:t>
            </w:r>
          </w:p>
          <w:p w14:paraId="64DC579F" w14:textId="77777777" w:rsidR="00E60591" w:rsidRDefault="00E60591" w:rsidP="00E60591">
            <w:pPr>
              <w:pStyle w:val="EngHang"/>
            </w:pPr>
            <w:r>
              <w:t>Proclaiming unceasingly,</w:t>
            </w:r>
          </w:p>
          <w:p w14:paraId="741A5F87" w14:textId="77777777" w:rsidR="00E60591" w:rsidRPr="005130A7" w:rsidRDefault="00E60591" w:rsidP="00E60591">
            <w:pPr>
              <w:pStyle w:val="EngHangEnd"/>
            </w:pPr>
            <w:r>
              <w:t>“Amen. Alleluia.”</w:t>
            </w:r>
          </w:p>
        </w:tc>
      </w:tr>
      <w:tr w:rsidR="00E60591" w14:paraId="57B277A9" w14:textId="77777777" w:rsidTr="00E60591">
        <w:trPr>
          <w:cantSplit/>
        </w:trPr>
        <w:tc>
          <w:tcPr>
            <w:tcW w:w="288" w:type="dxa"/>
          </w:tcPr>
          <w:p w14:paraId="6321D254" w14:textId="77777777" w:rsidR="00E60591" w:rsidRDefault="00E60591" w:rsidP="00E60591">
            <w:pPr>
              <w:pStyle w:val="CopticCross"/>
            </w:pPr>
          </w:p>
        </w:tc>
        <w:tc>
          <w:tcPr>
            <w:tcW w:w="3960" w:type="dxa"/>
          </w:tcPr>
          <w:p w14:paraId="238ED4A8" w14:textId="77777777" w:rsidR="00E60591" w:rsidRDefault="00E60591" w:rsidP="00E60591">
            <w:pPr>
              <w:pStyle w:val="EngHangEnd"/>
            </w:pPr>
          </w:p>
        </w:tc>
        <w:tc>
          <w:tcPr>
            <w:tcW w:w="288" w:type="dxa"/>
          </w:tcPr>
          <w:p w14:paraId="3980F956" w14:textId="77777777" w:rsidR="00E60591" w:rsidRDefault="00E60591" w:rsidP="00E60591">
            <w:pPr>
              <w:pStyle w:val="CopticCross"/>
            </w:pPr>
          </w:p>
        </w:tc>
        <w:tc>
          <w:tcPr>
            <w:tcW w:w="288" w:type="dxa"/>
          </w:tcPr>
          <w:p w14:paraId="23EA3CF3" w14:textId="77777777" w:rsidR="00E60591" w:rsidRDefault="00E60591" w:rsidP="00E60591">
            <w:pPr>
              <w:pStyle w:val="CopticCross"/>
            </w:pPr>
            <w:r>
              <w:t>¿</w:t>
            </w:r>
          </w:p>
        </w:tc>
        <w:tc>
          <w:tcPr>
            <w:tcW w:w="3960" w:type="dxa"/>
          </w:tcPr>
          <w:p w14:paraId="6C30EE8C" w14:textId="77777777" w:rsidR="00E60591" w:rsidRDefault="00E60591" w:rsidP="00E60591">
            <w:pPr>
              <w:pStyle w:val="EngHang"/>
            </w:pPr>
            <w:r>
              <w:t>The third has the likeness of an egal,</w:t>
            </w:r>
          </w:p>
          <w:p w14:paraId="2C3C5A83" w14:textId="77777777" w:rsidR="00E60591" w:rsidRDefault="00E60591" w:rsidP="00E60591">
            <w:pPr>
              <w:pStyle w:val="EngHang"/>
            </w:pPr>
            <w:r>
              <w:t>Soaring in the heavens,</w:t>
            </w:r>
          </w:p>
          <w:p w14:paraId="22690B90" w14:textId="77777777" w:rsidR="00E60591" w:rsidRDefault="00E60591" w:rsidP="00E60591">
            <w:pPr>
              <w:pStyle w:val="EngHang"/>
            </w:pPr>
            <w:r>
              <w:t>Pleading before the Only-Begotten;</w:t>
            </w:r>
          </w:p>
          <w:p w14:paraId="32ED6117" w14:textId="77777777" w:rsidR="00E60591" w:rsidRDefault="00E60591" w:rsidP="00E60591">
            <w:pPr>
              <w:pStyle w:val="EngHangEnd"/>
            </w:pPr>
            <w:r>
              <w:t>Amen. Alleluia.</w:t>
            </w:r>
          </w:p>
        </w:tc>
      </w:tr>
      <w:tr w:rsidR="00E60591" w14:paraId="332699AE" w14:textId="77777777" w:rsidTr="00E60591">
        <w:trPr>
          <w:cantSplit/>
        </w:trPr>
        <w:tc>
          <w:tcPr>
            <w:tcW w:w="288" w:type="dxa"/>
          </w:tcPr>
          <w:p w14:paraId="74A57318" w14:textId="77777777" w:rsidR="00E60591" w:rsidRDefault="00E60591" w:rsidP="00E60591">
            <w:pPr>
              <w:pStyle w:val="CopticCross"/>
            </w:pPr>
          </w:p>
        </w:tc>
        <w:tc>
          <w:tcPr>
            <w:tcW w:w="3960" w:type="dxa"/>
          </w:tcPr>
          <w:p w14:paraId="0A3D64B8" w14:textId="77777777" w:rsidR="00E60591" w:rsidRDefault="00E60591" w:rsidP="00E60591">
            <w:pPr>
              <w:pStyle w:val="EngHangEnd"/>
            </w:pPr>
          </w:p>
        </w:tc>
        <w:tc>
          <w:tcPr>
            <w:tcW w:w="288" w:type="dxa"/>
          </w:tcPr>
          <w:p w14:paraId="704DAA34" w14:textId="77777777" w:rsidR="00E60591" w:rsidRDefault="00E60591" w:rsidP="00E60591">
            <w:pPr>
              <w:pStyle w:val="CopticCross"/>
            </w:pPr>
          </w:p>
        </w:tc>
        <w:tc>
          <w:tcPr>
            <w:tcW w:w="288" w:type="dxa"/>
          </w:tcPr>
          <w:p w14:paraId="6E87720B" w14:textId="77777777" w:rsidR="00E60591" w:rsidRDefault="00E60591" w:rsidP="00E60591">
            <w:pPr>
              <w:pStyle w:val="CopticCross"/>
            </w:pPr>
          </w:p>
        </w:tc>
        <w:tc>
          <w:tcPr>
            <w:tcW w:w="3960" w:type="dxa"/>
          </w:tcPr>
          <w:p w14:paraId="5D2EF23A" w14:textId="77777777" w:rsidR="00E60591" w:rsidRDefault="00E60591" w:rsidP="00E60591">
            <w:pPr>
              <w:pStyle w:val="EngHang"/>
            </w:pPr>
            <w:r>
              <w:t>The fourth has the face of a man,</w:t>
            </w:r>
          </w:p>
          <w:p w14:paraId="6D0F7A01" w14:textId="77777777" w:rsidR="00E60591" w:rsidRDefault="00E60591" w:rsidP="00E60591">
            <w:pPr>
              <w:pStyle w:val="EngHang"/>
            </w:pPr>
            <w:r>
              <w:t>Beseaching forgiveness on our behalf</w:t>
            </w:r>
          </w:p>
          <w:p w14:paraId="05C85787" w14:textId="77777777" w:rsidR="00E60591" w:rsidRDefault="00E60591" w:rsidP="00E60591">
            <w:pPr>
              <w:pStyle w:val="EngHang"/>
            </w:pPr>
            <w:r>
              <w:t>Before the Lord our God;</w:t>
            </w:r>
          </w:p>
          <w:p w14:paraId="71D27D87" w14:textId="77777777" w:rsidR="00E60591" w:rsidRDefault="00E60591" w:rsidP="00E60591">
            <w:pPr>
              <w:pStyle w:val="EngHangEnd"/>
            </w:pPr>
            <w:r>
              <w:t>Amen. Alleluia.</w:t>
            </w:r>
          </w:p>
        </w:tc>
      </w:tr>
      <w:tr w:rsidR="00E60591" w14:paraId="454A9C4F" w14:textId="77777777" w:rsidTr="00E60591">
        <w:trPr>
          <w:cantSplit/>
        </w:trPr>
        <w:tc>
          <w:tcPr>
            <w:tcW w:w="288" w:type="dxa"/>
          </w:tcPr>
          <w:p w14:paraId="6AE288F1" w14:textId="77777777" w:rsidR="00E60591" w:rsidRDefault="00E60591" w:rsidP="00E60591">
            <w:pPr>
              <w:pStyle w:val="CopticCross"/>
            </w:pPr>
          </w:p>
        </w:tc>
        <w:tc>
          <w:tcPr>
            <w:tcW w:w="3960" w:type="dxa"/>
          </w:tcPr>
          <w:p w14:paraId="0FAC7280" w14:textId="77777777" w:rsidR="00E60591" w:rsidRDefault="00E60591" w:rsidP="00E60591">
            <w:pPr>
              <w:pStyle w:val="EngHangEnd"/>
            </w:pPr>
          </w:p>
        </w:tc>
        <w:tc>
          <w:tcPr>
            <w:tcW w:w="288" w:type="dxa"/>
          </w:tcPr>
          <w:p w14:paraId="65B1502B" w14:textId="77777777" w:rsidR="00E60591" w:rsidRDefault="00E60591" w:rsidP="00E60591">
            <w:pPr>
              <w:pStyle w:val="CopticCross"/>
            </w:pPr>
          </w:p>
        </w:tc>
        <w:tc>
          <w:tcPr>
            <w:tcW w:w="288" w:type="dxa"/>
          </w:tcPr>
          <w:p w14:paraId="5E5D8040" w14:textId="77777777" w:rsidR="00E60591" w:rsidRDefault="00E60591" w:rsidP="00E60591">
            <w:pPr>
              <w:pStyle w:val="CopticCross"/>
            </w:pPr>
            <w:r>
              <w:t>¿</w:t>
            </w:r>
          </w:p>
        </w:tc>
        <w:tc>
          <w:tcPr>
            <w:tcW w:w="3960" w:type="dxa"/>
          </w:tcPr>
          <w:p w14:paraId="440DF00A" w14:textId="77777777" w:rsidR="00E60591" w:rsidRDefault="00E60591" w:rsidP="00E60591">
            <w:pPr>
              <w:pStyle w:val="EngHang"/>
              <w:ind w:left="0" w:firstLine="0"/>
            </w:pPr>
            <w:r>
              <w:t>A luminous scene,</w:t>
            </w:r>
          </w:p>
          <w:p w14:paraId="65BE92D6" w14:textId="77777777" w:rsidR="00E60591" w:rsidRDefault="00E60591" w:rsidP="00E60591">
            <w:pPr>
              <w:pStyle w:val="EngHang"/>
              <w:ind w:left="0" w:firstLine="0"/>
            </w:pPr>
            <w:r>
              <w:t>The praise God, who sits</w:t>
            </w:r>
          </w:p>
          <w:p w14:paraId="5B140876" w14:textId="77777777" w:rsidR="00E60591" w:rsidRDefault="00E60591" w:rsidP="00E60591">
            <w:pPr>
              <w:pStyle w:val="EngHang"/>
              <w:ind w:left="0" w:firstLine="0"/>
            </w:pPr>
            <w:r>
              <w:t>Upon His throne.</w:t>
            </w:r>
          </w:p>
          <w:p w14:paraId="2A958636" w14:textId="77777777" w:rsidR="00E60591" w:rsidRDefault="00E60591" w:rsidP="00E60591">
            <w:pPr>
              <w:pStyle w:val="EngHangEnd"/>
            </w:pPr>
            <w:r>
              <w:t>Amen. Alleluia.</w:t>
            </w:r>
          </w:p>
        </w:tc>
      </w:tr>
      <w:tr w:rsidR="00E60591" w14:paraId="7FBFA2A6" w14:textId="77777777" w:rsidTr="00E60591">
        <w:trPr>
          <w:cantSplit/>
        </w:trPr>
        <w:tc>
          <w:tcPr>
            <w:tcW w:w="288" w:type="dxa"/>
          </w:tcPr>
          <w:p w14:paraId="5A5B629B" w14:textId="77777777" w:rsidR="00E60591" w:rsidRDefault="00E60591" w:rsidP="00E60591">
            <w:pPr>
              <w:pStyle w:val="CopticCross"/>
            </w:pPr>
          </w:p>
        </w:tc>
        <w:tc>
          <w:tcPr>
            <w:tcW w:w="3960" w:type="dxa"/>
          </w:tcPr>
          <w:p w14:paraId="7EE2C153" w14:textId="77777777" w:rsidR="00E60591" w:rsidRDefault="00E60591" w:rsidP="00E60591">
            <w:pPr>
              <w:pStyle w:val="EngHangEnd"/>
            </w:pPr>
          </w:p>
        </w:tc>
        <w:tc>
          <w:tcPr>
            <w:tcW w:w="288" w:type="dxa"/>
          </w:tcPr>
          <w:p w14:paraId="5C1F985E" w14:textId="77777777" w:rsidR="00E60591" w:rsidRDefault="00E60591" w:rsidP="00E60591">
            <w:pPr>
              <w:pStyle w:val="CopticCross"/>
            </w:pPr>
          </w:p>
        </w:tc>
        <w:tc>
          <w:tcPr>
            <w:tcW w:w="288" w:type="dxa"/>
          </w:tcPr>
          <w:p w14:paraId="43253ADF" w14:textId="77777777" w:rsidR="00E60591" w:rsidRDefault="00E60591" w:rsidP="00E60591">
            <w:pPr>
              <w:pStyle w:val="CopticCross"/>
            </w:pPr>
          </w:p>
        </w:tc>
        <w:tc>
          <w:tcPr>
            <w:tcW w:w="3960" w:type="dxa"/>
          </w:tcPr>
          <w:p w14:paraId="065045FF" w14:textId="77777777" w:rsidR="00E60591" w:rsidRDefault="00E60591" w:rsidP="00E60591">
            <w:pPr>
              <w:pStyle w:val="EngHang"/>
            </w:pPr>
            <w:r>
              <w:t>All the diverse powers,</w:t>
            </w:r>
          </w:p>
          <w:p w14:paraId="5099F7F7" w14:textId="77777777" w:rsidR="00E60591" w:rsidRDefault="00E60591" w:rsidP="00E60591">
            <w:pPr>
              <w:pStyle w:val="EngHang"/>
            </w:pPr>
            <w:r>
              <w:t>The seraphim with six wings,</w:t>
            </w:r>
          </w:p>
          <w:p w14:paraId="3DCA9EA4" w14:textId="77777777" w:rsidR="00E60591" w:rsidRDefault="00E60591" w:rsidP="00E60591">
            <w:pPr>
              <w:pStyle w:val="EngHang"/>
            </w:pPr>
            <w:r>
              <w:t>Praise continuously:</w:t>
            </w:r>
          </w:p>
          <w:p w14:paraId="2134C03D" w14:textId="77777777" w:rsidR="00E60591" w:rsidRDefault="00E60591" w:rsidP="00E60591">
            <w:pPr>
              <w:pStyle w:val="EngHangEnd"/>
            </w:pPr>
            <w:r>
              <w:t>“Amen. Alleluia.”</w:t>
            </w:r>
          </w:p>
        </w:tc>
      </w:tr>
      <w:tr w:rsidR="00E60591" w14:paraId="374FFE3B" w14:textId="77777777" w:rsidTr="00E60591">
        <w:trPr>
          <w:cantSplit/>
        </w:trPr>
        <w:tc>
          <w:tcPr>
            <w:tcW w:w="288" w:type="dxa"/>
          </w:tcPr>
          <w:p w14:paraId="75CFA6DF" w14:textId="77777777" w:rsidR="00E60591" w:rsidRDefault="00E60591" w:rsidP="00E60591">
            <w:pPr>
              <w:pStyle w:val="CopticCross"/>
            </w:pPr>
          </w:p>
        </w:tc>
        <w:tc>
          <w:tcPr>
            <w:tcW w:w="3960" w:type="dxa"/>
          </w:tcPr>
          <w:p w14:paraId="3A41C0DB" w14:textId="77777777" w:rsidR="00E60591" w:rsidRDefault="00E60591" w:rsidP="00E60591">
            <w:pPr>
              <w:pStyle w:val="EngHangEnd"/>
            </w:pPr>
          </w:p>
        </w:tc>
        <w:tc>
          <w:tcPr>
            <w:tcW w:w="288" w:type="dxa"/>
          </w:tcPr>
          <w:p w14:paraId="0790778A" w14:textId="77777777" w:rsidR="00E60591" w:rsidRDefault="00E60591" w:rsidP="00E60591">
            <w:pPr>
              <w:pStyle w:val="CopticCross"/>
            </w:pPr>
          </w:p>
        </w:tc>
        <w:tc>
          <w:tcPr>
            <w:tcW w:w="288" w:type="dxa"/>
          </w:tcPr>
          <w:p w14:paraId="4C46A4C6" w14:textId="77777777" w:rsidR="00E60591" w:rsidRDefault="00E60591" w:rsidP="00E60591">
            <w:pPr>
              <w:pStyle w:val="CopticCross"/>
            </w:pPr>
            <w:r>
              <w:t>¿</w:t>
            </w:r>
          </w:p>
        </w:tc>
        <w:tc>
          <w:tcPr>
            <w:tcW w:w="3960" w:type="dxa"/>
          </w:tcPr>
          <w:p w14:paraId="4D2C303F" w14:textId="77777777" w:rsidR="00E60591" w:rsidRDefault="00E60591" w:rsidP="00E60591">
            <w:pPr>
              <w:pStyle w:val="EngHang"/>
            </w:pPr>
            <w:r>
              <w:t>The Twenty-four Presbyters,</w:t>
            </w:r>
          </w:p>
          <w:p w14:paraId="3343C571" w14:textId="77777777" w:rsidR="00E60591" w:rsidRDefault="00E60591" w:rsidP="00E60591">
            <w:pPr>
              <w:pStyle w:val="EngHang"/>
            </w:pPr>
            <w:r>
              <w:t>Priests of the Most High,</w:t>
            </w:r>
          </w:p>
          <w:p w14:paraId="49FA50C0" w14:textId="77777777" w:rsidR="00E60591" w:rsidRDefault="00E60591" w:rsidP="00E60591">
            <w:pPr>
              <w:pStyle w:val="EngHang"/>
            </w:pPr>
            <w:r>
              <w:t>Submit to Him:</w:t>
            </w:r>
          </w:p>
          <w:p w14:paraId="22F8A148" w14:textId="77777777" w:rsidR="00E60591" w:rsidRDefault="00E60591" w:rsidP="00E60591">
            <w:pPr>
              <w:pStyle w:val="EngHangEnd"/>
            </w:pPr>
            <w:r>
              <w:t>“Amen. Allelluia.”</w:t>
            </w:r>
          </w:p>
        </w:tc>
      </w:tr>
      <w:tr w:rsidR="00E60591" w14:paraId="36A83C99" w14:textId="77777777" w:rsidTr="00E60591">
        <w:trPr>
          <w:cantSplit/>
        </w:trPr>
        <w:tc>
          <w:tcPr>
            <w:tcW w:w="288" w:type="dxa"/>
          </w:tcPr>
          <w:p w14:paraId="12D8E452" w14:textId="77777777" w:rsidR="00E60591" w:rsidRDefault="00E60591" w:rsidP="00E60591">
            <w:pPr>
              <w:pStyle w:val="CopticCross"/>
            </w:pPr>
          </w:p>
        </w:tc>
        <w:tc>
          <w:tcPr>
            <w:tcW w:w="3960" w:type="dxa"/>
          </w:tcPr>
          <w:p w14:paraId="25BBCAD3" w14:textId="77777777" w:rsidR="00E60591" w:rsidRDefault="00E60591" w:rsidP="00E60591">
            <w:pPr>
              <w:pStyle w:val="EngHangEnd"/>
            </w:pPr>
          </w:p>
        </w:tc>
        <w:tc>
          <w:tcPr>
            <w:tcW w:w="288" w:type="dxa"/>
          </w:tcPr>
          <w:p w14:paraId="3060BA80" w14:textId="77777777" w:rsidR="00E60591" w:rsidRDefault="00E60591" w:rsidP="00E60591">
            <w:pPr>
              <w:pStyle w:val="CopticCross"/>
            </w:pPr>
          </w:p>
        </w:tc>
        <w:tc>
          <w:tcPr>
            <w:tcW w:w="288" w:type="dxa"/>
          </w:tcPr>
          <w:p w14:paraId="09DF7CAC" w14:textId="77777777" w:rsidR="00E60591" w:rsidRDefault="00E60591" w:rsidP="00E60591">
            <w:pPr>
              <w:pStyle w:val="CopticCross"/>
            </w:pPr>
          </w:p>
        </w:tc>
        <w:tc>
          <w:tcPr>
            <w:tcW w:w="3960" w:type="dxa"/>
          </w:tcPr>
          <w:p w14:paraId="5DBE807D" w14:textId="77777777" w:rsidR="00E60591" w:rsidRDefault="00E60591" w:rsidP="00E60591">
            <w:pPr>
              <w:pStyle w:val="EngHang"/>
              <w:ind w:left="0" w:firstLine="0"/>
            </w:pPr>
            <w:r>
              <w:t>The stars in their orbits</w:t>
            </w:r>
          </w:p>
          <w:p w14:paraId="7054297A" w14:textId="77777777" w:rsidR="00E60591" w:rsidRDefault="00E60591" w:rsidP="00E60591">
            <w:pPr>
              <w:pStyle w:val="EngHang"/>
              <w:ind w:left="0" w:firstLine="0"/>
            </w:pPr>
            <w:r>
              <w:t>Praise Him along their way</w:t>
            </w:r>
          </w:p>
          <w:p w14:paraId="67C82700" w14:textId="77777777" w:rsidR="00E60591" w:rsidRDefault="00E60591" w:rsidP="00E60591">
            <w:pPr>
              <w:pStyle w:val="EngHang"/>
              <w:ind w:left="0" w:firstLine="0"/>
            </w:pPr>
            <w:r>
              <w:t>Through the heights in heaven,</w:t>
            </w:r>
          </w:p>
          <w:p w14:paraId="048D2A9B" w14:textId="77777777" w:rsidR="00E60591" w:rsidRDefault="00E60591" w:rsidP="00E60591">
            <w:pPr>
              <w:pStyle w:val="EngHangEnd"/>
            </w:pPr>
            <w:r>
              <w:t>“Amen. Alleluia.”</w:t>
            </w:r>
          </w:p>
        </w:tc>
      </w:tr>
      <w:tr w:rsidR="00E60591" w14:paraId="53D19744" w14:textId="77777777" w:rsidTr="00E60591">
        <w:trPr>
          <w:cantSplit/>
        </w:trPr>
        <w:tc>
          <w:tcPr>
            <w:tcW w:w="288" w:type="dxa"/>
          </w:tcPr>
          <w:p w14:paraId="6F298D93" w14:textId="77777777" w:rsidR="00E60591" w:rsidRDefault="00E60591" w:rsidP="00E60591">
            <w:pPr>
              <w:pStyle w:val="CopticCross"/>
            </w:pPr>
          </w:p>
        </w:tc>
        <w:tc>
          <w:tcPr>
            <w:tcW w:w="3960" w:type="dxa"/>
          </w:tcPr>
          <w:p w14:paraId="282931FF" w14:textId="77777777" w:rsidR="00E60591" w:rsidRDefault="00E60591" w:rsidP="00E60591">
            <w:pPr>
              <w:pStyle w:val="EngHangEnd"/>
            </w:pPr>
          </w:p>
        </w:tc>
        <w:tc>
          <w:tcPr>
            <w:tcW w:w="288" w:type="dxa"/>
          </w:tcPr>
          <w:p w14:paraId="4F6FC533" w14:textId="77777777" w:rsidR="00E60591" w:rsidRDefault="00E60591" w:rsidP="00E60591">
            <w:pPr>
              <w:pStyle w:val="CopticCross"/>
            </w:pPr>
          </w:p>
        </w:tc>
        <w:tc>
          <w:tcPr>
            <w:tcW w:w="288" w:type="dxa"/>
          </w:tcPr>
          <w:p w14:paraId="0DED0CE6" w14:textId="77777777" w:rsidR="00E60591" w:rsidRDefault="00E60591" w:rsidP="00E60591">
            <w:pPr>
              <w:pStyle w:val="CopticCross"/>
            </w:pPr>
            <w:r>
              <w:t>¿</w:t>
            </w:r>
          </w:p>
        </w:tc>
        <w:tc>
          <w:tcPr>
            <w:tcW w:w="3960" w:type="dxa"/>
          </w:tcPr>
          <w:p w14:paraId="5A147F16" w14:textId="77777777" w:rsidR="00E60591" w:rsidRDefault="00E60591" w:rsidP="00E60591">
            <w:pPr>
              <w:pStyle w:val="EngHang"/>
            </w:pPr>
            <w:r>
              <w:t>Lecifer became</w:t>
            </w:r>
          </w:p>
          <w:p w14:paraId="5F5C5D49" w14:textId="77777777" w:rsidR="00E60591" w:rsidRDefault="00E60591" w:rsidP="00E60591">
            <w:pPr>
              <w:pStyle w:val="EngHang"/>
            </w:pPr>
            <w:r>
              <w:t>Satan by his pride</w:t>
            </w:r>
          </w:p>
          <w:p w14:paraId="7573A1BE" w14:textId="77777777" w:rsidR="00E60591" w:rsidRDefault="00E60591" w:rsidP="00E60591">
            <w:pPr>
              <w:pStyle w:val="EngHang"/>
            </w:pPr>
            <w:r>
              <w:t>When he ceased to proclaim,</w:t>
            </w:r>
          </w:p>
          <w:p w14:paraId="7010E943" w14:textId="77777777" w:rsidR="00E60591" w:rsidRDefault="00E60591" w:rsidP="00E60591">
            <w:pPr>
              <w:pStyle w:val="EngHangEnd"/>
            </w:pPr>
            <w:r>
              <w:t>“Amen. Alleluia.”</w:t>
            </w:r>
          </w:p>
        </w:tc>
      </w:tr>
      <w:tr w:rsidR="00E60591" w14:paraId="54AF833E" w14:textId="77777777" w:rsidTr="00E60591">
        <w:trPr>
          <w:cantSplit/>
        </w:trPr>
        <w:tc>
          <w:tcPr>
            <w:tcW w:w="288" w:type="dxa"/>
          </w:tcPr>
          <w:p w14:paraId="2AA4E325" w14:textId="77777777" w:rsidR="00E60591" w:rsidRDefault="00E60591" w:rsidP="00E60591">
            <w:pPr>
              <w:pStyle w:val="CopticCross"/>
            </w:pPr>
          </w:p>
        </w:tc>
        <w:tc>
          <w:tcPr>
            <w:tcW w:w="3960" w:type="dxa"/>
          </w:tcPr>
          <w:p w14:paraId="12AADB4F" w14:textId="77777777" w:rsidR="00E60591" w:rsidRDefault="00E60591" w:rsidP="00E60591">
            <w:pPr>
              <w:pStyle w:val="EngHangEnd"/>
            </w:pPr>
          </w:p>
        </w:tc>
        <w:tc>
          <w:tcPr>
            <w:tcW w:w="288" w:type="dxa"/>
          </w:tcPr>
          <w:p w14:paraId="3FAC2982" w14:textId="77777777" w:rsidR="00E60591" w:rsidRDefault="00E60591" w:rsidP="00E60591">
            <w:pPr>
              <w:pStyle w:val="CopticCross"/>
            </w:pPr>
          </w:p>
        </w:tc>
        <w:tc>
          <w:tcPr>
            <w:tcW w:w="288" w:type="dxa"/>
          </w:tcPr>
          <w:p w14:paraId="4AC148D3" w14:textId="77777777" w:rsidR="00E60591" w:rsidRDefault="00E60591" w:rsidP="00E60591">
            <w:pPr>
              <w:pStyle w:val="CopticCross"/>
            </w:pPr>
            <w:r>
              <w:t>¿</w:t>
            </w:r>
          </w:p>
        </w:tc>
        <w:tc>
          <w:tcPr>
            <w:tcW w:w="3960" w:type="dxa"/>
          </w:tcPr>
          <w:p w14:paraId="7413B65E" w14:textId="77777777" w:rsidR="00E60591" w:rsidRDefault="00E60591" w:rsidP="00E60591">
            <w:pPr>
              <w:pStyle w:val="EngHang"/>
            </w:pPr>
            <w:r>
              <w:t>He is to be pitied,</w:t>
            </w:r>
          </w:p>
          <w:p w14:paraId="33482DAF" w14:textId="77777777" w:rsidR="00E60591" w:rsidRDefault="00E60591" w:rsidP="00E60591">
            <w:pPr>
              <w:pStyle w:val="EngHang"/>
            </w:pPr>
            <w:r>
              <w:t>Who hears in the congregation,</w:t>
            </w:r>
          </w:p>
          <w:p w14:paraId="730D5E06" w14:textId="77777777" w:rsidR="00E60591" w:rsidRDefault="00E60591" w:rsidP="00E60591">
            <w:pPr>
              <w:pStyle w:val="EngHang"/>
            </w:pPr>
            <w:r>
              <w:t>But does not join in sinigng,</w:t>
            </w:r>
          </w:p>
          <w:p w14:paraId="62DD0902" w14:textId="77777777" w:rsidR="00E60591" w:rsidRDefault="00E60591" w:rsidP="00E60591">
            <w:pPr>
              <w:pStyle w:val="EngHangEnd"/>
            </w:pPr>
            <w:r>
              <w:t>“Amen. Alleluia.”</w:t>
            </w:r>
          </w:p>
        </w:tc>
      </w:tr>
      <w:tr w:rsidR="00E60591" w14:paraId="030418DD" w14:textId="77777777" w:rsidTr="00E60591">
        <w:trPr>
          <w:cantSplit/>
        </w:trPr>
        <w:tc>
          <w:tcPr>
            <w:tcW w:w="288" w:type="dxa"/>
          </w:tcPr>
          <w:p w14:paraId="6C4AC27A" w14:textId="77777777" w:rsidR="00E60591" w:rsidRDefault="00E60591" w:rsidP="00E60591">
            <w:pPr>
              <w:pStyle w:val="CopticCross"/>
            </w:pPr>
          </w:p>
        </w:tc>
        <w:tc>
          <w:tcPr>
            <w:tcW w:w="3960" w:type="dxa"/>
          </w:tcPr>
          <w:p w14:paraId="0B13C42D" w14:textId="77777777" w:rsidR="00E60591" w:rsidRDefault="00E60591" w:rsidP="00E60591">
            <w:pPr>
              <w:pStyle w:val="EngHangEnd"/>
            </w:pPr>
          </w:p>
        </w:tc>
        <w:tc>
          <w:tcPr>
            <w:tcW w:w="288" w:type="dxa"/>
          </w:tcPr>
          <w:p w14:paraId="10599D96" w14:textId="77777777" w:rsidR="00E60591" w:rsidRDefault="00E60591" w:rsidP="00E60591">
            <w:pPr>
              <w:pStyle w:val="CopticCross"/>
            </w:pPr>
          </w:p>
        </w:tc>
        <w:tc>
          <w:tcPr>
            <w:tcW w:w="288" w:type="dxa"/>
          </w:tcPr>
          <w:p w14:paraId="58FF2F8D" w14:textId="77777777" w:rsidR="00E60591" w:rsidRDefault="00E60591" w:rsidP="00E60591">
            <w:pPr>
              <w:pStyle w:val="CopticCross"/>
            </w:pPr>
          </w:p>
        </w:tc>
        <w:tc>
          <w:tcPr>
            <w:tcW w:w="3960" w:type="dxa"/>
          </w:tcPr>
          <w:p w14:paraId="50D00691" w14:textId="77777777" w:rsidR="00E60591" w:rsidRDefault="00E60591" w:rsidP="00E60591">
            <w:pPr>
              <w:pStyle w:val="EngHang"/>
            </w:pPr>
            <w:r>
              <w:t>Alleluia is a praise;</w:t>
            </w:r>
          </w:p>
          <w:p w14:paraId="5798DA6A" w14:textId="77777777" w:rsidR="00E60591" w:rsidRDefault="00E60591" w:rsidP="00E60591">
            <w:pPr>
              <w:pStyle w:val="EngHang"/>
            </w:pPr>
            <w:r>
              <w:t>In hymns and songs</w:t>
            </w:r>
          </w:p>
          <w:p w14:paraId="1E000A5F" w14:textId="77777777" w:rsidR="00E60591" w:rsidRDefault="00E60591" w:rsidP="00E60591">
            <w:pPr>
              <w:pStyle w:val="EngHang"/>
            </w:pPr>
            <w:r>
              <w:t>We cry out, saying,</w:t>
            </w:r>
          </w:p>
          <w:p w14:paraId="029AADA4" w14:textId="77777777" w:rsidR="00E60591" w:rsidRDefault="00E60591" w:rsidP="00E60591">
            <w:pPr>
              <w:pStyle w:val="EngHangEnd"/>
            </w:pPr>
            <w:r>
              <w:t>“Amen. Alleluia.”</w:t>
            </w:r>
          </w:p>
        </w:tc>
      </w:tr>
      <w:tr w:rsidR="00E60591" w14:paraId="00DF3583" w14:textId="77777777" w:rsidTr="00E60591">
        <w:trPr>
          <w:cantSplit/>
        </w:trPr>
        <w:tc>
          <w:tcPr>
            <w:tcW w:w="288" w:type="dxa"/>
          </w:tcPr>
          <w:p w14:paraId="4F3A972D" w14:textId="77777777" w:rsidR="00E60591" w:rsidRDefault="00E60591" w:rsidP="00E60591">
            <w:pPr>
              <w:pStyle w:val="CopticCross"/>
            </w:pPr>
          </w:p>
        </w:tc>
        <w:tc>
          <w:tcPr>
            <w:tcW w:w="3960" w:type="dxa"/>
          </w:tcPr>
          <w:p w14:paraId="15C66F5D" w14:textId="77777777" w:rsidR="00E60591" w:rsidRDefault="00E60591" w:rsidP="00E60591">
            <w:pPr>
              <w:pStyle w:val="EngHangEnd"/>
            </w:pPr>
          </w:p>
        </w:tc>
        <w:tc>
          <w:tcPr>
            <w:tcW w:w="288" w:type="dxa"/>
          </w:tcPr>
          <w:p w14:paraId="78AB02B2" w14:textId="77777777" w:rsidR="00E60591" w:rsidRDefault="00E60591" w:rsidP="00E60591">
            <w:pPr>
              <w:pStyle w:val="CopticCross"/>
            </w:pPr>
          </w:p>
        </w:tc>
        <w:tc>
          <w:tcPr>
            <w:tcW w:w="288" w:type="dxa"/>
          </w:tcPr>
          <w:p w14:paraId="5393648B" w14:textId="77777777" w:rsidR="00E60591" w:rsidRDefault="00E60591" w:rsidP="00E60591">
            <w:pPr>
              <w:pStyle w:val="CopticCross"/>
            </w:pPr>
            <w:r>
              <w:t>¿</w:t>
            </w:r>
          </w:p>
        </w:tc>
        <w:tc>
          <w:tcPr>
            <w:tcW w:w="3960" w:type="dxa"/>
          </w:tcPr>
          <w:p w14:paraId="58850854" w14:textId="77777777" w:rsidR="00E60591" w:rsidRDefault="00E60591" w:rsidP="00E60591">
            <w:pPr>
              <w:pStyle w:val="EngHang"/>
            </w:pPr>
            <w:r>
              <w:t>Alleluia is glorification,</w:t>
            </w:r>
          </w:p>
          <w:p w14:paraId="029D6492" w14:textId="77777777" w:rsidR="00E60591" w:rsidRDefault="00E60591" w:rsidP="00E60591">
            <w:pPr>
              <w:pStyle w:val="EngHang"/>
            </w:pPr>
            <w:r>
              <w:t>Uniquily remembering</w:t>
            </w:r>
          </w:p>
          <w:p w14:paraId="6B27F7A6" w14:textId="77777777" w:rsidR="00E60591" w:rsidRDefault="00E60591" w:rsidP="00E60591">
            <w:pPr>
              <w:pStyle w:val="EngHang"/>
            </w:pPr>
            <w:r>
              <w:t>The Mighty Lord:</w:t>
            </w:r>
          </w:p>
          <w:p w14:paraId="77548780" w14:textId="77777777" w:rsidR="00E60591" w:rsidRDefault="00E60591" w:rsidP="00E60591">
            <w:pPr>
              <w:pStyle w:val="EngHangEnd"/>
            </w:pPr>
            <w:r>
              <w:t>“Amen. Alleluia.”</w:t>
            </w:r>
          </w:p>
        </w:tc>
      </w:tr>
      <w:tr w:rsidR="00E60591" w14:paraId="2C88E5E8" w14:textId="77777777" w:rsidTr="00E60591">
        <w:trPr>
          <w:cantSplit/>
        </w:trPr>
        <w:tc>
          <w:tcPr>
            <w:tcW w:w="288" w:type="dxa"/>
          </w:tcPr>
          <w:p w14:paraId="0E148762" w14:textId="77777777" w:rsidR="00E60591" w:rsidRDefault="00E60591" w:rsidP="00E60591">
            <w:pPr>
              <w:pStyle w:val="CopticCross"/>
            </w:pPr>
          </w:p>
        </w:tc>
        <w:tc>
          <w:tcPr>
            <w:tcW w:w="3960" w:type="dxa"/>
          </w:tcPr>
          <w:p w14:paraId="449A7532" w14:textId="77777777" w:rsidR="00E60591" w:rsidRDefault="00E60591" w:rsidP="00E60591">
            <w:pPr>
              <w:pStyle w:val="EngHangEnd"/>
            </w:pPr>
          </w:p>
        </w:tc>
        <w:tc>
          <w:tcPr>
            <w:tcW w:w="288" w:type="dxa"/>
          </w:tcPr>
          <w:p w14:paraId="748EE626" w14:textId="77777777" w:rsidR="00E60591" w:rsidRDefault="00E60591" w:rsidP="00E60591">
            <w:pPr>
              <w:pStyle w:val="CopticCross"/>
            </w:pPr>
          </w:p>
        </w:tc>
        <w:tc>
          <w:tcPr>
            <w:tcW w:w="288" w:type="dxa"/>
          </w:tcPr>
          <w:p w14:paraId="29204661" w14:textId="77777777" w:rsidR="00E60591" w:rsidRDefault="00E60591" w:rsidP="00E60591">
            <w:pPr>
              <w:pStyle w:val="CopticCross"/>
            </w:pPr>
          </w:p>
        </w:tc>
        <w:tc>
          <w:tcPr>
            <w:tcW w:w="3960" w:type="dxa"/>
          </w:tcPr>
          <w:p w14:paraId="5638B368" w14:textId="77777777" w:rsidR="00E60591" w:rsidRDefault="00E60591" w:rsidP="00E60591">
            <w:pPr>
              <w:pStyle w:val="EngHang"/>
            </w:pPr>
            <w:r>
              <w:t>Alleluia is pleasing,</w:t>
            </w:r>
          </w:p>
          <w:p w14:paraId="58477126" w14:textId="77777777" w:rsidR="00E60591" w:rsidRDefault="00E60591" w:rsidP="00E60591">
            <w:pPr>
              <w:pStyle w:val="EngHang"/>
            </w:pPr>
            <w:r>
              <w:t>And it satisfies us</w:t>
            </w:r>
          </w:p>
          <w:p w14:paraId="47CCACE0" w14:textId="77777777" w:rsidR="00E60591" w:rsidRDefault="00E60591" w:rsidP="00E60591">
            <w:pPr>
              <w:pStyle w:val="EngHang"/>
            </w:pPr>
            <w:r>
              <w:t>To ustter two thousand times,</w:t>
            </w:r>
          </w:p>
          <w:p w14:paraId="1210E0B3" w14:textId="77777777" w:rsidR="00E60591" w:rsidRDefault="00E60591" w:rsidP="00E60591">
            <w:pPr>
              <w:pStyle w:val="EngHangEnd"/>
            </w:pPr>
            <w:r>
              <w:t>“Amen. Alleluia.”</w:t>
            </w:r>
          </w:p>
        </w:tc>
      </w:tr>
      <w:tr w:rsidR="00E60591" w14:paraId="184015DD" w14:textId="77777777" w:rsidTr="00E60591">
        <w:trPr>
          <w:cantSplit/>
        </w:trPr>
        <w:tc>
          <w:tcPr>
            <w:tcW w:w="288" w:type="dxa"/>
          </w:tcPr>
          <w:p w14:paraId="1AE8B593" w14:textId="77777777" w:rsidR="00E60591" w:rsidRDefault="00E60591" w:rsidP="00E60591">
            <w:pPr>
              <w:pStyle w:val="CopticCross"/>
            </w:pPr>
          </w:p>
        </w:tc>
        <w:tc>
          <w:tcPr>
            <w:tcW w:w="3960" w:type="dxa"/>
          </w:tcPr>
          <w:p w14:paraId="6C8A7608" w14:textId="77777777" w:rsidR="00E60591" w:rsidRDefault="00E60591" w:rsidP="00E60591">
            <w:pPr>
              <w:pStyle w:val="EngHangEnd"/>
            </w:pPr>
          </w:p>
        </w:tc>
        <w:tc>
          <w:tcPr>
            <w:tcW w:w="288" w:type="dxa"/>
          </w:tcPr>
          <w:p w14:paraId="16DF0280" w14:textId="77777777" w:rsidR="00E60591" w:rsidRDefault="00E60591" w:rsidP="00E60591">
            <w:pPr>
              <w:pStyle w:val="CopticCross"/>
            </w:pPr>
          </w:p>
        </w:tc>
        <w:tc>
          <w:tcPr>
            <w:tcW w:w="288" w:type="dxa"/>
          </w:tcPr>
          <w:p w14:paraId="046FAA11" w14:textId="77777777" w:rsidR="00E60591" w:rsidRDefault="00E60591" w:rsidP="00E60591">
            <w:pPr>
              <w:pStyle w:val="CopticCross"/>
            </w:pPr>
            <w:r>
              <w:t>¿</w:t>
            </w:r>
          </w:p>
        </w:tc>
        <w:tc>
          <w:tcPr>
            <w:tcW w:w="3960" w:type="dxa"/>
          </w:tcPr>
          <w:p w14:paraId="4ADBFF2E" w14:textId="77777777" w:rsidR="00E60591" w:rsidRDefault="00E60591" w:rsidP="00E60591">
            <w:pPr>
              <w:pStyle w:val="EngHang"/>
            </w:pPr>
            <w:r>
              <w:t>Alleluia is joy;</w:t>
            </w:r>
          </w:p>
          <w:p w14:paraId="74D9599B" w14:textId="77777777" w:rsidR="00E60591" w:rsidRDefault="00E60591" w:rsidP="00E60591">
            <w:pPr>
              <w:pStyle w:val="EngHang"/>
            </w:pPr>
            <w:r>
              <w:t>A sweet language.</w:t>
            </w:r>
          </w:p>
          <w:p w14:paraId="514F7D9A" w14:textId="77777777" w:rsidR="00E60591" w:rsidRDefault="00E60591" w:rsidP="00E60591">
            <w:pPr>
              <w:pStyle w:val="EngHang"/>
            </w:pPr>
            <w:r>
              <w:t>It delivers from harm;</w:t>
            </w:r>
          </w:p>
          <w:p w14:paraId="7192652B" w14:textId="77777777" w:rsidR="00E60591" w:rsidRDefault="00E60591" w:rsidP="00E60591">
            <w:pPr>
              <w:pStyle w:val="EngHangEnd"/>
            </w:pPr>
            <w:r>
              <w:t>Amen. Alleluia.</w:t>
            </w:r>
          </w:p>
        </w:tc>
      </w:tr>
      <w:tr w:rsidR="00E60591" w14:paraId="1DC7BB5D" w14:textId="77777777" w:rsidTr="00E60591">
        <w:trPr>
          <w:cantSplit/>
        </w:trPr>
        <w:tc>
          <w:tcPr>
            <w:tcW w:w="288" w:type="dxa"/>
          </w:tcPr>
          <w:p w14:paraId="6D9380D8" w14:textId="77777777" w:rsidR="00E60591" w:rsidRDefault="00E60591" w:rsidP="00E60591">
            <w:pPr>
              <w:pStyle w:val="CopticCross"/>
            </w:pPr>
          </w:p>
        </w:tc>
        <w:tc>
          <w:tcPr>
            <w:tcW w:w="3960" w:type="dxa"/>
          </w:tcPr>
          <w:p w14:paraId="4EC2DC33" w14:textId="77777777" w:rsidR="00E60591" w:rsidRDefault="00E60591" w:rsidP="00E60591">
            <w:pPr>
              <w:pStyle w:val="EngHangEnd"/>
            </w:pPr>
          </w:p>
        </w:tc>
        <w:tc>
          <w:tcPr>
            <w:tcW w:w="288" w:type="dxa"/>
          </w:tcPr>
          <w:p w14:paraId="24866293" w14:textId="77777777" w:rsidR="00E60591" w:rsidRDefault="00E60591" w:rsidP="00E60591">
            <w:pPr>
              <w:pStyle w:val="CopticCross"/>
            </w:pPr>
          </w:p>
        </w:tc>
        <w:tc>
          <w:tcPr>
            <w:tcW w:w="288" w:type="dxa"/>
          </w:tcPr>
          <w:p w14:paraId="52807745" w14:textId="77777777" w:rsidR="00E60591" w:rsidRDefault="00E60591" w:rsidP="00E60591">
            <w:pPr>
              <w:pStyle w:val="CopticCross"/>
            </w:pPr>
          </w:p>
        </w:tc>
        <w:tc>
          <w:tcPr>
            <w:tcW w:w="3960" w:type="dxa"/>
          </w:tcPr>
          <w:p w14:paraId="256C720D" w14:textId="77777777" w:rsidR="00E60591" w:rsidRDefault="00E60591" w:rsidP="00E60591">
            <w:pPr>
              <w:pStyle w:val="EngHang"/>
            </w:pPr>
            <w:r>
              <w:t>Alleluia is exaltation</w:t>
            </w:r>
          </w:p>
          <w:p w14:paraId="4C602A59" w14:textId="77777777" w:rsidR="00E60591" w:rsidRDefault="00E60591" w:rsidP="00E60591">
            <w:pPr>
              <w:pStyle w:val="EngHang"/>
            </w:pPr>
            <w:r>
              <w:t>For the merciful god</w:t>
            </w:r>
          </w:p>
          <w:p w14:paraId="20457911" w14:textId="77777777" w:rsidR="00E60591" w:rsidRDefault="00E60591" w:rsidP="00E60591">
            <w:pPr>
              <w:pStyle w:val="EngHang"/>
            </w:pPr>
            <w:r>
              <w:t>Who is generous from generation to generation:</w:t>
            </w:r>
          </w:p>
          <w:p w14:paraId="244247C3" w14:textId="77777777" w:rsidR="00E60591" w:rsidRDefault="00E60591" w:rsidP="00E60591">
            <w:pPr>
              <w:pStyle w:val="EngHangEnd"/>
            </w:pPr>
            <w:r>
              <w:t>Amen. Alleluia.</w:t>
            </w:r>
          </w:p>
        </w:tc>
      </w:tr>
      <w:tr w:rsidR="00E60591" w14:paraId="441310E6" w14:textId="77777777" w:rsidTr="00E60591">
        <w:trPr>
          <w:cantSplit/>
        </w:trPr>
        <w:tc>
          <w:tcPr>
            <w:tcW w:w="288" w:type="dxa"/>
          </w:tcPr>
          <w:p w14:paraId="126BA91E" w14:textId="77777777" w:rsidR="00E60591" w:rsidRDefault="00E60591" w:rsidP="00E60591">
            <w:pPr>
              <w:pStyle w:val="CopticCross"/>
            </w:pPr>
          </w:p>
        </w:tc>
        <w:tc>
          <w:tcPr>
            <w:tcW w:w="3960" w:type="dxa"/>
          </w:tcPr>
          <w:p w14:paraId="47439E91" w14:textId="77777777" w:rsidR="00E60591" w:rsidRDefault="00E60591" w:rsidP="00E60591">
            <w:pPr>
              <w:pStyle w:val="EngHangEnd"/>
            </w:pPr>
          </w:p>
        </w:tc>
        <w:tc>
          <w:tcPr>
            <w:tcW w:w="288" w:type="dxa"/>
          </w:tcPr>
          <w:p w14:paraId="08270323" w14:textId="77777777" w:rsidR="00E60591" w:rsidRDefault="00E60591" w:rsidP="00E60591">
            <w:pPr>
              <w:pStyle w:val="CopticCross"/>
            </w:pPr>
          </w:p>
        </w:tc>
        <w:tc>
          <w:tcPr>
            <w:tcW w:w="288" w:type="dxa"/>
          </w:tcPr>
          <w:p w14:paraId="5BAFFCC0" w14:textId="77777777" w:rsidR="00E60591" w:rsidRDefault="00E60591" w:rsidP="00E60591">
            <w:pPr>
              <w:pStyle w:val="CopticCross"/>
            </w:pPr>
            <w:r>
              <w:t>¿</w:t>
            </w:r>
          </w:p>
        </w:tc>
        <w:tc>
          <w:tcPr>
            <w:tcW w:w="3960" w:type="dxa"/>
          </w:tcPr>
          <w:p w14:paraId="098043F2" w14:textId="77777777" w:rsidR="00E60591" w:rsidRDefault="00E60591" w:rsidP="00E60591">
            <w:pPr>
              <w:pStyle w:val="EngHang"/>
              <w:ind w:left="0" w:firstLine="0"/>
            </w:pPr>
            <w:r>
              <w:t>Alleluia is a memorial</w:t>
            </w:r>
          </w:p>
          <w:p w14:paraId="18BB4780" w14:textId="77777777" w:rsidR="00E60591" w:rsidRDefault="00E60591" w:rsidP="00E60591">
            <w:pPr>
              <w:pStyle w:val="EngHang"/>
              <w:ind w:left="0" w:firstLine="0"/>
            </w:pPr>
            <w:r>
              <w:t>For the God of great wonders.</w:t>
            </w:r>
          </w:p>
          <w:p w14:paraId="63B2AFE5" w14:textId="77777777" w:rsidR="00E60591" w:rsidRDefault="00E60591" w:rsidP="00E60591">
            <w:pPr>
              <w:pStyle w:val="EngHang"/>
              <w:ind w:left="0" w:firstLine="0"/>
            </w:pPr>
            <w:r>
              <w:t>We praise in great numbers,</w:t>
            </w:r>
          </w:p>
          <w:p w14:paraId="5912DF72" w14:textId="77777777" w:rsidR="00E60591" w:rsidRDefault="00E60591" w:rsidP="00E60591">
            <w:pPr>
              <w:pStyle w:val="EngHangEnd"/>
            </w:pPr>
            <w:r>
              <w:t>“Amen. Alleluia.</w:t>
            </w:r>
          </w:p>
        </w:tc>
      </w:tr>
      <w:tr w:rsidR="00E60591" w14:paraId="5A3D4F55" w14:textId="77777777" w:rsidTr="00E60591">
        <w:trPr>
          <w:cantSplit/>
        </w:trPr>
        <w:tc>
          <w:tcPr>
            <w:tcW w:w="288" w:type="dxa"/>
          </w:tcPr>
          <w:p w14:paraId="2A7C2464" w14:textId="77777777" w:rsidR="00E60591" w:rsidRDefault="00E60591" w:rsidP="00E60591">
            <w:pPr>
              <w:pStyle w:val="CopticCross"/>
            </w:pPr>
          </w:p>
        </w:tc>
        <w:tc>
          <w:tcPr>
            <w:tcW w:w="3960" w:type="dxa"/>
          </w:tcPr>
          <w:p w14:paraId="778CEC30" w14:textId="77777777" w:rsidR="00E60591" w:rsidRDefault="00E60591" w:rsidP="00E60591">
            <w:pPr>
              <w:pStyle w:val="EngHangEnd"/>
            </w:pPr>
          </w:p>
        </w:tc>
        <w:tc>
          <w:tcPr>
            <w:tcW w:w="288" w:type="dxa"/>
          </w:tcPr>
          <w:p w14:paraId="744DE1CC" w14:textId="77777777" w:rsidR="00E60591" w:rsidRDefault="00E60591" w:rsidP="00E60591">
            <w:pPr>
              <w:pStyle w:val="CopticCross"/>
            </w:pPr>
          </w:p>
        </w:tc>
        <w:tc>
          <w:tcPr>
            <w:tcW w:w="288" w:type="dxa"/>
          </w:tcPr>
          <w:p w14:paraId="6ADC52C2" w14:textId="77777777" w:rsidR="00E60591" w:rsidRDefault="00E60591" w:rsidP="00E60591">
            <w:pPr>
              <w:pStyle w:val="CopticCross"/>
            </w:pPr>
          </w:p>
        </w:tc>
        <w:tc>
          <w:tcPr>
            <w:tcW w:w="3960" w:type="dxa"/>
          </w:tcPr>
          <w:p w14:paraId="215FBBDD" w14:textId="77777777" w:rsidR="00E60591" w:rsidRDefault="00E60591" w:rsidP="00E60591">
            <w:pPr>
              <w:pStyle w:val="EngHang"/>
              <w:ind w:left="0" w:firstLine="0"/>
            </w:pPr>
            <w:r>
              <w:t>Alleluia is a hymn,</w:t>
            </w:r>
          </w:p>
          <w:p w14:paraId="70B6C99A" w14:textId="77777777" w:rsidR="00E60591" w:rsidRDefault="00E60591" w:rsidP="00E60591">
            <w:pPr>
              <w:pStyle w:val="EngHang"/>
              <w:ind w:left="0" w:firstLine="0"/>
            </w:pPr>
            <w:r>
              <w:t>A praise, a rejoicing,</w:t>
            </w:r>
          </w:p>
          <w:p w14:paraId="2F60FB41" w14:textId="77777777" w:rsidR="00E60591" w:rsidRDefault="00E60591" w:rsidP="00E60591">
            <w:pPr>
              <w:pStyle w:val="EngHang"/>
              <w:ind w:left="0" w:firstLine="0"/>
            </w:pPr>
            <w:r>
              <w:t>It is our pleasant choice.</w:t>
            </w:r>
          </w:p>
          <w:p w14:paraId="3693AC14" w14:textId="77777777" w:rsidR="00E60591" w:rsidRDefault="00E60591" w:rsidP="00E60591">
            <w:pPr>
              <w:pStyle w:val="EngHangEnd"/>
            </w:pPr>
            <w:r>
              <w:t>Amen. Alleluia.</w:t>
            </w:r>
          </w:p>
        </w:tc>
      </w:tr>
      <w:tr w:rsidR="00E60591" w14:paraId="6C2718FD" w14:textId="77777777" w:rsidTr="00E60591">
        <w:trPr>
          <w:cantSplit/>
        </w:trPr>
        <w:tc>
          <w:tcPr>
            <w:tcW w:w="288" w:type="dxa"/>
          </w:tcPr>
          <w:p w14:paraId="7D19686F" w14:textId="77777777" w:rsidR="00E60591" w:rsidRDefault="00E60591" w:rsidP="00E60591">
            <w:pPr>
              <w:pStyle w:val="CopticCross"/>
            </w:pPr>
          </w:p>
        </w:tc>
        <w:tc>
          <w:tcPr>
            <w:tcW w:w="3960" w:type="dxa"/>
          </w:tcPr>
          <w:p w14:paraId="52C8747E" w14:textId="77777777" w:rsidR="00E60591" w:rsidRDefault="00E60591" w:rsidP="00E60591">
            <w:pPr>
              <w:pStyle w:val="EngHangEnd"/>
            </w:pPr>
          </w:p>
        </w:tc>
        <w:tc>
          <w:tcPr>
            <w:tcW w:w="288" w:type="dxa"/>
          </w:tcPr>
          <w:p w14:paraId="6F29DD83" w14:textId="77777777" w:rsidR="00E60591" w:rsidRDefault="00E60591" w:rsidP="00E60591">
            <w:pPr>
              <w:pStyle w:val="CopticCross"/>
            </w:pPr>
          </w:p>
        </w:tc>
        <w:tc>
          <w:tcPr>
            <w:tcW w:w="288" w:type="dxa"/>
          </w:tcPr>
          <w:p w14:paraId="3423DF54" w14:textId="77777777" w:rsidR="00E60591" w:rsidRDefault="00E60591" w:rsidP="00E60591">
            <w:pPr>
              <w:pStyle w:val="CopticCross"/>
            </w:pPr>
            <w:r>
              <w:t>¿</w:t>
            </w:r>
          </w:p>
        </w:tc>
        <w:tc>
          <w:tcPr>
            <w:tcW w:w="3960" w:type="dxa"/>
          </w:tcPr>
          <w:p w14:paraId="5F3B735A" w14:textId="77777777" w:rsidR="00E60591" w:rsidRDefault="00E60591" w:rsidP="00E60591">
            <w:pPr>
              <w:pStyle w:val="EngHang"/>
              <w:ind w:left="0" w:firstLine="0"/>
            </w:pPr>
            <w:r>
              <w:t>Blessed is the Creator,</w:t>
            </w:r>
          </w:p>
          <w:p w14:paraId="06C53BBC" w14:textId="77777777" w:rsidR="00E60591" w:rsidRDefault="00E60591" w:rsidP="00E60591">
            <w:pPr>
              <w:pStyle w:val="EngHang"/>
              <w:ind w:left="0" w:firstLine="0"/>
            </w:pPr>
            <w:r>
              <w:t>Existing before all ages,</w:t>
            </w:r>
          </w:p>
          <w:p w14:paraId="57914E52" w14:textId="77777777" w:rsidR="00E60591" w:rsidRDefault="00E60591" w:rsidP="00E60591">
            <w:pPr>
              <w:pStyle w:val="EngHang"/>
              <w:ind w:left="0" w:firstLine="0"/>
            </w:pPr>
            <w:r>
              <w:t>Filling all places.</w:t>
            </w:r>
          </w:p>
          <w:p w14:paraId="7C769460" w14:textId="77777777" w:rsidR="00E60591" w:rsidRDefault="00E60591" w:rsidP="00E60591">
            <w:pPr>
              <w:pStyle w:val="EngHangEnd"/>
            </w:pPr>
            <w:r>
              <w:t>Amen. Alleluia.</w:t>
            </w:r>
          </w:p>
        </w:tc>
      </w:tr>
      <w:tr w:rsidR="00E60591" w14:paraId="3B4EB2C9" w14:textId="77777777" w:rsidTr="00E60591">
        <w:trPr>
          <w:cantSplit/>
        </w:trPr>
        <w:tc>
          <w:tcPr>
            <w:tcW w:w="288" w:type="dxa"/>
          </w:tcPr>
          <w:p w14:paraId="32F69454" w14:textId="77777777" w:rsidR="00E60591" w:rsidRDefault="00E60591" w:rsidP="00E60591">
            <w:pPr>
              <w:pStyle w:val="CopticCross"/>
            </w:pPr>
          </w:p>
        </w:tc>
        <w:tc>
          <w:tcPr>
            <w:tcW w:w="3960" w:type="dxa"/>
          </w:tcPr>
          <w:p w14:paraId="38A51C14" w14:textId="77777777" w:rsidR="00E60591" w:rsidRDefault="00E60591" w:rsidP="00E60591">
            <w:pPr>
              <w:pStyle w:val="EngHangEnd"/>
            </w:pPr>
          </w:p>
        </w:tc>
        <w:tc>
          <w:tcPr>
            <w:tcW w:w="288" w:type="dxa"/>
          </w:tcPr>
          <w:p w14:paraId="313302A2" w14:textId="77777777" w:rsidR="00E60591" w:rsidRDefault="00E60591" w:rsidP="00E60591">
            <w:pPr>
              <w:pStyle w:val="CopticCross"/>
            </w:pPr>
          </w:p>
        </w:tc>
        <w:tc>
          <w:tcPr>
            <w:tcW w:w="288" w:type="dxa"/>
          </w:tcPr>
          <w:p w14:paraId="0CF8D2C0" w14:textId="77777777" w:rsidR="00E60591" w:rsidRDefault="00E60591" w:rsidP="00E60591">
            <w:pPr>
              <w:pStyle w:val="CopticCross"/>
            </w:pPr>
          </w:p>
        </w:tc>
        <w:tc>
          <w:tcPr>
            <w:tcW w:w="3960" w:type="dxa"/>
          </w:tcPr>
          <w:p w14:paraId="40B9D7AE" w14:textId="77777777" w:rsidR="00E60591" w:rsidRDefault="00E60591" w:rsidP="00E60591">
            <w:pPr>
              <w:pStyle w:val="EngHang"/>
              <w:ind w:left="0" w:firstLine="0"/>
            </w:pPr>
            <w:r>
              <w:t>Blessed is the Almighty,</w:t>
            </w:r>
          </w:p>
          <w:p w14:paraId="34941670" w14:textId="77777777" w:rsidR="00E60591" w:rsidRDefault="00E60591" w:rsidP="00E60591">
            <w:pPr>
              <w:pStyle w:val="EngHang"/>
              <w:ind w:left="0" w:firstLine="0"/>
            </w:pPr>
            <w:r>
              <w:t>Unseen and incomprehensible,</w:t>
            </w:r>
          </w:p>
          <w:p w14:paraId="302D9391" w14:textId="77777777" w:rsidR="00E60591" w:rsidRDefault="00E60591" w:rsidP="00E60591">
            <w:pPr>
              <w:pStyle w:val="EngHang"/>
              <w:ind w:left="0" w:firstLine="0"/>
            </w:pPr>
            <w:r>
              <w:t>And worthy to be adored.</w:t>
            </w:r>
          </w:p>
          <w:p w14:paraId="5F82E316" w14:textId="77777777" w:rsidR="00E60591" w:rsidRDefault="00E60591" w:rsidP="00E60591">
            <w:pPr>
              <w:pStyle w:val="EngHangEnd"/>
            </w:pPr>
            <w:r>
              <w:t>Amen. Alleluia.</w:t>
            </w:r>
          </w:p>
        </w:tc>
      </w:tr>
      <w:tr w:rsidR="00E60591" w14:paraId="251A47D9" w14:textId="77777777" w:rsidTr="00E60591">
        <w:trPr>
          <w:cantSplit/>
        </w:trPr>
        <w:tc>
          <w:tcPr>
            <w:tcW w:w="288" w:type="dxa"/>
          </w:tcPr>
          <w:p w14:paraId="552DA328" w14:textId="77777777" w:rsidR="00E60591" w:rsidRDefault="00E60591" w:rsidP="00E60591">
            <w:pPr>
              <w:pStyle w:val="CopticCross"/>
            </w:pPr>
          </w:p>
        </w:tc>
        <w:tc>
          <w:tcPr>
            <w:tcW w:w="3960" w:type="dxa"/>
          </w:tcPr>
          <w:p w14:paraId="52D92313" w14:textId="77777777" w:rsidR="00E60591" w:rsidRDefault="00E60591" w:rsidP="00E60591">
            <w:pPr>
              <w:pStyle w:val="EngHangEnd"/>
            </w:pPr>
          </w:p>
        </w:tc>
        <w:tc>
          <w:tcPr>
            <w:tcW w:w="288" w:type="dxa"/>
          </w:tcPr>
          <w:p w14:paraId="6F237F2B" w14:textId="77777777" w:rsidR="00E60591" w:rsidRDefault="00E60591" w:rsidP="00E60591">
            <w:pPr>
              <w:pStyle w:val="CopticCross"/>
            </w:pPr>
          </w:p>
        </w:tc>
        <w:tc>
          <w:tcPr>
            <w:tcW w:w="288" w:type="dxa"/>
          </w:tcPr>
          <w:p w14:paraId="3FD28AB5" w14:textId="77777777" w:rsidR="00E60591" w:rsidRDefault="00E60591" w:rsidP="00E60591">
            <w:pPr>
              <w:pStyle w:val="CopticCross"/>
            </w:pPr>
            <w:r>
              <w:t>¿</w:t>
            </w:r>
          </w:p>
        </w:tc>
        <w:tc>
          <w:tcPr>
            <w:tcW w:w="3960" w:type="dxa"/>
          </w:tcPr>
          <w:p w14:paraId="0B2025C9" w14:textId="77777777" w:rsidR="00E60591" w:rsidRDefault="00E60591" w:rsidP="00E60591">
            <w:pPr>
              <w:pStyle w:val="EngHang"/>
              <w:ind w:left="0" w:firstLine="0"/>
            </w:pPr>
            <w:r>
              <w:t>He created the waters,</w:t>
            </w:r>
          </w:p>
          <w:p w14:paraId="6B56564D" w14:textId="77777777" w:rsidR="00E60591" w:rsidRDefault="00E60591" w:rsidP="00E60591">
            <w:pPr>
              <w:pStyle w:val="EngHang"/>
              <w:ind w:left="0" w:firstLine="0"/>
            </w:pPr>
            <w:r>
              <w:t>The fire, and the earth,</w:t>
            </w:r>
          </w:p>
          <w:p w14:paraId="6A39B058" w14:textId="77777777" w:rsidR="00E60591" w:rsidRDefault="00E60591" w:rsidP="00E60591">
            <w:pPr>
              <w:pStyle w:val="EngHang"/>
              <w:ind w:left="0" w:firstLine="0"/>
            </w:pPr>
            <w:r>
              <w:t>From nothing.</w:t>
            </w:r>
          </w:p>
          <w:p w14:paraId="422F2138" w14:textId="77777777" w:rsidR="00E60591" w:rsidRDefault="00E60591" w:rsidP="00E60591">
            <w:pPr>
              <w:pStyle w:val="EngHangEnd"/>
            </w:pPr>
            <w:r>
              <w:t>Amen. Alleluia.</w:t>
            </w:r>
          </w:p>
        </w:tc>
      </w:tr>
      <w:tr w:rsidR="00E60591" w14:paraId="66999F47" w14:textId="77777777" w:rsidTr="00E60591">
        <w:trPr>
          <w:cantSplit/>
        </w:trPr>
        <w:tc>
          <w:tcPr>
            <w:tcW w:w="288" w:type="dxa"/>
          </w:tcPr>
          <w:p w14:paraId="7C4315E3" w14:textId="77777777" w:rsidR="00E60591" w:rsidRDefault="00E60591" w:rsidP="00E60591">
            <w:pPr>
              <w:pStyle w:val="CopticCross"/>
            </w:pPr>
          </w:p>
        </w:tc>
        <w:tc>
          <w:tcPr>
            <w:tcW w:w="3960" w:type="dxa"/>
          </w:tcPr>
          <w:p w14:paraId="34AB9F4D" w14:textId="77777777" w:rsidR="00E60591" w:rsidRDefault="00E60591" w:rsidP="00E60591">
            <w:pPr>
              <w:pStyle w:val="EngHangEnd"/>
            </w:pPr>
          </w:p>
        </w:tc>
        <w:tc>
          <w:tcPr>
            <w:tcW w:w="288" w:type="dxa"/>
          </w:tcPr>
          <w:p w14:paraId="370B0DF0" w14:textId="77777777" w:rsidR="00E60591" w:rsidRDefault="00E60591" w:rsidP="00E60591">
            <w:pPr>
              <w:pStyle w:val="CopticCross"/>
            </w:pPr>
          </w:p>
        </w:tc>
        <w:tc>
          <w:tcPr>
            <w:tcW w:w="288" w:type="dxa"/>
          </w:tcPr>
          <w:p w14:paraId="3E22762C" w14:textId="77777777" w:rsidR="00E60591" w:rsidRDefault="00E60591" w:rsidP="00E60591">
            <w:pPr>
              <w:pStyle w:val="CopticCross"/>
            </w:pPr>
          </w:p>
        </w:tc>
        <w:tc>
          <w:tcPr>
            <w:tcW w:w="3960" w:type="dxa"/>
          </w:tcPr>
          <w:p w14:paraId="4B1C427C" w14:textId="77777777" w:rsidR="00E60591" w:rsidRDefault="00E60591" w:rsidP="00E60591">
            <w:pPr>
              <w:pStyle w:val="EngHang"/>
              <w:ind w:left="0" w:firstLine="0"/>
            </w:pPr>
            <w:r>
              <w:t>Blessed is the zealous Lord,</w:t>
            </w:r>
          </w:p>
          <w:p w14:paraId="162F7A59" w14:textId="77777777" w:rsidR="00E60591" w:rsidRDefault="00E60591" w:rsidP="00E60591">
            <w:pPr>
              <w:pStyle w:val="EngHang"/>
              <w:ind w:left="0" w:firstLine="0"/>
            </w:pPr>
            <w:r>
              <w:t>Merciful and forgiving,</w:t>
            </w:r>
          </w:p>
          <w:p w14:paraId="36756001" w14:textId="77777777" w:rsidR="00E60591" w:rsidRDefault="00E60591" w:rsidP="00E60591">
            <w:pPr>
              <w:pStyle w:val="EngHang"/>
              <w:ind w:left="0" w:firstLine="0"/>
            </w:pPr>
            <w:r>
              <w:t>Covering our sins.</w:t>
            </w:r>
          </w:p>
          <w:p w14:paraId="4FF0DEA1" w14:textId="77777777" w:rsidR="00E60591" w:rsidRDefault="00E60591" w:rsidP="00E60591">
            <w:pPr>
              <w:pStyle w:val="EngHangEnd"/>
            </w:pPr>
            <w:r>
              <w:t>Amen. Alleluia.</w:t>
            </w:r>
          </w:p>
        </w:tc>
      </w:tr>
      <w:tr w:rsidR="00E60591" w14:paraId="625C6B5B" w14:textId="77777777" w:rsidTr="00E60591">
        <w:trPr>
          <w:cantSplit/>
        </w:trPr>
        <w:tc>
          <w:tcPr>
            <w:tcW w:w="288" w:type="dxa"/>
          </w:tcPr>
          <w:p w14:paraId="2E804A00" w14:textId="77777777" w:rsidR="00E60591" w:rsidRDefault="00E60591" w:rsidP="00E60591">
            <w:pPr>
              <w:pStyle w:val="CopticCross"/>
            </w:pPr>
          </w:p>
        </w:tc>
        <w:tc>
          <w:tcPr>
            <w:tcW w:w="3960" w:type="dxa"/>
          </w:tcPr>
          <w:p w14:paraId="0AA3A85C" w14:textId="77777777" w:rsidR="00E60591" w:rsidRDefault="00E60591" w:rsidP="00E60591">
            <w:pPr>
              <w:pStyle w:val="EngHangEnd"/>
            </w:pPr>
          </w:p>
        </w:tc>
        <w:tc>
          <w:tcPr>
            <w:tcW w:w="288" w:type="dxa"/>
          </w:tcPr>
          <w:p w14:paraId="437E9A67" w14:textId="77777777" w:rsidR="00E60591" w:rsidRDefault="00E60591" w:rsidP="00E60591">
            <w:pPr>
              <w:pStyle w:val="CopticCross"/>
            </w:pPr>
          </w:p>
        </w:tc>
        <w:tc>
          <w:tcPr>
            <w:tcW w:w="288" w:type="dxa"/>
          </w:tcPr>
          <w:p w14:paraId="6AF6381C" w14:textId="77777777" w:rsidR="00E60591" w:rsidRDefault="00E60591" w:rsidP="00E60591">
            <w:pPr>
              <w:pStyle w:val="CopticCross"/>
            </w:pPr>
            <w:r>
              <w:t>¿</w:t>
            </w:r>
          </w:p>
        </w:tc>
        <w:tc>
          <w:tcPr>
            <w:tcW w:w="3960" w:type="dxa"/>
          </w:tcPr>
          <w:p w14:paraId="02D36A16" w14:textId="77777777" w:rsidR="00E60591" w:rsidRDefault="00E60591" w:rsidP="00E60591">
            <w:pPr>
              <w:pStyle w:val="EngHang"/>
              <w:ind w:left="0" w:firstLine="0"/>
            </w:pPr>
            <w:r>
              <w:t>Purity for the righteous</w:t>
            </w:r>
          </w:p>
          <w:p w14:paraId="03996E4A" w14:textId="77777777" w:rsidR="00E60591" w:rsidRDefault="00E60591" w:rsidP="00E60591">
            <w:pPr>
              <w:pStyle w:val="EngHang"/>
              <w:ind w:left="0" w:firstLine="0"/>
            </w:pPr>
            <w:r>
              <w:t>Is fulfilled by, ‘Alleluia.’</w:t>
            </w:r>
          </w:p>
          <w:p w14:paraId="3028CB60" w14:textId="77777777" w:rsidR="00E60591" w:rsidRDefault="00E60591" w:rsidP="00E60591">
            <w:pPr>
              <w:pStyle w:val="EngHang"/>
              <w:ind w:left="0" w:firstLine="0"/>
            </w:pPr>
            <w:r>
              <w:t>Let us all say together,</w:t>
            </w:r>
          </w:p>
          <w:p w14:paraId="280EFF14" w14:textId="77777777" w:rsidR="00E60591" w:rsidRDefault="00E60591" w:rsidP="00E60591">
            <w:pPr>
              <w:pStyle w:val="EngHangEnd"/>
            </w:pPr>
            <w:r>
              <w:t>“Amen. Alleluia.”</w:t>
            </w:r>
          </w:p>
        </w:tc>
      </w:tr>
      <w:tr w:rsidR="00E60591" w14:paraId="6285A7F0" w14:textId="77777777" w:rsidTr="00E60591">
        <w:trPr>
          <w:cantSplit/>
        </w:trPr>
        <w:tc>
          <w:tcPr>
            <w:tcW w:w="288" w:type="dxa"/>
          </w:tcPr>
          <w:p w14:paraId="0E8F7663" w14:textId="77777777" w:rsidR="00E60591" w:rsidRDefault="00E60591" w:rsidP="00E60591">
            <w:pPr>
              <w:pStyle w:val="CopticCross"/>
            </w:pPr>
          </w:p>
        </w:tc>
        <w:tc>
          <w:tcPr>
            <w:tcW w:w="3960" w:type="dxa"/>
          </w:tcPr>
          <w:p w14:paraId="30BD7A8C" w14:textId="77777777" w:rsidR="00E60591" w:rsidRDefault="00E60591" w:rsidP="00E60591">
            <w:pPr>
              <w:pStyle w:val="EngHangEnd"/>
            </w:pPr>
          </w:p>
        </w:tc>
        <w:tc>
          <w:tcPr>
            <w:tcW w:w="288" w:type="dxa"/>
          </w:tcPr>
          <w:p w14:paraId="70132ABE" w14:textId="77777777" w:rsidR="00E60591" w:rsidRDefault="00E60591" w:rsidP="00E60591">
            <w:pPr>
              <w:pStyle w:val="CopticCross"/>
            </w:pPr>
          </w:p>
        </w:tc>
        <w:tc>
          <w:tcPr>
            <w:tcW w:w="288" w:type="dxa"/>
          </w:tcPr>
          <w:p w14:paraId="2A5BABB8" w14:textId="77777777" w:rsidR="00E60591" w:rsidRDefault="00E60591" w:rsidP="00E60591">
            <w:pPr>
              <w:pStyle w:val="CopticCross"/>
            </w:pPr>
          </w:p>
        </w:tc>
        <w:tc>
          <w:tcPr>
            <w:tcW w:w="3960" w:type="dxa"/>
          </w:tcPr>
          <w:p w14:paraId="19D76C84" w14:textId="77777777" w:rsidR="00E60591" w:rsidRDefault="00E60591" w:rsidP="00E60591">
            <w:pPr>
              <w:pStyle w:val="EngHang"/>
              <w:ind w:left="0" w:firstLine="0"/>
            </w:pPr>
            <w:r>
              <w:t>King David prophesied,</w:t>
            </w:r>
          </w:p>
          <w:p w14:paraId="786AC00B" w14:textId="77777777" w:rsidR="00E60591" w:rsidRDefault="00E60591" w:rsidP="00E60591">
            <w:pPr>
              <w:pStyle w:val="EngHang"/>
              <w:ind w:left="0" w:firstLine="0"/>
            </w:pPr>
            <w:r>
              <w:t>And glorified,</w:t>
            </w:r>
          </w:p>
          <w:p w14:paraId="325659C3" w14:textId="77777777" w:rsidR="00E60591" w:rsidRDefault="00E60591" w:rsidP="00E60591">
            <w:pPr>
              <w:pStyle w:val="EngHang"/>
              <w:ind w:left="0" w:firstLine="0"/>
            </w:pPr>
            <w:r>
              <w:t>With divinely inspired words,</w:t>
            </w:r>
          </w:p>
          <w:p w14:paraId="35BE59BE" w14:textId="77777777" w:rsidR="00E60591" w:rsidRDefault="00E60591" w:rsidP="00E60591">
            <w:pPr>
              <w:pStyle w:val="EngHangEnd"/>
            </w:pPr>
            <w:r>
              <w:t>“Amen. Alleluia.”</w:t>
            </w:r>
          </w:p>
        </w:tc>
      </w:tr>
      <w:tr w:rsidR="00E60591" w14:paraId="1D73A044" w14:textId="77777777" w:rsidTr="00E60591">
        <w:trPr>
          <w:cantSplit/>
        </w:trPr>
        <w:tc>
          <w:tcPr>
            <w:tcW w:w="288" w:type="dxa"/>
          </w:tcPr>
          <w:p w14:paraId="3C887AD4" w14:textId="77777777" w:rsidR="00E60591" w:rsidRDefault="00E60591" w:rsidP="00E60591">
            <w:pPr>
              <w:pStyle w:val="CopticCross"/>
            </w:pPr>
          </w:p>
        </w:tc>
        <w:tc>
          <w:tcPr>
            <w:tcW w:w="3960" w:type="dxa"/>
          </w:tcPr>
          <w:p w14:paraId="5ADCEC48" w14:textId="77777777" w:rsidR="00E60591" w:rsidRDefault="00E60591" w:rsidP="00E60591">
            <w:pPr>
              <w:pStyle w:val="EngHangEnd"/>
            </w:pPr>
          </w:p>
        </w:tc>
        <w:tc>
          <w:tcPr>
            <w:tcW w:w="288" w:type="dxa"/>
          </w:tcPr>
          <w:p w14:paraId="68617B1E" w14:textId="77777777" w:rsidR="00E60591" w:rsidRDefault="00E60591" w:rsidP="00E60591">
            <w:pPr>
              <w:pStyle w:val="CopticCross"/>
            </w:pPr>
          </w:p>
        </w:tc>
        <w:tc>
          <w:tcPr>
            <w:tcW w:w="288" w:type="dxa"/>
          </w:tcPr>
          <w:p w14:paraId="7EBD1C7D" w14:textId="77777777" w:rsidR="00E60591" w:rsidRDefault="00E60591" w:rsidP="00E60591">
            <w:pPr>
              <w:pStyle w:val="CopticCross"/>
            </w:pPr>
            <w:r>
              <w:t>¿</w:t>
            </w:r>
          </w:p>
        </w:tc>
        <w:tc>
          <w:tcPr>
            <w:tcW w:w="3960" w:type="dxa"/>
          </w:tcPr>
          <w:p w14:paraId="37FAEB82" w14:textId="77777777" w:rsidR="00E60591" w:rsidRDefault="00E60591" w:rsidP="00E60591">
            <w:pPr>
              <w:pStyle w:val="EngHang"/>
              <w:ind w:left="0" w:firstLine="0"/>
            </w:pPr>
            <w:r>
              <w:t>In the book of Psalms,</w:t>
            </w:r>
          </w:p>
          <w:p w14:paraId="3029BD0F" w14:textId="77777777" w:rsidR="00E60591" w:rsidRDefault="00E60591" w:rsidP="00E60591">
            <w:pPr>
              <w:pStyle w:val="EngHang"/>
              <w:ind w:left="0" w:firstLine="0"/>
            </w:pPr>
            <w:r>
              <w:t>The one hundred and fifty one,</w:t>
            </w:r>
          </w:p>
          <w:p w14:paraId="4C46B254" w14:textId="77777777" w:rsidR="00E60591" w:rsidRDefault="00E60591" w:rsidP="00E60591">
            <w:pPr>
              <w:pStyle w:val="EngHang"/>
              <w:ind w:left="0" w:firstLine="0"/>
            </w:pPr>
            <w:r>
              <w:t>Each one ending with:</w:t>
            </w:r>
          </w:p>
          <w:p w14:paraId="4F341E1A" w14:textId="77777777" w:rsidR="00E60591" w:rsidRDefault="00E60591" w:rsidP="00E60591">
            <w:pPr>
              <w:pStyle w:val="EngHangEnd"/>
            </w:pPr>
            <w:r>
              <w:t>“Amen. Alleluia.”</w:t>
            </w:r>
          </w:p>
        </w:tc>
      </w:tr>
      <w:tr w:rsidR="00E60591" w14:paraId="1F3F5DC7" w14:textId="77777777" w:rsidTr="00E60591">
        <w:trPr>
          <w:cantSplit/>
        </w:trPr>
        <w:tc>
          <w:tcPr>
            <w:tcW w:w="288" w:type="dxa"/>
          </w:tcPr>
          <w:p w14:paraId="77D81BDA" w14:textId="77777777" w:rsidR="00E60591" w:rsidRDefault="00E60591" w:rsidP="00E60591">
            <w:pPr>
              <w:pStyle w:val="CopticCross"/>
            </w:pPr>
          </w:p>
        </w:tc>
        <w:tc>
          <w:tcPr>
            <w:tcW w:w="3960" w:type="dxa"/>
          </w:tcPr>
          <w:p w14:paraId="38B18184" w14:textId="77777777" w:rsidR="00E60591" w:rsidRDefault="00E60591" w:rsidP="00E60591">
            <w:pPr>
              <w:pStyle w:val="EngHangEnd"/>
            </w:pPr>
          </w:p>
        </w:tc>
        <w:tc>
          <w:tcPr>
            <w:tcW w:w="288" w:type="dxa"/>
          </w:tcPr>
          <w:p w14:paraId="0CC28098" w14:textId="77777777" w:rsidR="00E60591" w:rsidRDefault="00E60591" w:rsidP="00E60591">
            <w:pPr>
              <w:pStyle w:val="CopticCross"/>
            </w:pPr>
          </w:p>
        </w:tc>
        <w:tc>
          <w:tcPr>
            <w:tcW w:w="288" w:type="dxa"/>
          </w:tcPr>
          <w:p w14:paraId="1CCC0051" w14:textId="77777777" w:rsidR="00E60591" w:rsidRDefault="00E60591" w:rsidP="00E60591">
            <w:pPr>
              <w:pStyle w:val="CopticCross"/>
            </w:pPr>
          </w:p>
        </w:tc>
        <w:tc>
          <w:tcPr>
            <w:tcW w:w="3960" w:type="dxa"/>
          </w:tcPr>
          <w:p w14:paraId="5934E6A3" w14:textId="77777777" w:rsidR="00E60591" w:rsidRDefault="00E60591" w:rsidP="00E60591">
            <w:pPr>
              <w:pStyle w:val="EngHang"/>
              <w:ind w:left="0" w:firstLine="0"/>
            </w:pPr>
            <w:r>
              <w:t>They are prayed at all times,</w:t>
            </w:r>
          </w:p>
          <w:p w14:paraId="5D80D26E" w14:textId="77777777" w:rsidR="00E60591" w:rsidRDefault="00E60591" w:rsidP="00E60591">
            <w:pPr>
              <w:pStyle w:val="EngHang"/>
              <w:ind w:left="0" w:firstLine="0"/>
            </w:pPr>
            <w:r>
              <w:t>To the Creator of the heavens,</w:t>
            </w:r>
          </w:p>
          <w:p w14:paraId="3215B049" w14:textId="77777777" w:rsidR="00E60591" w:rsidRDefault="00E60591" w:rsidP="00E60591">
            <w:pPr>
              <w:pStyle w:val="EngHang"/>
              <w:ind w:left="0" w:firstLine="0"/>
            </w:pPr>
            <w:r>
              <w:t>And explained in the Canticles.</w:t>
            </w:r>
          </w:p>
          <w:p w14:paraId="0518B0B2" w14:textId="77777777" w:rsidR="00E60591" w:rsidRDefault="00E60591" w:rsidP="00E60591">
            <w:pPr>
              <w:pStyle w:val="EngHangEnd"/>
            </w:pPr>
            <w:r>
              <w:t>Amen. Alleluia.</w:t>
            </w:r>
          </w:p>
        </w:tc>
      </w:tr>
      <w:tr w:rsidR="00E60591" w14:paraId="19D27AEC" w14:textId="77777777" w:rsidTr="00E60591">
        <w:trPr>
          <w:cantSplit/>
        </w:trPr>
        <w:tc>
          <w:tcPr>
            <w:tcW w:w="288" w:type="dxa"/>
          </w:tcPr>
          <w:p w14:paraId="5CFD6F36" w14:textId="77777777" w:rsidR="00E60591" w:rsidRDefault="00E60591" w:rsidP="00E60591">
            <w:pPr>
              <w:pStyle w:val="CopticCross"/>
            </w:pPr>
          </w:p>
        </w:tc>
        <w:tc>
          <w:tcPr>
            <w:tcW w:w="3960" w:type="dxa"/>
          </w:tcPr>
          <w:p w14:paraId="01A0553F" w14:textId="77777777" w:rsidR="00E60591" w:rsidRDefault="00E60591" w:rsidP="00E60591">
            <w:pPr>
              <w:pStyle w:val="EngHangEnd"/>
            </w:pPr>
          </w:p>
        </w:tc>
        <w:tc>
          <w:tcPr>
            <w:tcW w:w="288" w:type="dxa"/>
          </w:tcPr>
          <w:p w14:paraId="7EF2F134" w14:textId="77777777" w:rsidR="00E60591" w:rsidRDefault="00E60591" w:rsidP="00E60591">
            <w:pPr>
              <w:pStyle w:val="CopticCross"/>
            </w:pPr>
          </w:p>
        </w:tc>
        <w:tc>
          <w:tcPr>
            <w:tcW w:w="288" w:type="dxa"/>
          </w:tcPr>
          <w:p w14:paraId="491C553F" w14:textId="77777777" w:rsidR="00E60591" w:rsidRDefault="00E60591" w:rsidP="00E60591">
            <w:pPr>
              <w:pStyle w:val="CopticCross"/>
            </w:pPr>
            <w:r>
              <w:t>¿</w:t>
            </w:r>
          </w:p>
        </w:tc>
        <w:tc>
          <w:tcPr>
            <w:tcW w:w="3960" w:type="dxa"/>
          </w:tcPr>
          <w:p w14:paraId="5EFF32EB" w14:textId="77777777" w:rsidR="00E60591" w:rsidRDefault="00E60591" w:rsidP="00E60591">
            <w:pPr>
              <w:pStyle w:val="EngHang"/>
              <w:ind w:left="0" w:firstLine="0"/>
            </w:pPr>
            <w:r>
              <w:t>The breaking of the Korban,</w:t>
            </w:r>
          </w:p>
          <w:p w14:paraId="7F5143D3" w14:textId="77777777" w:rsidR="00E60591" w:rsidRDefault="00E60591" w:rsidP="00E60591">
            <w:pPr>
              <w:pStyle w:val="EngHang"/>
              <w:ind w:left="0" w:firstLine="0"/>
            </w:pPr>
            <w:r>
              <w:t>With their prayers for us,</w:t>
            </w:r>
          </w:p>
          <w:p w14:paraId="6BA3E96A" w14:textId="77777777" w:rsidR="00E60591" w:rsidRDefault="00E60591" w:rsidP="00E60591">
            <w:pPr>
              <w:pStyle w:val="EngHang"/>
              <w:ind w:left="0" w:firstLine="0"/>
            </w:pPr>
            <w:r>
              <w:t>in pure faith.</w:t>
            </w:r>
          </w:p>
          <w:p w14:paraId="0A3E79C7" w14:textId="77777777" w:rsidR="00E60591" w:rsidRDefault="00E60591" w:rsidP="00E60591">
            <w:pPr>
              <w:pStyle w:val="EngHangEnd"/>
            </w:pPr>
            <w:r>
              <w:t>“Amen. Alleluia.”</w:t>
            </w:r>
          </w:p>
        </w:tc>
      </w:tr>
      <w:tr w:rsidR="00E60591" w14:paraId="41BD97A2" w14:textId="77777777" w:rsidTr="00E60591">
        <w:trPr>
          <w:cantSplit/>
        </w:trPr>
        <w:tc>
          <w:tcPr>
            <w:tcW w:w="288" w:type="dxa"/>
          </w:tcPr>
          <w:p w14:paraId="3AC268FB" w14:textId="77777777" w:rsidR="00E60591" w:rsidRDefault="00E60591" w:rsidP="00E60591">
            <w:pPr>
              <w:pStyle w:val="CopticCross"/>
            </w:pPr>
          </w:p>
        </w:tc>
        <w:tc>
          <w:tcPr>
            <w:tcW w:w="3960" w:type="dxa"/>
          </w:tcPr>
          <w:p w14:paraId="4F423655" w14:textId="77777777" w:rsidR="00E60591" w:rsidRDefault="00E60591" w:rsidP="00E60591">
            <w:pPr>
              <w:pStyle w:val="EngHangEnd"/>
            </w:pPr>
          </w:p>
        </w:tc>
        <w:tc>
          <w:tcPr>
            <w:tcW w:w="288" w:type="dxa"/>
          </w:tcPr>
          <w:p w14:paraId="3A2B29DB" w14:textId="77777777" w:rsidR="00E60591" w:rsidRDefault="00E60591" w:rsidP="00E60591">
            <w:pPr>
              <w:pStyle w:val="CopticCross"/>
            </w:pPr>
          </w:p>
        </w:tc>
        <w:tc>
          <w:tcPr>
            <w:tcW w:w="288" w:type="dxa"/>
          </w:tcPr>
          <w:p w14:paraId="24F17B45" w14:textId="77777777" w:rsidR="00E60591" w:rsidRDefault="00E60591" w:rsidP="00E60591">
            <w:pPr>
              <w:pStyle w:val="CopticCross"/>
            </w:pPr>
          </w:p>
        </w:tc>
        <w:tc>
          <w:tcPr>
            <w:tcW w:w="3960" w:type="dxa"/>
          </w:tcPr>
          <w:p w14:paraId="5F12CF32" w14:textId="77777777" w:rsidR="00E60591" w:rsidRDefault="00E60591" w:rsidP="00E60591">
            <w:pPr>
              <w:pStyle w:val="EngHang"/>
              <w:ind w:left="0" w:firstLine="0"/>
            </w:pPr>
            <w:r>
              <w:t>The pure David praised,</w:t>
            </w:r>
          </w:p>
          <w:p w14:paraId="6FA395CA" w14:textId="77777777" w:rsidR="00E60591" w:rsidRDefault="00E60591" w:rsidP="00E60591">
            <w:pPr>
              <w:pStyle w:val="EngHang"/>
              <w:ind w:left="0" w:firstLine="0"/>
            </w:pPr>
            <w:r>
              <w:t>The Virgin Lady, Mary,</w:t>
            </w:r>
          </w:p>
          <w:p w14:paraId="71B66469" w14:textId="77777777" w:rsidR="00E60591" w:rsidRDefault="00E60591" w:rsidP="00E60591">
            <w:pPr>
              <w:pStyle w:val="EngHang"/>
              <w:ind w:left="0" w:firstLine="0"/>
            </w:pPr>
            <w:r>
              <w:t>On ten strings:</w:t>
            </w:r>
          </w:p>
          <w:p w14:paraId="7D36FE10" w14:textId="77777777" w:rsidR="00E60591" w:rsidRDefault="00E60591" w:rsidP="00E60591">
            <w:pPr>
              <w:pStyle w:val="EngHangEnd"/>
            </w:pPr>
            <w:r>
              <w:t>“Amen. Alleluia.”</w:t>
            </w:r>
          </w:p>
        </w:tc>
      </w:tr>
      <w:tr w:rsidR="00E60591" w14:paraId="3329A752" w14:textId="77777777" w:rsidTr="00E60591">
        <w:trPr>
          <w:cantSplit/>
        </w:trPr>
        <w:tc>
          <w:tcPr>
            <w:tcW w:w="288" w:type="dxa"/>
          </w:tcPr>
          <w:p w14:paraId="216F0A61" w14:textId="77777777" w:rsidR="00E60591" w:rsidRDefault="00E60591" w:rsidP="00E60591">
            <w:pPr>
              <w:pStyle w:val="CopticCross"/>
            </w:pPr>
          </w:p>
        </w:tc>
        <w:tc>
          <w:tcPr>
            <w:tcW w:w="3960" w:type="dxa"/>
          </w:tcPr>
          <w:p w14:paraId="3BEDEDA0" w14:textId="77777777" w:rsidR="00E60591" w:rsidRDefault="00E60591" w:rsidP="00E60591">
            <w:pPr>
              <w:pStyle w:val="EngHangEnd"/>
            </w:pPr>
          </w:p>
        </w:tc>
        <w:tc>
          <w:tcPr>
            <w:tcW w:w="288" w:type="dxa"/>
          </w:tcPr>
          <w:p w14:paraId="31C1EA6B" w14:textId="77777777" w:rsidR="00E60591" w:rsidRDefault="00E60591" w:rsidP="00E60591">
            <w:pPr>
              <w:pStyle w:val="CopticCross"/>
            </w:pPr>
          </w:p>
        </w:tc>
        <w:tc>
          <w:tcPr>
            <w:tcW w:w="288" w:type="dxa"/>
          </w:tcPr>
          <w:p w14:paraId="774AD5CC" w14:textId="77777777" w:rsidR="00E60591" w:rsidRDefault="00E60591" w:rsidP="00E60591">
            <w:pPr>
              <w:pStyle w:val="CopticCross"/>
            </w:pPr>
            <w:r>
              <w:t>¿</w:t>
            </w:r>
          </w:p>
        </w:tc>
        <w:tc>
          <w:tcPr>
            <w:tcW w:w="3960" w:type="dxa"/>
          </w:tcPr>
          <w:p w14:paraId="0CF8E587" w14:textId="77777777" w:rsidR="00E60591" w:rsidRDefault="00E60591" w:rsidP="00E60591">
            <w:pPr>
              <w:pStyle w:val="EngHang"/>
              <w:ind w:left="0" w:firstLine="0"/>
            </w:pPr>
            <w:r>
              <w:t>With the organ and the harp,</w:t>
            </w:r>
          </w:p>
          <w:p w14:paraId="438A2D9B" w14:textId="77777777" w:rsidR="00E60591" w:rsidRDefault="00E60591" w:rsidP="00E60591">
            <w:pPr>
              <w:pStyle w:val="EngHang"/>
              <w:ind w:left="0" w:firstLine="0"/>
            </w:pPr>
            <w:r>
              <w:t>The cymbals and the strings,</w:t>
            </w:r>
          </w:p>
          <w:p w14:paraId="27046AAD" w14:textId="77777777" w:rsidR="00E60591" w:rsidRDefault="00E60591" w:rsidP="00E60591">
            <w:pPr>
              <w:pStyle w:val="EngHang"/>
              <w:ind w:left="0" w:firstLine="0"/>
            </w:pPr>
            <w:r>
              <w:t>The timbrel and the chorus,</w:t>
            </w:r>
          </w:p>
          <w:p w14:paraId="6F7D40BE" w14:textId="77777777" w:rsidR="00E60591" w:rsidRDefault="00E60591" w:rsidP="00E60591">
            <w:pPr>
              <w:pStyle w:val="EngHangEnd"/>
            </w:pPr>
            <w:r>
              <w:t>“Amen. Alleluia.”</w:t>
            </w:r>
          </w:p>
        </w:tc>
      </w:tr>
      <w:tr w:rsidR="00E60591" w14:paraId="40425060" w14:textId="77777777" w:rsidTr="00E60591">
        <w:trPr>
          <w:cantSplit/>
        </w:trPr>
        <w:tc>
          <w:tcPr>
            <w:tcW w:w="288" w:type="dxa"/>
          </w:tcPr>
          <w:p w14:paraId="6004B6A6" w14:textId="77777777" w:rsidR="00E60591" w:rsidRDefault="00E60591" w:rsidP="00E60591">
            <w:pPr>
              <w:pStyle w:val="CopticCross"/>
            </w:pPr>
          </w:p>
        </w:tc>
        <w:tc>
          <w:tcPr>
            <w:tcW w:w="3960" w:type="dxa"/>
          </w:tcPr>
          <w:p w14:paraId="2FDFF18C" w14:textId="77777777" w:rsidR="00E60591" w:rsidRDefault="00E60591" w:rsidP="00E60591">
            <w:pPr>
              <w:pStyle w:val="EngHangEnd"/>
            </w:pPr>
          </w:p>
        </w:tc>
        <w:tc>
          <w:tcPr>
            <w:tcW w:w="288" w:type="dxa"/>
          </w:tcPr>
          <w:p w14:paraId="3D424946" w14:textId="77777777" w:rsidR="00E60591" w:rsidRDefault="00E60591" w:rsidP="00E60591">
            <w:pPr>
              <w:pStyle w:val="CopticCross"/>
            </w:pPr>
          </w:p>
        </w:tc>
        <w:tc>
          <w:tcPr>
            <w:tcW w:w="288" w:type="dxa"/>
          </w:tcPr>
          <w:p w14:paraId="3301CBDC" w14:textId="77777777" w:rsidR="00E60591" w:rsidRDefault="00E60591" w:rsidP="00E60591">
            <w:pPr>
              <w:pStyle w:val="CopticCross"/>
            </w:pPr>
          </w:p>
        </w:tc>
        <w:tc>
          <w:tcPr>
            <w:tcW w:w="3960" w:type="dxa"/>
          </w:tcPr>
          <w:p w14:paraId="66F6910F" w14:textId="77777777" w:rsidR="00E60591" w:rsidRDefault="00E60591" w:rsidP="00E60591">
            <w:pPr>
              <w:pStyle w:val="EngHang"/>
              <w:ind w:left="0" w:firstLine="0"/>
            </w:pPr>
            <w:r>
              <w:t>He said, “O daughter of Zion,</w:t>
            </w:r>
          </w:p>
          <w:p w14:paraId="1C27D9FF" w14:textId="77777777" w:rsidR="00E60591" w:rsidRDefault="00E60591" w:rsidP="00E60591">
            <w:pPr>
              <w:pStyle w:val="EngHang"/>
              <w:ind w:left="0" w:firstLine="0"/>
            </w:pPr>
            <w:r>
              <w:t>Your Lord loved you and chose you.</w:t>
            </w:r>
          </w:p>
          <w:p w14:paraId="3FE2D48B" w14:textId="77777777" w:rsidR="00E60591" w:rsidRDefault="00E60591" w:rsidP="00E60591">
            <w:pPr>
              <w:pStyle w:val="EngHang"/>
              <w:ind w:left="0" w:firstLine="0"/>
            </w:pPr>
            <w:r>
              <w:t>Listen, and incline your ears:</w:t>
            </w:r>
          </w:p>
          <w:p w14:paraId="7C00A837" w14:textId="77777777" w:rsidR="00E60591" w:rsidRDefault="00E60591" w:rsidP="00E60591">
            <w:pPr>
              <w:pStyle w:val="EngHangEnd"/>
            </w:pPr>
            <w:r>
              <w:t>“Amen. Alleluia.”</w:t>
            </w:r>
          </w:p>
        </w:tc>
      </w:tr>
      <w:tr w:rsidR="00E60591" w14:paraId="2B8D0815" w14:textId="77777777" w:rsidTr="00E60591">
        <w:trPr>
          <w:cantSplit/>
        </w:trPr>
        <w:tc>
          <w:tcPr>
            <w:tcW w:w="288" w:type="dxa"/>
          </w:tcPr>
          <w:p w14:paraId="4B12393B" w14:textId="77777777" w:rsidR="00E60591" w:rsidRDefault="00E60591" w:rsidP="00E60591">
            <w:pPr>
              <w:pStyle w:val="CopticCross"/>
            </w:pPr>
          </w:p>
        </w:tc>
        <w:tc>
          <w:tcPr>
            <w:tcW w:w="3960" w:type="dxa"/>
          </w:tcPr>
          <w:p w14:paraId="152A7BC8" w14:textId="77777777" w:rsidR="00E60591" w:rsidRDefault="00E60591" w:rsidP="00E60591">
            <w:pPr>
              <w:pStyle w:val="EngHangEnd"/>
            </w:pPr>
          </w:p>
        </w:tc>
        <w:tc>
          <w:tcPr>
            <w:tcW w:w="288" w:type="dxa"/>
          </w:tcPr>
          <w:p w14:paraId="19DB57FD" w14:textId="77777777" w:rsidR="00E60591" w:rsidRDefault="00E60591" w:rsidP="00E60591">
            <w:pPr>
              <w:pStyle w:val="CopticCross"/>
            </w:pPr>
          </w:p>
        </w:tc>
        <w:tc>
          <w:tcPr>
            <w:tcW w:w="288" w:type="dxa"/>
          </w:tcPr>
          <w:p w14:paraId="0ECB3E75" w14:textId="77777777" w:rsidR="00E60591" w:rsidRDefault="00E60591" w:rsidP="00E60591">
            <w:pPr>
              <w:pStyle w:val="CopticCross"/>
            </w:pPr>
            <w:r>
              <w:t>¿</w:t>
            </w:r>
          </w:p>
        </w:tc>
        <w:tc>
          <w:tcPr>
            <w:tcW w:w="3960" w:type="dxa"/>
          </w:tcPr>
          <w:p w14:paraId="2627D52A" w14:textId="77777777" w:rsidR="00E60591" w:rsidRDefault="00E60591" w:rsidP="00E60591">
            <w:pPr>
              <w:pStyle w:val="EngHang"/>
              <w:ind w:left="0" w:firstLine="0"/>
            </w:pPr>
            <w:r>
              <w:t>He also said of her,</w:t>
            </w:r>
          </w:p>
          <w:p w14:paraId="61296ABF" w14:textId="77777777" w:rsidR="00E60591" w:rsidRDefault="00E60591" w:rsidP="00E60591">
            <w:pPr>
              <w:pStyle w:val="EngHang"/>
              <w:ind w:left="0" w:firstLine="0"/>
            </w:pPr>
            <w:r>
              <w:t>“She is the high mountain of God,</w:t>
            </w:r>
          </w:p>
          <w:p w14:paraId="0CF10DF6" w14:textId="77777777" w:rsidR="00E60591" w:rsidRDefault="00E60591" w:rsidP="00E60591">
            <w:pPr>
              <w:pStyle w:val="EngHang"/>
              <w:ind w:left="0" w:firstLine="0"/>
            </w:pPr>
            <w:r>
              <w:t>Above all other type.”</w:t>
            </w:r>
          </w:p>
          <w:p w14:paraId="16B1516A" w14:textId="77777777" w:rsidR="00E60591" w:rsidRDefault="00E60591" w:rsidP="00E60591">
            <w:pPr>
              <w:pStyle w:val="EngHangEnd"/>
            </w:pPr>
            <w:r>
              <w:t>Amen. Alleluia.</w:t>
            </w:r>
          </w:p>
        </w:tc>
      </w:tr>
      <w:tr w:rsidR="00E60591" w14:paraId="13774AE0" w14:textId="77777777" w:rsidTr="00E60591">
        <w:trPr>
          <w:cantSplit/>
        </w:trPr>
        <w:tc>
          <w:tcPr>
            <w:tcW w:w="288" w:type="dxa"/>
          </w:tcPr>
          <w:p w14:paraId="5C7BC66C" w14:textId="77777777" w:rsidR="00E60591" w:rsidRDefault="00E60591" w:rsidP="00E60591">
            <w:pPr>
              <w:pStyle w:val="CopticCross"/>
            </w:pPr>
          </w:p>
        </w:tc>
        <w:tc>
          <w:tcPr>
            <w:tcW w:w="3960" w:type="dxa"/>
          </w:tcPr>
          <w:p w14:paraId="1378114D" w14:textId="77777777" w:rsidR="00E60591" w:rsidRDefault="00E60591" w:rsidP="00E60591">
            <w:pPr>
              <w:pStyle w:val="EngHangEnd"/>
            </w:pPr>
          </w:p>
        </w:tc>
        <w:tc>
          <w:tcPr>
            <w:tcW w:w="288" w:type="dxa"/>
          </w:tcPr>
          <w:p w14:paraId="003C7850" w14:textId="77777777" w:rsidR="00E60591" w:rsidRDefault="00E60591" w:rsidP="00E60591">
            <w:pPr>
              <w:pStyle w:val="CopticCross"/>
            </w:pPr>
          </w:p>
        </w:tc>
        <w:tc>
          <w:tcPr>
            <w:tcW w:w="288" w:type="dxa"/>
          </w:tcPr>
          <w:p w14:paraId="2AE05787" w14:textId="77777777" w:rsidR="00E60591" w:rsidRDefault="00E60591" w:rsidP="00E60591">
            <w:pPr>
              <w:pStyle w:val="CopticCross"/>
            </w:pPr>
          </w:p>
        </w:tc>
        <w:tc>
          <w:tcPr>
            <w:tcW w:w="3960" w:type="dxa"/>
          </w:tcPr>
          <w:p w14:paraId="7B8A8DF0" w14:textId="77777777" w:rsidR="00E60591" w:rsidRDefault="00E60591" w:rsidP="00E60591">
            <w:pPr>
              <w:pStyle w:val="EngHang"/>
              <w:ind w:left="0" w:firstLine="0"/>
            </w:pPr>
            <w:r>
              <w:t>He called her, ‘Zion,’</w:t>
            </w:r>
          </w:p>
          <w:p w14:paraId="0D742BBF" w14:textId="77777777" w:rsidR="00E60591" w:rsidRDefault="00E60591" w:rsidP="00E60591">
            <w:pPr>
              <w:pStyle w:val="EngHang"/>
              <w:ind w:left="0" w:firstLine="0"/>
            </w:pPr>
            <w:r>
              <w:t>And “the elect one</w:t>
            </w:r>
          </w:p>
          <w:p w14:paraId="3CBF0618" w14:textId="77777777" w:rsidR="00E60591" w:rsidRDefault="00E60591" w:rsidP="00E60591">
            <w:pPr>
              <w:pStyle w:val="EngHang"/>
              <w:ind w:left="0" w:firstLine="0"/>
            </w:pPr>
            <w:r>
              <w:t>From whom God would become man.”</w:t>
            </w:r>
          </w:p>
          <w:p w14:paraId="07599A0B" w14:textId="77777777" w:rsidR="00E60591" w:rsidRDefault="00E60591" w:rsidP="00E60591">
            <w:pPr>
              <w:pStyle w:val="EngHangEnd"/>
            </w:pPr>
            <w:r>
              <w:t>Amen. Alleluia.</w:t>
            </w:r>
          </w:p>
        </w:tc>
      </w:tr>
      <w:tr w:rsidR="00E60591" w14:paraId="2F42A2F5" w14:textId="77777777" w:rsidTr="00E60591">
        <w:trPr>
          <w:cantSplit/>
        </w:trPr>
        <w:tc>
          <w:tcPr>
            <w:tcW w:w="288" w:type="dxa"/>
          </w:tcPr>
          <w:p w14:paraId="628033A9" w14:textId="77777777" w:rsidR="00E60591" w:rsidRDefault="00E60591" w:rsidP="00E60591">
            <w:pPr>
              <w:pStyle w:val="CopticCross"/>
            </w:pPr>
          </w:p>
        </w:tc>
        <w:tc>
          <w:tcPr>
            <w:tcW w:w="3960" w:type="dxa"/>
          </w:tcPr>
          <w:p w14:paraId="6B4AD4C0" w14:textId="77777777" w:rsidR="00E60591" w:rsidRDefault="00E60591" w:rsidP="00E60591">
            <w:pPr>
              <w:pStyle w:val="EngHangEnd"/>
            </w:pPr>
          </w:p>
        </w:tc>
        <w:tc>
          <w:tcPr>
            <w:tcW w:w="288" w:type="dxa"/>
          </w:tcPr>
          <w:p w14:paraId="30D0BB58" w14:textId="77777777" w:rsidR="00E60591" w:rsidRDefault="00E60591" w:rsidP="00E60591">
            <w:pPr>
              <w:pStyle w:val="CopticCross"/>
            </w:pPr>
          </w:p>
        </w:tc>
        <w:tc>
          <w:tcPr>
            <w:tcW w:w="288" w:type="dxa"/>
          </w:tcPr>
          <w:p w14:paraId="52AFE088" w14:textId="77777777" w:rsidR="00E60591" w:rsidRDefault="00E60591" w:rsidP="00E60591">
            <w:pPr>
              <w:pStyle w:val="CopticCross"/>
            </w:pPr>
            <w:r>
              <w:t>¿</w:t>
            </w:r>
          </w:p>
        </w:tc>
        <w:tc>
          <w:tcPr>
            <w:tcW w:w="3960" w:type="dxa"/>
          </w:tcPr>
          <w:p w14:paraId="404598C6" w14:textId="77777777" w:rsidR="00E60591" w:rsidRDefault="00E60591" w:rsidP="00E60591">
            <w:pPr>
              <w:pStyle w:val="EngHang"/>
              <w:ind w:left="0" w:firstLine="0"/>
            </w:pPr>
            <w:r>
              <w:t>Again, he named her,</w:t>
            </w:r>
          </w:p>
          <w:p w14:paraId="4902B5D3" w14:textId="77777777" w:rsidR="00E60591" w:rsidRDefault="00E60591" w:rsidP="00E60591">
            <w:pPr>
              <w:pStyle w:val="EngHang"/>
              <w:ind w:left="0" w:firstLine="0"/>
            </w:pPr>
            <w:r>
              <w:t>“The Queen who is</w:t>
            </w:r>
          </w:p>
          <w:p w14:paraId="08064DF3" w14:textId="77777777" w:rsidR="00E60591" w:rsidRDefault="00E60591" w:rsidP="00E60591">
            <w:pPr>
              <w:pStyle w:val="EngHang"/>
              <w:ind w:left="0" w:firstLine="0"/>
            </w:pPr>
            <w:r>
              <w:t>Adorned with light.”</w:t>
            </w:r>
          </w:p>
          <w:p w14:paraId="74E92523" w14:textId="77777777" w:rsidR="00E60591" w:rsidRDefault="00E60591" w:rsidP="00E60591">
            <w:pPr>
              <w:pStyle w:val="EngHangEnd"/>
            </w:pPr>
            <w:r>
              <w:t>Amen. Alleluia.</w:t>
            </w:r>
          </w:p>
        </w:tc>
      </w:tr>
      <w:tr w:rsidR="00E60591" w14:paraId="49C03882" w14:textId="77777777" w:rsidTr="00E60591">
        <w:trPr>
          <w:cantSplit/>
        </w:trPr>
        <w:tc>
          <w:tcPr>
            <w:tcW w:w="288" w:type="dxa"/>
          </w:tcPr>
          <w:p w14:paraId="2A725291" w14:textId="77777777" w:rsidR="00E60591" w:rsidRDefault="00E60591" w:rsidP="00E60591">
            <w:pPr>
              <w:pStyle w:val="CopticCross"/>
            </w:pPr>
          </w:p>
        </w:tc>
        <w:tc>
          <w:tcPr>
            <w:tcW w:w="3960" w:type="dxa"/>
          </w:tcPr>
          <w:p w14:paraId="7ED65C0A" w14:textId="77777777" w:rsidR="00E60591" w:rsidRDefault="00E60591" w:rsidP="00E60591">
            <w:pPr>
              <w:pStyle w:val="EngHangEnd"/>
            </w:pPr>
          </w:p>
        </w:tc>
        <w:tc>
          <w:tcPr>
            <w:tcW w:w="288" w:type="dxa"/>
          </w:tcPr>
          <w:p w14:paraId="0095E3E6" w14:textId="77777777" w:rsidR="00E60591" w:rsidRDefault="00E60591" w:rsidP="00E60591">
            <w:pPr>
              <w:pStyle w:val="CopticCross"/>
            </w:pPr>
          </w:p>
        </w:tc>
        <w:tc>
          <w:tcPr>
            <w:tcW w:w="288" w:type="dxa"/>
          </w:tcPr>
          <w:p w14:paraId="11549033" w14:textId="77777777" w:rsidR="00E60591" w:rsidRDefault="00E60591" w:rsidP="00E60591">
            <w:pPr>
              <w:pStyle w:val="CopticCross"/>
            </w:pPr>
          </w:p>
        </w:tc>
        <w:tc>
          <w:tcPr>
            <w:tcW w:w="3960" w:type="dxa"/>
          </w:tcPr>
          <w:p w14:paraId="742CBD5B" w14:textId="77777777" w:rsidR="00E60591" w:rsidRDefault="00E60591" w:rsidP="00E60591">
            <w:pPr>
              <w:pStyle w:val="EngHang"/>
              <w:ind w:left="0" w:firstLine="0"/>
            </w:pPr>
            <w:r>
              <w:t>He called all the nations</w:t>
            </w:r>
          </w:p>
          <w:p w14:paraId="736946AD" w14:textId="77777777" w:rsidR="00E60591" w:rsidRDefault="00E60591" w:rsidP="00E60591">
            <w:pPr>
              <w:pStyle w:val="EngHang"/>
              <w:ind w:left="0" w:firstLine="0"/>
            </w:pPr>
            <w:r>
              <w:t>To clap and praise,</w:t>
            </w:r>
          </w:p>
          <w:p w14:paraId="28C951C3" w14:textId="77777777" w:rsidR="00E60591" w:rsidRDefault="00E60591" w:rsidP="00E60591">
            <w:pPr>
              <w:pStyle w:val="EngHang"/>
              <w:ind w:left="0" w:firstLine="0"/>
            </w:pPr>
            <w:r>
              <w:t>Singing hymns nad praises,</w:t>
            </w:r>
          </w:p>
          <w:p w14:paraId="4E526381" w14:textId="77777777" w:rsidR="00E60591" w:rsidRDefault="00E60591" w:rsidP="00E60591">
            <w:pPr>
              <w:pStyle w:val="EngHangEnd"/>
            </w:pPr>
            <w:r>
              <w:t>“Amen. Alleluia.</w:t>
            </w:r>
          </w:p>
        </w:tc>
      </w:tr>
      <w:tr w:rsidR="00E60591" w14:paraId="6991190B" w14:textId="77777777" w:rsidTr="00E60591">
        <w:trPr>
          <w:cantSplit/>
        </w:trPr>
        <w:tc>
          <w:tcPr>
            <w:tcW w:w="288" w:type="dxa"/>
          </w:tcPr>
          <w:p w14:paraId="6E44BB99" w14:textId="77777777" w:rsidR="00E60591" w:rsidRDefault="00E60591" w:rsidP="00E60591">
            <w:pPr>
              <w:pStyle w:val="CopticCross"/>
            </w:pPr>
          </w:p>
        </w:tc>
        <w:tc>
          <w:tcPr>
            <w:tcW w:w="3960" w:type="dxa"/>
          </w:tcPr>
          <w:p w14:paraId="5DDDDDC2" w14:textId="77777777" w:rsidR="00E60591" w:rsidRDefault="00E60591" w:rsidP="00E60591">
            <w:pPr>
              <w:pStyle w:val="EngHangEnd"/>
            </w:pPr>
          </w:p>
        </w:tc>
        <w:tc>
          <w:tcPr>
            <w:tcW w:w="288" w:type="dxa"/>
          </w:tcPr>
          <w:p w14:paraId="23913B03" w14:textId="77777777" w:rsidR="00E60591" w:rsidRDefault="00E60591" w:rsidP="00E60591">
            <w:pPr>
              <w:pStyle w:val="CopticCross"/>
            </w:pPr>
          </w:p>
        </w:tc>
        <w:tc>
          <w:tcPr>
            <w:tcW w:w="288" w:type="dxa"/>
          </w:tcPr>
          <w:p w14:paraId="1591AC46" w14:textId="77777777" w:rsidR="00E60591" w:rsidRDefault="00E60591" w:rsidP="00E60591">
            <w:pPr>
              <w:pStyle w:val="CopticCross"/>
            </w:pPr>
            <w:r>
              <w:t>¿</w:t>
            </w:r>
          </w:p>
        </w:tc>
        <w:tc>
          <w:tcPr>
            <w:tcW w:w="3960" w:type="dxa"/>
          </w:tcPr>
          <w:p w14:paraId="108AA62A" w14:textId="77777777" w:rsidR="00E60591" w:rsidRDefault="00E60591" w:rsidP="00E60591">
            <w:pPr>
              <w:pStyle w:val="EngHang"/>
              <w:ind w:left="0" w:firstLine="0"/>
            </w:pPr>
            <w:r>
              <w:t>He said, “Blessed is the man</w:t>
            </w:r>
          </w:p>
          <w:p w14:paraId="32155D98" w14:textId="77777777" w:rsidR="00E60591" w:rsidRDefault="00E60591" w:rsidP="00E60591">
            <w:pPr>
              <w:pStyle w:val="EngHang"/>
              <w:ind w:left="0" w:firstLine="0"/>
            </w:pPr>
            <w:r>
              <w:t>Who is adorned with mercy</w:t>
            </w:r>
          </w:p>
          <w:p w14:paraId="78B45CDE" w14:textId="77777777" w:rsidR="00E60591" w:rsidRDefault="00E60591" w:rsidP="00E60591">
            <w:pPr>
              <w:pStyle w:val="EngHang"/>
              <w:ind w:left="0" w:firstLine="0"/>
            </w:pPr>
            <w:r>
              <w:t>Towards the poor and downcast.”</w:t>
            </w:r>
          </w:p>
          <w:p w14:paraId="3A5BA9E2" w14:textId="77777777" w:rsidR="00E60591" w:rsidRDefault="00E60591" w:rsidP="00E60591">
            <w:pPr>
              <w:pStyle w:val="EngHangEnd"/>
            </w:pPr>
            <w:r>
              <w:t>Amen. Alleluia.</w:t>
            </w:r>
          </w:p>
        </w:tc>
      </w:tr>
      <w:tr w:rsidR="00E60591" w14:paraId="31B5A5A8" w14:textId="77777777" w:rsidTr="00E60591">
        <w:trPr>
          <w:cantSplit/>
        </w:trPr>
        <w:tc>
          <w:tcPr>
            <w:tcW w:w="288" w:type="dxa"/>
          </w:tcPr>
          <w:p w14:paraId="7E7AA1F2" w14:textId="77777777" w:rsidR="00E60591" w:rsidRDefault="00E60591" w:rsidP="00E60591">
            <w:pPr>
              <w:pStyle w:val="CopticCross"/>
            </w:pPr>
          </w:p>
        </w:tc>
        <w:tc>
          <w:tcPr>
            <w:tcW w:w="3960" w:type="dxa"/>
          </w:tcPr>
          <w:p w14:paraId="41A3B0C8" w14:textId="77777777" w:rsidR="00E60591" w:rsidRDefault="00E60591" w:rsidP="00E60591">
            <w:pPr>
              <w:pStyle w:val="EngHangEnd"/>
            </w:pPr>
          </w:p>
        </w:tc>
        <w:tc>
          <w:tcPr>
            <w:tcW w:w="288" w:type="dxa"/>
          </w:tcPr>
          <w:p w14:paraId="3FC1C9D7" w14:textId="77777777" w:rsidR="00E60591" w:rsidRDefault="00E60591" w:rsidP="00E60591">
            <w:pPr>
              <w:pStyle w:val="CopticCross"/>
            </w:pPr>
          </w:p>
        </w:tc>
        <w:tc>
          <w:tcPr>
            <w:tcW w:w="288" w:type="dxa"/>
          </w:tcPr>
          <w:p w14:paraId="08690723" w14:textId="77777777" w:rsidR="00E60591" w:rsidRDefault="00E60591" w:rsidP="00E60591">
            <w:pPr>
              <w:pStyle w:val="CopticCross"/>
            </w:pPr>
          </w:p>
        </w:tc>
        <w:tc>
          <w:tcPr>
            <w:tcW w:w="3960" w:type="dxa"/>
          </w:tcPr>
          <w:p w14:paraId="40438EE0" w14:textId="77777777" w:rsidR="00E60591" w:rsidRDefault="00E60591" w:rsidP="00E60591">
            <w:pPr>
              <w:pStyle w:val="EngHang"/>
              <w:ind w:left="0" w:firstLine="0"/>
            </w:pPr>
            <w:r>
              <w:t>For God will save him,</w:t>
            </w:r>
          </w:p>
          <w:p w14:paraId="7ACCF3F3" w14:textId="77777777" w:rsidR="00E60591" w:rsidRDefault="00E60591" w:rsidP="00E60591">
            <w:pPr>
              <w:pStyle w:val="EngHang"/>
              <w:ind w:left="0" w:firstLine="0"/>
            </w:pPr>
            <w:r>
              <w:t>And grant him good things</w:t>
            </w:r>
          </w:p>
          <w:p w14:paraId="23B7A38C" w14:textId="77777777" w:rsidR="00E60591" w:rsidRDefault="00E60591" w:rsidP="00E60591">
            <w:pPr>
              <w:pStyle w:val="EngHang"/>
              <w:ind w:left="0" w:firstLine="0"/>
            </w:pPr>
            <w:r>
              <w:t>To satisfy him for many years.</w:t>
            </w:r>
          </w:p>
          <w:p w14:paraId="5709E57C" w14:textId="77777777" w:rsidR="00E60591" w:rsidRDefault="00E60591" w:rsidP="00E60591">
            <w:pPr>
              <w:pStyle w:val="EngHangEnd"/>
            </w:pPr>
            <w:r>
              <w:t>Amen. Alleluia.</w:t>
            </w:r>
          </w:p>
        </w:tc>
      </w:tr>
      <w:tr w:rsidR="00E60591" w14:paraId="6B25FF53" w14:textId="77777777" w:rsidTr="00E60591">
        <w:trPr>
          <w:cantSplit/>
        </w:trPr>
        <w:tc>
          <w:tcPr>
            <w:tcW w:w="288" w:type="dxa"/>
          </w:tcPr>
          <w:p w14:paraId="20A0EF2E" w14:textId="77777777" w:rsidR="00E60591" w:rsidRDefault="00E60591" w:rsidP="00E60591">
            <w:pPr>
              <w:pStyle w:val="CopticCross"/>
            </w:pPr>
          </w:p>
        </w:tc>
        <w:tc>
          <w:tcPr>
            <w:tcW w:w="3960" w:type="dxa"/>
          </w:tcPr>
          <w:p w14:paraId="590486AF" w14:textId="77777777" w:rsidR="00E60591" w:rsidRDefault="00E60591" w:rsidP="00E60591">
            <w:pPr>
              <w:pStyle w:val="EngHangEnd"/>
            </w:pPr>
          </w:p>
        </w:tc>
        <w:tc>
          <w:tcPr>
            <w:tcW w:w="288" w:type="dxa"/>
          </w:tcPr>
          <w:p w14:paraId="1DAFD2A6" w14:textId="77777777" w:rsidR="00E60591" w:rsidRDefault="00E60591" w:rsidP="00E60591">
            <w:pPr>
              <w:pStyle w:val="CopticCross"/>
            </w:pPr>
          </w:p>
        </w:tc>
        <w:tc>
          <w:tcPr>
            <w:tcW w:w="288" w:type="dxa"/>
          </w:tcPr>
          <w:p w14:paraId="7D30F36E" w14:textId="77777777" w:rsidR="00E60591" w:rsidRDefault="00E60591" w:rsidP="00E60591">
            <w:pPr>
              <w:pStyle w:val="CopticCross"/>
            </w:pPr>
            <w:r>
              <w:t>¿</w:t>
            </w:r>
          </w:p>
        </w:tc>
        <w:tc>
          <w:tcPr>
            <w:tcW w:w="3960" w:type="dxa"/>
          </w:tcPr>
          <w:p w14:paraId="59F7CDF4" w14:textId="77777777" w:rsidR="00E60591" w:rsidRDefault="00E60591" w:rsidP="00E60591">
            <w:pPr>
              <w:pStyle w:val="EngHang"/>
              <w:ind w:left="0" w:firstLine="0"/>
            </w:pPr>
            <w:r>
              <w:t>Lord, we entreat of You,</w:t>
            </w:r>
          </w:p>
          <w:p w14:paraId="12A4E162" w14:textId="77777777" w:rsidR="00E60591" w:rsidRDefault="00E60591" w:rsidP="00E60591">
            <w:pPr>
              <w:pStyle w:val="EngHang"/>
              <w:ind w:left="0" w:firstLine="0"/>
            </w:pPr>
            <w:r>
              <w:t>Keep Pappa Abba ____</w:t>
            </w:r>
          </w:p>
          <w:p w14:paraId="5A673AFA" w14:textId="77777777" w:rsidR="00E60591" w:rsidRDefault="00E60591" w:rsidP="00E60591">
            <w:pPr>
              <w:pStyle w:val="EngHang"/>
              <w:ind w:left="0" w:firstLine="0"/>
            </w:pPr>
            <w:r>
              <w:t>Our Patriarch, and grant him wisdom.</w:t>
            </w:r>
          </w:p>
          <w:p w14:paraId="454E6282" w14:textId="77777777" w:rsidR="00E60591" w:rsidRDefault="00E60591" w:rsidP="00E60591">
            <w:pPr>
              <w:pStyle w:val="EngHangEnd"/>
            </w:pPr>
            <w:r>
              <w:t>Amen. Alleluia.</w:t>
            </w:r>
          </w:p>
        </w:tc>
      </w:tr>
      <w:tr w:rsidR="00E60591" w14:paraId="11712812" w14:textId="77777777" w:rsidTr="00E60591">
        <w:trPr>
          <w:cantSplit/>
        </w:trPr>
        <w:tc>
          <w:tcPr>
            <w:tcW w:w="288" w:type="dxa"/>
          </w:tcPr>
          <w:p w14:paraId="2BC0F4C9" w14:textId="77777777" w:rsidR="00E60591" w:rsidRDefault="00E60591" w:rsidP="00E60591">
            <w:pPr>
              <w:pStyle w:val="CopticCross"/>
            </w:pPr>
          </w:p>
        </w:tc>
        <w:tc>
          <w:tcPr>
            <w:tcW w:w="3960" w:type="dxa"/>
          </w:tcPr>
          <w:p w14:paraId="247B9093" w14:textId="77777777" w:rsidR="00E60591" w:rsidRDefault="00E60591" w:rsidP="00E60591">
            <w:pPr>
              <w:pStyle w:val="EngHangEnd"/>
            </w:pPr>
          </w:p>
        </w:tc>
        <w:tc>
          <w:tcPr>
            <w:tcW w:w="288" w:type="dxa"/>
          </w:tcPr>
          <w:p w14:paraId="33660ACE" w14:textId="77777777" w:rsidR="00E60591" w:rsidRDefault="00E60591" w:rsidP="00E60591">
            <w:pPr>
              <w:pStyle w:val="CopticCross"/>
            </w:pPr>
          </w:p>
        </w:tc>
        <w:tc>
          <w:tcPr>
            <w:tcW w:w="288" w:type="dxa"/>
          </w:tcPr>
          <w:p w14:paraId="6CB94B89" w14:textId="77777777" w:rsidR="00E60591" w:rsidRDefault="00E60591" w:rsidP="00E60591">
            <w:pPr>
              <w:pStyle w:val="CopticCross"/>
            </w:pPr>
          </w:p>
        </w:tc>
        <w:tc>
          <w:tcPr>
            <w:tcW w:w="3960" w:type="dxa"/>
          </w:tcPr>
          <w:p w14:paraId="1B93CAA5" w14:textId="77777777" w:rsidR="00E60591" w:rsidRDefault="00E60591" w:rsidP="00E60591">
            <w:pPr>
              <w:pStyle w:val="EngHang"/>
              <w:ind w:left="0" w:firstLine="0"/>
            </w:pPr>
            <w:r>
              <w:t>Lord, we entreat of You,</w:t>
            </w:r>
          </w:p>
          <w:p w14:paraId="0FD1E9CC" w14:textId="77777777" w:rsidR="00E60591" w:rsidRDefault="00E60591" w:rsidP="00E60591">
            <w:pPr>
              <w:pStyle w:val="EngHang"/>
              <w:ind w:left="0" w:firstLine="0"/>
            </w:pPr>
            <w:r>
              <w:t>Keep _____</w:t>
            </w:r>
          </w:p>
          <w:p w14:paraId="0302E006" w14:textId="77777777" w:rsidR="00E60591" w:rsidRDefault="00E60591" w:rsidP="00E60591">
            <w:pPr>
              <w:pStyle w:val="EngHang"/>
              <w:ind w:left="0" w:firstLine="0"/>
            </w:pPr>
            <w:r>
              <w:t>Our bishop, and grant him wisdom.</w:t>
            </w:r>
          </w:p>
          <w:p w14:paraId="20590067" w14:textId="77777777" w:rsidR="00E60591" w:rsidRDefault="00E60591" w:rsidP="00E60591">
            <w:pPr>
              <w:pStyle w:val="EngHangEnd"/>
            </w:pPr>
            <w:r>
              <w:t>Amen. Alleluia.</w:t>
            </w:r>
          </w:p>
        </w:tc>
      </w:tr>
      <w:tr w:rsidR="00E60591" w14:paraId="5797711E" w14:textId="77777777" w:rsidTr="00E60591">
        <w:trPr>
          <w:cantSplit/>
        </w:trPr>
        <w:tc>
          <w:tcPr>
            <w:tcW w:w="288" w:type="dxa"/>
          </w:tcPr>
          <w:p w14:paraId="3D1AEAF1" w14:textId="77777777" w:rsidR="00E60591" w:rsidRDefault="00E60591" w:rsidP="00E60591">
            <w:pPr>
              <w:pStyle w:val="CopticCross"/>
            </w:pPr>
          </w:p>
        </w:tc>
        <w:tc>
          <w:tcPr>
            <w:tcW w:w="3960" w:type="dxa"/>
          </w:tcPr>
          <w:p w14:paraId="4CB4066D" w14:textId="77777777" w:rsidR="00E60591" w:rsidRDefault="00E60591" w:rsidP="00E60591">
            <w:pPr>
              <w:pStyle w:val="EngHangEnd"/>
            </w:pPr>
          </w:p>
        </w:tc>
        <w:tc>
          <w:tcPr>
            <w:tcW w:w="288" w:type="dxa"/>
          </w:tcPr>
          <w:p w14:paraId="31676C80" w14:textId="77777777" w:rsidR="00E60591" w:rsidRDefault="00E60591" w:rsidP="00E60591">
            <w:pPr>
              <w:pStyle w:val="CopticCross"/>
            </w:pPr>
          </w:p>
        </w:tc>
        <w:tc>
          <w:tcPr>
            <w:tcW w:w="288" w:type="dxa"/>
          </w:tcPr>
          <w:p w14:paraId="67BA295D" w14:textId="77777777" w:rsidR="00E60591" w:rsidRDefault="00E60591" w:rsidP="00E60591">
            <w:pPr>
              <w:pStyle w:val="CopticCross"/>
            </w:pPr>
            <w:r>
              <w:t>¿</w:t>
            </w:r>
          </w:p>
        </w:tc>
        <w:tc>
          <w:tcPr>
            <w:tcW w:w="3960" w:type="dxa"/>
          </w:tcPr>
          <w:p w14:paraId="6BD1BDD5" w14:textId="77777777" w:rsidR="00E60591" w:rsidRDefault="00E60591" w:rsidP="00E60591">
            <w:pPr>
              <w:pStyle w:val="EngHang"/>
              <w:ind w:left="0" w:firstLine="0"/>
            </w:pPr>
            <w:r>
              <w:t>Also, guard in safety,</w:t>
            </w:r>
          </w:p>
          <w:p w14:paraId="686C878B" w14:textId="77777777" w:rsidR="00E60591" w:rsidRDefault="00E60591" w:rsidP="00E60591">
            <w:pPr>
              <w:pStyle w:val="EngHang"/>
              <w:ind w:left="0" w:firstLine="0"/>
            </w:pPr>
            <w:r>
              <w:t>Those who watch of us,</w:t>
            </w:r>
          </w:p>
          <w:p w14:paraId="2698C061" w14:textId="77777777" w:rsidR="00E60591" w:rsidRDefault="00E60591" w:rsidP="00E60591">
            <w:pPr>
              <w:pStyle w:val="EngHang"/>
              <w:ind w:left="0" w:firstLine="0"/>
            </w:pPr>
            <w:r>
              <w:t>Our metropolitans and bishops.</w:t>
            </w:r>
          </w:p>
          <w:p w14:paraId="4D191DC2" w14:textId="77777777" w:rsidR="00E60591" w:rsidRDefault="00E60591" w:rsidP="00E60591">
            <w:pPr>
              <w:pStyle w:val="EngHangEnd"/>
            </w:pPr>
            <w:r>
              <w:t>Amen. Alleluia.</w:t>
            </w:r>
          </w:p>
        </w:tc>
      </w:tr>
      <w:tr w:rsidR="00E60591" w14:paraId="18E0FAAE" w14:textId="77777777" w:rsidTr="00E60591">
        <w:trPr>
          <w:cantSplit/>
        </w:trPr>
        <w:tc>
          <w:tcPr>
            <w:tcW w:w="288" w:type="dxa"/>
          </w:tcPr>
          <w:p w14:paraId="67DB7D56" w14:textId="77777777" w:rsidR="00E60591" w:rsidRDefault="00E60591" w:rsidP="00E60591">
            <w:pPr>
              <w:pStyle w:val="CopticCross"/>
            </w:pPr>
          </w:p>
        </w:tc>
        <w:tc>
          <w:tcPr>
            <w:tcW w:w="3960" w:type="dxa"/>
          </w:tcPr>
          <w:p w14:paraId="6A644C98" w14:textId="77777777" w:rsidR="00E60591" w:rsidRDefault="00E60591" w:rsidP="00E60591">
            <w:pPr>
              <w:pStyle w:val="EngHangEnd"/>
            </w:pPr>
          </w:p>
        </w:tc>
        <w:tc>
          <w:tcPr>
            <w:tcW w:w="288" w:type="dxa"/>
          </w:tcPr>
          <w:p w14:paraId="24DB42D4" w14:textId="77777777" w:rsidR="00E60591" w:rsidRDefault="00E60591" w:rsidP="00E60591">
            <w:pPr>
              <w:pStyle w:val="CopticCross"/>
            </w:pPr>
          </w:p>
        </w:tc>
        <w:tc>
          <w:tcPr>
            <w:tcW w:w="288" w:type="dxa"/>
          </w:tcPr>
          <w:p w14:paraId="0A9F902B" w14:textId="77777777" w:rsidR="00E60591" w:rsidRDefault="00E60591" w:rsidP="00E60591">
            <w:pPr>
              <w:pStyle w:val="CopticCross"/>
            </w:pPr>
          </w:p>
        </w:tc>
        <w:tc>
          <w:tcPr>
            <w:tcW w:w="3960" w:type="dxa"/>
          </w:tcPr>
          <w:p w14:paraId="266A6A3C" w14:textId="77777777" w:rsidR="00E60591" w:rsidRDefault="00E60591" w:rsidP="00E60591">
            <w:pPr>
              <w:pStyle w:val="EngHang"/>
              <w:ind w:left="0" w:firstLine="0"/>
            </w:pPr>
            <w:r>
              <w:t>And guard, O Lord of lords,</w:t>
            </w:r>
          </w:p>
          <w:p w14:paraId="5B7A4481" w14:textId="77777777" w:rsidR="00E60591" w:rsidRDefault="00E60591" w:rsidP="00E60591">
            <w:pPr>
              <w:pStyle w:val="EngHang"/>
              <w:ind w:left="0" w:firstLine="0"/>
            </w:pPr>
            <w:r>
              <w:t>All of Your beloved,</w:t>
            </w:r>
          </w:p>
          <w:p w14:paraId="7CA2F85A" w14:textId="77777777" w:rsidR="00E60591" w:rsidRDefault="00E60591" w:rsidP="00E60591">
            <w:pPr>
              <w:pStyle w:val="EngHang"/>
              <w:ind w:left="0" w:firstLine="0"/>
            </w:pPr>
            <w:r>
              <w:t>These present and those absent.</w:t>
            </w:r>
          </w:p>
          <w:p w14:paraId="131E9FB1" w14:textId="77777777" w:rsidR="00E60591" w:rsidRDefault="00E60591" w:rsidP="00E60591">
            <w:pPr>
              <w:pStyle w:val="EngHangEnd"/>
            </w:pPr>
            <w:r>
              <w:t>Amen. Alleluia.</w:t>
            </w:r>
          </w:p>
        </w:tc>
      </w:tr>
      <w:tr w:rsidR="00E60591" w14:paraId="3ED28C88" w14:textId="77777777" w:rsidTr="00E60591">
        <w:trPr>
          <w:cantSplit/>
        </w:trPr>
        <w:tc>
          <w:tcPr>
            <w:tcW w:w="288" w:type="dxa"/>
          </w:tcPr>
          <w:p w14:paraId="09FDB397" w14:textId="77777777" w:rsidR="00E60591" w:rsidRDefault="00E60591" w:rsidP="00E60591">
            <w:pPr>
              <w:pStyle w:val="CopticCross"/>
            </w:pPr>
          </w:p>
        </w:tc>
        <w:tc>
          <w:tcPr>
            <w:tcW w:w="3960" w:type="dxa"/>
          </w:tcPr>
          <w:p w14:paraId="64DF5B2E" w14:textId="77777777" w:rsidR="00E60591" w:rsidRDefault="00E60591" w:rsidP="00E60591">
            <w:pPr>
              <w:pStyle w:val="EngHangEnd"/>
            </w:pPr>
          </w:p>
        </w:tc>
        <w:tc>
          <w:tcPr>
            <w:tcW w:w="288" w:type="dxa"/>
          </w:tcPr>
          <w:p w14:paraId="67B9DDCF" w14:textId="77777777" w:rsidR="00E60591" w:rsidRDefault="00E60591" w:rsidP="00E60591">
            <w:pPr>
              <w:pStyle w:val="CopticCross"/>
            </w:pPr>
          </w:p>
        </w:tc>
        <w:tc>
          <w:tcPr>
            <w:tcW w:w="288" w:type="dxa"/>
          </w:tcPr>
          <w:p w14:paraId="607F2FD4" w14:textId="77777777" w:rsidR="00E60591" w:rsidRDefault="00E60591" w:rsidP="00E60591">
            <w:pPr>
              <w:pStyle w:val="CopticCross"/>
            </w:pPr>
            <w:r>
              <w:t>¿</w:t>
            </w:r>
          </w:p>
        </w:tc>
        <w:tc>
          <w:tcPr>
            <w:tcW w:w="3960" w:type="dxa"/>
          </w:tcPr>
          <w:p w14:paraId="0A5ACBDC" w14:textId="77777777" w:rsidR="00E60591" w:rsidRDefault="00E60591" w:rsidP="00E60591">
            <w:pPr>
              <w:pStyle w:val="EngHang"/>
              <w:ind w:left="0" w:firstLine="0"/>
            </w:pPr>
            <w:r>
              <w:t>And also protect the Reader</w:t>
            </w:r>
          </w:p>
          <w:p w14:paraId="584B635A" w14:textId="77777777" w:rsidR="00E60591" w:rsidRDefault="00E60591" w:rsidP="00E60591">
            <w:pPr>
              <w:pStyle w:val="EngHang"/>
              <w:ind w:left="0" w:firstLine="0"/>
            </w:pPr>
            <w:r>
              <w:t>Who proclaimed it in the congregation,</w:t>
            </w:r>
          </w:p>
          <w:p w14:paraId="5F2F68E2" w14:textId="77777777" w:rsidR="00E60591" w:rsidRDefault="00E60591" w:rsidP="00E60591">
            <w:pPr>
              <w:pStyle w:val="EngHang"/>
              <w:ind w:left="0" w:firstLine="0"/>
            </w:pPr>
            <w:r>
              <w:t>To live this abundantly:</w:t>
            </w:r>
          </w:p>
          <w:p w14:paraId="38D7833D" w14:textId="77777777" w:rsidR="00E60591" w:rsidRDefault="00E60591" w:rsidP="00E60591">
            <w:pPr>
              <w:pStyle w:val="EngHang"/>
              <w:ind w:left="0" w:firstLine="0"/>
            </w:pPr>
            <w:r>
              <w:t>“Amen. Alleluia.”</w:t>
            </w:r>
          </w:p>
        </w:tc>
      </w:tr>
    </w:tbl>
    <w:p w14:paraId="2E662149" w14:textId="77777777" w:rsidR="00E60591" w:rsidRDefault="00E60591" w:rsidP="00E60591">
      <w:pPr>
        <w:pStyle w:val="EngHang"/>
      </w:pPr>
    </w:p>
    <w:p w14:paraId="1F17CC3B" w14:textId="77777777" w:rsidR="00E60591" w:rsidRDefault="00E60591" w:rsidP="00E60591">
      <w:pPr>
        <w:pStyle w:val="Heading3"/>
        <w:rPr>
          <w:sz w:val="24"/>
        </w:rPr>
      </w:pPr>
      <w:bookmarkStart w:id="1117" w:name="_Ref452619578"/>
      <w:bookmarkStart w:id="1118" w:name="_Toc479145649"/>
      <w:r>
        <w:rPr>
          <w:sz w:val="24"/>
        </w:rPr>
        <w:lastRenderedPageBreak/>
        <w:t>Psali Adam After the First Canticle</w:t>
      </w:r>
      <w:bookmarkEnd w:id="1117"/>
      <w:bookmarkEnd w:id="11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0CF6A7E" w14:textId="77777777" w:rsidTr="00E60591">
        <w:trPr>
          <w:cantSplit/>
        </w:trPr>
        <w:tc>
          <w:tcPr>
            <w:tcW w:w="288" w:type="dxa"/>
          </w:tcPr>
          <w:p w14:paraId="6F02BDAF" w14:textId="77777777" w:rsidR="00E60591" w:rsidRDefault="00E60591" w:rsidP="00E60591">
            <w:pPr>
              <w:pStyle w:val="CopticCross"/>
            </w:pPr>
          </w:p>
        </w:tc>
        <w:tc>
          <w:tcPr>
            <w:tcW w:w="3960" w:type="dxa"/>
          </w:tcPr>
          <w:p w14:paraId="5733E300" w14:textId="77777777" w:rsidR="00E60591" w:rsidRDefault="00E60591" w:rsidP="00E60591">
            <w:pPr>
              <w:pStyle w:val="EngHang"/>
            </w:pPr>
            <w:r>
              <w:t>*The Lord said to Moses,</w:t>
            </w:r>
          </w:p>
          <w:p w14:paraId="7C985DB9" w14:textId="77777777" w:rsidR="00E60591" w:rsidRDefault="00E60591" w:rsidP="00E60591">
            <w:pPr>
              <w:pStyle w:val="EngHang"/>
            </w:pPr>
            <w:r>
              <w:t>“Let your people go.</w:t>
            </w:r>
          </w:p>
          <w:p w14:paraId="7C508388" w14:textId="77777777" w:rsidR="00E60591" w:rsidRDefault="00E60591" w:rsidP="00E60591">
            <w:pPr>
              <w:pStyle w:val="EngHang"/>
            </w:pPr>
            <w:r>
              <w:t>Lift up your rod over the sea:</w:t>
            </w:r>
          </w:p>
          <w:p w14:paraId="37D2E607" w14:textId="77777777" w:rsidR="00E60591" w:rsidRDefault="00E60591" w:rsidP="00E60591">
            <w:pPr>
              <w:pStyle w:val="EngHangEnd"/>
            </w:pPr>
            <w:r>
              <w:t>You'll find a dry land.”</w:t>
            </w:r>
          </w:p>
        </w:tc>
      </w:tr>
      <w:tr w:rsidR="00E60591" w14:paraId="16DBF195" w14:textId="77777777" w:rsidTr="00E60591">
        <w:trPr>
          <w:cantSplit/>
        </w:trPr>
        <w:tc>
          <w:tcPr>
            <w:tcW w:w="288" w:type="dxa"/>
          </w:tcPr>
          <w:p w14:paraId="20353659" w14:textId="77777777" w:rsidR="00E60591" w:rsidRPr="001E2E1C" w:rsidRDefault="00E60591" w:rsidP="00E60591">
            <w:pPr>
              <w:pStyle w:val="CopticCross"/>
            </w:pPr>
          </w:p>
        </w:tc>
        <w:tc>
          <w:tcPr>
            <w:tcW w:w="3960" w:type="dxa"/>
          </w:tcPr>
          <w:p w14:paraId="3472AE41" w14:textId="77777777" w:rsidR="00E60591" w:rsidRPr="00B12F04" w:rsidRDefault="00E60591" w:rsidP="00E60591">
            <w:pPr>
              <w:pStyle w:val="EngHang"/>
              <w:ind w:left="0" w:firstLine="0"/>
            </w:pPr>
            <w:r>
              <w:t>*</w:t>
            </w:r>
            <w:r w:rsidRPr="00B12F04">
              <w:t>Moses stretched out the rod</w:t>
            </w:r>
          </w:p>
          <w:p w14:paraId="2E93B6C0" w14:textId="77777777" w:rsidR="00E60591" w:rsidRPr="00B12F04" w:rsidRDefault="00E60591" w:rsidP="00E60591">
            <w:pPr>
              <w:pStyle w:val="EngHang"/>
            </w:pPr>
            <w:r w:rsidRPr="00B12F04">
              <w:t>By night over the sea:</w:t>
            </w:r>
          </w:p>
          <w:p w14:paraId="73D6B3FF" w14:textId="77777777" w:rsidR="00E60591" w:rsidRPr="00B12F04" w:rsidRDefault="00E60591" w:rsidP="00E60591">
            <w:pPr>
              <w:pStyle w:val="EngHang"/>
            </w:pPr>
            <w:r w:rsidRPr="00B12F04">
              <w:t xml:space="preserve">The sea was made </w:t>
            </w:r>
            <w:r>
              <w:t>land,</w:t>
            </w:r>
          </w:p>
          <w:p w14:paraId="0EC42C16" w14:textId="77777777" w:rsidR="00E60591" w:rsidRDefault="00E60591" w:rsidP="00E60591">
            <w:pPr>
              <w:pStyle w:val="EngHangEnd"/>
              <w:ind w:left="0" w:firstLine="0"/>
            </w:pPr>
            <w:r w:rsidRPr="00B12F04">
              <w:t>A long and wide track.</w:t>
            </w:r>
          </w:p>
        </w:tc>
      </w:tr>
      <w:tr w:rsidR="00E60591" w14:paraId="72450293" w14:textId="77777777" w:rsidTr="00E60591">
        <w:trPr>
          <w:cantSplit/>
        </w:trPr>
        <w:tc>
          <w:tcPr>
            <w:tcW w:w="288" w:type="dxa"/>
          </w:tcPr>
          <w:p w14:paraId="0ECF8D57" w14:textId="77777777" w:rsidR="00E60591" w:rsidRDefault="00E60591" w:rsidP="00E60591">
            <w:pPr>
              <w:pStyle w:val="CopticCross"/>
            </w:pPr>
            <w:r>
              <w:t>¿</w:t>
            </w:r>
          </w:p>
        </w:tc>
        <w:tc>
          <w:tcPr>
            <w:tcW w:w="3960" w:type="dxa"/>
          </w:tcPr>
          <w:p w14:paraId="4B6DFC86" w14:textId="77777777" w:rsidR="00E60591" w:rsidRPr="00B12F04" w:rsidRDefault="00E60591" w:rsidP="00E60591">
            <w:pPr>
              <w:pStyle w:val="EngHang"/>
            </w:pPr>
            <w:r>
              <w:t>*The water was divided,</w:t>
            </w:r>
          </w:p>
          <w:p w14:paraId="557D8A2E" w14:textId="77777777" w:rsidR="00E60591" w:rsidRPr="00B12F04" w:rsidRDefault="00E60591" w:rsidP="00E60591">
            <w:pPr>
              <w:pStyle w:val="EngHang"/>
            </w:pPr>
            <w:r>
              <w:t>The Israelites crossed.</w:t>
            </w:r>
          </w:p>
          <w:p w14:paraId="4C2AD6F5" w14:textId="77777777" w:rsidR="00E60591" w:rsidRPr="00B12F04" w:rsidRDefault="00E60591" w:rsidP="00E60591">
            <w:pPr>
              <w:pStyle w:val="EngHang"/>
            </w:pPr>
            <w:r>
              <w:t>All together they walked</w:t>
            </w:r>
          </w:p>
          <w:p w14:paraId="22856373" w14:textId="77777777" w:rsidR="00E60591" w:rsidRDefault="00E60591" w:rsidP="00E60591">
            <w:pPr>
              <w:pStyle w:val="EngHangEnd"/>
            </w:pPr>
            <w:r w:rsidRPr="00B12F04">
              <w:t>Upon the new ground.</w:t>
            </w:r>
          </w:p>
        </w:tc>
      </w:tr>
      <w:tr w:rsidR="00E60591" w14:paraId="780B0EFA" w14:textId="77777777" w:rsidTr="00E60591">
        <w:trPr>
          <w:cantSplit/>
        </w:trPr>
        <w:tc>
          <w:tcPr>
            <w:tcW w:w="288" w:type="dxa"/>
          </w:tcPr>
          <w:p w14:paraId="5C80AC66" w14:textId="77777777" w:rsidR="00E60591" w:rsidRDefault="00E60591" w:rsidP="00E60591">
            <w:pPr>
              <w:pStyle w:val="CopticCross"/>
            </w:pPr>
            <w:r>
              <w:t>¿</w:t>
            </w:r>
          </w:p>
        </w:tc>
        <w:tc>
          <w:tcPr>
            <w:tcW w:w="3960" w:type="dxa"/>
          </w:tcPr>
          <w:p w14:paraId="4F62AD94" w14:textId="77777777" w:rsidR="00E60591" w:rsidRDefault="00E60591" w:rsidP="00E60591">
            <w:pPr>
              <w:pStyle w:val="EngHang"/>
            </w:pPr>
            <w:r>
              <w:t>*The pillar of light, as a guide,</w:t>
            </w:r>
          </w:p>
          <w:p w14:paraId="17A9EF85" w14:textId="77777777" w:rsidR="00E60591" w:rsidRDefault="00E60591" w:rsidP="00E60591">
            <w:pPr>
              <w:pStyle w:val="EngHang"/>
            </w:pPr>
            <w:r>
              <w:t>Directed the Israelites.</w:t>
            </w:r>
          </w:p>
          <w:p w14:paraId="6D56723E" w14:textId="77777777" w:rsidR="00E60591" w:rsidRDefault="00E60591" w:rsidP="00E60591">
            <w:pPr>
              <w:pStyle w:val="EngHang"/>
            </w:pPr>
            <w:r>
              <w:t>They walked by it's light,</w:t>
            </w:r>
          </w:p>
          <w:p w14:paraId="2869A5D1" w14:textId="77777777" w:rsidR="00E60591" w:rsidRDefault="00E60591" w:rsidP="00E60591">
            <w:pPr>
              <w:pStyle w:val="EngHangEnd"/>
            </w:pPr>
            <w:r>
              <w:t>And so they knew their way.</w:t>
            </w:r>
          </w:p>
        </w:tc>
      </w:tr>
      <w:tr w:rsidR="00E60591" w14:paraId="2473A9B5" w14:textId="77777777" w:rsidTr="00E60591">
        <w:trPr>
          <w:cantSplit/>
        </w:trPr>
        <w:tc>
          <w:tcPr>
            <w:tcW w:w="288" w:type="dxa"/>
          </w:tcPr>
          <w:p w14:paraId="5B4A74AB" w14:textId="77777777" w:rsidR="00E60591" w:rsidRDefault="00E60591" w:rsidP="00E60591">
            <w:pPr>
              <w:pStyle w:val="CopticCross"/>
            </w:pPr>
          </w:p>
        </w:tc>
        <w:tc>
          <w:tcPr>
            <w:tcW w:w="3960" w:type="dxa"/>
          </w:tcPr>
          <w:p w14:paraId="526ABB08" w14:textId="77777777" w:rsidR="00E60591" w:rsidRDefault="00E60591" w:rsidP="00E60591">
            <w:pPr>
              <w:pStyle w:val="EngHang"/>
            </w:pPr>
            <w:r>
              <w:t>They walked upon ground and rocks</w:t>
            </w:r>
          </w:p>
          <w:p w14:paraId="639605DC" w14:textId="77777777" w:rsidR="00E60591" w:rsidRDefault="00E60591" w:rsidP="00E60591">
            <w:pPr>
              <w:pStyle w:val="EngHang"/>
            </w:pPr>
            <w:r>
              <w:t>In this midst of the sea;</w:t>
            </w:r>
          </w:p>
          <w:p w14:paraId="0D6BAE9A" w14:textId="77777777" w:rsidR="00E60591" w:rsidRDefault="00E60591" w:rsidP="00E60591">
            <w:pPr>
              <w:pStyle w:val="EngHang"/>
            </w:pPr>
            <w:r>
              <w:t>The water was a high wall</w:t>
            </w:r>
          </w:p>
          <w:p w14:paraId="77161013" w14:textId="77777777" w:rsidR="00E60591" w:rsidRDefault="00E60591" w:rsidP="00E60591">
            <w:pPr>
              <w:pStyle w:val="EngHangEnd"/>
            </w:pPr>
            <w:r>
              <w:t>Upon the right and upon the left.</w:t>
            </w:r>
          </w:p>
        </w:tc>
      </w:tr>
      <w:tr w:rsidR="00E60591" w14:paraId="22DE29EB" w14:textId="77777777" w:rsidTr="00E60591">
        <w:trPr>
          <w:cantSplit/>
        </w:trPr>
        <w:tc>
          <w:tcPr>
            <w:tcW w:w="288" w:type="dxa"/>
          </w:tcPr>
          <w:p w14:paraId="04424186" w14:textId="77777777" w:rsidR="00E60591" w:rsidRDefault="00E60591" w:rsidP="00E60591">
            <w:pPr>
              <w:pStyle w:val="CopticCross"/>
            </w:pPr>
          </w:p>
        </w:tc>
        <w:tc>
          <w:tcPr>
            <w:tcW w:w="3960" w:type="dxa"/>
          </w:tcPr>
          <w:p w14:paraId="7CD87111" w14:textId="77777777" w:rsidR="00E60591" w:rsidRDefault="00E60591" w:rsidP="00E60591">
            <w:pPr>
              <w:pStyle w:val="EngHang"/>
            </w:pPr>
            <w:r>
              <w:t>*Pharaoh pursued them,</w:t>
            </w:r>
          </w:p>
          <w:p w14:paraId="16768CA5" w14:textId="77777777" w:rsidR="00E60591" w:rsidRDefault="00E60591" w:rsidP="00E60591">
            <w:pPr>
              <w:pStyle w:val="EngHang"/>
            </w:pPr>
            <w:r>
              <w:t>With his horses</w:t>
            </w:r>
          </w:p>
          <w:p w14:paraId="5CFE45F8" w14:textId="77777777" w:rsidR="00E60591" w:rsidRDefault="00E60591" w:rsidP="00E60591">
            <w:pPr>
              <w:pStyle w:val="EngHang"/>
            </w:pPr>
            <w:r>
              <w:t>An so many chariots,</w:t>
            </w:r>
          </w:p>
          <w:p w14:paraId="21CF257E" w14:textId="77777777" w:rsidR="00E60591" w:rsidRDefault="00E60591" w:rsidP="00E60591">
            <w:pPr>
              <w:pStyle w:val="EngHangEnd"/>
            </w:pPr>
            <w:r>
              <w:t>And all his horsemen too.</w:t>
            </w:r>
          </w:p>
        </w:tc>
      </w:tr>
      <w:tr w:rsidR="00E60591" w14:paraId="126AEE05" w14:textId="77777777" w:rsidTr="00E60591">
        <w:trPr>
          <w:cantSplit/>
        </w:trPr>
        <w:tc>
          <w:tcPr>
            <w:tcW w:w="288" w:type="dxa"/>
          </w:tcPr>
          <w:p w14:paraId="3FFAD95D" w14:textId="77777777" w:rsidR="00E60591" w:rsidRDefault="00E60591" w:rsidP="00E60591">
            <w:pPr>
              <w:pStyle w:val="CopticCross"/>
            </w:pPr>
            <w:r>
              <w:lastRenderedPageBreak/>
              <w:t>¿</w:t>
            </w:r>
          </w:p>
        </w:tc>
        <w:tc>
          <w:tcPr>
            <w:tcW w:w="3960" w:type="dxa"/>
          </w:tcPr>
          <w:p w14:paraId="15719915" w14:textId="77777777" w:rsidR="00E60591" w:rsidRDefault="00E60591" w:rsidP="00E60591">
            <w:pPr>
              <w:pStyle w:val="EngHang"/>
            </w:pPr>
            <w:r>
              <w:t>A pillar of cloud speared,</w:t>
            </w:r>
          </w:p>
          <w:p w14:paraId="420A7B5E" w14:textId="77777777" w:rsidR="00E60591" w:rsidRDefault="00E60591" w:rsidP="00E60591">
            <w:pPr>
              <w:pStyle w:val="EngHang"/>
            </w:pPr>
            <w:r>
              <w:t>Separating both sides;</w:t>
            </w:r>
          </w:p>
          <w:p w14:paraId="272B9C97" w14:textId="77777777" w:rsidR="00E60591" w:rsidRDefault="00E60591" w:rsidP="00E60591">
            <w:pPr>
              <w:pStyle w:val="EngHang"/>
            </w:pPr>
            <w:r>
              <w:t>Pharaoh remained in darkness,</w:t>
            </w:r>
          </w:p>
          <w:p w14:paraId="4F2325B8" w14:textId="77777777" w:rsidR="00E60591" w:rsidRDefault="00E60591" w:rsidP="00E60591">
            <w:pPr>
              <w:pStyle w:val="EngHangEnd"/>
            </w:pPr>
            <w:r>
              <w:t>His hosts were confused.</w:t>
            </w:r>
          </w:p>
        </w:tc>
      </w:tr>
      <w:tr w:rsidR="00E60591" w14:paraId="3BF78002" w14:textId="77777777" w:rsidTr="00E60591">
        <w:trPr>
          <w:cantSplit/>
        </w:trPr>
        <w:tc>
          <w:tcPr>
            <w:tcW w:w="288" w:type="dxa"/>
          </w:tcPr>
          <w:p w14:paraId="2B39F80E" w14:textId="77777777" w:rsidR="00E60591" w:rsidRDefault="00E60591" w:rsidP="00E60591">
            <w:pPr>
              <w:pStyle w:val="CopticCross"/>
            </w:pPr>
            <w:r>
              <w:t>¿</w:t>
            </w:r>
          </w:p>
        </w:tc>
        <w:tc>
          <w:tcPr>
            <w:tcW w:w="3960" w:type="dxa"/>
          </w:tcPr>
          <w:p w14:paraId="69EDFA70" w14:textId="77777777" w:rsidR="00E60591" w:rsidRDefault="00E60591" w:rsidP="00E60591">
            <w:pPr>
              <w:pStyle w:val="EngHang"/>
            </w:pPr>
            <w:r>
              <w:t>The Egyptians said,</w:t>
            </w:r>
          </w:p>
          <w:p w14:paraId="69AD9438" w14:textId="77777777" w:rsidR="00E60591" w:rsidRDefault="00E60591" w:rsidP="00E60591">
            <w:pPr>
              <w:pStyle w:val="EngHang"/>
            </w:pPr>
            <w:r>
              <w:t>“Let us flee from befoe</w:t>
            </w:r>
          </w:p>
          <w:p w14:paraId="431C1A03" w14:textId="77777777" w:rsidR="00E60591" w:rsidRDefault="00E60591" w:rsidP="00E60591">
            <w:pPr>
              <w:pStyle w:val="EngHang"/>
            </w:pPr>
            <w:r>
              <w:t>The house of Israel,</w:t>
            </w:r>
          </w:p>
          <w:p w14:paraId="281EAD9F" w14:textId="77777777" w:rsidR="00E60591" w:rsidRDefault="00E60591" w:rsidP="00E60591">
            <w:pPr>
              <w:pStyle w:val="EngHangEnd"/>
            </w:pPr>
            <w:r>
              <w:t>For the Lord fights for them.”</w:t>
            </w:r>
          </w:p>
        </w:tc>
      </w:tr>
      <w:tr w:rsidR="00E60591" w14:paraId="7B3C3FD7" w14:textId="77777777" w:rsidTr="00E60591">
        <w:trPr>
          <w:cantSplit/>
        </w:trPr>
        <w:tc>
          <w:tcPr>
            <w:tcW w:w="288" w:type="dxa"/>
          </w:tcPr>
          <w:p w14:paraId="20F69F00" w14:textId="77777777" w:rsidR="00E60591" w:rsidRDefault="00E60591" w:rsidP="00E60591">
            <w:pPr>
              <w:pStyle w:val="CopticCross"/>
            </w:pPr>
          </w:p>
        </w:tc>
        <w:tc>
          <w:tcPr>
            <w:tcW w:w="3960" w:type="dxa"/>
          </w:tcPr>
          <w:p w14:paraId="303E8769" w14:textId="77777777" w:rsidR="00E60591" w:rsidRDefault="00E60591" w:rsidP="00E60591">
            <w:pPr>
              <w:pStyle w:val="EngHang"/>
            </w:pPr>
            <w:r>
              <w:t>*The Lord said unto Moses,</w:t>
            </w:r>
          </w:p>
          <w:p w14:paraId="69DD9AC3" w14:textId="77777777" w:rsidR="00E60591" w:rsidRDefault="00E60591" w:rsidP="00E60591">
            <w:pPr>
              <w:pStyle w:val="EngHang"/>
            </w:pPr>
            <w:r>
              <w:t>“Stretch out your hand over the sea.”</w:t>
            </w:r>
          </w:p>
          <w:p w14:paraId="75871FF3" w14:textId="77777777" w:rsidR="00E60591" w:rsidRDefault="00E60591" w:rsidP="00E60591">
            <w:pPr>
              <w:pStyle w:val="EngHang"/>
            </w:pPr>
            <w:r>
              <w:t>He did as the Lord said;</w:t>
            </w:r>
          </w:p>
          <w:p w14:paraId="5BE1A9CF" w14:textId="77777777" w:rsidR="00E60591" w:rsidRDefault="00E60591" w:rsidP="00E60591">
            <w:pPr>
              <w:pStyle w:val="EngHangEnd"/>
            </w:pPr>
            <w:r>
              <w:t>The sea returned to it's strength.</w:t>
            </w:r>
          </w:p>
        </w:tc>
      </w:tr>
      <w:tr w:rsidR="00E60591" w14:paraId="7A744717" w14:textId="77777777" w:rsidTr="00E60591">
        <w:trPr>
          <w:cantSplit/>
        </w:trPr>
        <w:tc>
          <w:tcPr>
            <w:tcW w:w="288" w:type="dxa"/>
          </w:tcPr>
          <w:p w14:paraId="516A0C8C" w14:textId="77777777" w:rsidR="00E60591" w:rsidRDefault="00E60591" w:rsidP="00E60591">
            <w:pPr>
              <w:pStyle w:val="CopticCross"/>
            </w:pPr>
          </w:p>
        </w:tc>
        <w:tc>
          <w:tcPr>
            <w:tcW w:w="3960" w:type="dxa"/>
          </w:tcPr>
          <w:p w14:paraId="6C7030FF" w14:textId="77777777" w:rsidR="00E60591" w:rsidRDefault="00E60591" w:rsidP="00E60591">
            <w:pPr>
              <w:pStyle w:val="EngHang"/>
            </w:pPr>
            <w:r>
              <w:t>*Pharaoh was immersed,</w:t>
            </w:r>
          </w:p>
          <w:p w14:paraId="2714942F" w14:textId="77777777" w:rsidR="00E60591" w:rsidRDefault="00E60591" w:rsidP="00E60591">
            <w:pPr>
              <w:pStyle w:val="EngHang"/>
            </w:pPr>
            <w:r>
              <w:t>Along with all his soldiers.</w:t>
            </w:r>
          </w:p>
          <w:p w14:paraId="5B859821" w14:textId="77777777" w:rsidR="00E60591" w:rsidRDefault="00E60591" w:rsidP="00E60591">
            <w:pPr>
              <w:pStyle w:val="EngHang"/>
            </w:pPr>
            <w:r>
              <w:t>All of them were drowned,</w:t>
            </w:r>
          </w:p>
          <w:p w14:paraId="2F2A07A6" w14:textId="77777777" w:rsidR="00E60591" w:rsidRDefault="00E60591" w:rsidP="00E60591">
            <w:pPr>
              <w:pStyle w:val="EngHangEnd"/>
            </w:pPr>
            <w:r>
              <w:t>Deep down in the sea.</w:t>
            </w:r>
          </w:p>
        </w:tc>
      </w:tr>
      <w:tr w:rsidR="00E60591" w14:paraId="01B05CE1" w14:textId="77777777" w:rsidTr="00E60591">
        <w:trPr>
          <w:cantSplit/>
        </w:trPr>
        <w:tc>
          <w:tcPr>
            <w:tcW w:w="288" w:type="dxa"/>
          </w:tcPr>
          <w:p w14:paraId="59D82AC0" w14:textId="77777777" w:rsidR="00E60591" w:rsidRDefault="00E60591" w:rsidP="00E60591">
            <w:pPr>
              <w:pStyle w:val="CopticCross"/>
            </w:pPr>
            <w:r>
              <w:t>¿</w:t>
            </w:r>
          </w:p>
        </w:tc>
        <w:tc>
          <w:tcPr>
            <w:tcW w:w="3960" w:type="dxa"/>
          </w:tcPr>
          <w:p w14:paraId="54ECE915" w14:textId="77777777" w:rsidR="00E60591" w:rsidRDefault="00E60591" w:rsidP="00E60591">
            <w:pPr>
              <w:pStyle w:val="EngHang"/>
            </w:pPr>
            <w:r>
              <w:t>When the mighty one drowned,</w:t>
            </w:r>
          </w:p>
          <w:p w14:paraId="1FB6A299" w14:textId="77777777" w:rsidR="00E60591" w:rsidRDefault="00E60591" w:rsidP="00E60591">
            <w:pPr>
              <w:pStyle w:val="EngHang"/>
            </w:pPr>
            <w:r>
              <w:t>The sun shone,</w:t>
            </w:r>
          </w:p>
          <w:p w14:paraId="3C888480" w14:textId="77777777" w:rsidR="00E60591" w:rsidRDefault="00E60591" w:rsidP="00E60591">
            <w:pPr>
              <w:pStyle w:val="EngHang"/>
            </w:pPr>
            <w:r>
              <w:t>And Israel was enheartened</w:t>
            </w:r>
          </w:p>
          <w:p w14:paraId="5C4FEFD3" w14:textId="77777777" w:rsidR="00E60591" w:rsidRDefault="00E60591" w:rsidP="00E60591">
            <w:pPr>
              <w:pStyle w:val="EngHangEnd"/>
            </w:pPr>
            <w:r>
              <w:t>As they crossed the Sea.</w:t>
            </w:r>
          </w:p>
        </w:tc>
      </w:tr>
      <w:tr w:rsidR="00E60591" w14:paraId="332919B6" w14:textId="77777777" w:rsidTr="00E60591">
        <w:trPr>
          <w:cantSplit/>
        </w:trPr>
        <w:tc>
          <w:tcPr>
            <w:tcW w:w="288" w:type="dxa"/>
          </w:tcPr>
          <w:p w14:paraId="65E7D471" w14:textId="77777777" w:rsidR="00E60591" w:rsidRDefault="00E60591" w:rsidP="00E60591">
            <w:pPr>
              <w:pStyle w:val="CopticCross"/>
            </w:pPr>
            <w:r>
              <w:t>¿</w:t>
            </w:r>
          </w:p>
        </w:tc>
        <w:tc>
          <w:tcPr>
            <w:tcW w:w="3960" w:type="dxa"/>
          </w:tcPr>
          <w:p w14:paraId="09CDCF71" w14:textId="77777777" w:rsidR="00E60591" w:rsidRDefault="00E60591" w:rsidP="00E60591">
            <w:pPr>
              <w:pStyle w:val="EngHang"/>
            </w:pPr>
            <w:r>
              <w:t>Isreal crossed the sea in joy,</w:t>
            </w:r>
          </w:p>
          <w:p w14:paraId="379BEB1B" w14:textId="77777777" w:rsidR="00E60591" w:rsidRDefault="00E60591" w:rsidP="00E60591">
            <w:pPr>
              <w:pStyle w:val="EngHang"/>
            </w:pPr>
            <w:r>
              <w:t>Walking upon a dry land,</w:t>
            </w:r>
          </w:p>
          <w:p w14:paraId="73974877" w14:textId="77777777" w:rsidR="00E60591" w:rsidRDefault="00E60591" w:rsidP="00E60591">
            <w:pPr>
              <w:pStyle w:val="EngHang"/>
            </w:pPr>
            <w:r>
              <w:t>They flew like eagles</w:t>
            </w:r>
          </w:p>
          <w:p w14:paraId="0DC3FF62" w14:textId="77777777" w:rsidR="00E60591" w:rsidRDefault="00E60591" w:rsidP="00E60591">
            <w:pPr>
              <w:pStyle w:val="EngHangEnd"/>
            </w:pPr>
            <w:r>
              <w:t>To the Mount of Tabor.</w:t>
            </w:r>
          </w:p>
        </w:tc>
      </w:tr>
      <w:tr w:rsidR="00E60591" w14:paraId="0F6588AB" w14:textId="77777777" w:rsidTr="00E60591">
        <w:trPr>
          <w:cantSplit/>
        </w:trPr>
        <w:tc>
          <w:tcPr>
            <w:tcW w:w="288" w:type="dxa"/>
          </w:tcPr>
          <w:p w14:paraId="4ACC1D0E" w14:textId="77777777" w:rsidR="00E60591" w:rsidRDefault="00E60591" w:rsidP="00E60591">
            <w:pPr>
              <w:pStyle w:val="CopticCross"/>
            </w:pPr>
          </w:p>
        </w:tc>
        <w:tc>
          <w:tcPr>
            <w:tcW w:w="3960" w:type="dxa"/>
          </w:tcPr>
          <w:p w14:paraId="138375EF" w14:textId="77777777" w:rsidR="00E60591" w:rsidRDefault="00E60591" w:rsidP="00E60591">
            <w:pPr>
              <w:pStyle w:val="EngHang"/>
            </w:pPr>
            <w:r>
              <w:t>*Then Moses sang</w:t>
            </w:r>
          </w:p>
          <w:p w14:paraId="35500F1E" w14:textId="77777777" w:rsidR="00E60591" w:rsidRDefault="00E60591" w:rsidP="00E60591">
            <w:pPr>
              <w:pStyle w:val="EngHang"/>
            </w:pPr>
            <w:r>
              <w:t>With the children of Israel,</w:t>
            </w:r>
          </w:p>
          <w:p w14:paraId="5B60BBB4" w14:textId="77777777" w:rsidR="00E60591" w:rsidRDefault="00E60591" w:rsidP="00E60591">
            <w:pPr>
              <w:pStyle w:val="EngHang"/>
            </w:pPr>
            <w:r>
              <w:t>Blessing the Lord</w:t>
            </w:r>
          </w:p>
          <w:p w14:paraId="290DBF02" w14:textId="77777777" w:rsidR="00E60591" w:rsidRDefault="00E60591" w:rsidP="00E60591">
            <w:pPr>
              <w:pStyle w:val="EngHangEnd"/>
            </w:pPr>
            <w:r>
              <w:t>With hymns and praise.</w:t>
            </w:r>
          </w:p>
        </w:tc>
      </w:tr>
      <w:tr w:rsidR="00E60591" w14:paraId="6BE2256C" w14:textId="77777777" w:rsidTr="00E60591">
        <w:trPr>
          <w:cantSplit/>
        </w:trPr>
        <w:tc>
          <w:tcPr>
            <w:tcW w:w="288" w:type="dxa"/>
          </w:tcPr>
          <w:p w14:paraId="4538D2E6" w14:textId="77777777" w:rsidR="00E60591" w:rsidRDefault="00E60591" w:rsidP="00E60591">
            <w:pPr>
              <w:pStyle w:val="CopticCross"/>
            </w:pPr>
          </w:p>
        </w:tc>
        <w:tc>
          <w:tcPr>
            <w:tcW w:w="3960" w:type="dxa"/>
          </w:tcPr>
          <w:p w14:paraId="2FFFA609" w14:textId="77777777" w:rsidR="00E60591" w:rsidRDefault="00E60591" w:rsidP="00E60591">
            <w:pPr>
              <w:pStyle w:val="EngHang"/>
            </w:pPr>
            <w:r>
              <w:t>*Moses and his people</w:t>
            </w:r>
          </w:p>
          <w:p w14:paraId="7D9170FF" w14:textId="77777777" w:rsidR="00E60591" w:rsidRDefault="00E60591" w:rsidP="00E60591">
            <w:pPr>
              <w:pStyle w:val="EngHang"/>
            </w:pPr>
            <w:r>
              <w:t>Were praising with one voice:</w:t>
            </w:r>
          </w:p>
          <w:p w14:paraId="4FA8DCA6" w14:textId="77777777" w:rsidR="00E60591" w:rsidRDefault="00E60591" w:rsidP="00E60591">
            <w:pPr>
              <w:pStyle w:val="EngHang"/>
            </w:pPr>
            <w:r>
              <w:t>“Let us praise the Lord,</w:t>
            </w:r>
          </w:p>
          <w:p w14:paraId="1C25A971" w14:textId="77777777" w:rsidR="00E60591" w:rsidRDefault="00E60591" w:rsidP="00E60591">
            <w:pPr>
              <w:pStyle w:val="EngHangEnd"/>
            </w:pPr>
            <w:r>
              <w:t>For with glory He is glorified.”</w:t>
            </w:r>
          </w:p>
        </w:tc>
      </w:tr>
      <w:tr w:rsidR="00E60591" w14:paraId="341EC96D" w14:textId="77777777" w:rsidTr="00E60591">
        <w:trPr>
          <w:cantSplit/>
        </w:trPr>
        <w:tc>
          <w:tcPr>
            <w:tcW w:w="288" w:type="dxa"/>
          </w:tcPr>
          <w:p w14:paraId="5DC2841D" w14:textId="77777777" w:rsidR="00E60591" w:rsidRDefault="00E60591" w:rsidP="00E60591">
            <w:pPr>
              <w:pStyle w:val="CopticCross"/>
            </w:pPr>
            <w:r>
              <w:t>¿</w:t>
            </w:r>
          </w:p>
        </w:tc>
        <w:tc>
          <w:tcPr>
            <w:tcW w:w="3960" w:type="dxa"/>
          </w:tcPr>
          <w:p w14:paraId="0A532B53" w14:textId="77777777" w:rsidR="00E60591" w:rsidRDefault="00E60591" w:rsidP="00E60591">
            <w:pPr>
              <w:pStyle w:val="EngHang"/>
            </w:pPr>
            <w:r>
              <w:t>*The horses and their riders</w:t>
            </w:r>
          </w:p>
          <w:p w14:paraId="33B1BA03" w14:textId="77777777" w:rsidR="00E60591" w:rsidRDefault="00E60591" w:rsidP="00E60591">
            <w:pPr>
              <w:pStyle w:val="EngHang"/>
            </w:pPr>
            <w:r>
              <w:t>Were drowned in the Red Sea,</w:t>
            </w:r>
          </w:p>
          <w:p w14:paraId="4439DB08" w14:textId="77777777" w:rsidR="00E60591" w:rsidRDefault="00E60591" w:rsidP="00E60591">
            <w:pPr>
              <w:pStyle w:val="EngHang"/>
            </w:pPr>
            <w:r>
              <w:t>And the people of God were delivered</w:t>
            </w:r>
          </w:p>
          <w:p w14:paraId="7A94A8DB" w14:textId="77777777" w:rsidR="00E60591" w:rsidRPr="00785FC6" w:rsidRDefault="00E60591" w:rsidP="00E60591">
            <w:pPr>
              <w:pStyle w:val="EngHangEnd"/>
            </w:pPr>
            <w:r>
              <w:t>From disgrace and death.</w:t>
            </w:r>
            <w:r>
              <w:rPr>
                <w:rStyle w:val="FootnoteReference"/>
              </w:rPr>
              <w:footnoteReference w:id="954"/>
            </w:r>
          </w:p>
        </w:tc>
      </w:tr>
      <w:tr w:rsidR="00E60591" w14:paraId="52CE5D86" w14:textId="77777777" w:rsidTr="00E60591">
        <w:trPr>
          <w:cantSplit/>
        </w:trPr>
        <w:tc>
          <w:tcPr>
            <w:tcW w:w="288" w:type="dxa"/>
          </w:tcPr>
          <w:p w14:paraId="1C223BC8" w14:textId="77777777" w:rsidR="00E60591" w:rsidRDefault="00E60591" w:rsidP="00E60591">
            <w:pPr>
              <w:pStyle w:val="CopticCross"/>
            </w:pPr>
            <w:r>
              <w:t>¿</w:t>
            </w:r>
          </w:p>
        </w:tc>
        <w:tc>
          <w:tcPr>
            <w:tcW w:w="3960" w:type="dxa"/>
          </w:tcPr>
          <w:p w14:paraId="685C31AF" w14:textId="77777777" w:rsidR="00E60591" w:rsidRDefault="00E60591" w:rsidP="00E60591">
            <w:pPr>
              <w:pStyle w:val="EngHang"/>
            </w:pPr>
            <w:r>
              <w:t>Mariam, the sister of Aaron,</w:t>
            </w:r>
          </w:p>
          <w:p w14:paraId="33EAF219" w14:textId="77777777" w:rsidR="00E60591" w:rsidRDefault="00E60591" w:rsidP="00E60591">
            <w:pPr>
              <w:pStyle w:val="EngHang"/>
            </w:pPr>
            <w:r>
              <w:t>Took a timbrel in her hands,</w:t>
            </w:r>
          </w:p>
          <w:p w14:paraId="575675A8" w14:textId="77777777" w:rsidR="00E60591" w:rsidRDefault="00E60591" w:rsidP="00E60591">
            <w:pPr>
              <w:pStyle w:val="EngHang"/>
            </w:pPr>
            <w:r>
              <w:t>And all the women sang with her,</w:t>
            </w:r>
          </w:p>
          <w:p w14:paraId="2AECA04C" w14:textId="77777777" w:rsidR="00E60591" w:rsidRDefault="00E60591" w:rsidP="00E60591">
            <w:pPr>
              <w:pStyle w:val="EngHangEnd"/>
            </w:pPr>
            <w:r>
              <w:t>Around her with drums.</w:t>
            </w:r>
            <w:r>
              <w:rPr>
                <w:rStyle w:val="FootnoteReference"/>
              </w:rPr>
              <w:footnoteReference w:id="955"/>
            </w:r>
          </w:p>
        </w:tc>
      </w:tr>
      <w:tr w:rsidR="00E60591" w14:paraId="19BB58B5" w14:textId="77777777" w:rsidTr="00E60591">
        <w:trPr>
          <w:cantSplit/>
        </w:trPr>
        <w:tc>
          <w:tcPr>
            <w:tcW w:w="288" w:type="dxa"/>
          </w:tcPr>
          <w:p w14:paraId="51E6B652" w14:textId="77777777" w:rsidR="00E60591" w:rsidRDefault="00E60591" w:rsidP="00E60591">
            <w:pPr>
              <w:pStyle w:val="CopticCross"/>
            </w:pPr>
          </w:p>
        </w:tc>
        <w:tc>
          <w:tcPr>
            <w:tcW w:w="3960" w:type="dxa"/>
          </w:tcPr>
          <w:p w14:paraId="1AED3D0F" w14:textId="77777777" w:rsidR="00E60591" w:rsidRDefault="00E60591" w:rsidP="00E60591">
            <w:pPr>
              <w:pStyle w:val="EngHang"/>
            </w:pPr>
            <w:r>
              <w:t>Mariam the prophetess began</w:t>
            </w:r>
          </w:p>
          <w:p w14:paraId="1A4C370D" w14:textId="77777777" w:rsidR="00E60591" w:rsidRDefault="00E60591" w:rsidP="00E60591">
            <w:pPr>
              <w:pStyle w:val="EngHang"/>
            </w:pPr>
            <w:r>
              <w:t>To sing before them,</w:t>
            </w:r>
          </w:p>
          <w:p w14:paraId="78E8B5F3" w14:textId="77777777" w:rsidR="00E60591" w:rsidRDefault="00E60591" w:rsidP="00E60591">
            <w:pPr>
              <w:pStyle w:val="EngHang"/>
            </w:pPr>
            <w:r>
              <w:t>The women sang with her,</w:t>
            </w:r>
          </w:p>
          <w:p w14:paraId="12992F61" w14:textId="77777777" w:rsidR="00E60591" w:rsidRDefault="00E60591" w:rsidP="00E60591">
            <w:pPr>
              <w:pStyle w:val="EngEnd"/>
            </w:pPr>
            <w:r>
              <w:t>With timbrels and drums.</w:t>
            </w:r>
          </w:p>
        </w:tc>
      </w:tr>
      <w:tr w:rsidR="00E60591" w14:paraId="4FAF9F27" w14:textId="77777777" w:rsidTr="00E60591">
        <w:trPr>
          <w:cantSplit/>
        </w:trPr>
        <w:tc>
          <w:tcPr>
            <w:tcW w:w="288" w:type="dxa"/>
          </w:tcPr>
          <w:p w14:paraId="4346E1A2" w14:textId="77777777" w:rsidR="00E60591" w:rsidRDefault="00E60591" w:rsidP="00E60591">
            <w:pPr>
              <w:pStyle w:val="CopticCross"/>
            </w:pPr>
          </w:p>
        </w:tc>
        <w:tc>
          <w:tcPr>
            <w:tcW w:w="3960" w:type="dxa"/>
          </w:tcPr>
          <w:p w14:paraId="114AE171" w14:textId="77777777" w:rsidR="00E60591" w:rsidRDefault="00E60591" w:rsidP="00E60591">
            <w:pPr>
              <w:pStyle w:val="EngHang"/>
            </w:pPr>
            <w:r>
              <w:t>They sang beautiful praises,</w:t>
            </w:r>
          </w:p>
          <w:p w14:paraId="00B75A83" w14:textId="77777777" w:rsidR="00E60591" w:rsidRDefault="00E60591" w:rsidP="00E60591">
            <w:pPr>
              <w:pStyle w:val="EngHang"/>
            </w:pPr>
            <w:r>
              <w:t>Saying with one voice,</w:t>
            </w:r>
          </w:p>
          <w:p w14:paraId="1517F862" w14:textId="77777777" w:rsidR="00E60591" w:rsidRDefault="00E60591" w:rsidP="00E60591">
            <w:pPr>
              <w:pStyle w:val="EngHang"/>
            </w:pPr>
            <w:r>
              <w:t>“Let us praise the Lord,</w:t>
            </w:r>
          </w:p>
          <w:p w14:paraId="53A08232" w14:textId="77777777" w:rsidR="00E60591" w:rsidRDefault="00E60591" w:rsidP="00E60591">
            <w:pPr>
              <w:pStyle w:val="EngHangEnd"/>
            </w:pPr>
            <w:r>
              <w:t>For with glory He is glorified.”</w:t>
            </w:r>
          </w:p>
        </w:tc>
      </w:tr>
      <w:tr w:rsidR="00E60591" w14:paraId="460AF6E7" w14:textId="77777777" w:rsidTr="00E60591">
        <w:trPr>
          <w:cantSplit/>
        </w:trPr>
        <w:tc>
          <w:tcPr>
            <w:tcW w:w="288" w:type="dxa"/>
          </w:tcPr>
          <w:p w14:paraId="1F797B61" w14:textId="77777777" w:rsidR="00E60591" w:rsidRDefault="00E60591" w:rsidP="00E60591">
            <w:pPr>
              <w:pStyle w:val="CopticCross"/>
            </w:pPr>
            <w:r>
              <w:t>¿</w:t>
            </w:r>
          </w:p>
        </w:tc>
        <w:tc>
          <w:tcPr>
            <w:tcW w:w="3960" w:type="dxa"/>
          </w:tcPr>
          <w:p w14:paraId="127EF469" w14:textId="77777777" w:rsidR="00E60591" w:rsidRDefault="00E60591" w:rsidP="00E60591">
            <w:pPr>
              <w:pStyle w:val="EngHang"/>
            </w:pPr>
            <w:r>
              <w:t>He threw horse and rider</w:t>
            </w:r>
          </w:p>
          <w:p w14:paraId="2B730E27" w14:textId="77777777" w:rsidR="00E60591" w:rsidRDefault="00E60591" w:rsidP="00E60591">
            <w:pPr>
              <w:pStyle w:val="EngHang"/>
            </w:pPr>
            <w:r>
              <w:t>Into the Red Sea,</w:t>
            </w:r>
          </w:p>
          <w:p w14:paraId="77F2B5DF" w14:textId="77777777" w:rsidR="00E60591" w:rsidRDefault="00E60591" w:rsidP="00E60591">
            <w:pPr>
              <w:pStyle w:val="EngHang"/>
            </w:pPr>
            <w:r>
              <w:t>O the joy of Isreal,</w:t>
            </w:r>
          </w:p>
          <w:p w14:paraId="353825B2" w14:textId="77777777" w:rsidR="00E60591" w:rsidRDefault="00E60591" w:rsidP="00E60591">
            <w:pPr>
              <w:pStyle w:val="EngHangEnd"/>
            </w:pPr>
            <w:r>
              <w:t>Saving us from the ungodly.</w:t>
            </w:r>
          </w:p>
        </w:tc>
      </w:tr>
      <w:tr w:rsidR="00E60591" w14:paraId="755D029B" w14:textId="77777777" w:rsidTr="00E60591">
        <w:trPr>
          <w:cantSplit/>
        </w:trPr>
        <w:tc>
          <w:tcPr>
            <w:tcW w:w="288" w:type="dxa"/>
          </w:tcPr>
          <w:p w14:paraId="2DAEE292" w14:textId="77777777" w:rsidR="00E60591" w:rsidRDefault="00E60591" w:rsidP="00E60591">
            <w:pPr>
              <w:pStyle w:val="CopticCross"/>
            </w:pPr>
            <w:r>
              <w:lastRenderedPageBreak/>
              <w:t>¿</w:t>
            </w:r>
          </w:p>
        </w:tc>
        <w:tc>
          <w:tcPr>
            <w:tcW w:w="3960" w:type="dxa"/>
          </w:tcPr>
          <w:p w14:paraId="2936CF09" w14:textId="77777777" w:rsidR="00E60591" w:rsidRDefault="00E60591" w:rsidP="00E60591">
            <w:pPr>
              <w:pStyle w:val="EngHang"/>
            </w:pPr>
            <w:r>
              <w:t>The water was divided,</w:t>
            </w:r>
          </w:p>
          <w:p w14:paraId="36B15780" w14:textId="77777777" w:rsidR="00E60591" w:rsidRDefault="00E60591" w:rsidP="00E60591">
            <w:pPr>
              <w:pStyle w:val="EngHang"/>
            </w:pPr>
            <w:r>
              <w:t>The deep became a path,</w:t>
            </w:r>
          </w:p>
          <w:p w14:paraId="4C768B10" w14:textId="77777777" w:rsidR="00E60591" w:rsidRDefault="00E60591" w:rsidP="00E60591">
            <w:pPr>
              <w:pStyle w:val="EngHang"/>
            </w:pPr>
            <w:r>
              <w:t>Moses passed through it,</w:t>
            </w:r>
          </w:p>
          <w:p w14:paraId="7AC1BC2D" w14:textId="77777777" w:rsidR="00E60591" w:rsidRDefault="00E60591" w:rsidP="00E60591">
            <w:pPr>
              <w:pStyle w:val="EngHangEnd"/>
            </w:pPr>
            <w:r>
              <w:t>And the enemy was destroyed.</w:t>
            </w:r>
          </w:p>
        </w:tc>
      </w:tr>
      <w:tr w:rsidR="00E60591" w14:paraId="6A2C29EA" w14:textId="77777777" w:rsidTr="00E60591">
        <w:trPr>
          <w:cantSplit/>
        </w:trPr>
        <w:tc>
          <w:tcPr>
            <w:tcW w:w="288" w:type="dxa"/>
          </w:tcPr>
          <w:p w14:paraId="0C39E2AE" w14:textId="77777777" w:rsidR="00E60591" w:rsidRDefault="00E60591" w:rsidP="00E60591">
            <w:pPr>
              <w:pStyle w:val="CopticCross"/>
            </w:pPr>
          </w:p>
        </w:tc>
        <w:tc>
          <w:tcPr>
            <w:tcW w:w="3960" w:type="dxa"/>
          </w:tcPr>
          <w:p w14:paraId="23B9F61E" w14:textId="77777777" w:rsidR="00E60591" w:rsidRDefault="00E60591" w:rsidP="00E60591">
            <w:pPr>
              <w:pStyle w:val="EngHang"/>
            </w:pPr>
            <w:r>
              <w:t>The sun has shone upon</w:t>
            </w:r>
          </w:p>
          <w:p w14:paraId="3023ACA0" w14:textId="77777777" w:rsidR="00E60591" w:rsidRDefault="00E60591" w:rsidP="00E60591">
            <w:pPr>
              <w:pStyle w:val="EngHang"/>
            </w:pPr>
            <w:r>
              <w:t>An unseen land,</w:t>
            </w:r>
          </w:p>
          <w:p w14:paraId="63A233CA" w14:textId="77777777" w:rsidR="00E60591" w:rsidRDefault="00E60591" w:rsidP="00E60591">
            <w:pPr>
              <w:pStyle w:val="EngHang"/>
            </w:pPr>
            <w:r>
              <w:t>And they waled upon</w:t>
            </w:r>
          </w:p>
          <w:p w14:paraId="60A9B907" w14:textId="77777777" w:rsidR="00E60591" w:rsidRDefault="00E60591" w:rsidP="00E60591">
            <w:pPr>
              <w:pStyle w:val="EngHangEnd"/>
            </w:pPr>
            <w:r>
              <w:t xml:space="preserve">An untrodden way. </w:t>
            </w:r>
          </w:p>
        </w:tc>
      </w:tr>
      <w:tr w:rsidR="00E60591" w14:paraId="7804F2C7" w14:textId="77777777" w:rsidTr="00E60591">
        <w:trPr>
          <w:cantSplit/>
        </w:trPr>
        <w:tc>
          <w:tcPr>
            <w:tcW w:w="288" w:type="dxa"/>
          </w:tcPr>
          <w:p w14:paraId="3B50F72F" w14:textId="77777777" w:rsidR="00E60591" w:rsidRDefault="00E60591" w:rsidP="00E60591">
            <w:pPr>
              <w:pStyle w:val="CopticCross"/>
            </w:pPr>
          </w:p>
        </w:tc>
        <w:tc>
          <w:tcPr>
            <w:tcW w:w="3960" w:type="dxa"/>
          </w:tcPr>
          <w:p w14:paraId="2C27A59C" w14:textId="77777777" w:rsidR="00E60591" w:rsidRDefault="00E60591" w:rsidP="00E60591">
            <w:pPr>
              <w:pStyle w:val="EngHang"/>
            </w:pPr>
            <w:r>
              <w:t>The liquid water stood</w:t>
            </w:r>
          </w:p>
          <w:p w14:paraId="08091BDB" w14:textId="77777777" w:rsidR="00E60591" w:rsidRDefault="00E60591" w:rsidP="00E60591">
            <w:pPr>
              <w:pStyle w:val="EngHang"/>
            </w:pPr>
            <w:r>
              <w:t>Before Moses and Aaron,</w:t>
            </w:r>
          </w:p>
          <w:p w14:paraId="607E4D4A" w14:textId="77777777" w:rsidR="00E60591" w:rsidRDefault="00E60591" w:rsidP="00E60591">
            <w:pPr>
              <w:pStyle w:val="EngHang"/>
            </w:pPr>
            <w:r>
              <w:t>An indescribable</w:t>
            </w:r>
          </w:p>
          <w:p w14:paraId="6867FA94" w14:textId="77777777" w:rsidR="00E60591" w:rsidRDefault="00E60591" w:rsidP="00E60591">
            <w:pPr>
              <w:pStyle w:val="EngHangEnd"/>
            </w:pPr>
            <w:r>
              <w:t>And miraculous wonder.</w:t>
            </w:r>
          </w:p>
        </w:tc>
      </w:tr>
      <w:tr w:rsidR="00E60591" w14:paraId="02712AF7" w14:textId="77777777" w:rsidTr="00E60591">
        <w:trPr>
          <w:cantSplit/>
        </w:trPr>
        <w:tc>
          <w:tcPr>
            <w:tcW w:w="288" w:type="dxa"/>
          </w:tcPr>
          <w:p w14:paraId="70E2B586" w14:textId="77777777" w:rsidR="00E60591" w:rsidRDefault="00E60591" w:rsidP="00E60591">
            <w:pPr>
              <w:pStyle w:val="CopticCross"/>
            </w:pPr>
            <w:r>
              <w:t>¿</w:t>
            </w:r>
          </w:p>
        </w:tc>
        <w:tc>
          <w:tcPr>
            <w:tcW w:w="3960" w:type="dxa"/>
          </w:tcPr>
          <w:p w14:paraId="445AD1FC" w14:textId="77777777" w:rsidR="00E60591" w:rsidRDefault="00E60591" w:rsidP="00E60591">
            <w:pPr>
              <w:pStyle w:val="EngHang"/>
            </w:pPr>
            <w:r>
              <w:t>Pharaoh and his chariots</w:t>
            </w:r>
          </w:p>
          <w:p w14:paraId="6B369792" w14:textId="77777777" w:rsidR="00E60591" w:rsidRDefault="00E60591" w:rsidP="00E60591">
            <w:pPr>
              <w:pStyle w:val="EngHang"/>
            </w:pPr>
            <w:r>
              <w:t>Were drowned in the deep,</w:t>
            </w:r>
          </w:p>
          <w:p w14:paraId="2861B2E1" w14:textId="77777777" w:rsidR="00E60591" w:rsidRDefault="00E60591" w:rsidP="00E60591">
            <w:pPr>
              <w:pStyle w:val="EngHang"/>
            </w:pPr>
            <w:r>
              <w:t>And the children of Israel</w:t>
            </w:r>
          </w:p>
          <w:p w14:paraId="47181883" w14:textId="77777777" w:rsidR="00E60591" w:rsidRDefault="00E60591" w:rsidP="00E60591">
            <w:pPr>
              <w:pStyle w:val="EngHangEnd"/>
            </w:pPr>
            <w:r>
              <w:t>Passed over the sea.</w:t>
            </w:r>
          </w:p>
        </w:tc>
      </w:tr>
      <w:tr w:rsidR="00E60591" w14:paraId="632BCAC8" w14:textId="77777777" w:rsidTr="00E60591">
        <w:trPr>
          <w:cantSplit/>
        </w:trPr>
        <w:tc>
          <w:tcPr>
            <w:tcW w:w="288" w:type="dxa"/>
          </w:tcPr>
          <w:p w14:paraId="4A8A033F" w14:textId="77777777" w:rsidR="00E60591" w:rsidRDefault="00E60591" w:rsidP="00E60591">
            <w:pPr>
              <w:pStyle w:val="CopticCross"/>
            </w:pPr>
            <w:r>
              <w:t>¿</w:t>
            </w:r>
          </w:p>
        </w:tc>
        <w:tc>
          <w:tcPr>
            <w:tcW w:w="3960" w:type="dxa"/>
          </w:tcPr>
          <w:p w14:paraId="2BAB669A" w14:textId="77777777" w:rsidR="00E60591" w:rsidRDefault="00E60591" w:rsidP="00E60591">
            <w:pPr>
              <w:pStyle w:val="EngHang"/>
            </w:pPr>
            <w:r>
              <w:t>Moses the prophet</w:t>
            </w:r>
          </w:p>
          <w:p w14:paraId="698BDCD6" w14:textId="77777777" w:rsidR="00E60591" w:rsidRDefault="00E60591" w:rsidP="00E60591">
            <w:pPr>
              <w:pStyle w:val="EngHang"/>
            </w:pPr>
            <w:r>
              <w:t>Was praising before them</w:t>
            </w:r>
          </w:p>
          <w:p w14:paraId="35A3F51B" w14:textId="77777777" w:rsidR="00E60591" w:rsidRDefault="00E60591" w:rsidP="00E60591">
            <w:pPr>
              <w:pStyle w:val="EngHang"/>
            </w:pPr>
            <w:r>
              <w:t>Unitl he took them to</w:t>
            </w:r>
          </w:p>
          <w:p w14:paraId="6DFECDD8" w14:textId="77777777" w:rsidR="00E60591" w:rsidRDefault="00E60591" w:rsidP="00E60591">
            <w:pPr>
              <w:pStyle w:val="EngHangEnd"/>
            </w:pPr>
            <w:r>
              <w:t>The wilderness of Sinai.</w:t>
            </w:r>
          </w:p>
        </w:tc>
      </w:tr>
    </w:tbl>
    <w:p w14:paraId="220F497A" w14:textId="77777777" w:rsidR="00E60591" w:rsidRDefault="00E60591" w:rsidP="00E60591">
      <w:pPr>
        <w:pStyle w:val="Heading3"/>
      </w:pPr>
      <w:bookmarkStart w:id="1119" w:name="_Ref452619819"/>
      <w:bookmarkStart w:id="1120" w:name="_Toc479145650"/>
      <w:r>
        <w:rPr>
          <w:sz w:val="24"/>
        </w:rPr>
        <w:t>Psali Adam On (Before) the Second Canticle</w:t>
      </w:r>
      <w:bookmarkEnd w:id="1119"/>
      <w:bookmarkEnd w:id="11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79BC6C80" w14:textId="77777777" w:rsidTr="00E60591">
        <w:trPr>
          <w:cantSplit/>
        </w:trPr>
        <w:tc>
          <w:tcPr>
            <w:tcW w:w="288" w:type="dxa"/>
          </w:tcPr>
          <w:p w14:paraId="3F829999" w14:textId="77777777" w:rsidR="00E60591" w:rsidRDefault="00E60591" w:rsidP="00E60591">
            <w:pPr>
              <w:pStyle w:val="CopticCross"/>
            </w:pPr>
          </w:p>
        </w:tc>
        <w:tc>
          <w:tcPr>
            <w:tcW w:w="3960" w:type="dxa"/>
          </w:tcPr>
          <w:p w14:paraId="104B58FA" w14:textId="77777777" w:rsidR="00E60591" w:rsidRDefault="00E60591" w:rsidP="00E60591">
            <w:pPr>
              <w:pStyle w:val="EngHang"/>
            </w:pPr>
            <w:r>
              <w:t>*</w:t>
            </w:r>
            <w:r>
              <w:rPr>
                <w:rStyle w:val="FootnoteReference"/>
              </w:rPr>
              <w:footnoteReference w:id="956"/>
            </w:r>
            <w:r>
              <w:t>My heart and my tongue</w:t>
            </w:r>
          </w:p>
          <w:p w14:paraId="35A132DB" w14:textId="77777777" w:rsidR="00E60591" w:rsidRDefault="00E60591" w:rsidP="00E60591">
            <w:pPr>
              <w:pStyle w:val="EngHang"/>
            </w:pPr>
            <w:r>
              <w:t>Glorify the Trinity:</w:t>
            </w:r>
          </w:p>
          <w:p w14:paraId="0428D2B4" w14:textId="77777777" w:rsidR="00E60591" w:rsidRPr="0030209C" w:rsidRDefault="00E60591" w:rsidP="00E60591">
            <w:pPr>
              <w:pStyle w:val="EngHang"/>
              <w:rPr>
                <w:iCs/>
              </w:rPr>
            </w:pPr>
            <w:r w:rsidRPr="0030209C">
              <w:rPr>
                <w:iCs/>
              </w:rPr>
              <w:t>O Holy Trinity,</w:t>
            </w:r>
          </w:p>
          <w:p w14:paraId="2D280062" w14:textId="77777777" w:rsidR="00E60591" w:rsidRDefault="00E60591" w:rsidP="00E60591">
            <w:pPr>
              <w:pStyle w:val="EngHangEnd"/>
            </w:pPr>
            <w:r>
              <w:t>Have mercy upon us.</w:t>
            </w:r>
          </w:p>
        </w:tc>
        <w:tc>
          <w:tcPr>
            <w:tcW w:w="288" w:type="dxa"/>
          </w:tcPr>
          <w:p w14:paraId="72A383E5" w14:textId="77777777" w:rsidR="00E60591" w:rsidRDefault="00E60591" w:rsidP="00E60591">
            <w:pPr>
              <w:pStyle w:val="CopticCross"/>
            </w:pPr>
          </w:p>
        </w:tc>
        <w:tc>
          <w:tcPr>
            <w:tcW w:w="288" w:type="dxa"/>
          </w:tcPr>
          <w:p w14:paraId="0607CF4C" w14:textId="77777777" w:rsidR="00E60591" w:rsidRDefault="00E60591" w:rsidP="00E60591">
            <w:pPr>
              <w:pStyle w:val="CopticCross"/>
            </w:pPr>
          </w:p>
        </w:tc>
        <w:tc>
          <w:tcPr>
            <w:tcW w:w="3960" w:type="dxa"/>
          </w:tcPr>
          <w:p w14:paraId="74A847AF" w14:textId="77777777" w:rsidR="00E60591" w:rsidRDefault="00E60591" w:rsidP="00E60591">
            <w:pPr>
              <w:pStyle w:val="CopticVersemulti-line"/>
            </w:pPr>
            <w:r>
              <w:t>Ⲁ̀ ⲡⲁϩⲏⲧ ⲛⲉⲙ ⲡⲁⲗⲁⲥ:</w:t>
            </w:r>
          </w:p>
          <w:p w14:paraId="76D303CD" w14:textId="77777777" w:rsidR="00E60591" w:rsidRDefault="00E60591" w:rsidP="00E60591">
            <w:pPr>
              <w:pStyle w:val="CopticVersemulti-line"/>
            </w:pPr>
            <w:r>
              <w:t>Ϩⲱⲥ ⲉ̀Ϯⲧ̀ⲣⲓⲁⲥ:</w:t>
            </w:r>
          </w:p>
          <w:p w14:paraId="1845B9CC" w14:textId="77777777" w:rsidR="00E60591" w:rsidRDefault="00E60591" w:rsidP="00E60591">
            <w:pPr>
              <w:pStyle w:val="CopticVersemulti-line"/>
            </w:pPr>
            <w:r>
              <w:t>ⲁ̀ⲅⲓⲁ Ϯ̀ⲣⲓⲁⲥ:</w:t>
            </w:r>
          </w:p>
          <w:p w14:paraId="45F5975C" w14:textId="77777777" w:rsidR="00E60591" w:rsidRPr="005130A7" w:rsidRDefault="00E60591" w:rsidP="00E60591">
            <w:pPr>
              <w:pStyle w:val="CopticVerse"/>
            </w:pPr>
            <w:r>
              <w:t>ⲉ̀ⲗⲉⲏⲥ̀ⲟⲛ ⲏ̀ⲙⲁⲥ.</w:t>
            </w:r>
          </w:p>
        </w:tc>
      </w:tr>
      <w:tr w:rsidR="00E60591" w14:paraId="351F77A4" w14:textId="77777777" w:rsidTr="00E60591">
        <w:trPr>
          <w:cantSplit/>
        </w:trPr>
        <w:tc>
          <w:tcPr>
            <w:tcW w:w="288" w:type="dxa"/>
          </w:tcPr>
          <w:p w14:paraId="4C9B60A9" w14:textId="77777777" w:rsidR="00E60591" w:rsidRPr="001E2E1C" w:rsidRDefault="00E60591" w:rsidP="00E60591">
            <w:pPr>
              <w:pStyle w:val="CopticCross"/>
            </w:pPr>
          </w:p>
        </w:tc>
        <w:tc>
          <w:tcPr>
            <w:tcW w:w="3960" w:type="dxa"/>
          </w:tcPr>
          <w:p w14:paraId="7FD81E77" w14:textId="77777777" w:rsidR="00E60591" w:rsidRPr="00745B45" w:rsidRDefault="00E60591" w:rsidP="00E60591">
            <w:pPr>
              <w:pStyle w:val="EngHang"/>
              <w:rPr>
                <w:rFonts w:ascii="FreeSerifAvvaShenouda" w:eastAsia="Arial Unicode MS" w:hAnsi="FreeSerifAvvaShenouda" w:cs="Arial Unicode MS"/>
              </w:rPr>
            </w:pPr>
            <w:r>
              <w:t>*Everyone praises You</w:t>
            </w:r>
          </w:p>
          <w:p w14:paraId="2115AABA" w14:textId="77777777" w:rsidR="00E60591" w:rsidRDefault="00E60591" w:rsidP="00E60591">
            <w:pPr>
              <w:pStyle w:val="EngHang"/>
            </w:pPr>
            <w:r>
              <w:t>And glorifies You;</w:t>
            </w:r>
          </w:p>
          <w:p w14:paraId="57435FD6" w14:textId="77777777" w:rsidR="00E60591" w:rsidRPr="0030209C" w:rsidRDefault="00E60591" w:rsidP="00E60591">
            <w:pPr>
              <w:pStyle w:val="EngHang"/>
              <w:rPr>
                <w:iCs/>
              </w:rPr>
            </w:pPr>
            <w:r w:rsidRPr="0030209C">
              <w:rPr>
                <w:iCs/>
              </w:rPr>
              <w:t>O Holy Trinity,</w:t>
            </w:r>
          </w:p>
          <w:p w14:paraId="4EC06C68" w14:textId="77777777" w:rsidR="00E60591" w:rsidRDefault="00E60591" w:rsidP="00E60591">
            <w:pPr>
              <w:pStyle w:val="EngHangEnd"/>
            </w:pPr>
            <w:r>
              <w:t>Have mercy upon us.</w:t>
            </w:r>
          </w:p>
        </w:tc>
        <w:tc>
          <w:tcPr>
            <w:tcW w:w="288" w:type="dxa"/>
          </w:tcPr>
          <w:p w14:paraId="470BBF8D" w14:textId="77777777" w:rsidR="00E60591" w:rsidRDefault="00E60591" w:rsidP="00E60591">
            <w:pPr>
              <w:pStyle w:val="CopticCross"/>
            </w:pPr>
          </w:p>
        </w:tc>
        <w:tc>
          <w:tcPr>
            <w:tcW w:w="288" w:type="dxa"/>
          </w:tcPr>
          <w:p w14:paraId="28C06209" w14:textId="77777777" w:rsidR="00E60591" w:rsidRDefault="00E60591" w:rsidP="00E60591">
            <w:pPr>
              <w:pStyle w:val="CopticCross"/>
            </w:pPr>
          </w:p>
        </w:tc>
        <w:tc>
          <w:tcPr>
            <w:tcW w:w="3960" w:type="dxa"/>
          </w:tcPr>
          <w:p w14:paraId="777DB6A1" w14:textId="77777777" w:rsidR="00E60591" w:rsidRDefault="00E60591" w:rsidP="00E60591">
            <w:pPr>
              <w:pStyle w:val="CopticVersemulti-line"/>
            </w:pPr>
            <w:r>
              <w:t>Ⲃⲟⲛ ⲛⲓⲃⲉⲛ ⲥⲉϩⲱⲥ ⲛⲁⲕ:</w:t>
            </w:r>
          </w:p>
          <w:p w14:paraId="2CD423A5" w14:textId="77777777" w:rsidR="00E60591" w:rsidRDefault="00E60591" w:rsidP="00E60591">
            <w:pPr>
              <w:pStyle w:val="CopticVersemulti-line"/>
            </w:pPr>
            <w:r>
              <w:t>ⲟⲩⲟϩ ⲥⲉⲉⲡⲃⲱⲕ ⲛⲁⲕ:</w:t>
            </w:r>
          </w:p>
          <w:p w14:paraId="61682CCF" w14:textId="77777777" w:rsidR="00E60591" w:rsidRDefault="00E60591" w:rsidP="00E60591">
            <w:pPr>
              <w:pStyle w:val="CopticVersemulti-line"/>
            </w:pPr>
            <w:r>
              <w:t>ⲁ̀ⲅⲓⲁ Ϯ̀ⲣⲓⲁⲥ:</w:t>
            </w:r>
          </w:p>
          <w:p w14:paraId="748BE00E" w14:textId="77777777" w:rsidR="00E60591" w:rsidRPr="005130A7" w:rsidRDefault="00E60591" w:rsidP="00E60591">
            <w:pPr>
              <w:pStyle w:val="CopticVerse"/>
            </w:pPr>
            <w:r>
              <w:t>ⲉ̀ⲗⲉⲏⲥ̀ⲟⲛ ⲏ̀ⲙⲁⲥ.</w:t>
            </w:r>
          </w:p>
        </w:tc>
      </w:tr>
      <w:tr w:rsidR="00E60591" w14:paraId="4FA3A055" w14:textId="77777777" w:rsidTr="00E60591">
        <w:trPr>
          <w:cantSplit/>
        </w:trPr>
        <w:tc>
          <w:tcPr>
            <w:tcW w:w="288" w:type="dxa"/>
          </w:tcPr>
          <w:p w14:paraId="133DA07A" w14:textId="77777777" w:rsidR="00E60591" w:rsidRDefault="00E60591" w:rsidP="00E60591">
            <w:pPr>
              <w:pStyle w:val="CopticCross"/>
            </w:pPr>
            <w:r>
              <w:t>¿</w:t>
            </w:r>
          </w:p>
        </w:tc>
        <w:tc>
          <w:tcPr>
            <w:tcW w:w="3960" w:type="dxa"/>
          </w:tcPr>
          <w:p w14:paraId="3E423040" w14:textId="77777777" w:rsidR="00E60591" w:rsidRDefault="00E60591" w:rsidP="00E60591">
            <w:pPr>
              <w:pStyle w:val="EngHang"/>
            </w:pPr>
            <w:r>
              <w:t>*For You are our God,</w:t>
            </w:r>
          </w:p>
          <w:p w14:paraId="0C41EF7B" w14:textId="77777777" w:rsidR="00E60591" w:rsidRDefault="00E60591" w:rsidP="00E60591">
            <w:pPr>
              <w:pStyle w:val="EngHang"/>
            </w:pPr>
            <w:r>
              <w:t>And our Saviour;</w:t>
            </w:r>
          </w:p>
          <w:p w14:paraId="588CE832" w14:textId="77777777" w:rsidR="00E60591" w:rsidRPr="0030209C" w:rsidRDefault="00E60591" w:rsidP="00E60591">
            <w:pPr>
              <w:pStyle w:val="EngHang"/>
              <w:rPr>
                <w:iCs/>
              </w:rPr>
            </w:pPr>
            <w:r w:rsidRPr="0030209C">
              <w:rPr>
                <w:iCs/>
              </w:rPr>
              <w:t>O Holy Trinity,</w:t>
            </w:r>
          </w:p>
          <w:p w14:paraId="30B4ADF1" w14:textId="77777777" w:rsidR="00E60591" w:rsidRDefault="00E60591" w:rsidP="00E60591">
            <w:pPr>
              <w:pStyle w:val="EngHangEnd"/>
            </w:pPr>
            <w:r>
              <w:t>Have mercy upon us.</w:t>
            </w:r>
          </w:p>
        </w:tc>
        <w:tc>
          <w:tcPr>
            <w:tcW w:w="288" w:type="dxa"/>
          </w:tcPr>
          <w:p w14:paraId="1E81BFFC" w14:textId="77777777" w:rsidR="00E60591" w:rsidRDefault="00E60591" w:rsidP="00E60591">
            <w:pPr>
              <w:pStyle w:val="CopticCross"/>
            </w:pPr>
          </w:p>
        </w:tc>
        <w:tc>
          <w:tcPr>
            <w:tcW w:w="288" w:type="dxa"/>
          </w:tcPr>
          <w:p w14:paraId="72AEDA52" w14:textId="77777777" w:rsidR="00E60591" w:rsidRDefault="00E60591" w:rsidP="00E60591">
            <w:pPr>
              <w:pStyle w:val="CopticCross"/>
            </w:pPr>
            <w:r>
              <w:t>¿</w:t>
            </w:r>
          </w:p>
        </w:tc>
        <w:tc>
          <w:tcPr>
            <w:tcW w:w="3960" w:type="dxa"/>
          </w:tcPr>
          <w:p w14:paraId="38FA6956" w14:textId="77777777" w:rsidR="00E60591" w:rsidRDefault="00E60591" w:rsidP="00E60591">
            <w:pPr>
              <w:pStyle w:val="CopticVersemulti-line"/>
            </w:pPr>
            <w:r>
              <w:t>Ⲅⲉ ⲅⲁⲣ ⲛ̀ⲑⲟⲕ Ⲡⲉⲛⲛⲟⲩϯ:</w:t>
            </w:r>
          </w:p>
          <w:p w14:paraId="79A7D14B" w14:textId="77777777" w:rsidR="00E60591" w:rsidRDefault="00E60591" w:rsidP="00E60591">
            <w:pPr>
              <w:pStyle w:val="CopticVersemulti-line"/>
            </w:pPr>
            <w:r>
              <w:t>Ⲡⲉⲛⲥⲱⲧⲏⲣ ⲟⲩⲟϩ Ⲡⲓⲛⲓϣϯ:</w:t>
            </w:r>
          </w:p>
          <w:p w14:paraId="36152E45" w14:textId="77777777" w:rsidR="00E60591" w:rsidRDefault="00E60591" w:rsidP="00E60591">
            <w:pPr>
              <w:pStyle w:val="CopticVersemulti-line"/>
            </w:pPr>
            <w:r>
              <w:t>ⲁ̀ⲅⲓⲁ Ϯ̀ⲣⲓⲁⲥ:</w:t>
            </w:r>
          </w:p>
          <w:p w14:paraId="659CE900" w14:textId="77777777" w:rsidR="00E60591" w:rsidRPr="005130A7" w:rsidRDefault="00E60591" w:rsidP="00E60591">
            <w:pPr>
              <w:pStyle w:val="CopticVerse"/>
            </w:pPr>
            <w:r>
              <w:t>ⲉ̀ⲗⲉⲏⲥ̀ⲟⲛ ⲏ̀ⲙⲁⲥ.</w:t>
            </w:r>
          </w:p>
        </w:tc>
      </w:tr>
      <w:tr w:rsidR="00E60591" w14:paraId="478F143A" w14:textId="77777777" w:rsidTr="00E60591">
        <w:trPr>
          <w:cantSplit/>
        </w:trPr>
        <w:tc>
          <w:tcPr>
            <w:tcW w:w="288" w:type="dxa"/>
          </w:tcPr>
          <w:p w14:paraId="534AB5F8" w14:textId="77777777" w:rsidR="00E60591" w:rsidRDefault="00E60591" w:rsidP="00E60591">
            <w:pPr>
              <w:pStyle w:val="CopticCross"/>
            </w:pPr>
            <w:r>
              <w:t>¿</w:t>
            </w:r>
          </w:p>
        </w:tc>
        <w:tc>
          <w:tcPr>
            <w:tcW w:w="3960" w:type="dxa"/>
          </w:tcPr>
          <w:p w14:paraId="7433C3CE" w14:textId="77777777" w:rsidR="00E60591" w:rsidRDefault="00E60591" w:rsidP="00E60591">
            <w:pPr>
              <w:pStyle w:val="EngHang"/>
            </w:pPr>
            <w:r>
              <w:t>The Master and Lord</w:t>
            </w:r>
          </w:p>
          <w:p w14:paraId="00EBB871" w14:textId="77777777" w:rsidR="00E60591" w:rsidRDefault="00E60591" w:rsidP="00E60591">
            <w:pPr>
              <w:pStyle w:val="EngHang"/>
            </w:pPr>
            <w:r>
              <w:t>Has come and saved us;</w:t>
            </w:r>
          </w:p>
          <w:p w14:paraId="6E0F6B3D" w14:textId="77777777" w:rsidR="00E60591" w:rsidRPr="0030209C" w:rsidRDefault="00E60591" w:rsidP="00E60591">
            <w:pPr>
              <w:pStyle w:val="EngHang"/>
              <w:rPr>
                <w:iCs/>
              </w:rPr>
            </w:pPr>
            <w:r w:rsidRPr="0030209C">
              <w:rPr>
                <w:iCs/>
              </w:rPr>
              <w:t>O Holy Trinity,</w:t>
            </w:r>
          </w:p>
          <w:p w14:paraId="6091F919" w14:textId="77777777" w:rsidR="00E60591" w:rsidRDefault="00E60591" w:rsidP="00E60591">
            <w:pPr>
              <w:pStyle w:val="EngHangEnd"/>
            </w:pPr>
            <w:r>
              <w:t>Have mercy upon us.</w:t>
            </w:r>
          </w:p>
        </w:tc>
        <w:tc>
          <w:tcPr>
            <w:tcW w:w="288" w:type="dxa"/>
          </w:tcPr>
          <w:p w14:paraId="5B0E15B6" w14:textId="77777777" w:rsidR="00E60591" w:rsidRDefault="00E60591" w:rsidP="00E60591">
            <w:pPr>
              <w:pStyle w:val="CopticCross"/>
            </w:pPr>
          </w:p>
        </w:tc>
        <w:tc>
          <w:tcPr>
            <w:tcW w:w="288" w:type="dxa"/>
          </w:tcPr>
          <w:p w14:paraId="4663DAF5" w14:textId="77777777" w:rsidR="00E60591" w:rsidRDefault="00E60591" w:rsidP="00E60591">
            <w:pPr>
              <w:pStyle w:val="CopticCross"/>
            </w:pPr>
            <w:r>
              <w:t>¿</w:t>
            </w:r>
          </w:p>
        </w:tc>
        <w:tc>
          <w:tcPr>
            <w:tcW w:w="3960" w:type="dxa"/>
          </w:tcPr>
          <w:p w14:paraId="7FD3BBCC" w14:textId="77777777" w:rsidR="00E60591" w:rsidRDefault="00E60591" w:rsidP="00E60591">
            <w:pPr>
              <w:pStyle w:val="CopticVersemulti-line"/>
            </w:pPr>
            <w:r>
              <w:t>Ⲇⲉⲥⲡⲟⲩⲇⲉ Ⲕⲩⲣⲓⲟⲛ:</w:t>
            </w:r>
          </w:p>
          <w:p w14:paraId="78D8764B" w14:textId="77777777" w:rsidR="00E60591" w:rsidRDefault="00E60591" w:rsidP="00E60591">
            <w:pPr>
              <w:pStyle w:val="CopticVersemulti-line"/>
            </w:pPr>
            <w:r>
              <w:t>ⲁϥⲓ̀ ⲁϥⲥⲱϯ ⲙ̀ⲙⲟⲛ:</w:t>
            </w:r>
          </w:p>
          <w:p w14:paraId="233F1EBF" w14:textId="77777777" w:rsidR="00E60591" w:rsidRDefault="00E60591" w:rsidP="00E60591">
            <w:pPr>
              <w:pStyle w:val="CopticVersemulti-line"/>
            </w:pPr>
            <w:r>
              <w:t>ⲁ̀ⲅⲓⲁ Ϯ̀ⲣⲓⲁⲥ:</w:t>
            </w:r>
          </w:p>
          <w:p w14:paraId="478B56D5" w14:textId="77777777" w:rsidR="00E60591" w:rsidRPr="005130A7" w:rsidRDefault="00E60591" w:rsidP="00E60591">
            <w:pPr>
              <w:pStyle w:val="CopticVerse"/>
            </w:pPr>
            <w:r>
              <w:t>ⲉ̀ⲗⲉⲏⲥ̀ⲟⲛ ⲏ̀ⲙⲁⲥ.</w:t>
            </w:r>
          </w:p>
        </w:tc>
      </w:tr>
      <w:tr w:rsidR="00E60591" w14:paraId="064AC39C" w14:textId="77777777" w:rsidTr="00E60591">
        <w:trPr>
          <w:cantSplit/>
        </w:trPr>
        <w:tc>
          <w:tcPr>
            <w:tcW w:w="288" w:type="dxa"/>
          </w:tcPr>
          <w:p w14:paraId="5707CFA8" w14:textId="77777777" w:rsidR="00E60591" w:rsidRDefault="00E60591" w:rsidP="00E60591">
            <w:pPr>
              <w:pStyle w:val="CopticCross"/>
            </w:pPr>
          </w:p>
        </w:tc>
        <w:tc>
          <w:tcPr>
            <w:tcW w:w="3960" w:type="dxa"/>
          </w:tcPr>
          <w:p w14:paraId="61B65105" w14:textId="77777777" w:rsidR="00E60591" w:rsidRDefault="00E60591" w:rsidP="00E60591">
            <w:pPr>
              <w:pStyle w:val="EngHang"/>
            </w:pPr>
            <w:r>
              <w:t>Teach me Your righteousness</w:t>
            </w:r>
          </w:p>
          <w:p w14:paraId="2A4F29B9" w14:textId="77777777" w:rsidR="00E60591" w:rsidRDefault="00E60591" w:rsidP="00E60591">
            <w:pPr>
              <w:pStyle w:val="EngHang"/>
              <w:ind w:left="0" w:firstLine="0"/>
            </w:pPr>
            <w:r>
              <w:t>By way of Your statutes;</w:t>
            </w:r>
          </w:p>
          <w:p w14:paraId="3A00702E" w14:textId="77777777" w:rsidR="00E60591" w:rsidRPr="0030209C" w:rsidRDefault="00E60591" w:rsidP="00E60591">
            <w:pPr>
              <w:pStyle w:val="EngHang"/>
              <w:rPr>
                <w:iCs/>
              </w:rPr>
            </w:pPr>
            <w:r w:rsidRPr="0030209C">
              <w:rPr>
                <w:iCs/>
              </w:rPr>
              <w:t>O Holy Trinity,</w:t>
            </w:r>
          </w:p>
          <w:p w14:paraId="3DDC639C" w14:textId="77777777" w:rsidR="00E60591" w:rsidRDefault="00E60591" w:rsidP="00E60591">
            <w:pPr>
              <w:pStyle w:val="EngHangEnd"/>
            </w:pPr>
            <w:r>
              <w:t>Have mercy upon us.</w:t>
            </w:r>
          </w:p>
        </w:tc>
        <w:tc>
          <w:tcPr>
            <w:tcW w:w="288" w:type="dxa"/>
          </w:tcPr>
          <w:p w14:paraId="4AE63BC7" w14:textId="77777777" w:rsidR="00E60591" w:rsidRDefault="00E60591" w:rsidP="00E60591">
            <w:pPr>
              <w:pStyle w:val="CopticCross"/>
            </w:pPr>
          </w:p>
        </w:tc>
        <w:tc>
          <w:tcPr>
            <w:tcW w:w="288" w:type="dxa"/>
          </w:tcPr>
          <w:p w14:paraId="7D900E8A" w14:textId="77777777" w:rsidR="00E60591" w:rsidRDefault="00E60591" w:rsidP="00E60591">
            <w:pPr>
              <w:pStyle w:val="CopticCross"/>
            </w:pPr>
          </w:p>
        </w:tc>
        <w:tc>
          <w:tcPr>
            <w:tcW w:w="3960" w:type="dxa"/>
          </w:tcPr>
          <w:p w14:paraId="1A8ACEC1" w14:textId="77777777" w:rsidR="00E60591" w:rsidRDefault="00E60591" w:rsidP="00E60591">
            <w:pPr>
              <w:pStyle w:val="CopticVersemulti-line"/>
            </w:pPr>
            <w:r>
              <w:t>Ⲉⲑⲃⲉ ⲡⲉⲕϩⲁⲡ ⲙ̀ⲙⲏⲓ:</w:t>
            </w:r>
          </w:p>
          <w:p w14:paraId="5A2A7716" w14:textId="77777777" w:rsidR="00E60591" w:rsidRDefault="00E60591" w:rsidP="00E60591">
            <w:pPr>
              <w:pStyle w:val="CopticVersemulti-line"/>
            </w:pPr>
            <w:r>
              <w:t>ⲙⲁⲧ̀ⲥⲁⲃⲟⲓ ⲉ̀ⲛⲉⲕⲙⲉⲑⲙⲏⲓ:</w:t>
            </w:r>
          </w:p>
          <w:p w14:paraId="2A2770F1" w14:textId="77777777" w:rsidR="00E60591" w:rsidRDefault="00E60591" w:rsidP="00E60591">
            <w:pPr>
              <w:pStyle w:val="CopticVersemulti-line"/>
            </w:pPr>
            <w:r>
              <w:t>ⲁ̀ⲅⲓⲁ Ϯ̀ⲣⲓⲁⲥ:</w:t>
            </w:r>
          </w:p>
          <w:p w14:paraId="4624A13F" w14:textId="77777777" w:rsidR="00E60591" w:rsidRDefault="00E60591" w:rsidP="00E60591">
            <w:pPr>
              <w:pStyle w:val="CopticVerse"/>
            </w:pPr>
            <w:r>
              <w:t>ⲉ̀ⲗⲉⲏⲥ̀ⲟⲛ ⲏ̀ⲙⲁⲥ.</w:t>
            </w:r>
          </w:p>
        </w:tc>
      </w:tr>
      <w:tr w:rsidR="00E60591" w14:paraId="3AB42704" w14:textId="77777777" w:rsidTr="00E60591">
        <w:trPr>
          <w:cantSplit/>
        </w:trPr>
        <w:tc>
          <w:tcPr>
            <w:tcW w:w="288" w:type="dxa"/>
          </w:tcPr>
          <w:p w14:paraId="7D3EE35A" w14:textId="77777777" w:rsidR="00E60591" w:rsidRDefault="00E60591" w:rsidP="00E60591">
            <w:pPr>
              <w:pStyle w:val="CopticCross"/>
            </w:pPr>
          </w:p>
        </w:tc>
        <w:tc>
          <w:tcPr>
            <w:tcW w:w="3960" w:type="dxa"/>
          </w:tcPr>
          <w:p w14:paraId="70A4EFEC" w14:textId="77777777" w:rsidR="00E60591" w:rsidRDefault="00E60591" w:rsidP="00E60591">
            <w:pPr>
              <w:pStyle w:val="EngHang"/>
            </w:pPr>
            <w:r>
              <w:t>*Great is Your mercy;</w:t>
            </w:r>
          </w:p>
          <w:p w14:paraId="0295373C" w14:textId="77777777" w:rsidR="00E60591" w:rsidRDefault="00E60591" w:rsidP="00E60591">
            <w:pPr>
              <w:pStyle w:val="EngHang"/>
            </w:pPr>
            <w:r>
              <w:t>Visit us with Thy salvation;</w:t>
            </w:r>
          </w:p>
          <w:p w14:paraId="3174AE12" w14:textId="77777777" w:rsidR="00E60591" w:rsidRPr="0030209C" w:rsidRDefault="00E60591" w:rsidP="00E60591">
            <w:pPr>
              <w:pStyle w:val="EngHang"/>
              <w:rPr>
                <w:iCs/>
              </w:rPr>
            </w:pPr>
            <w:r w:rsidRPr="0030209C">
              <w:rPr>
                <w:iCs/>
              </w:rPr>
              <w:t>O Holy Trinity,</w:t>
            </w:r>
          </w:p>
          <w:p w14:paraId="6446C800" w14:textId="77777777" w:rsidR="00E60591" w:rsidRDefault="00E60591" w:rsidP="00E60591">
            <w:pPr>
              <w:pStyle w:val="EngHangEnd"/>
            </w:pPr>
            <w:r>
              <w:t>Have mercy upon us.</w:t>
            </w:r>
          </w:p>
        </w:tc>
        <w:tc>
          <w:tcPr>
            <w:tcW w:w="288" w:type="dxa"/>
          </w:tcPr>
          <w:p w14:paraId="0A738238" w14:textId="77777777" w:rsidR="00E60591" w:rsidRDefault="00E60591" w:rsidP="00E60591">
            <w:pPr>
              <w:pStyle w:val="CopticCross"/>
            </w:pPr>
          </w:p>
        </w:tc>
        <w:tc>
          <w:tcPr>
            <w:tcW w:w="288" w:type="dxa"/>
          </w:tcPr>
          <w:p w14:paraId="0C574622" w14:textId="77777777" w:rsidR="00E60591" w:rsidRDefault="00E60591" w:rsidP="00E60591">
            <w:pPr>
              <w:pStyle w:val="CopticCross"/>
            </w:pPr>
          </w:p>
        </w:tc>
        <w:tc>
          <w:tcPr>
            <w:tcW w:w="3960" w:type="dxa"/>
          </w:tcPr>
          <w:p w14:paraId="0B2A4B24" w14:textId="77777777" w:rsidR="00E60591" w:rsidRDefault="00E60591" w:rsidP="00E60591">
            <w:pPr>
              <w:pStyle w:val="CopticVersemulti-line"/>
            </w:pPr>
            <w:r>
              <w:t>Ⲍⲉⲟϣ ⲡⲉ ⲡⲉⲕⲛⲁⲓ:</w:t>
            </w:r>
          </w:p>
          <w:p w14:paraId="70914DD0" w14:textId="77777777" w:rsidR="00E60591" w:rsidRDefault="00E60591" w:rsidP="00E60591">
            <w:pPr>
              <w:pStyle w:val="CopticVersemulti-line"/>
            </w:pPr>
            <w:r>
              <w:t>Ϫⲉⲙⲡⲉⲛϣⲓⲛⲓ ϧⲉⲛ ⲡⲉⲕⲟⲩϫⲁⲓ:</w:t>
            </w:r>
          </w:p>
          <w:p w14:paraId="11630513" w14:textId="77777777" w:rsidR="00E60591" w:rsidRDefault="00E60591" w:rsidP="00E60591">
            <w:pPr>
              <w:pStyle w:val="CopticVersemulti-line"/>
            </w:pPr>
            <w:r>
              <w:t>ⲁ̀ⲅⲓⲁ Ϯ̀ⲣⲓⲁⲥ:</w:t>
            </w:r>
          </w:p>
          <w:p w14:paraId="1EC65B95" w14:textId="77777777" w:rsidR="00E60591" w:rsidRDefault="00E60591" w:rsidP="00E60591">
            <w:pPr>
              <w:pStyle w:val="CopticVerse"/>
            </w:pPr>
            <w:r>
              <w:t>ⲉ̀ⲗⲉⲏⲥ̀ⲟⲛ ⲏ̀ⲙⲁⲥ.</w:t>
            </w:r>
          </w:p>
        </w:tc>
      </w:tr>
      <w:tr w:rsidR="00E60591" w14:paraId="2CFB90C2" w14:textId="77777777" w:rsidTr="00E60591">
        <w:trPr>
          <w:cantSplit/>
        </w:trPr>
        <w:tc>
          <w:tcPr>
            <w:tcW w:w="288" w:type="dxa"/>
          </w:tcPr>
          <w:p w14:paraId="2C498DA9" w14:textId="77777777" w:rsidR="00E60591" w:rsidRDefault="00E60591" w:rsidP="00E60591">
            <w:pPr>
              <w:pStyle w:val="CopticCross"/>
            </w:pPr>
            <w:r>
              <w:t>¿</w:t>
            </w:r>
          </w:p>
        </w:tc>
        <w:tc>
          <w:tcPr>
            <w:tcW w:w="3960" w:type="dxa"/>
          </w:tcPr>
          <w:p w14:paraId="1CCC51A1" w14:textId="77777777" w:rsidR="00E60591" w:rsidRDefault="00E60591" w:rsidP="00E60591">
            <w:pPr>
              <w:pStyle w:val="EngHang"/>
            </w:pPr>
            <w:r>
              <w:t>Behold, here I am,</w:t>
            </w:r>
          </w:p>
          <w:p w14:paraId="65646108" w14:textId="77777777" w:rsidR="00E60591" w:rsidRDefault="00E60591" w:rsidP="00E60591">
            <w:pPr>
              <w:pStyle w:val="EngHang"/>
            </w:pPr>
            <w:r>
              <w:t>I take refuge in You,</w:t>
            </w:r>
          </w:p>
          <w:p w14:paraId="56EB5E0D" w14:textId="77777777" w:rsidR="00E60591" w:rsidRPr="0030209C" w:rsidRDefault="00E60591" w:rsidP="00E60591">
            <w:pPr>
              <w:pStyle w:val="EngHang"/>
              <w:rPr>
                <w:iCs/>
              </w:rPr>
            </w:pPr>
            <w:r w:rsidRPr="0030209C">
              <w:rPr>
                <w:iCs/>
              </w:rPr>
              <w:t>O Holy Trinity,</w:t>
            </w:r>
          </w:p>
          <w:p w14:paraId="1E83F303" w14:textId="77777777" w:rsidR="00E60591" w:rsidRDefault="00E60591" w:rsidP="00E60591">
            <w:pPr>
              <w:pStyle w:val="EngHangEnd"/>
            </w:pPr>
            <w:r>
              <w:t>Have mercy upon us.</w:t>
            </w:r>
          </w:p>
        </w:tc>
        <w:tc>
          <w:tcPr>
            <w:tcW w:w="288" w:type="dxa"/>
          </w:tcPr>
          <w:p w14:paraId="470E8F35" w14:textId="77777777" w:rsidR="00E60591" w:rsidRDefault="00E60591" w:rsidP="00E60591">
            <w:pPr>
              <w:pStyle w:val="CopticCross"/>
            </w:pPr>
          </w:p>
        </w:tc>
        <w:tc>
          <w:tcPr>
            <w:tcW w:w="288" w:type="dxa"/>
          </w:tcPr>
          <w:p w14:paraId="1498CB49" w14:textId="77777777" w:rsidR="00E60591" w:rsidRDefault="00E60591" w:rsidP="00E60591">
            <w:pPr>
              <w:pStyle w:val="CopticCross"/>
            </w:pPr>
            <w:r>
              <w:t>¿</w:t>
            </w:r>
          </w:p>
        </w:tc>
        <w:tc>
          <w:tcPr>
            <w:tcW w:w="3960" w:type="dxa"/>
          </w:tcPr>
          <w:p w14:paraId="44BB59A1" w14:textId="77777777" w:rsidR="00E60591" w:rsidRDefault="00E60591" w:rsidP="00E60591">
            <w:pPr>
              <w:pStyle w:val="CopticVersemulti-line"/>
            </w:pPr>
            <w:r>
              <w:t>Ⲏⲥ ϩⲏⲡⲡⲉ ⲁ̀ⲛⲟⲕ:</w:t>
            </w:r>
          </w:p>
          <w:p w14:paraId="626A5279" w14:textId="77777777" w:rsidR="00E60591" w:rsidRDefault="00E60591" w:rsidP="00E60591">
            <w:pPr>
              <w:pStyle w:val="CopticVersemulti-line"/>
            </w:pPr>
            <w:r>
              <w:t>ⲉⲓⲉ̀ⲫⲱⲧ ϩⲁⲣⲟⲕ:</w:t>
            </w:r>
          </w:p>
          <w:p w14:paraId="23EAD5C2" w14:textId="77777777" w:rsidR="00E60591" w:rsidRDefault="00E60591" w:rsidP="00E60591">
            <w:pPr>
              <w:pStyle w:val="CopticVersemulti-line"/>
            </w:pPr>
            <w:r>
              <w:t>ⲁ̀ⲅⲓⲁ Ϯ̀ⲣⲓⲁⲥ:</w:t>
            </w:r>
          </w:p>
          <w:p w14:paraId="0317393D" w14:textId="77777777" w:rsidR="00E60591" w:rsidRDefault="00E60591" w:rsidP="00E60591">
            <w:pPr>
              <w:pStyle w:val="CopticVerse"/>
            </w:pPr>
            <w:r>
              <w:t>ⲉ̀ⲗⲉⲏⲥ̀ⲟⲛ ⲏ̀ⲙⲁⲥ.</w:t>
            </w:r>
          </w:p>
        </w:tc>
      </w:tr>
      <w:tr w:rsidR="00E60591" w14:paraId="54B484C6" w14:textId="77777777" w:rsidTr="00E60591">
        <w:trPr>
          <w:cantSplit/>
        </w:trPr>
        <w:tc>
          <w:tcPr>
            <w:tcW w:w="288" w:type="dxa"/>
          </w:tcPr>
          <w:p w14:paraId="49ED33C7" w14:textId="77777777" w:rsidR="00E60591" w:rsidRDefault="00E60591" w:rsidP="00E60591">
            <w:pPr>
              <w:pStyle w:val="CopticCross"/>
            </w:pPr>
            <w:r>
              <w:lastRenderedPageBreak/>
              <w:t>¿</w:t>
            </w:r>
          </w:p>
        </w:tc>
        <w:tc>
          <w:tcPr>
            <w:tcW w:w="3960" w:type="dxa"/>
          </w:tcPr>
          <w:p w14:paraId="2BE826D8" w14:textId="77777777" w:rsidR="00E60591" w:rsidRDefault="00E60591" w:rsidP="00E60591">
            <w:pPr>
              <w:pStyle w:val="EngHang"/>
            </w:pPr>
            <w:r>
              <w:t>*Yours is the power and the glory,</w:t>
            </w:r>
          </w:p>
          <w:p w14:paraId="0427063D" w14:textId="77777777" w:rsidR="00E60591" w:rsidRDefault="00E60591" w:rsidP="00E60591">
            <w:pPr>
              <w:pStyle w:val="EngHang"/>
            </w:pPr>
            <w:r>
              <w:t>O King of glory;</w:t>
            </w:r>
          </w:p>
          <w:p w14:paraId="6826F680" w14:textId="77777777" w:rsidR="00E60591" w:rsidRPr="0030209C" w:rsidRDefault="00E60591" w:rsidP="00E60591">
            <w:pPr>
              <w:pStyle w:val="EngHang"/>
              <w:rPr>
                <w:iCs/>
              </w:rPr>
            </w:pPr>
            <w:r w:rsidRPr="0030209C">
              <w:rPr>
                <w:iCs/>
              </w:rPr>
              <w:t>O Holy Trinity,</w:t>
            </w:r>
          </w:p>
          <w:p w14:paraId="39CB6A03" w14:textId="77777777" w:rsidR="00E60591" w:rsidRDefault="00E60591" w:rsidP="00E60591">
            <w:pPr>
              <w:pStyle w:val="EngHangEnd"/>
            </w:pPr>
            <w:r>
              <w:t>Have mercy upon us.</w:t>
            </w:r>
          </w:p>
        </w:tc>
        <w:tc>
          <w:tcPr>
            <w:tcW w:w="288" w:type="dxa"/>
          </w:tcPr>
          <w:p w14:paraId="4BAEC2F1" w14:textId="77777777" w:rsidR="00E60591" w:rsidRDefault="00E60591" w:rsidP="00E60591">
            <w:pPr>
              <w:pStyle w:val="CopticCross"/>
            </w:pPr>
          </w:p>
        </w:tc>
        <w:tc>
          <w:tcPr>
            <w:tcW w:w="288" w:type="dxa"/>
          </w:tcPr>
          <w:p w14:paraId="0A7966D4" w14:textId="77777777" w:rsidR="00E60591" w:rsidRDefault="00E60591" w:rsidP="00E60591">
            <w:pPr>
              <w:pStyle w:val="CopticCross"/>
            </w:pPr>
            <w:r>
              <w:t>¿</w:t>
            </w:r>
          </w:p>
        </w:tc>
        <w:tc>
          <w:tcPr>
            <w:tcW w:w="3960" w:type="dxa"/>
          </w:tcPr>
          <w:p w14:paraId="6E6A8D3B" w14:textId="77777777" w:rsidR="00E60591" w:rsidRDefault="00E60591" w:rsidP="00E60591">
            <w:pPr>
              <w:pStyle w:val="CopticVersemulti-line"/>
            </w:pPr>
            <w:r>
              <w:t>Ⲑⲱⲕ ⲧⲉ ϯϫⲟⲙ ⲛⲉⲙ ⲡⲓⲱ̀ⲟⲩ:</w:t>
            </w:r>
          </w:p>
          <w:p w14:paraId="08B915CF" w14:textId="77777777" w:rsidR="00E60591" w:rsidRDefault="00E60591" w:rsidP="00E60591">
            <w:pPr>
              <w:pStyle w:val="CopticVersemulti-line"/>
            </w:pPr>
            <w:r>
              <w:t>ⲱ̀ Ⲡⲓⲟⲩⲣⲟ ⲛ̀ⲧⲉ ⲡ̀ⲱ̀ⲟⲩ:</w:t>
            </w:r>
          </w:p>
          <w:p w14:paraId="3F8665F7" w14:textId="77777777" w:rsidR="00E60591" w:rsidRDefault="00E60591" w:rsidP="00E60591">
            <w:pPr>
              <w:pStyle w:val="CopticVersemulti-line"/>
            </w:pPr>
            <w:r>
              <w:t>ⲁ̀ⲅⲓⲁ Ϯ̀ⲣⲓⲁⲥ:</w:t>
            </w:r>
          </w:p>
          <w:p w14:paraId="22027E50" w14:textId="77777777" w:rsidR="00E60591" w:rsidRDefault="00E60591" w:rsidP="00E60591">
            <w:pPr>
              <w:pStyle w:val="CopticVerse"/>
            </w:pPr>
            <w:r>
              <w:t>ⲉ̀ⲗⲉⲏⲥ̀ⲟⲛ ⲏ̀ⲙⲁⲥ.</w:t>
            </w:r>
          </w:p>
        </w:tc>
      </w:tr>
      <w:tr w:rsidR="00E60591" w14:paraId="7E9C17E2" w14:textId="77777777" w:rsidTr="00E60591">
        <w:trPr>
          <w:cantSplit/>
        </w:trPr>
        <w:tc>
          <w:tcPr>
            <w:tcW w:w="288" w:type="dxa"/>
          </w:tcPr>
          <w:p w14:paraId="2C56853C" w14:textId="77777777" w:rsidR="00E60591" w:rsidRDefault="00E60591" w:rsidP="00E60591">
            <w:pPr>
              <w:pStyle w:val="CopticCross"/>
            </w:pPr>
          </w:p>
        </w:tc>
        <w:tc>
          <w:tcPr>
            <w:tcW w:w="3960" w:type="dxa"/>
          </w:tcPr>
          <w:p w14:paraId="0E421874" w14:textId="77777777" w:rsidR="00E60591" w:rsidRDefault="00E60591" w:rsidP="00E60591">
            <w:pPr>
              <w:pStyle w:val="EngHang"/>
            </w:pPr>
            <w:r>
              <w:t>*Jesus is our refuge</w:t>
            </w:r>
          </w:p>
          <w:p w14:paraId="18B0E2D3" w14:textId="77777777" w:rsidR="00E60591" w:rsidRDefault="00E60591" w:rsidP="00E60591">
            <w:pPr>
              <w:pStyle w:val="EngHang"/>
            </w:pPr>
            <w:r>
              <w:t>In our tribulations,</w:t>
            </w:r>
          </w:p>
          <w:p w14:paraId="54FA7378" w14:textId="77777777" w:rsidR="00E60591" w:rsidRPr="0030209C" w:rsidRDefault="00E60591" w:rsidP="00E60591">
            <w:pPr>
              <w:pStyle w:val="EngHang"/>
              <w:rPr>
                <w:iCs/>
              </w:rPr>
            </w:pPr>
            <w:r w:rsidRPr="0030209C">
              <w:rPr>
                <w:iCs/>
              </w:rPr>
              <w:t>O Holy Trinity,</w:t>
            </w:r>
          </w:p>
          <w:p w14:paraId="272CB2FD" w14:textId="77777777" w:rsidR="00E60591" w:rsidRDefault="00E60591" w:rsidP="00E60591">
            <w:pPr>
              <w:pStyle w:val="EngHangEnd"/>
            </w:pPr>
            <w:r>
              <w:t>Have mercy upon us.</w:t>
            </w:r>
          </w:p>
        </w:tc>
        <w:tc>
          <w:tcPr>
            <w:tcW w:w="288" w:type="dxa"/>
          </w:tcPr>
          <w:p w14:paraId="78DB5911" w14:textId="77777777" w:rsidR="00E60591" w:rsidRDefault="00E60591" w:rsidP="00E60591">
            <w:pPr>
              <w:pStyle w:val="CopticCross"/>
            </w:pPr>
          </w:p>
        </w:tc>
        <w:tc>
          <w:tcPr>
            <w:tcW w:w="288" w:type="dxa"/>
          </w:tcPr>
          <w:p w14:paraId="11F4D41E" w14:textId="77777777" w:rsidR="00E60591" w:rsidRDefault="00E60591" w:rsidP="00E60591">
            <w:pPr>
              <w:pStyle w:val="CopticCross"/>
            </w:pPr>
          </w:p>
        </w:tc>
        <w:tc>
          <w:tcPr>
            <w:tcW w:w="3960" w:type="dxa"/>
          </w:tcPr>
          <w:p w14:paraId="787A4EF3" w14:textId="77777777" w:rsidR="00E60591" w:rsidRDefault="00E60591" w:rsidP="00E60591">
            <w:pPr>
              <w:pStyle w:val="CopticVersemulti-line"/>
            </w:pPr>
            <w:r>
              <w:t>Ⲓⲏⲥⲟⲩⲥ ⲡⲉ ⲧⲉⲛϩⲉⲗⲡⲓⲥ:</w:t>
            </w:r>
          </w:p>
          <w:p w14:paraId="0733A822" w14:textId="77777777" w:rsidR="00E60591" w:rsidRDefault="00E60591" w:rsidP="00E60591">
            <w:pPr>
              <w:pStyle w:val="CopticVersemulti-line"/>
            </w:pPr>
            <w:r>
              <w:t>ϧⲉⲛ ⲛⲉⲛⲑ̀ⲗⲩⲯⲓⲥ:</w:t>
            </w:r>
          </w:p>
          <w:p w14:paraId="63C5CA89" w14:textId="77777777" w:rsidR="00E60591" w:rsidRDefault="00E60591" w:rsidP="00E60591">
            <w:pPr>
              <w:pStyle w:val="CopticVersemulti-line"/>
            </w:pPr>
            <w:r>
              <w:t>ⲁ̀ⲅⲓⲁ Ϯ̀ⲣⲓⲁⲥ:</w:t>
            </w:r>
          </w:p>
          <w:p w14:paraId="35F7CDBA" w14:textId="77777777" w:rsidR="00E60591" w:rsidRDefault="00E60591" w:rsidP="00E60591">
            <w:pPr>
              <w:pStyle w:val="CopticVerse"/>
            </w:pPr>
            <w:r>
              <w:t>ⲉ̀ⲗⲉⲏⲥ̀ⲟⲛ ⲏ̀ⲙⲁⲥ.</w:t>
            </w:r>
          </w:p>
        </w:tc>
      </w:tr>
      <w:tr w:rsidR="00E60591" w14:paraId="6FEBD22F" w14:textId="77777777" w:rsidTr="00E60591">
        <w:trPr>
          <w:cantSplit/>
        </w:trPr>
        <w:tc>
          <w:tcPr>
            <w:tcW w:w="288" w:type="dxa"/>
          </w:tcPr>
          <w:p w14:paraId="454D2599" w14:textId="77777777" w:rsidR="00E60591" w:rsidRDefault="00E60591" w:rsidP="00E60591">
            <w:pPr>
              <w:pStyle w:val="CopticCross"/>
            </w:pPr>
          </w:p>
        </w:tc>
        <w:tc>
          <w:tcPr>
            <w:tcW w:w="3960" w:type="dxa"/>
          </w:tcPr>
          <w:p w14:paraId="3BA83905" w14:textId="77777777" w:rsidR="00E60591" w:rsidRDefault="00E60591" w:rsidP="00E60591">
            <w:pPr>
              <w:pStyle w:val="EngHang"/>
            </w:pPr>
            <w:r>
              <w:t>Blessed are You, O Son of God;</w:t>
            </w:r>
          </w:p>
          <w:p w14:paraId="3FA057DF" w14:textId="77777777" w:rsidR="00E60591" w:rsidRDefault="00E60591" w:rsidP="00E60591">
            <w:pPr>
              <w:pStyle w:val="EngHang"/>
            </w:pPr>
            <w:r>
              <w:t>Deliver us from temptations;</w:t>
            </w:r>
          </w:p>
          <w:p w14:paraId="0557E4CD" w14:textId="77777777" w:rsidR="00E60591" w:rsidRPr="0030209C" w:rsidRDefault="00E60591" w:rsidP="00E60591">
            <w:pPr>
              <w:pStyle w:val="EngHang"/>
              <w:rPr>
                <w:iCs/>
              </w:rPr>
            </w:pPr>
            <w:r w:rsidRPr="0030209C">
              <w:rPr>
                <w:iCs/>
              </w:rPr>
              <w:t>O Holy Trinity,</w:t>
            </w:r>
          </w:p>
          <w:p w14:paraId="17F13756" w14:textId="77777777" w:rsidR="00E60591" w:rsidRDefault="00E60591" w:rsidP="00E60591">
            <w:pPr>
              <w:pStyle w:val="EngHangEnd"/>
            </w:pPr>
            <w:r>
              <w:t>Have mercy upon us.</w:t>
            </w:r>
          </w:p>
        </w:tc>
        <w:tc>
          <w:tcPr>
            <w:tcW w:w="288" w:type="dxa"/>
          </w:tcPr>
          <w:p w14:paraId="1BE48DD3" w14:textId="77777777" w:rsidR="00E60591" w:rsidRDefault="00E60591" w:rsidP="00E60591">
            <w:pPr>
              <w:pStyle w:val="CopticCross"/>
            </w:pPr>
          </w:p>
        </w:tc>
        <w:tc>
          <w:tcPr>
            <w:tcW w:w="288" w:type="dxa"/>
          </w:tcPr>
          <w:p w14:paraId="2A21983E" w14:textId="77777777" w:rsidR="00E60591" w:rsidRDefault="00E60591" w:rsidP="00E60591">
            <w:pPr>
              <w:pStyle w:val="CopticCross"/>
            </w:pPr>
          </w:p>
        </w:tc>
        <w:tc>
          <w:tcPr>
            <w:tcW w:w="3960" w:type="dxa"/>
          </w:tcPr>
          <w:p w14:paraId="65DA4C07" w14:textId="77777777" w:rsidR="00E60591" w:rsidRDefault="00E60591" w:rsidP="00E60591">
            <w:pPr>
              <w:pStyle w:val="CopticVersemulti-line"/>
            </w:pPr>
            <w:r>
              <w:t>Ⲕ̀ⲥ̀ⲙⲁⲣⲱⲟⲩⲧ Ⲩⲓⲟⲥ Ⲑⲉⲟⲥ:</w:t>
            </w:r>
          </w:p>
          <w:p w14:paraId="02A389A7" w14:textId="77777777" w:rsidR="00E60591" w:rsidRDefault="00E60591" w:rsidP="00E60591">
            <w:pPr>
              <w:pStyle w:val="CopticVersemulti-line"/>
            </w:pPr>
            <w:r>
              <w:t>ⲛⲁϩⲙⲉⲛ ϧⲉⲛ ⲛⲓⲡⲓⲣⲁⲥⲙⲟⲥ:</w:t>
            </w:r>
          </w:p>
          <w:p w14:paraId="56E48EBA" w14:textId="77777777" w:rsidR="00E60591" w:rsidRDefault="00E60591" w:rsidP="00E60591">
            <w:pPr>
              <w:pStyle w:val="CopticVersemulti-line"/>
            </w:pPr>
            <w:r>
              <w:t>ⲁ̀ⲅⲓⲁ Ϯ̀ⲣⲓⲁⲥ:</w:t>
            </w:r>
          </w:p>
          <w:p w14:paraId="19446538" w14:textId="77777777" w:rsidR="00E60591" w:rsidRDefault="00E60591" w:rsidP="00E60591">
            <w:pPr>
              <w:pStyle w:val="CopticVerse"/>
            </w:pPr>
            <w:r>
              <w:t>ⲉ̀ⲗⲉⲏⲥ̀ⲟⲛ ⲏ̀ⲙⲁⲥ.</w:t>
            </w:r>
          </w:p>
        </w:tc>
      </w:tr>
      <w:tr w:rsidR="00E60591" w14:paraId="30496CDE" w14:textId="77777777" w:rsidTr="00E60591">
        <w:trPr>
          <w:cantSplit/>
        </w:trPr>
        <w:tc>
          <w:tcPr>
            <w:tcW w:w="288" w:type="dxa"/>
          </w:tcPr>
          <w:p w14:paraId="44EB41CC" w14:textId="77777777" w:rsidR="00E60591" w:rsidRDefault="00E60591" w:rsidP="00E60591">
            <w:pPr>
              <w:pStyle w:val="CopticCross"/>
            </w:pPr>
            <w:r>
              <w:t>¿</w:t>
            </w:r>
          </w:p>
        </w:tc>
        <w:tc>
          <w:tcPr>
            <w:tcW w:w="3960" w:type="dxa"/>
          </w:tcPr>
          <w:p w14:paraId="1047F82B" w14:textId="77777777" w:rsidR="00E60591" w:rsidRDefault="00E60591" w:rsidP="00E60591">
            <w:pPr>
              <w:pStyle w:val="EngHang"/>
              <w:rPr>
                <w:rFonts w:eastAsia="Arial Unicode MS"/>
              </w:rPr>
            </w:pPr>
            <w:r>
              <w:rPr>
                <w:rFonts w:eastAsia="Arial Unicode MS"/>
              </w:rPr>
              <w:t>All nations praise You,</w:t>
            </w:r>
          </w:p>
          <w:p w14:paraId="340840EB" w14:textId="77777777" w:rsidR="00E60591" w:rsidRDefault="00E60591" w:rsidP="00E60591">
            <w:pPr>
              <w:pStyle w:val="EngHang"/>
              <w:rPr>
                <w:rFonts w:eastAsia="Arial Unicode MS"/>
              </w:rPr>
            </w:pPr>
            <w:r>
              <w:rPr>
                <w:rFonts w:eastAsia="Arial Unicode MS"/>
              </w:rPr>
              <w:t>O Christ the King;</w:t>
            </w:r>
          </w:p>
          <w:p w14:paraId="3BAF5329" w14:textId="77777777" w:rsidR="00E60591" w:rsidRPr="0030209C" w:rsidRDefault="00E60591" w:rsidP="00E60591">
            <w:pPr>
              <w:pStyle w:val="EngHang"/>
              <w:rPr>
                <w:iCs/>
              </w:rPr>
            </w:pPr>
            <w:r w:rsidRPr="0030209C">
              <w:rPr>
                <w:iCs/>
              </w:rPr>
              <w:t>O Holy Trinity,</w:t>
            </w:r>
          </w:p>
          <w:p w14:paraId="501612ED" w14:textId="77777777" w:rsidR="00E60591" w:rsidRPr="003678BC" w:rsidRDefault="00E60591" w:rsidP="00E60591">
            <w:pPr>
              <w:pStyle w:val="EngHangEnd"/>
              <w:rPr>
                <w:rFonts w:eastAsia="Arial Unicode MS"/>
              </w:rPr>
            </w:pPr>
            <w:r>
              <w:t>Have mercy upon us.</w:t>
            </w:r>
          </w:p>
        </w:tc>
        <w:tc>
          <w:tcPr>
            <w:tcW w:w="288" w:type="dxa"/>
          </w:tcPr>
          <w:p w14:paraId="79E0EF6D" w14:textId="77777777" w:rsidR="00E60591" w:rsidRDefault="00E60591" w:rsidP="00E60591">
            <w:pPr>
              <w:pStyle w:val="CopticCross"/>
            </w:pPr>
          </w:p>
        </w:tc>
        <w:tc>
          <w:tcPr>
            <w:tcW w:w="288" w:type="dxa"/>
          </w:tcPr>
          <w:p w14:paraId="454E26ED" w14:textId="77777777" w:rsidR="00E60591" w:rsidRDefault="00E60591" w:rsidP="00E60591">
            <w:pPr>
              <w:pStyle w:val="CopticCross"/>
            </w:pPr>
            <w:r>
              <w:t>¿</w:t>
            </w:r>
          </w:p>
        </w:tc>
        <w:tc>
          <w:tcPr>
            <w:tcW w:w="3960" w:type="dxa"/>
          </w:tcPr>
          <w:p w14:paraId="62383587" w14:textId="77777777" w:rsidR="00E60591" w:rsidRDefault="00E60591" w:rsidP="00E60591">
            <w:pPr>
              <w:pStyle w:val="CopticVersemulti-line"/>
            </w:pPr>
            <w:r>
              <w:t>Ⲗⲁⲟⲥ ⲛⲓⲃⲉⲛ ⲥⲉϩⲱⲥ ⲛⲁⲕ:</w:t>
            </w:r>
          </w:p>
          <w:p w14:paraId="216A574F" w14:textId="77777777" w:rsidR="00E60591" w:rsidRDefault="00E60591" w:rsidP="00E60591">
            <w:pPr>
              <w:pStyle w:val="CopticVersemulti-line"/>
            </w:pPr>
            <w:r>
              <w:t>ⲱ̀ Ⲡ̀ⲟⲩⲣⲟ Ⲡⲓⲭ̀ⲣⲓⲥⲧⲟⲥ:</w:t>
            </w:r>
          </w:p>
          <w:p w14:paraId="07A42E52" w14:textId="77777777" w:rsidR="00E60591" w:rsidRDefault="00E60591" w:rsidP="00E60591">
            <w:pPr>
              <w:pStyle w:val="CopticVersemulti-line"/>
            </w:pPr>
            <w:r>
              <w:t>ⲁ̀ⲅⲓⲁ Ϯ̀ⲣⲓⲁⲥ:</w:t>
            </w:r>
          </w:p>
          <w:p w14:paraId="4091B13E" w14:textId="77777777" w:rsidR="00E60591" w:rsidRPr="005130A7" w:rsidRDefault="00E60591" w:rsidP="00E60591">
            <w:pPr>
              <w:pStyle w:val="CopticVerse"/>
            </w:pPr>
            <w:r>
              <w:t>ⲉ̀ⲗⲉⲏⲥ̀ⲟⲛ ⲏ̀ⲙⲁⲥ.</w:t>
            </w:r>
          </w:p>
        </w:tc>
      </w:tr>
      <w:tr w:rsidR="00E60591" w14:paraId="6D22539C" w14:textId="77777777" w:rsidTr="00E60591">
        <w:trPr>
          <w:cantSplit/>
        </w:trPr>
        <w:tc>
          <w:tcPr>
            <w:tcW w:w="288" w:type="dxa"/>
          </w:tcPr>
          <w:p w14:paraId="0BE25638" w14:textId="77777777" w:rsidR="00E60591" w:rsidRDefault="00E60591" w:rsidP="00E60591">
            <w:pPr>
              <w:pStyle w:val="CopticCross"/>
            </w:pPr>
            <w:r>
              <w:t>¿</w:t>
            </w:r>
          </w:p>
        </w:tc>
        <w:tc>
          <w:tcPr>
            <w:tcW w:w="3960" w:type="dxa"/>
          </w:tcPr>
          <w:p w14:paraId="05126675" w14:textId="77777777" w:rsidR="00E60591" w:rsidRDefault="00E60591" w:rsidP="00E60591">
            <w:pPr>
              <w:pStyle w:val="EngHang"/>
            </w:pPr>
            <w:r>
              <w:t>Grant us Your peace;</w:t>
            </w:r>
          </w:p>
          <w:p w14:paraId="2DF14E41" w14:textId="77777777" w:rsidR="00E60591" w:rsidRDefault="00E60591" w:rsidP="00E60591">
            <w:pPr>
              <w:pStyle w:val="EngHang"/>
            </w:pPr>
            <w:r>
              <w:t>Heal our sicknesses;</w:t>
            </w:r>
          </w:p>
          <w:p w14:paraId="1D53CC7C" w14:textId="77777777" w:rsidR="00E60591" w:rsidRPr="0030209C" w:rsidRDefault="00E60591" w:rsidP="00E60591">
            <w:pPr>
              <w:pStyle w:val="EngHang"/>
              <w:rPr>
                <w:iCs/>
              </w:rPr>
            </w:pPr>
            <w:r w:rsidRPr="0030209C">
              <w:rPr>
                <w:iCs/>
              </w:rPr>
              <w:t>O Holy Trinity,</w:t>
            </w:r>
          </w:p>
          <w:p w14:paraId="32D885B8" w14:textId="77777777" w:rsidR="00E60591" w:rsidRDefault="00E60591" w:rsidP="00E60591">
            <w:pPr>
              <w:pStyle w:val="EngHangEnd"/>
            </w:pPr>
            <w:r>
              <w:t xml:space="preserve">Have </w:t>
            </w:r>
            <w:r w:rsidRPr="00135AF7">
              <w:t>mercy</w:t>
            </w:r>
            <w:r>
              <w:t xml:space="preserve"> upon us.</w:t>
            </w:r>
          </w:p>
        </w:tc>
        <w:tc>
          <w:tcPr>
            <w:tcW w:w="288" w:type="dxa"/>
          </w:tcPr>
          <w:p w14:paraId="378EA110" w14:textId="77777777" w:rsidR="00E60591" w:rsidRDefault="00E60591" w:rsidP="00E60591">
            <w:pPr>
              <w:pStyle w:val="CopticCross"/>
            </w:pPr>
          </w:p>
        </w:tc>
        <w:tc>
          <w:tcPr>
            <w:tcW w:w="288" w:type="dxa"/>
          </w:tcPr>
          <w:p w14:paraId="75C5A5A5" w14:textId="77777777" w:rsidR="00E60591" w:rsidRDefault="00E60591" w:rsidP="00E60591">
            <w:pPr>
              <w:pStyle w:val="CopticCross"/>
            </w:pPr>
            <w:r>
              <w:t>¿</w:t>
            </w:r>
          </w:p>
        </w:tc>
        <w:tc>
          <w:tcPr>
            <w:tcW w:w="3960" w:type="dxa"/>
          </w:tcPr>
          <w:p w14:paraId="3A70AC0B" w14:textId="77777777" w:rsidR="00E60591" w:rsidRDefault="00E60591" w:rsidP="00E60591">
            <w:pPr>
              <w:pStyle w:val="CopticVersemulti-line"/>
            </w:pPr>
            <w:r>
              <w:t>Ⲙⲟⲓ ⲛⲁⲛ ⲡ̀ⲧⲉⲕϩⲓⲣⲏⲛⲏ:</w:t>
            </w:r>
          </w:p>
          <w:p w14:paraId="0F84FAA4" w14:textId="77777777" w:rsidR="00E60591" w:rsidRDefault="00E60591" w:rsidP="00E60591">
            <w:pPr>
              <w:pStyle w:val="CopticVersemulti-line"/>
            </w:pPr>
            <w:r>
              <w:t>ⲙⲁⲧⲁⲗϭⲟ ⲛ̀ⲛⲉⲛϣⲱⲡⲓ:</w:t>
            </w:r>
          </w:p>
          <w:p w14:paraId="7B90147B" w14:textId="77777777" w:rsidR="00E60591" w:rsidRDefault="00E60591" w:rsidP="00E60591">
            <w:pPr>
              <w:pStyle w:val="CopticVersemulti-line"/>
            </w:pPr>
            <w:r>
              <w:t>ⲁ̀ⲅⲓⲁ Ϯ̀ⲣⲓⲁⲥ:</w:t>
            </w:r>
          </w:p>
          <w:p w14:paraId="616EA7A5" w14:textId="77777777" w:rsidR="00E60591" w:rsidRDefault="00E60591" w:rsidP="00E60591">
            <w:pPr>
              <w:pStyle w:val="CopticVerse"/>
            </w:pPr>
            <w:r>
              <w:t>ⲉ̀ⲗⲉⲏⲥ̀ⲟⲛ ⲏ̀ⲙⲁⲥ</w:t>
            </w:r>
          </w:p>
        </w:tc>
      </w:tr>
      <w:tr w:rsidR="00E60591" w14:paraId="76FEDA19" w14:textId="77777777" w:rsidTr="00E60591">
        <w:trPr>
          <w:cantSplit/>
        </w:trPr>
        <w:tc>
          <w:tcPr>
            <w:tcW w:w="288" w:type="dxa"/>
          </w:tcPr>
          <w:p w14:paraId="58EE6C60" w14:textId="77777777" w:rsidR="00E60591" w:rsidRDefault="00E60591" w:rsidP="00E60591">
            <w:pPr>
              <w:pStyle w:val="CopticCross"/>
            </w:pPr>
          </w:p>
        </w:tc>
        <w:tc>
          <w:tcPr>
            <w:tcW w:w="3960" w:type="dxa"/>
          </w:tcPr>
          <w:p w14:paraId="4DC07D82" w14:textId="77777777" w:rsidR="00E60591" w:rsidRDefault="00E60591" w:rsidP="00E60591">
            <w:pPr>
              <w:pStyle w:val="EngHang"/>
            </w:pPr>
            <w:r>
              <w:t>You are compassionate</w:t>
            </w:r>
          </w:p>
          <w:p w14:paraId="6C9BCDE0" w14:textId="77777777" w:rsidR="00E60591" w:rsidRDefault="00E60591" w:rsidP="00E60591">
            <w:pPr>
              <w:pStyle w:val="EngHang"/>
            </w:pPr>
            <w:r>
              <w:t>And merciful;</w:t>
            </w:r>
          </w:p>
          <w:p w14:paraId="3035E890" w14:textId="77777777" w:rsidR="00E60591" w:rsidRPr="0030209C" w:rsidRDefault="00E60591" w:rsidP="00E60591">
            <w:pPr>
              <w:pStyle w:val="EngHang"/>
              <w:rPr>
                <w:iCs/>
              </w:rPr>
            </w:pPr>
            <w:r w:rsidRPr="0030209C">
              <w:rPr>
                <w:iCs/>
              </w:rPr>
              <w:t>O Holy Trinity,</w:t>
            </w:r>
          </w:p>
          <w:p w14:paraId="1F279C3B" w14:textId="77777777" w:rsidR="00E60591" w:rsidRDefault="00E60591" w:rsidP="00E60591">
            <w:pPr>
              <w:pStyle w:val="EngHangEnd"/>
            </w:pPr>
            <w:r>
              <w:t>Have mercy upon us.</w:t>
            </w:r>
          </w:p>
        </w:tc>
        <w:tc>
          <w:tcPr>
            <w:tcW w:w="288" w:type="dxa"/>
          </w:tcPr>
          <w:p w14:paraId="4DA13496" w14:textId="77777777" w:rsidR="00E60591" w:rsidRDefault="00E60591" w:rsidP="00E60591">
            <w:pPr>
              <w:pStyle w:val="CopticCross"/>
            </w:pPr>
          </w:p>
        </w:tc>
        <w:tc>
          <w:tcPr>
            <w:tcW w:w="288" w:type="dxa"/>
          </w:tcPr>
          <w:p w14:paraId="3C6B3E53" w14:textId="77777777" w:rsidR="00E60591" w:rsidRDefault="00E60591" w:rsidP="00E60591">
            <w:pPr>
              <w:pStyle w:val="CopticCross"/>
            </w:pPr>
          </w:p>
        </w:tc>
        <w:tc>
          <w:tcPr>
            <w:tcW w:w="3960" w:type="dxa"/>
          </w:tcPr>
          <w:p w14:paraId="7942DC34" w14:textId="77777777" w:rsidR="00E60591" w:rsidRDefault="00E60591" w:rsidP="00E60591">
            <w:pPr>
              <w:pStyle w:val="CopticVersemulti-line"/>
            </w:pPr>
            <w:r>
              <w:t>Ⲛ̀ⲑⲟⲕ ⲟⲩⲣⲉϥϣⲉⲛϩⲏⲧ:</w:t>
            </w:r>
          </w:p>
          <w:p w14:paraId="15069FDE" w14:textId="77777777" w:rsidR="00E60591" w:rsidRDefault="00E60591" w:rsidP="00E60591">
            <w:pPr>
              <w:pStyle w:val="CopticVersemulti-line"/>
            </w:pPr>
            <w:r>
              <w:t>ⲟⲩⲟϩ ⲛ̀ⲛⲁⲏⲧ:</w:t>
            </w:r>
          </w:p>
          <w:p w14:paraId="3A2FCD8F" w14:textId="77777777" w:rsidR="00E60591" w:rsidRDefault="00E60591" w:rsidP="00E60591">
            <w:pPr>
              <w:pStyle w:val="CopticVersemulti-line"/>
            </w:pPr>
            <w:r>
              <w:t>ⲁ̀ⲅⲓⲁ Ϯ̀ⲣⲓⲁⲥ:</w:t>
            </w:r>
          </w:p>
          <w:p w14:paraId="56EDAC7B" w14:textId="77777777" w:rsidR="00E60591" w:rsidRDefault="00E60591" w:rsidP="00E60591">
            <w:pPr>
              <w:pStyle w:val="CopticVerse"/>
            </w:pPr>
            <w:r>
              <w:t>ⲉ̀ⲗⲉⲏⲥ̀ⲟⲛ ⲏ̀ⲙⲁⲥ</w:t>
            </w:r>
          </w:p>
        </w:tc>
      </w:tr>
      <w:tr w:rsidR="00E60591" w14:paraId="442F834C" w14:textId="77777777" w:rsidTr="00E60591">
        <w:trPr>
          <w:cantSplit/>
        </w:trPr>
        <w:tc>
          <w:tcPr>
            <w:tcW w:w="288" w:type="dxa"/>
          </w:tcPr>
          <w:p w14:paraId="2A01F51B" w14:textId="77777777" w:rsidR="00E60591" w:rsidRDefault="00E60591" w:rsidP="00E60591">
            <w:pPr>
              <w:pStyle w:val="CopticCross"/>
            </w:pPr>
          </w:p>
        </w:tc>
        <w:tc>
          <w:tcPr>
            <w:tcW w:w="3960" w:type="dxa"/>
          </w:tcPr>
          <w:p w14:paraId="2824E8BF" w14:textId="77777777" w:rsidR="00E60591" w:rsidRDefault="00E60591" w:rsidP="00E60591">
            <w:pPr>
              <w:pStyle w:val="EngHang"/>
            </w:pPr>
            <w:r>
              <w:t>Blessed are You,</w:t>
            </w:r>
          </w:p>
          <w:p w14:paraId="2B01BC5B" w14:textId="77777777" w:rsidR="00E60591" w:rsidRDefault="00E60591" w:rsidP="00E60591">
            <w:pPr>
              <w:pStyle w:val="EngHang"/>
            </w:pPr>
            <w:r>
              <w:t>We praise You and bless You;</w:t>
            </w:r>
          </w:p>
          <w:p w14:paraId="7CA3C825" w14:textId="77777777" w:rsidR="00E60591" w:rsidRPr="0030209C" w:rsidRDefault="00E60591" w:rsidP="00E60591">
            <w:pPr>
              <w:pStyle w:val="EngHang"/>
              <w:rPr>
                <w:iCs/>
              </w:rPr>
            </w:pPr>
            <w:r w:rsidRPr="0030209C">
              <w:rPr>
                <w:iCs/>
              </w:rPr>
              <w:t>O Holy Trinity,</w:t>
            </w:r>
          </w:p>
          <w:p w14:paraId="32423285" w14:textId="77777777" w:rsidR="00E60591" w:rsidRDefault="00E60591" w:rsidP="00E60591">
            <w:pPr>
              <w:pStyle w:val="EngHangEnd"/>
            </w:pPr>
            <w:r>
              <w:t>Have mercy upon us.</w:t>
            </w:r>
          </w:p>
        </w:tc>
        <w:tc>
          <w:tcPr>
            <w:tcW w:w="288" w:type="dxa"/>
          </w:tcPr>
          <w:p w14:paraId="3098F48E" w14:textId="77777777" w:rsidR="00E60591" w:rsidRDefault="00E60591" w:rsidP="00E60591">
            <w:pPr>
              <w:pStyle w:val="CopticCross"/>
            </w:pPr>
          </w:p>
        </w:tc>
        <w:tc>
          <w:tcPr>
            <w:tcW w:w="288" w:type="dxa"/>
          </w:tcPr>
          <w:p w14:paraId="76EAB610" w14:textId="77777777" w:rsidR="00E60591" w:rsidRDefault="00E60591" w:rsidP="00E60591">
            <w:pPr>
              <w:pStyle w:val="CopticCross"/>
            </w:pPr>
          </w:p>
        </w:tc>
        <w:tc>
          <w:tcPr>
            <w:tcW w:w="3960" w:type="dxa"/>
          </w:tcPr>
          <w:p w14:paraId="255772C9" w14:textId="77777777" w:rsidR="00E60591" w:rsidRDefault="00E60591" w:rsidP="00E60591">
            <w:pPr>
              <w:pStyle w:val="CopticVersemulti-line"/>
            </w:pPr>
            <w:r>
              <w:t>Ⲝ̀ⲙⲁⲣⲱⲟⲩⲧ ⲛ̀ⲑⲟⲕ:</w:t>
            </w:r>
          </w:p>
          <w:p w14:paraId="26DB3CF2" w14:textId="77777777" w:rsidR="00E60591" w:rsidRDefault="00E60591" w:rsidP="00E60591">
            <w:pPr>
              <w:pStyle w:val="CopticVersemulti-line"/>
            </w:pPr>
            <w:r>
              <w:t>ⲧⲉⲛϩⲱⲥ ⲛⲁⲕ ⲥ̀ⲙⲟⲩ ⲉ̀ⲣⲟⲕ:</w:t>
            </w:r>
          </w:p>
          <w:p w14:paraId="43BDE508" w14:textId="77777777" w:rsidR="00E60591" w:rsidRDefault="00E60591" w:rsidP="00E60591">
            <w:pPr>
              <w:pStyle w:val="CopticVersemulti-line"/>
            </w:pPr>
            <w:r>
              <w:t>ⲁ̀ⲅⲓⲁ Ϯ̀ⲣⲓⲁⲥ:</w:t>
            </w:r>
          </w:p>
          <w:p w14:paraId="67084AEE" w14:textId="77777777" w:rsidR="00E60591" w:rsidRDefault="00E60591" w:rsidP="00E60591">
            <w:pPr>
              <w:pStyle w:val="CopticVerse"/>
            </w:pPr>
            <w:r>
              <w:t>ⲉ̀ⲗⲉⲏⲥ̀ⲟⲛ ⲏ̀ⲙⲁⲥ</w:t>
            </w:r>
          </w:p>
        </w:tc>
      </w:tr>
      <w:tr w:rsidR="00E60591" w14:paraId="0AE2B84D" w14:textId="77777777" w:rsidTr="00E60591">
        <w:trPr>
          <w:cantSplit/>
        </w:trPr>
        <w:tc>
          <w:tcPr>
            <w:tcW w:w="288" w:type="dxa"/>
          </w:tcPr>
          <w:p w14:paraId="6DCCD798" w14:textId="77777777" w:rsidR="00E60591" w:rsidRDefault="00E60591" w:rsidP="00E60591">
            <w:pPr>
              <w:pStyle w:val="CopticCross"/>
            </w:pPr>
            <w:r>
              <w:lastRenderedPageBreak/>
              <w:t>¿</w:t>
            </w:r>
          </w:p>
        </w:tc>
        <w:tc>
          <w:tcPr>
            <w:tcW w:w="3960" w:type="dxa"/>
          </w:tcPr>
          <w:p w14:paraId="6677CC04" w14:textId="77777777" w:rsidR="00E60591" w:rsidRDefault="00E60591" w:rsidP="00E60591">
            <w:pPr>
              <w:pStyle w:val="EngHang"/>
            </w:pPr>
            <w:r>
              <w:t>The righteous Judge</w:t>
            </w:r>
          </w:p>
          <w:p w14:paraId="1CDAA194" w14:textId="77777777" w:rsidR="00E60591" w:rsidRDefault="00E60591" w:rsidP="00E60591">
            <w:pPr>
              <w:pStyle w:val="EngHang"/>
            </w:pPr>
            <w:r>
              <w:t>Is truly great;</w:t>
            </w:r>
          </w:p>
          <w:p w14:paraId="0A75625E" w14:textId="77777777" w:rsidR="00E60591" w:rsidRPr="0030209C" w:rsidRDefault="00E60591" w:rsidP="00E60591">
            <w:pPr>
              <w:pStyle w:val="EngHang"/>
              <w:rPr>
                <w:iCs/>
              </w:rPr>
            </w:pPr>
            <w:r w:rsidRPr="0030209C">
              <w:rPr>
                <w:iCs/>
              </w:rPr>
              <w:t>O Holy Trinity,</w:t>
            </w:r>
          </w:p>
          <w:p w14:paraId="544B5B15" w14:textId="77777777" w:rsidR="00E60591" w:rsidRDefault="00E60591" w:rsidP="00E60591">
            <w:pPr>
              <w:pStyle w:val="EngHangEnd"/>
            </w:pPr>
            <w:r>
              <w:t>Have mercy upon us.</w:t>
            </w:r>
          </w:p>
        </w:tc>
        <w:tc>
          <w:tcPr>
            <w:tcW w:w="288" w:type="dxa"/>
          </w:tcPr>
          <w:p w14:paraId="69F2118A" w14:textId="77777777" w:rsidR="00E60591" w:rsidRDefault="00E60591" w:rsidP="00E60591">
            <w:pPr>
              <w:pStyle w:val="CopticCross"/>
            </w:pPr>
          </w:p>
        </w:tc>
        <w:tc>
          <w:tcPr>
            <w:tcW w:w="288" w:type="dxa"/>
          </w:tcPr>
          <w:p w14:paraId="0697BDF8" w14:textId="77777777" w:rsidR="00E60591" w:rsidRDefault="00E60591" w:rsidP="00E60591">
            <w:pPr>
              <w:pStyle w:val="CopticCross"/>
            </w:pPr>
            <w:r>
              <w:t>¿</w:t>
            </w:r>
          </w:p>
        </w:tc>
        <w:tc>
          <w:tcPr>
            <w:tcW w:w="3960" w:type="dxa"/>
          </w:tcPr>
          <w:p w14:paraId="065F769D" w14:textId="77777777" w:rsidR="00E60591" w:rsidRDefault="00E60591" w:rsidP="00E60591">
            <w:pPr>
              <w:pStyle w:val="CopticVersemulti-line"/>
            </w:pPr>
            <w:r>
              <w:t>Ⲟⲩⲛⲓϣϯ ⲛ̀ⲧⲁⲫ̀ⲙⲏⲓ:</w:t>
            </w:r>
          </w:p>
          <w:p w14:paraId="17561C43" w14:textId="77777777" w:rsidR="00E60591" w:rsidRDefault="00E60591" w:rsidP="00E60591">
            <w:pPr>
              <w:pStyle w:val="CopticVersemulti-line"/>
            </w:pPr>
            <w:r>
              <w:t>Ⲡⲓⲣⲉϥϯⲏⲁⲡ ⲙ̀ⲙⲏⲓ:</w:t>
            </w:r>
          </w:p>
          <w:p w14:paraId="5D86E4CB" w14:textId="77777777" w:rsidR="00E60591" w:rsidRDefault="00E60591" w:rsidP="00E60591">
            <w:pPr>
              <w:pStyle w:val="CopticVersemulti-line"/>
            </w:pPr>
            <w:r>
              <w:t>ⲁ̀ⲅⲓⲁ Ϯ̀ⲣⲓⲁⲥ:</w:t>
            </w:r>
          </w:p>
          <w:p w14:paraId="1B043144" w14:textId="77777777" w:rsidR="00E60591" w:rsidRDefault="00E60591" w:rsidP="00E60591">
            <w:pPr>
              <w:pStyle w:val="CopticVerse"/>
            </w:pPr>
            <w:r>
              <w:t>ⲉ̀ⲗⲉⲏⲥ̀ⲟⲛ ⲏ̀ⲙⲁⲥ</w:t>
            </w:r>
          </w:p>
        </w:tc>
      </w:tr>
      <w:tr w:rsidR="00E60591" w14:paraId="2EA8BF63" w14:textId="77777777" w:rsidTr="00E60591">
        <w:trPr>
          <w:cantSplit/>
        </w:trPr>
        <w:tc>
          <w:tcPr>
            <w:tcW w:w="288" w:type="dxa"/>
          </w:tcPr>
          <w:p w14:paraId="36C51719" w14:textId="77777777" w:rsidR="00E60591" w:rsidRDefault="00E60591" w:rsidP="00E60591">
            <w:pPr>
              <w:pStyle w:val="CopticCross"/>
            </w:pPr>
            <w:r>
              <w:t>¿</w:t>
            </w:r>
          </w:p>
        </w:tc>
        <w:tc>
          <w:tcPr>
            <w:tcW w:w="3960" w:type="dxa"/>
          </w:tcPr>
          <w:p w14:paraId="4213EB9B" w14:textId="77777777" w:rsidR="00E60591" w:rsidRDefault="00E60591" w:rsidP="00E60591">
            <w:pPr>
              <w:pStyle w:val="EngHang"/>
            </w:pPr>
            <w:r>
              <w:t>Your Name is blessed,</w:t>
            </w:r>
          </w:p>
          <w:p w14:paraId="114264C4" w14:textId="77777777" w:rsidR="00E60591" w:rsidRDefault="00E60591" w:rsidP="00E60591">
            <w:pPr>
              <w:pStyle w:val="EngHang"/>
            </w:pPr>
            <w:r>
              <w:t>O Logos of truth;</w:t>
            </w:r>
          </w:p>
          <w:p w14:paraId="3B20634F" w14:textId="77777777" w:rsidR="00E60591" w:rsidRPr="0030209C" w:rsidRDefault="00E60591" w:rsidP="00E60591">
            <w:pPr>
              <w:pStyle w:val="EngHang"/>
              <w:rPr>
                <w:iCs/>
              </w:rPr>
            </w:pPr>
            <w:r w:rsidRPr="0030209C">
              <w:rPr>
                <w:iCs/>
              </w:rPr>
              <w:t>O Holy Trinity,</w:t>
            </w:r>
          </w:p>
          <w:p w14:paraId="648E98B3" w14:textId="77777777" w:rsidR="00E60591" w:rsidRDefault="00E60591" w:rsidP="00E60591">
            <w:pPr>
              <w:pStyle w:val="EngHangEnd"/>
            </w:pPr>
            <w:r>
              <w:t>Have mercy upon us.</w:t>
            </w:r>
          </w:p>
        </w:tc>
        <w:tc>
          <w:tcPr>
            <w:tcW w:w="288" w:type="dxa"/>
          </w:tcPr>
          <w:p w14:paraId="4D850469" w14:textId="77777777" w:rsidR="00E60591" w:rsidRDefault="00E60591" w:rsidP="00E60591">
            <w:pPr>
              <w:pStyle w:val="CopticCross"/>
            </w:pPr>
          </w:p>
        </w:tc>
        <w:tc>
          <w:tcPr>
            <w:tcW w:w="288" w:type="dxa"/>
          </w:tcPr>
          <w:p w14:paraId="030713E1" w14:textId="77777777" w:rsidR="00E60591" w:rsidRDefault="00E60591" w:rsidP="00E60591">
            <w:pPr>
              <w:pStyle w:val="CopticCross"/>
            </w:pPr>
            <w:r>
              <w:t>¿</w:t>
            </w:r>
          </w:p>
        </w:tc>
        <w:tc>
          <w:tcPr>
            <w:tcW w:w="3960" w:type="dxa"/>
          </w:tcPr>
          <w:p w14:paraId="41924926" w14:textId="77777777" w:rsidR="00E60591" w:rsidRDefault="00E60591" w:rsidP="00E60591">
            <w:pPr>
              <w:pStyle w:val="CopticVersemulti-line"/>
            </w:pPr>
            <w:r>
              <w:t>Ⲡⲉⲕⲣⲁⲛ ⲉⲧⲥ̀ⲙⲁⲣⲱⲟⲩⲧ:</w:t>
            </w:r>
          </w:p>
          <w:p w14:paraId="240D094E" w14:textId="77777777" w:rsidR="00E60591" w:rsidRDefault="00E60591" w:rsidP="00E60591">
            <w:pPr>
              <w:pStyle w:val="CopticVersemulti-line"/>
            </w:pPr>
            <w:r>
              <w:t>ⲱ̀ Ⲡⲓⲗⲟⲅⲟⲥ ⲛ̀ⲧⲁⲫ̀ⲙⲏⲓ:</w:t>
            </w:r>
          </w:p>
          <w:p w14:paraId="232ABF4B" w14:textId="77777777" w:rsidR="00E60591" w:rsidRDefault="00E60591" w:rsidP="00E60591">
            <w:pPr>
              <w:pStyle w:val="CopticVersemulti-line"/>
            </w:pPr>
            <w:r>
              <w:t>ⲁ̀ⲅⲓⲁ Ϯ̀ⲣⲓⲁⲥ:</w:t>
            </w:r>
          </w:p>
          <w:p w14:paraId="39F95E70" w14:textId="77777777" w:rsidR="00E60591" w:rsidRDefault="00E60591" w:rsidP="00E60591">
            <w:pPr>
              <w:pStyle w:val="CopticVerse"/>
            </w:pPr>
            <w:r>
              <w:t>ⲉ̀ⲗⲉⲏⲥ̀ⲟⲛ ⲏ̀ⲙⲁⲥ</w:t>
            </w:r>
          </w:p>
        </w:tc>
      </w:tr>
      <w:tr w:rsidR="00E60591" w14:paraId="12133844" w14:textId="77777777" w:rsidTr="00E60591">
        <w:trPr>
          <w:cantSplit/>
        </w:trPr>
        <w:tc>
          <w:tcPr>
            <w:tcW w:w="288" w:type="dxa"/>
          </w:tcPr>
          <w:p w14:paraId="1AC3047F" w14:textId="77777777" w:rsidR="00E60591" w:rsidRDefault="00E60591" w:rsidP="00E60591">
            <w:pPr>
              <w:pStyle w:val="CopticCross"/>
            </w:pPr>
          </w:p>
        </w:tc>
        <w:tc>
          <w:tcPr>
            <w:tcW w:w="3960" w:type="dxa"/>
          </w:tcPr>
          <w:p w14:paraId="46903335" w14:textId="77777777" w:rsidR="00E60591" w:rsidRDefault="00E60591" w:rsidP="00E60591">
            <w:pPr>
              <w:pStyle w:val="EngHang"/>
            </w:pPr>
            <w:r>
              <w:t>Guard us O Christ,</w:t>
            </w:r>
          </w:p>
          <w:p w14:paraId="25096580" w14:textId="77777777" w:rsidR="00E60591" w:rsidRDefault="00E60591" w:rsidP="00E60591">
            <w:pPr>
              <w:pStyle w:val="EngHang"/>
            </w:pPr>
            <w:r>
              <w:t>In Your goodness;</w:t>
            </w:r>
          </w:p>
          <w:p w14:paraId="7487B2E4" w14:textId="77777777" w:rsidR="00E60591" w:rsidRPr="0030209C" w:rsidRDefault="00E60591" w:rsidP="00E60591">
            <w:pPr>
              <w:pStyle w:val="EngHang"/>
              <w:rPr>
                <w:iCs/>
              </w:rPr>
            </w:pPr>
            <w:r w:rsidRPr="0030209C">
              <w:rPr>
                <w:iCs/>
              </w:rPr>
              <w:t>O Holy Trinity,</w:t>
            </w:r>
          </w:p>
          <w:p w14:paraId="14E6DB67" w14:textId="77777777" w:rsidR="00E60591" w:rsidRDefault="00E60591" w:rsidP="00E60591">
            <w:pPr>
              <w:pStyle w:val="EngHangEnd"/>
            </w:pPr>
            <w:r>
              <w:t>Have mercy upon us.</w:t>
            </w:r>
          </w:p>
        </w:tc>
        <w:tc>
          <w:tcPr>
            <w:tcW w:w="288" w:type="dxa"/>
          </w:tcPr>
          <w:p w14:paraId="777BBA95" w14:textId="77777777" w:rsidR="00E60591" w:rsidRDefault="00E60591" w:rsidP="00E60591">
            <w:pPr>
              <w:pStyle w:val="CopticCross"/>
            </w:pPr>
          </w:p>
        </w:tc>
        <w:tc>
          <w:tcPr>
            <w:tcW w:w="288" w:type="dxa"/>
          </w:tcPr>
          <w:p w14:paraId="60B1E0DC" w14:textId="77777777" w:rsidR="00E60591" w:rsidRDefault="00E60591" w:rsidP="00E60591">
            <w:pPr>
              <w:pStyle w:val="CopticCross"/>
            </w:pPr>
          </w:p>
        </w:tc>
        <w:tc>
          <w:tcPr>
            <w:tcW w:w="3960" w:type="dxa"/>
          </w:tcPr>
          <w:p w14:paraId="230C4625" w14:textId="77777777" w:rsidR="00E60591" w:rsidRDefault="00E60591" w:rsidP="00E60591">
            <w:pPr>
              <w:pStyle w:val="CopticVersemulti-line"/>
            </w:pPr>
            <w:r>
              <w:t>Ⲣⲱⲓⲥ ⲉ̀ⲣⲟⲛ ⲱ̀ Ⲡⲓⲭ̀ⲣⲓⲥⲧⲟⲥ:</w:t>
            </w:r>
          </w:p>
          <w:p w14:paraId="28EBB456" w14:textId="77777777" w:rsidR="00E60591" w:rsidRDefault="00E60591" w:rsidP="00E60591">
            <w:pPr>
              <w:pStyle w:val="CopticVersemulti-line"/>
            </w:pPr>
            <w:r>
              <w:t>Ϧⲉⲛ ⲧⲉⲕⲙⲉⲧⲁ̀ⲅⲁⲑⲟⲥ:</w:t>
            </w:r>
          </w:p>
          <w:p w14:paraId="7572183D" w14:textId="77777777" w:rsidR="00E60591" w:rsidRDefault="00E60591" w:rsidP="00E60591">
            <w:pPr>
              <w:pStyle w:val="CopticVersemulti-line"/>
            </w:pPr>
            <w:r>
              <w:t>ⲁ̀ⲅⲓⲁ Ϯ̀ⲣⲓⲁⲥ:</w:t>
            </w:r>
          </w:p>
          <w:p w14:paraId="3518C390" w14:textId="77777777" w:rsidR="00E60591" w:rsidRDefault="00E60591" w:rsidP="00E60591">
            <w:pPr>
              <w:pStyle w:val="CopticVerse"/>
            </w:pPr>
            <w:r>
              <w:t>ⲉ̀ⲗⲉⲏⲥ̀ⲟⲛ ⲏ̀ⲙⲁⲥ</w:t>
            </w:r>
          </w:p>
        </w:tc>
      </w:tr>
      <w:tr w:rsidR="00E60591" w14:paraId="55001FB0" w14:textId="77777777" w:rsidTr="00E60591">
        <w:trPr>
          <w:cantSplit/>
        </w:trPr>
        <w:tc>
          <w:tcPr>
            <w:tcW w:w="288" w:type="dxa"/>
          </w:tcPr>
          <w:p w14:paraId="06625116" w14:textId="77777777" w:rsidR="00E60591" w:rsidRDefault="00E60591" w:rsidP="00E60591">
            <w:pPr>
              <w:pStyle w:val="CopticCross"/>
            </w:pPr>
          </w:p>
        </w:tc>
        <w:tc>
          <w:tcPr>
            <w:tcW w:w="3960" w:type="dxa"/>
          </w:tcPr>
          <w:p w14:paraId="04CD7E4E" w14:textId="77777777" w:rsidR="00E60591" w:rsidRDefault="00E60591" w:rsidP="00E60591">
            <w:pPr>
              <w:pStyle w:val="EngHang"/>
            </w:pPr>
            <w:r>
              <w:t xml:space="preserve">Hear sinners </w:t>
            </w:r>
          </w:p>
          <w:p w14:paraId="5A732A7C" w14:textId="77777777" w:rsidR="00E60591" w:rsidRDefault="00E60591" w:rsidP="00E60591">
            <w:pPr>
              <w:pStyle w:val="EngHang"/>
            </w:pPr>
            <w:r>
              <w:t>In their afflictions;</w:t>
            </w:r>
          </w:p>
          <w:p w14:paraId="0F31C113" w14:textId="77777777" w:rsidR="00E60591" w:rsidRPr="0030209C" w:rsidRDefault="00E60591" w:rsidP="00E60591">
            <w:pPr>
              <w:pStyle w:val="EngHang"/>
              <w:rPr>
                <w:iCs/>
              </w:rPr>
            </w:pPr>
            <w:r w:rsidRPr="0030209C">
              <w:rPr>
                <w:iCs/>
              </w:rPr>
              <w:t>O Holy Trinity,</w:t>
            </w:r>
          </w:p>
          <w:p w14:paraId="02C8AA35" w14:textId="77777777" w:rsidR="00E60591" w:rsidRDefault="00E60591" w:rsidP="00E60591">
            <w:pPr>
              <w:pStyle w:val="EngHangEnd"/>
            </w:pPr>
            <w:r>
              <w:t>Have mercy upon us.</w:t>
            </w:r>
          </w:p>
        </w:tc>
        <w:tc>
          <w:tcPr>
            <w:tcW w:w="288" w:type="dxa"/>
          </w:tcPr>
          <w:p w14:paraId="67365E7C" w14:textId="77777777" w:rsidR="00E60591" w:rsidRDefault="00E60591" w:rsidP="00E60591">
            <w:pPr>
              <w:pStyle w:val="CopticCross"/>
            </w:pPr>
          </w:p>
        </w:tc>
        <w:tc>
          <w:tcPr>
            <w:tcW w:w="288" w:type="dxa"/>
          </w:tcPr>
          <w:p w14:paraId="2BD3B3D6" w14:textId="77777777" w:rsidR="00E60591" w:rsidRDefault="00E60591" w:rsidP="00E60591">
            <w:pPr>
              <w:pStyle w:val="CopticCross"/>
            </w:pPr>
          </w:p>
        </w:tc>
        <w:tc>
          <w:tcPr>
            <w:tcW w:w="3960" w:type="dxa"/>
          </w:tcPr>
          <w:p w14:paraId="73A6DBBA" w14:textId="77777777" w:rsidR="00E60591" w:rsidRDefault="00E60591" w:rsidP="00E60591">
            <w:pPr>
              <w:pStyle w:val="CopticVersemulti-line"/>
            </w:pPr>
            <w:r>
              <w:t>Ⲥⲱⲧⲉⲙ ⲉ̀ⲛⲓⲣⲉϥⲉⲣⲛⲟⲃⲓ:</w:t>
            </w:r>
          </w:p>
          <w:p w14:paraId="6348573E" w14:textId="77777777" w:rsidR="00E60591" w:rsidRDefault="00E60591" w:rsidP="00E60591">
            <w:pPr>
              <w:pStyle w:val="CopticVersemulti-line"/>
            </w:pPr>
            <w:r>
              <w:t>ϧⲉⲛ ⲛⲟⲩⲁ̀ⲛⲁⲅⲕⲏ:</w:t>
            </w:r>
          </w:p>
          <w:p w14:paraId="6947DC48" w14:textId="77777777" w:rsidR="00E60591" w:rsidRDefault="00E60591" w:rsidP="00E60591">
            <w:pPr>
              <w:pStyle w:val="CopticVersemulti-line"/>
            </w:pPr>
            <w:r>
              <w:t>ⲁ̀ⲅⲓⲁ Ϯ̀ⲣⲓⲁⲥ:</w:t>
            </w:r>
          </w:p>
          <w:p w14:paraId="04DAB28B" w14:textId="77777777" w:rsidR="00E60591" w:rsidRDefault="00E60591" w:rsidP="00E60591">
            <w:pPr>
              <w:pStyle w:val="CopticVerse"/>
            </w:pPr>
            <w:r>
              <w:t>ⲉ̀ⲗⲉⲏⲥ̀ⲟⲛ ⲏ̀ⲙⲁⲥ</w:t>
            </w:r>
          </w:p>
        </w:tc>
      </w:tr>
      <w:tr w:rsidR="00E60591" w14:paraId="5142F2BF" w14:textId="77777777" w:rsidTr="00E60591">
        <w:trPr>
          <w:cantSplit/>
        </w:trPr>
        <w:tc>
          <w:tcPr>
            <w:tcW w:w="288" w:type="dxa"/>
          </w:tcPr>
          <w:p w14:paraId="00CC8EB0" w14:textId="77777777" w:rsidR="00E60591" w:rsidRDefault="00E60591" w:rsidP="00E60591">
            <w:pPr>
              <w:pStyle w:val="CopticCross"/>
            </w:pPr>
            <w:r>
              <w:t>¿</w:t>
            </w:r>
          </w:p>
        </w:tc>
        <w:tc>
          <w:tcPr>
            <w:tcW w:w="3960" w:type="dxa"/>
          </w:tcPr>
          <w:p w14:paraId="428AB10E" w14:textId="77777777" w:rsidR="00E60591" w:rsidRDefault="00E60591" w:rsidP="00E60591">
            <w:pPr>
              <w:pStyle w:val="EngHang"/>
            </w:pPr>
            <w:r>
              <w:t>Lift my heart and</w:t>
            </w:r>
          </w:p>
          <w:p w14:paraId="5DB74BFD" w14:textId="77777777" w:rsidR="00E60591" w:rsidRDefault="00E60591" w:rsidP="00E60591">
            <w:pPr>
              <w:pStyle w:val="EngHang"/>
            </w:pPr>
            <w:r>
              <w:t>My mind to heaven;</w:t>
            </w:r>
          </w:p>
          <w:p w14:paraId="5BEB0F69" w14:textId="77777777" w:rsidR="00E60591" w:rsidRPr="0030209C" w:rsidRDefault="00E60591" w:rsidP="00E60591">
            <w:pPr>
              <w:pStyle w:val="EngHang"/>
              <w:rPr>
                <w:iCs/>
              </w:rPr>
            </w:pPr>
            <w:r w:rsidRPr="0030209C">
              <w:rPr>
                <w:iCs/>
              </w:rPr>
              <w:t>O Holy Trinity,</w:t>
            </w:r>
          </w:p>
          <w:p w14:paraId="63BB1B90" w14:textId="77777777" w:rsidR="00E60591" w:rsidRDefault="00E60591" w:rsidP="00E60591">
            <w:pPr>
              <w:pStyle w:val="EngHangEnd"/>
            </w:pPr>
            <w:r>
              <w:t>Have mercy upon us.</w:t>
            </w:r>
          </w:p>
        </w:tc>
        <w:tc>
          <w:tcPr>
            <w:tcW w:w="288" w:type="dxa"/>
          </w:tcPr>
          <w:p w14:paraId="1C1D5D26" w14:textId="77777777" w:rsidR="00E60591" w:rsidRDefault="00E60591" w:rsidP="00E60591">
            <w:pPr>
              <w:pStyle w:val="CopticCross"/>
            </w:pPr>
          </w:p>
        </w:tc>
        <w:tc>
          <w:tcPr>
            <w:tcW w:w="288" w:type="dxa"/>
          </w:tcPr>
          <w:p w14:paraId="2D8B3B9E" w14:textId="77777777" w:rsidR="00E60591" w:rsidRDefault="00E60591" w:rsidP="00E60591">
            <w:pPr>
              <w:pStyle w:val="CopticCross"/>
            </w:pPr>
            <w:r>
              <w:t>¿</w:t>
            </w:r>
          </w:p>
        </w:tc>
        <w:tc>
          <w:tcPr>
            <w:tcW w:w="3960" w:type="dxa"/>
          </w:tcPr>
          <w:p w14:paraId="517AFACF" w14:textId="77777777" w:rsidR="00E60591" w:rsidRDefault="00E60591" w:rsidP="00E60591">
            <w:pPr>
              <w:pStyle w:val="CopticVersemulti-line"/>
            </w:pPr>
            <w:r>
              <w:t>Ⲧⲁⲯⲩⲭⲏ ⲛⲉⲙ ⲡⲁⲛⲟⲩⲥ:</w:t>
            </w:r>
          </w:p>
          <w:p w14:paraId="75F4ABF1" w14:textId="77777777" w:rsidR="00E60591" w:rsidRDefault="00E60591" w:rsidP="00E60591">
            <w:pPr>
              <w:pStyle w:val="CopticVersemulti-line"/>
            </w:pPr>
            <w:r>
              <w:t>ⲱ̀ⲗⲟⲩ ⲉ̀ⲟⲩⲣⲁⲛⲟⲥ:</w:t>
            </w:r>
          </w:p>
          <w:p w14:paraId="46752719" w14:textId="77777777" w:rsidR="00E60591" w:rsidRDefault="00E60591" w:rsidP="00E60591">
            <w:pPr>
              <w:pStyle w:val="CopticVersemulti-line"/>
            </w:pPr>
            <w:r>
              <w:t>ⲁ̀ⲅⲓⲁ Ϯ̀ⲣⲓⲁⲥ:</w:t>
            </w:r>
          </w:p>
          <w:p w14:paraId="1769CF50" w14:textId="77777777" w:rsidR="00E60591" w:rsidRDefault="00E60591" w:rsidP="00E60591">
            <w:pPr>
              <w:pStyle w:val="CopticVerse"/>
            </w:pPr>
            <w:r>
              <w:t>ⲉ̀ⲗⲉⲏⲥ̀ⲟⲛ ⲏ̀ⲙⲁⲥ</w:t>
            </w:r>
          </w:p>
        </w:tc>
      </w:tr>
      <w:tr w:rsidR="00E60591" w14:paraId="63D37BB6" w14:textId="77777777" w:rsidTr="00E60591">
        <w:trPr>
          <w:cantSplit/>
        </w:trPr>
        <w:tc>
          <w:tcPr>
            <w:tcW w:w="288" w:type="dxa"/>
          </w:tcPr>
          <w:p w14:paraId="10677C8E" w14:textId="77777777" w:rsidR="00E60591" w:rsidRDefault="00E60591" w:rsidP="00E60591">
            <w:pPr>
              <w:pStyle w:val="CopticCross"/>
            </w:pPr>
            <w:r>
              <w:t>¿</w:t>
            </w:r>
          </w:p>
        </w:tc>
        <w:tc>
          <w:tcPr>
            <w:tcW w:w="3960" w:type="dxa"/>
          </w:tcPr>
          <w:p w14:paraId="6D220E07" w14:textId="77777777" w:rsidR="00E60591" w:rsidRDefault="00E60591" w:rsidP="00E60591">
            <w:pPr>
              <w:pStyle w:val="EngHang"/>
            </w:pPr>
            <w:r>
              <w:t>Grant us Your salvation,</w:t>
            </w:r>
          </w:p>
          <w:p w14:paraId="4E811675" w14:textId="77777777" w:rsidR="00E60591" w:rsidRDefault="00E60591" w:rsidP="00E60591">
            <w:pPr>
              <w:pStyle w:val="EngHang"/>
            </w:pPr>
            <w:r>
              <w:t>O Son of God;</w:t>
            </w:r>
          </w:p>
          <w:p w14:paraId="49476058" w14:textId="77777777" w:rsidR="00E60591" w:rsidRPr="0030209C" w:rsidRDefault="00E60591" w:rsidP="00E60591">
            <w:pPr>
              <w:pStyle w:val="EngHang"/>
              <w:rPr>
                <w:iCs/>
              </w:rPr>
            </w:pPr>
            <w:r w:rsidRPr="0030209C">
              <w:rPr>
                <w:iCs/>
              </w:rPr>
              <w:t>O Holy Trinity,</w:t>
            </w:r>
          </w:p>
          <w:p w14:paraId="5247E1A4" w14:textId="77777777" w:rsidR="00E60591" w:rsidRDefault="00E60591" w:rsidP="00E60591">
            <w:pPr>
              <w:pStyle w:val="EngHangEnd"/>
            </w:pPr>
            <w:r>
              <w:t>Have mercy upon us.</w:t>
            </w:r>
          </w:p>
        </w:tc>
        <w:tc>
          <w:tcPr>
            <w:tcW w:w="288" w:type="dxa"/>
          </w:tcPr>
          <w:p w14:paraId="2AA829F8" w14:textId="77777777" w:rsidR="00E60591" w:rsidRDefault="00E60591" w:rsidP="00E60591">
            <w:pPr>
              <w:pStyle w:val="CopticCross"/>
            </w:pPr>
          </w:p>
        </w:tc>
        <w:tc>
          <w:tcPr>
            <w:tcW w:w="288" w:type="dxa"/>
          </w:tcPr>
          <w:p w14:paraId="105EDD52" w14:textId="77777777" w:rsidR="00E60591" w:rsidRDefault="00E60591" w:rsidP="00E60591">
            <w:pPr>
              <w:pStyle w:val="CopticCross"/>
            </w:pPr>
            <w:r>
              <w:t>¿</w:t>
            </w:r>
          </w:p>
        </w:tc>
        <w:tc>
          <w:tcPr>
            <w:tcW w:w="3960" w:type="dxa"/>
          </w:tcPr>
          <w:p w14:paraId="225D5E8B" w14:textId="77777777" w:rsidR="00E60591" w:rsidRDefault="00E60591" w:rsidP="00E60591">
            <w:pPr>
              <w:pStyle w:val="CopticVersemulti-line"/>
            </w:pPr>
            <w:r>
              <w:t>Ⲩⲓⲟⲥ Ⲑⲉⲟⲥ Ⲡⲉⲛⲛⲟⲩϯ:</w:t>
            </w:r>
          </w:p>
          <w:p w14:paraId="7300C678" w14:textId="77777777" w:rsidR="00E60591" w:rsidRDefault="00E60591" w:rsidP="00E60591">
            <w:pPr>
              <w:pStyle w:val="CopticVersemulti-line"/>
            </w:pPr>
            <w:r>
              <w:t>ⲙⲟⲓ ⲛⲁⲛ ⲛ̀ⲟⲩⲥⲱϯ:</w:t>
            </w:r>
          </w:p>
          <w:p w14:paraId="7FCAF0D6" w14:textId="77777777" w:rsidR="00E60591" w:rsidRDefault="00E60591" w:rsidP="00E60591">
            <w:pPr>
              <w:pStyle w:val="CopticVersemulti-line"/>
            </w:pPr>
            <w:r>
              <w:t>ⲁ̀ⲅⲓⲁ Ϯ̀ⲣⲓⲁⲥ:</w:t>
            </w:r>
          </w:p>
          <w:p w14:paraId="27863CB4" w14:textId="77777777" w:rsidR="00E60591" w:rsidRDefault="00E60591" w:rsidP="00E60591">
            <w:pPr>
              <w:pStyle w:val="CopticVerse"/>
            </w:pPr>
            <w:r>
              <w:t>ⲉ̀ⲗⲉⲏⲥ̀ⲟⲛ ⲏ̀ⲙⲁⲥ</w:t>
            </w:r>
          </w:p>
        </w:tc>
      </w:tr>
      <w:tr w:rsidR="00E60591" w14:paraId="06024CF7" w14:textId="77777777" w:rsidTr="00E60591">
        <w:trPr>
          <w:cantSplit/>
        </w:trPr>
        <w:tc>
          <w:tcPr>
            <w:tcW w:w="288" w:type="dxa"/>
          </w:tcPr>
          <w:p w14:paraId="433DE968" w14:textId="77777777" w:rsidR="00E60591" w:rsidRDefault="00E60591" w:rsidP="00E60591">
            <w:pPr>
              <w:pStyle w:val="CopticCross"/>
            </w:pPr>
          </w:p>
        </w:tc>
        <w:tc>
          <w:tcPr>
            <w:tcW w:w="3960" w:type="dxa"/>
          </w:tcPr>
          <w:p w14:paraId="39301106" w14:textId="77777777" w:rsidR="00E60591" w:rsidRDefault="00E60591" w:rsidP="00E60591">
            <w:pPr>
              <w:pStyle w:val="EngHang"/>
            </w:pPr>
            <w:r>
              <w:t>God the Merciful</w:t>
            </w:r>
          </w:p>
          <w:p w14:paraId="0409EFA5" w14:textId="77777777" w:rsidR="00E60591" w:rsidRDefault="00E60591" w:rsidP="00E60591">
            <w:pPr>
              <w:pStyle w:val="EngHang"/>
            </w:pPr>
            <w:r>
              <w:t>And long-suffering One,</w:t>
            </w:r>
          </w:p>
          <w:p w14:paraId="0C3B45F7" w14:textId="77777777" w:rsidR="00E60591" w:rsidRPr="0030209C" w:rsidRDefault="00E60591" w:rsidP="00E60591">
            <w:pPr>
              <w:pStyle w:val="EngHang"/>
              <w:rPr>
                <w:iCs/>
              </w:rPr>
            </w:pPr>
            <w:r w:rsidRPr="0030209C">
              <w:rPr>
                <w:iCs/>
              </w:rPr>
              <w:t>O Holy Trinity,</w:t>
            </w:r>
          </w:p>
          <w:p w14:paraId="58F7D0F9" w14:textId="77777777" w:rsidR="00E60591" w:rsidRDefault="00E60591" w:rsidP="00E60591">
            <w:pPr>
              <w:pStyle w:val="EngHangEnd"/>
            </w:pPr>
            <w:r>
              <w:t>Have mercy upon us.</w:t>
            </w:r>
          </w:p>
        </w:tc>
        <w:tc>
          <w:tcPr>
            <w:tcW w:w="288" w:type="dxa"/>
          </w:tcPr>
          <w:p w14:paraId="3618BBCC" w14:textId="77777777" w:rsidR="00E60591" w:rsidRDefault="00E60591" w:rsidP="00E60591">
            <w:pPr>
              <w:pStyle w:val="CopticCross"/>
            </w:pPr>
          </w:p>
        </w:tc>
        <w:tc>
          <w:tcPr>
            <w:tcW w:w="288" w:type="dxa"/>
          </w:tcPr>
          <w:p w14:paraId="6DE944B1" w14:textId="77777777" w:rsidR="00E60591" w:rsidRDefault="00E60591" w:rsidP="00E60591">
            <w:pPr>
              <w:pStyle w:val="CopticCross"/>
            </w:pPr>
          </w:p>
        </w:tc>
        <w:tc>
          <w:tcPr>
            <w:tcW w:w="3960" w:type="dxa"/>
          </w:tcPr>
          <w:p w14:paraId="28FD345C" w14:textId="77777777" w:rsidR="00E60591" w:rsidRDefault="00E60591" w:rsidP="00E60591">
            <w:pPr>
              <w:pStyle w:val="CopticVersemulti-line"/>
            </w:pPr>
            <w:r>
              <w:t>Ⲫ̀ⲛⲟⲩϯ Ⲡⲓⲛⲁⲏⲧ:</w:t>
            </w:r>
          </w:p>
          <w:p w14:paraId="14CE8338" w14:textId="77777777" w:rsidR="00E60591" w:rsidRDefault="00E60591" w:rsidP="00E60591">
            <w:pPr>
              <w:pStyle w:val="CopticVersemulti-line"/>
            </w:pPr>
            <w:r>
              <w:t>Ⲡⲓⲣⲉϥⲱ̀ⲟⲩⲛ̀ϩⲏⲧ:</w:t>
            </w:r>
          </w:p>
          <w:p w14:paraId="518CADFF" w14:textId="77777777" w:rsidR="00E60591" w:rsidRDefault="00E60591" w:rsidP="00E60591">
            <w:pPr>
              <w:pStyle w:val="CopticVersemulti-line"/>
            </w:pPr>
            <w:r>
              <w:t>ⲁ̀ⲅⲓⲁ Ϯ̀ⲣⲓⲁⲥ:</w:t>
            </w:r>
          </w:p>
          <w:p w14:paraId="1CFBE163" w14:textId="77777777" w:rsidR="00E60591" w:rsidRDefault="00E60591" w:rsidP="00E60591">
            <w:pPr>
              <w:pStyle w:val="CopticVerse"/>
            </w:pPr>
            <w:r>
              <w:t>ⲉ̀ⲗⲉⲏⲥ̀ⲟⲛ ⲏ̀ⲙⲁⲥ</w:t>
            </w:r>
          </w:p>
        </w:tc>
      </w:tr>
      <w:tr w:rsidR="00E60591" w14:paraId="15E5586F" w14:textId="77777777" w:rsidTr="00E60591">
        <w:trPr>
          <w:cantSplit/>
        </w:trPr>
        <w:tc>
          <w:tcPr>
            <w:tcW w:w="288" w:type="dxa"/>
          </w:tcPr>
          <w:p w14:paraId="214F4379" w14:textId="77777777" w:rsidR="00E60591" w:rsidRDefault="00E60591" w:rsidP="00E60591">
            <w:pPr>
              <w:pStyle w:val="CopticCross"/>
            </w:pPr>
          </w:p>
        </w:tc>
        <w:tc>
          <w:tcPr>
            <w:tcW w:w="3960" w:type="dxa"/>
          </w:tcPr>
          <w:p w14:paraId="78DC4515" w14:textId="77777777" w:rsidR="00E60591" w:rsidRDefault="00E60591" w:rsidP="00E60591">
            <w:pPr>
              <w:pStyle w:val="EngHang"/>
            </w:pPr>
            <w:r>
              <w:t>Holy, Holy, Holy,</w:t>
            </w:r>
          </w:p>
          <w:p w14:paraId="35532573" w14:textId="77777777" w:rsidR="00E60591" w:rsidRDefault="00E60591" w:rsidP="00E60591">
            <w:pPr>
              <w:pStyle w:val="EngHang"/>
            </w:pPr>
            <w:r>
              <w:t>O Son of the Holy,</w:t>
            </w:r>
          </w:p>
          <w:p w14:paraId="51D07921" w14:textId="77777777" w:rsidR="00E60591" w:rsidRPr="0030209C" w:rsidRDefault="00E60591" w:rsidP="00E60591">
            <w:pPr>
              <w:pStyle w:val="EngHang"/>
              <w:rPr>
                <w:iCs/>
              </w:rPr>
            </w:pPr>
            <w:r w:rsidRPr="0030209C">
              <w:rPr>
                <w:iCs/>
              </w:rPr>
              <w:t>O Holy Trinity,</w:t>
            </w:r>
          </w:p>
          <w:p w14:paraId="45C3C459" w14:textId="77777777" w:rsidR="00E60591" w:rsidRDefault="00E60591" w:rsidP="00E60591">
            <w:pPr>
              <w:pStyle w:val="EngHangEnd"/>
            </w:pPr>
            <w:r>
              <w:t>Have mercy upon us.</w:t>
            </w:r>
          </w:p>
        </w:tc>
        <w:tc>
          <w:tcPr>
            <w:tcW w:w="288" w:type="dxa"/>
          </w:tcPr>
          <w:p w14:paraId="0250709D" w14:textId="77777777" w:rsidR="00E60591" w:rsidRDefault="00E60591" w:rsidP="00E60591">
            <w:pPr>
              <w:pStyle w:val="CopticCross"/>
            </w:pPr>
          </w:p>
        </w:tc>
        <w:tc>
          <w:tcPr>
            <w:tcW w:w="288" w:type="dxa"/>
          </w:tcPr>
          <w:p w14:paraId="62FCE830" w14:textId="77777777" w:rsidR="00E60591" w:rsidRDefault="00E60591" w:rsidP="00E60591">
            <w:pPr>
              <w:pStyle w:val="CopticCross"/>
            </w:pPr>
          </w:p>
        </w:tc>
        <w:tc>
          <w:tcPr>
            <w:tcW w:w="3960" w:type="dxa"/>
          </w:tcPr>
          <w:p w14:paraId="1B645947" w14:textId="77777777" w:rsidR="00E60591" w:rsidRDefault="00E60591" w:rsidP="00E60591">
            <w:pPr>
              <w:pStyle w:val="CopticVersemulti-line"/>
            </w:pPr>
            <w:r>
              <w:t>Ⲭ̀ⲟⲩⲁⲃ ⲭ̀ⲟⲩⲁⲃ ⲭ̀ⲟⲩⲁⲃ:</w:t>
            </w:r>
          </w:p>
          <w:p w14:paraId="73C1A91E" w14:textId="77777777" w:rsidR="00E60591" w:rsidRDefault="00E60591" w:rsidP="00E60591">
            <w:pPr>
              <w:pStyle w:val="CopticVersemulti-line"/>
            </w:pPr>
            <w:r>
              <w:t>Ⲡ̀ϣⲏⲣⲓ ⲙ̀Ⲫⲏⲉⲑⲟⲩⲁⲃ:</w:t>
            </w:r>
          </w:p>
          <w:p w14:paraId="6781EA2B" w14:textId="77777777" w:rsidR="00E60591" w:rsidRDefault="00E60591" w:rsidP="00E60591">
            <w:pPr>
              <w:pStyle w:val="CopticVersemulti-line"/>
            </w:pPr>
            <w:r>
              <w:t>ⲁ̀ⲅⲓⲁ Ϯ̀ⲣⲓⲁⲥ:</w:t>
            </w:r>
          </w:p>
          <w:p w14:paraId="7E0160A3" w14:textId="77777777" w:rsidR="00E60591" w:rsidRDefault="00E60591" w:rsidP="00E60591">
            <w:pPr>
              <w:pStyle w:val="CopticVerse"/>
            </w:pPr>
            <w:r>
              <w:t>ⲉ̀ⲗⲉⲏⲥ̀ⲟⲛ ⲏ̀ⲙⲁⲥ</w:t>
            </w:r>
          </w:p>
        </w:tc>
      </w:tr>
      <w:tr w:rsidR="00E60591" w14:paraId="7DBF96E8" w14:textId="77777777" w:rsidTr="00E60591">
        <w:trPr>
          <w:cantSplit/>
        </w:trPr>
        <w:tc>
          <w:tcPr>
            <w:tcW w:w="288" w:type="dxa"/>
          </w:tcPr>
          <w:p w14:paraId="1A7E60AF" w14:textId="77777777" w:rsidR="00E60591" w:rsidRDefault="00E60591" w:rsidP="00E60591">
            <w:pPr>
              <w:pStyle w:val="CopticCross"/>
            </w:pPr>
            <w:r>
              <w:t>¿</w:t>
            </w:r>
          </w:p>
        </w:tc>
        <w:tc>
          <w:tcPr>
            <w:tcW w:w="3960" w:type="dxa"/>
          </w:tcPr>
          <w:p w14:paraId="7D4FE28D" w14:textId="77777777" w:rsidR="00E60591" w:rsidRDefault="00E60591" w:rsidP="00E60591">
            <w:pPr>
              <w:pStyle w:val="EngHang"/>
            </w:pPr>
            <w:r>
              <w:t>Repose the souls of</w:t>
            </w:r>
          </w:p>
          <w:p w14:paraId="7CB33846" w14:textId="77777777" w:rsidR="00E60591" w:rsidRDefault="00E60591" w:rsidP="00E60591">
            <w:pPr>
              <w:pStyle w:val="EngHang"/>
            </w:pPr>
            <w:r>
              <w:t>Our fathers, O Saviour;</w:t>
            </w:r>
          </w:p>
          <w:p w14:paraId="0282DBC8" w14:textId="77777777" w:rsidR="00E60591" w:rsidRPr="0030209C" w:rsidRDefault="00E60591" w:rsidP="00E60591">
            <w:pPr>
              <w:pStyle w:val="EngHang"/>
              <w:rPr>
                <w:iCs/>
              </w:rPr>
            </w:pPr>
            <w:r w:rsidRPr="0030209C">
              <w:rPr>
                <w:iCs/>
              </w:rPr>
              <w:t>O Holy Trinity,</w:t>
            </w:r>
          </w:p>
          <w:p w14:paraId="71362EFE" w14:textId="77777777" w:rsidR="00E60591" w:rsidRDefault="00E60591" w:rsidP="00E60591">
            <w:pPr>
              <w:pStyle w:val="EngHangEnd"/>
            </w:pPr>
            <w:r>
              <w:t>Have mercy upon us.</w:t>
            </w:r>
          </w:p>
        </w:tc>
        <w:tc>
          <w:tcPr>
            <w:tcW w:w="288" w:type="dxa"/>
          </w:tcPr>
          <w:p w14:paraId="46B5ADFA" w14:textId="77777777" w:rsidR="00E60591" w:rsidRDefault="00E60591" w:rsidP="00E60591">
            <w:pPr>
              <w:pStyle w:val="CopticCross"/>
            </w:pPr>
          </w:p>
        </w:tc>
        <w:tc>
          <w:tcPr>
            <w:tcW w:w="288" w:type="dxa"/>
          </w:tcPr>
          <w:p w14:paraId="42E0295C" w14:textId="77777777" w:rsidR="00E60591" w:rsidRDefault="00E60591" w:rsidP="00E60591">
            <w:pPr>
              <w:pStyle w:val="CopticCross"/>
            </w:pPr>
            <w:r>
              <w:t>¿</w:t>
            </w:r>
          </w:p>
        </w:tc>
        <w:tc>
          <w:tcPr>
            <w:tcW w:w="3960" w:type="dxa"/>
          </w:tcPr>
          <w:p w14:paraId="2C9F8A96" w14:textId="77777777" w:rsidR="00E60591" w:rsidRDefault="00E60591" w:rsidP="00E60591">
            <w:pPr>
              <w:pStyle w:val="CopticVersemulti-line"/>
            </w:pPr>
            <w:r>
              <w:t>Ⲯⲩⲭⲏ ⲛ̀ⲛⲉⲛⲓⲟϯ:</w:t>
            </w:r>
          </w:p>
          <w:p w14:paraId="7F946000" w14:textId="77777777" w:rsidR="00E60591" w:rsidRDefault="00E60591" w:rsidP="00E60591">
            <w:pPr>
              <w:pStyle w:val="CopticVersemulti-line"/>
            </w:pPr>
            <w:r>
              <w:t>ⲙⲁⲙ̀ⲧⲟⲛ ⲛⲱⲟⲩ ⲱ̀ ⲠⲒⲣⲉϥⲥⲱϯ:</w:t>
            </w:r>
          </w:p>
          <w:p w14:paraId="7A33D316" w14:textId="77777777" w:rsidR="00E60591" w:rsidRDefault="00E60591" w:rsidP="00E60591">
            <w:pPr>
              <w:pStyle w:val="CopticVersemulti-line"/>
            </w:pPr>
            <w:r>
              <w:t>ⲁ̀ⲅⲓⲁ Ϯ̀ⲣⲓⲁⲥ:</w:t>
            </w:r>
          </w:p>
          <w:p w14:paraId="3135F332" w14:textId="77777777" w:rsidR="00E60591" w:rsidRDefault="00E60591" w:rsidP="00E60591">
            <w:pPr>
              <w:pStyle w:val="CopticVerse"/>
            </w:pPr>
            <w:r>
              <w:t>ⲉ̀ⲗⲉⲏⲥ̀ⲟⲛ ⲏ̀ⲙⲁⲥ</w:t>
            </w:r>
          </w:p>
        </w:tc>
      </w:tr>
      <w:tr w:rsidR="00E60591" w14:paraId="0B17F7E4" w14:textId="77777777" w:rsidTr="00E60591">
        <w:trPr>
          <w:cantSplit/>
        </w:trPr>
        <w:tc>
          <w:tcPr>
            <w:tcW w:w="288" w:type="dxa"/>
          </w:tcPr>
          <w:p w14:paraId="3A0D4901" w14:textId="77777777" w:rsidR="00E60591" w:rsidRDefault="00E60591" w:rsidP="00E60591">
            <w:pPr>
              <w:pStyle w:val="CopticCross"/>
            </w:pPr>
            <w:r>
              <w:t>¿</w:t>
            </w:r>
          </w:p>
        </w:tc>
        <w:tc>
          <w:tcPr>
            <w:tcW w:w="3960" w:type="dxa"/>
          </w:tcPr>
          <w:p w14:paraId="2AB6759E" w14:textId="77777777" w:rsidR="00E60591" w:rsidRDefault="00E60591" w:rsidP="00E60591">
            <w:pPr>
              <w:pStyle w:val="EngHang"/>
            </w:pPr>
            <w:r>
              <w:t>Remember us in Your heavenly Kingdom,</w:t>
            </w:r>
          </w:p>
          <w:p w14:paraId="34CB0877" w14:textId="77777777" w:rsidR="00E60591" w:rsidRDefault="00E60591" w:rsidP="00E60591">
            <w:pPr>
              <w:pStyle w:val="EngHang"/>
            </w:pPr>
            <w:r>
              <w:t>O our Master;</w:t>
            </w:r>
          </w:p>
          <w:p w14:paraId="6C107D71" w14:textId="77777777" w:rsidR="00E60591" w:rsidRPr="0030209C" w:rsidRDefault="00E60591" w:rsidP="00E60591">
            <w:pPr>
              <w:pStyle w:val="EngHang"/>
              <w:rPr>
                <w:iCs/>
              </w:rPr>
            </w:pPr>
            <w:r w:rsidRPr="0030209C">
              <w:rPr>
                <w:iCs/>
              </w:rPr>
              <w:t>O Holy Trinity,</w:t>
            </w:r>
          </w:p>
          <w:p w14:paraId="4FA94B71" w14:textId="77777777" w:rsidR="00E60591" w:rsidRDefault="00E60591" w:rsidP="00E60591">
            <w:pPr>
              <w:pStyle w:val="EngHangEnd"/>
            </w:pPr>
            <w:r>
              <w:t>Have mercy upon us.</w:t>
            </w:r>
          </w:p>
        </w:tc>
        <w:tc>
          <w:tcPr>
            <w:tcW w:w="288" w:type="dxa"/>
          </w:tcPr>
          <w:p w14:paraId="2CBFFD67" w14:textId="77777777" w:rsidR="00E60591" w:rsidRDefault="00E60591" w:rsidP="00E60591">
            <w:pPr>
              <w:pStyle w:val="CopticCross"/>
            </w:pPr>
          </w:p>
        </w:tc>
        <w:tc>
          <w:tcPr>
            <w:tcW w:w="288" w:type="dxa"/>
          </w:tcPr>
          <w:p w14:paraId="5C69199B" w14:textId="77777777" w:rsidR="00E60591" w:rsidRDefault="00E60591" w:rsidP="00E60591">
            <w:pPr>
              <w:pStyle w:val="CopticCross"/>
            </w:pPr>
            <w:r>
              <w:t>¿</w:t>
            </w:r>
          </w:p>
        </w:tc>
        <w:tc>
          <w:tcPr>
            <w:tcW w:w="3960" w:type="dxa"/>
          </w:tcPr>
          <w:p w14:paraId="47082A32" w14:textId="77777777" w:rsidR="00E60591" w:rsidRDefault="00E60591" w:rsidP="00E60591">
            <w:pPr>
              <w:pStyle w:val="CopticVersemulti-line"/>
            </w:pPr>
            <w:r>
              <w:t>Ⲱ̀ Ⲡⲉⲛⲛⲏⲃ ⲁ̀ⲡⲓⲡⲉⲛⲙⲉⲩⲓ:</w:t>
            </w:r>
          </w:p>
          <w:p w14:paraId="1F47A6AB" w14:textId="77777777" w:rsidR="00E60591" w:rsidRDefault="00E60591" w:rsidP="00E60591">
            <w:pPr>
              <w:pStyle w:val="CopticVersemulti-line"/>
            </w:pPr>
            <w:r>
              <w:t>Ϧⲉⲛ ⲧⲉⲕⲙⲉⲧⲟⲩⲣⲟ ⲛ̀ⲛⲁ ⲛⲓⲫⲏⲟⲩⲓ̀:</w:t>
            </w:r>
          </w:p>
          <w:p w14:paraId="1AD1B42F" w14:textId="77777777" w:rsidR="00E60591" w:rsidRDefault="00E60591" w:rsidP="00E60591">
            <w:pPr>
              <w:pStyle w:val="CopticVersemulti-line"/>
            </w:pPr>
            <w:r>
              <w:t>ⲁ̀ⲅⲓⲁ Ϯ̀ⲣⲓⲁⲥ:</w:t>
            </w:r>
          </w:p>
          <w:p w14:paraId="79FA1C2E" w14:textId="77777777" w:rsidR="00E60591" w:rsidRDefault="00E60591" w:rsidP="00E60591">
            <w:pPr>
              <w:pStyle w:val="CopticVerse"/>
            </w:pPr>
            <w:r>
              <w:t>ⲉ̀ⲗⲉⲏⲥ̀ⲟⲛ ⲏ̀ⲙⲁⲥ</w:t>
            </w:r>
          </w:p>
        </w:tc>
      </w:tr>
    </w:tbl>
    <w:p w14:paraId="318D9DF3" w14:textId="77777777" w:rsidR="00E60591" w:rsidRDefault="00E60591" w:rsidP="00E60591">
      <w:pPr>
        <w:pStyle w:val="Heading3"/>
        <w:rPr>
          <w:sz w:val="24"/>
        </w:rPr>
      </w:pPr>
      <w:bookmarkStart w:id="1121" w:name="_Ref435645565"/>
      <w:bookmarkStart w:id="1122" w:name="_Toc479145651"/>
      <w:r>
        <w:rPr>
          <w:sz w:val="24"/>
        </w:rPr>
        <w:t>Psali Adam After the</w:t>
      </w:r>
      <w:r>
        <w:t xml:space="preserve"> Second Cantilce</w:t>
      </w:r>
      <w:bookmarkEnd w:id="1121"/>
      <w:bookmarkEnd w:id="11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BC2EA71" w14:textId="77777777" w:rsidTr="00E60591">
        <w:trPr>
          <w:cantSplit/>
        </w:trPr>
        <w:tc>
          <w:tcPr>
            <w:tcW w:w="288" w:type="dxa"/>
          </w:tcPr>
          <w:p w14:paraId="20F14EFE" w14:textId="77777777" w:rsidR="00E60591" w:rsidRDefault="00E60591" w:rsidP="00E60591">
            <w:pPr>
              <w:pStyle w:val="CopticCross"/>
            </w:pPr>
          </w:p>
        </w:tc>
        <w:tc>
          <w:tcPr>
            <w:tcW w:w="3960" w:type="dxa"/>
          </w:tcPr>
          <w:p w14:paraId="64702656" w14:textId="77777777" w:rsidR="00E60591" w:rsidRDefault="00E60591" w:rsidP="00E60591">
            <w:pPr>
              <w:pStyle w:val="EngHang"/>
            </w:pPr>
            <w:r>
              <w:t>*Let us sing with David</w:t>
            </w:r>
          </w:p>
          <w:p w14:paraId="3D7B96B2" w14:textId="77777777" w:rsidR="00E60591" w:rsidRDefault="00E60591" w:rsidP="00E60591">
            <w:pPr>
              <w:pStyle w:val="EngHang"/>
            </w:pPr>
            <w:r>
              <w:t>And give confess the Lord,</w:t>
            </w:r>
          </w:p>
          <w:p w14:paraId="49510241" w14:textId="77777777" w:rsidR="00E60591" w:rsidRDefault="00E60591" w:rsidP="00E60591">
            <w:pPr>
              <w:pStyle w:val="EngHang"/>
            </w:pPr>
            <w:r>
              <w:t>For He is merciful and kind,</w:t>
            </w:r>
          </w:p>
          <w:p w14:paraId="43D05E6A" w14:textId="77777777" w:rsidR="00E60591" w:rsidRDefault="00E60591" w:rsidP="00E60591">
            <w:pPr>
              <w:pStyle w:val="EngHangEnd"/>
            </w:pPr>
            <w:r>
              <w:t>For His mercy endures forever.</w:t>
            </w:r>
          </w:p>
        </w:tc>
      </w:tr>
      <w:tr w:rsidR="00E60591" w14:paraId="3E0DD3D2" w14:textId="77777777" w:rsidTr="00E60591">
        <w:trPr>
          <w:cantSplit/>
        </w:trPr>
        <w:tc>
          <w:tcPr>
            <w:tcW w:w="288" w:type="dxa"/>
          </w:tcPr>
          <w:p w14:paraId="6FA8B409" w14:textId="77777777" w:rsidR="00E60591" w:rsidRPr="001E2E1C" w:rsidRDefault="00E60591" w:rsidP="00E60591">
            <w:pPr>
              <w:pStyle w:val="CopticCross"/>
            </w:pPr>
          </w:p>
        </w:tc>
        <w:tc>
          <w:tcPr>
            <w:tcW w:w="3960" w:type="dxa"/>
          </w:tcPr>
          <w:p w14:paraId="360FA5F2" w14:textId="77777777" w:rsidR="00E60591" w:rsidRDefault="00E60591" w:rsidP="00E60591">
            <w:pPr>
              <w:pStyle w:val="EngHang"/>
            </w:pPr>
            <w:r>
              <w:t>Confess the Lord for His is good,</w:t>
            </w:r>
          </w:p>
          <w:p w14:paraId="115E0551" w14:textId="77777777" w:rsidR="00E60591" w:rsidRDefault="00E60591" w:rsidP="00E60591">
            <w:pPr>
              <w:pStyle w:val="EngHang"/>
            </w:pPr>
            <w:r>
              <w:t>He sends rain from heaven</w:t>
            </w:r>
          </w:p>
          <w:p w14:paraId="5EFEA414" w14:textId="77777777" w:rsidR="00E60591" w:rsidRDefault="00E60591" w:rsidP="00E60591">
            <w:pPr>
              <w:pStyle w:val="EngHang"/>
            </w:pPr>
            <w:r>
              <w:t>Upon the righteous and the wicked,</w:t>
            </w:r>
          </w:p>
          <w:p w14:paraId="69E9812F" w14:textId="77777777" w:rsidR="00E60591" w:rsidRDefault="00E60591" w:rsidP="00E60591">
            <w:pPr>
              <w:pStyle w:val="EngHangEnd"/>
            </w:pPr>
            <w:r>
              <w:t>For His mercy endures forever.</w:t>
            </w:r>
          </w:p>
        </w:tc>
      </w:tr>
      <w:tr w:rsidR="00E60591" w14:paraId="07AA7D04" w14:textId="77777777" w:rsidTr="00E60591">
        <w:trPr>
          <w:cantSplit/>
        </w:trPr>
        <w:tc>
          <w:tcPr>
            <w:tcW w:w="288" w:type="dxa"/>
          </w:tcPr>
          <w:p w14:paraId="338400C6" w14:textId="77777777" w:rsidR="00E60591" w:rsidRDefault="00E60591" w:rsidP="00E60591">
            <w:pPr>
              <w:pStyle w:val="CopticCross"/>
            </w:pPr>
            <w:r>
              <w:lastRenderedPageBreak/>
              <w:t>¿</w:t>
            </w:r>
          </w:p>
        </w:tc>
        <w:tc>
          <w:tcPr>
            <w:tcW w:w="3960" w:type="dxa"/>
          </w:tcPr>
          <w:p w14:paraId="6A1E6B77" w14:textId="77777777" w:rsidR="00E60591" w:rsidRDefault="00E60591" w:rsidP="00E60591">
            <w:pPr>
              <w:pStyle w:val="EngHang"/>
            </w:pPr>
            <w:r>
              <w:t>Confess the God of gods,</w:t>
            </w:r>
          </w:p>
          <w:p w14:paraId="2C0DB5A2" w14:textId="77777777" w:rsidR="00E60591" w:rsidRDefault="00E60591" w:rsidP="00E60591">
            <w:pPr>
              <w:pStyle w:val="EngHang"/>
            </w:pPr>
            <w:r>
              <w:t>For He is patient and kind;</w:t>
            </w:r>
          </w:p>
          <w:p w14:paraId="24FDD5EE" w14:textId="77777777" w:rsidR="00E60591" w:rsidRDefault="00E60591" w:rsidP="00E60591">
            <w:pPr>
              <w:pStyle w:val="EngHang"/>
            </w:pPr>
            <w:r>
              <w:t>Glory and honour are due unto Him,</w:t>
            </w:r>
          </w:p>
          <w:p w14:paraId="3904C947" w14:textId="77777777" w:rsidR="00E60591" w:rsidRDefault="00E60591" w:rsidP="00E60591">
            <w:pPr>
              <w:pStyle w:val="EngHangEnd"/>
            </w:pPr>
            <w:r>
              <w:t>For His mercy endures forever.</w:t>
            </w:r>
          </w:p>
        </w:tc>
      </w:tr>
      <w:tr w:rsidR="00E60591" w14:paraId="5CB31E7B" w14:textId="77777777" w:rsidTr="00E60591">
        <w:trPr>
          <w:cantSplit/>
        </w:trPr>
        <w:tc>
          <w:tcPr>
            <w:tcW w:w="288" w:type="dxa"/>
          </w:tcPr>
          <w:p w14:paraId="328ABC39" w14:textId="77777777" w:rsidR="00E60591" w:rsidRDefault="00E60591" w:rsidP="00E60591">
            <w:pPr>
              <w:pStyle w:val="CopticCross"/>
            </w:pPr>
            <w:r>
              <w:t>¿</w:t>
            </w:r>
          </w:p>
        </w:tc>
        <w:tc>
          <w:tcPr>
            <w:tcW w:w="3960" w:type="dxa"/>
          </w:tcPr>
          <w:p w14:paraId="0F63B246" w14:textId="77777777" w:rsidR="00E60591" w:rsidRDefault="00E60591" w:rsidP="00E60591">
            <w:pPr>
              <w:pStyle w:val="EngHang"/>
            </w:pPr>
            <w:r>
              <w:t>*Holy, Holy, Holy:</w:t>
            </w:r>
          </w:p>
          <w:p w14:paraId="7EBAD98E" w14:textId="77777777" w:rsidR="00E60591" w:rsidRDefault="00E60591" w:rsidP="00E60591">
            <w:pPr>
              <w:pStyle w:val="EngHang"/>
            </w:pPr>
            <w:r>
              <w:t>Our God is the Only One.</w:t>
            </w:r>
          </w:p>
          <w:p w14:paraId="61390A47" w14:textId="77777777" w:rsidR="00E60591" w:rsidRDefault="00E60591" w:rsidP="00E60591">
            <w:pPr>
              <w:pStyle w:val="EngHang"/>
            </w:pPr>
            <w:r>
              <w:t>O confess the Lord,</w:t>
            </w:r>
          </w:p>
          <w:p w14:paraId="644C42FF" w14:textId="77777777" w:rsidR="00E60591" w:rsidRDefault="00E60591" w:rsidP="00E60591">
            <w:pPr>
              <w:pStyle w:val="EngHangEnd"/>
            </w:pPr>
            <w:r>
              <w:t>For His mercy endures forever.</w:t>
            </w:r>
          </w:p>
        </w:tc>
      </w:tr>
      <w:tr w:rsidR="00E60591" w14:paraId="39D89766" w14:textId="77777777" w:rsidTr="00E60591">
        <w:trPr>
          <w:cantSplit/>
        </w:trPr>
        <w:tc>
          <w:tcPr>
            <w:tcW w:w="288" w:type="dxa"/>
          </w:tcPr>
          <w:p w14:paraId="5EA53976" w14:textId="77777777" w:rsidR="00E60591" w:rsidRDefault="00E60591" w:rsidP="00E60591">
            <w:pPr>
              <w:pStyle w:val="CopticCross"/>
            </w:pPr>
          </w:p>
        </w:tc>
        <w:tc>
          <w:tcPr>
            <w:tcW w:w="3960" w:type="dxa"/>
          </w:tcPr>
          <w:p w14:paraId="039A4979" w14:textId="77777777" w:rsidR="00E60591" w:rsidRDefault="00E60591" w:rsidP="00E60591">
            <w:pPr>
              <w:pStyle w:val="EngHang"/>
            </w:pPr>
            <w:r>
              <w:t>His glory fills the earth,</w:t>
            </w:r>
          </w:p>
          <w:p w14:paraId="5101661F" w14:textId="77777777" w:rsidR="00E60591" w:rsidRDefault="00E60591" w:rsidP="00E60591">
            <w:pPr>
              <w:pStyle w:val="EngHang"/>
            </w:pPr>
            <w:r>
              <w:t>And the heavens,</w:t>
            </w:r>
          </w:p>
          <w:p w14:paraId="3DB791D2" w14:textId="77777777" w:rsidR="00E60591" w:rsidRDefault="00E60591" w:rsidP="00E60591">
            <w:pPr>
              <w:pStyle w:val="EngHang"/>
            </w:pPr>
            <w:r>
              <w:t>He is the Creator of wonders,</w:t>
            </w:r>
          </w:p>
          <w:p w14:paraId="466207F8" w14:textId="77777777" w:rsidR="00E60591" w:rsidRDefault="00E60591" w:rsidP="00E60591">
            <w:pPr>
              <w:pStyle w:val="EngHangEnd"/>
            </w:pPr>
            <w:r>
              <w:t>For His mercy endures forever.</w:t>
            </w:r>
          </w:p>
        </w:tc>
      </w:tr>
      <w:tr w:rsidR="00E60591" w14:paraId="506EFF0A" w14:textId="77777777" w:rsidTr="00E60591">
        <w:trPr>
          <w:cantSplit/>
        </w:trPr>
        <w:tc>
          <w:tcPr>
            <w:tcW w:w="288" w:type="dxa"/>
          </w:tcPr>
          <w:p w14:paraId="453509E2" w14:textId="77777777" w:rsidR="00E60591" w:rsidRDefault="00E60591" w:rsidP="00E60591">
            <w:pPr>
              <w:pStyle w:val="CopticCross"/>
            </w:pPr>
          </w:p>
        </w:tc>
        <w:tc>
          <w:tcPr>
            <w:tcW w:w="3960" w:type="dxa"/>
          </w:tcPr>
          <w:p w14:paraId="1EC8F72C" w14:textId="77777777" w:rsidR="00E60591" w:rsidRDefault="00E60591" w:rsidP="00E60591">
            <w:pPr>
              <w:pStyle w:val="EngHang"/>
            </w:pPr>
            <w:r>
              <w:t>He fashioned the heavens</w:t>
            </w:r>
          </w:p>
          <w:p w14:paraId="1EBF252F" w14:textId="77777777" w:rsidR="00E60591" w:rsidRDefault="00E60591" w:rsidP="00E60591">
            <w:pPr>
              <w:pStyle w:val="EngHang"/>
            </w:pPr>
            <w:r>
              <w:t>By the Word of His mouth,</w:t>
            </w:r>
          </w:p>
          <w:p w14:paraId="26023984" w14:textId="77777777" w:rsidR="00E60591" w:rsidRDefault="00E60591" w:rsidP="00E60591">
            <w:pPr>
              <w:pStyle w:val="EngHang"/>
            </w:pPr>
            <w:r>
              <w:t>The stars orbin within it,</w:t>
            </w:r>
          </w:p>
          <w:p w14:paraId="3E6554B2" w14:textId="77777777" w:rsidR="00E60591" w:rsidRDefault="00E60591" w:rsidP="00E60591">
            <w:pPr>
              <w:pStyle w:val="EngHangEnd"/>
            </w:pPr>
            <w:r>
              <w:t>For His mercy endures forever.</w:t>
            </w:r>
          </w:p>
        </w:tc>
      </w:tr>
      <w:tr w:rsidR="00E60591" w14:paraId="5F18711A" w14:textId="77777777" w:rsidTr="00E60591">
        <w:trPr>
          <w:cantSplit/>
        </w:trPr>
        <w:tc>
          <w:tcPr>
            <w:tcW w:w="288" w:type="dxa"/>
          </w:tcPr>
          <w:p w14:paraId="4D3AFC52" w14:textId="77777777" w:rsidR="00E60591" w:rsidRDefault="00E60591" w:rsidP="00E60591">
            <w:pPr>
              <w:pStyle w:val="CopticCross"/>
            </w:pPr>
            <w:r>
              <w:t>¿</w:t>
            </w:r>
          </w:p>
        </w:tc>
        <w:tc>
          <w:tcPr>
            <w:tcW w:w="3960" w:type="dxa"/>
          </w:tcPr>
          <w:p w14:paraId="6AEEBFE3" w14:textId="77777777" w:rsidR="00E60591" w:rsidRDefault="00E60591" w:rsidP="00E60591">
            <w:pPr>
              <w:pStyle w:val="EngHang"/>
            </w:pPr>
            <w:r>
              <w:t>He made the earth by Wisdom,</w:t>
            </w:r>
          </w:p>
          <w:p w14:paraId="64444918" w14:textId="77777777" w:rsidR="00E60591" w:rsidRDefault="00E60591" w:rsidP="00E60591">
            <w:pPr>
              <w:pStyle w:val="EngHang"/>
            </w:pPr>
            <w:r>
              <w:t>Set it upon the waters,</w:t>
            </w:r>
          </w:p>
          <w:p w14:paraId="2AB511A2" w14:textId="77777777" w:rsidR="00E60591" w:rsidRDefault="00E60591" w:rsidP="00E60591">
            <w:pPr>
              <w:pStyle w:val="EngHang"/>
            </w:pPr>
            <w:r>
              <w:t>And filled it with creatures;</w:t>
            </w:r>
          </w:p>
          <w:p w14:paraId="7F724D9D" w14:textId="77777777" w:rsidR="00E60591" w:rsidRDefault="00E60591" w:rsidP="00E60591">
            <w:pPr>
              <w:pStyle w:val="EngHangEnd"/>
            </w:pPr>
            <w:r>
              <w:t>For His mercy endures forever.</w:t>
            </w:r>
          </w:p>
        </w:tc>
      </w:tr>
      <w:tr w:rsidR="00E60591" w14:paraId="31672BCD" w14:textId="77777777" w:rsidTr="00E60591">
        <w:trPr>
          <w:cantSplit/>
        </w:trPr>
        <w:tc>
          <w:tcPr>
            <w:tcW w:w="288" w:type="dxa"/>
          </w:tcPr>
          <w:p w14:paraId="47B7D008" w14:textId="77777777" w:rsidR="00E60591" w:rsidRDefault="00E60591" w:rsidP="00E60591">
            <w:pPr>
              <w:pStyle w:val="CopticCross"/>
            </w:pPr>
            <w:r>
              <w:t>¿</w:t>
            </w:r>
          </w:p>
        </w:tc>
        <w:tc>
          <w:tcPr>
            <w:tcW w:w="3960" w:type="dxa"/>
          </w:tcPr>
          <w:p w14:paraId="71B497B9" w14:textId="77777777" w:rsidR="00E60591" w:rsidRDefault="00E60591" w:rsidP="00E60591">
            <w:pPr>
              <w:pStyle w:val="EngHang"/>
            </w:pPr>
            <w:r>
              <w:t>He placed to great lights</w:t>
            </w:r>
          </w:p>
          <w:p w14:paraId="382D85B9" w14:textId="77777777" w:rsidR="00E60591" w:rsidRDefault="00E60591" w:rsidP="00E60591">
            <w:pPr>
              <w:pStyle w:val="EngHang"/>
            </w:pPr>
            <w:r>
              <w:t>To enlighten the heaven,</w:t>
            </w:r>
          </w:p>
          <w:p w14:paraId="456FEB3D" w14:textId="77777777" w:rsidR="00E60591" w:rsidRDefault="00E60591" w:rsidP="00E60591">
            <w:pPr>
              <w:pStyle w:val="EngHang"/>
            </w:pPr>
            <w:r>
              <w:t>The sun and the moon,</w:t>
            </w:r>
          </w:p>
          <w:p w14:paraId="71A0659D" w14:textId="77777777" w:rsidR="00E60591" w:rsidRDefault="00E60591" w:rsidP="00E60591">
            <w:pPr>
              <w:pStyle w:val="EngHangEnd"/>
            </w:pPr>
            <w:r>
              <w:t>For His mercy endures forever.</w:t>
            </w:r>
          </w:p>
        </w:tc>
      </w:tr>
      <w:tr w:rsidR="00E60591" w14:paraId="1785093C" w14:textId="77777777" w:rsidTr="00E60591">
        <w:trPr>
          <w:cantSplit/>
        </w:trPr>
        <w:tc>
          <w:tcPr>
            <w:tcW w:w="288" w:type="dxa"/>
          </w:tcPr>
          <w:p w14:paraId="5E082360" w14:textId="77777777" w:rsidR="00E60591" w:rsidRDefault="00E60591" w:rsidP="00E60591">
            <w:pPr>
              <w:pStyle w:val="CopticCross"/>
            </w:pPr>
          </w:p>
        </w:tc>
        <w:tc>
          <w:tcPr>
            <w:tcW w:w="3960" w:type="dxa"/>
          </w:tcPr>
          <w:p w14:paraId="7941F3C9" w14:textId="77777777" w:rsidR="00E60591" w:rsidRDefault="00E60591" w:rsidP="00E60591">
            <w:pPr>
              <w:pStyle w:val="EngHang"/>
            </w:pPr>
            <w:r>
              <w:t>The sun to rule by day,</w:t>
            </w:r>
          </w:p>
          <w:p w14:paraId="72326505" w14:textId="77777777" w:rsidR="00E60591" w:rsidRDefault="00E60591" w:rsidP="00E60591">
            <w:pPr>
              <w:pStyle w:val="EngHang"/>
            </w:pPr>
            <w:r>
              <w:t>In its celestial sphere,</w:t>
            </w:r>
          </w:p>
          <w:p w14:paraId="125A6C87" w14:textId="77777777" w:rsidR="00E60591" w:rsidRDefault="00E60591" w:rsidP="00E60591">
            <w:pPr>
              <w:pStyle w:val="EngHang"/>
            </w:pPr>
            <w:r>
              <w:t>And the moon and stars by night,</w:t>
            </w:r>
          </w:p>
          <w:p w14:paraId="32022653" w14:textId="77777777" w:rsidR="00E60591" w:rsidRDefault="00E60591" w:rsidP="00E60591">
            <w:pPr>
              <w:pStyle w:val="EngHangEnd"/>
            </w:pPr>
            <w:r>
              <w:t>For His mercy endures forever.</w:t>
            </w:r>
          </w:p>
        </w:tc>
      </w:tr>
      <w:tr w:rsidR="00E60591" w14:paraId="4354A15D" w14:textId="77777777" w:rsidTr="00E60591">
        <w:trPr>
          <w:cantSplit/>
        </w:trPr>
        <w:tc>
          <w:tcPr>
            <w:tcW w:w="288" w:type="dxa"/>
          </w:tcPr>
          <w:p w14:paraId="65BFF66C" w14:textId="77777777" w:rsidR="00E60591" w:rsidRDefault="00E60591" w:rsidP="00E60591">
            <w:pPr>
              <w:pStyle w:val="CopticCross"/>
            </w:pPr>
          </w:p>
        </w:tc>
        <w:tc>
          <w:tcPr>
            <w:tcW w:w="3960" w:type="dxa"/>
          </w:tcPr>
          <w:p w14:paraId="105D6CD9" w14:textId="77777777" w:rsidR="00E60591" w:rsidRDefault="00E60591" w:rsidP="00E60591">
            <w:pPr>
              <w:pStyle w:val="EngHang"/>
            </w:pPr>
            <w:r>
              <w:t>He poured out His wrath on Paraoh,</w:t>
            </w:r>
          </w:p>
          <w:p w14:paraId="6B256B9D" w14:textId="77777777" w:rsidR="00E60591" w:rsidRDefault="00E60591" w:rsidP="00E60591">
            <w:pPr>
              <w:pStyle w:val="EngHang"/>
            </w:pPr>
            <w:r>
              <w:t>And destroyed His enemies,</w:t>
            </w:r>
          </w:p>
          <w:p w14:paraId="159E5B60" w14:textId="77777777" w:rsidR="00E60591" w:rsidRDefault="00E60591" w:rsidP="00E60591">
            <w:pPr>
              <w:pStyle w:val="EngHang"/>
            </w:pPr>
            <w:r>
              <w:t>But chose Moses and Aaron,</w:t>
            </w:r>
          </w:p>
          <w:p w14:paraId="772436BB" w14:textId="77777777" w:rsidR="00E60591" w:rsidRDefault="00E60591" w:rsidP="00E60591">
            <w:pPr>
              <w:pStyle w:val="EngHangEnd"/>
            </w:pPr>
            <w:r>
              <w:t>For His mercy endures forever.</w:t>
            </w:r>
          </w:p>
        </w:tc>
      </w:tr>
      <w:tr w:rsidR="00E60591" w14:paraId="756F3FC2" w14:textId="77777777" w:rsidTr="00E60591">
        <w:trPr>
          <w:cantSplit/>
        </w:trPr>
        <w:tc>
          <w:tcPr>
            <w:tcW w:w="288" w:type="dxa"/>
          </w:tcPr>
          <w:p w14:paraId="20BF4953" w14:textId="77777777" w:rsidR="00E60591" w:rsidRDefault="00E60591" w:rsidP="00E60591">
            <w:pPr>
              <w:pStyle w:val="CopticCross"/>
            </w:pPr>
            <w:r>
              <w:t>¿</w:t>
            </w:r>
          </w:p>
        </w:tc>
        <w:tc>
          <w:tcPr>
            <w:tcW w:w="3960" w:type="dxa"/>
          </w:tcPr>
          <w:p w14:paraId="656CB524" w14:textId="77777777" w:rsidR="00E60591" w:rsidRDefault="00E60591" w:rsidP="00E60591">
            <w:pPr>
              <w:pStyle w:val="EngHang"/>
            </w:pPr>
            <w:r>
              <w:t>He worked miracles for His people</w:t>
            </w:r>
          </w:p>
          <w:p w14:paraId="166E0491" w14:textId="77777777" w:rsidR="00E60591" w:rsidRDefault="00E60591" w:rsidP="00E60591">
            <w:pPr>
              <w:pStyle w:val="EngHang"/>
            </w:pPr>
            <w:r>
              <w:t>In Egypt by His hands,</w:t>
            </w:r>
          </w:p>
          <w:p w14:paraId="15B1E407" w14:textId="77777777" w:rsidR="00E60591" w:rsidRDefault="00E60591" w:rsidP="00E60591">
            <w:pPr>
              <w:pStyle w:val="EngHang"/>
            </w:pPr>
            <w:r>
              <w:t>He struck them with ten plagues,</w:t>
            </w:r>
          </w:p>
          <w:p w14:paraId="6485A09B" w14:textId="77777777" w:rsidR="00E60591" w:rsidRDefault="00E60591" w:rsidP="00E60591">
            <w:pPr>
              <w:pStyle w:val="EngHangEnd"/>
            </w:pPr>
            <w:r>
              <w:t>For His mercy endures forever.</w:t>
            </w:r>
          </w:p>
        </w:tc>
      </w:tr>
      <w:tr w:rsidR="00E60591" w14:paraId="69FD2F44" w14:textId="77777777" w:rsidTr="00E60591">
        <w:trPr>
          <w:cantSplit/>
        </w:trPr>
        <w:tc>
          <w:tcPr>
            <w:tcW w:w="288" w:type="dxa"/>
          </w:tcPr>
          <w:p w14:paraId="47EDF36E" w14:textId="77777777" w:rsidR="00E60591" w:rsidRDefault="00E60591" w:rsidP="00E60591">
            <w:pPr>
              <w:pStyle w:val="CopticCross"/>
            </w:pPr>
            <w:r>
              <w:t>¿</w:t>
            </w:r>
          </w:p>
        </w:tc>
        <w:tc>
          <w:tcPr>
            <w:tcW w:w="3960" w:type="dxa"/>
          </w:tcPr>
          <w:p w14:paraId="0EA0A9D7" w14:textId="77777777" w:rsidR="00E60591" w:rsidRDefault="00E60591" w:rsidP="00E60591">
            <w:pPr>
              <w:pStyle w:val="EngHang"/>
            </w:pPr>
            <w:r>
              <w:t>He struck the Egyptians</w:t>
            </w:r>
          </w:p>
          <w:p w14:paraId="44A05FA4" w14:textId="77777777" w:rsidR="00E60591" w:rsidRDefault="00E60591" w:rsidP="00E60591">
            <w:pPr>
              <w:pStyle w:val="EngHang"/>
            </w:pPr>
            <w:r>
              <w:t>In their first-born, by His mighty hand,</w:t>
            </w:r>
          </w:p>
          <w:p w14:paraId="5781FBCE" w14:textId="77777777" w:rsidR="00E60591" w:rsidRDefault="00E60591" w:rsidP="00E60591">
            <w:pPr>
              <w:pStyle w:val="EngHang"/>
            </w:pPr>
            <w:r>
              <w:t>And saved His people,</w:t>
            </w:r>
          </w:p>
          <w:p w14:paraId="30A5F6E3" w14:textId="77777777" w:rsidR="00E60591" w:rsidRDefault="00E60591" w:rsidP="00E60591">
            <w:pPr>
              <w:pStyle w:val="EngHangEnd"/>
            </w:pPr>
            <w:r>
              <w:t>For His mercy endures forever.</w:t>
            </w:r>
          </w:p>
        </w:tc>
      </w:tr>
      <w:tr w:rsidR="00E60591" w14:paraId="1AF8B0FD" w14:textId="77777777" w:rsidTr="00E60591">
        <w:trPr>
          <w:cantSplit/>
        </w:trPr>
        <w:tc>
          <w:tcPr>
            <w:tcW w:w="288" w:type="dxa"/>
          </w:tcPr>
          <w:p w14:paraId="310B2483" w14:textId="77777777" w:rsidR="00E60591" w:rsidRDefault="00E60591" w:rsidP="00E60591">
            <w:pPr>
              <w:pStyle w:val="CopticCross"/>
            </w:pPr>
          </w:p>
        </w:tc>
        <w:tc>
          <w:tcPr>
            <w:tcW w:w="3960" w:type="dxa"/>
          </w:tcPr>
          <w:p w14:paraId="13848325" w14:textId="77777777" w:rsidR="00E60591" w:rsidRDefault="00E60591" w:rsidP="00E60591">
            <w:pPr>
              <w:pStyle w:val="EngHang"/>
            </w:pPr>
            <w:r>
              <w:t>*He divided the sea</w:t>
            </w:r>
          </w:p>
          <w:p w14:paraId="5DA7D5D7" w14:textId="77777777" w:rsidR="00E60591" w:rsidRDefault="00E60591" w:rsidP="00E60591">
            <w:pPr>
              <w:pStyle w:val="EngHang"/>
            </w:pPr>
            <w:r>
              <w:t>And Pharaoh was overthrown,</w:t>
            </w:r>
          </w:p>
          <w:p w14:paraId="0AC38A2D" w14:textId="77777777" w:rsidR="00E60591" w:rsidRDefault="00E60591" w:rsidP="00E60591">
            <w:pPr>
              <w:pStyle w:val="EngHang"/>
            </w:pPr>
            <w:r>
              <w:t>And the Israelites passed through it:</w:t>
            </w:r>
          </w:p>
          <w:p w14:paraId="0A989780" w14:textId="77777777" w:rsidR="00E60591" w:rsidRDefault="00E60591" w:rsidP="00E60591">
            <w:pPr>
              <w:pStyle w:val="EngHangEnd"/>
            </w:pPr>
            <w:r>
              <w:t>For His mercy endures forever.</w:t>
            </w:r>
          </w:p>
        </w:tc>
      </w:tr>
      <w:tr w:rsidR="00E60591" w14:paraId="609283F2" w14:textId="77777777" w:rsidTr="00E60591">
        <w:trPr>
          <w:cantSplit/>
        </w:trPr>
        <w:tc>
          <w:tcPr>
            <w:tcW w:w="288" w:type="dxa"/>
          </w:tcPr>
          <w:p w14:paraId="51AAA92F" w14:textId="77777777" w:rsidR="00E60591" w:rsidRDefault="00E60591" w:rsidP="00E60591">
            <w:pPr>
              <w:pStyle w:val="CopticCross"/>
            </w:pPr>
          </w:p>
        </w:tc>
        <w:tc>
          <w:tcPr>
            <w:tcW w:w="3960" w:type="dxa"/>
          </w:tcPr>
          <w:p w14:paraId="1B2950A9" w14:textId="77777777" w:rsidR="00E60591" w:rsidRDefault="00E60591" w:rsidP="00E60591">
            <w:pPr>
              <w:pStyle w:val="EngHang"/>
            </w:pPr>
            <w:r>
              <w:t>*He brought forth water from a rock,</w:t>
            </w:r>
          </w:p>
          <w:p w14:paraId="1B081C0B" w14:textId="77777777" w:rsidR="00E60591" w:rsidRDefault="00E60591" w:rsidP="00E60591">
            <w:pPr>
              <w:pStyle w:val="EngHang"/>
            </w:pPr>
            <w:r>
              <w:t>And His people drank,</w:t>
            </w:r>
          </w:p>
          <w:p w14:paraId="212891C3" w14:textId="77777777" w:rsidR="00E60591" w:rsidRDefault="00E60591" w:rsidP="00E60591">
            <w:pPr>
              <w:pStyle w:val="EngHang"/>
            </w:pPr>
            <w:r>
              <w:t>In the barren desert:</w:t>
            </w:r>
          </w:p>
          <w:p w14:paraId="2C6CAF6C" w14:textId="77777777" w:rsidR="00E60591" w:rsidRDefault="00E60591" w:rsidP="00E60591">
            <w:pPr>
              <w:pStyle w:val="EngHangEnd"/>
            </w:pPr>
            <w:r>
              <w:t>For His mercy endures forever.</w:t>
            </w:r>
          </w:p>
        </w:tc>
      </w:tr>
      <w:tr w:rsidR="00E60591" w14:paraId="2977CCDE" w14:textId="77777777" w:rsidTr="00E60591">
        <w:trPr>
          <w:cantSplit/>
        </w:trPr>
        <w:tc>
          <w:tcPr>
            <w:tcW w:w="288" w:type="dxa"/>
          </w:tcPr>
          <w:p w14:paraId="6FDCC037" w14:textId="77777777" w:rsidR="00E60591" w:rsidRDefault="00E60591" w:rsidP="00E60591">
            <w:pPr>
              <w:pStyle w:val="CopticCross"/>
            </w:pPr>
            <w:r>
              <w:t>¿</w:t>
            </w:r>
          </w:p>
        </w:tc>
        <w:tc>
          <w:tcPr>
            <w:tcW w:w="3960" w:type="dxa"/>
          </w:tcPr>
          <w:p w14:paraId="02C6EE01" w14:textId="77777777" w:rsidR="00E60591" w:rsidRDefault="00E60591" w:rsidP="00E60591">
            <w:pPr>
              <w:pStyle w:val="EngHang"/>
            </w:pPr>
            <w:r>
              <w:t>He brought them to Canaan,</w:t>
            </w:r>
          </w:p>
          <w:p w14:paraId="24A53EC2" w14:textId="77777777" w:rsidR="00E60591" w:rsidRDefault="00E60591" w:rsidP="00E60591">
            <w:pPr>
              <w:pStyle w:val="EngHang"/>
            </w:pPr>
            <w:r>
              <w:t>And killed Sihon of the Amorites,</w:t>
            </w:r>
          </w:p>
          <w:p w14:paraId="72655A43" w14:textId="77777777" w:rsidR="00E60591" w:rsidRDefault="00E60591" w:rsidP="00E60591">
            <w:pPr>
              <w:pStyle w:val="EngHang"/>
            </w:pPr>
            <w:r>
              <w:t>And Og, the King of Bashan,</w:t>
            </w:r>
          </w:p>
          <w:p w14:paraId="3544BF9D" w14:textId="77777777" w:rsidR="00E60591" w:rsidRPr="00785FC6" w:rsidRDefault="00E60591" w:rsidP="00E60591">
            <w:pPr>
              <w:pStyle w:val="EngHangEnd"/>
            </w:pPr>
            <w:r>
              <w:t>For His mercy endures forever.</w:t>
            </w:r>
          </w:p>
        </w:tc>
      </w:tr>
      <w:tr w:rsidR="00E60591" w14:paraId="00118BDD" w14:textId="77777777" w:rsidTr="00E60591">
        <w:trPr>
          <w:cantSplit/>
        </w:trPr>
        <w:tc>
          <w:tcPr>
            <w:tcW w:w="288" w:type="dxa"/>
          </w:tcPr>
          <w:p w14:paraId="73FB2A86" w14:textId="77777777" w:rsidR="00E60591" w:rsidRDefault="00E60591" w:rsidP="00E60591">
            <w:pPr>
              <w:pStyle w:val="CopticCross"/>
            </w:pPr>
            <w:r>
              <w:lastRenderedPageBreak/>
              <w:t>¿</w:t>
            </w:r>
          </w:p>
        </w:tc>
        <w:tc>
          <w:tcPr>
            <w:tcW w:w="3960" w:type="dxa"/>
          </w:tcPr>
          <w:p w14:paraId="059B5AA2" w14:textId="77777777" w:rsidR="00E60591" w:rsidRDefault="00E60591" w:rsidP="00E60591">
            <w:pPr>
              <w:pStyle w:val="EngHang"/>
            </w:pPr>
            <w:r>
              <w:t>He gave their lands for a heritage,</w:t>
            </w:r>
          </w:p>
          <w:p w14:paraId="33F0A762" w14:textId="77777777" w:rsidR="00E60591" w:rsidRDefault="00E60591" w:rsidP="00E60591">
            <w:pPr>
              <w:pStyle w:val="EngHang"/>
            </w:pPr>
            <w:r>
              <w:t>Even a heritage for Israel, His servant;</w:t>
            </w:r>
          </w:p>
          <w:p w14:paraId="32522CB9" w14:textId="77777777" w:rsidR="00E60591" w:rsidRDefault="00E60591" w:rsidP="00E60591">
            <w:pPr>
              <w:pStyle w:val="EngHang"/>
            </w:pPr>
            <w:r>
              <w:t>He remembered us in our low estate,</w:t>
            </w:r>
          </w:p>
          <w:p w14:paraId="158A920C" w14:textId="77777777" w:rsidR="00E60591" w:rsidRDefault="00E60591" w:rsidP="00E60591">
            <w:pPr>
              <w:pStyle w:val="EngHangEnd"/>
            </w:pPr>
            <w:r>
              <w:t>For His mercy endures forever.</w:t>
            </w:r>
          </w:p>
        </w:tc>
      </w:tr>
      <w:tr w:rsidR="00E60591" w14:paraId="536D111C" w14:textId="77777777" w:rsidTr="00E60591">
        <w:trPr>
          <w:cantSplit/>
        </w:trPr>
        <w:tc>
          <w:tcPr>
            <w:tcW w:w="288" w:type="dxa"/>
          </w:tcPr>
          <w:p w14:paraId="3C2F44EC" w14:textId="77777777" w:rsidR="00E60591" w:rsidRDefault="00E60591" w:rsidP="00E60591">
            <w:pPr>
              <w:pStyle w:val="CopticCross"/>
            </w:pPr>
          </w:p>
        </w:tc>
        <w:tc>
          <w:tcPr>
            <w:tcW w:w="3960" w:type="dxa"/>
          </w:tcPr>
          <w:p w14:paraId="7C73EEF1" w14:textId="77777777" w:rsidR="00E60591" w:rsidRDefault="00E60591" w:rsidP="00E60591">
            <w:pPr>
              <w:pStyle w:val="EngHang"/>
            </w:pPr>
            <w:r>
              <w:t>He saved us from our enemies;</w:t>
            </w:r>
          </w:p>
          <w:p w14:paraId="06A29FE5" w14:textId="77777777" w:rsidR="00E60591" w:rsidRDefault="00E60591" w:rsidP="00E60591">
            <w:pPr>
              <w:pStyle w:val="EngHang"/>
            </w:pPr>
            <w:r>
              <w:t>He comforts everyone;</w:t>
            </w:r>
          </w:p>
          <w:p w14:paraId="27DCCFE9" w14:textId="77777777" w:rsidR="00E60591" w:rsidRDefault="00E60591" w:rsidP="00E60591">
            <w:pPr>
              <w:pStyle w:val="EngHang"/>
            </w:pPr>
            <w:r>
              <w:t>Confess the God of heaven,</w:t>
            </w:r>
          </w:p>
          <w:p w14:paraId="5D20EE91" w14:textId="77777777" w:rsidR="00E60591" w:rsidRDefault="00E60591" w:rsidP="00E60591">
            <w:pPr>
              <w:pStyle w:val="EngHangEnd"/>
            </w:pPr>
            <w:r>
              <w:t>For His mercy endures forever.</w:t>
            </w:r>
          </w:p>
        </w:tc>
      </w:tr>
      <w:tr w:rsidR="00E60591" w14:paraId="5FBA5CBA" w14:textId="77777777" w:rsidTr="00E60591">
        <w:trPr>
          <w:cantSplit/>
        </w:trPr>
        <w:tc>
          <w:tcPr>
            <w:tcW w:w="288" w:type="dxa"/>
          </w:tcPr>
          <w:p w14:paraId="1A36303F" w14:textId="77777777" w:rsidR="00E60591" w:rsidRDefault="00E60591" w:rsidP="00E60591">
            <w:pPr>
              <w:pStyle w:val="CopticCross"/>
            </w:pPr>
          </w:p>
        </w:tc>
        <w:tc>
          <w:tcPr>
            <w:tcW w:w="3960" w:type="dxa"/>
          </w:tcPr>
          <w:p w14:paraId="2BE5A8E5" w14:textId="77777777" w:rsidR="00E60591" w:rsidRDefault="00E60591" w:rsidP="00E60591">
            <w:pPr>
              <w:pStyle w:val="EngHang"/>
            </w:pPr>
            <w:r>
              <w:t>*The honour and the worship</w:t>
            </w:r>
          </w:p>
          <w:p w14:paraId="248D2206" w14:textId="77777777" w:rsidR="00E60591" w:rsidRDefault="00E60591" w:rsidP="00E60591">
            <w:pPr>
              <w:pStyle w:val="EngHang"/>
            </w:pPr>
            <w:r>
              <w:t>Are all due to Him.</w:t>
            </w:r>
          </w:p>
          <w:p w14:paraId="555F08EF" w14:textId="77777777" w:rsidR="00E60591" w:rsidRDefault="00E60591" w:rsidP="00E60591">
            <w:pPr>
              <w:pStyle w:val="EngHang"/>
            </w:pPr>
            <w:r>
              <w:t>Confess His glory at all times:</w:t>
            </w:r>
          </w:p>
          <w:p w14:paraId="39E6A0FA" w14:textId="77777777" w:rsidR="00E60591" w:rsidRDefault="00E60591" w:rsidP="00E60591">
            <w:pPr>
              <w:pStyle w:val="EngHangEnd"/>
            </w:pPr>
            <w:r>
              <w:t>For His mercy endures forever.</w:t>
            </w:r>
          </w:p>
        </w:tc>
      </w:tr>
      <w:tr w:rsidR="00E60591" w14:paraId="50CEAFAA" w14:textId="77777777" w:rsidTr="00E60591">
        <w:trPr>
          <w:cantSplit/>
        </w:trPr>
        <w:tc>
          <w:tcPr>
            <w:tcW w:w="288" w:type="dxa"/>
          </w:tcPr>
          <w:p w14:paraId="0B843778" w14:textId="77777777" w:rsidR="00E60591" w:rsidRDefault="00E60591" w:rsidP="00E60591">
            <w:pPr>
              <w:pStyle w:val="CopticCross"/>
            </w:pPr>
            <w:r>
              <w:t>¿</w:t>
            </w:r>
          </w:p>
        </w:tc>
        <w:tc>
          <w:tcPr>
            <w:tcW w:w="3960" w:type="dxa"/>
          </w:tcPr>
          <w:p w14:paraId="6A50BFA6" w14:textId="77777777" w:rsidR="00E60591" w:rsidRDefault="00E60591" w:rsidP="00E60591">
            <w:pPr>
              <w:pStyle w:val="EngHang"/>
            </w:pPr>
            <w:r>
              <w:t>*Confess the Name of Christ,</w:t>
            </w:r>
          </w:p>
          <w:p w14:paraId="36D520F7" w14:textId="77777777" w:rsidR="00E60591" w:rsidRDefault="00E60591" w:rsidP="00E60591">
            <w:pPr>
              <w:pStyle w:val="EngHang"/>
            </w:pPr>
            <w:r>
              <w:t>Confess His glory and mercies.</w:t>
            </w:r>
          </w:p>
          <w:p w14:paraId="295E7F85" w14:textId="77777777" w:rsidR="00E60591" w:rsidRDefault="00E60591" w:rsidP="00E60591">
            <w:pPr>
              <w:pStyle w:val="EngHang"/>
            </w:pPr>
            <w:r>
              <w:t>Praise Him more and more:</w:t>
            </w:r>
          </w:p>
          <w:p w14:paraId="294ED85A" w14:textId="77777777" w:rsidR="00E60591" w:rsidRDefault="00E60591" w:rsidP="00E60591">
            <w:pPr>
              <w:pStyle w:val="EngHangEnd"/>
            </w:pPr>
            <w:r>
              <w:t>For His mercy endures forever.</w:t>
            </w:r>
          </w:p>
        </w:tc>
      </w:tr>
      <w:tr w:rsidR="00E60591" w14:paraId="7B9C43FC" w14:textId="77777777" w:rsidTr="00E60591">
        <w:trPr>
          <w:cantSplit/>
        </w:trPr>
        <w:tc>
          <w:tcPr>
            <w:tcW w:w="288" w:type="dxa"/>
          </w:tcPr>
          <w:p w14:paraId="2435E4BA" w14:textId="77777777" w:rsidR="00E60591" w:rsidRDefault="00E60591" w:rsidP="00E60591">
            <w:pPr>
              <w:pStyle w:val="CopticCross"/>
            </w:pPr>
            <w:r>
              <w:t>¿</w:t>
            </w:r>
          </w:p>
        </w:tc>
        <w:tc>
          <w:tcPr>
            <w:tcW w:w="3960" w:type="dxa"/>
          </w:tcPr>
          <w:p w14:paraId="4294707D" w14:textId="77777777" w:rsidR="00E60591" w:rsidRDefault="00E60591" w:rsidP="00E60591">
            <w:pPr>
              <w:pStyle w:val="EngHang"/>
            </w:pPr>
            <w:r>
              <w:t>He saved us from Satan;</w:t>
            </w:r>
          </w:p>
          <w:p w14:paraId="53AC38BC" w14:textId="77777777" w:rsidR="00E60591" w:rsidRDefault="00E60591" w:rsidP="00E60591">
            <w:pPr>
              <w:pStyle w:val="EngHang"/>
            </w:pPr>
            <w:r>
              <w:t>He disgraced Pharaoh;</w:t>
            </w:r>
          </w:p>
          <w:p w14:paraId="11096F86" w14:textId="77777777" w:rsidR="00E60591" w:rsidRDefault="00E60591" w:rsidP="00E60591">
            <w:pPr>
              <w:pStyle w:val="EngHang"/>
            </w:pPr>
            <w:r>
              <w:t>He brought us to the sea of blessings—</w:t>
            </w:r>
          </w:p>
          <w:p w14:paraId="32081862" w14:textId="77777777" w:rsidR="00E60591" w:rsidRDefault="00E60591" w:rsidP="00E60591">
            <w:pPr>
              <w:pStyle w:val="EngHangEnd"/>
            </w:pPr>
            <w:r>
              <w:t>For His mercy endures foreve—</w:t>
            </w:r>
          </w:p>
        </w:tc>
      </w:tr>
      <w:tr w:rsidR="00E60591" w14:paraId="7447752E" w14:textId="77777777" w:rsidTr="00E60591">
        <w:trPr>
          <w:cantSplit/>
        </w:trPr>
        <w:tc>
          <w:tcPr>
            <w:tcW w:w="288" w:type="dxa"/>
          </w:tcPr>
          <w:p w14:paraId="34E91954" w14:textId="77777777" w:rsidR="00E60591" w:rsidRDefault="00E60591" w:rsidP="00E60591">
            <w:pPr>
              <w:pStyle w:val="CopticCross"/>
            </w:pPr>
          </w:p>
        </w:tc>
        <w:tc>
          <w:tcPr>
            <w:tcW w:w="3960" w:type="dxa"/>
          </w:tcPr>
          <w:p w14:paraId="6D7D6BE0" w14:textId="77777777" w:rsidR="00E60591" w:rsidRDefault="00E60591" w:rsidP="00E60591">
            <w:pPr>
              <w:pStyle w:val="EngHang"/>
            </w:pPr>
            <w:r>
              <w:t>To the sea of Baptism;</w:t>
            </w:r>
          </w:p>
          <w:p w14:paraId="7FA071B3" w14:textId="77777777" w:rsidR="00E60591" w:rsidRDefault="00E60591" w:rsidP="00E60591">
            <w:pPr>
              <w:pStyle w:val="EngHang"/>
            </w:pPr>
            <w:r>
              <w:t>He redeemed us from tyranny,</w:t>
            </w:r>
          </w:p>
          <w:p w14:paraId="4936CDA6" w14:textId="77777777" w:rsidR="00E60591" w:rsidRDefault="00E60591" w:rsidP="00E60591">
            <w:pPr>
              <w:pStyle w:val="EngHang"/>
            </w:pPr>
            <w:r>
              <w:t>And brought us to the promised land,</w:t>
            </w:r>
          </w:p>
          <w:p w14:paraId="567C2941" w14:textId="77777777" w:rsidR="00E60591" w:rsidRDefault="00E60591" w:rsidP="00E60591">
            <w:pPr>
              <w:pStyle w:val="EngHangEnd"/>
            </w:pPr>
            <w:r>
              <w:t>For His mercy endures forever.</w:t>
            </w:r>
          </w:p>
        </w:tc>
      </w:tr>
      <w:tr w:rsidR="00E60591" w14:paraId="1B40C82A" w14:textId="77777777" w:rsidTr="00E60591">
        <w:trPr>
          <w:cantSplit/>
        </w:trPr>
        <w:tc>
          <w:tcPr>
            <w:tcW w:w="288" w:type="dxa"/>
          </w:tcPr>
          <w:p w14:paraId="74676C5B" w14:textId="77777777" w:rsidR="00E60591" w:rsidRDefault="00E60591" w:rsidP="00E60591">
            <w:pPr>
              <w:pStyle w:val="CopticCross"/>
            </w:pPr>
          </w:p>
        </w:tc>
        <w:tc>
          <w:tcPr>
            <w:tcW w:w="3960" w:type="dxa"/>
          </w:tcPr>
          <w:p w14:paraId="3EB4C8A2" w14:textId="77777777" w:rsidR="00E60591" w:rsidRDefault="00E60591" w:rsidP="00E60591">
            <w:pPr>
              <w:pStyle w:val="EngHang"/>
              <w:ind w:left="0" w:firstLine="0"/>
            </w:pPr>
            <w:r>
              <w:t>*Christ divided the sea of Hades</w:t>
            </w:r>
          </w:p>
          <w:p w14:paraId="3881C625" w14:textId="77777777" w:rsidR="00E60591" w:rsidRDefault="00E60591" w:rsidP="00E60591">
            <w:pPr>
              <w:pStyle w:val="EngHang"/>
            </w:pPr>
            <w:r>
              <w:t>And threw Satan in it,</w:t>
            </w:r>
          </w:p>
          <w:p w14:paraId="659B445E" w14:textId="77777777" w:rsidR="00E60591" w:rsidRDefault="00E60591" w:rsidP="00E60591">
            <w:pPr>
              <w:pStyle w:val="EngHang"/>
            </w:pPr>
            <w:r>
              <w:t>And delivered us from him:</w:t>
            </w:r>
          </w:p>
          <w:p w14:paraId="109ABC91" w14:textId="77777777" w:rsidR="00E60591" w:rsidRDefault="00E60591" w:rsidP="00E60591">
            <w:pPr>
              <w:pStyle w:val="EngHangEnd"/>
            </w:pPr>
            <w:r>
              <w:t>For His mercy endures forever.</w:t>
            </w:r>
          </w:p>
        </w:tc>
      </w:tr>
      <w:tr w:rsidR="00E60591" w14:paraId="1ED042F1" w14:textId="77777777" w:rsidTr="00E60591">
        <w:trPr>
          <w:cantSplit/>
        </w:trPr>
        <w:tc>
          <w:tcPr>
            <w:tcW w:w="288" w:type="dxa"/>
          </w:tcPr>
          <w:p w14:paraId="1F4BC3A8" w14:textId="77777777" w:rsidR="00E60591" w:rsidRDefault="00E60591" w:rsidP="00E60591">
            <w:pPr>
              <w:pStyle w:val="CopticCross"/>
            </w:pPr>
            <w:r>
              <w:t>¿</w:t>
            </w:r>
          </w:p>
        </w:tc>
        <w:tc>
          <w:tcPr>
            <w:tcW w:w="3960" w:type="dxa"/>
          </w:tcPr>
          <w:p w14:paraId="389DDA0D" w14:textId="77777777" w:rsidR="00E60591" w:rsidRDefault="00E60591" w:rsidP="00E60591">
            <w:pPr>
              <w:pStyle w:val="EngHang"/>
            </w:pPr>
            <w:r>
              <w:t>*He lifted us up</w:t>
            </w:r>
          </w:p>
          <w:p w14:paraId="1AC2EC48" w14:textId="77777777" w:rsidR="00E60591" w:rsidRDefault="00E60591" w:rsidP="00E60591">
            <w:pPr>
              <w:pStyle w:val="EngHang"/>
            </w:pPr>
            <w:r>
              <w:t>With all those whom He loved,</w:t>
            </w:r>
          </w:p>
          <w:p w14:paraId="42EF4B8A" w14:textId="77777777" w:rsidR="00E60591" w:rsidRDefault="00E60591" w:rsidP="00E60591">
            <w:pPr>
              <w:pStyle w:val="EngHang"/>
            </w:pPr>
            <w:r>
              <w:t>And called us His beloved:</w:t>
            </w:r>
          </w:p>
          <w:p w14:paraId="7131CE9D" w14:textId="77777777" w:rsidR="00E60591" w:rsidRDefault="00E60591" w:rsidP="00E60591">
            <w:pPr>
              <w:pStyle w:val="EngHangEnd"/>
            </w:pPr>
            <w:r>
              <w:t>For His mercy endures forever.</w:t>
            </w:r>
          </w:p>
        </w:tc>
      </w:tr>
      <w:tr w:rsidR="00E60591" w14:paraId="3371A6E1" w14:textId="77777777" w:rsidTr="00E60591">
        <w:trPr>
          <w:cantSplit/>
        </w:trPr>
        <w:tc>
          <w:tcPr>
            <w:tcW w:w="288" w:type="dxa"/>
          </w:tcPr>
          <w:p w14:paraId="36A4CC3A" w14:textId="77777777" w:rsidR="00E60591" w:rsidRDefault="00E60591" w:rsidP="00E60591">
            <w:pPr>
              <w:pStyle w:val="CopticCross"/>
            </w:pPr>
            <w:r>
              <w:t>¿</w:t>
            </w:r>
          </w:p>
        </w:tc>
        <w:tc>
          <w:tcPr>
            <w:tcW w:w="3960" w:type="dxa"/>
          </w:tcPr>
          <w:p w14:paraId="6B3B9B25" w14:textId="77777777" w:rsidR="00E60591" w:rsidRDefault="00E60591" w:rsidP="00E60591">
            <w:pPr>
              <w:pStyle w:val="EngHang"/>
            </w:pPr>
            <w:r>
              <w:t>*Instead of quails and manna</w:t>
            </w:r>
          </w:p>
          <w:p w14:paraId="68BBBE9E" w14:textId="77777777" w:rsidR="00E60591" w:rsidRDefault="00E60591" w:rsidP="00E60591">
            <w:pPr>
              <w:pStyle w:val="EngHang"/>
            </w:pPr>
            <w:r>
              <w:t>He gave us His Body as food,</w:t>
            </w:r>
          </w:p>
          <w:p w14:paraId="058CAE0F" w14:textId="77777777" w:rsidR="00E60591" w:rsidRDefault="00E60591" w:rsidP="00E60591">
            <w:pPr>
              <w:pStyle w:val="EngHang"/>
            </w:pPr>
            <w:r>
              <w:t>In the beautiful Church,</w:t>
            </w:r>
          </w:p>
          <w:p w14:paraId="00FE3631" w14:textId="77777777" w:rsidR="00E60591" w:rsidRDefault="00E60591" w:rsidP="00E60591">
            <w:pPr>
              <w:pStyle w:val="EngHangEnd"/>
            </w:pPr>
            <w:r>
              <w:t>For His mercy endures forever.</w:t>
            </w:r>
          </w:p>
        </w:tc>
      </w:tr>
      <w:tr w:rsidR="00E60591" w14:paraId="1406EFD5" w14:textId="77777777" w:rsidTr="00E60591">
        <w:trPr>
          <w:cantSplit/>
        </w:trPr>
        <w:tc>
          <w:tcPr>
            <w:tcW w:w="288" w:type="dxa"/>
          </w:tcPr>
          <w:p w14:paraId="2A1BDE9B" w14:textId="77777777" w:rsidR="00E60591" w:rsidRDefault="00E60591" w:rsidP="00E60591">
            <w:pPr>
              <w:pStyle w:val="CopticCross"/>
            </w:pPr>
          </w:p>
        </w:tc>
        <w:tc>
          <w:tcPr>
            <w:tcW w:w="3960" w:type="dxa"/>
          </w:tcPr>
          <w:p w14:paraId="0A37AFA0" w14:textId="77777777" w:rsidR="00E60591" w:rsidRDefault="00E60591" w:rsidP="00E60591">
            <w:pPr>
              <w:pStyle w:val="EngHang"/>
            </w:pPr>
            <w:r>
              <w:t>He brought forth water from the rock,</w:t>
            </w:r>
          </w:p>
          <w:p w14:paraId="155937A6" w14:textId="77777777" w:rsidR="00E60591" w:rsidRDefault="00E60591" w:rsidP="00E60591">
            <w:pPr>
              <w:pStyle w:val="EngHang"/>
            </w:pPr>
            <w:r>
              <w:t>And we drank His Blood;</w:t>
            </w:r>
          </w:p>
          <w:p w14:paraId="1AB8A513" w14:textId="77777777" w:rsidR="00E60591" w:rsidRDefault="00E60591" w:rsidP="00E60591">
            <w:pPr>
              <w:pStyle w:val="EngHang"/>
            </w:pPr>
            <w:r>
              <w:t>He quenched our thirsty souls,</w:t>
            </w:r>
          </w:p>
          <w:p w14:paraId="38A189DB" w14:textId="77777777" w:rsidR="00E60591" w:rsidRDefault="00E60591" w:rsidP="00E60591">
            <w:pPr>
              <w:pStyle w:val="EngHangEnd"/>
            </w:pPr>
            <w:r>
              <w:t>For His mercy endures forever.</w:t>
            </w:r>
          </w:p>
          <w:p w14:paraId="28325E61" w14:textId="77777777" w:rsidR="00E60591" w:rsidRDefault="00E60591" w:rsidP="00E60591">
            <w:pPr>
              <w:pStyle w:val="EngHang"/>
            </w:pPr>
            <w:r>
              <w:t>*He led us to the promised land</w:t>
            </w:r>
          </w:p>
          <w:p w14:paraId="2F5B79DE" w14:textId="77777777" w:rsidR="00E60591" w:rsidRDefault="00E60591" w:rsidP="00E60591">
            <w:pPr>
              <w:pStyle w:val="EngHang"/>
            </w:pPr>
            <w:r>
              <w:t>And gave us a new covenant—</w:t>
            </w:r>
          </w:p>
          <w:p w14:paraId="635F1030" w14:textId="77777777" w:rsidR="00E60591" w:rsidRDefault="00E60591" w:rsidP="00E60591">
            <w:pPr>
              <w:pStyle w:val="EngHang"/>
            </w:pPr>
            <w:r>
              <w:t>His heavenly kingdom—</w:t>
            </w:r>
          </w:p>
          <w:p w14:paraId="50FCF9C6" w14:textId="77777777" w:rsidR="00E60591" w:rsidRDefault="00E60591" w:rsidP="00E60591">
            <w:pPr>
              <w:pStyle w:val="EngHangEnd"/>
            </w:pPr>
            <w:r>
              <w:t>For His mercy endures forever.</w:t>
            </w:r>
          </w:p>
        </w:tc>
      </w:tr>
    </w:tbl>
    <w:p w14:paraId="692B7C1E" w14:textId="77777777" w:rsidR="00E60591" w:rsidRDefault="00E60591" w:rsidP="00E60591">
      <w:pPr>
        <w:pStyle w:val="Heading3"/>
      </w:pPr>
      <w:bookmarkStart w:id="1123" w:name="_Ref452620167"/>
      <w:bookmarkStart w:id="1124" w:name="_Toc479145652"/>
      <w:bookmarkStart w:id="1125" w:name="_Ref435645593"/>
      <w:r>
        <w:t>The Psali Adam On (Before) the Third Canticle</w:t>
      </w:r>
      <w:bookmarkEnd w:id="1123"/>
      <w:bookmarkEnd w:id="11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0D5DECF" w14:textId="77777777" w:rsidTr="00E60591">
        <w:trPr>
          <w:cantSplit/>
        </w:trPr>
        <w:tc>
          <w:tcPr>
            <w:tcW w:w="288" w:type="dxa"/>
          </w:tcPr>
          <w:p w14:paraId="44457E83" w14:textId="77777777" w:rsidR="00E60591" w:rsidRDefault="00E60591" w:rsidP="00E60591">
            <w:pPr>
              <w:pStyle w:val="CopticCross"/>
            </w:pPr>
          </w:p>
        </w:tc>
        <w:tc>
          <w:tcPr>
            <w:tcW w:w="3960" w:type="dxa"/>
          </w:tcPr>
          <w:p w14:paraId="39134BD8" w14:textId="77777777" w:rsidR="00E60591" w:rsidRDefault="00E60591" w:rsidP="00E60591">
            <w:pPr>
              <w:pStyle w:val="EngHang"/>
            </w:pPr>
            <w:r>
              <w:t>I thank you,</w:t>
            </w:r>
          </w:p>
          <w:p w14:paraId="345178A8" w14:textId="77777777" w:rsidR="00E60591" w:rsidRDefault="00E60591" w:rsidP="00E60591">
            <w:pPr>
              <w:pStyle w:val="EngHang"/>
            </w:pPr>
            <w:r>
              <w:t>O God of Israel,</w:t>
            </w:r>
          </w:p>
          <w:p w14:paraId="348EA10B" w14:textId="77777777" w:rsidR="00E60591" w:rsidRDefault="00E60591" w:rsidP="00E60591">
            <w:pPr>
              <w:pStyle w:val="EngHang"/>
            </w:pPr>
            <w:r>
              <w:t>For you have shown us mercy</w:t>
            </w:r>
          </w:p>
          <w:p w14:paraId="5EC4FEEE" w14:textId="77777777" w:rsidR="00E60591" w:rsidRDefault="00E60591" w:rsidP="00E60591">
            <w:pPr>
              <w:pStyle w:val="EngHangEnd"/>
            </w:pPr>
            <w:r>
              <w:t>According to Your great mercy.</w:t>
            </w:r>
          </w:p>
        </w:tc>
        <w:tc>
          <w:tcPr>
            <w:tcW w:w="288" w:type="dxa"/>
          </w:tcPr>
          <w:p w14:paraId="4674EBCB" w14:textId="77777777" w:rsidR="00E60591" w:rsidRDefault="00E60591" w:rsidP="00E60591">
            <w:pPr>
              <w:pStyle w:val="CopticCross"/>
            </w:pPr>
          </w:p>
        </w:tc>
        <w:tc>
          <w:tcPr>
            <w:tcW w:w="288" w:type="dxa"/>
          </w:tcPr>
          <w:p w14:paraId="0E86A3D7" w14:textId="77777777" w:rsidR="00E60591" w:rsidRDefault="00E60591" w:rsidP="00E60591">
            <w:pPr>
              <w:pStyle w:val="CopticCross"/>
            </w:pPr>
          </w:p>
        </w:tc>
        <w:tc>
          <w:tcPr>
            <w:tcW w:w="3960" w:type="dxa"/>
          </w:tcPr>
          <w:p w14:paraId="5E482175" w14:textId="77777777" w:rsidR="00E60591" w:rsidRDefault="00E60591" w:rsidP="00E60591">
            <w:pPr>
              <w:pStyle w:val="CopticVersemulti-line"/>
            </w:pPr>
            <w:r>
              <w:t>Ϯϣⲉⲡϩ̀ⲙⲟⲧ ⲛ̀ⲧⲟⲧⲕ:</w:t>
            </w:r>
          </w:p>
          <w:p w14:paraId="103861BE" w14:textId="77777777" w:rsidR="00E60591" w:rsidRDefault="00E60591" w:rsidP="00E60591">
            <w:pPr>
              <w:pStyle w:val="CopticVersemulti-line"/>
            </w:pPr>
            <w:r>
              <w:t>ⲙ̀Ⲡⲓⲥⲁⲣⲁⲗⲏ:</w:t>
            </w:r>
          </w:p>
          <w:p w14:paraId="5E0A8080" w14:textId="77777777" w:rsidR="00E60591" w:rsidRDefault="00E60591" w:rsidP="00E60591">
            <w:pPr>
              <w:pStyle w:val="CopticVersemulti-line"/>
            </w:pPr>
            <w:r>
              <w:t>ϫⲉ ⲁⲕⲓ̀ⲣⲓ ⲛⲉⲙⲁⲛ:</w:t>
            </w:r>
          </w:p>
          <w:p w14:paraId="53F09D78" w14:textId="77777777" w:rsidR="00E60591" w:rsidRPr="005130A7" w:rsidRDefault="00E60591" w:rsidP="00E60591">
            <w:pPr>
              <w:pStyle w:val="CopticVerse"/>
            </w:pPr>
            <w:r>
              <w:t>ⲕⲁⲧⲁ ⲡⲉⲕⲛⲓϣϯ ⲛ̀ⲛⲁⲓ.</w:t>
            </w:r>
          </w:p>
        </w:tc>
      </w:tr>
      <w:tr w:rsidR="00E60591" w14:paraId="75313E31" w14:textId="77777777" w:rsidTr="00E60591">
        <w:trPr>
          <w:cantSplit/>
        </w:trPr>
        <w:tc>
          <w:tcPr>
            <w:tcW w:w="288" w:type="dxa"/>
          </w:tcPr>
          <w:p w14:paraId="37D1795A" w14:textId="77777777" w:rsidR="00E60591" w:rsidRPr="001E2E1C" w:rsidRDefault="00E60591" w:rsidP="00E60591">
            <w:pPr>
              <w:pStyle w:val="CopticCross"/>
            </w:pPr>
            <w:r>
              <w:lastRenderedPageBreak/>
              <w:t>¿</w:t>
            </w:r>
          </w:p>
        </w:tc>
        <w:tc>
          <w:tcPr>
            <w:tcW w:w="3960" w:type="dxa"/>
          </w:tcPr>
          <w:p w14:paraId="7A29367A" w14:textId="77777777" w:rsidR="00E60591" w:rsidRDefault="00E60591" w:rsidP="00E60591">
            <w:pPr>
              <w:pStyle w:val="EngHang"/>
            </w:pPr>
            <w:r>
              <w:t>I thank You,</w:t>
            </w:r>
          </w:p>
          <w:p w14:paraId="1A1BDCC9" w14:textId="77777777" w:rsidR="00E60591" w:rsidRDefault="00E60591" w:rsidP="00E60591">
            <w:pPr>
              <w:pStyle w:val="EngHang"/>
            </w:pPr>
            <w:r>
              <w:t>O God of Israel,</w:t>
            </w:r>
          </w:p>
          <w:p w14:paraId="39F1C53D" w14:textId="77777777" w:rsidR="00E60591" w:rsidRDefault="00E60591" w:rsidP="00E60591">
            <w:pPr>
              <w:pStyle w:val="EngHang"/>
            </w:pPr>
            <w:r>
              <w:t>For You sent Your Son</w:t>
            </w:r>
          </w:p>
          <w:p w14:paraId="0B28942C" w14:textId="77777777" w:rsidR="00E60591" w:rsidRDefault="00E60591" w:rsidP="00E60591">
            <w:pPr>
              <w:pStyle w:val="EngHangEnd"/>
            </w:pPr>
            <w:r>
              <w:t>To save us.</w:t>
            </w:r>
          </w:p>
        </w:tc>
        <w:tc>
          <w:tcPr>
            <w:tcW w:w="288" w:type="dxa"/>
          </w:tcPr>
          <w:p w14:paraId="2EC91BC0" w14:textId="77777777" w:rsidR="00E60591" w:rsidRDefault="00E60591" w:rsidP="00E60591">
            <w:pPr>
              <w:pStyle w:val="CopticCross"/>
            </w:pPr>
          </w:p>
        </w:tc>
        <w:tc>
          <w:tcPr>
            <w:tcW w:w="288" w:type="dxa"/>
          </w:tcPr>
          <w:p w14:paraId="743A5E54" w14:textId="77777777" w:rsidR="00E60591" w:rsidRDefault="00E60591" w:rsidP="00E60591">
            <w:pPr>
              <w:pStyle w:val="CopticCross"/>
            </w:pPr>
            <w:r>
              <w:t>¿</w:t>
            </w:r>
          </w:p>
        </w:tc>
        <w:tc>
          <w:tcPr>
            <w:tcW w:w="3960" w:type="dxa"/>
          </w:tcPr>
          <w:p w14:paraId="7E41A496" w14:textId="77777777" w:rsidR="00E60591" w:rsidRDefault="00E60591" w:rsidP="00E60591">
            <w:pPr>
              <w:pStyle w:val="CopticVersemulti-line"/>
            </w:pPr>
            <w:r>
              <w:t>Ϯϣⲉⲡϩ̀ⲙⲟⲧ ⲛ̀ⲧⲟⲧⲕ:</w:t>
            </w:r>
          </w:p>
          <w:p w14:paraId="37541A3C" w14:textId="77777777" w:rsidR="00E60591" w:rsidRDefault="00E60591" w:rsidP="00E60591">
            <w:pPr>
              <w:pStyle w:val="CopticVersemulti-line"/>
            </w:pPr>
            <w:r>
              <w:t>Ⲫ̀ⲛⲟⲩϯ ⲙ̀Ⲡⲓⲥⲁⲣⲁⲗ:</w:t>
            </w:r>
          </w:p>
          <w:p w14:paraId="307F407F" w14:textId="77777777" w:rsidR="00E60591" w:rsidRDefault="00E60591" w:rsidP="00E60591">
            <w:pPr>
              <w:pStyle w:val="CopticVersemulti-line"/>
            </w:pPr>
            <w:r>
              <w:t>ϫⲉ ⲁⲕⲟⲩⲱⲣⲡ ⲙ̀ⲡⲉⲕϢⲏⲣⲓ:</w:t>
            </w:r>
          </w:p>
          <w:p w14:paraId="1CDA13AB" w14:textId="77777777" w:rsidR="00E60591" w:rsidRPr="005130A7" w:rsidRDefault="00E60591" w:rsidP="00E60591">
            <w:pPr>
              <w:pStyle w:val="CopticVerse"/>
            </w:pPr>
            <w:r>
              <w:t>ϣⲁ ⲛ̀ⲧⲉⲕⲥⲱϯ ⲙ̀ⲙⲟⲛ.</w:t>
            </w:r>
          </w:p>
        </w:tc>
      </w:tr>
      <w:tr w:rsidR="00E60591" w14:paraId="0867CDB8" w14:textId="77777777" w:rsidTr="00E60591">
        <w:trPr>
          <w:cantSplit/>
        </w:trPr>
        <w:tc>
          <w:tcPr>
            <w:tcW w:w="288" w:type="dxa"/>
          </w:tcPr>
          <w:p w14:paraId="7D2BCB0B" w14:textId="77777777" w:rsidR="00E60591" w:rsidRDefault="00E60591" w:rsidP="00E60591">
            <w:pPr>
              <w:pStyle w:val="CopticCross"/>
            </w:pPr>
          </w:p>
        </w:tc>
        <w:tc>
          <w:tcPr>
            <w:tcW w:w="3960" w:type="dxa"/>
          </w:tcPr>
          <w:p w14:paraId="14195EE8" w14:textId="77777777" w:rsidR="00E60591" w:rsidRDefault="00E60591" w:rsidP="00E60591">
            <w:pPr>
              <w:pStyle w:val="EngHang"/>
            </w:pPr>
            <w:r>
              <w:t>I thank You,</w:t>
            </w:r>
          </w:p>
          <w:p w14:paraId="2C5AB224" w14:textId="77777777" w:rsidR="00E60591" w:rsidRDefault="00E60591" w:rsidP="00E60591">
            <w:pPr>
              <w:pStyle w:val="EngHang"/>
            </w:pPr>
            <w:r>
              <w:t>O God of Israel,</w:t>
            </w:r>
          </w:p>
          <w:p w14:paraId="2E70C9F9" w14:textId="77777777" w:rsidR="00E60591" w:rsidRDefault="00E60591" w:rsidP="00E60591">
            <w:pPr>
              <w:pStyle w:val="EngHang"/>
            </w:pPr>
            <w:r>
              <w:t>For You were incarnate</w:t>
            </w:r>
          </w:p>
          <w:p w14:paraId="38012675" w14:textId="77777777" w:rsidR="00E60591" w:rsidRDefault="00E60591" w:rsidP="00E60591">
            <w:pPr>
              <w:pStyle w:val="EngHangEnd"/>
            </w:pPr>
            <w:r>
              <w:t>From Saint Mary.</w:t>
            </w:r>
          </w:p>
        </w:tc>
        <w:tc>
          <w:tcPr>
            <w:tcW w:w="288" w:type="dxa"/>
          </w:tcPr>
          <w:p w14:paraId="1F2D178B" w14:textId="77777777" w:rsidR="00E60591" w:rsidRDefault="00E60591" w:rsidP="00E60591">
            <w:pPr>
              <w:pStyle w:val="CopticCross"/>
            </w:pPr>
          </w:p>
        </w:tc>
        <w:tc>
          <w:tcPr>
            <w:tcW w:w="288" w:type="dxa"/>
          </w:tcPr>
          <w:p w14:paraId="1FECFC73" w14:textId="77777777" w:rsidR="00E60591" w:rsidRDefault="00E60591" w:rsidP="00E60591">
            <w:pPr>
              <w:pStyle w:val="CopticCross"/>
            </w:pPr>
          </w:p>
        </w:tc>
        <w:tc>
          <w:tcPr>
            <w:tcW w:w="3960" w:type="dxa"/>
          </w:tcPr>
          <w:p w14:paraId="619D9028" w14:textId="77777777" w:rsidR="00E60591" w:rsidRDefault="00E60591" w:rsidP="00E60591">
            <w:pPr>
              <w:pStyle w:val="CopticVersemulti-line"/>
            </w:pPr>
            <w:r>
              <w:t>Ϯϣⲉⲡϩ̀ⲙⲟⲧ ⲛ̀ⲧⲟⲧⲕ:</w:t>
            </w:r>
          </w:p>
          <w:p w14:paraId="74B03A33" w14:textId="77777777" w:rsidR="00E60591" w:rsidRDefault="00E60591" w:rsidP="00E60591">
            <w:pPr>
              <w:pStyle w:val="CopticVersemulti-line"/>
            </w:pPr>
            <w:r>
              <w:t>Ⲫ̀ⲛⲟⲩϯ ⲙ̀Ⲡⲓⲥⲣⲁⲏⲗ:</w:t>
            </w:r>
          </w:p>
          <w:p w14:paraId="27B5B768" w14:textId="77777777" w:rsidR="00E60591" w:rsidRDefault="00E60591" w:rsidP="00E60591">
            <w:pPr>
              <w:pStyle w:val="CopticVersemulti-line"/>
            </w:pPr>
            <w:r>
              <w:t>ϫⲉ ⲁⲕϭⲓⲥⲁⲣⲝ ⲉ̀ⲃⲟⲗ:</w:t>
            </w:r>
          </w:p>
          <w:p w14:paraId="0149D472" w14:textId="77777777" w:rsidR="00E60591" w:rsidRPr="005130A7" w:rsidRDefault="00E60591" w:rsidP="00E60591">
            <w:pPr>
              <w:pStyle w:val="CopticVerse"/>
            </w:pPr>
            <w:r>
              <w:t>ϧⲉⲛ Ⲑⲏⲉⲏⲟⲩⲁⲃ Ⲙⲁⲣⲓⲁ.</w:t>
            </w:r>
          </w:p>
        </w:tc>
      </w:tr>
      <w:tr w:rsidR="00E60591" w14:paraId="4D89577C" w14:textId="77777777" w:rsidTr="00E60591">
        <w:trPr>
          <w:cantSplit/>
        </w:trPr>
        <w:tc>
          <w:tcPr>
            <w:tcW w:w="288" w:type="dxa"/>
          </w:tcPr>
          <w:p w14:paraId="114BB715" w14:textId="77777777" w:rsidR="00E60591" w:rsidRDefault="00E60591" w:rsidP="00E60591">
            <w:pPr>
              <w:pStyle w:val="CopticCross"/>
            </w:pPr>
            <w:r>
              <w:t>¿</w:t>
            </w:r>
          </w:p>
        </w:tc>
        <w:tc>
          <w:tcPr>
            <w:tcW w:w="3960" w:type="dxa"/>
          </w:tcPr>
          <w:p w14:paraId="20BB5831" w14:textId="77777777" w:rsidR="00E60591" w:rsidRDefault="00E60591" w:rsidP="00E60591">
            <w:pPr>
              <w:pStyle w:val="EngHang"/>
            </w:pPr>
            <w:r>
              <w:t>I thank You,</w:t>
            </w:r>
          </w:p>
          <w:p w14:paraId="4E330A6E" w14:textId="77777777" w:rsidR="00E60591" w:rsidRDefault="00E60591" w:rsidP="00E60591">
            <w:pPr>
              <w:pStyle w:val="EngHang"/>
            </w:pPr>
            <w:r>
              <w:t>O God of Israel,</w:t>
            </w:r>
          </w:p>
          <w:p w14:paraId="1724101E" w14:textId="77777777" w:rsidR="00E60591" w:rsidRDefault="00E60591" w:rsidP="00E60591">
            <w:pPr>
              <w:pStyle w:val="EngHang"/>
            </w:pPr>
            <w:r>
              <w:t>For You were born in Bethlehm,</w:t>
            </w:r>
          </w:p>
          <w:p w14:paraId="5D8B0B24" w14:textId="77777777" w:rsidR="00E60591" w:rsidRDefault="00E60591" w:rsidP="00E60591">
            <w:pPr>
              <w:pStyle w:val="EngHangEnd"/>
            </w:pPr>
            <w:r>
              <w:t>According to the prophetic sayings.</w:t>
            </w:r>
          </w:p>
        </w:tc>
        <w:tc>
          <w:tcPr>
            <w:tcW w:w="288" w:type="dxa"/>
          </w:tcPr>
          <w:p w14:paraId="3A373F6B" w14:textId="77777777" w:rsidR="00E60591" w:rsidRDefault="00E60591" w:rsidP="00E60591">
            <w:pPr>
              <w:pStyle w:val="CopticCross"/>
            </w:pPr>
          </w:p>
        </w:tc>
        <w:tc>
          <w:tcPr>
            <w:tcW w:w="288" w:type="dxa"/>
          </w:tcPr>
          <w:p w14:paraId="7488AF74" w14:textId="77777777" w:rsidR="00E60591" w:rsidRDefault="00E60591" w:rsidP="00E60591">
            <w:pPr>
              <w:pStyle w:val="CopticCross"/>
            </w:pPr>
            <w:r>
              <w:t>¿</w:t>
            </w:r>
          </w:p>
        </w:tc>
        <w:tc>
          <w:tcPr>
            <w:tcW w:w="3960" w:type="dxa"/>
          </w:tcPr>
          <w:p w14:paraId="3ABFEF33" w14:textId="77777777" w:rsidR="00E60591" w:rsidRDefault="00E60591" w:rsidP="00E60591">
            <w:pPr>
              <w:pStyle w:val="CopticVersemulti-line"/>
            </w:pPr>
            <w:r>
              <w:t>Ϯϣⲉⲡϩ̀ⲙⲟⲧ ⲛ̀ⲧⲟⲧⲕ:</w:t>
            </w:r>
          </w:p>
          <w:p w14:paraId="70484D51" w14:textId="77777777" w:rsidR="00E60591" w:rsidRDefault="00E60591" w:rsidP="00E60591">
            <w:pPr>
              <w:pStyle w:val="CopticVersemulti-line"/>
            </w:pPr>
            <w:r>
              <w:t>Ⲫ̀ⲛⲟⲩϯ ⲙ̀Ⲡⲓⲥⲣⲁⲏⲗ:</w:t>
            </w:r>
          </w:p>
          <w:p w14:paraId="20CB1BCE" w14:textId="77777777" w:rsidR="00E60591" w:rsidRDefault="00E60591" w:rsidP="00E60591">
            <w:pPr>
              <w:pStyle w:val="CopticVersemulti-line"/>
            </w:pPr>
            <w:r>
              <w:t>ϫⲉ ⲁⲩⲙⲁⲥⲕ ϧⲉⲛ Ⲃⲏⲑⲗⲉⲉⲙ:</w:t>
            </w:r>
          </w:p>
          <w:p w14:paraId="2AF67F96" w14:textId="77777777" w:rsidR="00E60591" w:rsidRPr="005130A7" w:rsidRDefault="00E60591" w:rsidP="00E60591">
            <w:pPr>
              <w:pStyle w:val="CopticVerse"/>
            </w:pPr>
            <w:r>
              <w:t>ⲕⲁⲧⲁ ϯⲡ̀ϯⲣⲟⲫⲏⲧⲓⲁ̀.</w:t>
            </w:r>
          </w:p>
        </w:tc>
      </w:tr>
      <w:tr w:rsidR="00E60591" w14:paraId="133757FA" w14:textId="77777777" w:rsidTr="00E60591">
        <w:trPr>
          <w:cantSplit/>
        </w:trPr>
        <w:tc>
          <w:tcPr>
            <w:tcW w:w="288" w:type="dxa"/>
          </w:tcPr>
          <w:p w14:paraId="28EE2084" w14:textId="77777777" w:rsidR="00E60591" w:rsidRDefault="00E60591" w:rsidP="00E60591">
            <w:pPr>
              <w:pStyle w:val="CopticCross"/>
            </w:pPr>
          </w:p>
        </w:tc>
        <w:tc>
          <w:tcPr>
            <w:tcW w:w="3960" w:type="dxa"/>
          </w:tcPr>
          <w:p w14:paraId="52623414" w14:textId="77777777" w:rsidR="00E60591" w:rsidRDefault="00E60591" w:rsidP="00E60591">
            <w:pPr>
              <w:pStyle w:val="EngHang"/>
            </w:pPr>
            <w:r>
              <w:t>I thank you,</w:t>
            </w:r>
          </w:p>
          <w:p w14:paraId="1C74D216" w14:textId="77777777" w:rsidR="00E60591" w:rsidRDefault="00E60591" w:rsidP="00E60591">
            <w:pPr>
              <w:pStyle w:val="EngHang"/>
            </w:pPr>
            <w:r>
              <w:t>O God of Israel,</w:t>
            </w:r>
          </w:p>
          <w:p w14:paraId="48AC6245" w14:textId="77777777" w:rsidR="00E60591" w:rsidRDefault="00E60591" w:rsidP="00E60591">
            <w:pPr>
              <w:pStyle w:val="EngHang"/>
            </w:pPr>
            <w:r>
              <w:t>For the shepherds</w:t>
            </w:r>
          </w:p>
          <w:p w14:paraId="1842C776" w14:textId="77777777" w:rsidR="00E60591" w:rsidRDefault="00E60591" w:rsidP="00E60591">
            <w:pPr>
              <w:pStyle w:val="EngHangEnd"/>
            </w:pPr>
            <w:r>
              <w:t>Beheld Your glory.</w:t>
            </w:r>
          </w:p>
        </w:tc>
        <w:tc>
          <w:tcPr>
            <w:tcW w:w="288" w:type="dxa"/>
          </w:tcPr>
          <w:p w14:paraId="54EABDE7" w14:textId="77777777" w:rsidR="00E60591" w:rsidRDefault="00E60591" w:rsidP="00E60591">
            <w:pPr>
              <w:pStyle w:val="CopticCross"/>
            </w:pPr>
          </w:p>
        </w:tc>
        <w:tc>
          <w:tcPr>
            <w:tcW w:w="288" w:type="dxa"/>
          </w:tcPr>
          <w:p w14:paraId="4C841E0F" w14:textId="77777777" w:rsidR="00E60591" w:rsidRDefault="00E60591" w:rsidP="00E60591">
            <w:pPr>
              <w:pStyle w:val="CopticCross"/>
            </w:pPr>
          </w:p>
        </w:tc>
        <w:tc>
          <w:tcPr>
            <w:tcW w:w="3960" w:type="dxa"/>
          </w:tcPr>
          <w:p w14:paraId="038208CF" w14:textId="77777777" w:rsidR="00E60591" w:rsidRDefault="00E60591" w:rsidP="00E60591">
            <w:pPr>
              <w:pStyle w:val="CopticVersemulti-line"/>
            </w:pPr>
            <w:r>
              <w:t>Ϯϣⲉⲡϩ̀ⲙⲟⲧ ⲛ̀ⲧⲟⲧⲕ:</w:t>
            </w:r>
          </w:p>
          <w:p w14:paraId="2E989B22" w14:textId="77777777" w:rsidR="00E60591" w:rsidRDefault="00E60591" w:rsidP="00E60591">
            <w:pPr>
              <w:pStyle w:val="CopticVersemulti-line"/>
            </w:pPr>
            <w:r>
              <w:t>Ⲫ̀ⲛⲟⲩϯ ⲙ̀Ⲡⲓⲥⲣⲁⲏⲗ:</w:t>
            </w:r>
          </w:p>
          <w:p w14:paraId="2F842817" w14:textId="77777777" w:rsidR="00E60591" w:rsidRDefault="00E60591" w:rsidP="00E60591">
            <w:pPr>
              <w:pStyle w:val="CopticVersemulti-line"/>
            </w:pPr>
            <w:r>
              <w:t>Ϫⲉ ⲁⲩⲛⲁⲩ ⲉ̀ⲡⲉⲕⲱ̀ⲟⲩ:</w:t>
            </w:r>
          </w:p>
          <w:p w14:paraId="7C02D1CB" w14:textId="77777777" w:rsidR="00E60591" w:rsidRDefault="00E60591" w:rsidP="00E60591">
            <w:pPr>
              <w:pStyle w:val="CopticVerse"/>
            </w:pPr>
            <w:r>
              <w:t>ⲛ̀ϫⲉ ⲛⲓⲙⲁⲛⲉ̀ⲥⲱⲟⲩ.</w:t>
            </w:r>
          </w:p>
        </w:tc>
      </w:tr>
      <w:tr w:rsidR="00E60591" w14:paraId="11FBDCE1" w14:textId="77777777" w:rsidTr="00E60591">
        <w:trPr>
          <w:cantSplit/>
        </w:trPr>
        <w:tc>
          <w:tcPr>
            <w:tcW w:w="288" w:type="dxa"/>
          </w:tcPr>
          <w:p w14:paraId="4D36D5C8" w14:textId="77777777" w:rsidR="00E60591" w:rsidRDefault="00E60591" w:rsidP="00E60591">
            <w:pPr>
              <w:pStyle w:val="CopticCross"/>
            </w:pPr>
            <w:r>
              <w:t>¿</w:t>
            </w:r>
          </w:p>
        </w:tc>
        <w:tc>
          <w:tcPr>
            <w:tcW w:w="3960" w:type="dxa"/>
          </w:tcPr>
          <w:p w14:paraId="4BB429D4" w14:textId="77777777" w:rsidR="00E60591" w:rsidRDefault="00E60591" w:rsidP="00E60591">
            <w:pPr>
              <w:pStyle w:val="EngHang"/>
            </w:pPr>
            <w:r>
              <w:t>I thank You,</w:t>
            </w:r>
          </w:p>
          <w:p w14:paraId="59B5917E" w14:textId="77777777" w:rsidR="00E60591" w:rsidRDefault="00E60591" w:rsidP="00E60591">
            <w:pPr>
              <w:pStyle w:val="EngHang"/>
            </w:pPr>
            <w:r>
              <w:t>O God of Israel,</w:t>
            </w:r>
          </w:p>
          <w:p w14:paraId="259B62B2" w14:textId="77777777" w:rsidR="00E60591" w:rsidRDefault="00E60591" w:rsidP="00E60591">
            <w:pPr>
              <w:pStyle w:val="EngHang"/>
            </w:pPr>
            <w:r>
              <w:t>For you have revealed</w:t>
            </w:r>
          </w:p>
          <w:p w14:paraId="55260AEC" w14:textId="77777777" w:rsidR="00E60591" w:rsidRDefault="00E60591" w:rsidP="00E60591">
            <w:pPr>
              <w:pStyle w:val="EngHangEnd"/>
            </w:pPr>
            <w:r>
              <w:t>Your holy glory to us.</w:t>
            </w:r>
          </w:p>
        </w:tc>
        <w:tc>
          <w:tcPr>
            <w:tcW w:w="288" w:type="dxa"/>
          </w:tcPr>
          <w:p w14:paraId="2F7DEBC8" w14:textId="77777777" w:rsidR="00E60591" w:rsidRDefault="00E60591" w:rsidP="00E60591">
            <w:pPr>
              <w:pStyle w:val="CopticCross"/>
            </w:pPr>
          </w:p>
        </w:tc>
        <w:tc>
          <w:tcPr>
            <w:tcW w:w="288" w:type="dxa"/>
          </w:tcPr>
          <w:p w14:paraId="0CCB2EA7" w14:textId="77777777" w:rsidR="00E60591" w:rsidRDefault="00E60591" w:rsidP="00E60591">
            <w:pPr>
              <w:pStyle w:val="CopticCross"/>
            </w:pPr>
            <w:r>
              <w:t>¿</w:t>
            </w:r>
          </w:p>
        </w:tc>
        <w:tc>
          <w:tcPr>
            <w:tcW w:w="3960" w:type="dxa"/>
          </w:tcPr>
          <w:p w14:paraId="69C96BB9" w14:textId="77777777" w:rsidR="00E60591" w:rsidRDefault="00E60591" w:rsidP="00E60591">
            <w:pPr>
              <w:pStyle w:val="CopticVersemulti-line"/>
            </w:pPr>
            <w:r>
              <w:t>Ϯϣⲉⲡϩ̀ⲙⲟⲧ ⲛ̀ⲧⲟⲧⲕ:</w:t>
            </w:r>
          </w:p>
          <w:p w14:paraId="6F3674BE" w14:textId="77777777" w:rsidR="00E60591" w:rsidRDefault="00E60591" w:rsidP="00E60591">
            <w:pPr>
              <w:pStyle w:val="CopticVersemulti-line"/>
            </w:pPr>
            <w:r>
              <w:t>Ⲫ̀ⲛⲟⲩϯ ⲙ̀Ⲡⲓⲥⲣⲁⲏⲗ:</w:t>
            </w:r>
          </w:p>
          <w:p w14:paraId="17298361" w14:textId="77777777" w:rsidR="00E60591" w:rsidRDefault="00E60591" w:rsidP="00E60591">
            <w:pPr>
              <w:pStyle w:val="CopticVersemulti-line"/>
            </w:pPr>
            <w:r>
              <w:t>Ϫⲉⲁⲕϣⲁⲓ ⲛⲁⲛ:</w:t>
            </w:r>
          </w:p>
          <w:p w14:paraId="2EA1D883" w14:textId="77777777" w:rsidR="00E60591" w:rsidRDefault="00E60591" w:rsidP="00E60591">
            <w:pPr>
              <w:pStyle w:val="CopticVerse"/>
            </w:pPr>
            <w:r>
              <w:t>ϧⲉⲛ ⲧⲉⲕⲙⲉⲧⲥⲁⲓⲉ̀.</w:t>
            </w:r>
          </w:p>
        </w:tc>
      </w:tr>
      <w:tr w:rsidR="00E60591" w14:paraId="186C194B" w14:textId="77777777" w:rsidTr="00E60591">
        <w:trPr>
          <w:cantSplit/>
        </w:trPr>
        <w:tc>
          <w:tcPr>
            <w:tcW w:w="288" w:type="dxa"/>
          </w:tcPr>
          <w:p w14:paraId="06555B90" w14:textId="77777777" w:rsidR="00E60591" w:rsidRDefault="00E60591" w:rsidP="00E60591">
            <w:pPr>
              <w:pStyle w:val="CopticCross"/>
            </w:pPr>
          </w:p>
        </w:tc>
        <w:tc>
          <w:tcPr>
            <w:tcW w:w="3960" w:type="dxa"/>
          </w:tcPr>
          <w:p w14:paraId="13A66328" w14:textId="77777777" w:rsidR="00E60591" w:rsidRDefault="00E60591" w:rsidP="00E60591">
            <w:pPr>
              <w:pStyle w:val="EngHang"/>
            </w:pPr>
            <w:r>
              <w:t>I thank You,</w:t>
            </w:r>
          </w:p>
          <w:p w14:paraId="71369FB7" w14:textId="77777777" w:rsidR="00E60591" w:rsidRDefault="00E60591" w:rsidP="00E60591">
            <w:pPr>
              <w:pStyle w:val="EngHang"/>
            </w:pPr>
            <w:r>
              <w:t>O God of Israel,</w:t>
            </w:r>
          </w:p>
          <w:p w14:paraId="579A136F" w14:textId="77777777" w:rsidR="00E60591" w:rsidRDefault="00E60591" w:rsidP="00E60591">
            <w:pPr>
              <w:pStyle w:val="EngHang"/>
            </w:pPr>
            <w:r>
              <w:t>For You have worked</w:t>
            </w:r>
          </w:p>
          <w:p w14:paraId="4CE86F27" w14:textId="77777777" w:rsidR="00E60591" w:rsidRDefault="00E60591" w:rsidP="00E60591">
            <w:pPr>
              <w:pStyle w:val="EngHangEnd"/>
            </w:pPr>
            <w:r>
              <w:t>A multitude of miracles.</w:t>
            </w:r>
          </w:p>
        </w:tc>
        <w:tc>
          <w:tcPr>
            <w:tcW w:w="288" w:type="dxa"/>
          </w:tcPr>
          <w:p w14:paraId="0BFCFF3E" w14:textId="77777777" w:rsidR="00E60591" w:rsidRDefault="00E60591" w:rsidP="00E60591">
            <w:pPr>
              <w:pStyle w:val="CopticCross"/>
            </w:pPr>
          </w:p>
        </w:tc>
        <w:tc>
          <w:tcPr>
            <w:tcW w:w="288" w:type="dxa"/>
          </w:tcPr>
          <w:p w14:paraId="03D8995C" w14:textId="77777777" w:rsidR="00E60591" w:rsidRDefault="00E60591" w:rsidP="00E60591">
            <w:pPr>
              <w:pStyle w:val="CopticCross"/>
            </w:pPr>
          </w:p>
        </w:tc>
        <w:tc>
          <w:tcPr>
            <w:tcW w:w="3960" w:type="dxa"/>
          </w:tcPr>
          <w:p w14:paraId="27801BDD" w14:textId="77777777" w:rsidR="00E60591" w:rsidRDefault="00E60591" w:rsidP="00E60591">
            <w:pPr>
              <w:pStyle w:val="CopticVersemulti-line"/>
            </w:pPr>
            <w:r>
              <w:t>Ϯϣⲉⲡϩ̀ⲙⲟⲧ ⲛ̀ⲧⲟⲧⲕ:</w:t>
            </w:r>
          </w:p>
          <w:p w14:paraId="78B9C506" w14:textId="77777777" w:rsidR="00E60591" w:rsidRDefault="00E60591" w:rsidP="00E60591">
            <w:pPr>
              <w:pStyle w:val="CopticVersemulti-line"/>
            </w:pPr>
            <w:r>
              <w:t>Ⲫ̀ⲛⲟⲩϯ ⲙ̀Ⲡⲓⲥⲣⲁⲏⲗ:</w:t>
            </w:r>
          </w:p>
          <w:p w14:paraId="09C86BEC" w14:textId="77777777" w:rsidR="00E60591" w:rsidRDefault="00E60591" w:rsidP="00E60591">
            <w:pPr>
              <w:pStyle w:val="CopticVersemulti-line"/>
            </w:pPr>
            <w:r>
              <w:t>ϫⲉ ⲁⲕⲓ̀ⲣⲓ ⲛ̀ϩⲁⲛⲙⲏⲓⲛⲓ:</w:t>
            </w:r>
          </w:p>
          <w:p w14:paraId="68E0F035" w14:textId="77777777" w:rsidR="00E60591" w:rsidRDefault="00E60591" w:rsidP="00E60591">
            <w:pPr>
              <w:pStyle w:val="CopticVerse"/>
            </w:pPr>
            <w:r>
              <w:t>ⲛⲉⲙ ϩⲁⲛϣ̀ⲫⲏⲣⲓ ⲉⲩⲟϣ.</w:t>
            </w:r>
          </w:p>
        </w:tc>
      </w:tr>
      <w:tr w:rsidR="00E60591" w14:paraId="51B68602" w14:textId="77777777" w:rsidTr="00E60591">
        <w:trPr>
          <w:cantSplit/>
        </w:trPr>
        <w:tc>
          <w:tcPr>
            <w:tcW w:w="288" w:type="dxa"/>
          </w:tcPr>
          <w:p w14:paraId="06130547" w14:textId="77777777" w:rsidR="00E60591" w:rsidRDefault="00E60591" w:rsidP="00E60591">
            <w:pPr>
              <w:pStyle w:val="CopticCross"/>
            </w:pPr>
            <w:r>
              <w:lastRenderedPageBreak/>
              <w:t>¿</w:t>
            </w:r>
          </w:p>
        </w:tc>
        <w:tc>
          <w:tcPr>
            <w:tcW w:w="3960" w:type="dxa"/>
          </w:tcPr>
          <w:p w14:paraId="22BE1CA8" w14:textId="77777777" w:rsidR="00E60591" w:rsidRDefault="00E60591" w:rsidP="00E60591">
            <w:pPr>
              <w:pStyle w:val="EngHang"/>
            </w:pPr>
            <w:r>
              <w:t>I thank You,</w:t>
            </w:r>
          </w:p>
          <w:p w14:paraId="725E24C8" w14:textId="77777777" w:rsidR="00E60591" w:rsidRDefault="00E60591" w:rsidP="00E60591">
            <w:pPr>
              <w:pStyle w:val="EngHang"/>
            </w:pPr>
            <w:r>
              <w:t>O God of Israel,</w:t>
            </w:r>
          </w:p>
          <w:p w14:paraId="20B5FF00" w14:textId="77777777" w:rsidR="00E60591" w:rsidRDefault="00E60591" w:rsidP="00E60591">
            <w:pPr>
              <w:pStyle w:val="EngHang"/>
            </w:pPr>
            <w:r>
              <w:t>For the Jews did</w:t>
            </w:r>
          </w:p>
          <w:p w14:paraId="01045DAC" w14:textId="77777777" w:rsidR="00E60591" w:rsidRDefault="00E60591" w:rsidP="00E60591">
            <w:pPr>
              <w:pStyle w:val="EngHangEnd"/>
            </w:pPr>
            <w:r>
              <w:t>Conspire against You.</w:t>
            </w:r>
          </w:p>
        </w:tc>
        <w:tc>
          <w:tcPr>
            <w:tcW w:w="288" w:type="dxa"/>
          </w:tcPr>
          <w:p w14:paraId="1F8A4B94" w14:textId="77777777" w:rsidR="00E60591" w:rsidRDefault="00E60591" w:rsidP="00E60591">
            <w:pPr>
              <w:pStyle w:val="CopticCross"/>
            </w:pPr>
          </w:p>
        </w:tc>
        <w:tc>
          <w:tcPr>
            <w:tcW w:w="288" w:type="dxa"/>
          </w:tcPr>
          <w:p w14:paraId="17823A2C" w14:textId="77777777" w:rsidR="00E60591" w:rsidRDefault="00E60591" w:rsidP="00E60591">
            <w:pPr>
              <w:pStyle w:val="CopticCross"/>
            </w:pPr>
            <w:r>
              <w:t>¿</w:t>
            </w:r>
          </w:p>
        </w:tc>
        <w:tc>
          <w:tcPr>
            <w:tcW w:w="3960" w:type="dxa"/>
          </w:tcPr>
          <w:p w14:paraId="79FE5AF2" w14:textId="77777777" w:rsidR="00E60591" w:rsidRDefault="00E60591" w:rsidP="00E60591">
            <w:pPr>
              <w:pStyle w:val="CopticVersemulti-line"/>
            </w:pPr>
            <w:r>
              <w:t>Ϯϣⲉⲡϩ̀ⲙⲟⲧ ⲛ̀ⲧⲟⲧⲕ:</w:t>
            </w:r>
          </w:p>
          <w:p w14:paraId="2DF3FDDF" w14:textId="77777777" w:rsidR="00E60591" w:rsidRDefault="00E60591" w:rsidP="00E60591">
            <w:pPr>
              <w:pStyle w:val="CopticVersemulti-line"/>
            </w:pPr>
            <w:r>
              <w:t>Ⲫ̀ⲛⲟⲩϯ ⲙ̀Ⲡⲓⲥⲣⲁⲏⲗ:</w:t>
            </w:r>
          </w:p>
          <w:p w14:paraId="045F314D" w14:textId="77777777" w:rsidR="00E60591" w:rsidRDefault="00E60591" w:rsidP="00E60591">
            <w:pPr>
              <w:pStyle w:val="CopticVersemulti-line"/>
            </w:pPr>
            <w:r>
              <w:t>ϫⲉ ⲁⲩⲉⲣ ⲟⲩⲥⲟϭⲓⲛⲓ ⲉ̀ⲣⲟⲕ:</w:t>
            </w:r>
          </w:p>
          <w:p w14:paraId="52F30FEB" w14:textId="77777777" w:rsidR="00E60591" w:rsidRDefault="00E60591" w:rsidP="00E60591">
            <w:pPr>
              <w:pStyle w:val="CopticVerse"/>
            </w:pPr>
            <w:r>
              <w:t>ⲛ̀ϫⲉ ⲛⲓⲓⲟⲩⲇⲁⲓ.</w:t>
            </w:r>
          </w:p>
        </w:tc>
      </w:tr>
      <w:tr w:rsidR="00E60591" w14:paraId="39EDD21B" w14:textId="77777777" w:rsidTr="00E60591">
        <w:trPr>
          <w:cantSplit/>
        </w:trPr>
        <w:tc>
          <w:tcPr>
            <w:tcW w:w="288" w:type="dxa"/>
          </w:tcPr>
          <w:p w14:paraId="623FDA2F" w14:textId="77777777" w:rsidR="00E60591" w:rsidRDefault="00E60591" w:rsidP="00E60591">
            <w:pPr>
              <w:pStyle w:val="CopticCross"/>
            </w:pPr>
          </w:p>
        </w:tc>
        <w:tc>
          <w:tcPr>
            <w:tcW w:w="3960" w:type="dxa"/>
          </w:tcPr>
          <w:p w14:paraId="46A226A6" w14:textId="77777777" w:rsidR="00E60591" w:rsidRDefault="00E60591" w:rsidP="00E60591">
            <w:pPr>
              <w:pStyle w:val="EngHang"/>
            </w:pPr>
            <w:r>
              <w:t>I thank You,</w:t>
            </w:r>
          </w:p>
          <w:p w14:paraId="55B18585" w14:textId="77777777" w:rsidR="00E60591" w:rsidRDefault="00E60591" w:rsidP="00E60591">
            <w:pPr>
              <w:pStyle w:val="EngHang"/>
            </w:pPr>
            <w:r>
              <w:t>O God of Israel,</w:t>
            </w:r>
          </w:p>
          <w:p w14:paraId="165C29A4" w14:textId="77777777" w:rsidR="00E60591" w:rsidRDefault="00E60591" w:rsidP="00E60591">
            <w:pPr>
              <w:pStyle w:val="EngHang"/>
            </w:pPr>
            <w:r>
              <w:t>For You were crucified</w:t>
            </w:r>
          </w:p>
          <w:p w14:paraId="68B648C0" w14:textId="77777777" w:rsidR="00E60591" w:rsidRDefault="00E60591" w:rsidP="00E60591">
            <w:pPr>
              <w:pStyle w:val="EngHangEnd"/>
            </w:pPr>
            <w:r>
              <w:t>Upon the Cross at Golgotha.</w:t>
            </w:r>
          </w:p>
        </w:tc>
        <w:tc>
          <w:tcPr>
            <w:tcW w:w="288" w:type="dxa"/>
          </w:tcPr>
          <w:p w14:paraId="3411D53A" w14:textId="77777777" w:rsidR="00E60591" w:rsidRDefault="00E60591" w:rsidP="00E60591">
            <w:pPr>
              <w:pStyle w:val="CopticCross"/>
            </w:pPr>
          </w:p>
        </w:tc>
        <w:tc>
          <w:tcPr>
            <w:tcW w:w="288" w:type="dxa"/>
          </w:tcPr>
          <w:p w14:paraId="2B2DE5FE" w14:textId="77777777" w:rsidR="00E60591" w:rsidRDefault="00E60591" w:rsidP="00E60591">
            <w:pPr>
              <w:pStyle w:val="CopticCross"/>
            </w:pPr>
          </w:p>
        </w:tc>
        <w:tc>
          <w:tcPr>
            <w:tcW w:w="3960" w:type="dxa"/>
          </w:tcPr>
          <w:p w14:paraId="1ADD0589" w14:textId="77777777" w:rsidR="00E60591" w:rsidRDefault="00E60591" w:rsidP="00E60591">
            <w:pPr>
              <w:pStyle w:val="CopticVersemulti-line"/>
            </w:pPr>
            <w:r>
              <w:t>Ϯϣⲉⲡϩ̀ⲙⲟⲧ ⲛ̀ⲧⲟⲧⲕ:</w:t>
            </w:r>
          </w:p>
          <w:p w14:paraId="2C2A1E74" w14:textId="77777777" w:rsidR="00E60591" w:rsidRDefault="00E60591" w:rsidP="00E60591">
            <w:pPr>
              <w:pStyle w:val="CopticVersemulti-line"/>
            </w:pPr>
            <w:r>
              <w:t>Ⲫ̀ⲛⲟⲩϯ ⲙ̀Ⲡⲓⲥⲣⲁⲏⲗ:</w:t>
            </w:r>
          </w:p>
          <w:p w14:paraId="66DF1F21" w14:textId="77777777" w:rsidR="00E60591" w:rsidRDefault="00E60591" w:rsidP="00E60591">
            <w:pPr>
              <w:pStyle w:val="CopticVersemulti-line"/>
            </w:pPr>
            <w:r>
              <w:t>Ϫⲉ ⲁⲩⲁϣⲕ ⲉ̀ⲡⲓⲥ̀ⲧⲁⲩⲣⲟⲥ:</w:t>
            </w:r>
          </w:p>
          <w:p w14:paraId="18BA30C6" w14:textId="77777777" w:rsidR="00E60591" w:rsidRDefault="00E60591" w:rsidP="00E60591">
            <w:pPr>
              <w:pStyle w:val="CopticVerse"/>
            </w:pPr>
            <w:r>
              <w:t>ϧⲉⲛ ϯⲅⲟⲗⲅⲟⲏⲁ.</w:t>
            </w:r>
          </w:p>
        </w:tc>
      </w:tr>
      <w:tr w:rsidR="00E60591" w14:paraId="575D2FD2" w14:textId="77777777" w:rsidTr="00E60591">
        <w:trPr>
          <w:cantSplit/>
        </w:trPr>
        <w:tc>
          <w:tcPr>
            <w:tcW w:w="288" w:type="dxa"/>
          </w:tcPr>
          <w:p w14:paraId="73A215CB" w14:textId="77777777" w:rsidR="00E60591" w:rsidRDefault="00E60591" w:rsidP="00E60591">
            <w:pPr>
              <w:pStyle w:val="CopticCross"/>
            </w:pPr>
            <w:r>
              <w:t>¿</w:t>
            </w:r>
          </w:p>
        </w:tc>
        <w:tc>
          <w:tcPr>
            <w:tcW w:w="3960" w:type="dxa"/>
          </w:tcPr>
          <w:p w14:paraId="2C2B1198" w14:textId="77777777" w:rsidR="00E60591" w:rsidRDefault="00E60591" w:rsidP="00E60591">
            <w:pPr>
              <w:pStyle w:val="EngHang"/>
            </w:pPr>
            <w:r>
              <w:t>I thank You,</w:t>
            </w:r>
          </w:p>
          <w:p w14:paraId="0B4ED002" w14:textId="77777777" w:rsidR="00E60591" w:rsidRDefault="00E60591" w:rsidP="00E60591">
            <w:pPr>
              <w:pStyle w:val="EngHang"/>
            </w:pPr>
            <w:r>
              <w:t>O God of Israel,</w:t>
            </w:r>
          </w:p>
          <w:p w14:paraId="698EA3C2" w14:textId="77777777" w:rsidR="00E60591" w:rsidRDefault="00E60591" w:rsidP="00E60591">
            <w:pPr>
              <w:pStyle w:val="EngHang"/>
            </w:pPr>
            <w:r>
              <w:t>For You were placed in a tomb,</w:t>
            </w:r>
          </w:p>
          <w:p w14:paraId="202D2AD0" w14:textId="77777777" w:rsidR="00E60591" w:rsidRDefault="00E60591" w:rsidP="00E60591">
            <w:pPr>
              <w:pStyle w:val="EngHangEnd"/>
            </w:pPr>
            <w:r>
              <w:t>Like those who are dead.</w:t>
            </w:r>
          </w:p>
        </w:tc>
        <w:tc>
          <w:tcPr>
            <w:tcW w:w="288" w:type="dxa"/>
          </w:tcPr>
          <w:p w14:paraId="7FD01F29" w14:textId="77777777" w:rsidR="00E60591" w:rsidRDefault="00E60591" w:rsidP="00E60591">
            <w:pPr>
              <w:pStyle w:val="CopticCross"/>
            </w:pPr>
          </w:p>
        </w:tc>
        <w:tc>
          <w:tcPr>
            <w:tcW w:w="288" w:type="dxa"/>
          </w:tcPr>
          <w:p w14:paraId="6E487189" w14:textId="77777777" w:rsidR="00E60591" w:rsidRDefault="00E60591" w:rsidP="00E60591">
            <w:pPr>
              <w:pStyle w:val="CopticCross"/>
            </w:pPr>
            <w:r>
              <w:t>¿</w:t>
            </w:r>
          </w:p>
        </w:tc>
        <w:tc>
          <w:tcPr>
            <w:tcW w:w="3960" w:type="dxa"/>
          </w:tcPr>
          <w:p w14:paraId="6C388888" w14:textId="77777777" w:rsidR="00E60591" w:rsidRDefault="00E60591" w:rsidP="00E60591">
            <w:pPr>
              <w:pStyle w:val="CopticVersemulti-line"/>
            </w:pPr>
            <w:r>
              <w:t>Ϯϣⲉⲡϩ̀ⲙⲟⲧ ⲛ̀ⲧⲟⲧⲕ:</w:t>
            </w:r>
          </w:p>
          <w:p w14:paraId="4FDABBAC" w14:textId="77777777" w:rsidR="00E60591" w:rsidRDefault="00E60591" w:rsidP="00E60591">
            <w:pPr>
              <w:pStyle w:val="CopticVersemulti-line"/>
            </w:pPr>
            <w:r>
              <w:t>Ⲫ̀ⲛⲟⲩϯ ⲙ̀Ⲡⲓⲥⲣⲁⲏⲗ:</w:t>
            </w:r>
          </w:p>
          <w:p w14:paraId="155E8F7A" w14:textId="77777777" w:rsidR="00E60591" w:rsidRDefault="00E60591" w:rsidP="00E60591">
            <w:pPr>
              <w:pStyle w:val="CopticVersemulti-line"/>
            </w:pPr>
            <w:r>
              <w:t>ϫⲉ ⲁⲩⲭⲁⲕ ϧⲉⲛ ⲛⲓⲙ̀ⲁϩⲩ:</w:t>
            </w:r>
          </w:p>
          <w:p w14:paraId="67B2F490" w14:textId="77777777" w:rsidR="00E60591" w:rsidRDefault="00E60591" w:rsidP="00E60591">
            <w:pPr>
              <w:pStyle w:val="CopticVerse"/>
            </w:pPr>
            <w:r>
              <w:t>ⲙ̀ⲫ̀ⲣⲏϯ ⲛ̀ⲛⲓⲣⲉϥⲙⲱⲟⲩⲧ.</w:t>
            </w:r>
          </w:p>
        </w:tc>
      </w:tr>
      <w:tr w:rsidR="00E60591" w14:paraId="1A4E278F" w14:textId="77777777" w:rsidTr="00E60591">
        <w:trPr>
          <w:cantSplit/>
        </w:trPr>
        <w:tc>
          <w:tcPr>
            <w:tcW w:w="288" w:type="dxa"/>
          </w:tcPr>
          <w:p w14:paraId="2D0080A1" w14:textId="77777777" w:rsidR="00E60591" w:rsidRDefault="00E60591" w:rsidP="00E60591">
            <w:pPr>
              <w:pStyle w:val="CopticCross"/>
            </w:pPr>
          </w:p>
        </w:tc>
        <w:tc>
          <w:tcPr>
            <w:tcW w:w="3960" w:type="dxa"/>
          </w:tcPr>
          <w:p w14:paraId="07536534" w14:textId="77777777" w:rsidR="00E60591" w:rsidRDefault="00E60591" w:rsidP="00E60591">
            <w:pPr>
              <w:pStyle w:val="EngHang"/>
              <w:rPr>
                <w:rFonts w:eastAsia="Arial Unicode MS"/>
              </w:rPr>
            </w:pPr>
            <w:r>
              <w:rPr>
                <w:rFonts w:eastAsia="Arial Unicode MS"/>
              </w:rPr>
              <w:t>I thank You,</w:t>
            </w:r>
          </w:p>
          <w:p w14:paraId="255E1EA9" w14:textId="77777777" w:rsidR="00E60591" w:rsidRDefault="00E60591" w:rsidP="00E60591">
            <w:pPr>
              <w:pStyle w:val="EngHang"/>
              <w:rPr>
                <w:rFonts w:eastAsia="Arial Unicode MS"/>
              </w:rPr>
            </w:pPr>
            <w:r>
              <w:rPr>
                <w:rFonts w:eastAsia="Arial Unicode MS"/>
              </w:rPr>
              <w:t>O God of Israel,</w:t>
            </w:r>
          </w:p>
          <w:p w14:paraId="26CAF7A9" w14:textId="77777777" w:rsidR="00E60591" w:rsidRDefault="00E60591" w:rsidP="00E60591">
            <w:pPr>
              <w:pStyle w:val="EngHang"/>
              <w:rPr>
                <w:rFonts w:eastAsia="Arial Unicode MS"/>
              </w:rPr>
            </w:pPr>
            <w:r>
              <w:rPr>
                <w:rFonts w:eastAsia="Arial Unicode MS"/>
              </w:rPr>
              <w:t>For You rose from the dead</w:t>
            </w:r>
          </w:p>
          <w:p w14:paraId="538BE60F" w14:textId="77777777" w:rsidR="00E60591" w:rsidRPr="003678BC" w:rsidRDefault="00E60591" w:rsidP="00E60591">
            <w:pPr>
              <w:pStyle w:val="EngHangEnd"/>
              <w:rPr>
                <w:rFonts w:eastAsia="Arial Unicode MS"/>
              </w:rPr>
            </w:pPr>
            <w:r>
              <w:rPr>
                <w:rFonts w:eastAsia="Arial Unicode MS"/>
              </w:rPr>
              <w:t>After three days.</w:t>
            </w:r>
          </w:p>
        </w:tc>
        <w:tc>
          <w:tcPr>
            <w:tcW w:w="288" w:type="dxa"/>
          </w:tcPr>
          <w:p w14:paraId="3905BB38" w14:textId="77777777" w:rsidR="00E60591" w:rsidRDefault="00E60591" w:rsidP="00E60591">
            <w:pPr>
              <w:pStyle w:val="CopticCross"/>
            </w:pPr>
          </w:p>
        </w:tc>
        <w:tc>
          <w:tcPr>
            <w:tcW w:w="288" w:type="dxa"/>
          </w:tcPr>
          <w:p w14:paraId="2BEC3128" w14:textId="77777777" w:rsidR="00E60591" w:rsidRDefault="00E60591" w:rsidP="00E60591">
            <w:pPr>
              <w:pStyle w:val="CopticCross"/>
            </w:pPr>
          </w:p>
        </w:tc>
        <w:tc>
          <w:tcPr>
            <w:tcW w:w="3960" w:type="dxa"/>
          </w:tcPr>
          <w:p w14:paraId="1F268EE5" w14:textId="77777777" w:rsidR="00E60591" w:rsidRDefault="00E60591" w:rsidP="00E60591">
            <w:pPr>
              <w:pStyle w:val="CopticVersemulti-line"/>
            </w:pPr>
            <w:r>
              <w:t>Ϯϣⲉⲡϩ̀ⲙⲟⲧ ⲛ̀ⲧⲟⲧⲕ:</w:t>
            </w:r>
          </w:p>
          <w:p w14:paraId="2544A5FC" w14:textId="77777777" w:rsidR="00E60591" w:rsidRDefault="00E60591" w:rsidP="00E60591">
            <w:pPr>
              <w:pStyle w:val="CopticVersemulti-line"/>
            </w:pPr>
            <w:r>
              <w:t>Ⲫ̀ⲛⲟⲩϯ ⲙ̀Ⲡⲓⲥⲣⲁⲏⲗ:</w:t>
            </w:r>
          </w:p>
          <w:p w14:paraId="55A07044" w14:textId="77777777" w:rsidR="00E60591" w:rsidRDefault="00E60591" w:rsidP="00E60591">
            <w:pPr>
              <w:pStyle w:val="CopticVersemulti-line"/>
            </w:pPr>
            <w:r>
              <w:t>ϫⲉ ⲙⲉⲛⲉⲥⲁ ϣⲟⲙⲧ ⲛ̀ⲉ̀ϩⲟⲟⲩ:</w:t>
            </w:r>
          </w:p>
          <w:p w14:paraId="06FFB1A1" w14:textId="77777777" w:rsidR="00E60591" w:rsidRPr="005130A7" w:rsidRDefault="00E60591" w:rsidP="00E60591">
            <w:pPr>
              <w:pStyle w:val="CopticVerse"/>
            </w:pPr>
            <w:r>
              <w:t>ⲁⲕⲧⲱⲛⲕ ⲉ̀ⲃⲟⲕϧⲉⲛ ⲛⲏⲉⲑⲙⲱⲟⲩⲧ.</w:t>
            </w:r>
          </w:p>
        </w:tc>
      </w:tr>
      <w:tr w:rsidR="00E60591" w14:paraId="09F0AEB5" w14:textId="77777777" w:rsidTr="00E60591">
        <w:trPr>
          <w:cantSplit/>
        </w:trPr>
        <w:tc>
          <w:tcPr>
            <w:tcW w:w="288" w:type="dxa"/>
          </w:tcPr>
          <w:p w14:paraId="43506A06" w14:textId="77777777" w:rsidR="00E60591" w:rsidRDefault="00E60591" w:rsidP="00E60591">
            <w:pPr>
              <w:pStyle w:val="CopticCross"/>
            </w:pPr>
            <w:r>
              <w:t>¿</w:t>
            </w:r>
          </w:p>
        </w:tc>
        <w:tc>
          <w:tcPr>
            <w:tcW w:w="3960" w:type="dxa"/>
          </w:tcPr>
          <w:p w14:paraId="7F00302F" w14:textId="77777777" w:rsidR="00E60591" w:rsidRDefault="00E60591" w:rsidP="00E60591">
            <w:pPr>
              <w:pStyle w:val="EngHang"/>
            </w:pPr>
            <w:r>
              <w:t>I thank You,</w:t>
            </w:r>
          </w:p>
          <w:p w14:paraId="45456A45" w14:textId="77777777" w:rsidR="00E60591" w:rsidRDefault="00E60591" w:rsidP="00E60591">
            <w:pPr>
              <w:pStyle w:val="EngHang"/>
            </w:pPr>
            <w:r>
              <w:t>O God of Israel,</w:t>
            </w:r>
          </w:p>
          <w:p w14:paraId="130AA1D3" w14:textId="77777777" w:rsidR="00E60591" w:rsidRDefault="00E60591" w:rsidP="00E60591">
            <w:pPr>
              <w:pStyle w:val="EngHang"/>
            </w:pPr>
            <w:r>
              <w:t>For you descended into Hades,</w:t>
            </w:r>
          </w:p>
          <w:p w14:paraId="19EEDD71" w14:textId="77777777" w:rsidR="00E60591" w:rsidRDefault="00E60591" w:rsidP="00E60591">
            <w:pPr>
              <w:pStyle w:val="EngHangEnd"/>
            </w:pPr>
            <w:r>
              <w:t>Into the abyss.</w:t>
            </w:r>
          </w:p>
        </w:tc>
        <w:tc>
          <w:tcPr>
            <w:tcW w:w="288" w:type="dxa"/>
          </w:tcPr>
          <w:p w14:paraId="7BB1FDF5" w14:textId="77777777" w:rsidR="00E60591" w:rsidRDefault="00E60591" w:rsidP="00E60591">
            <w:pPr>
              <w:pStyle w:val="CopticCross"/>
            </w:pPr>
          </w:p>
        </w:tc>
        <w:tc>
          <w:tcPr>
            <w:tcW w:w="288" w:type="dxa"/>
          </w:tcPr>
          <w:p w14:paraId="76688BE6" w14:textId="77777777" w:rsidR="00E60591" w:rsidRDefault="00E60591" w:rsidP="00E60591">
            <w:pPr>
              <w:pStyle w:val="CopticCross"/>
            </w:pPr>
            <w:r>
              <w:t>¿</w:t>
            </w:r>
          </w:p>
        </w:tc>
        <w:tc>
          <w:tcPr>
            <w:tcW w:w="3960" w:type="dxa"/>
          </w:tcPr>
          <w:p w14:paraId="23CBE5FA" w14:textId="77777777" w:rsidR="00E60591" w:rsidRDefault="00E60591" w:rsidP="00E60591">
            <w:pPr>
              <w:pStyle w:val="CopticVersemulti-line"/>
            </w:pPr>
            <w:r>
              <w:t>Ϯϣⲉⲡϩ̀ⲙⲟⲧ ⲛ̀ⲧⲟⲧⲕ:</w:t>
            </w:r>
          </w:p>
          <w:p w14:paraId="60425F31" w14:textId="77777777" w:rsidR="00E60591" w:rsidRDefault="00E60591" w:rsidP="00E60591">
            <w:pPr>
              <w:pStyle w:val="CopticVersemulti-line"/>
            </w:pPr>
            <w:r>
              <w:t>Ⲫ̀ⲛⲟⲩϯ ⲙ̀Ⲡⲓⲥⲣⲁⲏⲗ:</w:t>
            </w:r>
          </w:p>
          <w:p w14:paraId="6D4ABD8E" w14:textId="77777777" w:rsidR="00E60591" w:rsidRDefault="00E60591" w:rsidP="00E60591">
            <w:pPr>
              <w:pStyle w:val="CopticVersemulti-line"/>
            </w:pPr>
            <w:r>
              <w:t>ϫⲉ ⲁⲕϣⲉⲛⲁⲕ ⲉ̀ⲡⲉⲥⲏⲧ ⲉ̀ⲁ̀ⲙⲉⲛϯ:</w:t>
            </w:r>
          </w:p>
          <w:p w14:paraId="6756D9DC" w14:textId="77777777" w:rsidR="00E60591" w:rsidRDefault="00E60591" w:rsidP="00E60591">
            <w:pPr>
              <w:pStyle w:val="CopticVerse"/>
            </w:pPr>
            <w:r>
              <w:t>ⲉϧⲟⲩⲛ ⲉ̀ϯⲡ̀ⲣⲟⲛⲓⲁ̀.</w:t>
            </w:r>
          </w:p>
        </w:tc>
      </w:tr>
      <w:tr w:rsidR="00E60591" w14:paraId="28B0C82B" w14:textId="77777777" w:rsidTr="00E60591">
        <w:trPr>
          <w:cantSplit/>
        </w:trPr>
        <w:tc>
          <w:tcPr>
            <w:tcW w:w="288" w:type="dxa"/>
          </w:tcPr>
          <w:p w14:paraId="716B0ACD" w14:textId="77777777" w:rsidR="00E60591" w:rsidRDefault="00E60591" w:rsidP="00E60591">
            <w:pPr>
              <w:pStyle w:val="CopticCross"/>
            </w:pPr>
          </w:p>
        </w:tc>
        <w:tc>
          <w:tcPr>
            <w:tcW w:w="3960" w:type="dxa"/>
          </w:tcPr>
          <w:p w14:paraId="328A4B64" w14:textId="77777777" w:rsidR="00E60591" w:rsidRDefault="00E60591" w:rsidP="00E60591">
            <w:pPr>
              <w:pStyle w:val="EngHang"/>
            </w:pPr>
            <w:r>
              <w:t>I thank You,</w:t>
            </w:r>
          </w:p>
          <w:p w14:paraId="7E7B0AF9" w14:textId="77777777" w:rsidR="00E60591" w:rsidRDefault="00E60591" w:rsidP="00E60591">
            <w:pPr>
              <w:pStyle w:val="EngHang"/>
            </w:pPr>
            <w:r>
              <w:t>O God of Israel,</w:t>
            </w:r>
          </w:p>
          <w:p w14:paraId="5160F5E1" w14:textId="77777777" w:rsidR="00E60591" w:rsidRDefault="00E60591" w:rsidP="00E60591">
            <w:pPr>
              <w:pStyle w:val="EngHang"/>
            </w:pPr>
            <w:r>
              <w:t>For You have saved Adam,</w:t>
            </w:r>
          </w:p>
          <w:p w14:paraId="0FC5A9A9" w14:textId="77777777" w:rsidR="00E60591" w:rsidRDefault="00E60591" w:rsidP="00E60591">
            <w:pPr>
              <w:pStyle w:val="EngHangEnd"/>
            </w:pPr>
            <w:r>
              <w:t>And all his kind.</w:t>
            </w:r>
          </w:p>
        </w:tc>
        <w:tc>
          <w:tcPr>
            <w:tcW w:w="288" w:type="dxa"/>
          </w:tcPr>
          <w:p w14:paraId="2D0A619B" w14:textId="77777777" w:rsidR="00E60591" w:rsidRDefault="00E60591" w:rsidP="00E60591">
            <w:pPr>
              <w:pStyle w:val="CopticCross"/>
            </w:pPr>
          </w:p>
        </w:tc>
        <w:tc>
          <w:tcPr>
            <w:tcW w:w="288" w:type="dxa"/>
          </w:tcPr>
          <w:p w14:paraId="024F4D68" w14:textId="77777777" w:rsidR="00E60591" w:rsidRDefault="00E60591" w:rsidP="00E60591">
            <w:pPr>
              <w:pStyle w:val="CopticCross"/>
            </w:pPr>
          </w:p>
        </w:tc>
        <w:tc>
          <w:tcPr>
            <w:tcW w:w="3960" w:type="dxa"/>
          </w:tcPr>
          <w:p w14:paraId="375936F2" w14:textId="77777777" w:rsidR="00E60591" w:rsidRDefault="00E60591" w:rsidP="00E60591">
            <w:pPr>
              <w:pStyle w:val="CopticVersemulti-line"/>
            </w:pPr>
            <w:r>
              <w:t>Ϯϣⲉⲡϩ̀ⲙⲟⲧ ⲛ̀ⲧⲟⲧⲕ:</w:t>
            </w:r>
          </w:p>
          <w:p w14:paraId="749DA32D" w14:textId="77777777" w:rsidR="00E60591" w:rsidRDefault="00E60591" w:rsidP="00E60591">
            <w:pPr>
              <w:pStyle w:val="CopticVersemulti-line"/>
            </w:pPr>
            <w:r>
              <w:t>Ⲫ̀ⲛⲟⲩϯ ⲙ̀Ⲡⲓⲥⲣⲁⲏⲗ:</w:t>
            </w:r>
          </w:p>
          <w:p w14:paraId="5E89EE35" w14:textId="77777777" w:rsidR="00E60591" w:rsidRDefault="00E60591" w:rsidP="00E60591">
            <w:pPr>
              <w:pStyle w:val="CopticVersemulti-line"/>
            </w:pPr>
            <w:r>
              <w:t>ϫⲉ ⲁⲕⲛⲟϩⲉⲙ ⲛ̀Ⲁ̀ⲇⲁⲙ:</w:t>
            </w:r>
          </w:p>
          <w:p w14:paraId="6C8440A4" w14:textId="77777777" w:rsidR="00E60591" w:rsidRDefault="00E60591" w:rsidP="00E60591">
            <w:pPr>
              <w:pStyle w:val="CopticVerse"/>
            </w:pPr>
            <w:r>
              <w:t>ⲛⲉⲙ ⲡⲉϥⲅⲉⲛⲟⲥ ⲧⲏⲣϥ.</w:t>
            </w:r>
          </w:p>
        </w:tc>
      </w:tr>
      <w:tr w:rsidR="00E60591" w14:paraId="6971938E" w14:textId="77777777" w:rsidTr="00E60591">
        <w:trPr>
          <w:cantSplit/>
        </w:trPr>
        <w:tc>
          <w:tcPr>
            <w:tcW w:w="288" w:type="dxa"/>
          </w:tcPr>
          <w:p w14:paraId="20FBE560" w14:textId="77777777" w:rsidR="00E60591" w:rsidRDefault="00E60591" w:rsidP="00E60591">
            <w:pPr>
              <w:pStyle w:val="CopticCross"/>
            </w:pPr>
            <w:r>
              <w:t>¿</w:t>
            </w:r>
          </w:p>
        </w:tc>
        <w:tc>
          <w:tcPr>
            <w:tcW w:w="3960" w:type="dxa"/>
          </w:tcPr>
          <w:p w14:paraId="7A9B5FD9" w14:textId="77777777" w:rsidR="00E60591" w:rsidRDefault="00E60591" w:rsidP="00E60591">
            <w:pPr>
              <w:pStyle w:val="EngHang"/>
            </w:pPr>
            <w:r>
              <w:t>I thank You,</w:t>
            </w:r>
          </w:p>
          <w:p w14:paraId="35B90F14" w14:textId="77777777" w:rsidR="00E60591" w:rsidRDefault="00E60591" w:rsidP="00E60591">
            <w:pPr>
              <w:pStyle w:val="EngHang"/>
            </w:pPr>
            <w:r>
              <w:t>O God of Israel,</w:t>
            </w:r>
          </w:p>
          <w:p w14:paraId="178446DD" w14:textId="77777777" w:rsidR="00E60591" w:rsidRDefault="00E60591" w:rsidP="00E60591">
            <w:pPr>
              <w:pStyle w:val="EngHang"/>
            </w:pPr>
            <w:r>
              <w:t>For You have sent</w:t>
            </w:r>
          </w:p>
          <w:p w14:paraId="489F4288" w14:textId="77777777" w:rsidR="00E60591" w:rsidRDefault="00E60591" w:rsidP="00E60591">
            <w:pPr>
              <w:pStyle w:val="EngHangEnd"/>
            </w:pPr>
            <w:r>
              <w:t>Your Apostles.</w:t>
            </w:r>
          </w:p>
        </w:tc>
        <w:tc>
          <w:tcPr>
            <w:tcW w:w="288" w:type="dxa"/>
          </w:tcPr>
          <w:p w14:paraId="20C848BB" w14:textId="77777777" w:rsidR="00E60591" w:rsidRDefault="00E60591" w:rsidP="00E60591">
            <w:pPr>
              <w:pStyle w:val="CopticCross"/>
            </w:pPr>
          </w:p>
        </w:tc>
        <w:tc>
          <w:tcPr>
            <w:tcW w:w="288" w:type="dxa"/>
          </w:tcPr>
          <w:p w14:paraId="3E9AE1EF" w14:textId="77777777" w:rsidR="00E60591" w:rsidRDefault="00E60591" w:rsidP="00E60591">
            <w:pPr>
              <w:pStyle w:val="CopticCross"/>
            </w:pPr>
            <w:r>
              <w:t>¿</w:t>
            </w:r>
          </w:p>
        </w:tc>
        <w:tc>
          <w:tcPr>
            <w:tcW w:w="3960" w:type="dxa"/>
          </w:tcPr>
          <w:p w14:paraId="56DA69E9" w14:textId="77777777" w:rsidR="00E60591" w:rsidRDefault="00E60591" w:rsidP="00E60591">
            <w:pPr>
              <w:pStyle w:val="CopticVersemulti-line"/>
            </w:pPr>
            <w:r>
              <w:t>Ϯϣⲉⲡϩ̀ⲙⲟⲧ ⲛ̀ⲧⲟⲧⲕ:</w:t>
            </w:r>
          </w:p>
          <w:p w14:paraId="141DF28E" w14:textId="77777777" w:rsidR="00E60591" w:rsidRDefault="00E60591" w:rsidP="00E60591">
            <w:pPr>
              <w:pStyle w:val="CopticVersemulti-line"/>
            </w:pPr>
            <w:r>
              <w:t>Ⲫ̀ⲛⲟⲩϯ ⲙ̀Ⲡⲓⲥⲣⲁⲏⲗ:</w:t>
            </w:r>
          </w:p>
          <w:p w14:paraId="5BEEDC12" w14:textId="77777777" w:rsidR="00E60591" w:rsidRDefault="00E60591" w:rsidP="00E60591">
            <w:pPr>
              <w:pStyle w:val="CopticVersemulti-line"/>
            </w:pPr>
            <w:r>
              <w:t>ϫⲉ ⲁⲕϩⲟⲛϩⲉⲛ ⲉ̀ⲧⲟⲧⲟⲩ:</w:t>
            </w:r>
          </w:p>
          <w:p w14:paraId="757D7800" w14:textId="77777777" w:rsidR="00E60591" w:rsidRDefault="00E60591" w:rsidP="00E60591">
            <w:pPr>
              <w:pStyle w:val="CopticVerse"/>
            </w:pPr>
            <w:r>
              <w:t>ⲛ̀ⲛⲉⲕⲁ̀ⲡⲟⲥⲧⲟⲗⲟⲥ.</w:t>
            </w:r>
          </w:p>
        </w:tc>
      </w:tr>
      <w:tr w:rsidR="00E60591" w14:paraId="5F6F15C4" w14:textId="77777777" w:rsidTr="00E60591">
        <w:trPr>
          <w:cantSplit/>
        </w:trPr>
        <w:tc>
          <w:tcPr>
            <w:tcW w:w="288" w:type="dxa"/>
          </w:tcPr>
          <w:p w14:paraId="45369CA8" w14:textId="77777777" w:rsidR="00E60591" w:rsidRDefault="00E60591" w:rsidP="00E60591">
            <w:pPr>
              <w:pStyle w:val="CopticCross"/>
            </w:pPr>
          </w:p>
        </w:tc>
        <w:tc>
          <w:tcPr>
            <w:tcW w:w="3960" w:type="dxa"/>
          </w:tcPr>
          <w:p w14:paraId="5B24AC5A" w14:textId="77777777" w:rsidR="00E60591" w:rsidRDefault="00E60591" w:rsidP="00E60591">
            <w:pPr>
              <w:pStyle w:val="EngHang"/>
            </w:pPr>
            <w:r>
              <w:t>I thank You,</w:t>
            </w:r>
          </w:p>
          <w:p w14:paraId="28F4D1F0" w14:textId="77777777" w:rsidR="00E60591" w:rsidRDefault="00E60591" w:rsidP="00E60591">
            <w:pPr>
              <w:pStyle w:val="EngHang"/>
            </w:pPr>
            <w:r>
              <w:t>O God of Israel,</w:t>
            </w:r>
          </w:p>
          <w:p w14:paraId="5326A47A" w14:textId="77777777" w:rsidR="00E60591" w:rsidRDefault="00E60591" w:rsidP="00E60591">
            <w:pPr>
              <w:pStyle w:val="EngHang"/>
            </w:pPr>
            <w:r>
              <w:t>For You ascended</w:t>
            </w:r>
          </w:p>
          <w:p w14:paraId="0C80B052" w14:textId="77777777" w:rsidR="00E60591" w:rsidRDefault="00E60591" w:rsidP="00E60591">
            <w:pPr>
              <w:pStyle w:val="EngHangEnd"/>
            </w:pPr>
            <w:r>
              <w:t>To the highest heaven.</w:t>
            </w:r>
          </w:p>
        </w:tc>
        <w:tc>
          <w:tcPr>
            <w:tcW w:w="288" w:type="dxa"/>
          </w:tcPr>
          <w:p w14:paraId="3FF8DEA7" w14:textId="77777777" w:rsidR="00E60591" w:rsidRDefault="00E60591" w:rsidP="00E60591">
            <w:pPr>
              <w:pStyle w:val="CopticCross"/>
            </w:pPr>
          </w:p>
        </w:tc>
        <w:tc>
          <w:tcPr>
            <w:tcW w:w="288" w:type="dxa"/>
          </w:tcPr>
          <w:p w14:paraId="49829498" w14:textId="77777777" w:rsidR="00E60591" w:rsidRDefault="00E60591" w:rsidP="00E60591">
            <w:pPr>
              <w:pStyle w:val="CopticCross"/>
            </w:pPr>
          </w:p>
        </w:tc>
        <w:tc>
          <w:tcPr>
            <w:tcW w:w="3960" w:type="dxa"/>
          </w:tcPr>
          <w:p w14:paraId="318B6296" w14:textId="77777777" w:rsidR="00E60591" w:rsidRDefault="00E60591" w:rsidP="00E60591">
            <w:pPr>
              <w:pStyle w:val="CopticVersemulti-line"/>
            </w:pPr>
            <w:r>
              <w:t>Ϯϣⲉⲡϩ̀ⲙⲟⲧ ⲛ̀ⲧⲟⲧⲕ:</w:t>
            </w:r>
          </w:p>
          <w:p w14:paraId="4B51E663" w14:textId="77777777" w:rsidR="00E60591" w:rsidRDefault="00E60591" w:rsidP="00E60591">
            <w:pPr>
              <w:pStyle w:val="CopticVersemulti-line"/>
            </w:pPr>
            <w:r>
              <w:t>Ⲫ̀ⲛⲟⲩϯ ⲙ̀Ⲡⲓⲥⲣⲁⲏⲗ:</w:t>
            </w:r>
          </w:p>
          <w:p w14:paraId="20005243" w14:textId="77777777" w:rsidR="00E60591" w:rsidRDefault="00E60591" w:rsidP="00E60591">
            <w:pPr>
              <w:pStyle w:val="CopticVersemulti-line"/>
            </w:pPr>
            <w:r>
              <w:t>ϫⲉ ⲁⲕϣⲉⲛⲁⲕ ⲉ̀ϩ̀ⲣⲏⲓ:</w:t>
            </w:r>
          </w:p>
          <w:p w14:paraId="47609634" w14:textId="77777777" w:rsidR="00E60591" w:rsidRDefault="00E60591" w:rsidP="00E60591">
            <w:pPr>
              <w:pStyle w:val="CopticVerse"/>
            </w:pPr>
            <w:r>
              <w:t>ⲉ̀ⲡ̀ϣⲱⲓ ⲉ̀ⲛⲓⲫⲏⲟⲩⲓ̀.</w:t>
            </w:r>
          </w:p>
        </w:tc>
      </w:tr>
      <w:tr w:rsidR="00E60591" w14:paraId="2E82F607" w14:textId="77777777" w:rsidTr="00E60591">
        <w:trPr>
          <w:cantSplit/>
        </w:trPr>
        <w:tc>
          <w:tcPr>
            <w:tcW w:w="288" w:type="dxa"/>
          </w:tcPr>
          <w:p w14:paraId="43A2E7FB" w14:textId="77777777" w:rsidR="00E60591" w:rsidRDefault="00E60591" w:rsidP="00E60591">
            <w:pPr>
              <w:pStyle w:val="CopticCross"/>
            </w:pPr>
            <w:r>
              <w:t>¿</w:t>
            </w:r>
          </w:p>
        </w:tc>
        <w:tc>
          <w:tcPr>
            <w:tcW w:w="3960" w:type="dxa"/>
          </w:tcPr>
          <w:p w14:paraId="5BAA519D" w14:textId="77777777" w:rsidR="00E60591" w:rsidRDefault="00E60591" w:rsidP="00E60591">
            <w:pPr>
              <w:pStyle w:val="EngHang"/>
            </w:pPr>
            <w:r>
              <w:t>I thank You,</w:t>
            </w:r>
          </w:p>
          <w:p w14:paraId="3009CE2D" w14:textId="77777777" w:rsidR="00E60591" w:rsidRDefault="00E60591" w:rsidP="00E60591">
            <w:pPr>
              <w:pStyle w:val="EngHang"/>
            </w:pPr>
            <w:r>
              <w:t>O God of Israel,</w:t>
            </w:r>
          </w:p>
          <w:p w14:paraId="03375B89" w14:textId="77777777" w:rsidR="00E60591" w:rsidRDefault="00E60591" w:rsidP="00E60591">
            <w:pPr>
              <w:pStyle w:val="EngHang"/>
            </w:pPr>
            <w:r>
              <w:t>For You sat</w:t>
            </w:r>
          </w:p>
          <w:p w14:paraId="7DBF394F" w14:textId="77777777" w:rsidR="00E60591" w:rsidRDefault="00E60591" w:rsidP="00E60591">
            <w:pPr>
              <w:pStyle w:val="EngHangEnd"/>
            </w:pPr>
            <w:r>
              <w:t>At the right hand of the Pantocrator.</w:t>
            </w:r>
          </w:p>
        </w:tc>
        <w:tc>
          <w:tcPr>
            <w:tcW w:w="288" w:type="dxa"/>
          </w:tcPr>
          <w:p w14:paraId="2C0681CA" w14:textId="77777777" w:rsidR="00E60591" w:rsidRDefault="00E60591" w:rsidP="00E60591">
            <w:pPr>
              <w:pStyle w:val="CopticCross"/>
            </w:pPr>
          </w:p>
        </w:tc>
        <w:tc>
          <w:tcPr>
            <w:tcW w:w="288" w:type="dxa"/>
          </w:tcPr>
          <w:p w14:paraId="10ADF721" w14:textId="77777777" w:rsidR="00E60591" w:rsidRDefault="00E60591" w:rsidP="00E60591">
            <w:pPr>
              <w:pStyle w:val="CopticCross"/>
            </w:pPr>
            <w:r>
              <w:t>¿</w:t>
            </w:r>
          </w:p>
        </w:tc>
        <w:tc>
          <w:tcPr>
            <w:tcW w:w="3960" w:type="dxa"/>
          </w:tcPr>
          <w:p w14:paraId="7CEE712B" w14:textId="77777777" w:rsidR="00E60591" w:rsidRDefault="00E60591" w:rsidP="00E60591">
            <w:pPr>
              <w:pStyle w:val="CopticVersemulti-line"/>
            </w:pPr>
            <w:r>
              <w:t>Ϯϣⲉⲡϩ̀ⲙⲟⲧ ⲛ̀ⲧⲟⲧⲕ:</w:t>
            </w:r>
          </w:p>
          <w:p w14:paraId="62788A10" w14:textId="77777777" w:rsidR="00E60591" w:rsidRDefault="00E60591" w:rsidP="00E60591">
            <w:pPr>
              <w:pStyle w:val="CopticVersemulti-line"/>
            </w:pPr>
            <w:r>
              <w:t>Ⲫ̀ⲛⲟⲩϯ ⲙ̀Ⲡⲓⲥⲣⲁⲏⲗ:</w:t>
            </w:r>
          </w:p>
          <w:p w14:paraId="45556300" w14:textId="77777777" w:rsidR="00E60591" w:rsidRDefault="00E60591" w:rsidP="00E60591">
            <w:pPr>
              <w:pStyle w:val="CopticVersemulti-line"/>
            </w:pPr>
            <w:r>
              <w:t>ϫⲉ ⲁⲕϩⲉⲙⲥⲓ ⲥⲁⲟⲩⲓ̀ⲛⲁⲙ:</w:t>
            </w:r>
          </w:p>
          <w:p w14:paraId="77C3D302" w14:textId="77777777" w:rsidR="00E60591" w:rsidRDefault="00E60591" w:rsidP="00E60591">
            <w:pPr>
              <w:pStyle w:val="CopticVerse"/>
            </w:pPr>
            <w:r>
              <w:t>ⲙ̀Ⲡⲓⲡⲁⲛⲧⲟⲕⲣⲁⲧⲱⲣ.</w:t>
            </w:r>
          </w:p>
        </w:tc>
      </w:tr>
      <w:tr w:rsidR="00E60591" w14:paraId="72222028" w14:textId="77777777" w:rsidTr="00E60591">
        <w:trPr>
          <w:cantSplit/>
        </w:trPr>
        <w:tc>
          <w:tcPr>
            <w:tcW w:w="288" w:type="dxa"/>
          </w:tcPr>
          <w:p w14:paraId="71253F95" w14:textId="77777777" w:rsidR="00E60591" w:rsidRDefault="00E60591" w:rsidP="00E60591">
            <w:pPr>
              <w:pStyle w:val="CopticCross"/>
            </w:pPr>
          </w:p>
        </w:tc>
        <w:tc>
          <w:tcPr>
            <w:tcW w:w="3960" w:type="dxa"/>
          </w:tcPr>
          <w:p w14:paraId="3D053D8D" w14:textId="77777777" w:rsidR="00E60591" w:rsidRDefault="00E60591" w:rsidP="00E60591">
            <w:pPr>
              <w:pStyle w:val="EngHang"/>
            </w:pPr>
            <w:r>
              <w:t>I thank You,</w:t>
            </w:r>
          </w:p>
          <w:p w14:paraId="0D171EF8" w14:textId="77777777" w:rsidR="00E60591" w:rsidRDefault="00E60591" w:rsidP="00E60591">
            <w:pPr>
              <w:pStyle w:val="EngHang"/>
            </w:pPr>
            <w:r>
              <w:t>O God of Israel,</w:t>
            </w:r>
          </w:p>
          <w:p w14:paraId="4B0BD447" w14:textId="77777777" w:rsidR="00E60591" w:rsidRDefault="00E60591" w:rsidP="00E60591">
            <w:pPr>
              <w:pStyle w:val="EngHang"/>
            </w:pPr>
            <w:r>
              <w:t>For You will come again</w:t>
            </w:r>
          </w:p>
          <w:p w14:paraId="1FDB8CE0" w14:textId="77777777" w:rsidR="00E60591" w:rsidRDefault="00E60591" w:rsidP="00E60591">
            <w:pPr>
              <w:pStyle w:val="EngHangEnd"/>
            </w:pPr>
            <w:r>
              <w:t>To judge the whole world.</w:t>
            </w:r>
          </w:p>
        </w:tc>
        <w:tc>
          <w:tcPr>
            <w:tcW w:w="288" w:type="dxa"/>
          </w:tcPr>
          <w:p w14:paraId="44B82220" w14:textId="77777777" w:rsidR="00E60591" w:rsidRDefault="00E60591" w:rsidP="00E60591">
            <w:pPr>
              <w:pStyle w:val="CopticCross"/>
            </w:pPr>
          </w:p>
        </w:tc>
        <w:tc>
          <w:tcPr>
            <w:tcW w:w="288" w:type="dxa"/>
          </w:tcPr>
          <w:p w14:paraId="6701FAAB" w14:textId="77777777" w:rsidR="00E60591" w:rsidRDefault="00E60591" w:rsidP="00E60591">
            <w:pPr>
              <w:pStyle w:val="CopticCross"/>
            </w:pPr>
          </w:p>
        </w:tc>
        <w:tc>
          <w:tcPr>
            <w:tcW w:w="3960" w:type="dxa"/>
          </w:tcPr>
          <w:p w14:paraId="51FA522E" w14:textId="77777777" w:rsidR="00E60591" w:rsidRDefault="00E60591" w:rsidP="00E60591">
            <w:pPr>
              <w:pStyle w:val="CopticVersemulti-line"/>
            </w:pPr>
            <w:r>
              <w:t>Ϯϣⲉⲡϩ̀ⲙⲟⲧ ⲛ̀ⲧⲟⲧⲕ:</w:t>
            </w:r>
          </w:p>
          <w:p w14:paraId="0B2F834F" w14:textId="77777777" w:rsidR="00E60591" w:rsidRDefault="00E60591" w:rsidP="00E60591">
            <w:pPr>
              <w:pStyle w:val="CopticVersemulti-line"/>
            </w:pPr>
            <w:r>
              <w:t>Ⲫ̀ⲛⲟⲩϯ ⲙ̀Ⲡⲓⲥⲣⲁⲏⲗ:</w:t>
            </w:r>
          </w:p>
          <w:p w14:paraId="38CD23F3" w14:textId="77777777" w:rsidR="00E60591" w:rsidRDefault="00E60591" w:rsidP="00E60591">
            <w:pPr>
              <w:pStyle w:val="CopticVersemulti-line"/>
            </w:pPr>
            <w:r>
              <w:t>ϫⲉ ⲉⲕⲉ̀ⲓ̀ ⲉ̀ϯϩⲁⲡ:</w:t>
            </w:r>
          </w:p>
          <w:p w14:paraId="30E8E83C" w14:textId="77777777" w:rsidR="00E60591" w:rsidRDefault="00E60591" w:rsidP="00E60591">
            <w:pPr>
              <w:pStyle w:val="CopticVerse"/>
            </w:pPr>
            <w:r>
              <w:t>ⲉ̀ϯⲟⲓⲕⲟⲩⲙⲉⲛⲏ.</w:t>
            </w:r>
          </w:p>
        </w:tc>
      </w:tr>
      <w:tr w:rsidR="00E60591" w14:paraId="1BE3E53A" w14:textId="77777777" w:rsidTr="00E60591">
        <w:trPr>
          <w:cantSplit/>
        </w:trPr>
        <w:tc>
          <w:tcPr>
            <w:tcW w:w="288" w:type="dxa"/>
          </w:tcPr>
          <w:p w14:paraId="2238A0FC" w14:textId="77777777" w:rsidR="00E60591" w:rsidRDefault="00E60591" w:rsidP="00E60591">
            <w:pPr>
              <w:pStyle w:val="CopticCross"/>
            </w:pPr>
            <w:r>
              <w:t>¿</w:t>
            </w:r>
          </w:p>
        </w:tc>
        <w:tc>
          <w:tcPr>
            <w:tcW w:w="3960" w:type="dxa"/>
          </w:tcPr>
          <w:p w14:paraId="7184A029" w14:textId="77777777" w:rsidR="00E60591" w:rsidRDefault="00E60591" w:rsidP="00E60591">
            <w:pPr>
              <w:pStyle w:val="EngHang"/>
            </w:pPr>
            <w:r>
              <w:t>I thank You,</w:t>
            </w:r>
          </w:p>
          <w:p w14:paraId="08014314" w14:textId="77777777" w:rsidR="00E60591" w:rsidRDefault="00E60591" w:rsidP="00E60591">
            <w:pPr>
              <w:pStyle w:val="EngHang"/>
            </w:pPr>
            <w:r>
              <w:t>O God of Israel,</w:t>
            </w:r>
          </w:p>
          <w:p w14:paraId="3377053F" w14:textId="77777777" w:rsidR="00E60591" w:rsidRDefault="00E60591" w:rsidP="00E60591">
            <w:pPr>
              <w:pStyle w:val="EngHang"/>
            </w:pPr>
            <w:r>
              <w:t>Accord to me mercy,</w:t>
            </w:r>
          </w:p>
          <w:p w14:paraId="78111774" w14:textId="77777777" w:rsidR="00E60591" w:rsidRDefault="00E60591" w:rsidP="00E60591">
            <w:pPr>
              <w:pStyle w:val="EngHangEnd"/>
            </w:pPr>
            <w:r>
              <w:t>And forgiveness of sins.</w:t>
            </w:r>
          </w:p>
        </w:tc>
        <w:tc>
          <w:tcPr>
            <w:tcW w:w="288" w:type="dxa"/>
          </w:tcPr>
          <w:p w14:paraId="42BDA79D" w14:textId="77777777" w:rsidR="00E60591" w:rsidRDefault="00E60591" w:rsidP="00E60591">
            <w:pPr>
              <w:pStyle w:val="CopticCross"/>
            </w:pPr>
          </w:p>
        </w:tc>
        <w:tc>
          <w:tcPr>
            <w:tcW w:w="288" w:type="dxa"/>
          </w:tcPr>
          <w:p w14:paraId="00D41039" w14:textId="77777777" w:rsidR="00E60591" w:rsidRDefault="00E60591" w:rsidP="00E60591">
            <w:pPr>
              <w:pStyle w:val="CopticCross"/>
            </w:pPr>
            <w:r>
              <w:t>¿</w:t>
            </w:r>
          </w:p>
        </w:tc>
        <w:tc>
          <w:tcPr>
            <w:tcW w:w="3960" w:type="dxa"/>
          </w:tcPr>
          <w:p w14:paraId="627F1A8B" w14:textId="77777777" w:rsidR="00E60591" w:rsidRDefault="00E60591" w:rsidP="00E60591">
            <w:pPr>
              <w:pStyle w:val="CopticVersemulti-line"/>
            </w:pPr>
            <w:r>
              <w:t>Ϯϣⲉⲡϩ̀ⲙⲟⲧ ⲉ̀ⲧⲟⲧⲕ:</w:t>
            </w:r>
          </w:p>
          <w:p w14:paraId="412A3D69" w14:textId="77777777" w:rsidR="00E60591" w:rsidRDefault="00E60591" w:rsidP="00E60591">
            <w:pPr>
              <w:pStyle w:val="CopticVersemulti-line"/>
            </w:pPr>
            <w:r>
              <w:t>Ⲫ̀ⲛⲟⲩϯ ⲙ̀Ⲡⲓⲥⲣⲁⲏⲗ:</w:t>
            </w:r>
          </w:p>
          <w:p w14:paraId="0C82AE34" w14:textId="77777777" w:rsidR="00E60591" w:rsidRDefault="00E60591" w:rsidP="00E60591">
            <w:pPr>
              <w:pStyle w:val="CopticVersemulti-line"/>
            </w:pPr>
            <w:r>
              <w:t>ⲙⲟⲓ ⲛⲏⲓ ⲛ̀ⲟⲩⲛⲁⲓ:</w:t>
            </w:r>
          </w:p>
          <w:p w14:paraId="0C61B831" w14:textId="77777777" w:rsidR="00E60591" w:rsidRDefault="00E60591" w:rsidP="00E60591">
            <w:pPr>
              <w:pStyle w:val="CopticVerse"/>
            </w:pPr>
            <w:r>
              <w:t>ⲛⲉⲙ ⲟⲩⲭⲱ ⲉ̀ⲃⲟⲗ.</w:t>
            </w:r>
          </w:p>
        </w:tc>
      </w:tr>
      <w:tr w:rsidR="00E60591" w14:paraId="797F3C64" w14:textId="77777777" w:rsidTr="00E60591">
        <w:trPr>
          <w:cantSplit/>
        </w:trPr>
        <w:tc>
          <w:tcPr>
            <w:tcW w:w="288" w:type="dxa"/>
          </w:tcPr>
          <w:p w14:paraId="10DDA91B" w14:textId="77777777" w:rsidR="00E60591" w:rsidRDefault="00E60591" w:rsidP="00E60591">
            <w:pPr>
              <w:pStyle w:val="CopticCross"/>
            </w:pPr>
          </w:p>
        </w:tc>
        <w:tc>
          <w:tcPr>
            <w:tcW w:w="3960" w:type="dxa"/>
          </w:tcPr>
          <w:p w14:paraId="22AD2BC7" w14:textId="77777777" w:rsidR="00E60591" w:rsidRDefault="00E60591" w:rsidP="00E60591">
            <w:pPr>
              <w:pStyle w:val="EngHang"/>
            </w:pPr>
            <w:r>
              <w:t>I thank You,</w:t>
            </w:r>
          </w:p>
          <w:p w14:paraId="68754942" w14:textId="77777777" w:rsidR="00E60591" w:rsidRDefault="00E60591" w:rsidP="00E60591">
            <w:pPr>
              <w:pStyle w:val="EngHang"/>
            </w:pPr>
            <w:r>
              <w:t>O God of Israel,</w:t>
            </w:r>
          </w:p>
          <w:p w14:paraId="76884C41" w14:textId="77777777" w:rsidR="00E60591" w:rsidRDefault="00E60591" w:rsidP="00E60591">
            <w:pPr>
              <w:pStyle w:val="EngHang"/>
            </w:pPr>
            <w:r>
              <w:t>Absolve and remit</w:t>
            </w:r>
          </w:p>
          <w:p w14:paraId="65E24D4D" w14:textId="77777777" w:rsidR="00E60591" w:rsidRDefault="00E60591" w:rsidP="00E60591">
            <w:pPr>
              <w:pStyle w:val="EngHangEnd"/>
            </w:pPr>
            <w:r>
              <w:t>All our iniquities.</w:t>
            </w:r>
          </w:p>
        </w:tc>
        <w:tc>
          <w:tcPr>
            <w:tcW w:w="288" w:type="dxa"/>
          </w:tcPr>
          <w:p w14:paraId="35BC6E32" w14:textId="77777777" w:rsidR="00E60591" w:rsidRDefault="00E60591" w:rsidP="00E60591">
            <w:pPr>
              <w:pStyle w:val="CopticCross"/>
            </w:pPr>
          </w:p>
        </w:tc>
        <w:tc>
          <w:tcPr>
            <w:tcW w:w="288" w:type="dxa"/>
          </w:tcPr>
          <w:p w14:paraId="18DC4B3C" w14:textId="77777777" w:rsidR="00E60591" w:rsidRDefault="00E60591" w:rsidP="00E60591">
            <w:pPr>
              <w:pStyle w:val="CopticCross"/>
            </w:pPr>
          </w:p>
        </w:tc>
        <w:tc>
          <w:tcPr>
            <w:tcW w:w="3960" w:type="dxa"/>
          </w:tcPr>
          <w:p w14:paraId="563EF2D2" w14:textId="77777777" w:rsidR="00E60591" w:rsidRDefault="00E60591" w:rsidP="00E60591">
            <w:pPr>
              <w:pStyle w:val="CopticVersemulti-line"/>
            </w:pPr>
            <w:r>
              <w:t>Ϯϣⲉⲡϩ̀ⲙⲟⲧ ⲛ̀ⲧⲟⲧⲕ:</w:t>
            </w:r>
          </w:p>
          <w:p w14:paraId="47F63AB4" w14:textId="77777777" w:rsidR="00E60591" w:rsidRDefault="00E60591" w:rsidP="00E60591">
            <w:pPr>
              <w:pStyle w:val="CopticVersemulti-line"/>
            </w:pPr>
            <w:r>
              <w:t>Ⲫ̀ⲛⲟⲩϯ ⲙ̀Ⲡⲓⲥⲣⲁⲏⲗ:</w:t>
            </w:r>
          </w:p>
          <w:p w14:paraId="4C36F21E" w14:textId="77777777" w:rsidR="00E60591" w:rsidRDefault="00E60591" w:rsidP="00E60591">
            <w:pPr>
              <w:pStyle w:val="CopticVersemulti-line"/>
            </w:pPr>
            <w:r>
              <w:t>ⲁ̀ⲣⲓⲥⲩⲛⲭⲱⲣⲓⲛ:</w:t>
            </w:r>
          </w:p>
          <w:p w14:paraId="72F343DC" w14:textId="77777777" w:rsidR="00E60591" w:rsidRDefault="00E60591" w:rsidP="00E60591">
            <w:pPr>
              <w:pStyle w:val="CopticVerse"/>
            </w:pPr>
            <w:r>
              <w:t>ⲛ̀ⲛⲉⲛⲡⲁⲣⲁⲡ̀ⲧⲱⲙⲁ.</w:t>
            </w:r>
          </w:p>
        </w:tc>
      </w:tr>
      <w:tr w:rsidR="00E60591" w14:paraId="644FBD6E" w14:textId="77777777" w:rsidTr="00E60591">
        <w:trPr>
          <w:cantSplit/>
        </w:trPr>
        <w:tc>
          <w:tcPr>
            <w:tcW w:w="288" w:type="dxa"/>
          </w:tcPr>
          <w:p w14:paraId="213CB0B5" w14:textId="77777777" w:rsidR="00E60591" w:rsidRDefault="00E60591" w:rsidP="00E60591">
            <w:pPr>
              <w:pStyle w:val="CopticCross"/>
            </w:pPr>
            <w:r>
              <w:t>¿</w:t>
            </w:r>
          </w:p>
        </w:tc>
        <w:tc>
          <w:tcPr>
            <w:tcW w:w="3960" w:type="dxa"/>
          </w:tcPr>
          <w:p w14:paraId="3053C448" w14:textId="77777777" w:rsidR="00E60591" w:rsidRDefault="00E60591" w:rsidP="00E60591">
            <w:pPr>
              <w:pStyle w:val="EngHang"/>
            </w:pPr>
            <w:r>
              <w:t>I thank You,</w:t>
            </w:r>
          </w:p>
          <w:p w14:paraId="189DBE4C" w14:textId="77777777" w:rsidR="00E60591" w:rsidRDefault="00E60591" w:rsidP="00E60591">
            <w:pPr>
              <w:pStyle w:val="EngHang"/>
            </w:pPr>
            <w:r>
              <w:t>O God of Isreal.</w:t>
            </w:r>
          </w:p>
          <w:p w14:paraId="769A2FAA" w14:textId="77777777" w:rsidR="00E60591" w:rsidRDefault="00E60591" w:rsidP="00E60591">
            <w:pPr>
              <w:pStyle w:val="EngHang"/>
            </w:pPr>
            <w:r>
              <w:t>We glorify Your Name,</w:t>
            </w:r>
          </w:p>
          <w:p w14:paraId="14238698" w14:textId="77777777" w:rsidR="00E60591" w:rsidRDefault="00E60591" w:rsidP="00E60591">
            <w:pPr>
              <w:pStyle w:val="EngHangEnd"/>
            </w:pPr>
            <w:r>
              <w:t>And worship You according to Your great mercy.</w:t>
            </w:r>
          </w:p>
        </w:tc>
        <w:tc>
          <w:tcPr>
            <w:tcW w:w="288" w:type="dxa"/>
          </w:tcPr>
          <w:p w14:paraId="31EF362F" w14:textId="77777777" w:rsidR="00E60591" w:rsidRDefault="00E60591" w:rsidP="00E60591">
            <w:pPr>
              <w:pStyle w:val="CopticCross"/>
            </w:pPr>
          </w:p>
        </w:tc>
        <w:tc>
          <w:tcPr>
            <w:tcW w:w="288" w:type="dxa"/>
          </w:tcPr>
          <w:p w14:paraId="40FE6F0F" w14:textId="77777777" w:rsidR="00E60591" w:rsidRDefault="00E60591" w:rsidP="00E60591">
            <w:pPr>
              <w:pStyle w:val="CopticCross"/>
            </w:pPr>
            <w:r>
              <w:t>¿</w:t>
            </w:r>
          </w:p>
        </w:tc>
        <w:tc>
          <w:tcPr>
            <w:tcW w:w="3960" w:type="dxa"/>
          </w:tcPr>
          <w:p w14:paraId="7BF75EF3" w14:textId="77777777" w:rsidR="00E60591" w:rsidRDefault="00E60591" w:rsidP="00E60591">
            <w:pPr>
              <w:pStyle w:val="CopticVersemulti-line"/>
            </w:pPr>
            <w:r>
              <w:t>Ϯϣⲉⲡϩ̀ⲙⲟⲧ ⲛ̀ⲧⲟⲧⲕ:</w:t>
            </w:r>
          </w:p>
          <w:p w14:paraId="5C027B93" w14:textId="77777777" w:rsidR="00E60591" w:rsidRDefault="00E60591" w:rsidP="00E60591">
            <w:pPr>
              <w:pStyle w:val="CopticVersemulti-line"/>
            </w:pPr>
            <w:r>
              <w:t>Ⲫ̀ⲛⲟⲩϯ ⲙ̀Ⲡⲓⲥⲁⲣⲏⲗ:</w:t>
            </w:r>
          </w:p>
          <w:p w14:paraId="664B946F" w14:textId="77777777" w:rsidR="00E60591" w:rsidRDefault="00E60591" w:rsidP="00E60591">
            <w:pPr>
              <w:pStyle w:val="CopticVersemulti-line"/>
            </w:pPr>
            <w:r>
              <w:t>ϯϯⲱ̀ⲟⲩ ⲱ̀ⲡⲉⲕⲣⲁⲛ:</w:t>
            </w:r>
          </w:p>
          <w:p w14:paraId="7C8A64F3" w14:textId="77777777" w:rsidR="00E60591" w:rsidRDefault="00E60591" w:rsidP="00E60591">
            <w:pPr>
              <w:pStyle w:val="CopticVerse"/>
            </w:pPr>
            <w:r>
              <w:t>ⲟⲩⲟϩ ⲧⲉⲛⲟⲩⲱϣⲧ ⲙ̀ⲙⲟⲕ ⲕⲁⲧⲁ ⲡⲉⲕⲛⲓϣϯ ⲛ̀ⲛⲁⲓ.</w:t>
            </w:r>
          </w:p>
        </w:tc>
      </w:tr>
      <w:tr w:rsidR="00E60591" w14:paraId="3D7A79C1" w14:textId="77777777" w:rsidTr="00E60591">
        <w:trPr>
          <w:cantSplit/>
        </w:trPr>
        <w:tc>
          <w:tcPr>
            <w:tcW w:w="288" w:type="dxa"/>
          </w:tcPr>
          <w:p w14:paraId="6223083D" w14:textId="77777777" w:rsidR="00E60591" w:rsidRDefault="00E60591" w:rsidP="00E60591">
            <w:pPr>
              <w:pStyle w:val="CopticCross"/>
            </w:pPr>
          </w:p>
        </w:tc>
        <w:tc>
          <w:tcPr>
            <w:tcW w:w="3960" w:type="dxa"/>
          </w:tcPr>
          <w:p w14:paraId="74FFFFD9" w14:textId="77777777" w:rsidR="00E60591" w:rsidRDefault="00E60591" w:rsidP="00E60591">
            <w:pPr>
              <w:pStyle w:val="EngHang"/>
            </w:pPr>
            <w:r>
              <w:t>And whenever we</w:t>
            </w:r>
          </w:p>
          <w:p w14:paraId="1C07130F" w14:textId="77777777" w:rsidR="00E60591" w:rsidRDefault="00E60591" w:rsidP="00E60591">
            <w:pPr>
              <w:pStyle w:val="EngHang"/>
            </w:pPr>
            <w:r>
              <w:t>Gather for prayer,</w:t>
            </w:r>
          </w:p>
          <w:p w14:paraId="5672D73A" w14:textId="77777777" w:rsidR="00E60591" w:rsidRDefault="00E60591" w:rsidP="00E60591">
            <w:pPr>
              <w:pStyle w:val="EngHang"/>
            </w:pPr>
            <w:r>
              <w:t>Let us bless the Name,</w:t>
            </w:r>
          </w:p>
          <w:p w14:paraId="0EB7AF6E" w14:textId="77777777" w:rsidR="00E60591" w:rsidRDefault="00E60591" w:rsidP="00E60591">
            <w:pPr>
              <w:pStyle w:val="EngHangEnd"/>
            </w:pPr>
            <w:r>
              <w:t>Of my Lord Jesus.</w:t>
            </w:r>
          </w:p>
        </w:tc>
        <w:tc>
          <w:tcPr>
            <w:tcW w:w="288" w:type="dxa"/>
          </w:tcPr>
          <w:p w14:paraId="37D1BCE5" w14:textId="77777777" w:rsidR="00E60591" w:rsidRDefault="00E60591" w:rsidP="00E60591">
            <w:pPr>
              <w:pStyle w:val="CopticCross"/>
            </w:pPr>
          </w:p>
        </w:tc>
        <w:tc>
          <w:tcPr>
            <w:tcW w:w="288" w:type="dxa"/>
          </w:tcPr>
          <w:p w14:paraId="04485DEF" w14:textId="77777777" w:rsidR="00E60591" w:rsidRDefault="00E60591" w:rsidP="00E60591">
            <w:pPr>
              <w:pStyle w:val="CopticCross"/>
            </w:pPr>
          </w:p>
        </w:tc>
        <w:tc>
          <w:tcPr>
            <w:tcW w:w="3960" w:type="dxa"/>
          </w:tcPr>
          <w:p w14:paraId="67484AE6" w14:textId="77777777" w:rsidR="00E60591" w:rsidRDefault="00E60591" w:rsidP="00E60591">
            <w:pPr>
              <w:pStyle w:val="CopticVersemulti-line"/>
            </w:pPr>
            <w:r>
              <w:t>Ⲗⲟⲓⲡⲟⲛ ⲁⲛϣⲁⲛⲑⲱⲟⲩϯ:</w:t>
            </w:r>
          </w:p>
          <w:p w14:paraId="5B6E58C8" w14:textId="77777777" w:rsidR="00E60591" w:rsidRDefault="00E60591" w:rsidP="00E60591">
            <w:pPr>
              <w:pStyle w:val="CopticVersemulti-line"/>
            </w:pPr>
            <w:r>
              <w:t>ⲉ̀ϯⲡ̀ⲣⲟⲥⲉⲩⲭⲏ:</w:t>
            </w:r>
          </w:p>
          <w:p w14:paraId="3350DAD5" w14:textId="77777777" w:rsidR="00E60591" w:rsidRDefault="00E60591" w:rsidP="00E60591">
            <w:pPr>
              <w:pStyle w:val="CopticVersemulti-line"/>
            </w:pPr>
            <w:r>
              <w:t>ⲙⲁⲣⲉⲛⲥ̀ⲙⲟⲩ ⲉ̀ⲡⲓⲣⲁⲛ:</w:t>
            </w:r>
          </w:p>
          <w:p w14:paraId="3FE7DF9E" w14:textId="77777777" w:rsidR="00E60591" w:rsidRDefault="00E60591" w:rsidP="00E60591">
            <w:pPr>
              <w:pStyle w:val="CopticVerse"/>
            </w:pPr>
            <w:r>
              <w:t>ⲛ̀ⲧⲉ Ⲡⲁϭⲟⲓⲥ Ⲓⲏⲥⲟⲩⲥ.</w:t>
            </w:r>
          </w:p>
        </w:tc>
      </w:tr>
      <w:tr w:rsidR="00E60591" w14:paraId="68C4DC2D" w14:textId="77777777" w:rsidTr="00E60591">
        <w:trPr>
          <w:cantSplit/>
        </w:trPr>
        <w:tc>
          <w:tcPr>
            <w:tcW w:w="288" w:type="dxa"/>
          </w:tcPr>
          <w:p w14:paraId="1E9DB449" w14:textId="77777777" w:rsidR="00E60591" w:rsidRDefault="00E60591" w:rsidP="00E60591">
            <w:pPr>
              <w:pStyle w:val="CopticCross"/>
            </w:pPr>
            <w:r>
              <w:t>¿</w:t>
            </w:r>
          </w:p>
        </w:tc>
        <w:tc>
          <w:tcPr>
            <w:tcW w:w="3960" w:type="dxa"/>
          </w:tcPr>
          <w:p w14:paraId="231A1FD3" w14:textId="77777777" w:rsidR="00E60591" w:rsidRDefault="00E60591" w:rsidP="00E60591">
            <w:pPr>
              <w:pStyle w:val="EngHang"/>
            </w:pPr>
            <w:r>
              <w:t>We bless You,</w:t>
            </w:r>
          </w:p>
          <w:p w14:paraId="3C43AA2F" w14:textId="77777777" w:rsidR="00E60591" w:rsidRDefault="00E60591" w:rsidP="00E60591">
            <w:pPr>
              <w:pStyle w:val="EngHang"/>
            </w:pPr>
            <w:r>
              <w:t>O my Lord Jesus,</w:t>
            </w:r>
          </w:p>
          <w:p w14:paraId="0AE4A053" w14:textId="77777777" w:rsidR="00E60591" w:rsidRDefault="00E60591" w:rsidP="00E60591">
            <w:pPr>
              <w:pStyle w:val="EngHang"/>
            </w:pPr>
            <w:r>
              <w:t>Keep us through Your Name,</w:t>
            </w:r>
          </w:p>
          <w:p w14:paraId="7FE73C0F" w14:textId="77777777" w:rsidR="00E60591" w:rsidRDefault="00E60591" w:rsidP="00E60591">
            <w:pPr>
              <w:pStyle w:val="EngHangEnd"/>
            </w:pPr>
            <w:r>
              <w:t>Fro we have hope in You.</w:t>
            </w:r>
          </w:p>
        </w:tc>
        <w:tc>
          <w:tcPr>
            <w:tcW w:w="288" w:type="dxa"/>
          </w:tcPr>
          <w:p w14:paraId="64F7F638" w14:textId="77777777" w:rsidR="00E60591" w:rsidRDefault="00E60591" w:rsidP="00E60591">
            <w:pPr>
              <w:pStyle w:val="CopticCross"/>
            </w:pPr>
          </w:p>
        </w:tc>
        <w:tc>
          <w:tcPr>
            <w:tcW w:w="288" w:type="dxa"/>
          </w:tcPr>
          <w:p w14:paraId="17ADBC68" w14:textId="77777777" w:rsidR="00E60591" w:rsidRDefault="00E60591" w:rsidP="00E60591">
            <w:pPr>
              <w:pStyle w:val="CopticCross"/>
            </w:pPr>
            <w:r>
              <w:t>¿</w:t>
            </w:r>
          </w:p>
        </w:tc>
        <w:tc>
          <w:tcPr>
            <w:tcW w:w="3960" w:type="dxa"/>
          </w:tcPr>
          <w:p w14:paraId="7F219122" w14:textId="77777777" w:rsidR="00E60591" w:rsidRDefault="00E60591" w:rsidP="00E60591">
            <w:pPr>
              <w:pStyle w:val="CopticVersemulti-line"/>
            </w:pPr>
            <w:r>
              <w:t>Ϫⲉ ⲧⲉⲛⲛⲁⲥ̀ⲙⲟⲩ ⲉ̀ⲣⲟⲕ:</w:t>
            </w:r>
          </w:p>
          <w:p w14:paraId="45C9BDC3" w14:textId="77777777" w:rsidR="00E60591" w:rsidRDefault="00E60591" w:rsidP="00E60591">
            <w:pPr>
              <w:pStyle w:val="CopticVersemulti-line"/>
            </w:pPr>
            <w:r>
              <w:t>ⲱ̀ Ⲡⲁϭⲟⲓⲥ Ⲓⲏⲥⲟⲩⲥ:</w:t>
            </w:r>
          </w:p>
          <w:p w14:paraId="6781B7C8" w14:textId="77777777" w:rsidR="00E60591" w:rsidRDefault="00E60591" w:rsidP="00E60591">
            <w:pPr>
              <w:pStyle w:val="CopticVersemulti-line"/>
            </w:pPr>
            <w:r>
              <w:t>ⲛⲁϩⲙⲉⲛ ϧⲉⲛ Ⲡⲉⲕⲣⲁⲛ:</w:t>
            </w:r>
          </w:p>
          <w:p w14:paraId="76745A9B" w14:textId="77777777" w:rsidR="00E60591" w:rsidRDefault="00E60591" w:rsidP="00E60591">
            <w:pPr>
              <w:pStyle w:val="CopticVerse"/>
            </w:pPr>
            <w:r>
              <w:t>ϫⲉ ⲁⲛⲉⲣϩⲉⲗⲡⲓⲥ ⲉ̀ⲣⲟⲕ.</w:t>
            </w:r>
          </w:p>
        </w:tc>
      </w:tr>
      <w:tr w:rsidR="00E60591" w14:paraId="4286793A" w14:textId="77777777" w:rsidTr="00E60591">
        <w:trPr>
          <w:cantSplit/>
        </w:trPr>
        <w:tc>
          <w:tcPr>
            <w:tcW w:w="288" w:type="dxa"/>
          </w:tcPr>
          <w:p w14:paraId="633F8B87" w14:textId="77777777" w:rsidR="00E60591" w:rsidRDefault="00E60591" w:rsidP="00E60591">
            <w:pPr>
              <w:pStyle w:val="CopticCross"/>
            </w:pPr>
          </w:p>
        </w:tc>
        <w:tc>
          <w:tcPr>
            <w:tcW w:w="3960" w:type="dxa"/>
          </w:tcPr>
          <w:p w14:paraId="17D8AA70" w14:textId="77777777" w:rsidR="00E60591" w:rsidRDefault="00E60591" w:rsidP="00E60591">
            <w:pPr>
              <w:pStyle w:val="EngHang"/>
            </w:pPr>
            <w:r>
              <w:t>That we may praise You,</w:t>
            </w:r>
          </w:p>
          <w:p w14:paraId="6E0F4FD8" w14:textId="77777777" w:rsidR="00E60591" w:rsidRDefault="00E60591" w:rsidP="00E60591">
            <w:pPr>
              <w:pStyle w:val="EngHang"/>
            </w:pPr>
            <w:r>
              <w:t>With Your Good Father,</w:t>
            </w:r>
          </w:p>
          <w:p w14:paraId="5C770468" w14:textId="77777777" w:rsidR="00E60591" w:rsidRDefault="00E60591" w:rsidP="00E60591">
            <w:pPr>
              <w:pStyle w:val="EngHang"/>
            </w:pPr>
            <w:r>
              <w:t>And the Holy Spirit,</w:t>
            </w:r>
          </w:p>
          <w:p w14:paraId="5CF0FC32" w14:textId="77777777" w:rsidR="00E60591" w:rsidRDefault="00E60591" w:rsidP="00E60591">
            <w:pPr>
              <w:pStyle w:val="EngHangEnd"/>
            </w:pPr>
            <w:r>
              <w:t>For You have {come} and saved us.</w:t>
            </w:r>
          </w:p>
        </w:tc>
        <w:tc>
          <w:tcPr>
            <w:tcW w:w="288" w:type="dxa"/>
          </w:tcPr>
          <w:p w14:paraId="2407F204" w14:textId="77777777" w:rsidR="00E60591" w:rsidRDefault="00E60591" w:rsidP="00E60591">
            <w:pPr>
              <w:pStyle w:val="CopticCross"/>
            </w:pPr>
          </w:p>
        </w:tc>
        <w:tc>
          <w:tcPr>
            <w:tcW w:w="288" w:type="dxa"/>
          </w:tcPr>
          <w:p w14:paraId="5FDC53D9" w14:textId="77777777" w:rsidR="00E60591" w:rsidRDefault="00E60591" w:rsidP="00E60591">
            <w:pPr>
              <w:pStyle w:val="CopticCross"/>
            </w:pPr>
          </w:p>
        </w:tc>
        <w:tc>
          <w:tcPr>
            <w:tcW w:w="3960" w:type="dxa"/>
          </w:tcPr>
          <w:p w14:paraId="2289A837" w14:textId="77777777" w:rsidR="00E60591" w:rsidRDefault="00E60591" w:rsidP="00E60591">
            <w:pPr>
              <w:pStyle w:val="CopticVersemulti-line"/>
            </w:pPr>
            <w:r>
              <w:t>Ⲉⲑⲡⲉⲛϩⲱⲥ ⲉ̀ⲣⲟⲕ:</w:t>
            </w:r>
          </w:p>
          <w:p w14:paraId="16070D8A" w14:textId="77777777" w:rsidR="00E60591" w:rsidRDefault="00E60591" w:rsidP="00E60591">
            <w:pPr>
              <w:pStyle w:val="CopticVersemulti-line"/>
            </w:pPr>
            <w:r>
              <w:t>ⲛⲉⲙ Ⲡⲉⲕⲓⲱⲧ ⲛ̀ⲁ̀ⲅⲁⲑⲟⲥ:</w:t>
            </w:r>
          </w:p>
          <w:p w14:paraId="279F2C85" w14:textId="77777777" w:rsidR="00E60591" w:rsidRDefault="00E60591" w:rsidP="00E60591">
            <w:pPr>
              <w:pStyle w:val="CopticVersemulti-line"/>
            </w:pPr>
            <w:r>
              <w:t>ⲛⲉⲙ Ⲡⲓⲡ̀ⲛⲉⲩⲙⲁ ⲉⲑⲟⲩⲁⲃ:</w:t>
            </w:r>
          </w:p>
          <w:p w14:paraId="207BA570" w14:textId="77777777" w:rsidR="00E60591" w:rsidRDefault="00E60591" w:rsidP="00E60591">
            <w:pPr>
              <w:pStyle w:val="CopticVerse"/>
            </w:pPr>
            <w:r>
              <w:t>ⲕⲉ ⲁⲕⲓ̀ ⲁⲕⲥⲱϯ ⲙ̀ⲙⲟⲛ.</w:t>
            </w:r>
          </w:p>
        </w:tc>
      </w:tr>
      <w:tr w:rsidR="00E60591" w14:paraId="045E05E8" w14:textId="77777777" w:rsidTr="00E60591">
        <w:trPr>
          <w:cantSplit/>
        </w:trPr>
        <w:tc>
          <w:tcPr>
            <w:tcW w:w="288" w:type="dxa"/>
          </w:tcPr>
          <w:p w14:paraId="3BE5811C" w14:textId="77777777" w:rsidR="00E60591" w:rsidRDefault="00E60591" w:rsidP="00E60591">
            <w:pPr>
              <w:pStyle w:val="CopticCross"/>
            </w:pPr>
            <w:r>
              <w:t>¿</w:t>
            </w:r>
          </w:p>
        </w:tc>
        <w:tc>
          <w:tcPr>
            <w:tcW w:w="3960" w:type="dxa"/>
          </w:tcPr>
          <w:p w14:paraId="6E96DD3F" w14:textId="77777777" w:rsidR="00E60591" w:rsidRPr="007116DC" w:rsidRDefault="00E60591" w:rsidP="00E60591">
            <w:pPr>
              <w:pStyle w:val="EngHang"/>
              <w:rPr>
                <w:rFonts w:eastAsia="Arial Unicode MS"/>
              </w:rPr>
            </w:pPr>
            <w:r w:rsidRPr="007116DC">
              <w:rPr>
                <w:rFonts w:eastAsia="Arial Unicode MS"/>
              </w:rPr>
              <w:t>Glory to the Father and the Son,</w:t>
            </w:r>
          </w:p>
          <w:p w14:paraId="2CB29E11" w14:textId="77777777" w:rsidR="00E60591" w:rsidRPr="007116DC" w:rsidRDefault="00E60591" w:rsidP="00E60591">
            <w:pPr>
              <w:pStyle w:val="EngHang"/>
              <w:rPr>
                <w:rFonts w:eastAsia="Arial Unicode MS"/>
              </w:rPr>
            </w:pPr>
            <w:r w:rsidRPr="007116DC">
              <w:rPr>
                <w:rFonts w:eastAsia="Arial Unicode MS"/>
              </w:rPr>
              <w:t>And the Holy Spirit,</w:t>
            </w:r>
          </w:p>
          <w:p w14:paraId="5B66C678" w14:textId="77777777" w:rsidR="00E60591" w:rsidRPr="007116DC" w:rsidRDefault="00E60591" w:rsidP="00E60591">
            <w:pPr>
              <w:pStyle w:val="EngHang"/>
              <w:rPr>
                <w:rFonts w:eastAsia="Arial Unicode MS"/>
              </w:rPr>
            </w:pPr>
            <w:r w:rsidRPr="007116DC">
              <w:rPr>
                <w:rFonts w:eastAsia="Arial Unicode MS"/>
              </w:rPr>
              <w:t>Now and forever,</w:t>
            </w:r>
          </w:p>
          <w:p w14:paraId="10D8D0B3" w14:textId="77777777" w:rsidR="00E60591" w:rsidRPr="007116DC" w:rsidRDefault="00E60591" w:rsidP="00E60591">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68CB141A" w14:textId="77777777" w:rsidR="00E60591" w:rsidRDefault="00E60591" w:rsidP="00E60591">
            <w:pPr>
              <w:pStyle w:val="CopticCross"/>
            </w:pPr>
          </w:p>
        </w:tc>
        <w:tc>
          <w:tcPr>
            <w:tcW w:w="288" w:type="dxa"/>
          </w:tcPr>
          <w:p w14:paraId="51CF28AC" w14:textId="77777777" w:rsidR="00E60591" w:rsidRDefault="00E60591" w:rsidP="00E60591">
            <w:pPr>
              <w:pStyle w:val="CopticCross"/>
            </w:pPr>
            <w:r>
              <w:t>¿</w:t>
            </w:r>
          </w:p>
        </w:tc>
        <w:tc>
          <w:tcPr>
            <w:tcW w:w="3960" w:type="dxa"/>
          </w:tcPr>
          <w:p w14:paraId="135838A9" w14:textId="77777777" w:rsidR="00E60591" w:rsidRDefault="00E60591" w:rsidP="00E60591">
            <w:pPr>
              <w:pStyle w:val="CopticVersemulti-line"/>
            </w:pPr>
            <w:r>
              <w:t>Ⲇⲟⲝⲁ Ⲡⲁⲧⲣⲓ ⲕⲉ Ⲩⲓⲱ:</w:t>
            </w:r>
          </w:p>
          <w:p w14:paraId="3A826DA2" w14:textId="77777777" w:rsidR="00E60591" w:rsidRDefault="00E60591" w:rsidP="00E60591">
            <w:pPr>
              <w:pStyle w:val="CopticVersemulti-line"/>
            </w:pPr>
            <w:r>
              <w:t>ⲕⲉ ⲁ̀ⲅⲓⲱ̀ Ⲡ̀ⲛⲉⲩⲙⲁⲧⲓ:</w:t>
            </w:r>
          </w:p>
          <w:p w14:paraId="38B4A935" w14:textId="77777777" w:rsidR="00E60591" w:rsidRDefault="00E60591" w:rsidP="00E60591">
            <w:pPr>
              <w:pStyle w:val="CopticVersemulti-line"/>
            </w:pPr>
            <w:r>
              <w:t>ⲕⲉ ⲛⲯⲛ ⲕⲉ ⲁ̀ⲓ̀ ⲕⲉ ⲓⲥ ⲧⲟⲩⲥ</w:t>
            </w:r>
          </w:p>
          <w:p w14:paraId="05CC296E" w14:textId="77777777" w:rsidR="00E60591" w:rsidRDefault="00E60591" w:rsidP="00E60591">
            <w:pPr>
              <w:pStyle w:val="CopticVersemulti-line"/>
            </w:pPr>
            <w:r>
              <w:t>ⲉ̀ⲱ̀ⲛⲁⲥ ⲧⲱⲛ ⲉ̀ⲱ̀ⲛⲱⲛ ⲁ̀ⲙⲏⲛ.</w:t>
            </w:r>
          </w:p>
        </w:tc>
      </w:tr>
    </w:tbl>
    <w:p w14:paraId="26153773" w14:textId="77777777" w:rsidR="00E60591" w:rsidRDefault="00E60591" w:rsidP="00E60591">
      <w:pPr>
        <w:pStyle w:val="Heading3"/>
        <w:rPr>
          <w:lang w:val="en-US"/>
        </w:rPr>
      </w:pPr>
      <w:bookmarkStart w:id="1126" w:name="_Ref452620325"/>
      <w:bookmarkStart w:id="1127" w:name="_Toc479145653"/>
      <w:r>
        <w:t>Psali Batos</w:t>
      </w:r>
      <w:r>
        <w:rPr>
          <w:lang w:val="en-US"/>
        </w:rPr>
        <w:t xml:space="preserve"> On (After) the Third Canticle</w:t>
      </w:r>
      <w:bookmarkEnd w:id="1125"/>
      <w:bookmarkEnd w:id="1126"/>
      <w:bookmarkEnd w:id="11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4155F97" w14:textId="77777777" w:rsidTr="00E60591">
        <w:trPr>
          <w:cantSplit/>
        </w:trPr>
        <w:tc>
          <w:tcPr>
            <w:tcW w:w="288" w:type="dxa"/>
          </w:tcPr>
          <w:p w14:paraId="16FD0A07" w14:textId="77777777" w:rsidR="00E60591" w:rsidRDefault="00E60591" w:rsidP="00E60591">
            <w:pPr>
              <w:pStyle w:val="CopticCross"/>
            </w:pPr>
          </w:p>
        </w:tc>
        <w:tc>
          <w:tcPr>
            <w:tcW w:w="3960" w:type="dxa"/>
          </w:tcPr>
          <w:p w14:paraId="04765A74" w14:textId="77777777" w:rsidR="00E60591" w:rsidRDefault="00E60591" w:rsidP="00E60591">
            <w:pPr>
              <w:pStyle w:val="EngHang"/>
            </w:pPr>
            <w:r>
              <w:t>God, existing before the ages,</w:t>
            </w:r>
          </w:p>
          <w:p w14:paraId="4B78D88D" w14:textId="77777777" w:rsidR="00E60591" w:rsidRDefault="00E60591" w:rsidP="00E60591">
            <w:pPr>
              <w:pStyle w:val="EngHang"/>
            </w:pPr>
            <w:r>
              <w:t>Sent His elect Angel to save</w:t>
            </w:r>
          </w:p>
          <w:p w14:paraId="76186CD7" w14:textId="77777777" w:rsidR="00E60591" w:rsidRDefault="00E60591" w:rsidP="00E60591">
            <w:pPr>
              <w:pStyle w:val="EngHang"/>
            </w:pPr>
            <w:r>
              <w:t>The youths from the fiery furnace:</w:t>
            </w:r>
          </w:p>
          <w:p w14:paraId="22146938" w14:textId="77777777" w:rsidR="00E60591" w:rsidRDefault="00E60591" w:rsidP="00E60591">
            <w:pPr>
              <w:pStyle w:val="EngHangEnd"/>
            </w:pPr>
            <w:r>
              <w:t>Praise Him and exalt Him above all.</w:t>
            </w:r>
          </w:p>
        </w:tc>
      </w:tr>
      <w:tr w:rsidR="00E60591" w14:paraId="5A09C04A" w14:textId="77777777" w:rsidTr="00E60591">
        <w:trPr>
          <w:cantSplit/>
        </w:trPr>
        <w:tc>
          <w:tcPr>
            <w:tcW w:w="288" w:type="dxa"/>
          </w:tcPr>
          <w:p w14:paraId="4300D9F4" w14:textId="77777777" w:rsidR="00E60591" w:rsidRPr="001E2E1C" w:rsidRDefault="00E60591" w:rsidP="00E60591">
            <w:pPr>
              <w:pStyle w:val="CopticCross"/>
            </w:pPr>
            <w:r>
              <w:t>¿</w:t>
            </w:r>
          </w:p>
        </w:tc>
        <w:tc>
          <w:tcPr>
            <w:tcW w:w="3960" w:type="dxa"/>
          </w:tcPr>
          <w:p w14:paraId="12B64507" w14:textId="77777777" w:rsidR="00E60591" w:rsidRDefault="00E60591" w:rsidP="00E60591">
            <w:pPr>
              <w:pStyle w:val="EngHang"/>
            </w:pPr>
            <w:r>
              <w:t>Bless the Lord, the God of Israel,</w:t>
            </w:r>
          </w:p>
          <w:p w14:paraId="7582D9C8" w14:textId="77777777" w:rsidR="00E60591" w:rsidRDefault="00E60591" w:rsidP="00E60591">
            <w:pPr>
              <w:pStyle w:val="EngHang"/>
            </w:pPr>
            <w:r>
              <w:t>Ananias, Azarias and Misael.</w:t>
            </w:r>
          </w:p>
          <w:p w14:paraId="37E9CF5C" w14:textId="77777777" w:rsidR="00E60591" w:rsidRDefault="00E60591" w:rsidP="00E60591">
            <w:pPr>
              <w:pStyle w:val="EngHang"/>
            </w:pPr>
            <w:r>
              <w:t>Praise Him with the voice of joy:</w:t>
            </w:r>
          </w:p>
          <w:p w14:paraId="1FC4C016" w14:textId="77777777" w:rsidR="00E60591" w:rsidRDefault="00E60591" w:rsidP="00E60591">
            <w:pPr>
              <w:pStyle w:val="EngHangEnd"/>
            </w:pPr>
            <w:r>
              <w:t>Praise Him and exalt Him above all.</w:t>
            </w:r>
          </w:p>
        </w:tc>
      </w:tr>
      <w:tr w:rsidR="00E60591" w14:paraId="45947CAA" w14:textId="77777777" w:rsidTr="00E60591">
        <w:trPr>
          <w:cantSplit/>
        </w:trPr>
        <w:tc>
          <w:tcPr>
            <w:tcW w:w="288" w:type="dxa"/>
          </w:tcPr>
          <w:p w14:paraId="4322CED8" w14:textId="77777777" w:rsidR="00E60591" w:rsidRDefault="00E60591" w:rsidP="00E60591">
            <w:pPr>
              <w:pStyle w:val="CopticCross"/>
            </w:pPr>
          </w:p>
        </w:tc>
        <w:tc>
          <w:tcPr>
            <w:tcW w:w="3960" w:type="dxa"/>
          </w:tcPr>
          <w:p w14:paraId="296606E4" w14:textId="77777777" w:rsidR="00E60591" w:rsidRDefault="00E60591" w:rsidP="00E60591">
            <w:pPr>
              <w:pStyle w:val="EngHang"/>
            </w:pPr>
            <w:r>
              <w:t>Nebuchadnezzar, the king, made an image of gold,</w:t>
            </w:r>
          </w:p>
          <w:p w14:paraId="4A232B2D" w14:textId="77777777" w:rsidR="00E60591" w:rsidRDefault="00E60591" w:rsidP="00E60591">
            <w:pPr>
              <w:pStyle w:val="EngHang"/>
            </w:pPr>
            <w:r>
              <w:t>And said to the ministers and all his folk,</w:t>
            </w:r>
          </w:p>
          <w:p w14:paraId="423C28BA" w14:textId="77777777" w:rsidR="00E60591" w:rsidRDefault="00E60591" w:rsidP="00E60591">
            <w:pPr>
              <w:pStyle w:val="EngHang"/>
            </w:pPr>
            <w:r>
              <w:t>“Whenever you hear the musical notes—”</w:t>
            </w:r>
          </w:p>
          <w:p w14:paraId="18F33712" w14:textId="77777777" w:rsidR="00E60591" w:rsidRDefault="00E60591" w:rsidP="00E60591">
            <w:pPr>
              <w:pStyle w:val="EngHangEnd"/>
            </w:pPr>
            <w:r>
              <w:t>Praise Him and exalt Him above all.</w:t>
            </w:r>
          </w:p>
        </w:tc>
      </w:tr>
      <w:tr w:rsidR="00E60591" w14:paraId="7AFFC4EC" w14:textId="77777777" w:rsidTr="00E60591">
        <w:trPr>
          <w:cantSplit/>
        </w:trPr>
        <w:tc>
          <w:tcPr>
            <w:tcW w:w="288" w:type="dxa"/>
          </w:tcPr>
          <w:p w14:paraId="6C7F5867" w14:textId="77777777" w:rsidR="00E60591" w:rsidRDefault="00E60591" w:rsidP="00E60591">
            <w:pPr>
              <w:pStyle w:val="CopticCross"/>
            </w:pPr>
            <w:r>
              <w:t>¿</w:t>
            </w:r>
          </w:p>
        </w:tc>
        <w:tc>
          <w:tcPr>
            <w:tcW w:w="3960" w:type="dxa"/>
          </w:tcPr>
          <w:p w14:paraId="6C6F4EAB" w14:textId="77777777" w:rsidR="00E60591" w:rsidRDefault="00E60591" w:rsidP="00E60591">
            <w:pPr>
              <w:pStyle w:val="EngHang"/>
            </w:pPr>
            <w:r>
              <w:t>“Fall down immediately and worship</w:t>
            </w:r>
          </w:p>
          <w:p w14:paraId="0529DBA7" w14:textId="77777777" w:rsidR="00E60591" w:rsidRDefault="00E60591" w:rsidP="00E60591">
            <w:pPr>
              <w:pStyle w:val="EngHang"/>
            </w:pPr>
            <w:r>
              <w:t>The golden image, without delay.</w:t>
            </w:r>
          </w:p>
          <w:p w14:paraId="31DC4DF1" w14:textId="77777777" w:rsidR="00E60591" w:rsidRDefault="00E60591" w:rsidP="00E60591">
            <w:pPr>
              <w:pStyle w:val="EngHang"/>
            </w:pPr>
            <w:r>
              <w:t>Or, you'll be thrown in the fiery furnace.”</w:t>
            </w:r>
          </w:p>
          <w:p w14:paraId="6BA6D9D6" w14:textId="77777777" w:rsidR="00E60591" w:rsidRDefault="00E60591" w:rsidP="00E60591">
            <w:pPr>
              <w:pStyle w:val="EngHangEnd"/>
            </w:pPr>
            <w:r>
              <w:t>Praise Him and exalt Him above all.</w:t>
            </w:r>
          </w:p>
        </w:tc>
      </w:tr>
      <w:tr w:rsidR="00E60591" w14:paraId="766C69E6" w14:textId="77777777" w:rsidTr="00E60591">
        <w:trPr>
          <w:cantSplit/>
        </w:trPr>
        <w:tc>
          <w:tcPr>
            <w:tcW w:w="288" w:type="dxa"/>
          </w:tcPr>
          <w:p w14:paraId="41329E60" w14:textId="77777777" w:rsidR="00E60591" w:rsidRDefault="00E60591" w:rsidP="00E60591">
            <w:pPr>
              <w:pStyle w:val="CopticCross"/>
            </w:pPr>
          </w:p>
        </w:tc>
        <w:tc>
          <w:tcPr>
            <w:tcW w:w="3960" w:type="dxa"/>
          </w:tcPr>
          <w:p w14:paraId="4DF2A077" w14:textId="77777777" w:rsidR="00E60591" w:rsidRDefault="00E60591" w:rsidP="00E60591">
            <w:pPr>
              <w:pStyle w:val="EngHang"/>
            </w:pPr>
            <w:r>
              <w:t>The Chaldeans worshipped the image</w:t>
            </w:r>
          </w:p>
          <w:p w14:paraId="7002DC08" w14:textId="77777777" w:rsidR="00E60591" w:rsidRDefault="00E60591" w:rsidP="00E60591">
            <w:pPr>
              <w:pStyle w:val="EngHang"/>
            </w:pPr>
            <w:r>
              <w:t>Which the king had set up,</w:t>
            </w:r>
          </w:p>
          <w:p w14:paraId="38C000D7" w14:textId="77777777" w:rsidR="00E60591" w:rsidRDefault="00E60591" w:rsidP="00E60591">
            <w:pPr>
              <w:pStyle w:val="EngHang"/>
            </w:pPr>
            <w:r>
              <w:t>But the Three Youths did not worshipped it.</w:t>
            </w:r>
          </w:p>
          <w:p w14:paraId="38ECFB2B" w14:textId="77777777" w:rsidR="00E60591" w:rsidRDefault="00E60591" w:rsidP="00E60591">
            <w:pPr>
              <w:pStyle w:val="EngHangEnd"/>
            </w:pPr>
            <w:r>
              <w:t>Praise Him and exalt Him above all</w:t>
            </w:r>
          </w:p>
        </w:tc>
      </w:tr>
      <w:tr w:rsidR="00E60591" w14:paraId="4CEFD301" w14:textId="77777777" w:rsidTr="00E60591">
        <w:trPr>
          <w:cantSplit/>
        </w:trPr>
        <w:tc>
          <w:tcPr>
            <w:tcW w:w="288" w:type="dxa"/>
          </w:tcPr>
          <w:p w14:paraId="38278F1F" w14:textId="77777777" w:rsidR="00E60591" w:rsidRDefault="00E60591" w:rsidP="00E60591">
            <w:pPr>
              <w:pStyle w:val="CopticCross"/>
            </w:pPr>
            <w:r>
              <w:t>¿</w:t>
            </w:r>
          </w:p>
        </w:tc>
        <w:tc>
          <w:tcPr>
            <w:tcW w:w="3960" w:type="dxa"/>
          </w:tcPr>
          <w:p w14:paraId="60AA67C2" w14:textId="77777777" w:rsidR="00E60591" w:rsidRDefault="00E60591" w:rsidP="00E60591">
            <w:pPr>
              <w:pStyle w:val="EngHang"/>
            </w:pPr>
            <w:r>
              <w:t>Men informed the king saying,</w:t>
            </w:r>
          </w:p>
          <w:p w14:paraId="045B72F8" w14:textId="77777777" w:rsidR="00E60591" w:rsidRDefault="00E60591" w:rsidP="00E60591">
            <w:pPr>
              <w:pStyle w:val="EngHang"/>
            </w:pPr>
            <w:r>
              <w:t>“There are three men in the city</w:t>
            </w:r>
          </w:p>
          <w:p w14:paraId="43564060" w14:textId="77777777" w:rsidR="00E60591" w:rsidRDefault="00E60591" w:rsidP="00E60591">
            <w:pPr>
              <w:pStyle w:val="EngHang"/>
            </w:pPr>
            <w:r>
              <w:t>Who do not worship the image.”</w:t>
            </w:r>
          </w:p>
          <w:p w14:paraId="5EF08A20" w14:textId="77777777" w:rsidR="00E60591" w:rsidRDefault="00E60591" w:rsidP="00E60591">
            <w:pPr>
              <w:pStyle w:val="EngHangEnd"/>
            </w:pPr>
            <w:r>
              <w:t>Praise Him and exalt Him above all.</w:t>
            </w:r>
          </w:p>
        </w:tc>
      </w:tr>
      <w:tr w:rsidR="00E60591" w14:paraId="009CCAA8" w14:textId="77777777" w:rsidTr="00E60591">
        <w:trPr>
          <w:cantSplit/>
        </w:trPr>
        <w:tc>
          <w:tcPr>
            <w:tcW w:w="288" w:type="dxa"/>
          </w:tcPr>
          <w:p w14:paraId="277E9DFD" w14:textId="77777777" w:rsidR="00E60591" w:rsidRDefault="00E60591" w:rsidP="00E60591">
            <w:pPr>
              <w:pStyle w:val="CopticCross"/>
            </w:pPr>
          </w:p>
        </w:tc>
        <w:tc>
          <w:tcPr>
            <w:tcW w:w="3960" w:type="dxa"/>
          </w:tcPr>
          <w:p w14:paraId="3F7FB778" w14:textId="77777777" w:rsidR="00E60591" w:rsidRDefault="00E60591" w:rsidP="00E60591">
            <w:pPr>
              <w:pStyle w:val="EngHang"/>
            </w:pPr>
            <w:r>
              <w:t>The king gathered all the leaders</w:t>
            </w:r>
          </w:p>
          <w:p w14:paraId="21AE5827" w14:textId="77777777" w:rsidR="00E60591" w:rsidRDefault="00E60591" w:rsidP="00E60591">
            <w:pPr>
              <w:pStyle w:val="EngHang"/>
            </w:pPr>
            <w:r>
              <w:t>And all the ministers of the kingdom,</w:t>
            </w:r>
          </w:p>
          <w:p w14:paraId="387896AD" w14:textId="77777777" w:rsidR="00E60591" w:rsidRDefault="00E60591" w:rsidP="00E60591">
            <w:pPr>
              <w:pStyle w:val="EngHang"/>
            </w:pPr>
            <w:r>
              <w:t>And ordered them to heat the furnace.</w:t>
            </w:r>
          </w:p>
          <w:p w14:paraId="053941C5" w14:textId="77777777" w:rsidR="00E60591" w:rsidRDefault="00E60591" w:rsidP="00E60591">
            <w:pPr>
              <w:pStyle w:val="EngHangEnd"/>
            </w:pPr>
            <w:r>
              <w:t>Praise Him and exalt Him above all.</w:t>
            </w:r>
          </w:p>
        </w:tc>
      </w:tr>
      <w:tr w:rsidR="00E60591" w14:paraId="46B54EE7" w14:textId="77777777" w:rsidTr="00E60591">
        <w:trPr>
          <w:cantSplit/>
        </w:trPr>
        <w:tc>
          <w:tcPr>
            <w:tcW w:w="288" w:type="dxa"/>
          </w:tcPr>
          <w:p w14:paraId="1A174954" w14:textId="77777777" w:rsidR="00E60591" w:rsidRDefault="00E60591" w:rsidP="00E60591">
            <w:pPr>
              <w:pStyle w:val="CopticCross"/>
            </w:pPr>
            <w:r>
              <w:t>¿</w:t>
            </w:r>
          </w:p>
        </w:tc>
        <w:tc>
          <w:tcPr>
            <w:tcW w:w="3960" w:type="dxa"/>
          </w:tcPr>
          <w:p w14:paraId="0A64DB22" w14:textId="77777777" w:rsidR="00E60591" w:rsidRDefault="00E60591" w:rsidP="00E60591">
            <w:pPr>
              <w:pStyle w:val="EngHang"/>
            </w:pPr>
            <w:r>
              <w:t>They bound the Three Youths</w:t>
            </w:r>
          </w:p>
          <w:p w14:paraId="5A376E7F" w14:textId="77777777" w:rsidR="00E60591" w:rsidRDefault="00E60591" w:rsidP="00E60591">
            <w:pPr>
              <w:pStyle w:val="EngHang"/>
            </w:pPr>
            <w:r>
              <w:t>And cast them in the fiery furnace,</w:t>
            </w:r>
          </w:p>
          <w:p w14:paraId="1B96D6BE" w14:textId="77777777" w:rsidR="00E60591" w:rsidRDefault="00E60591" w:rsidP="00E60591">
            <w:pPr>
              <w:pStyle w:val="EngHang"/>
            </w:pPr>
            <w:r>
              <w:t>But it became as dew, not as heat:</w:t>
            </w:r>
          </w:p>
          <w:p w14:paraId="04B8F5AB" w14:textId="77777777" w:rsidR="00E60591" w:rsidRDefault="00E60591" w:rsidP="00E60591">
            <w:pPr>
              <w:pStyle w:val="EngHangEnd"/>
            </w:pPr>
            <w:r>
              <w:t>Praise Him and exalt Him above all.</w:t>
            </w:r>
          </w:p>
        </w:tc>
      </w:tr>
      <w:tr w:rsidR="00E60591" w14:paraId="3D988F73" w14:textId="77777777" w:rsidTr="00E60591">
        <w:trPr>
          <w:cantSplit/>
        </w:trPr>
        <w:tc>
          <w:tcPr>
            <w:tcW w:w="288" w:type="dxa"/>
          </w:tcPr>
          <w:p w14:paraId="34A0CD15" w14:textId="77777777" w:rsidR="00E60591" w:rsidRDefault="00E60591" w:rsidP="00E60591">
            <w:pPr>
              <w:pStyle w:val="CopticCross"/>
            </w:pPr>
          </w:p>
        </w:tc>
        <w:tc>
          <w:tcPr>
            <w:tcW w:w="3960" w:type="dxa"/>
          </w:tcPr>
          <w:p w14:paraId="17E87E51" w14:textId="77777777" w:rsidR="00E60591" w:rsidRDefault="00E60591" w:rsidP="00E60591">
            <w:pPr>
              <w:pStyle w:val="EngHang"/>
            </w:pPr>
            <w:r>
              <w:t>The Angel of the Lord came to them</w:t>
            </w:r>
          </w:p>
          <w:p w14:paraId="4D429B2D" w14:textId="77777777" w:rsidR="00E60591" w:rsidRDefault="00E60591" w:rsidP="00E60591">
            <w:pPr>
              <w:pStyle w:val="EngHang"/>
            </w:pPr>
            <w:r>
              <w:t>And extinguished the fire.</w:t>
            </w:r>
          </w:p>
          <w:p w14:paraId="0F47FE91" w14:textId="77777777" w:rsidR="00E60591" w:rsidRDefault="00E60591" w:rsidP="00E60591">
            <w:pPr>
              <w:pStyle w:val="EngHang"/>
            </w:pPr>
            <w:r>
              <w:t>The Youths rejoiced at seeing him:</w:t>
            </w:r>
          </w:p>
          <w:p w14:paraId="57FDC5C2" w14:textId="77777777" w:rsidR="00E60591" w:rsidRDefault="00E60591" w:rsidP="00E60591">
            <w:pPr>
              <w:pStyle w:val="EngHangEnd"/>
            </w:pPr>
            <w:r>
              <w:t>Praise Him and exalt Him above all.</w:t>
            </w:r>
          </w:p>
        </w:tc>
      </w:tr>
      <w:tr w:rsidR="00E60591" w14:paraId="163BBA8A" w14:textId="77777777" w:rsidTr="00E60591">
        <w:trPr>
          <w:cantSplit/>
        </w:trPr>
        <w:tc>
          <w:tcPr>
            <w:tcW w:w="288" w:type="dxa"/>
          </w:tcPr>
          <w:p w14:paraId="20C3FECE" w14:textId="77777777" w:rsidR="00E60591" w:rsidRDefault="00E60591" w:rsidP="00E60591">
            <w:pPr>
              <w:pStyle w:val="CopticCross"/>
            </w:pPr>
            <w:r>
              <w:t>¿</w:t>
            </w:r>
          </w:p>
        </w:tc>
        <w:tc>
          <w:tcPr>
            <w:tcW w:w="3960" w:type="dxa"/>
          </w:tcPr>
          <w:p w14:paraId="1A12D804" w14:textId="77777777" w:rsidR="00E60591" w:rsidRDefault="00E60591" w:rsidP="00E60591">
            <w:pPr>
              <w:pStyle w:val="EngHang"/>
            </w:pPr>
            <w:r>
              <w:t>Then Azarias began to pray</w:t>
            </w:r>
          </w:p>
          <w:p w14:paraId="5FF5C740" w14:textId="77777777" w:rsidR="00E60591" w:rsidRDefault="00E60591" w:rsidP="00E60591">
            <w:pPr>
              <w:pStyle w:val="EngHang"/>
            </w:pPr>
            <w:r>
              <w:t>A strong prayer without fear,</w:t>
            </w:r>
          </w:p>
          <w:p w14:paraId="72E9CC1F" w14:textId="77777777" w:rsidR="00E60591" w:rsidRDefault="00E60591" w:rsidP="00E60591">
            <w:pPr>
              <w:pStyle w:val="EngHang"/>
            </w:pPr>
            <w:r>
              <w:t>Glorifying the power of the Trinity:</w:t>
            </w:r>
          </w:p>
          <w:p w14:paraId="0E48B45B" w14:textId="77777777" w:rsidR="00E60591" w:rsidRDefault="00E60591" w:rsidP="00E60591">
            <w:pPr>
              <w:pStyle w:val="EngHangEnd"/>
            </w:pPr>
            <w:r>
              <w:t>Praise Him and exalt Him above all.</w:t>
            </w:r>
          </w:p>
        </w:tc>
      </w:tr>
      <w:tr w:rsidR="00E60591" w14:paraId="74648F9F" w14:textId="77777777" w:rsidTr="00E60591">
        <w:trPr>
          <w:cantSplit/>
        </w:trPr>
        <w:tc>
          <w:tcPr>
            <w:tcW w:w="288" w:type="dxa"/>
          </w:tcPr>
          <w:p w14:paraId="0C6FEB72" w14:textId="77777777" w:rsidR="00E60591" w:rsidRDefault="00E60591" w:rsidP="00E60591">
            <w:pPr>
              <w:pStyle w:val="CopticCross"/>
            </w:pPr>
          </w:p>
        </w:tc>
        <w:tc>
          <w:tcPr>
            <w:tcW w:w="3960" w:type="dxa"/>
          </w:tcPr>
          <w:p w14:paraId="3CA82771" w14:textId="77777777" w:rsidR="00E60591" w:rsidRDefault="00E60591" w:rsidP="00E60591">
            <w:pPr>
              <w:pStyle w:val="EngHang"/>
            </w:pPr>
            <w:r>
              <w:t>Misael likewise proclaimed,</w:t>
            </w:r>
          </w:p>
          <w:p w14:paraId="19FDE847" w14:textId="77777777" w:rsidR="00E60591" w:rsidRDefault="00E60591" w:rsidP="00E60591">
            <w:pPr>
              <w:pStyle w:val="EngHang"/>
            </w:pPr>
            <w:r>
              <w:t>With the voice of rejoicing,</w:t>
            </w:r>
          </w:p>
          <w:p w14:paraId="3CC4B78C" w14:textId="77777777" w:rsidR="00E60591" w:rsidRDefault="00E60591" w:rsidP="00E60591">
            <w:pPr>
              <w:pStyle w:val="EngHang"/>
            </w:pPr>
            <w:r>
              <w:t>“Praise the Name of Emmanuel:</w:t>
            </w:r>
          </w:p>
          <w:p w14:paraId="61C241D6" w14:textId="77777777" w:rsidR="00E60591" w:rsidRDefault="00E60591" w:rsidP="00E60591">
            <w:pPr>
              <w:pStyle w:val="EngHangEnd"/>
            </w:pPr>
            <w:r>
              <w:t>Praise Him and exalt Him above all.”</w:t>
            </w:r>
          </w:p>
        </w:tc>
      </w:tr>
      <w:tr w:rsidR="00E60591" w14:paraId="1BA7DD30" w14:textId="77777777" w:rsidTr="00E60591">
        <w:trPr>
          <w:cantSplit/>
        </w:trPr>
        <w:tc>
          <w:tcPr>
            <w:tcW w:w="288" w:type="dxa"/>
          </w:tcPr>
          <w:p w14:paraId="50E6C1A5" w14:textId="77777777" w:rsidR="00E60591" w:rsidRDefault="00E60591" w:rsidP="00E60591">
            <w:pPr>
              <w:pStyle w:val="CopticCross"/>
            </w:pPr>
            <w:r>
              <w:t>¿</w:t>
            </w:r>
          </w:p>
        </w:tc>
        <w:tc>
          <w:tcPr>
            <w:tcW w:w="3960" w:type="dxa"/>
          </w:tcPr>
          <w:p w14:paraId="3F9FAC96" w14:textId="77777777" w:rsidR="00E60591" w:rsidRDefault="00E60591" w:rsidP="00E60591">
            <w:pPr>
              <w:pStyle w:val="EngHang"/>
            </w:pPr>
            <w:r>
              <w:t>The king was greatly amazed:</w:t>
            </w:r>
          </w:p>
          <w:p w14:paraId="6BACC191" w14:textId="77777777" w:rsidR="00E60591" w:rsidRDefault="00E60591" w:rsidP="00E60591">
            <w:pPr>
              <w:pStyle w:val="EngHang"/>
            </w:pPr>
            <w:r>
              <w:t>“I threw Three Youths into the blaze.</w:t>
            </w:r>
          </w:p>
          <w:p w14:paraId="5D8AD807" w14:textId="77777777" w:rsidR="00E60591" w:rsidRDefault="00E60591" w:rsidP="00E60591">
            <w:pPr>
              <w:pStyle w:val="EngHang"/>
            </w:pPr>
            <w:r>
              <w:t>Why do I see Four walking freely?"</w:t>
            </w:r>
          </w:p>
          <w:p w14:paraId="328E643A" w14:textId="77777777" w:rsidR="00E60591" w:rsidRDefault="00E60591" w:rsidP="00E60591">
            <w:pPr>
              <w:pStyle w:val="EngHangEnd"/>
            </w:pPr>
            <w:r>
              <w:t>Praise Him and exalt Him above all.</w:t>
            </w:r>
          </w:p>
        </w:tc>
      </w:tr>
      <w:tr w:rsidR="00E60591" w14:paraId="1ECB4357" w14:textId="77777777" w:rsidTr="00E60591">
        <w:trPr>
          <w:cantSplit/>
        </w:trPr>
        <w:tc>
          <w:tcPr>
            <w:tcW w:w="288" w:type="dxa"/>
          </w:tcPr>
          <w:p w14:paraId="11DD454B" w14:textId="77777777" w:rsidR="00E60591" w:rsidRDefault="00E60591" w:rsidP="00E60591">
            <w:pPr>
              <w:pStyle w:val="CopticCross"/>
            </w:pPr>
          </w:p>
        </w:tc>
        <w:tc>
          <w:tcPr>
            <w:tcW w:w="3960" w:type="dxa"/>
          </w:tcPr>
          <w:p w14:paraId="70B81354" w14:textId="77777777" w:rsidR="00E60591" w:rsidRDefault="00E60591" w:rsidP="00E60591">
            <w:pPr>
              <w:pStyle w:val="EngHang"/>
            </w:pPr>
            <w:r>
              <w:t>The King truly beheld</w:t>
            </w:r>
          </w:p>
          <w:p w14:paraId="60CA697C" w14:textId="77777777" w:rsidR="00E60591" w:rsidRDefault="00E60591" w:rsidP="00E60591">
            <w:pPr>
              <w:pStyle w:val="EngHang"/>
            </w:pPr>
            <w:r>
              <w:t>Four men walking in the fire,</w:t>
            </w:r>
          </w:p>
          <w:p w14:paraId="503DB082" w14:textId="77777777" w:rsidR="00E60591" w:rsidRDefault="00E60591" w:rsidP="00E60591">
            <w:pPr>
              <w:pStyle w:val="EngHang"/>
            </w:pPr>
            <w:r>
              <w:t>And praising with the voice of rejoicing,</w:t>
            </w:r>
          </w:p>
          <w:p w14:paraId="69A94BBB" w14:textId="77777777" w:rsidR="00E60591" w:rsidRDefault="00E60591" w:rsidP="00E60591">
            <w:pPr>
              <w:pStyle w:val="EngHangEnd"/>
            </w:pPr>
            <w:r>
              <w:t>Praise Him and exalt Him above all.</w:t>
            </w:r>
          </w:p>
        </w:tc>
      </w:tr>
      <w:tr w:rsidR="00E60591" w14:paraId="21D4FD9C" w14:textId="77777777" w:rsidTr="00E60591">
        <w:trPr>
          <w:cantSplit/>
        </w:trPr>
        <w:tc>
          <w:tcPr>
            <w:tcW w:w="288" w:type="dxa"/>
          </w:tcPr>
          <w:p w14:paraId="76E3247D" w14:textId="77777777" w:rsidR="00E60591" w:rsidRDefault="00E60591" w:rsidP="00E60591">
            <w:pPr>
              <w:pStyle w:val="CopticCross"/>
            </w:pPr>
            <w:r>
              <w:t>¿</w:t>
            </w:r>
          </w:p>
        </w:tc>
        <w:tc>
          <w:tcPr>
            <w:tcW w:w="3960" w:type="dxa"/>
          </w:tcPr>
          <w:p w14:paraId="02FBBEFC" w14:textId="77777777" w:rsidR="00E60591" w:rsidRDefault="00E60591" w:rsidP="00E60591">
            <w:pPr>
              <w:pStyle w:val="EngHang"/>
            </w:pPr>
            <w:r>
              <w:t>The king proclaimed in great astonishment,</w:t>
            </w:r>
          </w:p>
          <w:p w14:paraId="0EDA687F" w14:textId="77777777" w:rsidR="00E60591" w:rsidRDefault="00E60591" w:rsidP="00E60591">
            <w:pPr>
              <w:pStyle w:val="EngHang"/>
            </w:pPr>
            <w:r>
              <w:t>“The fourth who has joined them</w:t>
            </w:r>
          </w:p>
          <w:p w14:paraId="6BE78449" w14:textId="77777777" w:rsidR="00E60591" w:rsidRDefault="00E60591" w:rsidP="00E60591">
            <w:pPr>
              <w:pStyle w:val="EngHang"/>
            </w:pPr>
            <w:r>
              <w:t>Has the form of the Son of God:”</w:t>
            </w:r>
          </w:p>
          <w:p w14:paraId="2BCAE58C" w14:textId="77777777" w:rsidR="00E60591" w:rsidRDefault="00E60591" w:rsidP="00E60591">
            <w:pPr>
              <w:pStyle w:val="EngHangEnd"/>
            </w:pPr>
            <w:r>
              <w:t>Praise Him and exalt Him above all.</w:t>
            </w:r>
          </w:p>
        </w:tc>
      </w:tr>
      <w:tr w:rsidR="00E60591" w14:paraId="79F0F27A" w14:textId="77777777" w:rsidTr="00E60591">
        <w:trPr>
          <w:cantSplit/>
        </w:trPr>
        <w:tc>
          <w:tcPr>
            <w:tcW w:w="288" w:type="dxa"/>
          </w:tcPr>
          <w:p w14:paraId="031203AC" w14:textId="77777777" w:rsidR="00E60591" w:rsidRDefault="00E60591" w:rsidP="00E60591">
            <w:pPr>
              <w:pStyle w:val="CopticCross"/>
            </w:pPr>
          </w:p>
        </w:tc>
        <w:tc>
          <w:tcPr>
            <w:tcW w:w="3960" w:type="dxa"/>
          </w:tcPr>
          <w:p w14:paraId="65238139" w14:textId="77777777" w:rsidR="00E60591" w:rsidRDefault="00E60591" w:rsidP="00E60591">
            <w:pPr>
              <w:pStyle w:val="EngHang"/>
            </w:pPr>
            <w:r>
              <w:t>Praise Him you Authorities;</w:t>
            </w:r>
          </w:p>
          <w:p w14:paraId="1E215A34" w14:textId="77777777" w:rsidR="00E60591" w:rsidRDefault="00E60591" w:rsidP="00E60591">
            <w:pPr>
              <w:pStyle w:val="EngHang"/>
            </w:pPr>
            <w:r>
              <w:t>The Thrones, Dominions and Powers.</w:t>
            </w:r>
          </w:p>
          <w:p w14:paraId="008E35FD" w14:textId="77777777" w:rsidR="00E60591" w:rsidRDefault="00E60591" w:rsidP="00E60591">
            <w:pPr>
              <w:pStyle w:val="EngHang"/>
            </w:pPr>
            <w:r>
              <w:t>Praise the Lord of the heavens:</w:t>
            </w:r>
          </w:p>
          <w:p w14:paraId="6AB9EE1E" w14:textId="77777777" w:rsidR="00E60591" w:rsidRDefault="00E60591" w:rsidP="00E60591">
            <w:pPr>
              <w:pStyle w:val="EngHangEnd"/>
            </w:pPr>
            <w:r>
              <w:t>Praise Him and exalt Him above all.</w:t>
            </w:r>
          </w:p>
        </w:tc>
      </w:tr>
      <w:tr w:rsidR="00E60591" w14:paraId="5B49CF10" w14:textId="77777777" w:rsidTr="00E60591">
        <w:trPr>
          <w:cantSplit/>
        </w:trPr>
        <w:tc>
          <w:tcPr>
            <w:tcW w:w="288" w:type="dxa"/>
          </w:tcPr>
          <w:p w14:paraId="2B93281C" w14:textId="77777777" w:rsidR="00E60591" w:rsidRDefault="00E60591" w:rsidP="00E60591">
            <w:pPr>
              <w:pStyle w:val="CopticCross"/>
            </w:pPr>
            <w:r>
              <w:lastRenderedPageBreak/>
              <w:t>¿</w:t>
            </w:r>
          </w:p>
        </w:tc>
        <w:tc>
          <w:tcPr>
            <w:tcW w:w="3960" w:type="dxa"/>
          </w:tcPr>
          <w:p w14:paraId="47768254" w14:textId="77777777" w:rsidR="00E60591" w:rsidRDefault="00E60591" w:rsidP="00E60591">
            <w:pPr>
              <w:pStyle w:val="EngHang"/>
            </w:pPr>
            <w:r>
              <w:t>Praise Him and glorify Him,</w:t>
            </w:r>
          </w:p>
          <w:p w14:paraId="2872A749" w14:textId="77777777" w:rsidR="00E60591" w:rsidRDefault="00E60591" w:rsidP="00E60591">
            <w:pPr>
              <w:pStyle w:val="EngHang"/>
            </w:pPr>
            <w:r>
              <w:t>Exalt Him in the Churches,</w:t>
            </w:r>
          </w:p>
          <w:p w14:paraId="51885C08" w14:textId="77777777" w:rsidR="00E60591" w:rsidRDefault="00E60591" w:rsidP="00E60591">
            <w:pPr>
              <w:pStyle w:val="EngHang"/>
            </w:pPr>
            <w:r>
              <w:t>Praise Him with the presbyters,</w:t>
            </w:r>
          </w:p>
          <w:p w14:paraId="773F87CE" w14:textId="77777777" w:rsidR="00E60591" w:rsidRDefault="00E60591" w:rsidP="00E60591">
            <w:pPr>
              <w:pStyle w:val="EngHangEnd"/>
            </w:pPr>
            <w:r>
              <w:t>Praise Him and exalt Him above all.</w:t>
            </w:r>
          </w:p>
        </w:tc>
      </w:tr>
      <w:tr w:rsidR="00E60591" w14:paraId="669D0E86" w14:textId="77777777" w:rsidTr="00E60591">
        <w:trPr>
          <w:cantSplit/>
        </w:trPr>
        <w:tc>
          <w:tcPr>
            <w:tcW w:w="288" w:type="dxa"/>
          </w:tcPr>
          <w:p w14:paraId="399981F0" w14:textId="77777777" w:rsidR="00E60591" w:rsidRDefault="00E60591" w:rsidP="00E60591">
            <w:pPr>
              <w:pStyle w:val="CopticCross"/>
            </w:pPr>
          </w:p>
        </w:tc>
        <w:tc>
          <w:tcPr>
            <w:tcW w:w="3960" w:type="dxa"/>
          </w:tcPr>
          <w:p w14:paraId="511AA7F5" w14:textId="77777777" w:rsidR="00E60591" w:rsidRDefault="00E60591" w:rsidP="00E60591">
            <w:pPr>
              <w:pStyle w:val="EngHang"/>
            </w:pPr>
            <w:r>
              <w:t>The children defied the fiery blaze</w:t>
            </w:r>
          </w:p>
          <w:p w14:paraId="06AA3EB2" w14:textId="77777777" w:rsidR="00E60591" w:rsidRDefault="00E60591" w:rsidP="00E60591">
            <w:pPr>
              <w:pStyle w:val="EngHang"/>
            </w:pPr>
            <w:r>
              <w:t>And overcame the infidel foes,</w:t>
            </w:r>
          </w:p>
          <w:p w14:paraId="4C33DA3A" w14:textId="77777777" w:rsidR="00E60591" w:rsidRDefault="00E60591" w:rsidP="00E60591">
            <w:pPr>
              <w:pStyle w:val="EngHang"/>
            </w:pPr>
            <w:r>
              <w:t>And deserved to be remembered and praised:</w:t>
            </w:r>
          </w:p>
          <w:p w14:paraId="7C47B94F" w14:textId="77777777" w:rsidR="00E60591" w:rsidRDefault="00E60591" w:rsidP="00E60591">
            <w:pPr>
              <w:pStyle w:val="EngHangEnd"/>
            </w:pPr>
            <w:r>
              <w:t>Praise Him and exalt Him above all.</w:t>
            </w:r>
          </w:p>
        </w:tc>
      </w:tr>
      <w:tr w:rsidR="00E60591" w14:paraId="727AAD05" w14:textId="77777777" w:rsidTr="00E60591">
        <w:trPr>
          <w:cantSplit/>
        </w:trPr>
        <w:tc>
          <w:tcPr>
            <w:tcW w:w="288" w:type="dxa"/>
          </w:tcPr>
          <w:p w14:paraId="32430A37" w14:textId="77777777" w:rsidR="00E60591" w:rsidRDefault="00E60591" w:rsidP="00E60591">
            <w:pPr>
              <w:pStyle w:val="CopticCross"/>
            </w:pPr>
            <w:r>
              <w:t>¿</w:t>
            </w:r>
          </w:p>
        </w:tc>
        <w:tc>
          <w:tcPr>
            <w:tcW w:w="3960" w:type="dxa"/>
          </w:tcPr>
          <w:p w14:paraId="50EBAA29" w14:textId="77777777" w:rsidR="00E60591" w:rsidRDefault="00E60591" w:rsidP="00E60591">
            <w:pPr>
              <w:pStyle w:val="EngHang"/>
            </w:pPr>
            <w:r>
              <w:t>Glorify your God, O Sedrach,</w:t>
            </w:r>
          </w:p>
          <w:p w14:paraId="7BEBB9FD" w14:textId="77777777" w:rsidR="00E60591" w:rsidRDefault="00E60591" w:rsidP="00E60591">
            <w:pPr>
              <w:pStyle w:val="EngHang"/>
            </w:pPr>
            <w:r>
              <w:t>Abednego and the praised Misach,</w:t>
            </w:r>
          </w:p>
          <w:p w14:paraId="1D4B099C" w14:textId="77777777" w:rsidR="00E60591" w:rsidRDefault="00E60591" w:rsidP="00E60591">
            <w:pPr>
              <w:pStyle w:val="EngHang"/>
            </w:pPr>
            <w:r>
              <w:t>For He has saved you from death:</w:t>
            </w:r>
          </w:p>
          <w:p w14:paraId="62BC7252" w14:textId="77777777" w:rsidR="00E60591" w:rsidRDefault="00E60591" w:rsidP="00E60591">
            <w:pPr>
              <w:pStyle w:val="EngHangEnd"/>
            </w:pPr>
            <w:r>
              <w:t>Praise Him and exalt Him above all.</w:t>
            </w:r>
          </w:p>
        </w:tc>
      </w:tr>
      <w:tr w:rsidR="00E60591" w14:paraId="471CE4ED" w14:textId="77777777" w:rsidTr="00E60591">
        <w:trPr>
          <w:cantSplit/>
        </w:trPr>
        <w:tc>
          <w:tcPr>
            <w:tcW w:w="288" w:type="dxa"/>
          </w:tcPr>
          <w:p w14:paraId="674C94F8" w14:textId="77777777" w:rsidR="00E60591" w:rsidRDefault="00E60591" w:rsidP="00E60591">
            <w:pPr>
              <w:pStyle w:val="CopticCross"/>
            </w:pPr>
          </w:p>
        </w:tc>
        <w:tc>
          <w:tcPr>
            <w:tcW w:w="3960" w:type="dxa"/>
          </w:tcPr>
          <w:p w14:paraId="7FFBED8B" w14:textId="77777777" w:rsidR="00E60591" w:rsidRDefault="00E60591" w:rsidP="00E60591">
            <w:pPr>
              <w:pStyle w:val="EngHang"/>
            </w:pPr>
            <w:r>
              <w:t>O Ananias, the fiery furnace</w:t>
            </w:r>
          </w:p>
          <w:p w14:paraId="7ED4EC92" w14:textId="77777777" w:rsidR="00E60591" w:rsidRDefault="00E60591" w:rsidP="00E60591">
            <w:pPr>
              <w:pStyle w:val="EngHang"/>
            </w:pPr>
            <w:r>
              <w:t>Was quenched by Your God, the Messiah.</w:t>
            </w:r>
          </w:p>
          <w:p w14:paraId="49849FA4" w14:textId="77777777" w:rsidR="00E60591" w:rsidRDefault="00E60591" w:rsidP="00E60591">
            <w:pPr>
              <w:pStyle w:val="EngHang"/>
            </w:pPr>
            <w:r>
              <w:t>O praise His honoured Name,</w:t>
            </w:r>
          </w:p>
          <w:p w14:paraId="7FED2121" w14:textId="77777777" w:rsidR="00E60591" w:rsidRDefault="00E60591" w:rsidP="00E60591">
            <w:pPr>
              <w:pStyle w:val="EngHangEnd"/>
            </w:pPr>
            <w:r>
              <w:t>Praise Him and exalt Him above all.</w:t>
            </w:r>
          </w:p>
        </w:tc>
      </w:tr>
      <w:tr w:rsidR="00E60591" w14:paraId="116B4E94" w14:textId="77777777" w:rsidTr="00E60591">
        <w:trPr>
          <w:cantSplit/>
        </w:trPr>
        <w:tc>
          <w:tcPr>
            <w:tcW w:w="288" w:type="dxa"/>
          </w:tcPr>
          <w:p w14:paraId="3A872E57" w14:textId="77777777" w:rsidR="00E60591" w:rsidRDefault="00E60591" w:rsidP="00E60591">
            <w:pPr>
              <w:pStyle w:val="CopticCross"/>
            </w:pPr>
            <w:r>
              <w:t>¿</w:t>
            </w:r>
          </w:p>
        </w:tc>
        <w:tc>
          <w:tcPr>
            <w:tcW w:w="3960" w:type="dxa"/>
          </w:tcPr>
          <w:p w14:paraId="6F099C10" w14:textId="77777777" w:rsidR="00E60591" w:rsidRDefault="00E60591" w:rsidP="00E60591">
            <w:pPr>
              <w:pStyle w:val="EngHang"/>
            </w:pPr>
            <w:r>
              <w:t>The Youths proclaimed joyfully,</w:t>
            </w:r>
          </w:p>
          <w:p w14:paraId="5EB5178F" w14:textId="77777777" w:rsidR="00E60591" w:rsidRDefault="00E60591" w:rsidP="00E60591">
            <w:pPr>
              <w:pStyle w:val="EngHang"/>
            </w:pPr>
            <w:r>
              <w:t>“Praise the Lord God of Israel,</w:t>
            </w:r>
          </w:p>
          <w:p w14:paraId="6455ABA1" w14:textId="77777777" w:rsidR="00E60591" w:rsidRDefault="00E60591" w:rsidP="00E60591">
            <w:pPr>
              <w:pStyle w:val="EngHang"/>
            </w:pPr>
            <w:r>
              <w:t>And remember Him in all generations.”</w:t>
            </w:r>
          </w:p>
          <w:p w14:paraId="45A621CB" w14:textId="77777777" w:rsidR="00E60591" w:rsidRDefault="00E60591" w:rsidP="00E60591">
            <w:pPr>
              <w:pStyle w:val="EngHangEnd"/>
            </w:pPr>
            <w:r>
              <w:t>Praise Him and exalt Him above all.</w:t>
            </w:r>
          </w:p>
        </w:tc>
      </w:tr>
      <w:tr w:rsidR="00E60591" w14:paraId="124F617B" w14:textId="77777777" w:rsidTr="00E60591">
        <w:trPr>
          <w:cantSplit/>
        </w:trPr>
        <w:tc>
          <w:tcPr>
            <w:tcW w:w="288" w:type="dxa"/>
          </w:tcPr>
          <w:p w14:paraId="5CB23178" w14:textId="77777777" w:rsidR="00E60591" w:rsidRDefault="00E60591" w:rsidP="00E60591">
            <w:pPr>
              <w:pStyle w:val="CopticCross"/>
            </w:pPr>
          </w:p>
        </w:tc>
        <w:tc>
          <w:tcPr>
            <w:tcW w:w="3960" w:type="dxa"/>
          </w:tcPr>
          <w:p w14:paraId="3B20C127" w14:textId="77777777" w:rsidR="00E60591" w:rsidRDefault="00E60591" w:rsidP="00E60591">
            <w:pPr>
              <w:pStyle w:val="EngHang"/>
            </w:pPr>
            <w:r>
              <w:t>An undefiled sacrificed was offered,</w:t>
            </w:r>
          </w:p>
          <w:p w14:paraId="729ED8F8" w14:textId="77777777" w:rsidR="00E60591" w:rsidRDefault="00E60591" w:rsidP="00E60591">
            <w:pPr>
              <w:pStyle w:val="EngHang"/>
            </w:pPr>
            <w:r>
              <w:t>A praised Azarias,</w:t>
            </w:r>
          </w:p>
          <w:p w14:paraId="52F6A032" w14:textId="77777777" w:rsidR="00E60591" w:rsidRDefault="00E60591" w:rsidP="00E60591">
            <w:pPr>
              <w:pStyle w:val="EngHang"/>
            </w:pPr>
            <w:r>
              <w:t>Praise the honoured Name of God,</w:t>
            </w:r>
          </w:p>
          <w:p w14:paraId="5A6C92FA" w14:textId="77777777" w:rsidR="00E60591" w:rsidRDefault="00E60591" w:rsidP="00E60591">
            <w:pPr>
              <w:pStyle w:val="EngHangEnd"/>
            </w:pPr>
            <w:r>
              <w:t>Praise Him and exalt Him above all.</w:t>
            </w:r>
          </w:p>
        </w:tc>
      </w:tr>
      <w:tr w:rsidR="00E60591" w14:paraId="63B001B2" w14:textId="77777777" w:rsidTr="00E60591">
        <w:trPr>
          <w:cantSplit/>
        </w:trPr>
        <w:tc>
          <w:tcPr>
            <w:tcW w:w="288" w:type="dxa"/>
          </w:tcPr>
          <w:p w14:paraId="0A5B6B4D" w14:textId="77777777" w:rsidR="00E60591" w:rsidRDefault="00E60591" w:rsidP="00E60591">
            <w:pPr>
              <w:pStyle w:val="CopticCross"/>
            </w:pPr>
            <w:r>
              <w:lastRenderedPageBreak/>
              <w:t>¿</w:t>
            </w:r>
          </w:p>
        </w:tc>
        <w:tc>
          <w:tcPr>
            <w:tcW w:w="3960" w:type="dxa"/>
          </w:tcPr>
          <w:p w14:paraId="7030249D" w14:textId="77777777" w:rsidR="00E60591" w:rsidRDefault="00E60591" w:rsidP="00E60591">
            <w:pPr>
              <w:pStyle w:val="EngHang"/>
            </w:pPr>
            <w:r>
              <w:t>Emmanuel quenched the furnace,</w:t>
            </w:r>
          </w:p>
          <w:p w14:paraId="01F98B5B" w14:textId="77777777" w:rsidR="00E60591" w:rsidRDefault="00E60591" w:rsidP="00E60591">
            <w:pPr>
              <w:pStyle w:val="EngHang"/>
            </w:pPr>
            <w:r>
              <w:t>So rejoice and praise, O Misael,</w:t>
            </w:r>
          </w:p>
          <w:p w14:paraId="5D63E053" w14:textId="77777777" w:rsidR="00E60591" w:rsidRDefault="00E60591" w:rsidP="00E60591">
            <w:pPr>
              <w:pStyle w:val="EngHang"/>
            </w:pPr>
            <w:r>
              <w:t>And offer Your God praises,</w:t>
            </w:r>
          </w:p>
          <w:p w14:paraId="5BA1A7D2" w14:textId="77777777" w:rsidR="00E60591" w:rsidRDefault="00E60591" w:rsidP="00E60591">
            <w:pPr>
              <w:pStyle w:val="EngHangEnd"/>
            </w:pPr>
            <w:r>
              <w:t>Praise Him and exalt Him above all.</w:t>
            </w:r>
          </w:p>
        </w:tc>
      </w:tr>
      <w:tr w:rsidR="00E60591" w14:paraId="0E5CFA4D" w14:textId="77777777" w:rsidTr="00E60591">
        <w:trPr>
          <w:cantSplit/>
        </w:trPr>
        <w:tc>
          <w:tcPr>
            <w:tcW w:w="288" w:type="dxa"/>
          </w:tcPr>
          <w:p w14:paraId="723E04C5" w14:textId="77777777" w:rsidR="00E60591" w:rsidRDefault="00E60591" w:rsidP="00E60591">
            <w:pPr>
              <w:pStyle w:val="CopticCross"/>
            </w:pPr>
          </w:p>
        </w:tc>
        <w:tc>
          <w:tcPr>
            <w:tcW w:w="3960" w:type="dxa"/>
          </w:tcPr>
          <w:p w14:paraId="5049E41D" w14:textId="77777777" w:rsidR="00E60591" w:rsidRDefault="00E60591" w:rsidP="00E60591">
            <w:pPr>
              <w:pStyle w:val="EngHang"/>
            </w:pPr>
            <w:r>
              <w:t>The Three Youths praised with glory,</w:t>
            </w:r>
          </w:p>
          <w:p w14:paraId="3DC111C4" w14:textId="77777777" w:rsidR="00E60591" w:rsidRDefault="00E60591" w:rsidP="00E60591">
            <w:pPr>
              <w:pStyle w:val="EngHang"/>
            </w:pPr>
            <w:r>
              <w:t>And proclaimed joyfully,</w:t>
            </w:r>
          </w:p>
          <w:p w14:paraId="32D34EE4" w14:textId="77777777" w:rsidR="00E60591" w:rsidRDefault="00E60591" w:rsidP="00E60591">
            <w:pPr>
              <w:pStyle w:val="EngHang"/>
            </w:pPr>
            <w:r>
              <w:t>The Beloved Son is Holy,</w:t>
            </w:r>
          </w:p>
          <w:p w14:paraId="6F864DA1" w14:textId="77777777" w:rsidR="00E60591" w:rsidRDefault="00E60591" w:rsidP="00E60591">
            <w:pPr>
              <w:pStyle w:val="EngHangEnd"/>
            </w:pPr>
            <w:r>
              <w:t>Praise Him and exalt Him above all.</w:t>
            </w:r>
          </w:p>
        </w:tc>
      </w:tr>
      <w:tr w:rsidR="00E60591" w14:paraId="18122394" w14:textId="77777777" w:rsidTr="00E60591">
        <w:trPr>
          <w:cantSplit/>
        </w:trPr>
        <w:tc>
          <w:tcPr>
            <w:tcW w:w="288" w:type="dxa"/>
          </w:tcPr>
          <w:p w14:paraId="1FFB032A" w14:textId="77777777" w:rsidR="00E60591" w:rsidRDefault="00E60591" w:rsidP="00E60591">
            <w:pPr>
              <w:pStyle w:val="CopticCross"/>
            </w:pPr>
            <w:r>
              <w:t>¿</w:t>
            </w:r>
          </w:p>
        </w:tc>
        <w:tc>
          <w:tcPr>
            <w:tcW w:w="3960" w:type="dxa"/>
          </w:tcPr>
          <w:p w14:paraId="7BB515A8" w14:textId="77777777" w:rsidR="00E60591" w:rsidRDefault="00E60591" w:rsidP="00E60591">
            <w:pPr>
              <w:pStyle w:val="EngHang"/>
            </w:pPr>
            <w:r>
              <w:t>The fire was stoked seven times hotter,</w:t>
            </w:r>
          </w:p>
          <w:p w14:paraId="6D0CBF18" w14:textId="77777777" w:rsidR="00E60591" w:rsidRDefault="00E60591" w:rsidP="00E60591">
            <w:pPr>
              <w:pStyle w:val="EngHang"/>
            </w:pPr>
            <w:r>
              <w:t>And forty nine full bredthys,</w:t>
            </w:r>
          </w:p>
          <w:p w14:paraId="1D0BFFAC" w14:textId="77777777" w:rsidR="00E60591" w:rsidRDefault="00E60591" w:rsidP="00E60591">
            <w:pPr>
              <w:pStyle w:val="EngHang"/>
            </w:pPr>
            <w:r>
              <w:t>But the Youths were not afraid.</w:t>
            </w:r>
          </w:p>
          <w:p w14:paraId="705C1803" w14:textId="77777777" w:rsidR="00E60591" w:rsidRDefault="00E60591" w:rsidP="00E60591">
            <w:pPr>
              <w:pStyle w:val="EngHangEnd"/>
            </w:pPr>
            <w:r>
              <w:t>Praise Him and exalt Him above all.</w:t>
            </w:r>
          </w:p>
        </w:tc>
      </w:tr>
      <w:tr w:rsidR="00E60591" w14:paraId="0563E2AB" w14:textId="77777777" w:rsidTr="00E60591">
        <w:trPr>
          <w:cantSplit/>
        </w:trPr>
        <w:tc>
          <w:tcPr>
            <w:tcW w:w="288" w:type="dxa"/>
          </w:tcPr>
          <w:p w14:paraId="0AEB9B3E" w14:textId="77777777" w:rsidR="00E60591" w:rsidRDefault="00E60591" w:rsidP="00E60591">
            <w:pPr>
              <w:pStyle w:val="CopticCross"/>
            </w:pPr>
          </w:p>
        </w:tc>
        <w:tc>
          <w:tcPr>
            <w:tcW w:w="3960" w:type="dxa"/>
          </w:tcPr>
          <w:p w14:paraId="0BAF4F07" w14:textId="77777777" w:rsidR="00E60591" w:rsidRDefault="00E60591" w:rsidP="00E60591">
            <w:pPr>
              <w:pStyle w:val="EngHang"/>
            </w:pPr>
            <w:r>
              <w:t>The Three Youths overcame</w:t>
            </w:r>
          </w:p>
          <w:p w14:paraId="5F77672E" w14:textId="77777777" w:rsidR="00E60591" w:rsidRDefault="00E60591" w:rsidP="00E60591">
            <w:pPr>
              <w:pStyle w:val="EngHang"/>
            </w:pPr>
            <w:r>
              <w:t>The firely furnace</w:t>
            </w:r>
          </w:p>
          <w:p w14:paraId="02BE2CED" w14:textId="77777777" w:rsidR="00E60591" w:rsidRDefault="00E60591" w:rsidP="00E60591">
            <w:pPr>
              <w:pStyle w:val="EngHang"/>
            </w:pPr>
            <w:r>
              <w:t>And conqured the enemy, saying,</w:t>
            </w:r>
          </w:p>
          <w:p w14:paraId="54CE3213" w14:textId="77777777" w:rsidR="00E60591" w:rsidRDefault="00E60591" w:rsidP="00E60591">
            <w:pPr>
              <w:pStyle w:val="EngHangEnd"/>
            </w:pPr>
            <w:r>
              <w:t>Praise Him and exalt Him above all.</w:t>
            </w:r>
          </w:p>
        </w:tc>
      </w:tr>
      <w:tr w:rsidR="00E60591" w14:paraId="3AAD7F48" w14:textId="77777777" w:rsidTr="00E60591">
        <w:trPr>
          <w:cantSplit/>
        </w:trPr>
        <w:tc>
          <w:tcPr>
            <w:tcW w:w="288" w:type="dxa"/>
          </w:tcPr>
          <w:p w14:paraId="63FB637B" w14:textId="77777777" w:rsidR="00E60591" w:rsidRDefault="00E60591" w:rsidP="00E60591">
            <w:pPr>
              <w:pStyle w:val="CopticCross"/>
            </w:pPr>
            <w:r>
              <w:t>¿</w:t>
            </w:r>
          </w:p>
        </w:tc>
        <w:tc>
          <w:tcPr>
            <w:tcW w:w="3960" w:type="dxa"/>
          </w:tcPr>
          <w:p w14:paraId="3E2449B7" w14:textId="77777777" w:rsidR="00E60591" w:rsidRDefault="00E60591" w:rsidP="00E60591">
            <w:pPr>
              <w:pStyle w:val="EngHang"/>
            </w:pPr>
            <w:r>
              <w:t>The king cried with a loud voice,</w:t>
            </w:r>
          </w:p>
          <w:p w14:paraId="112CB7C4" w14:textId="77777777" w:rsidR="00E60591" w:rsidRDefault="00E60591" w:rsidP="00E60591">
            <w:pPr>
              <w:pStyle w:val="EngHang"/>
            </w:pPr>
            <w:r>
              <w:t>“Ananias, Azarias and Misael,</w:t>
            </w:r>
          </w:p>
          <w:p w14:paraId="7B929C36" w14:textId="77777777" w:rsidR="00E60591" w:rsidRDefault="00E60591" w:rsidP="00E60591">
            <w:pPr>
              <w:pStyle w:val="EngHang"/>
            </w:pPr>
            <w:r>
              <w:t>servants of the Most High God—“</w:t>
            </w:r>
          </w:p>
          <w:p w14:paraId="427FC4CB" w14:textId="77777777" w:rsidR="00E60591" w:rsidRDefault="00E60591" w:rsidP="00E60591">
            <w:pPr>
              <w:pStyle w:val="EngHangEnd"/>
            </w:pPr>
            <w:r>
              <w:t>Praise Him and exalt Him above all.</w:t>
            </w:r>
          </w:p>
        </w:tc>
      </w:tr>
      <w:tr w:rsidR="00E60591" w14:paraId="16A4D3A3" w14:textId="77777777" w:rsidTr="00E60591">
        <w:trPr>
          <w:cantSplit/>
        </w:trPr>
        <w:tc>
          <w:tcPr>
            <w:tcW w:w="288" w:type="dxa"/>
          </w:tcPr>
          <w:p w14:paraId="2CF8B756" w14:textId="77777777" w:rsidR="00E60591" w:rsidRDefault="00E60591" w:rsidP="00E60591">
            <w:pPr>
              <w:pStyle w:val="CopticCross"/>
            </w:pPr>
          </w:p>
        </w:tc>
        <w:tc>
          <w:tcPr>
            <w:tcW w:w="3960" w:type="dxa"/>
          </w:tcPr>
          <w:p w14:paraId="5C9E3156" w14:textId="77777777" w:rsidR="00E60591" w:rsidRDefault="00E60591" w:rsidP="00E60591">
            <w:pPr>
              <w:pStyle w:val="EngHang"/>
            </w:pPr>
            <w:r>
              <w:t>“Come forth out of the fire.</w:t>
            </w:r>
          </w:p>
          <w:p w14:paraId="3BD79AF1" w14:textId="77777777" w:rsidR="00E60591" w:rsidRDefault="00E60591" w:rsidP="00E60591">
            <w:pPr>
              <w:pStyle w:val="EngHang"/>
            </w:pPr>
            <w:r>
              <w:t>Your God is the Lord of Power,</w:t>
            </w:r>
          </w:p>
          <w:p w14:paraId="595FDC34" w14:textId="77777777" w:rsidR="00E60591" w:rsidRDefault="00E60591" w:rsidP="00E60591">
            <w:pPr>
              <w:pStyle w:val="EngHang"/>
            </w:pPr>
            <w:r>
              <w:t>The worker of great wonders.”</w:t>
            </w:r>
          </w:p>
          <w:p w14:paraId="4D8F89C3" w14:textId="77777777" w:rsidR="00E60591" w:rsidRDefault="00E60591" w:rsidP="00E60591">
            <w:pPr>
              <w:pStyle w:val="EngHangEnd"/>
            </w:pPr>
            <w:r>
              <w:t>Praise Him and exalt Him above all.</w:t>
            </w:r>
          </w:p>
        </w:tc>
      </w:tr>
      <w:tr w:rsidR="00E60591" w14:paraId="102EEFE6" w14:textId="77777777" w:rsidTr="00E60591">
        <w:trPr>
          <w:cantSplit/>
        </w:trPr>
        <w:tc>
          <w:tcPr>
            <w:tcW w:w="288" w:type="dxa"/>
          </w:tcPr>
          <w:p w14:paraId="4C57C6DE" w14:textId="77777777" w:rsidR="00E60591" w:rsidRDefault="00E60591" w:rsidP="00E60591">
            <w:pPr>
              <w:pStyle w:val="CopticCross"/>
            </w:pPr>
            <w:r>
              <w:t>¿</w:t>
            </w:r>
          </w:p>
        </w:tc>
        <w:tc>
          <w:tcPr>
            <w:tcW w:w="3960" w:type="dxa"/>
          </w:tcPr>
          <w:p w14:paraId="5E750465" w14:textId="77777777" w:rsidR="00E60591" w:rsidRDefault="00E60591" w:rsidP="00E60591">
            <w:pPr>
              <w:pStyle w:val="EngHang"/>
            </w:pPr>
            <w:r>
              <w:t>Offer Honour and glory,</w:t>
            </w:r>
          </w:p>
          <w:p w14:paraId="4A36770D" w14:textId="77777777" w:rsidR="00E60591" w:rsidRDefault="00E60591" w:rsidP="00E60591">
            <w:pPr>
              <w:pStyle w:val="EngHang"/>
            </w:pPr>
            <w:r>
              <w:t>O Israel, before Emmanuel,</w:t>
            </w:r>
          </w:p>
          <w:p w14:paraId="2681F7D4" w14:textId="77777777" w:rsidR="00E60591" w:rsidRDefault="00E60591" w:rsidP="00E60591">
            <w:pPr>
              <w:pStyle w:val="EngHang"/>
            </w:pPr>
            <w:r>
              <w:t>Offer rejoicing and praise,</w:t>
            </w:r>
          </w:p>
          <w:p w14:paraId="630D4C24" w14:textId="77777777" w:rsidR="00E60591" w:rsidRDefault="00E60591" w:rsidP="00E60591">
            <w:pPr>
              <w:pStyle w:val="EngHangEnd"/>
            </w:pPr>
            <w:r>
              <w:t>Praise Him and exalt Him above all.</w:t>
            </w:r>
          </w:p>
        </w:tc>
      </w:tr>
      <w:tr w:rsidR="00E60591" w14:paraId="745AD4A5" w14:textId="77777777" w:rsidTr="00E60591">
        <w:trPr>
          <w:cantSplit/>
        </w:trPr>
        <w:tc>
          <w:tcPr>
            <w:tcW w:w="288" w:type="dxa"/>
          </w:tcPr>
          <w:p w14:paraId="73B616D4" w14:textId="77777777" w:rsidR="00E60591" w:rsidRDefault="00E60591" w:rsidP="00E60591">
            <w:pPr>
              <w:pStyle w:val="CopticCross"/>
            </w:pPr>
          </w:p>
        </w:tc>
        <w:tc>
          <w:tcPr>
            <w:tcW w:w="3960" w:type="dxa"/>
          </w:tcPr>
          <w:p w14:paraId="2B96BFC6" w14:textId="77777777" w:rsidR="00E60591" w:rsidRDefault="00E60591" w:rsidP="00E60591">
            <w:pPr>
              <w:pStyle w:val="EngHang"/>
            </w:pPr>
            <w:r>
              <w:t>All the nations worship before Him,</w:t>
            </w:r>
          </w:p>
          <w:p w14:paraId="5147D30A" w14:textId="77777777" w:rsidR="00E60591" w:rsidRDefault="00E60591" w:rsidP="00E60591">
            <w:pPr>
              <w:pStyle w:val="EngHang"/>
            </w:pPr>
            <w:r>
              <w:t>All the tongues and tribes</w:t>
            </w:r>
          </w:p>
          <w:p w14:paraId="4B7804BE" w14:textId="77777777" w:rsidR="00E60591" w:rsidRDefault="00E60591" w:rsidP="00E60591">
            <w:pPr>
              <w:pStyle w:val="EngHang"/>
            </w:pPr>
            <w:r>
              <w:t>Prasie the Lrod of Hosts,</w:t>
            </w:r>
          </w:p>
          <w:p w14:paraId="565ACC42" w14:textId="77777777" w:rsidR="00E60591" w:rsidRDefault="00E60591" w:rsidP="00E60591">
            <w:pPr>
              <w:pStyle w:val="EngHangEnd"/>
            </w:pPr>
            <w:r>
              <w:t>Praise Him and exalt Him above all.</w:t>
            </w:r>
          </w:p>
        </w:tc>
      </w:tr>
      <w:tr w:rsidR="00E60591" w14:paraId="694A2A5D" w14:textId="77777777" w:rsidTr="00E60591">
        <w:trPr>
          <w:cantSplit/>
        </w:trPr>
        <w:tc>
          <w:tcPr>
            <w:tcW w:w="288" w:type="dxa"/>
          </w:tcPr>
          <w:p w14:paraId="5B9CA185" w14:textId="77777777" w:rsidR="00E60591" w:rsidRDefault="00E60591" w:rsidP="00E60591">
            <w:pPr>
              <w:pStyle w:val="CopticCross"/>
            </w:pPr>
            <w:r>
              <w:t>¿</w:t>
            </w:r>
          </w:p>
        </w:tc>
        <w:tc>
          <w:tcPr>
            <w:tcW w:w="3960" w:type="dxa"/>
          </w:tcPr>
          <w:p w14:paraId="22ED5498" w14:textId="77777777" w:rsidR="00E60591" w:rsidRDefault="00E60591" w:rsidP="00E60591">
            <w:pPr>
              <w:pStyle w:val="EngHang"/>
            </w:pPr>
            <w:r>
              <w:t>There is no other Lord like You,</w:t>
            </w:r>
          </w:p>
          <w:p w14:paraId="05D30691" w14:textId="77777777" w:rsidR="00E60591" w:rsidRDefault="00E60591" w:rsidP="00E60591">
            <w:pPr>
              <w:pStyle w:val="EngHang"/>
            </w:pPr>
            <w:r>
              <w:t>Powerful and to be feared;</w:t>
            </w:r>
          </w:p>
          <w:p w14:paraId="0BAF96C3" w14:textId="77777777" w:rsidR="00E60591" w:rsidRDefault="00E60591" w:rsidP="00E60591">
            <w:pPr>
              <w:pStyle w:val="EngHang"/>
            </w:pPr>
            <w:r>
              <w:t>Your reign is eternal.</w:t>
            </w:r>
          </w:p>
          <w:p w14:paraId="6A375F26" w14:textId="77777777" w:rsidR="00E60591" w:rsidRDefault="00E60591" w:rsidP="00E60591">
            <w:pPr>
              <w:pStyle w:val="EngHangEnd"/>
            </w:pPr>
            <w:r>
              <w:t>Praise Him and exalt Him above all.</w:t>
            </w:r>
          </w:p>
        </w:tc>
      </w:tr>
      <w:tr w:rsidR="00E60591" w14:paraId="1BAB3F83" w14:textId="77777777" w:rsidTr="00E60591">
        <w:trPr>
          <w:cantSplit/>
        </w:trPr>
        <w:tc>
          <w:tcPr>
            <w:tcW w:w="288" w:type="dxa"/>
          </w:tcPr>
          <w:p w14:paraId="5D4831C3" w14:textId="77777777" w:rsidR="00E60591" w:rsidRDefault="00E60591" w:rsidP="00E60591">
            <w:pPr>
              <w:pStyle w:val="CopticCross"/>
            </w:pPr>
          </w:p>
        </w:tc>
        <w:tc>
          <w:tcPr>
            <w:tcW w:w="3960" w:type="dxa"/>
          </w:tcPr>
          <w:p w14:paraId="35A9E8F9" w14:textId="77777777" w:rsidR="00E60591" w:rsidRDefault="00E60591" w:rsidP="00E60591">
            <w:pPr>
              <w:pStyle w:val="EngHang"/>
            </w:pPr>
            <w:r>
              <w:t>The furnace became a cool mist,</w:t>
            </w:r>
          </w:p>
          <w:p w14:paraId="525B57D8" w14:textId="77777777" w:rsidR="00E60591" w:rsidRDefault="00E60591" w:rsidP="00E60591">
            <w:pPr>
              <w:pStyle w:val="EngHang"/>
            </w:pPr>
            <w:r>
              <w:t>So the Youths proclaimed, saying,</w:t>
            </w:r>
          </w:p>
          <w:p w14:paraId="1545ECF0" w14:textId="77777777" w:rsidR="00E60591" w:rsidRDefault="00E60591" w:rsidP="00E60591">
            <w:pPr>
              <w:pStyle w:val="EngHang"/>
            </w:pPr>
            <w:r>
              <w:t>Praise the gracious Lord,</w:t>
            </w:r>
          </w:p>
          <w:p w14:paraId="369F6324" w14:textId="77777777" w:rsidR="00E60591" w:rsidRDefault="00E60591" w:rsidP="00E60591">
            <w:pPr>
              <w:pStyle w:val="EngHangEnd"/>
            </w:pPr>
            <w:r>
              <w:t>Praise Him and exalt Him above all.</w:t>
            </w:r>
          </w:p>
        </w:tc>
      </w:tr>
      <w:tr w:rsidR="00E60591" w14:paraId="4CD14FF7" w14:textId="77777777" w:rsidTr="00E60591">
        <w:trPr>
          <w:cantSplit/>
        </w:trPr>
        <w:tc>
          <w:tcPr>
            <w:tcW w:w="288" w:type="dxa"/>
          </w:tcPr>
          <w:p w14:paraId="13B0397E" w14:textId="77777777" w:rsidR="00E60591" w:rsidRDefault="00E60591" w:rsidP="00E60591">
            <w:pPr>
              <w:pStyle w:val="CopticCross"/>
            </w:pPr>
            <w:r>
              <w:t>¿</w:t>
            </w:r>
          </w:p>
        </w:tc>
        <w:tc>
          <w:tcPr>
            <w:tcW w:w="3960" w:type="dxa"/>
          </w:tcPr>
          <w:p w14:paraId="6A9A5363" w14:textId="77777777" w:rsidR="00E60591" w:rsidRDefault="00E60591" w:rsidP="00E60591">
            <w:pPr>
              <w:pStyle w:val="EngHang"/>
            </w:pPr>
            <w:r>
              <w:t>Praise Him with hymns too,</w:t>
            </w:r>
          </w:p>
          <w:p w14:paraId="3D7DFB25" w14:textId="77777777" w:rsidR="00E60591" w:rsidRDefault="00E60591" w:rsidP="00E60591">
            <w:pPr>
              <w:pStyle w:val="EngHang"/>
            </w:pPr>
            <w:r>
              <w:t>All you Three Youths, and bless Him.</w:t>
            </w:r>
          </w:p>
          <w:p w14:paraId="25188FC9" w14:textId="77777777" w:rsidR="00E60591" w:rsidRDefault="00E60591" w:rsidP="00E60591">
            <w:pPr>
              <w:pStyle w:val="EngHang"/>
            </w:pPr>
            <w:r>
              <w:t>Glorify Him at all times:</w:t>
            </w:r>
          </w:p>
          <w:p w14:paraId="3A50E797" w14:textId="77777777" w:rsidR="00E60591" w:rsidRDefault="00E60591" w:rsidP="00E60591">
            <w:pPr>
              <w:pStyle w:val="EngHangEnd"/>
            </w:pPr>
            <w:r>
              <w:t>Praise Him and exalt Him above all.</w:t>
            </w:r>
          </w:p>
        </w:tc>
      </w:tr>
      <w:tr w:rsidR="00E60591" w14:paraId="0EDEE9D7" w14:textId="77777777" w:rsidTr="00E60591">
        <w:trPr>
          <w:cantSplit/>
        </w:trPr>
        <w:tc>
          <w:tcPr>
            <w:tcW w:w="288" w:type="dxa"/>
          </w:tcPr>
          <w:p w14:paraId="14F594D8" w14:textId="77777777" w:rsidR="00E60591" w:rsidRDefault="00E60591" w:rsidP="00E60591">
            <w:pPr>
              <w:pStyle w:val="CopticCross"/>
            </w:pPr>
          </w:p>
        </w:tc>
        <w:tc>
          <w:tcPr>
            <w:tcW w:w="3960" w:type="dxa"/>
          </w:tcPr>
          <w:p w14:paraId="2C5BDB57" w14:textId="77777777" w:rsidR="00E60591" w:rsidRDefault="00E60591" w:rsidP="00E60591">
            <w:pPr>
              <w:pStyle w:val="EngHang"/>
            </w:pPr>
            <w:r>
              <w:t>For He is great and blessed,</w:t>
            </w:r>
          </w:p>
          <w:p w14:paraId="5AFA6D46" w14:textId="77777777" w:rsidR="00E60591" w:rsidRDefault="00E60591" w:rsidP="00E60591">
            <w:pPr>
              <w:pStyle w:val="EngHang"/>
            </w:pPr>
            <w:r>
              <w:t>And awesome above all the lords.</w:t>
            </w:r>
          </w:p>
          <w:p w14:paraId="543EFA02" w14:textId="77777777" w:rsidR="00E60591" w:rsidRDefault="00E60591" w:rsidP="00E60591">
            <w:pPr>
              <w:pStyle w:val="EngHang"/>
            </w:pPr>
            <w:r>
              <w:t>He saved the children with His great might:</w:t>
            </w:r>
          </w:p>
          <w:p w14:paraId="0F0A07EE" w14:textId="77777777" w:rsidR="00E60591" w:rsidRDefault="00E60591" w:rsidP="00E60591">
            <w:pPr>
              <w:pStyle w:val="EngHangEnd"/>
            </w:pPr>
            <w:r>
              <w:t>Praise Him and exalt Him above all.</w:t>
            </w:r>
          </w:p>
        </w:tc>
      </w:tr>
      <w:tr w:rsidR="00E60591" w14:paraId="4683C989" w14:textId="77777777" w:rsidTr="00E60591">
        <w:trPr>
          <w:cantSplit/>
        </w:trPr>
        <w:tc>
          <w:tcPr>
            <w:tcW w:w="288" w:type="dxa"/>
          </w:tcPr>
          <w:p w14:paraId="18BD8F4F" w14:textId="77777777" w:rsidR="00E60591" w:rsidRDefault="00E60591" w:rsidP="00E60591">
            <w:pPr>
              <w:pStyle w:val="CopticCross"/>
            </w:pPr>
            <w:r>
              <w:t>¿</w:t>
            </w:r>
          </w:p>
        </w:tc>
        <w:tc>
          <w:tcPr>
            <w:tcW w:w="3960" w:type="dxa"/>
          </w:tcPr>
          <w:p w14:paraId="3B2F9800" w14:textId="77777777" w:rsidR="00E60591" w:rsidRDefault="00E60591" w:rsidP="00E60591">
            <w:pPr>
              <w:pStyle w:val="EngHang"/>
            </w:pPr>
            <w:r>
              <w:t>To the Creator is due</w:t>
            </w:r>
          </w:p>
          <w:p w14:paraId="2BE70AB9" w14:textId="77777777" w:rsidR="00E60591" w:rsidRDefault="00E60591" w:rsidP="00E60591">
            <w:pPr>
              <w:pStyle w:val="EngHang"/>
            </w:pPr>
            <w:r>
              <w:t>All the honour and the worship,</w:t>
            </w:r>
          </w:p>
          <w:p w14:paraId="59932310" w14:textId="77777777" w:rsidR="00E60591" w:rsidRDefault="00E60591" w:rsidP="00E60591">
            <w:pPr>
              <w:pStyle w:val="EngHang"/>
            </w:pPr>
            <w:r>
              <w:t>For He is the Lord of all goodness:</w:t>
            </w:r>
          </w:p>
          <w:p w14:paraId="7CB4FE11" w14:textId="77777777" w:rsidR="00E60591" w:rsidRDefault="00E60591" w:rsidP="00E60591">
            <w:pPr>
              <w:pStyle w:val="EngHangEnd"/>
            </w:pPr>
            <w:r>
              <w:t>Praise Him and exalt Him above all.</w:t>
            </w:r>
          </w:p>
        </w:tc>
      </w:tr>
    </w:tbl>
    <w:p w14:paraId="48D7743F" w14:textId="77777777" w:rsidR="00E60591" w:rsidRDefault="00E60591" w:rsidP="00E60591">
      <w:pPr>
        <w:pStyle w:val="Heading3"/>
      </w:pPr>
      <w:bookmarkStart w:id="1128" w:name="_Ref452620881"/>
      <w:bookmarkStart w:id="1129" w:name="_Toc479145654"/>
      <w:r>
        <w:lastRenderedPageBreak/>
        <w:t>Hymn on the Sunday Psali</w:t>
      </w:r>
      <w:bookmarkEnd w:id="1128"/>
      <w:bookmarkEnd w:id="1129"/>
    </w:p>
    <w:p w14:paraId="0C9368CF"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36AAC34" w14:textId="77777777" w:rsidTr="00E60591">
        <w:trPr>
          <w:cantSplit/>
        </w:trPr>
        <w:tc>
          <w:tcPr>
            <w:tcW w:w="288" w:type="dxa"/>
          </w:tcPr>
          <w:p w14:paraId="0E289176" w14:textId="77777777" w:rsidR="00E60591" w:rsidRDefault="00E60591" w:rsidP="00E60591">
            <w:pPr>
              <w:pStyle w:val="CopticCross"/>
            </w:pPr>
          </w:p>
        </w:tc>
        <w:tc>
          <w:tcPr>
            <w:tcW w:w="3960" w:type="dxa"/>
          </w:tcPr>
          <w:p w14:paraId="4561218D" w14:textId="77777777" w:rsidR="00E60591" w:rsidRDefault="00E60591" w:rsidP="00E60591">
            <w:pPr>
              <w:pStyle w:val="EngHang"/>
            </w:pPr>
            <w:r>
              <w:t>I open my mouth to praise,</w:t>
            </w:r>
          </w:p>
          <w:p w14:paraId="3A50F537" w14:textId="77777777" w:rsidR="00E60591" w:rsidRDefault="00E60591" w:rsidP="00E60591">
            <w:pPr>
              <w:pStyle w:val="EngHang"/>
            </w:pPr>
            <w:r>
              <w:t>And utter broken-heartedly,</w:t>
            </w:r>
          </w:p>
          <w:p w14:paraId="4EDC1466" w14:textId="77777777" w:rsidR="00E60591" w:rsidRDefault="00E60591" w:rsidP="00E60591">
            <w:pPr>
              <w:pStyle w:val="EngHang"/>
            </w:pPr>
            <w:r>
              <w:t>“O my Lord Jesus Christ,</w:t>
            </w:r>
          </w:p>
          <w:p w14:paraId="6C076997" w14:textId="77777777" w:rsidR="00E60591" w:rsidRDefault="00E60591" w:rsidP="00E60591">
            <w:pPr>
              <w:pStyle w:val="EngHangEnd"/>
            </w:pPr>
            <w:r>
              <w:t>Grant praise to my tongue,</w:t>
            </w:r>
          </w:p>
        </w:tc>
      </w:tr>
      <w:tr w:rsidR="00E60591" w14:paraId="446DF79B" w14:textId="77777777" w:rsidTr="00E60591">
        <w:trPr>
          <w:cantSplit/>
        </w:trPr>
        <w:tc>
          <w:tcPr>
            <w:tcW w:w="288" w:type="dxa"/>
          </w:tcPr>
          <w:p w14:paraId="5E5D4BE3" w14:textId="77777777" w:rsidR="00E60591" w:rsidRPr="001E2E1C" w:rsidRDefault="00E60591" w:rsidP="00E60591">
            <w:pPr>
              <w:pStyle w:val="CopticCross"/>
            </w:pPr>
            <w:r>
              <w:t>¿</w:t>
            </w:r>
          </w:p>
        </w:tc>
        <w:tc>
          <w:tcPr>
            <w:tcW w:w="3960" w:type="dxa"/>
          </w:tcPr>
          <w:p w14:paraId="3C352D30" w14:textId="77777777" w:rsidR="00E60591" w:rsidRDefault="00E60591" w:rsidP="00E60591">
            <w:pPr>
              <w:pStyle w:val="EngHang"/>
            </w:pPr>
            <w:r>
              <w:t>That I might praise Your Name,</w:t>
            </w:r>
          </w:p>
          <w:p w14:paraId="5F136F97" w14:textId="77777777" w:rsidR="00E60591" w:rsidRDefault="00E60591" w:rsidP="00E60591">
            <w:pPr>
              <w:pStyle w:val="EngHang"/>
            </w:pPr>
            <w:r>
              <w:t>And confess Your grace,”</w:t>
            </w:r>
          </w:p>
          <w:p w14:paraId="07ACD5F1" w14:textId="77777777" w:rsidR="00E60591" w:rsidRDefault="00E60591" w:rsidP="00E60591">
            <w:pPr>
              <w:pStyle w:val="EngHang"/>
            </w:pPr>
            <w:r>
              <w:t>O my Lord Jesus Christ,</w:t>
            </w:r>
          </w:p>
          <w:p w14:paraId="0C98291D" w14:textId="77777777" w:rsidR="00E60591" w:rsidRDefault="00E60591" w:rsidP="00E60591">
            <w:pPr>
              <w:pStyle w:val="EngHangEnd"/>
            </w:pPr>
            <w:r>
              <w:t>Teach me Your statutes.</w:t>
            </w:r>
          </w:p>
        </w:tc>
      </w:tr>
      <w:tr w:rsidR="00E60591" w14:paraId="1815EF14" w14:textId="77777777" w:rsidTr="00E60591">
        <w:trPr>
          <w:cantSplit/>
        </w:trPr>
        <w:tc>
          <w:tcPr>
            <w:tcW w:w="288" w:type="dxa"/>
          </w:tcPr>
          <w:p w14:paraId="49C0C661" w14:textId="77777777" w:rsidR="00E60591" w:rsidRDefault="00E60591" w:rsidP="00E60591">
            <w:pPr>
              <w:pStyle w:val="CopticCross"/>
            </w:pPr>
          </w:p>
        </w:tc>
        <w:tc>
          <w:tcPr>
            <w:tcW w:w="3960" w:type="dxa"/>
          </w:tcPr>
          <w:p w14:paraId="0387659D" w14:textId="77777777" w:rsidR="00E60591" w:rsidRDefault="00E60591" w:rsidP="00E60591">
            <w:pPr>
              <w:pStyle w:val="EngHang"/>
            </w:pPr>
            <w:r>
              <w:t>Your Name is holy and wonderful;</w:t>
            </w:r>
          </w:p>
          <w:p w14:paraId="7C51DA80" w14:textId="77777777" w:rsidR="00E60591" w:rsidRDefault="00E60591" w:rsidP="00E60591">
            <w:pPr>
              <w:pStyle w:val="EngHang"/>
            </w:pPr>
            <w:r>
              <w:t>It is glorified in Your saints.</w:t>
            </w:r>
          </w:p>
          <w:p w14:paraId="6B384F9E" w14:textId="77777777" w:rsidR="00E60591" w:rsidRDefault="00E60591" w:rsidP="00E60591">
            <w:pPr>
              <w:pStyle w:val="EngHang"/>
            </w:pPr>
            <w:r>
              <w:t>O My Lord Jesus Christ,</w:t>
            </w:r>
          </w:p>
          <w:p w14:paraId="6A53489F" w14:textId="77777777" w:rsidR="00E60591" w:rsidRDefault="00E60591" w:rsidP="00E60591">
            <w:pPr>
              <w:pStyle w:val="EngHangEnd"/>
            </w:pPr>
            <w:r>
              <w:t>Have mercy on me.</w:t>
            </w:r>
          </w:p>
        </w:tc>
      </w:tr>
      <w:tr w:rsidR="00E60591" w14:paraId="6C1338CC" w14:textId="77777777" w:rsidTr="00E60591">
        <w:trPr>
          <w:cantSplit/>
        </w:trPr>
        <w:tc>
          <w:tcPr>
            <w:tcW w:w="288" w:type="dxa"/>
          </w:tcPr>
          <w:p w14:paraId="1C819AA6" w14:textId="77777777" w:rsidR="00E60591" w:rsidRDefault="00E60591" w:rsidP="00E60591">
            <w:pPr>
              <w:pStyle w:val="CopticCross"/>
            </w:pPr>
            <w:r>
              <w:t>¿</w:t>
            </w:r>
          </w:p>
        </w:tc>
        <w:tc>
          <w:tcPr>
            <w:tcW w:w="3960" w:type="dxa"/>
          </w:tcPr>
          <w:p w14:paraId="3316979D" w14:textId="77777777" w:rsidR="00E60591" w:rsidRDefault="00E60591" w:rsidP="00E60591">
            <w:pPr>
              <w:pStyle w:val="EngHang"/>
            </w:pPr>
            <w:r>
              <w:t>You are worthy, and it is right</w:t>
            </w:r>
          </w:p>
          <w:p w14:paraId="04C33C8D" w14:textId="77777777" w:rsidR="00E60591" w:rsidRDefault="00E60591" w:rsidP="00E60591">
            <w:pPr>
              <w:pStyle w:val="EngHang"/>
            </w:pPr>
            <w:r>
              <w:t>To praise and glorify You.</w:t>
            </w:r>
          </w:p>
          <w:p w14:paraId="50F6B0E2" w14:textId="77777777" w:rsidR="00E60591" w:rsidRDefault="00E60591" w:rsidP="00E60591">
            <w:pPr>
              <w:pStyle w:val="EngHang"/>
            </w:pPr>
            <w:r>
              <w:t>You more Lord Jesus Christ,</w:t>
            </w:r>
          </w:p>
          <w:p w14:paraId="22ECA8C4" w14:textId="77777777" w:rsidR="00E60591" w:rsidRDefault="00E60591" w:rsidP="00E60591">
            <w:pPr>
              <w:pStyle w:val="EngHangEnd"/>
            </w:pPr>
            <w:r>
              <w:t>It is sweet and good to praise You.</w:t>
            </w:r>
          </w:p>
        </w:tc>
      </w:tr>
      <w:tr w:rsidR="00E60591" w14:paraId="0A59C155" w14:textId="77777777" w:rsidTr="00E60591">
        <w:trPr>
          <w:cantSplit/>
        </w:trPr>
        <w:tc>
          <w:tcPr>
            <w:tcW w:w="288" w:type="dxa"/>
          </w:tcPr>
          <w:p w14:paraId="3876E2E5" w14:textId="77777777" w:rsidR="00E60591" w:rsidRDefault="00E60591" w:rsidP="00E60591">
            <w:pPr>
              <w:pStyle w:val="CopticCross"/>
            </w:pPr>
          </w:p>
        </w:tc>
        <w:tc>
          <w:tcPr>
            <w:tcW w:w="3960" w:type="dxa"/>
          </w:tcPr>
          <w:p w14:paraId="43EB3D8A" w14:textId="77777777" w:rsidR="00E60591" w:rsidRDefault="00E60591" w:rsidP="00E60591">
            <w:pPr>
              <w:pStyle w:val="EngHang"/>
            </w:pPr>
            <w:r>
              <w:t>I cried to You all all day long,</w:t>
            </w:r>
          </w:p>
          <w:p w14:paraId="32A4A283" w14:textId="77777777" w:rsidR="00E60591" w:rsidRDefault="00E60591" w:rsidP="00E60591">
            <w:pPr>
              <w:pStyle w:val="EngHang"/>
            </w:pPr>
            <w:r>
              <w:t>Raising my hands to You.</w:t>
            </w:r>
          </w:p>
          <w:p w14:paraId="70FB4B16" w14:textId="77777777" w:rsidR="00E60591" w:rsidRDefault="00E60591" w:rsidP="00E60591">
            <w:pPr>
              <w:pStyle w:val="EngHang"/>
            </w:pPr>
            <w:r>
              <w:t>O my Lord Jesus Christ,</w:t>
            </w:r>
          </w:p>
          <w:p w14:paraId="737C807A" w14:textId="77777777" w:rsidR="00E60591" w:rsidRDefault="00E60591" w:rsidP="00E60591">
            <w:pPr>
              <w:pStyle w:val="EngHangEnd"/>
            </w:pPr>
            <w:r>
              <w:t>Your Name is sweet to me.</w:t>
            </w:r>
          </w:p>
        </w:tc>
      </w:tr>
      <w:tr w:rsidR="00E60591" w14:paraId="37C0B169" w14:textId="77777777" w:rsidTr="00E60591">
        <w:trPr>
          <w:cantSplit/>
        </w:trPr>
        <w:tc>
          <w:tcPr>
            <w:tcW w:w="288" w:type="dxa"/>
          </w:tcPr>
          <w:p w14:paraId="305A9AD8" w14:textId="77777777" w:rsidR="00E60591" w:rsidRDefault="00E60591" w:rsidP="00E60591">
            <w:pPr>
              <w:pStyle w:val="CopticCross"/>
            </w:pPr>
            <w:r>
              <w:t>¿</w:t>
            </w:r>
          </w:p>
        </w:tc>
        <w:tc>
          <w:tcPr>
            <w:tcW w:w="3960" w:type="dxa"/>
          </w:tcPr>
          <w:p w14:paraId="1EF31674" w14:textId="77777777" w:rsidR="00E60591" w:rsidRDefault="00E60591" w:rsidP="00E60591">
            <w:pPr>
              <w:pStyle w:val="EngHang"/>
            </w:pPr>
            <w:r>
              <w:t>I cast my cares upon You,</w:t>
            </w:r>
          </w:p>
          <w:p w14:paraId="6EB12CA4" w14:textId="77777777" w:rsidR="00E60591" w:rsidRDefault="00E60591" w:rsidP="00E60591">
            <w:pPr>
              <w:pStyle w:val="EngHang"/>
            </w:pPr>
            <w:r>
              <w:t>O Lord, do not neglect me.</w:t>
            </w:r>
          </w:p>
          <w:p w14:paraId="1E0A7AE1" w14:textId="77777777" w:rsidR="00E60591" w:rsidRDefault="00E60591" w:rsidP="00E60591">
            <w:pPr>
              <w:pStyle w:val="EngHang"/>
            </w:pPr>
            <w:r>
              <w:t>O my Lord Jesus Christ,</w:t>
            </w:r>
          </w:p>
          <w:p w14:paraId="1318C16A" w14:textId="77777777" w:rsidR="00E60591" w:rsidRDefault="00E60591" w:rsidP="00E60591">
            <w:pPr>
              <w:pStyle w:val="EngHangEnd"/>
            </w:pPr>
            <w:r>
              <w:t>Do not forsake me.</w:t>
            </w:r>
          </w:p>
        </w:tc>
      </w:tr>
      <w:tr w:rsidR="00E60591" w14:paraId="63497F9C" w14:textId="77777777" w:rsidTr="00E60591">
        <w:trPr>
          <w:cantSplit/>
        </w:trPr>
        <w:tc>
          <w:tcPr>
            <w:tcW w:w="288" w:type="dxa"/>
          </w:tcPr>
          <w:p w14:paraId="7662E1EE" w14:textId="77777777" w:rsidR="00E60591" w:rsidRDefault="00E60591" w:rsidP="00E60591">
            <w:pPr>
              <w:pStyle w:val="CopticCross"/>
            </w:pPr>
          </w:p>
        </w:tc>
        <w:tc>
          <w:tcPr>
            <w:tcW w:w="3960" w:type="dxa"/>
          </w:tcPr>
          <w:p w14:paraId="4A827107" w14:textId="77777777" w:rsidR="00E60591" w:rsidRDefault="00E60591" w:rsidP="00E60591">
            <w:pPr>
              <w:pStyle w:val="EngHang"/>
            </w:pPr>
            <w:r>
              <w:t>Do not take Your Holy Spirit</w:t>
            </w:r>
          </w:p>
          <w:p w14:paraId="09370645" w14:textId="77777777" w:rsidR="00E60591" w:rsidRDefault="00E60591" w:rsidP="00E60591">
            <w:pPr>
              <w:pStyle w:val="EngHang"/>
            </w:pPr>
            <w:r>
              <w:t>Away from me.</w:t>
            </w:r>
          </w:p>
          <w:p w14:paraId="1EF827B0" w14:textId="77777777" w:rsidR="00E60591" w:rsidRDefault="00E60591" w:rsidP="00E60591">
            <w:pPr>
              <w:pStyle w:val="EngHang"/>
            </w:pPr>
            <w:r>
              <w:t>O my Lord Jesus Christ,</w:t>
            </w:r>
          </w:p>
          <w:p w14:paraId="31173B44" w14:textId="77777777" w:rsidR="00E60591" w:rsidRDefault="00E60591" w:rsidP="00E60591">
            <w:pPr>
              <w:pStyle w:val="EngHangEnd"/>
            </w:pPr>
            <w:r>
              <w:t>Help my in your might.</w:t>
            </w:r>
          </w:p>
        </w:tc>
      </w:tr>
      <w:tr w:rsidR="00E60591" w14:paraId="6B88A354" w14:textId="77777777" w:rsidTr="00E60591">
        <w:trPr>
          <w:cantSplit/>
        </w:trPr>
        <w:tc>
          <w:tcPr>
            <w:tcW w:w="288" w:type="dxa"/>
          </w:tcPr>
          <w:p w14:paraId="15B170B2" w14:textId="77777777" w:rsidR="00E60591" w:rsidRDefault="00E60591" w:rsidP="00E60591">
            <w:pPr>
              <w:pStyle w:val="CopticCross"/>
            </w:pPr>
            <w:r>
              <w:t>¿</w:t>
            </w:r>
          </w:p>
        </w:tc>
        <w:tc>
          <w:tcPr>
            <w:tcW w:w="3960" w:type="dxa"/>
          </w:tcPr>
          <w:p w14:paraId="533D1B27" w14:textId="77777777" w:rsidR="00E60591" w:rsidRDefault="00E60591" w:rsidP="00E60591">
            <w:pPr>
              <w:pStyle w:val="EngHang"/>
            </w:pPr>
            <w:r>
              <w:t>The enemy has harmed me,</w:t>
            </w:r>
          </w:p>
          <w:p w14:paraId="6A4793BD" w14:textId="77777777" w:rsidR="00E60591" w:rsidRDefault="00E60591" w:rsidP="00E60591">
            <w:pPr>
              <w:pStyle w:val="EngHang"/>
            </w:pPr>
            <w:r>
              <w:t>And has deeply wounded me,</w:t>
            </w:r>
          </w:p>
          <w:p w14:paraId="56FB9B11" w14:textId="77777777" w:rsidR="00E60591" w:rsidRDefault="00E60591" w:rsidP="00E60591">
            <w:pPr>
              <w:pStyle w:val="EngHang"/>
            </w:pPr>
            <w:r>
              <w:t>Grant me Your Body as ointment,</w:t>
            </w:r>
          </w:p>
          <w:p w14:paraId="0D78BA1D" w14:textId="77777777" w:rsidR="00E60591" w:rsidRDefault="00E60591" w:rsidP="00E60591">
            <w:pPr>
              <w:pStyle w:val="EngHangEnd"/>
            </w:pPr>
            <w:r>
              <w:t>And Your Blood as a dressing.</w:t>
            </w:r>
          </w:p>
        </w:tc>
      </w:tr>
      <w:tr w:rsidR="00E60591" w14:paraId="54CA5913" w14:textId="77777777" w:rsidTr="00E60591">
        <w:trPr>
          <w:cantSplit/>
        </w:trPr>
        <w:tc>
          <w:tcPr>
            <w:tcW w:w="288" w:type="dxa"/>
          </w:tcPr>
          <w:p w14:paraId="73EEC194" w14:textId="77777777" w:rsidR="00E60591" w:rsidRDefault="00E60591" w:rsidP="00E60591">
            <w:pPr>
              <w:pStyle w:val="CopticCross"/>
            </w:pPr>
          </w:p>
        </w:tc>
        <w:tc>
          <w:tcPr>
            <w:tcW w:w="3960" w:type="dxa"/>
          </w:tcPr>
          <w:p w14:paraId="2985328B" w14:textId="77777777" w:rsidR="00E60591" w:rsidRDefault="00E60591" w:rsidP="00E60591">
            <w:pPr>
              <w:pStyle w:val="EngHang"/>
            </w:pPr>
            <w:r>
              <w:t>I praise Your Name</w:t>
            </w:r>
          </w:p>
          <w:p w14:paraId="75F0C7FF" w14:textId="77777777" w:rsidR="00E60591" w:rsidRDefault="00E60591" w:rsidP="00E60591">
            <w:pPr>
              <w:pStyle w:val="EngHang"/>
            </w:pPr>
            <w:r>
              <w:t>Seven times every day.</w:t>
            </w:r>
          </w:p>
          <w:p w14:paraId="3135891C" w14:textId="77777777" w:rsidR="00E60591" w:rsidRDefault="00E60591" w:rsidP="00E60591">
            <w:pPr>
              <w:pStyle w:val="EngHang"/>
            </w:pPr>
            <w:r>
              <w:t>O my Lord Jesus Christ,</w:t>
            </w:r>
          </w:p>
          <w:p w14:paraId="6DD9BA3B" w14:textId="77777777" w:rsidR="00E60591" w:rsidRDefault="00E60591" w:rsidP="00E60591">
            <w:pPr>
              <w:pStyle w:val="EngHangEnd"/>
            </w:pPr>
            <w:r>
              <w:t>Grant me to be Your portion.</w:t>
            </w:r>
          </w:p>
        </w:tc>
      </w:tr>
      <w:tr w:rsidR="00E60591" w14:paraId="05960D40" w14:textId="77777777" w:rsidTr="00E60591">
        <w:trPr>
          <w:cantSplit/>
        </w:trPr>
        <w:tc>
          <w:tcPr>
            <w:tcW w:w="288" w:type="dxa"/>
          </w:tcPr>
          <w:p w14:paraId="71C8209D" w14:textId="77777777" w:rsidR="00E60591" w:rsidRDefault="00E60591" w:rsidP="00E60591">
            <w:pPr>
              <w:pStyle w:val="CopticCross"/>
            </w:pPr>
            <w:r>
              <w:t>¿</w:t>
            </w:r>
          </w:p>
        </w:tc>
        <w:tc>
          <w:tcPr>
            <w:tcW w:w="3960" w:type="dxa"/>
          </w:tcPr>
          <w:p w14:paraId="25982AC3" w14:textId="77777777" w:rsidR="00E60591" w:rsidRDefault="00E60591" w:rsidP="00E60591">
            <w:pPr>
              <w:pStyle w:val="EngHang"/>
            </w:pPr>
            <w:r>
              <w:t>My soul has long waited</w:t>
            </w:r>
          </w:p>
          <w:p w14:paraId="59AD3AE7" w14:textId="77777777" w:rsidR="00E60591" w:rsidRDefault="00E60591" w:rsidP="00E60591">
            <w:pPr>
              <w:pStyle w:val="EngHang"/>
            </w:pPr>
            <w:r>
              <w:t>For You as in a barren land.</w:t>
            </w:r>
          </w:p>
          <w:p w14:paraId="65B9955E" w14:textId="77777777" w:rsidR="00E60591" w:rsidRDefault="00E60591" w:rsidP="00E60591">
            <w:pPr>
              <w:pStyle w:val="EngHang"/>
            </w:pPr>
            <w:r>
              <w:t>O My Lord Jesus Christ,</w:t>
            </w:r>
          </w:p>
          <w:p w14:paraId="1BA4351B" w14:textId="77777777" w:rsidR="00E60591" w:rsidRDefault="00E60591" w:rsidP="00E60591">
            <w:pPr>
              <w:pStyle w:val="EngHangEnd"/>
            </w:pPr>
            <w:r>
              <w:t>Remember us in Your mercy.</w:t>
            </w:r>
          </w:p>
        </w:tc>
      </w:tr>
      <w:tr w:rsidR="00E60591" w14:paraId="16A73A19" w14:textId="77777777" w:rsidTr="00E60591">
        <w:trPr>
          <w:cantSplit/>
        </w:trPr>
        <w:tc>
          <w:tcPr>
            <w:tcW w:w="288" w:type="dxa"/>
          </w:tcPr>
          <w:p w14:paraId="68870BD1" w14:textId="77777777" w:rsidR="00E60591" w:rsidRDefault="00E60591" w:rsidP="00E60591">
            <w:pPr>
              <w:pStyle w:val="CopticCross"/>
            </w:pPr>
          </w:p>
        </w:tc>
        <w:tc>
          <w:tcPr>
            <w:tcW w:w="3960" w:type="dxa"/>
          </w:tcPr>
          <w:p w14:paraId="1FDD3A47" w14:textId="77777777" w:rsidR="00E60591" w:rsidRDefault="00E60591" w:rsidP="00E60591">
            <w:pPr>
              <w:pStyle w:val="EngHang"/>
            </w:pPr>
            <w:r>
              <w:t>Do not forget our Church,</w:t>
            </w:r>
          </w:p>
          <w:p w14:paraId="0511781C" w14:textId="77777777" w:rsidR="00E60591" w:rsidRDefault="00E60591" w:rsidP="00E60591">
            <w:pPr>
              <w:pStyle w:val="EngHang"/>
            </w:pPr>
            <w:r>
              <w:t>But fill it with Your goodness.</w:t>
            </w:r>
          </w:p>
          <w:p w14:paraId="0A397423" w14:textId="77777777" w:rsidR="00E60591" w:rsidRDefault="00E60591" w:rsidP="00E60591">
            <w:pPr>
              <w:pStyle w:val="EngHang"/>
            </w:pPr>
            <w:r>
              <w:t>O my Lord Jesus Christ,</w:t>
            </w:r>
          </w:p>
          <w:p w14:paraId="59290B66" w14:textId="77777777" w:rsidR="00E60591" w:rsidRDefault="00E60591" w:rsidP="00E60591">
            <w:pPr>
              <w:pStyle w:val="EngHangEnd"/>
            </w:pPr>
            <w:r>
              <w:t>Establish it in Your ordinances.</w:t>
            </w:r>
          </w:p>
        </w:tc>
      </w:tr>
      <w:tr w:rsidR="00E60591" w14:paraId="10D6D980" w14:textId="77777777" w:rsidTr="00E60591">
        <w:trPr>
          <w:cantSplit/>
        </w:trPr>
        <w:tc>
          <w:tcPr>
            <w:tcW w:w="288" w:type="dxa"/>
          </w:tcPr>
          <w:p w14:paraId="286C9618" w14:textId="77777777" w:rsidR="00E60591" w:rsidRDefault="00E60591" w:rsidP="00E60591">
            <w:pPr>
              <w:pStyle w:val="CopticCross"/>
            </w:pPr>
            <w:r>
              <w:t>¿</w:t>
            </w:r>
          </w:p>
        </w:tc>
        <w:tc>
          <w:tcPr>
            <w:tcW w:w="3960" w:type="dxa"/>
          </w:tcPr>
          <w:p w14:paraId="68C6D55B" w14:textId="77777777" w:rsidR="00E60591" w:rsidRDefault="00E60591" w:rsidP="00E60591">
            <w:pPr>
              <w:pStyle w:val="EngHang"/>
            </w:pPr>
            <w:r>
              <w:t>Your statutes are as sweet</w:t>
            </w:r>
          </w:p>
          <w:p w14:paraId="2EF3FE91" w14:textId="77777777" w:rsidR="00E60591" w:rsidRDefault="00E60591" w:rsidP="00E60591">
            <w:pPr>
              <w:pStyle w:val="EngHang"/>
            </w:pPr>
            <w:r>
              <w:t>As honey on my lips.</w:t>
            </w:r>
          </w:p>
          <w:p w14:paraId="6179D9D7" w14:textId="77777777" w:rsidR="00E60591" w:rsidRDefault="00E60591" w:rsidP="00E60591">
            <w:pPr>
              <w:pStyle w:val="EngHang"/>
            </w:pPr>
            <w:r>
              <w:t>O my Lord Jesus Christ,</w:t>
            </w:r>
          </w:p>
          <w:p w14:paraId="1AA6ECCB" w14:textId="77777777" w:rsidR="00E60591" w:rsidRDefault="00E60591" w:rsidP="00E60591">
            <w:pPr>
              <w:pStyle w:val="EngHangEnd"/>
            </w:pPr>
            <w:r>
              <w:t>Cleanse me form my sins.</w:t>
            </w:r>
          </w:p>
        </w:tc>
      </w:tr>
      <w:tr w:rsidR="00E60591" w14:paraId="12F2E727" w14:textId="77777777" w:rsidTr="00E60591">
        <w:trPr>
          <w:cantSplit/>
        </w:trPr>
        <w:tc>
          <w:tcPr>
            <w:tcW w:w="288" w:type="dxa"/>
          </w:tcPr>
          <w:p w14:paraId="1D62CE5B" w14:textId="77777777" w:rsidR="00E60591" w:rsidRDefault="00E60591" w:rsidP="00E60591">
            <w:pPr>
              <w:pStyle w:val="CopticCross"/>
            </w:pPr>
          </w:p>
        </w:tc>
        <w:tc>
          <w:tcPr>
            <w:tcW w:w="3960" w:type="dxa"/>
          </w:tcPr>
          <w:p w14:paraId="72933E24" w14:textId="77777777" w:rsidR="00E60591" w:rsidRDefault="00E60591" w:rsidP="00E60591">
            <w:pPr>
              <w:pStyle w:val="EngHang"/>
            </w:pPr>
            <w:r>
              <w:t>Let us thank the Beneficent,</w:t>
            </w:r>
          </w:p>
          <w:p w14:paraId="15C3D70D" w14:textId="77777777" w:rsidR="00E60591" w:rsidRDefault="00E60591" w:rsidP="00E60591">
            <w:pPr>
              <w:pStyle w:val="EngHang"/>
            </w:pPr>
            <w:r>
              <w:t>And worship the Lord Jesus,</w:t>
            </w:r>
          </w:p>
          <w:p w14:paraId="151DDDD3" w14:textId="77777777" w:rsidR="00E60591" w:rsidRDefault="00E60591" w:rsidP="00E60591">
            <w:pPr>
              <w:pStyle w:val="EngHang"/>
            </w:pPr>
            <w:r>
              <w:t>The Christ, the Lord of hosts;</w:t>
            </w:r>
          </w:p>
          <w:p w14:paraId="35D3A1CC" w14:textId="77777777" w:rsidR="00E60591" w:rsidRDefault="00E60591" w:rsidP="00E60591">
            <w:pPr>
              <w:pStyle w:val="EngHangEnd"/>
            </w:pPr>
            <w:r>
              <w:t>We bow down to Him in fear.</w:t>
            </w:r>
          </w:p>
        </w:tc>
      </w:tr>
      <w:tr w:rsidR="00E60591" w14:paraId="031E3446" w14:textId="77777777" w:rsidTr="00E60591">
        <w:trPr>
          <w:cantSplit/>
        </w:trPr>
        <w:tc>
          <w:tcPr>
            <w:tcW w:w="288" w:type="dxa"/>
          </w:tcPr>
          <w:p w14:paraId="0B9A870E" w14:textId="77777777" w:rsidR="00E60591" w:rsidRDefault="00E60591" w:rsidP="00E60591">
            <w:pPr>
              <w:pStyle w:val="CopticCross"/>
            </w:pPr>
            <w:r>
              <w:t>¿</w:t>
            </w:r>
          </w:p>
        </w:tc>
        <w:tc>
          <w:tcPr>
            <w:tcW w:w="3960" w:type="dxa"/>
          </w:tcPr>
          <w:p w14:paraId="423BED4B" w14:textId="77777777" w:rsidR="00E60591" w:rsidRDefault="00E60591" w:rsidP="00E60591">
            <w:pPr>
              <w:pStyle w:val="EngHang"/>
            </w:pPr>
            <w:r>
              <w:t>Confirm us in Your statutes,</w:t>
            </w:r>
          </w:p>
          <w:p w14:paraId="100B1B7C" w14:textId="77777777" w:rsidR="00E60591" w:rsidRDefault="00E60591" w:rsidP="00E60591">
            <w:pPr>
              <w:pStyle w:val="EngHang"/>
            </w:pPr>
            <w:r>
              <w:t>Establish Your oracles in us.</w:t>
            </w:r>
          </w:p>
          <w:p w14:paraId="152A113B" w14:textId="77777777" w:rsidR="00E60591" w:rsidRDefault="00E60591" w:rsidP="00E60591">
            <w:pPr>
              <w:pStyle w:val="EngHang"/>
            </w:pPr>
            <w:r>
              <w:t>O my Lord Jesus Christ,</w:t>
            </w:r>
          </w:p>
          <w:p w14:paraId="09E3CC38" w14:textId="77777777" w:rsidR="00E60591" w:rsidRDefault="00E60591" w:rsidP="00E60591">
            <w:pPr>
              <w:pStyle w:val="EngHangEnd"/>
            </w:pPr>
            <w:r>
              <w:t>Raise the stature of the Church.</w:t>
            </w:r>
          </w:p>
        </w:tc>
      </w:tr>
      <w:tr w:rsidR="00E60591" w14:paraId="0D41D0D3" w14:textId="77777777" w:rsidTr="00E60591">
        <w:trPr>
          <w:cantSplit/>
        </w:trPr>
        <w:tc>
          <w:tcPr>
            <w:tcW w:w="288" w:type="dxa"/>
          </w:tcPr>
          <w:p w14:paraId="38C81030" w14:textId="77777777" w:rsidR="00E60591" w:rsidRDefault="00E60591" w:rsidP="00E60591">
            <w:pPr>
              <w:pStyle w:val="CopticCross"/>
            </w:pPr>
          </w:p>
        </w:tc>
        <w:tc>
          <w:tcPr>
            <w:tcW w:w="3960" w:type="dxa"/>
          </w:tcPr>
          <w:p w14:paraId="6E21C21A" w14:textId="77777777" w:rsidR="00E60591" w:rsidRDefault="00E60591" w:rsidP="00E60591">
            <w:pPr>
              <w:pStyle w:val="EngHang"/>
            </w:pPr>
            <w:r>
              <w:t>Raise the statue of the Christians</w:t>
            </w:r>
          </w:p>
          <w:p w14:paraId="202046EC" w14:textId="77777777" w:rsidR="00E60591" w:rsidRDefault="00E60591" w:rsidP="00E60591">
            <w:pPr>
              <w:pStyle w:val="EngHang"/>
            </w:pPr>
            <w:r>
              <w:t>Throughout the world,</w:t>
            </w:r>
          </w:p>
          <w:p w14:paraId="114D9FBB" w14:textId="77777777" w:rsidR="00E60591" w:rsidRDefault="00E60591" w:rsidP="00E60591">
            <w:pPr>
              <w:pStyle w:val="EngHang"/>
            </w:pPr>
            <w:r>
              <w:t>O my Lord Jesus Christ,</w:t>
            </w:r>
          </w:p>
          <w:p w14:paraId="69F59429" w14:textId="77777777" w:rsidR="00E60591" w:rsidRDefault="00E60591" w:rsidP="00E60591">
            <w:pPr>
              <w:pStyle w:val="EngHangEnd"/>
            </w:pPr>
            <w:r>
              <w:t>Embrace them and support them.</w:t>
            </w:r>
          </w:p>
        </w:tc>
      </w:tr>
      <w:tr w:rsidR="00E60591" w14:paraId="4460E9A5" w14:textId="77777777" w:rsidTr="00E60591">
        <w:trPr>
          <w:cantSplit/>
        </w:trPr>
        <w:tc>
          <w:tcPr>
            <w:tcW w:w="288" w:type="dxa"/>
          </w:tcPr>
          <w:p w14:paraId="30F4DFA8" w14:textId="77777777" w:rsidR="00E60591" w:rsidRDefault="00E60591" w:rsidP="00E60591">
            <w:pPr>
              <w:pStyle w:val="CopticCross"/>
            </w:pPr>
            <w:r>
              <w:t>¿</w:t>
            </w:r>
          </w:p>
        </w:tc>
        <w:tc>
          <w:tcPr>
            <w:tcW w:w="3960" w:type="dxa"/>
          </w:tcPr>
          <w:p w14:paraId="3D3501EE" w14:textId="77777777" w:rsidR="00E60591" w:rsidRDefault="00E60591" w:rsidP="00E60591">
            <w:pPr>
              <w:pStyle w:val="EngHang"/>
            </w:pPr>
            <w:r>
              <w:t>If we live in poverty,</w:t>
            </w:r>
          </w:p>
          <w:p w14:paraId="3597CF65" w14:textId="77777777" w:rsidR="00E60591" w:rsidRDefault="00E60591" w:rsidP="00E60591">
            <w:pPr>
              <w:pStyle w:val="EngHang"/>
            </w:pPr>
            <w:r>
              <w:t>Your Name will sustain us,</w:t>
            </w:r>
          </w:p>
          <w:p w14:paraId="1BFC178E" w14:textId="77777777" w:rsidR="00E60591" w:rsidRDefault="00E60591" w:rsidP="00E60591">
            <w:pPr>
              <w:pStyle w:val="EngHang"/>
            </w:pPr>
            <w:r>
              <w:t>O my Lord Jesus Christ,</w:t>
            </w:r>
          </w:p>
          <w:p w14:paraId="31206F77" w14:textId="77777777" w:rsidR="00E60591" w:rsidRDefault="00E60591" w:rsidP="00E60591">
            <w:pPr>
              <w:pStyle w:val="EngHangEnd"/>
            </w:pPr>
            <w:r>
              <w:t xml:space="preserve">We are rich in Your goodness. </w:t>
            </w:r>
          </w:p>
        </w:tc>
      </w:tr>
      <w:tr w:rsidR="00E60591" w14:paraId="59E829A6" w14:textId="77777777" w:rsidTr="00E60591">
        <w:trPr>
          <w:cantSplit/>
        </w:trPr>
        <w:tc>
          <w:tcPr>
            <w:tcW w:w="288" w:type="dxa"/>
          </w:tcPr>
          <w:p w14:paraId="54F0285F" w14:textId="77777777" w:rsidR="00E60591" w:rsidRDefault="00E60591" w:rsidP="00E60591">
            <w:pPr>
              <w:pStyle w:val="CopticCross"/>
            </w:pPr>
          </w:p>
        </w:tc>
        <w:tc>
          <w:tcPr>
            <w:tcW w:w="3960" w:type="dxa"/>
          </w:tcPr>
          <w:p w14:paraId="1C499EA7" w14:textId="77777777" w:rsidR="00E60591" w:rsidRDefault="00E60591" w:rsidP="00E60591">
            <w:pPr>
              <w:pStyle w:val="EngHang"/>
            </w:pPr>
            <w:r>
              <w:t>Praise is due unto You,</w:t>
            </w:r>
          </w:p>
          <w:p w14:paraId="4F5833D9" w14:textId="77777777" w:rsidR="00E60591" w:rsidRDefault="00E60591" w:rsidP="00E60591">
            <w:pPr>
              <w:pStyle w:val="EngHang"/>
            </w:pPr>
            <w:r>
              <w:t>Blessing is due unto You,</w:t>
            </w:r>
          </w:p>
          <w:p w14:paraId="05C9FB1B" w14:textId="77777777" w:rsidR="00E60591" w:rsidRDefault="00E60591" w:rsidP="00E60591">
            <w:pPr>
              <w:pStyle w:val="EngHang"/>
            </w:pPr>
            <w:r>
              <w:t>O my Lord Jesus Christ,</w:t>
            </w:r>
          </w:p>
          <w:p w14:paraId="30B2E42C" w14:textId="77777777" w:rsidR="00E60591" w:rsidRDefault="00E60591" w:rsidP="00E60591">
            <w:pPr>
              <w:pStyle w:val="EngHangEnd"/>
            </w:pPr>
            <w:r>
              <w:t>The fountain of all goodness.</w:t>
            </w:r>
          </w:p>
        </w:tc>
      </w:tr>
      <w:tr w:rsidR="00E60591" w14:paraId="50620FC6" w14:textId="77777777" w:rsidTr="00E60591">
        <w:trPr>
          <w:cantSplit/>
        </w:trPr>
        <w:tc>
          <w:tcPr>
            <w:tcW w:w="288" w:type="dxa"/>
          </w:tcPr>
          <w:p w14:paraId="3A92B1F4" w14:textId="77777777" w:rsidR="00E60591" w:rsidRDefault="00E60591" w:rsidP="00E60591">
            <w:pPr>
              <w:pStyle w:val="CopticCross"/>
            </w:pPr>
            <w:r>
              <w:t>¿</w:t>
            </w:r>
          </w:p>
        </w:tc>
        <w:tc>
          <w:tcPr>
            <w:tcW w:w="3960" w:type="dxa"/>
          </w:tcPr>
          <w:p w14:paraId="28C19FA7" w14:textId="77777777" w:rsidR="00E60591" w:rsidRDefault="00E60591" w:rsidP="00E60591">
            <w:pPr>
              <w:pStyle w:val="EngHang"/>
            </w:pPr>
            <w:r>
              <w:t>O Lord, save Your people,</w:t>
            </w:r>
          </w:p>
          <w:p w14:paraId="2716A47C" w14:textId="77777777" w:rsidR="00E60591" w:rsidRDefault="00E60591" w:rsidP="00E60591">
            <w:pPr>
              <w:pStyle w:val="EngHang"/>
            </w:pPr>
            <w:r>
              <w:t>And bless Your inheritance;</w:t>
            </w:r>
          </w:p>
          <w:p w14:paraId="2AB0E238" w14:textId="77777777" w:rsidR="00E60591" w:rsidRDefault="00E60591" w:rsidP="00E60591">
            <w:pPr>
              <w:pStyle w:val="EngHang"/>
            </w:pPr>
            <w:r>
              <w:t>Raise their stature in Your Name,</w:t>
            </w:r>
          </w:p>
          <w:p w14:paraId="5EE34885" w14:textId="77777777" w:rsidR="00E60591" w:rsidRDefault="00E60591" w:rsidP="00E60591">
            <w:pPr>
              <w:pStyle w:val="EngHangEnd"/>
            </w:pPr>
            <w:r>
              <w:t>And grant them Your Kingdom.</w:t>
            </w:r>
          </w:p>
        </w:tc>
      </w:tr>
      <w:tr w:rsidR="00E60591" w14:paraId="7E0D9143" w14:textId="77777777" w:rsidTr="00E60591">
        <w:trPr>
          <w:cantSplit/>
        </w:trPr>
        <w:tc>
          <w:tcPr>
            <w:tcW w:w="288" w:type="dxa"/>
          </w:tcPr>
          <w:p w14:paraId="5D0409A0" w14:textId="77777777" w:rsidR="00E60591" w:rsidRDefault="00E60591" w:rsidP="00E60591">
            <w:pPr>
              <w:pStyle w:val="CopticCross"/>
            </w:pPr>
          </w:p>
        </w:tc>
        <w:tc>
          <w:tcPr>
            <w:tcW w:w="3960" w:type="dxa"/>
          </w:tcPr>
          <w:p w14:paraId="7EF23223" w14:textId="77777777" w:rsidR="00E60591" w:rsidRDefault="00E60591" w:rsidP="00E60591">
            <w:pPr>
              <w:pStyle w:val="EngHang"/>
            </w:pPr>
            <w:r>
              <w:t>Your Kingdom, O my God,</w:t>
            </w:r>
          </w:p>
          <w:p w14:paraId="2C7A61F3" w14:textId="77777777" w:rsidR="00E60591" w:rsidRDefault="00E60591" w:rsidP="00E60591">
            <w:pPr>
              <w:pStyle w:val="EngHang"/>
            </w:pPr>
            <w:r>
              <w:t>Is an eternal Kingdom,</w:t>
            </w:r>
          </w:p>
          <w:p w14:paraId="6E0C7D38" w14:textId="77777777" w:rsidR="00E60591" w:rsidRDefault="00E60591" w:rsidP="00E60591">
            <w:pPr>
              <w:pStyle w:val="EngHang"/>
            </w:pPr>
            <w:r>
              <w:t>And Your reign, O my King,</w:t>
            </w:r>
          </w:p>
          <w:p w14:paraId="702CB44B" w14:textId="77777777" w:rsidR="00E60591" w:rsidRDefault="00E60591" w:rsidP="00E60591">
            <w:pPr>
              <w:pStyle w:val="EngHangEnd"/>
            </w:pPr>
            <w:r>
              <w:t>Is everlasting.</w:t>
            </w:r>
          </w:p>
        </w:tc>
      </w:tr>
      <w:tr w:rsidR="00E60591" w14:paraId="08993564" w14:textId="77777777" w:rsidTr="00E60591">
        <w:trPr>
          <w:cantSplit/>
        </w:trPr>
        <w:tc>
          <w:tcPr>
            <w:tcW w:w="288" w:type="dxa"/>
          </w:tcPr>
          <w:p w14:paraId="698AA675" w14:textId="77777777" w:rsidR="00E60591" w:rsidRDefault="00E60591" w:rsidP="00E60591">
            <w:pPr>
              <w:pStyle w:val="CopticCross"/>
            </w:pPr>
            <w:r>
              <w:lastRenderedPageBreak/>
              <w:t>¿</w:t>
            </w:r>
          </w:p>
        </w:tc>
        <w:tc>
          <w:tcPr>
            <w:tcW w:w="3960" w:type="dxa"/>
          </w:tcPr>
          <w:p w14:paraId="0720BEBC" w14:textId="77777777" w:rsidR="00E60591" w:rsidRDefault="00E60591" w:rsidP="00E60591">
            <w:pPr>
              <w:pStyle w:val="EngHang"/>
            </w:pPr>
            <w:r>
              <w:t>Your deeds are wonderful,</w:t>
            </w:r>
          </w:p>
          <w:p w14:paraId="0E41D8D0" w14:textId="77777777" w:rsidR="00E60591" w:rsidRDefault="00E60591" w:rsidP="00E60591">
            <w:pPr>
              <w:pStyle w:val="EngHang"/>
            </w:pPr>
            <w:r>
              <w:t>Eternal, and exalted.</w:t>
            </w:r>
          </w:p>
          <w:p w14:paraId="0F2764FA" w14:textId="77777777" w:rsidR="00E60591" w:rsidRDefault="00E60591" w:rsidP="00E60591">
            <w:pPr>
              <w:pStyle w:val="EngHang"/>
            </w:pPr>
            <w:r>
              <w:t>O my Lord jesus Christ,</w:t>
            </w:r>
          </w:p>
          <w:p w14:paraId="7559943F" w14:textId="77777777" w:rsidR="00E60591" w:rsidRDefault="00E60591" w:rsidP="00E60591">
            <w:pPr>
              <w:pStyle w:val="EngHangEnd"/>
            </w:pPr>
            <w:r>
              <w:t>Your are the King of kings.</w:t>
            </w:r>
          </w:p>
        </w:tc>
      </w:tr>
      <w:tr w:rsidR="00E60591" w14:paraId="10773551" w14:textId="77777777" w:rsidTr="00E60591">
        <w:trPr>
          <w:cantSplit/>
        </w:trPr>
        <w:tc>
          <w:tcPr>
            <w:tcW w:w="288" w:type="dxa"/>
          </w:tcPr>
          <w:p w14:paraId="78A20495" w14:textId="77777777" w:rsidR="00E60591" w:rsidRDefault="00E60591" w:rsidP="00E60591">
            <w:pPr>
              <w:pStyle w:val="CopticCross"/>
            </w:pPr>
          </w:p>
        </w:tc>
        <w:tc>
          <w:tcPr>
            <w:tcW w:w="3960" w:type="dxa"/>
          </w:tcPr>
          <w:p w14:paraId="7A96BE5D" w14:textId="77777777" w:rsidR="00E60591" w:rsidRDefault="00E60591" w:rsidP="00E60591">
            <w:pPr>
              <w:pStyle w:val="EngHang"/>
            </w:pPr>
            <w:r>
              <w:t>All kingdoms will cease,</w:t>
            </w:r>
          </w:p>
          <w:p w14:paraId="0411E7E8" w14:textId="77777777" w:rsidR="00E60591" w:rsidRDefault="00E60591" w:rsidP="00E60591">
            <w:pPr>
              <w:pStyle w:val="EngHang"/>
            </w:pPr>
            <w:r>
              <w:t>A long with all riches of the world,</w:t>
            </w:r>
          </w:p>
          <w:p w14:paraId="3DFA54F8" w14:textId="77777777" w:rsidR="00E60591" w:rsidRDefault="00E60591" w:rsidP="00E60591">
            <w:pPr>
              <w:pStyle w:val="EngHang"/>
            </w:pPr>
            <w:r>
              <w:t>O my Lord Jesus Christ,</w:t>
            </w:r>
          </w:p>
          <w:p w14:paraId="479A95F2" w14:textId="77777777" w:rsidR="00E60591" w:rsidRDefault="00E60591" w:rsidP="00E60591">
            <w:pPr>
              <w:pStyle w:val="EngHangEnd"/>
            </w:pPr>
            <w:r>
              <w:t>Your Kingdom is eternal.</w:t>
            </w:r>
          </w:p>
        </w:tc>
      </w:tr>
      <w:tr w:rsidR="00E60591" w14:paraId="7C864580" w14:textId="77777777" w:rsidTr="00E60591">
        <w:trPr>
          <w:cantSplit/>
        </w:trPr>
        <w:tc>
          <w:tcPr>
            <w:tcW w:w="288" w:type="dxa"/>
          </w:tcPr>
          <w:p w14:paraId="48451414" w14:textId="77777777" w:rsidR="00E60591" w:rsidRDefault="00E60591" w:rsidP="00E60591">
            <w:pPr>
              <w:pStyle w:val="CopticCross"/>
            </w:pPr>
            <w:r>
              <w:t>¿</w:t>
            </w:r>
          </w:p>
        </w:tc>
        <w:tc>
          <w:tcPr>
            <w:tcW w:w="3960" w:type="dxa"/>
          </w:tcPr>
          <w:p w14:paraId="1D203130" w14:textId="77777777" w:rsidR="00E60591" w:rsidRDefault="00E60591" w:rsidP="00E60591">
            <w:pPr>
              <w:pStyle w:val="EngHang"/>
            </w:pPr>
            <w:r>
              <w:t>May the kingdoms cease,</w:t>
            </w:r>
          </w:p>
          <w:p w14:paraId="770BC3D1" w14:textId="77777777" w:rsidR="00E60591" w:rsidRDefault="00E60591" w:rsidP="00E60591">
            <w:pPr>
              <w:pStyle w:val="EngHang"/>
            </w:pPr>
            <w:r>
              <w:t>Along with the riches of the world,</w:t>
            </w:r>
          </w:p>
          <w:p w14:paraId="196430C6" w14:textId="77777777" w:rsidR="00E60591" w:rsidRDefault="00E60591" w:rsidP="00E60591">
            <w:pPr>
              <w:pStyle w:val="EngHang"/>
            </w:pPr>
            <w:r>
              <w:t>O my Lord Jesus Christ,</w:t>
            </w:r>
          </w:p>
          <w:p w14:paraId="33AFDB8B" w14:textId="77777777" w:rsidR="00E60591" w:rsidRDefault="00E60591" w:rsidP="00E60591">
            <w:pPr>
              <w:pStyle w:val="EngHangEnd"/>
            </w:pPr>
            <w:r>
              <w:t>You are the treasure of the poor.</w:t>
            </w:r>
          </w:p>
        </w:tc>
      </w:tr>
      <w:tr w:rsidR="00E60591" w14:paraId="3AE98DD9" w14:textId="77777777" w:rsidTr="00E60591">
        <w:trPr>
          <w:cantSplit/>
        </w:trPr>
        <w:tc>
          <w:tcPr>
            <w:tcW w:w="288" w:type="dxa"/>
          </w:tcPr>
          <w:p w14:paraId="46252FD1" w14:textId="77777777" w:rsidR="00E60591" w:rsidRDefault="00E60591" w:rsidP="00E60591">
            <w:pPr>
              <w:pStyle w:val="CopticCross"/>
            </w:pPr>
          </w:p>
        </w:tc>
        <w:tc>
          <w:tcPr>
            <w:tcW w:w="3960" w:type="dxa"/>
          </w:tcPr>
          <w:p w14:paraId="1BA8498F" w14:textId="77777777" w:rsidR="00E60591" w:rsidRDefault="00E60591" w:rsidP="00E60591">
            <w:pPr>
              <w:pStyle w:val="EngHang"/>
            </w:pPr>
            <w:r>
              <w:t>Please satisfy the poor,</w:t>
            </w:r>
          </w:p>
          <w:p w14:paraId="221AA441" w14:textId="77777777" w:rsidR="00E60591" w:rsidRDefault="00E60591" w:rsidP="00E60591">
            <w:pPr>
              <w:pStyle w:val="EngHang"/>
            </w:pPr>
            <w:r>
              <w:t>Heal the sick,</w:t>
            </w:r>
          </w:p>
          <w:p w14:paraId="731C1904" w14:textId="77777777" w:rsidR="00E60591" w:rsidRDefault="00E60591" w:rsidP="00E60591">
            <w:pPr>
              <w:pStyle w:val="EngHang"/>
            </w:pPr>
            <w:r>
              <w:t>Comfort all the widows,</w:t>
            </w:r>
          </w:p>
          <w:p w14:paraId="17F8B2A1" w14:textId="77777777" w:rsidR="00E60591" w:rsidRDefault="00E60591" w:rsidP="00E60591">
            <w:pPr>
              <w:pStyle w:val="EngHangEnd"/>
            </w:pPr>
            <w:r>
              <w:t>O Lord, grant them Your riches.</w:t>
            </w:r>
          </w:p>
        </w:tc>
      </w:tr>
      <w:tr w:rsidR="00E60591" w14:paraId="557B261C" w14:textId="77777777" w:rsidTr="00E60591">
        <w:trPr>
          <w:cantSplit/>
        </w:trPr>
        <w:tc>
          <w:tcPr>
            <w:tcW w:w="288" w:type="dxa"/>
          </w:tcPr>
          <w:p w14:paraId="2CF3A2FD" w14:textId="77777777" w:rsidR="00E60591" w:rsidRDefault="00E60591" w:rsidP="00E60591">
            <w:pPr>
              <w:pStyle w:val="CopticCross"/>
            </w:pPr>
            <w:r>
              <w:t>¿</w:t>
            </w:r>
          </w:p>
        </w:tc>
        <w:tc>
          <w:tcPr>
            <w:tcW w:w="3960" w:type="dxa"/>
          </w:tcPr>
          <w:p w14:paraId="19C07FA1" w14:textId="77777777" w:rsidR="00E60591" w:rsidRDefault="00E60591" w:rsidP="00E60591">
            <w:pPr>
              <w:pStyle w:val="EngHang"/>
            </w:pPr>
            <w:r>
              <w:t>O please grant them Your riches,</w:t>
            </w:r>
          </w:p>
          <w:p w14:paraId="08ED146A" w14:textId="77777777" w:rsidR="00E60591" w:rsidRDefault="00E60591" w:rsidP="00E60591">
            <w:pPr>
              <w:pStyle w:val="EngHang"/>
            </w:pPr>
            <w:r>
              <w:t>And help and forgive those in debt,</w:t>
            </w:r>
          </w:p>
          <w:p w14:paraId="0A34E095" w14:textId="77777777" w:rsidR="00E60591" w:rsidRDefault="00E60591" w:rsidP="00E60591">
            <w:pPr>
              <w:pStyle w:val="EngHang"/>
            </w:pPr>
            <w:r>
              <w:t>O my Lord, Jesus Christ,</w:t>
            </w:r>
          </w:p>
          <w:p w14:paraId="29985ED7" w14:textId="77777777" w:rsidR="00E60591" w:rsidRDefault="00E60591" w:rsidP="00E60591">
            <w:pPr>
              <w:pStyle w:val="EngHangEnd"/>
            </w:pPr>
            <w:r>
              <w:t>The treasure of the poor.</w:t>
            </w:r>
          </w:p>
        </w:tc>
      </w:tr>
      <w:tr w:rsidR="00E60591" w14:paraId="210BCA66" w14:textId="77777777" w:rsidTr="00E60591">
        <w:trPr>
          <w:cantSplit/>
        </w:trPr>
        <w:tc>
          <w:tcPr>
            <w:tcW w:w="288" w:type="dxa"/>
          </w:tcPr>
          <w:p w14:paraId="7071EF5D" w14:textId="77777777" w:rsidR="00E60591" w:rsidRDefault="00E60591" w:rsidP="00E60591">
            <w:pPr>
              <w:pStyle w:val="CopticCross"/>
            </w:pPr>
          </w:p>
        </w:tc>
        <w:tc>
          <w:tcPr>
            <w:tcW w:w="3960" w:type="dxa"/>
          </w:tcPr>
          <w:p w14:paraId="5DF8B1E7" w14:textId="77777777" w:rsidR="00E60591" w:rsidRDefault="00E60591" w:rsidP="00E60591">
            <w:pPr>
              <w:pStyle w:val="EngHang"/>
            </w:pPr>
            <w:r>
              <w:t>Though we may be in need,</w:t>
            </w:r>
          </w:p>
          <w:p w14:paraId="28CDD325" w14:textId="77777777" w:rsidR="00E60591" w:rsidRDefault="00E60591" w:rsidP="00E60591">
            <w:pPr>
              <w:pStyle w:val="EngHang"/>
            </w:pPr>
            <w:r>
              <w:t>We have the Precious Pearl,</w:t>
            </w:r>
          </w:p>
          <w:p w14:paraId="7B29FF51" w14:textId="77777777" w:rsidR="00E60591" w:rsidRDefault="00E60591" w:rsidP="00E60591">
            <w:pPr>
              <w:pStyle w:val="EngHang"/>
            </w:pPr>
            <w:r>
              <w:t>The Rock of great price,</w:t>
            </w:r>
          </w:p>
          <w:p w14:paraId="1534AE34" w14:textId="77777777" w:rsidR="00E60591" w:rsidRDefault="00E60591" w:rsidP="00E60591">
            <w:pPr>
              <w:pStyle w:val="EngHangEnd"/>
            </w:pPr>
            <w:r>
              <w:t>The honoured Jesus,</w:t>
            </w:r>
          </w:p>
        </w:tc>
      </w:tr>
      <w:tr w:rsidR="00E60591" w14:paraId="3BBE6690" w14:textId="77777777" w:rsidTr="00E60591">
        <w:trPr>
          <w:cantSplit/>
        </w:trPr>
        <w:tc>
          <w:tcPr>
            <w:tcW w:w="288" w:type="dxa"/>
          </w:tcPr>
          <w:p w14:paraId="5C6065CC" w14:textId="77777777" w:rsidR="00E60591" w:rsidRDefault="00E60591" w:rsidP="00E60591">
            <w:pPr>
              <w:pStyle w:val="CopticCross"/>
            </w:pPr>
            <w:r>
              <w:lastRenderedPageBreak/>
              <w:t>¿</w:t>
            </w:r>
          </w:p>
        </w:tc>
        <w:tc>
          <w:tcPr>
            <w:tcW w:w="3960" w:type="dxa"/>
          </w:tcPr>
          <w:p w14:paraId="792E2C88" w14:textId="77777777" w:rsidR="00E60591" w:rsidRDefault="00E60591" w:rsidP="00E60591">
            <w:pPr>
              <w:pStyle w:val="EngHang"/>
            </w:pPr>
            <w:r>
              <w:t xml:space="preserve"> Honoured and precious,</w:t>
            </w:r>
          </w:p>
          <w:p w14:paraId="7B6F4D0C" w14:textId="77777777" w:rsidR="00E60591" w:rsidRDefault="00E60591" w:rsidP="00E60591">
            <w:pPr>
              <w:pStyle w:val="EngHang"/>
            </w:pPr>
            <w:r>
              <w:t>Above all things of this world,</w:t>
            </w:r>
          </w:p>
          <w:p w14:paraId="77EBB812" w14:textId="77777777" w:rsidR="00E60591" w:rsidRDefault="00E60591" w:rsidP="00E60591">
            <w:pPr>
              <w:pStyle w:val="EngHang"/>
            </w:pPr>
            <w:r>
              <w:t>Is His Name, Jesus Christ,</w:t>
            </w:r>
          </w:p>
          <w:p w14:paraId="29018E57" w14:textId="77777777" w:rsidR="00E60591" w:rsidRDefault="00E60591" w:rsidP="00E60591">
            <w:pPr>
              <w:pStyle w:val="EngHangEnd"/>
            </w:pPr>
            <w:r>
              <w:t>The forgiver of sins.</w:t>
            </w:r>
          </w:p>
        </w:tc>
      </w:tr>
      <w:tr w:rsidR="00E60591" w14:paraId="0BE668F6" w14:textId="77777777" w:rsidTr="00E60591">
        <w:trPr>
          <w:cantSplit/>
        </w:trPr>
        <w:tc>
          <w:tcPr>
            <w:tcW w:w="288" w:type="dxa"/>
          </w:tcPr>
          <w:p w14:paraId="12717CAE" w14:textId="77777777" w:rsidR="00E60591" w:rsidRDefault="00E60591" w:rsidP="00E60591">
            <w:pPr>
              <w:pStyle w:val="CopticCross"/>
            </w:pPr>
          </w:p>
        </w:tc>
        <w:tc>
          <w:tcPr>
            <w:tcW w:w="3960" w:type="dxa"/>
          </w:tcPr>
          <w:p w14:paraId="26C8D4F0" w14:textId="77777777" w:rsidR="00E60591" w:rsidRDefault="00E60591" w:rsidP="00E60591">
            <w:pPr>
              <w:pStyle w:val="EngHang"/>
            </w:pPr>
            <w:r>
              <w:t>[He is] the forgiver of our debts,</w:t>
            </w:r>
          </w:p>
          <w:p w14:paraId="019DB7BC" w14:textId="77777777" w:rsidR="00E60591" w:rsidRDefault="00E60591" w:rsidP="00E60591">
            <w:pPr>
              <w:pStyle w:val="EngHang"/>
            </w:pPr>
            <w:r>
              <w:t>Who hears those who plead.</w:t>
            </w:r>
          </w:p>
          <w:p w14:paraId="1A9E51C9" w14:textId="77777777" w:rsidR="00E60591" w:rsidRDefault="00E60591" w:rsidP="00E60591">
            <w:pPr>
              <w:pStyle w:val="EngHang"/>
            </w:pPr>
            <w:r>
              <w:t>All the nations confess Him,</w:t>
            </w:r>
          </w:p>
          <w:p w14:paraId="46B43F1F" w14:textId="77777777" w:rsidR="00E60591" w:rsidRDefault="00E60591" w:rsidP="00E60591">
            <w:pPr>
              <w:pStyle w:val="EngHangEnd"/>
            </w:pPr>
            <w:r>
              <w:t>And all the kings praise Him.</w:t>
            </w:r>
          </w:p>
        </w:tc>
      </w:tr>
      <w:tr w:rsidR="00E60591" w14:paraId="56A78C5F" w14:textId="77777777" w:rsidTr="00E60591">
        <w:trPr>
          <w:cantSplit/>
        </w:trPr>
        <w:tc>
          <w:tcPr>
            <w:tcW w:w="288" w:type="dxa"/>
          </w:tcPr>
          <w:p w14:paraId="21555553" w14:textId="77777777" w:rsidR="00E60591" w:rsidRDefault="00E60591" w:rsidP="00E60591">
            <w:pPr>
              <w:pStyle w:val="CopticCross"/>
            </w:pPr>
            <w:r>
              <w:t>¿</w:t>
            </w:r>
          </w:p>
        </w:tc>
        <w:tc>
          <w:tcPr>
            <w:tcW w:w="3960" w:type="dxa"/>
          </w:tcPr>
          <w:p w14:paraId="61B70E38" w14:textId="77777777" w:rsidR="00E60591" w:rsidRDefault="00E60591" w:rsidP="00E60591">
            <w:pPr>
              <w:pStyle w:val="EngHang"/>
            </w:pPr>
            <w:r>
              <w:t>Praise Him, O peoples,</w:t>
            </w:r>
          </w:p>
          <w:p w14:paraId="46A9559B" w14:textId="77777777" w:rsidR="00E60591" w:rsidRDefault="00E60591" w:rsidP="00E60591">
            <w:pPr>
              <w:pStyle w:val="EngHang"/>
            </w:pPr>
            <w:r>
              <w:t>Glorify Him, all nations.</w:t>
            </w:r>
          </w:p>
          <w:p w14:paraId="6945FE49" w14:textId="77777777" w:rsidR="00E60591" w:rsidRDefault="00E60591" w:rsidP="00E60591">
            <w:pPr>
              <w:pStyle w:val="EngHang"/>
            </w:pPr>
            <w:r>
              <w:t>O my Lord Jesus Christ,</w:t>
            </w:r>
          </w:p>
          <w:p w14:paraId="3D3934B3" w14:textId="77777777" w:rsidR="00E60591" w:rsidRDefault="00E60591" w:rsidP="00E60591">
            <w:pPr>
              <w:pStyle w:val="EngHangEnd"/>
            </w:pPr>
            <w:r>
              <w:t>Grant us to do Your will.</w:t>
            </w:r>
          </w:p>
        </w:tc>
      </w:tr>
      <w:tr w:rsidR="00E60591" w14:paraId="1DA9D4DD" w14:textId="77777777" w:rsidTr="00E60591">
        <w:trPr>
          <w:cantSplit/>
        </w:trPr>
        <w:tc>
          <w:tcPr>
            <w:tcW w:w="288" w:type="dxa"/>
          </w:tcPr>
          <w:p w14:paraId="74C0EE14" w14:textId="77777777" w:rsidR="00E60591" w:rsidRDefault="00E60591" w:rsidP="00E60591">
            <w:pPr>
              <w:pStyle w:val="CopticCross"/>
            </w:pPr>
          </w:p>
        </w:tc>
        <w:tc>
          <w:tcPr>
            <w:tcW w:w="3960" w:type="dxa"/>
          </w:tcPr>
          <w:p w14:paraId="287A5FBE" w14:textId="77777777" w:rsidR="00E60591" w:rsidRDefault="00E60591" w:rsidP="00E60591">
            <w:pPr>
              <w:pStyle w:val="EngHang"/>
            </w:pPr>
            <w:r>
              <w:t>We ask for Your Kingdom,</w:t>
            </w:r>
          </w:p>
          <w:p w14:paraId="79B7B3D8" w14:textId="77777777" w:rsidR="00E60591" w:rsidRDefault="00E60591" w:rsidP="00E60591">
            <w:pPr>
              <w:pStyle w:val="EngHang"/>
            </w:pPr>
            <w:r>
              <w:t>And Your eternal mercy,</w:t>
            </w:r>
          </w:p>
          <w:p w14:paraId="177B4BAC" w14:textId="77777777" w:rsidR="00E60591" w:rsidRDefault="00E60591" w:rsidP="00E60591">
            <w:pPr>
              <w:pStyle w:val="EngHang"/>
            </w:pPr>
            <w:r>
              <w:t>O my Lord Jesus Christ,</w:t>
            </w:r>
          </w:p>
          <w:p w14:paraId="7012D608" w14:textId="77777777" w:rsidR="00E60591" w:rsidRDefault="00E60591" w:rsidP="00E60591">
            <w:pPr>
              <w:pStyle w:val="EngHangEnd"/>
            </w:pPr>
            <w:r>
              <w:t>O mighty One.</w:t>
            </w:r>
          </w:p>
        </w:tc>
      </w:tr>
      <w:tr w:rsidR="00E60591" w14:paraId="081BDF91" w14:textId="77777777" w:rsidTr="00E60591">
        <w:trPr>
          <w:cantSplit/>
        </w:trPr>
        <w:tc>
          <w:tcPr>
            <w:tcW w:w="288" w:type="dxa"/>
          </w:tcPr>
          <w:p w14:paraId="1757E1C1" w14:textId="77777777" w:rsidR="00E60591" w:rsidRDefault="00E60591" w:rsidP="00E60591">
            <w:pPr>
              <w:pStyle w:val="CopticCross"/>
            </w:pPr>
            <w:r>
              <w:t>¿</w:t>
            </w:r>
          </w:p>
        </w:tc>
        <w:tc>
          <w:tcPr>
            <w:tcW w:w="3960" w:type="dxa"/>
          </w:tcPr>
          <w:p w14:paraId="217C56D2" w14:textId="77777777" w:rsidR="00E60591" w:rsidRDefault="00E60591" w:rsidP="00E60591">
            <w:pPr>
              <w:pStyle w:val="EngHang"/>
            </w:pPr>
            <w:r>
              <w:t>You are mighty and honoured;</w:t>
            </w:r>
          </w:p>
          <w:p w14:paraId="3A1B887C" w14:textId="77777777" w:rsidR="00E60591" w:rsidRDefault="00E60591" w:rsidP="00E60591">
            <w:pPr>
              <w:pStyle w:val="EngHang"/>
            </w:pPr>
            <w:r>
              <w:t>There is no one like You,</w:t>
            </w:r>
          </w:p>
          <w:p w14:paraId="4D4FE0DA" w14:textId="77777777" w:rsidR="00E60591" w:rsidRDefault="00E60591" w:rsidP="00E60591">
            <w:pPr>
              <w:pStyle w:val="EngHang"/>
            </w:pPr>
            <w:r>
              <w:t>O my Lord Jesus Christ,</w:t>
            </w:r>
          </w:p>
          <w:p w14:paraId="0C71E2F1" w14:textId="77777777" w:rsidR="00E60591" w:rsidRDefault="00E60591" w:rsidP="00E60591">
            <w:pPr>
              <w:pStyle w:val="EngHangEnd"/>
            </w:pPr>
            <w:r>
              <w:t>You see all.</w:t>
            </w:r>
          </w:p>
        </w:tc>
      </w:tr>
      <w:tr w:rsidR="00E60591" w14:paraId="44BED44C" w14:textId="77777777" w:rsidTr="00E60591">
        <w:trPr>
          <w:cantSplit/>
        </w:trPr>
        <w:tc>
          <w:tcPr>
            <w:tcW w:w="288" w:type="dxa"/>
          </w:tcPr>
          <w:p w14:paraId="305C7101" w14:textId="77777777" w:rsidR="00E60591" w:rsidRDefault="00E60591" w:rsidP="00E60591">
            <w:pPr>
              <w:pStyle w:val="CopticCross"/>
            </w:pPr>
          </w:p>
        </w:tc>
        <w:tc>
          <w:tcPr>
            <w:tcW w:w="3960" w:type="dxa"/>
          </w:tcPr>
          <w:p w14:paraId="6567F719" w14:textId="77777777" w:rsidR="00E60591" w:rsidRDefault="00E60591" w:rsidP="00E60591">
            <w:pPr>
              <w:pStyle w:val="EngHang"/>
            </w:pPr>
            <w:r>
              <w:t>You see all, and hearken</w:t>
            </w:r>
          </w:p>
          <w:p w14:paraId="607F5BB6" w14:textId="77777777" w:rsidR="00E60591" w:rsidRDefault="00E60591" w:rsidP="00E60591">
            <w:pPr>
              <w:pStyle w:val="EngHang"/>
            </w:pPr>
            <w:r>
              <w:t>To us according to Your economy.</w:t>
            </w:r>
          </w:p>
          <w:p w14:paraId="10EE48F6" w14:textId="77777777" w:rsidR="00E60591" w:rsidRDefault="00E60591" w:rsidP="00E60591">
            <w:pPr>
              <w:pStyle w:val="EngHang"/>
            </w:pPr>
            <w:r>
              <w:t>O my Lord Jesus Christ,</w:t>
            </w:r>
          </w:p>
          <w:p w14:paraId="2071B1CD" w14:textId="77777777" w:rsidR="00E60591" w:rsidRDefault="00E60591" w:rsidP="00E60591">
            <w:pPr>
              <w:pStyle w:val="EngHangEnd"/>
            </w:pPr>
            <w:r>
              <w:t>Do not cast us away from Yourself.</w:t>
            </w:r>
          </w:p>
        </w:tc>
      </w:tr>
      <w:tr w:rsidR="00E60591" w14:paraId="0F8D805B" w14:textId="77777777" w:rsidTr="00E60591">
        <w:trPr>
          <w:cantSplit/>
        </w:trPr>
        <w:tc>
          <w:tcPr>
            <w:tcW w:w="288" w:type="dxa"/>
          </w:tcPr>
          <w:p w14:paraId="67E344BE" w14:textId="77777777" w:rsidR="00E60591" w:rsidRDefault="00E60591" w:rsidP="00E60591">
            <w:pPr>
              <w:pStyle w:val="CopticCross"/>
            </w:pPr>
            <w:r>
              <w:t>¿</w:t>
            </w:r>
          </w:p>
        </w:tc>
        <w:tc>
          <w:tcPr>
            <w:tcW w:w="3960" w:type="dxa"/>
          </w:tcPr>
          <w:p w14:paraId="14D124C3" w14:textId="77777777" w:rsidR="00E60591" w:rsidRDefault="00E60591" w:rsidP="00E60591">
            <w:pPr>
              <w:pStyle w:val="EngHang"/>
            </w:pPr>
            <w:r>
              <w:t>We know none save You,</w:t>
            </w:r>
          </w:p>
          <w:p w14:paraId="367C0A5B" w14:textId="77777777" w:rsidR="00E60591" w:rsidRDefault="00E60591" w:rsidP="00E60591">
            <w:pPr>
              <w:pStyle w:val="EngHang"/>
            </w:pPr>
            <w:r>
              <w:t>We hope in Your Gospel;</w:t>
            </w:r>
          </w:p>
          <w:p w14:paraId="4FA623C4" w14:textId="77777777" w:rsidR="00E60591" w:rsidRDefault="00E60591" w:rsidP="00E60591">
            <w:pPr>
              <w:pStyle w:val="EngHang"/>
            </w:pPr>
            <w:r>
              <w:t>You are the Son of God,</w:t>
            </w:r>
          </w:p>
          <w:p w14:paraId="33B706D2" w14:textId="77777777" w:rsidR="00E60591" w:rsidRDefault="00E60591" w:rsidP="00E60591">
            <w:pPr>
              <w:pStyle w:val="EngHang"/>
            </w:pPr>
            <w:r>
              <w:t>Confirm us in Your faith.</w:t>
            </w:r>
          </w:p>
        </w:tc>
      </w:tr>
      <w:tr w:rsidR="00E60591" w14:paraId="612274DA" w14:textId="77777777" w:rsidTr="00E60591">
        <w:trPr>
          <w:cantSplit/>
        </w:trPr>
        <w:tc>
          <w:tcPr>
            <w:tcW w:w="288" w:type="dxa"/>
          </w:tcPr>
          <w:p w14:paraId="4281E346" w14:textId="77777777" w:rsidR="00E60591" w:rsidRDefault="00E60591" w:rsidP="00E60591">
            <w:pPr>
              <w:pStyle w:val="CopticCross"/>
            </w:pPr>
          </w:p>
        </w:tc>
        <w:tc>
          <w:tcPr>
            <w:tcW w:w="3960" w:type="dxa"/>
          </w:tcPr>
          <w:p w14:paraId="0BF8C176" w14:textId="77777777" w:rsidR="00E60591" w:rsidRDefault="00E60591" w:rsidP="00E60591">
            <w:pPr>
              <w:pStyle w:val="EngHang"/>
            </w:pPr>
          </w:p>
        </w:tc>
      </w:tr>
      <w:tr w:rsidR="00E60591" w14:paraId="55C22869" w14:textId="77777777" w:rsidTr="00E60591">
        <w:trPr>
          <w:cantSplit/>
        </w:trPr>
        <w:tc>
          <w:tcPr>
            <w:tcW w:w="288" w:type="dxa"/>
          </w:tcPr>
          <w:p w14:paraId="01E9B6C0" w14:textId="77777777" w:rsidR="00E60591" w:rsidRDefault="00E60591" w:rsidP="00E60591">
            <w:pPr>
              <w:pStyle w:val="CopticCross"/>
            </w:pPr>
          </w:p>
        </w:tc>
        <w:tc>
          <w:tcPr>
            <w:tcW w:w="3960" w:type="dxa"/>
          </w:tcPr>
          <w:p w14:paraId="7E149845" w14:textId="77777777" w:rsidR="00E60591" w:rsidRDefault="00E60591" w:rsidP="00E60591">
            <w:pPr>
              <w:pStyle w:val="EngHang"/>
            </w:pPr>
            <w:r>
              <w:t>Confirm us in the faith,</w:t>
            </w:r>
          </w:p>
          <w:p w14:paraId="77229BEE" w14:textId="77777777" w:rsidR="00E60591" w:rsidRDefault="00E60591" w:rsidP="00E60591">
            <w:pPr>
              <w:pStyle w:val="EngHang"/>
            </w:pPr>
            <w:r>
              <w:t>And raise us up form idleness.</w:t>
            </w:r>
          </w:p>
          <w:p w14:paraId="05C4FCF7" w14:textId="77777777" w:rsidR="00E60591" w:rsidRDefault="00E60591" w:rsidP="00E60591">
            <w:pPr>
              <w:pStyle w:val="EngHang"/>
            </w:pPr>
            <w:r>
              <w:t>O my Lord Jesus Christ,</w:t>
            </w:r>
          </w:p>
          <w:p w14:paraId="71293AD0" w14:textId="77777777" w:rsidR="00E60591" w:rsidRDefault="00E60591" w:rsidP="00E60591">
            <w:pPr>
              <w:pStyle w:val="EngHang"/>
            </w:pPr>
            <w:r>
              <w:t>Praising You enlightens our souls.</w:t>
            </w:r>
          </w:p>
        </w:tc>
      </w:tr>
      <w:tr w:rsidR="00E60591" w14:paraId="0C5D1A6D" w14:textId="77777777" w:rsidTr="00E60591">
        <w:trPr>
          <w:cantSplit/>
        </w:trPr>
        <w:tc>
          <w:tcPr>
            <w:tcW w:w="288" w:type="dxa"/>
          </w:tcPr>
          <w:p w14:paraId="14951EE3" w14:textId="77777777" w:rsidR="00E60591" w:rsidRDefault="00E60591" w:rsidP="00E60591">
            <w:pPr>
              <w:pStyle w:val="CopticCross"/>
            </w:pPr>
          </w:p>
        </w:tc>
        <w:tc>
          <w:tcPr>
            <w:tcW w:w="3960" w:type="dxa"/>
          </w:tcPr>
          <w:p w14:paraId="37CE9CAB" w14:textId="77777777" w:rsidR="00E60591" w:rsidRDefault="00E60591" w:rsidP="00E60591">
            <w:pPr>
              <w:pStyle w:val="EngHang"/>
            </w:pPr>
          </w:p>
        </w:tc>
      </w:tr>
      <w:tr w:rsidR="00E60591" w14:paraId="496255C3" w14:textId="77777777" w:rsidTr="00E60591">
        <w:trPr>
          <w:cantSplit/>
        </w:trPr>
        <w:tc>
          <w:tcPr>
            <w:tcW w:w="288" w:type="dxa"/>
          </w:tcPr>
          <w:p w14:paraId="6ACB73F4" w14:textId="77777777" w:rsidR="00E60591" w:rsidRDefault="00E60591" w:rsidP="00E60591">
            <w:pPr>
              <w:pStyle w:val="CopticCross"/>
            </w:pPr>
            <w:r>
              <w:t>¿</w:t>
            </w:r>
          </w:p>
        </w:tc>
        <w:tc>
          <w:tcPr>
            <w:tcW w:w="3960" w:type="dxa"/>
          </w:tcPr>
          <w:p w14:paraId="1A2C45DD" w14:textId="77777777" w:rsidR="00E60591" w:rsidRDefault="00E60591" w:rsidP="00E60591">
            <w:pPr>
              <w:pStyle w:val="EngHang"/>
            </w:pPr>
            <w:r>
              <w:t>We rejoice with hymns,</w:t>
            </w:r>
          </w:p>
          <w:p w14:paraId="2F80EA41" w14:textId="77777777" w:rsidR="00E60591" w:rsidRDefault="00E60591" w:rsidP="00E60591">
            <w:pPr>
              <w:pStyle w:val="EngHang"/>
            </w:pPr>
            <w:r>
              <w:t>We change with psalms,</w:t>
            </w:r>
          </w:p>
          <w:p w14:paraId="7FA79793" w14:textId="77777777" w:rsidR="00E60591" w:rsidRDefault="00E60591" w:rsidP="00E60591">
            <w:pPr>
              <w:pStyle w:val="EngHang"/>
            </w:pPr>
            <w:r>
              <w:t>O my Lord Jesus Christ,</w:t>
            </w:r>
          </w:p>
          <w:p w14:paraId="5B6EEC0B" w14:textId="77777777" w:rsidR="00E60591" w:rsidRDefault="00E60591" w:rsidP="00E60591">
            <w:pPr>
              <w:pStyle w:val="EngHangEnd"/>
            </w:pPr>
            <w:r>
              <w:t>Praising Your is joy and delight.</w:t>
            </w:r>
          </w:p>
        </w:tc>
      </w:tr>
      <w:tr w:rsidR="00E60591" w14:paraId="1F427597" w14:textId="77777777" w:rsidTr="00E60591">
        <w:trPr>
          <w:cantSplit/>
        </w:trPr>
        <w:tc>
          <w:tcPr>
            <w:tcW w:w="288" w:type="dxa"/>
          </w:tcPr>
          <w:p w14:paraId="5C80E5AA" w14:textId="77777777" w:rsidR="00E60591" w:rsidRDefault="00E60591" w:rsidP="00E60591">
            <w:pPr>
              <w:pStyle w:val="CopticCross"/>
            </w:pPr>
          </w:p>
        </w:tc>
        <w:tc>
          <w:tcPr>
            <w:tcW w:w="3960" w:type="dxa"/>
          </w:tcPr>
          <w:p w14:paraId="57F7A411" w14:textId="77777777" w:rsidR="00E60591" w:rsidRDefault="00E60591" w:rsidP="00E60591">
            <w:pPr>
              <w:pStyle w:val="EngHang"/>
            </w:pPr>
            <w:r>
              <w:t>Our joy is in praising You,</w:t>
            </w:r>
          </w:p>
          <w:p w14:paraId="525DFCF0" w14:textId="77777777" w:rsidR="00E60591" w:rsidRDefault="00E60591" w:rsidP="00E60591">
            <w:pPr>
              <w:pStyle w:val="EngHang"/>
            </w:pPr>
            <w:r>
              <w:t>Our splendour is in Your glory;</w:t>
            </w:r>
          </w:p>
          <w:p w14:paraId="7ABD5814" w14:textId="77777777" w:rsidR="00E60591" w:rsidRDefault="00E60591" w:rsidP="00E60591">
            <w:pPr>
              <w:pStyle w:val="EngHang"/>
            </w:pPr>
            <w:r>
              <w:t>O my Lord Jeuss Christ,</w:t>
            </w:r>
          </w:p>
          <w:p w14:paraId="4CE8EFC0" w14:textId="77777777" w:rsidR="00E60591" w:rsidRDefault="00E60591" w:rsidP="00E60591">
            <w:pPr>
              <w:pStyle w:val="EngHangEnd"/>
            </w:pPr>
            <w:r>
              <w:t>All glory is due unto You.</w:t>
            </w:r>
          </w:p>
        </w:tc>
      </w:tr>
      <w:tr w:rsidR="00E60591" w14:paraId="4E1BEF2B" w14:textId="77777777" w:rsidTr="00E60591">
        <w:trPr>
          <w:cantSplit/>
        </w:trPr>
        <w:tc>
          <w:tcPr>
            <w:tcW w:w="288" w:type="dxa"/>
          </w:tcPr>
          <w:p w14:paraId="53A5D75A" w14:textId="77777777" w:rsidR="00E60591" w:rsidRDefault="00E60591" w:rsidP="00E60591">
            <w:pPr>
              <w:pStyle w:val="CopticCross"/>
            </w:pPr>
            <w:r>
              <w:t>¿</w:t>
            </w:r>
          </w:p>
        </w:tc>
        <w:tc>
          <w:tcPr>
            <w:tcW w:w="3960" w:type="dxa"/>
          </w:tcPr>
          <w:p w14:paraId="1C438C10" w14:textId="77777777" w:rsidR="00E60591" w:rsidRDefault="00E60591" w:rsidP="00E60591">
            <w:pPr>
              <w:pStyle w:val="EngHang"/>
            </w:pPr>
            <w:r>
              <w:t>I have sinned against You,</w:t>
            </w:r>
          </w:p>
          <w:p w14:paraId="6660F8A8" w14:textId="77777777" w:rsidR="00E60591" w:rsidRDefault="00E60591" w:rsidP="00E60591">
            <w:pPr>
              <w:pStyle w:val="EngHang"/>
            </w:pPr>
            <w:r>
              <w:t>I have transgressed Your Law,</w:t>
            </w:r>
          </w:p>
          <w:p w14:paraId="313043BC" w14:textId="77777777" w:rsidR="00E60591" w:rsidRDefault="00E60591" w:rsidP="00E60591">
            <w:pPr>
              <w:pStyle w:val="EngHang"/>
            </w:pPr>
            <w:r>
              <w:t>You are justified in all Your words,</w:t>
            </w:r>
          </w:p>
          <w:p w14:paraId="23A3630F" w14:textId="77777777" w:rsidR="00E60591" w:rsidRDefault="00E60591" w:rsidP="00E60591">
            <w:pPr>
              <w:pStyle w:val="EngHangEnd"/>
            </w:pPr>
            <w:r>
              <w:t>And prevail when You are judged.</w:t>
            </w:r>
          </w:p>
        </w:tc>
      </w:tr>
      <w:tr w:rsidR="00E60591" w14:paraId="066DDB14" w14:textId="77777777" w:rsidTr="00E60591">
        <w:trPr>
          <w:cantSplit/>
        </w:trPr>
        <w:tc>
          <w:tcPr>
            <w:tcW w:w="288" w:type="dxa"/>
          </w:tcPr>
          <w:p w14:paraId="20B331B8" w14:textId="77777777" w:rsidR="00E60591" w:rsidRDefault="00E60591" w:rsidP="00E60591">
            <w:pPr>
              <w:pStyle w:val="CopticCross"/>
            </w:pPr>
          </w:p>
        </w:tc>
        <w:tc>
          <w:tcPr>
            <w:tcW w:w="3960" w:type="dxa"/>
          </w:tcPr>
          <w:p w14:paraId="1587254E" w14:textId="77777777" w:rsidR="00E60591" w:rsidRDefault="00E60591" w:rsidP="00E60591">
            <w:pPr>
              <w:pStyle w:val="EngHang"/>
            </w:pPr>
            <w:r>
              <w:t>Your judgments are righteous and true,</w:t>
            </w:r>
          </w:p>
          <w:p w14:paraId="7CAEE36B" w14:textId="77777777" w:rsidR="00E60591" w:rsidRDefault="00E60591" w:rsidP="00E60591">
            <w:pPr>
              <w:pStyle w:val="EngHang"/>
            </w:pPr>
            <w:r>
              <w:t>And your mercy is boundless.</w:t>
            </w:r>
          </w:p>
          <w:p w14:paraId="5C578804" w14:textId="77777777" w:rsidR="00E60591" w:rsidRDefault="00E60591" w:rsidP="00E60591">
            <w:pPr>
              <w:pStyle w:val="EngHang"/>
            </w:pPr>
            <w:r>
              <w:t>O my Lord Jesus Christ,</w:t>
            </w:r>
          </w:p>
          <w:p w14:paraId="2509DCF1" w14:textId="77777777" w:rsidR="00E60591" w:rsidRDefault="00E60591" w:rsidP="00E60591">
            <w:pPr>
              <w:pStyle w:val="EngHangEnd"/>
            </w:pPr>
            <w:r>
              <w:t>Have mercy on my soul.</w:t>
            </w:r>
          </w:p>
        </w:tc>
      </w:tr>
      <w:tr w:rsidR="00E60591" w14:paraId="0A442BDF" w14:textId="77777777" w:rsidTr="00E60591">
        <w:trPr>
          <w:cantSplit/>
        </w:trPr>
        <w:tc>
          <w:tcPr>
            <w:tcW w:w="288" w:type="dxa"/>
          </w:tcPr>
          <w:p w14:paraId="3F7A335B" w14:textId="77777777" w:rsidR="00E60591" w:rsidRDefault="00E60591" w:rsidP="00E60591">
            <w:pPr>
              <w:pStyle w:val="CopticCross"/>
            </w:pPr>
            <w:r>
              <w:t>¿</w:t>
            </w:r>
          </w:p>
        </w:tc>
        <w:tc>
          <w:tcPr>
            <w:tcW w:w="3960" w:type="dxa"/>
          </w:tcPr>
          <w:p w14:paraId="4E110086" w14:textId="77777777" w:rsidR="00E60591" w:rsidRDefault="00E60591" w:rsidP="00E60591">
            <w:pPr>
              <w:pStyle w:val="EngHang"/>
            </w:pPr>
            <w:r>
              <w:t>I humble myself before Your glory,</w:t>
            </w:r>
          </w:p>
          <w:p w14:paraId="7D4E060B" w14:textId="77777777" w:rsidR="00E60591" w:rsidRDefault="00E60591" w:rsidP="00E60591">
            <w:pPr>
              <w:pStyle w:val="EngHang"/>
            </w:pPr>
            <w:r>
              <w:t>And depend upon Your words.</w:t>
            </w:r>
          </w:p>
          <w:p w14:paraId="354ACD62" w14:textId="77777777" w:rsidR="00E60591" w:rsidRDefault="00E60591" w:rsidP="00E60591">
            <w:pPr>
              <w:pStyle w:val="EngHang"/>
            </w:pPr>
            <w:r>
              <w:t>O my Lord Jesus Christ,</w:t>
            </w:r>
          </w:p>
          <w:p w14:paraId="11B5E5F9" w14:textId="77777777" w:rsidR="00E60591" w:rsidRDefault="00E60591" w:rsidP="00E60591">
            <w:pPr>
              <w:pStyle w:val="EngHangEnd"/>
            </w:pPr>
            <w:r>
              <w:t>Do not cast me on Your left-hand.</w:t>
            </w:r>
          </w:p>
        </w:tc>
      </w:tr>
      <w:tr w:rsidR="00E60591" w14:paraId="5EDA90E5" w14:textId="77777777" w:rsidTr="00E60591">
        <w:trPr>
          <w:cantSplit/>
        </w:trPr>
        <w:tc>
          <w:tcPr>
            <w:tcW w:w="288" w:type="dxa"/>
          </w:tcPr>
          <w:p w14:paraId="7453B624" w14:textId="77777777" w:rsidR="00E60591" w:rsidRDefault="00E60591" w:rsidP="00E60591">
            <w:pPr>
              <w:pStyle w:val="CopticCross"/>
            </w:pPr>
          </w:p>
        </w:tc>
        <w:tc>
          <w:tcPr>
            <w:tcW w:w="3960" w:type="dxa"/>
          </w:tcPr>
          <w:p w14:paraId="4A7F82C1" w14:textId="77777777" w:rsidR="00E60591" w:rsidRDefault="00E60591" w:rsidP="00E60591">
            <w:pPr>
              <w:pStyle w:val="EngHang"/>
            </w:pPr>
            <w:r>
              <w:t>Do not cast me on Your left-hand,</w:t>
            </w:r>
          </w:p>
          <w:p w14:paraId="18C813BC" w14:textId="77777777" w:rsidR="00E60591" w:rsidRDefault="00E60591" w:rsidP="00E60591">
            <w:pPr>
              <w:pStyle w:val="EngHang"/>
            </w:pPr>
            <w:r>
              <w:t>With the workers of evil.</w:t>
            </w:r>
          </w:p>
          <w:p w14:paraId="4EA9E32B" w14:textId="77777777" w:rsidR="00E60591" w:rsidRDefault="00E60591" w:rsidP="00E60591">
            <w:pPr>
              <w:pStyle w:val="EngHang"/>
            </w:pPr>
            <w:r>
              <w:t>I beg You, accept me,</w:t>
            </w:r>
          </w:p>
          <w:p w14:paraId="667CDA96" w14:textId="77777777" w:rsidR="00E60591" w:rsidRDefault="00E60591" w:rsidP="00E60591">
            <w:pPr>
              <w:pStyle w:val="EngHangEnd"/>
            </w:pPr>
            <w:r>
              <w:t>As You accepted the publican.</w:t>
            </w:r>
          </w:p>
        </w:tc>
      </w:tr>
      <w:tr w:rsidR="00E60591" w14:paraId="0B59E8A2" w14:textId="77777777" w:rsidTr="00E60591">
        <w:trPr>
          <w:cantSplit/>
        </w:trPr>
        <w:tc>
          <w:tcPr>
            <w:tcW w:w="288" w:type="dxa"/>
          </w:tcPr>
          <w:p w14:paraId="01F58A52" w14:textId="77777777" w:rsidR="00E60591" w:rsidRDefault="00E60591" w:rsidP="00E60591">
            <w:pPr>
              <w:pStyle w:val="CopticCross"/>
            </w:pPr>
            <w:r>
              <w:t>¿</w:t>
            </w:r>
          </w:p>
        </w:tc>
        <w:tc>
          <w:tcPr>
            <w:tcW w:w="3960" w:type="dxa"/>
          </w:tcPr>
          <w:p w14:paraId="43C81932" w14:textId="77777777" w:rsidR="00E60591" w:rsidRDefault="00E60591" w:rsidP="00E60591">
            <w:pPr>
              <w:pStyle w:val="EngHang"/>
            </w:pPr>
            <w:r>
              <w:t>I cry out with the publican,</w:t>
            </w:r>
          </w:p>
          <w:p w14:paraId="6E7B6FDA" w14:textId="77777777" w:rsidR="00E60591" w:rsidRDefault="00E60591" w:rsidP="00E60591">
            <w:pPr>
              <w:pStyle w:val="EngHang"/>
            </w:pPr>
            <w:r>
              <w:t>With a broken heart,</w:t>
            </w:r>
          </w:p>
          <w:p w14:paraId="107EE321" w14:textId="77777777" w:rsidR="00E60591" w:rsidRDefault="00E60591" w:rsidP="00E60591">
            <w:pPr>
              <w:pStyle w:val="EngHang"/>
            </w:pPr>
            <w:r>
              <w:t>“O Lord, forgive my sins,</w:t>
            </w:r>
          </w:p>
          <w:p w14:paraId="6EDC0FE0" w14:textId="77777777" w:rsidR="00E60591" w:rsidRDefault="00E60591" w:rsidP="00E60591">
            <w:pPr>
              <w:pStyle w:val="EngHangEnd"/>
            </w:pPr>
            <w:r>
              <w:t>I, Your servant, the sinner.”</w:t>
            </w:r>
          </w:p>
        </w:tc>
      </w:tr>
      <w:tr w:rsidR="00E60591" w14:paraId="77CA46E5" w14:textId="77777777" w:rsidTr="00E60591">
        <w:trPr>
          <w:cantSplit/>
        </w:trPr>
        <w:tc>
          <w:tcPr>
            <w:tcW w:w="288" w:type="dxa"/>
          </w:tcPr>
          <w:p w14:paraId="133E43D4" w14:textId="77777777" w:rsidR="00E60591" w:rsidRDefault="00E60591" w:rsidP="00E60591">
            <w:pPr>
              <w:pStyle w:val="CopticCross"/>
            </w:pPr>
          </w:p>
        </w:tc>
        <w:tc>
          <w:tcPr>
            <w:tcW w:w="3960" w:type="dxa"/>
          </w:tcPr>
          <w:p w14:paraId="56BCDF9A" w14:textId="77777777" w:rsidR="00E60591" w:rsidRDefault="00E60591" w:rsidP="00E60591">
            <w:pPr>
              <w:pStyle w:val="EngHang"/>
            </w:pPr>
            <w:r>
              <w:t>My nature is corrupted,</w:t>
            </w:r>
          </w:p>
          <w:p w14:paraId="26DAEAA4" w14:textId="77777777" w:rsidR="00E60591" w:rsidRDefault="00E60591" w:rsidP="00E60591">
            <w:pPr>
              <w:pStyle w:val="EngHang"/>
            </w:pPr>
            <w:r>
              <w:t>Your nature is goodness.</w:t>
            </w:r>
          </w:p>
          <w:p w14:paraId="37686B4C" w14:textId="77777777" w:rsidR="00E60591" w:rsidRDefault="00E60591" w:rsidP="00E60591">
            <w:pPr>
              <w:pStyle w:val="EngHang"/>
            </w:pPr>
            <w:r>
              <w:t>There is no servant without sin,</w:t>
            </w:r>
          </w:p>
          <w:p w14:paraId="3BE914A8" w14:textId="77777777" w:rsidR="00E60591" w:rsidRDefault="00E60591" w:rsidP="00E60591">
            <w:pPr>
              <w:pStyle w:val="EngHangEnd"/>
            </w:pPr>
            <w:r>
              <w:t>And no Master without forgiveness.</w:t>
            </w:r>
          </w:p>
        </w:tc>
      </w:tr>
      <w:tr w:rsidR="00E60591" w14:paraId="60999734" w14:textId="77777777" w:rsidTr="00E60591">
        <w:trPr>
          <w:cantSplit/>
        </w:trPr>
        <w:tc>
          <w:tcPr>
            <w:tcW w:w="288" w:type="dxa"/>
          </w:tcPr>
          <w:p w14:paraId="260EC58A" w14:textId="77777777" w:rsidR="00E60591" w:rsidRDefault="00E60591" w:rsidP="00E60591">
            <w:pPr>
              <w:pStyle w:val="CopticCross"/>
            </w:pPr>
            <w:r>
              <w:t>¿</w:t>
            </w:r>
          </w:p>
        </w:tc>
        <w:tc>
          <w:tcPr>
            <w:tcW w:w="3960" w:type="dxa"/>
          </w:tcPr>
          <w:p w14:paraId="1FBD0CD6" w14:textId="77777777" w:rsidR="00E60591" w:rsidRDefault="00E60591" w:rsidP="00E60591">
            <w:pPr>
              <w:pStyle w:val="EngHang"/>
            </w:pPr>
            <w:r>
              <w:t>Forgiveness is from You,</w:t>
            </w:r>
          </w:p>
          <w:p w14:paraId="32A22F15" w14:textId="77777777" w:rsidR="00E60591" w:rsidRDefault="00E60591" w:rsidP="00E60591">
            <w:pPr>
              <w:pStyle w:val="EngHang"/>
            </w:pPr>
            <w:r>
              <w:t>Your mercy is without end.</w:t>
            </w:r>
          </w:p>
          <w:p w14:paraId="12F4FB18" w14:textId="77777777" w:rsidR="00E60591" w:rsidRDefault="00E60591" w:rsidP="00E60591">
            <w:pPr>
              <w:pStyle w:val="EngHang"/>
            </w:pPr>
            <w:r>
              <w:t>O my Lord Jesus Christ,</w:t>
            </w:r>
          </w:p>
          <w:p w14:paraId="5B517F9D" w14:textId="77777777" w:rsidR="00E60591" w:rsidRDefault="00E60591" w:rsidP="00E60591">
            <w:pPr>
              <w:pStyle w:val="EngHang"/>
            </w:pPr>
            <w:r>
              <w:t>Guide me to performing Your will.</w:t>
            </w:r>
          </w:p>
        </w:tc>
      </w:tr>
      <w:tr w:rsidR="00E60591" w14:paraId="2CBCA35E" w14:textId="77777777" w:rsidTr="00E60591">
        <w:trPr>
          <w:cantSplit/>
        </w:trPr>
        <w:tc>
          <w:tcPr>
            <w:tcW w:w="288" w:type="dxa"/>
          </w:tcPr>
          <w:p w14:paraId="7F4A98AD" w14:textId="77777777" w:rsidR="00E60591" w:rsidRDefault="00E60591" w:rsidP="00E60591">
            <w:pPr>
              <w:pStyle w:val="CopticCross"/>
            </w:pPr>
          </w:p>
        </w:tc>
        <w:tc>
          <w:tcPr>
            <w:tcW w:w="3960" w:type="dxa"/>
          </w:tcPr>
          <w:p w14:paraId="6BD02F8A" w14:textId="77777777" w:rsidR="00E60591" w:rsidRDefault="00E60591" w:rsidP="00E60591">
            <w:pPr>
              <w:pStyle w:val="EngHang"/>
            </w:pPr>
          </w:p>
        </w:tc>
      </w:tr>
      <w:tr w:rsidR="00E60591" w14:paraId="474638A8" w14:textId="77777777" w:rsidTr="00E60591">
        <w:trPr>
          <w:cantSplit/>
        </w:trPr>
        <w:tc>
          <w:tcPr>
            <w:tcW w:w="288" w:type="dxa"/>
          </w:tcPr>
          <w:p w14:paraId="5BD405B8" w14:textId="77777777" w:rsidR="00E60591" w:rsidRDefault="00E60591" w:rsidP="00E60591">
            <w:pPr>
              <w:pStyle w:val="CopticCross"/>
            </w:pPr>
          </w:p>
        </w:tc>
        <w:tc>
          <w:tcPr>
            <w:tcW w:w="3960" w:type="dxa"/>
          </w:tcPr>
          <w:p w14:paraId="6FEC4300" w14:textId="77777777" w:rsidR="00E60591" w:rsidRDefault="00E60591" w:rsidP="00E60591">
            <w:pPr>
              <w:pStyle w:val="EngHang"/>
            </w:pPr>
            <w:r>
              <w:t>I have forgotten Your Way,</w:t>
            </w:r>
          </w:p>
          <w:p w14:paraId="55D34B10" w14:textId="77777777" w:rsidR="00E60591" w:rsidRDefault="00E60591" w:rsidP="00E60591">
            <w:pPr>
              <w:pStyle w:val="EngHang"/>
            </w:pPr>
            <w:r>
              <w:t>My life is spent and passing away.</w:t>
            </w:r>
          </w:p>
          <w:p w14:paraId="25F38C97" w14:textId="77777777" w:rsidR="00E60591" w:rsidRDefault="00E60591" w:rsidP="00E60591">
            <w:pPr>
              <w:pStyle w:val="EngHang"/>
            </w:pPr>
            <w:r>
              <w:t>I beg You, accept me,</w:t>
            </w:r>
          </w:p>
          <w:p w14:paraId="0B65464A" w14:textId="77777777" w:rsidR="00E60591" w:rsidRDefault="00E60591" w:rsidP="00E60591">
            <w:pPr>
              <w:pStyle w:val="EngHangEnd"/>
            </w:pPr>
            <w:r>
              <w:t>And grant me repentance.</w:t>
            </w:r>
          </w:p>
        </w:tc>
      </w:tr>
      <w:tr w:rsidR="00E60591" w14:paraId="36E49A0D" w14:textId="77777777" w:rsidTr="00E60591">
        <w:trPr>
          <w:cantSplit/>
        </w:trPr>
        <w:tc>
          <w:tcPr>
            <w:tcW w:w="288" w:type="dxa"/>
          </w:tcPr>
          <w:p w14:paraId="6BF87293" w14:textId="77777777" w:rsidR="00E60591" w:rsidRDefault="00E60591" w:rsidP="00E60591">
            <w:pPr>
              <w:pStyle w:val="CopticCross"/>
            </w:pPr>
            <w:r>
              <w:t>¿</w:t>
            </w:r>
          </w:p>
        </w:tc>
        <w:tc>
          <w:tcPr>
            <w:tcW w:w="3960" w:type="dxa"/>
          </w:tcPr>
          <w:p w14:paraId="355060AC" w14:textId="77777777" w:rsidR="00E60591" w:rsidRDefault="00E60591" w:rsidP="00E60591">
            <w:pPr>
              <w:pStyle w:val="EngHang"/>
            </w:pPr>
            <w:r>
              <w:t>Grant me repentance, and forgivness,</w:t>
            </w:r>
          </w:p>
          <w:p w14:paraId="67997648" w14:textId="77777777" w:rsidR="00E60591" w:rsidRDefault="00E60591" w:rsidP="00E60591">
            <w:pPr>
              <w:pStyle w:val="EngHang"/>
            </w:pPr>
            <w:r>
              <w:t>And cleanse me from my sins;</w:t>
            </w:r>
          </w:p>
          <w:p w14:paraId="055B9328" w14:textId="77777777" w:rsidR="00E60591" w:rsidRDefault="00E60591" w:rsidP="00E60591">
            <w:pPr>
              <w:pStyle w:val="EngHang"/>
            </w:pPr>
            <w:r>
              <w:t>O my Lord Jesus Christ,</w:t>
            </w:r>
          </w:p>
          <w:p w14:paraId="252927B2" w14:textId="77777777" w:rsidR="00E60591" w:rsidRDefault="00E60591" w:rsidP="00E60591">
            <w:pPr>
              <w:pStyle w:val="EngHangEnd"/>
            </w:pPr>
            <w:r>
              <w:t>Forgive all my sins.</w:t>
            </w:r>
          </w:p>
        </w:tc>
      </w:tr>
      <w:tr w:rsidR="00E60591" w14:paraId="60073D7F" w14:textId="77777777" w:rsidTr="00E60591">
        <w:trPr>
          <w:cantSplit/>
        </w:trPr>
        <w:tc>
          <w:tcPr>
            <w:tcW w:w="288" w:type="dxa"/>
          </w:tcPr>
          <w:p w14:paraId="7AF6BC03" w14:textId="77777777" w:rsidR="00E60591" w:rsidRDefault="00E60591" w:rsidP="00E60591">
            <w:pPr>
              <w:pStyle w:val="CopticCross"/>
            </w:pPr>
          </w:p>
        </w:tc>
        <w:tc>
          <w:tcPr>
            <w:tcW w:w="3960" w:type="dxa"/>
          </w:tcPr>
          <w:p w14:paraId="6697B061" w14:textId="77777777" w:rsidR="00E60591" w:rsidRDefault="00E60591" w:rsidP="00E60591">
            <w:pPr>
              <w:pStyle w:val="EngHang"/>
            </w:pPr>
            <w:r>
              <w:t>Your mercy, O my God,</w:t>
            </w:r>
          </w:p>
          <w:p w14:paraId="64566BA7" w14:textId="77777777" w:rsidR="00E60591" w:rsidRDefault="00E60591" w:rsidP="00E60591">
            <w:pPr>
              <w:pStyle w:val="EngHang"/>
            </w:pPr>
            <w:r>
              <w:t>Is plenteous and great.</w:t>
            </w:r>
          </w:p>
          <w:p w14:paraId="626CCD84" w14:textId="77777777" w:rsidR="00E60591" w:rsidRDefault="00E60591" w:rsidP="00E60591">
            <w:pPr>
              <w:pStyle w:val="EngHang"/>
            </w:pPr>
            <w:r>
              <w:t>You mercies, O my God,</w:t>
            </w:r>
          </w:p>
          <w:p w14:paraId="031537B8" w14:textId="77777777" w:rsidR="00E60591" w:rsidRDefault="00E60591" w:rsidP="00E60591">
            <w:pPr>
              <w:pStyle w:val="EngHangEnd"/>
            </w:pPr>
            <w:r>
              <w:t>Are beyond number.</w:t>
            </w:r>
          </w:p>
        </w:tc>
      </w:tr>
      <w:tr w:rsidR="00E60591" w14:paraId="26F7E788" w14:textId="77777777" w:rsidTr="00E60591">
        <w:trPr>
          <w:cantSplit/>
        </w:trPr>
        <w:tc>
          <w:tcPr>
            <w:tcW w:w="288" w:type="dxa"/>
          </w:tcPr>
          <w:p w14:paraId="10CF1F10" w14:textId="77777777" w:rsidR="00E60591" w:rsidRDefault="00E60591" w:rsidP="00E60591">
            <w:pPr>
              <w:pStyle w:val="CopticCross"/>
            </w:pPr>
            <w:r>
              <w:lastRenderedPageBreak/>
              <w:t>¿</w:t>
            </w:r>
          </w:p>
        </w:tc>
        <w:tc>
          <w:tcPr>
            <w:tcW w:w="3960" w:type="dxa"/>
          </w:tcPr>
          <w:p w14:paraId="74E75ED5" w14:textId="77777777" w:rsidR="00E60591" w:rsidRDefault="00E60591" w:rsidP="00E60591">
            <w:pPr>
              <w:pStyle w:val="EngHang"/>
            </w:pPr>
            <w:r>
              <w:t>Your mercies, O my God,</w:t>
            </w:r>
          </w:p>
          <w:p w14:paraId="6B2E1028" w14:textId="77777777" w:rsidR="00E60591" w:rsidRDefault="00E60591" w:rsidP="00E60591">
            <w:pPr>
              <w:pStyle w:val="EngHang"/>
            </w:pPr>
            <w:r>
              <w:t>Are more numerous than the plants of the earth;</w:t>
            </w:r>
          </w:p>
          <w:p w14:paraId="612EB542" w14:textId="77777777" w:rsidR="00E60591" w:rsidRDefault="00E60591" w:rsidP="00E60591">
            <w:pPr>
              <w:pStyle w:val="EngHang"/>
            </w:pPr>
            <w:r>
              <w:t>Your mecy, O my God,</w:t>
            </w:r>
          </w:p>
          <w:p w14:paraId="57EC8003" w14:textId="77777777" w:rsidR="00E60591" w:rsidRDefault="00E60591" w:rsidP="00E60591">
            <w:pPr>
              <w:pStyle w:val="EngHangEnd"/>
            </w:pPr>
            <w:r>
              <w:t>Is beyond measure.</w:t>
            </w:r>
          </w:p>
        </w:tc>
      </w:tr>
      <w:tr w:rsidR="00E60591" w14:paraId="1DF3E253" w14:textId="77777777" w:rsidTr="00E60591">
        <w:trPr>
          <w:cantSplit/>
        </w:trPr>
        <w:tc>
          <w:tcPr>
            <w:tcW w:w="288" w:type="dxa"/>
          </w:tcPr>
          <w:p w14:paraId="0F7A0A3A" w14:textId="77777777" w:rsidR="00E60591" w:rsidRDefault="00E60591" w:rsidP="00E60591">
            <w:pPr>
              <w:pStyle w:val="CopticCross"/>
            </w:pPr>
          </w:p>
        </w:tc>
        <w:tc>
          <w:tcPr>
            <w:tcW w:w="3960" w:type="dxa"/>
          </w:tcPr>
          <w:p w14:paraId="57E700ED" w14:textId="77777777" w:rsidR="00E60591" w:rsidRDefault="00E60591" w:rsidP="00E60591">
            <w:pPr>
              <w:pStyle w:val="EngHang"/>
            </w:pPr>
            <w:r>
              <w:t>Your mercy, O my God,</w:t>
            </w:r>
          </w:p>
          <w:p w14:paraId="541B643B" w14:textId="77777777" w:rsidR="00E60591" w:rsidRDefault="00E60591" w:rsidP="00E60591">
            <w:pPr>
              <w:pStyle w:val="EngHang"/>
            </w:pPr>
            <w:r>
              <w:t>Is plenteous;</w:t>
            </w:r>
          </w:p>
          <w:p w14:paraId="39E106FF" w14:textId="77777777" w:rsidR="00E60591" w:rsidRDefault="00E60591" w:rsidP="00E60591">
            <w:pPr>
              <w:pStyle w:val="EngHang"/>
            </w:pPr>
            <w:r>
              <w:t>Your mercies, O my God,</w:t>
            </w:r>
          </w:p>
          <w:p w14:paraId="08D63D21" w14:textId="77777777" w:rsidR="00E60591" w:rsidRDefault="00E60591" w:rsidP="00E60591">
            <w:pPr>
              <w:pStyle w:val="EngHangEnd"/>
            </w:pPr>
            <w:r>
              <w:t>Are more than the sands of the sea.</w:t>
            </w:r>
          </w:p>
        </w:tc>
      </w:tr>
      <w:tr w:rsidR="00E60591" w14:paraId="30B0CACD" w14:textId="77777777" w:rsidTr="00E60591">
        <w:trPr>
          <w:cantSplit/>
        </w:trPr>
        <w:tc>
          <w:tcPr>
            <w:tcW w:w="288" w:type="dxa"/>
          </w:tcPr>
          <w:p w14:paraId="303E3AA2" w14:textId="77777777" w:rsidR="00E60591" w:rsidRDefault="00E60591" w:rsidP="00E60591">
            <w:pPr>
              <w:pStyle w:val="CopticCross"/>
            </w:pPr>
            <w:r>
              <w:t>¿</w:t>
            </w:r>
          </w:p>
        </w:tc>
        <w:tc>
          <w:tcPr>
            <w:tcW w:w="3960" w:type="dxa"/>
          </w:tcPr>
          <w:p w14:paraId="5E5C2055" w14:textId="77777777" w:rsidR="00E60591" w:rsidRDefault="00E60591" w:rsidP="00E60591">
            <w:pPr>
              <w:pStyle w:val="EngHang"/>
            </w:pPr>
            <w:r>
              <w:t>Your mercy, O my God,</w:t>
            </w:r>
          </w:p>
          <w:p w14:paraId="0F5141A9" w14:textId="77777777" w:rsidR="00E60591" w:rsidRDefault="00E60591" w:rsidP="00E60591">
            <w:pPr>
              <w:pStyle w:val="EngHang"/>
            </w:pPr>
            <w:r>
              <w:t>Is a foundain of water.</w:t>
            </w:r>
          </w:p>
          <w:p w14:paraId="3B50AFA2" w14:textId="77777777" w:rsidR="00E60591" w:rsidRDefault="00E60591" w:rsidP="00E60591">
            <w:pPr>
              <w:pStyle w:val="EngHang"/>
            </w:pPr>
            <w:r>
              <w:t>Your mercy, O my God,</w:t>
            </w:r>
          </w:p>
          <w:p w14:paraId="216EBF62" w14:textId="77777777" w:rsidR="00E60591" w:rsidRDefault="00E60591" w:rsidP="00E60591">
            <w:pPr>
              <w:pStyle w:val="EngHangEnd"/>
            </w:pPr>
            <w:r>
              <w:t>Is living water.</w:t>
            </w:r>
          </w:p>
        </w:tc>
      </w:tr>
      <w:tr w:rsidR="00E60591" w14:paraId="3085E9EE" w14:textId="77777777" w:rsidTr="00E60591">
        <w:trPr>
          <w:cantSplit/>
        </w:trPr>
        <w:tc>
          <w:tcPr>
            <w:tcW w:w="288" w:type="dxa"/>
          </w:tcPr>
          <w:p w14:paraId="0960D6CB" w14:textId="77777777" w:rsidR="00E60591" w:rsidRDefault="00E60591" w:rsidP="00E60591">
            <w:pPr>
              <w:pStyle w:val="CopticCross"/>
            </w:pPr>
          </w:p>
        </w:tc>
        <w:tc>
          <w:tcPr>
            <w:tcW w:w="3960" w:type="dxa"/>
          </w:tcPr>
          <w:p w14:paraId="631CE5B0" w14:textId="77777777" w:rsidR="00E60591" w:rsidRDefault="00E60591" w:rsidP="00E60591">
            <w:pPr>
              <w:pStyle w:val="EngHang"/>
            </w:pPr>
            <w:r>
              <w:t>O Lord, save my soul.</w:t>
            </w:r>
          </w:p>
          <w:p w14:paraId="66A476C3" w14:textId="77777777" w:rsidR="00E60591" w:rsidRDefault="00E60591" w:rsidP="00E60591">
            <w:pPr>
              <w:pStyle w:val="EngHang"/>
            </w:pPr>
            <w:r>
              <w:t>O Lord, save me.</w:t>
            </w:r>
          </w:p>
          <w:p w14:paraId="4E6D1146" w14:textId="77777777" w:rsidR="00E60591" w:rsidRDefault="00E60591" w:rsidP="00E60591">
            <w:pPr>
              <w:pStyle w:val="EngHang"/>
            </w:pPr>
            <w:r>
              <w:t>O Lord, blot out my sins,</w:t>
            </w:r>
          </w:p>
          <w:p w14:paraId="493C7CA0" w14:textId="77777777" w:rsidR="00E60591" w:rsidRDefault="00E60591" w:rsidP="00E60591">
            <w:pPr>
              <w:pStyle w:val="EngHangEnd"/>
            </w:pPr>
            <w:r>
              <w:t>And remember me in Your goodness.</w:t>
            </w:r>
          </w:p>
        </w:tc>
      </w:tr>
      <w:tr w:rsidR="00E60591" w14:paraId="3E3FD5CD" w14:textId="77777777" w:rsidTr="00E60591">
        <w:trPr>
          <w:cantSplit/>
        </w:trPr>
        <w:tc>
          <w:tcPr>
            <w:tcW w:w="288" w:type="dxa"/>
          </w:tcPr>
          <w:p w14:paraId="1C6C2734" w14:textId="77777777" w:rsidR="00E60591" w:rsidRDefault="00E60591" w:rsidP="00E60591">
            <w:pPr>
              <w:pStyle w:val="CopticCross"/>
            </w:pPr>
            <w:r>
              <w:t>¿</w:t>
            </w:r>
          </w:p>
        </w:tc>
        <w:tc>
          <w:tcPr>
            <w:tcW w:w="3960" w:type="dxa"/>
          </w:tcPr>
          <w:p w14:paraId="7C28C443" w14:textId="77777777" w:rsidR="00E60591" w:rsidRDefault="00E60591" w:rsidP="00E60591">
            <w:pPr>
              <w:pStyle w:val="EngHang"/>
            </w:pPr>
            <w:r>
              <w:t>Holy, Holy, Holy,</w:t>
            </w:r>
          </w:p>
          <w:p w14:paraId="42FE3E64" w14:textId="77777777" w:rsidR="00E60591" w:rsidRDefault="00E60591" w:rsidP="00E60591">
            <w:pPr>
              <w:pStyle w:val="EngHang"/>
            </w:pPr>
            <w:r>
              <w:t>[Is] God, the Lord of hosts,</w:t>
            </w:r>
          </w:p>
          <w:p w14:paraId="2EAC6C81" w14:textId="77777777" w:rsidR="00E60591" w:rsidRDefault="00E60591" w:rsidP="00E60591">
            <w:pPr>
              <w:pStyle w:val="EngHang"/>
            </w:pPr>
            <w:r>
              <w:t>The Creator of the universe,</w:t>
            </w:r>
          </w:p>
          <w:p w14:paraId="27CB531A" w14:textId="77777777" w:rsidR="00E60591" w:rsidRDefault="00E60591" w:rsidP="00E60591">
            <w:pPr>
              <w:pStyle w:val="EngHangEnd"/>
            </w:pPr>
            <w:r>
              <w:t>And its Sustainer.</w:t>
            </w:r>
          </w:p>
        </w:tc>
      </w:tr>
      <w:tr w:rsidR="00E60591" w14:paraId="3543B365" w14:textId="77777777" w:rsidTr="00E60591">
        <w:trPr>
          <w:cantSplit/>
        </w:trPr>
        <w:tc>
          <w:tcPr>
            <w:tcW w:w="288" w:type="dxa"/>
          </w:tcPr>
          <w:p w14:paraId="31F9ECA5" w14:textId="77777777" w:rsidR="00E60591" w:rsidRDefault="00E60591" w:rsidP="00E60591">
            <w:pPr>
              <w:pStyle w:val="CopticCross"/>
            </w:pPr>
          </w:p>
        </w:tc>
        <w:tc>
          <w:tcPr>
            <w:tcW w:w="3960" w:type="dxa"/>
          </w:tcPr>
          <w:p w14:paraId="5BF8413E" w14:textId="77777777" w:rsidR="00E60591" w:rsidRDefault="00E60591" w:rsidP="00E60591">
            <w:pPr>
              <w:pStyle w:val="EngHang"/>
            </w:pPr>
            <w:r>
              <w:t>We ask You, O our King,</w:t>
            </w:r>
          </w:p>
          <w:p w14:paraId="5DEBD66A" w14:textId="77777777" w:rsidR="00E60591" w:rsidRDefault="00E60591" w:rsidP="00E60591">
            <w:pPr>
              <w:pStyle w:val="EngHang"/>
            </w:pPr>
            <w:r>
              <w:t>Keep the life of our Patriarch,</w:t>
            </w:r>
          </w:p>
          <w:p w14:paraId="3B8D9A1E" w14:textId="77777777" w:rsidR="00E60591" w:rsidRDefault="00E60591" w:rsidP="00E60591">
            <w:pPr>
              <w:pStyle w:val="EngHang"/>
            </w:pPr>
            <w:r>
              <w:t>And his partners, the bishops.</w:t>
            </w:r>
          </w:p>
          <w:p w14:paraId="425E432B" w14:textId="77777777" w:rsidR="00E60591" w:rsidRDefault="00E60591" w:rsidP="00E60591">
            <w:pPr>
              <w:pStyle w:val="EngHang"/>
            </w:pPr>
            <w:r>
              <w:t>Amen. Alleluia.</w:t>
            </w:r>
          </w:p>
        </w:tc>
      </w:tr>
      <w:tr w:rsidR="00E60591" w14:paraId="100C65BC" w14:textId="77777777" w:rsidTr="00E60591">
        <w:trPr>
          <w:cantSplit/>
        </w:trPr>
        <w:tc>
          <w:tcPr>
            <w:tcW w:w="288" w:type="dxa"/>
          </w:tcPr>
          <w:p w14:paraId="0145FD51" w14:textId="77777777" w:rsidR="00E60591" w:rsidRDefault="00E60591" w:rsidP="00E60591">
            <w:pPr>
              <w:pStyle w:val="CopticCross"/>
            </w:pPr>
          </w:p>
        </w:tc>
        <w:tc>
          <w:tcPr>
            <w:tcW w:w="3960" w:type="dxa"/>
          </w:tcPr>
          <w:p w14:paraId="7513B4CF" w14:textId="77777777" w:rsidR="00E60591" w:rsidRDefault="00E60591" w:rsidP="00E60591">
            <w:pPr>
              <w:pStyle w:val="EngHang"/>
            </w:pPr>
          </w:p>
        </w:tc>
      </w:tr>
      <w:tr w:rsidR="00E60591" w14:paraId="27BB7B68" w14:textId="77777777" w:rsidTr="00E60591">
        <w:trPr>
          <w:cantSplit/>
        </w:trPr>
        <w:tc>
          <w:tcPr>
            <w:tcW w:w="288" w:type="dxa"/>
          </w:tcPr>
          <w:p w14:paraId="46A797F7" w14:textId="77777777" w:rsidR="00E60591" w:rsidRDefault="00E60591" w:rsidP="00E60591">
            <w:pPr>
              <w:pStyle w:val="CopticCross"/>
            </w:pPr>
            <w:r>
              <w:lastRenderedPageBreak/>
              <w:t>¿</w:t>
            </w:r>
          </w:p>
        </w:tc>
        <w:tc>
          <w:tcPr>
            <w:tcW w:w="3960" w:type="dxa"/>
          </w:tcPr>
          <w:p w14:paraId="267DC130" w14:textId="77777777" w:rsidR="00E60591" w:rsidRDefault="00E60591" w:rsidP="00E60591">
            <w:pPr>
              <w:pStyle w:val="EngHang"/>
            </w:pPr>
            <w:r>
              <w:t>We ask You, O our King,</w:t>
            </w:r>
          </w:p>
          <w:p w14:paraId="41691BD7" w14:textId="77777777" w:rsidR="00E60591" w:rsidRDefault="00E60591" w:rsidP="00E60591">
            <w:pPr>
              <w:pStyle w:val="EngHang"/>
            </w:pPr>
            <w:r>
              <w:t>Keep the life of our Bishop,</w:t>
            </w:r>
          </w:p>
          <w:p w14:paraId="785DD2EE" w14:textId="77777777" w:rsidR="00E60591" w:rsidRDefault="00E60591" w:rsidP="00E60591">
            <w:pPr>
              <w:pStyle w:val="EngHang"/>
            </w:pPr>
            <w:r>
              <w:t>And all Your people.</w:t>
            </w:r>
          </w:p>
          <w:p w14:paraId="4271EDC5" w14:textId="77777777" w:rsidR="00E60591" w:rsidRDefault="00E60591" w:rsidP="00E60591">
            <w:pPr>
              <w:pStyle w:val="EngHang"/>
            </w:pPr>
            <w:r>
              <w:t>Amen. Alleuia.</w:t>
            </w:r>
          </w:p>
        </w:tc>
      </w:tr>
    </w:tbl>
    <w:p w14:paraId="5E79FA47" w14:textId="77777777" w:rsidR="00E60591" w:rsidRDefault="00E60591" w:rsidP="00E60591">
      <w:pPr>
        <w:pStyle w:val="Heading3"/>
      </w:pPr>
      <w:bookmarkStart w:id="1130" w:name="_Ref452620856"/>
      <w:bookmarkStart w:id="1131" w:name="_Toc479145655"/>
      <w:r>
        <w:t>Interpretation on (After) the Sunday Theotokia Part 1</w:t>
      </w:r>
      <w:bookmarkEnd w:id="1130"/>
      <w:bookmarkEnd w:id="1131"/>
    </w:p>
    <w:p w14:paraId="08836A29"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B3525BE" w14:textId="77777777" w:rsidTr="00E60591">
        <w:trPr>
          <w:cantSplit/>
        </w:trPr>
        <w:tc>
          <w:tcPr>
            <w:tcW w:w="288" w:type="dxa"/>
          </w:tcPr>
          <w:p w14:paraId="348C5DBE" w14:textId="77777777" w:rsidR="00E60591" w:rsidRDefault="00E60591" w:rsidP="00E60591">
            <w:pPr>
              <w:pStyle w:val="CopticCross"/>
            </w:pPr>
          </w:p>
        </w:tc>
        <w:tc>
          <w:tcPr>
            <w:tcW w:w="3960" w:type="dxa"/>
          </w:tcPr>
          <w:p w14:paraId="07F51A5E" w14:textId="77777777" w:rsidR="00E60591" w:rsidRDefault="00E60591" w:rsidP="00E60591">
            <w:pPr>
              <w:pStyle w:val="EngHang"/>
            </w:pPr>
            <w:r>
              <w:t>I begin in the Name of God,</w:t>
            </w:r>
          </w:p>
          <w:p w14:paraId="6101418B" w14:textId="77777777" w:rsidR="00E60591" w:rsidRDefault="00E60591" w:rsidP="00E60591">
            <w:pPr>
              <w:pStyle w:val="EngHang"/>
            </w:pPr>
            <w:r>
              <w:t>Who wells in light,</w:t>
            </w:r>
          </w:p>
          <w:p w14:paraId="083C5095" w14:textId="77777777" w:rsidR="00E60591" w:rsidRDefault="00E60591" w:rsidP="00E60591">
            <w:pPr>
              <w:pStyle w:val="EngHang"/>
            </w:pPr>
            <w:r>
              <w:t>Who spoke to Moses</w:t>
            </w:r>
          </w:p>
          <w:p w14:paraId="0CEC2ADD" w14:textId="77777777" w:rsidR="00E60591" w:rsidRDefault="00E60591" w:rsidP="00E60591">
            <w:pPr>
              <w:pStyle w:val="EngHangEnd"/>
            </w:pPr>
            <w:r>
              <w:t>Upon Mount Tabor,</w:t>
            </w:r>
          </w:p>
        </w:tc>
      </w:tr>
      <w:tr w:rsidR="00E60591" w14:paraId="3FD38B5C" w14:textId="77777777" w:rsidTr="00E60591">
        <w:trPr>
          <w:cantSplit/>
        </w:trPr>
        <w:tc>
          <w:tcPr>
            <w:tcW w:w="288" w:type="dxa"/>
          </w:tcPr>
          <w:p w14:paraId="20F5D27A" w14:textId="77777777" w:rsidR="00E60591" w:rsidRPr="001E2E1C" w:rsidRDefault="00E60591" w:rsidP="00E60591">
            <w:pPr>
              <w:pStyle w:val="CopticCross"/>
            </w:pPr>
            <w:r>
              <w:t>¿</w:t>
            </w:r>
          </w:p>
        </w:tc>
        <w:tc>
          <w:tcPr>
            <w:tcW w:w="3960" w:type="dxa"/>
          </w:tcPr>
          <w:p w14:paraId="11984DBE" w14:textId="77777777" w:rsidR="00E60591" w:rsidRDefault="00E60591" w:rsidP="00E60591">
            <w:pPr>
              <w:pStyle w:val="EngHang"/>
            </w:pPr>
            <w:r>
              <w:t>Saying, “O Moses,</w:t>
            </w:r>
          </w:p>
          <w:p w14:paraId="1AEB2713" w14:textId="77777777" w:rsidR="00E60591" w:rsidRDefault="00E60591" w:rsidP="00E60591">
            <w:pPr>
              <w:pStyle w:val="EngHang"/>
            </w:pPr>
            <w:r>
              <w:t>Arise in joy</w:t>
            </w:r>
          </w:p>
          <w:p w14:paraId="4A46CE75" w14:textId="77777777" w:rsidR="00E60591" w:rsidRDefault="00E60591" w:rsidP="00E60591">
            <w:pPr>
              <w:pStyle w:val="EngHang"/>
            </w:pPr>
            <w:r>
              <w:t>That I might show you</w:t>
            </w:r>
          </w:p>
          <w:p w14:paraId="196B2E15" w14:textId="77777777" w:rsidR="00E60591" w:rsidRDefault="00E60591" w:rsidP="00E60591">
            <w:pPr>
              <w:pStyle w:val="EngHangEnd"/>
            </w:pPr>
            <w:r>
              <w:t>A place prophesied of!</w:t>
            </w:r>
          </w:p>
        </w:tc>
      </w:tr>
      <w:tr w:rsidR="00E60591" w14:paraId="1EBE4A08" w14:textId="77777777" w:rsidTr="00E60591">
        <w:trPr>
          <w:cantSplit/>
        </w:trPr>
        <w:tc>
          <w:tcPr>
            <w:tcW w:w="288" w:type="dxa"/>
          </w:tcPr>
          <w:p w14:paraId="319616F3" w14:textId="77777777" w:rsidR="00E60591" w:rsidRDefault="00E60591" w:rsidP="00E60591">
            <w:pPr>
              <w:pStyle w:val="CopticCross"/>
            </w:pPr>
          </w:p>
        </w:tc>
        <w:tc>
          <w:tcPr>
            <w:tcW w:w="3960" w:type="dxa"/>
          </w:tcPr>
          <w:p w14:paraId="65FB298A" w14:textId="77777777" w:rsidR="00E60591" w:rsidRDefault="00E60591" w:rsidP="00E60591">
            <w:pPr>
              <w:pStyle w:val="EngHang"/>
            </w:pPr>
            <w:r>
              <w:t>Arise O Moses,</w:t>
            </w:r>
          </w:p>
          <w:p w14:paraId="6F7574FD" w14:textId="77777777" w:rsidR="00E60591" w:rsidRDefault="00E60591" w:rsidP="00E60591">
            <w:pPr>
              <w:pStyle w:val="EngHang"/>
            </w:pPr>
            <w:r>
              <w:t>And ascend to the highest mount;</w:t>
            </w:r>
          </w:p>
          <w:p w14:paraId="0815F04B" w14:textId="77777777" w:rsidR="00E60591" w:rsidRDefault="00E60591" w:rsidP="00E60591">
            <w:pPr>
              <w:pStyle w:val="EngHang"/>
            </w:pPr>
            <w:r>
              <w:t>Build a Sanctuary there,</w:t>
            </w:r>
          </w:p>
          <w:p w14:paraId="4CB033C1" w14:textId="77777777" w:rsidR="00E60591" w:rsidRDefault="00E60591" w:rsidP="00E60591">
            <w:pPr>
              <w:pStyle w:val="EngHangEnd"/>
            </w:pPr>
            <w:r>
              <w:t>A tabernacle.</w:t>
            </w:r>
          </w:p>
        </w:tc>
      </w:tr>
      <w:tr w:rsidR="00E60591" w14:paraId="7589860C" w14:textId="77777777" w:rsidTr="00E60591">
        <w:trPr>
          <w:cantSplit/>
        </w:trPr>
        <w:tc>
          <w:tcPr>
            <w:tcW w:w="288" w:type="dxa"/>
          </w:tcPr>
          <w:p w14:paraId="052AE35C" w14:textId="77777777" w:rsidR="00E60591" w:rsidRDefault="00E60591" w:rsidP="00E60591">
            <w:pPr>
              <w:pStyle w:val="CopticCross"/>
            </w:pPr>
            <w:r>
              <w:t>¿</w:t>
            </w:r>
          </w:p>
        </w:tc>
        <w:tc>
          <w:tcPr>
            <w:tcW w:w="3960" w:type="dxa"/>
          </w:tcPr>
          <w:p w14:paraId="5960FAB7" w14:textId="77777777" w:rsidR="00E60591" w:rsidRDefault="00E60591" w:rsidP="00E60591">
            <w:pPr>
              <w:pStyle w:val="EngHang"/>
            </w:pPr>
            <w:r>
              <w:t>Write down all</w:t>
            </w:r>
          </w:p>
          <w:p w14:paraId="787F2474" w14:textId="77777777" w:rsidR="00E60591" w:rsidRDefault="00E60591" w:rsidP="00E60591">
            <w:pPr>
              <w:pStyle w:val="EngHang"/>
            </w:pPr>
            <w:r>
              <w:t>I reveal to you, straight away.</w:t>
            </w:r>
          </w:p>
          <w:p w14:paraId="40A67E83" w14:textId="77777777" w:rsidR="00E60591" w:rsidRDefault="00E60591" w:rsidP="00E60591">
            <w:pPr>
              <w:pStyle w:val="EngHang"/>
            </w:pPr>
            <w:r>
              <w:t>This is a testimony</w:t>
            </w:r>
          </w:p>
          <w:p w14:paraId="4E50318B" w14:textId="77777777" w:rsidR="00E60591" w:rsidRDefault="00E60591" w:rsidP="00E60591">
            <w:pPr>
              <w:pStyle w:val="EngHangEnd"/>
            </w:pPr>
            <w:r>
              <w:t>For the Israelites.</w:t>
            </w:r>
          </w:p>
        </w:tc>
      </w:tr>
      <w:tr w:rsidR="00E60591" w14:paraId="3D5C211A" w14:textId="77777777" w:rsidTr="00E60591">
        <w:trPr>
          <w:cantSplit/>
        </w:trPr>
        <w:tc>
          <w:tcPr>
            <w:tcW w:w="288" w:type="dxa"/>
          </w:tcPr>
          <w:p w14:paraId="37E8716C" w14:textId="77777777" w:rsidR="00E60591" w:rsidRDefault="00E60591" w:rsidP="00E60591">
            <w:pPr>
              <w:pStyle w:val="CopticCross"/>
            </w:pPr>
          </w:p>
        </w:tc>
        <w:tc>
          <w:tcPr>
            <w:tcW w:w="3960" w:type="dxa"/>
          </w:tcPr>
          <w:p w14:paraId="6B5407D6" w14:textId="77777777" w:rsidR="00E60591" w:rsidRDefault="00E60591" w:rsidP="00E60591">
            <w:pPr>
              <w:pStyle w:val="EngHang"/>
            </w:pPr>
            <w:r>
              <w:t>Make haste, O Moses,</w:t>
            </w:r>
          </w:p>
          <w:p w14:paraId="11BD8126" w14:textId="77777777" w:rsidR="00E60591" w:rsidRDefault="00E60591" w:rsidP="00E60591">
            <w:pPr>
              <w:pStyle w:val="EngHang"/>
            </w:pPr>
            <w:r>
              <w:t>Observe the place;</w:t>
            </w:r>
          </w:p>
          <w:p w14:paraId="2E105191" w14:textId="77777777" w:rsidR="00E60591" w:rsidRDefault="00E60591" w:rsidP="00E60591">
            <w:pPr>
              <w:pStyle w:val="EngHang"/>
            </w:pPr>
            <w:r>
              <w:t>Build a Sanctuary there</w:t>
            </w:r>
          </w:p>
          <w:p w14:paraId="4315FB72" w14:textId="77777777" w:rsidR="00E60591" w:rsidRDefault="00E60591" w:rsidP="00E60591">
            <w:pPr>
              <w:pStyle w:val="EngHangEnd"/>
            </w:pPr>
            <w:r>
              <w:t>Of granite stone.</w:t>
            </w:r>
          </w:p>
        </w:tc>
      </w:tr>
      <w:tr w:rsidR="00E60591" w14:paraId="4B433255" w14:textId="77777777" w:rsidTr="00E60591">
        <w:trPr>
          <w:cantSplit/>
        </w:trPr>
        <w:tc>
          <w:tcPr>
            <w:tcW w:w="288" w:type="dxa"/>
          </w:tcPr>
          <w:p w14:paraId="126EB060" w14:textId="77777777" w:rsidR="00E60591" w:rsidRDefault="00E60591" w:rsidP="00E60591">
            <w:pPr>
              <w:pStyle w:val="CopticCross"/>
            </w:pPr>
            <w:r>
              <w:lastRenderedPageBreak/>
              <w:t>¿</w:t>
            </w:r>
          </w:p>
        </w:tc>
        <w:tc>
          <w:tcPr>
            <w:tcW w:w="3960" w:type="dxa"/>
          </w:tcPr>
          <w:p w14:paraId="3B7102C1" w14:textId="77777777" w:rsidR="00E60591" w:rsidRDefault="00E60591" w:rsidP="00E60591">
            <w:pPr>
              <w:pStyle w:val="EngHang"/>
            </w:pPr>
            <w:r>
              <w:t>Elevate its dome to its place,</w:t>
            </w:r>
          </w:p>
          <w:p w14:paraId="79838292" w14:textId="77777777" w:rsidR="00E60591" w:rsidRDefault="00E60591" w:rsidP="00E60591">
            <w:pPr>
              <w:pStyle w:val="EngHang"/>
            </w:pPr>
            <w:r>
              <w:t>And make for corners for it.</w:t>
            </w:r>
          </w:p>
          <w:p w14:paraId="453520C9" w14:textId="77777777" w:rsidR="00E60591" w:rsidRDefault="00E60591" w:rsidP="00E60591">
            <w:pPr>
              <w:pStyle w:val="EngHang"/>
            </w:pPr>
            <w:r>
              <w:t>Gather what is needed</w:t>
            </w:r>
          </w:p>
          <w:p w14:paraId="2237A1B4" w14:textId="77777777" w:rsidR="00E60591" w:rsidRDefault="00E60591" w:rsidP="00E60591">
            <w:pPr>
              <w:pStyle w:val="EngHangEnd"/>
            </w:pPr>
            <w:r>
              <w:t>For the builders.</w:t>
            </w:r>
          </w:p>
        </w:tc>
      </w:tr>
      <w:tr w:rsidR="00E60591" w14:paraId="1A7DF0DD" w14:textId="77777777" w:rsidTr="00E60591">
        <w:trPr>
          <w:cantSplit/>
        </w:trPr>
        <w:tc>
          <w:tcPr>
            <w:tcW w:w="288" w:type="dxa"/>
          </w:tcPr>
          <w:p w14:paraId="6BEECCB4" w14:textId="77777777" w:rsidR="00E60591" w:rsidRDefault="00E60591" w:rsidP="00E60591">
            <w:pPr>
              <w:pStyle w:val="CopticCross"/>
            </w:pPr>
          </w:p>
        </w:tc>
        <w:tc>
          <w:tcPr>
            <w:tcW w:w="3960" w:type="dxa"/>
          </w:tcPr>
          <w:p w14:paraId="43300FD3" w14:textId="77777777" w:rsidR="00E60591" w:rsidRDefault="00E60591" w:rsidP="00E60591">
            <w:pPr>
              <w:pStyle w:val="EngHang"/>
            </w:pPr>
            <w:r>
              <w:t>Make the outside of the Sanctuary,</w:t>
            </w:r>
          </w:p>
          <w:p w14:paraId="25DBE400" w14:textId="77777777" w:rsidR="00E60591" w:rsidRDefault="00E60591" w:rsidP="00E60591">
            <w:pPr>
              <w:pStyle w:val="EngHang"/>
            </w:pPr>
            <w:r>
              <w:t>And widen its hallway.</w:t>
            </w:r>
          </w:p>
          <w:p w14:paraId="7FC69F60" w14:textId="77777777" w:rsidR="00E60591" w:rsidRDefault="00E60591" w:rsidP="00E60591">
            <w:pPr>
              <w:pStyle w:val="EngHang"/>
            </w:pPr>
            <w:r>
              <w:t>Overlay it, O Moses,</w:t>
            </w:r>
          </w:p>
          <w:p w14:paraId="01DD1BBE" w14:textId="77777777" w:rsidR="00E60591" w:rsidRDefault="00E60591" w:rsidP="00E60591">
            <w:pPr>
              <w:pStyle w:val="EngHangEnd"/>
            </w:pPr>
            <w:r>
              <w:t>With pure gold,</w:t>
            </w:r>
          </w:p>
        </w:tc>
      </w:tr>
      <w:tr w:rsidR="00E60591" w14:paraId="7BF0E87F" w14:textId="77777777" w:rsidTr="00E60591">
        <w:trPr>
          <w:cantSplit/>
        </w:trPr>
        <w:tc>
          <w:tcPr>
            <w:tcW w:w="288" w:type="dxa"/>
          </w:tcPr>
          <w:p w14:paraId="6C8E0189" w14:textId="77777777" w:rsidR="00E60591" w:rsidRDefault="00E60591" w:rsidP="00E60591">
            <w:pPr>
              <w:pStyle w:val="CopticCross"/>
            </w:pPr>
            <w:r>
              <w:t>¿</w:t>
            </w:r>
          </w:p>
        </w:tc>
        <w:tc>
          <w:tcPr>
            <w:tcW w:w="3960" w:type="dxa"/>
          </w:tcPr>
          <w:p w14:paraId="1EDDDEE8" w14:textId="77777777" w:rsidR="00E60591" w:rsidRDefault="00E60591" w:rsidP="00E60591">
            <w:pPr>
              <w:pStyle w:val="EngHang"/>
            </w:pPr>
            <w:r>
              <w:t>Within and without.</w:t>
            </w:r>
          </w:p>
          <w:p w14:paraId="40BD20C1" w14:textId="77777777" w:rsidR="00E60591" w:rsidRDefault="00E60591" w:rsidP="00E60591">
            <w:pPr>
              <w:pStyle w:val="EngHang"/>
            </w:pPr>
            <w:r>
              <w:t>Conscrate it in honour,</w:t>
            </w:r>
          </w:p>
          <w:p w14:paraId="329E67FA" w14:textId="77777777" w:rsidR="00E60591" w:rsidRDefault="00E60591" w:rsidP="00E60591">
            <w:pPr>
              <w:pStyle w:val="EngHang"/>
            </w:pPr>
            <w:r>
              <w:t>From its height to its base,</w:t>
            </w:r>
          </w:p>
          <w:p w14:paraId="0207AFD3" w14:textId="77777777" w:rsidR="00E60591" w:rsidRDefault="00E60591" w:rsidP="00E60591">
            <w:pPr>
              <w:pStyle w:val="EngHangEnd"/>
            </w:pPr>
            <w:r>
              <w:t>With precious gold.</w:t>
            </w:r>
          </w:p>
        </w:tc>
      </w:tr>
      <w:tr w:rsidR="00E60591" w14:paraId="6C3425A5" w14:textId="77777777" w:rsidTr="00E60591">
        <w:trPr>
          <w:cantSplit/>
        </w:trPr>
        <w:tc>
          <w:tcPr>
            <w:tcW w:w="288" w:type="dxa"/>
          </w:tcPr>
          <w:p w14:paraId="64144ED7" w14:textId="77777777" w:rsidR="00E60591" w:rsidRDefault="00E60591" w:rsidP="00E60591">
            <w:pPr>
              <w:pStyle w:val="CopticCross"/>
            </w:pPr>
          </w:p>
        </w:tc>
        <w:tc>
          <w:tcPr>
            <w:tcW w:w="3960" w:type="dxa"/>
          </w:tcPr>
          <w:p w14:paraId="7A2184DD" w14:textId="77777777" w:rsidR="00E60591" w:rsidRDefault="00E60591" w:rsidP="00E60591">
            <w:pPr>
              <w:pStyle w:val="EngHang"/>
            </w:pPr>
            <w:r>
              <w:t>Make an altar for the showbread</w:t>
            </w:r>
          </w:p>
          <w:p w14:paraId="72F30EAA" w14:textId="77777777" w:rsidR="00E60591" w:rsidRDefault="00E60591" w:rsidP="00E60591">
            <w:pPr>
              <w:pStyle w:val="EngHang"/>
            </w:pPr>
            <w:r>
              <w:t>Under the dome,</w:t>
            </w:r>
          </w:p>
          <w:p w14:paraId="71867DAD" w14:textId="77777777" w:rsidR="00E60591" w:rsidRDefault="00E60591" w:rsidP="00E60591">
            <w:pPr>
              <w:pStyle w:val="EngHang"/>
            </w:pPr>
            <w:r>
              <w:t>And make four pillars</w:t>
            </w:r>
          </w:p>
          <w:p w14:paraId="4F9041AB" w14:textId="77777777" w:rsidR="00E60591" w:rsidRDefault="00E60591" w:rsidP="00E60591">
            <w:pPr>
              <w:pStyle w:val="EngHangEnd"/>
            </w:pPr>
            <w:r>
              <w:t>Around the Altar.</w:t>
            </w:r>
          </w:p>
        </w:tc>
      </w:tr>
      <w:tr w:rsidR="00E60591" w14:paraId="4E83F348" w14:textId="77777777" w:rsidTr="00E60591">
        <w:trPr>
          <w:cantSplit/>
        </w:trPr>
        <w:tc>
          <w:tcPr>
            <w:tcW w:w="288" w:type="dxa"/>
          </w:tcPr>
          <w:p w14:paraId="279513B1" w14:textId="77777777" w:rsidR="00E60591" w:rsidRDefault="00E60591" w:rsidP="00E60591">
            <w:pPr>
              <w:pStyle w:val="CopticCross"/>
            </w:pPr>
            <w:r>
              <w:t>¿</w:t>
            </w:r>
          </w:p>
        </w:tc>
        <w:tc>
          <w:tcPr>
            <w:tcW w:w="3960" w:type="dxa"/>
          </w:tcPr>
          <w:p w14:paraId="1D2144BF" w14:textId="77777777" w:rsidR="00E60591" w:rsidRDefault="00E60591" w:rsidP="00E60591">
            <w:pPr>
              <w:pStyle w:val="EngHang"/>
            </w:pPr>
            <w:r>
              <w:t>Make Cherubs of pure gold</w:t>
            </w:r>
          </w:p>
          <w:p w14:paraId="205705E4" w14:textId="77777777" w:rsidR="00E60591" w:rsidRDefault="00E60591" w:rsidP="00E60591">
            <w:pPr>
              <w:pStyle w:val="EngHang"/>
            </w:pPr>
            <w:r>
              <w:t>Within the Sanctuary,</w:t>
            </w:r>
          </w:p>
          <w:p w14:paraId="4589BFA3" w14:textId="77777777" w:rsidR="00E60591" w:rsidRDefault="00E60591" w:rsidP="00E60591">
            <w:pPr>
              <w:pStyle w:val="EngHang"/>
            </w:pPr>
            <w:r>
              <w:t>With the wings spread,</w:t>
            </w:r>
          </w:p>
          <w:p w14:paraId="5089B8D0" w14:textId="77777777" w:rsidR="00E60591" w:rsidRDefault="00E60591" w:rsidP="00E60591">
            <w:pPr>
              <w:pStyle w:val="EngHangEnd"/>
            </w:pPr>
            <w:r>
              <w:t>Covering it.</w:t>
            </w:r>
          </w:p>
        </w:tc>
      </w:tr>
      <w:tr w:rsidR="00E60591" w14:paraId="78C86446" w14:textId="77777777" w:rsidTr="00E60591">
        <w:trPr>
          <w:cantSplit/>
        </w:trPr>
        <w:tc>
          <w:tcPr>
            <w:tcW w:w="288" w:type="dxa"/>
          </w:tcPr>
          <w:p w14:paraId="3718E454" w14:textId="77777777" w:rsidR="00E60591" w:rsidRDefault="00E60591" w:rsidP="00E60591">
            <w:pPr>
              <w:pStyle w:val="CopticCross"/>
            </w:pPr>
          </w:p>
        </w:tc>
        <w:tc>
          <w:tcPr>
            <w:tcW w:w="3960" w:type="dxa"/>
          </w:tcPr>
          <w:p w14:paraId="50FC35D1" w14:textId="77777777" w:rsidR="00E60591" w:rsidRDefault="00E60591" w:rsidP="00E60591">
            <w:pPr>
              <w:pStyle w:val="EngHang"/>
            </w:pPr>
            <w:r>
              <w:t>And place within it</w:t>
            </w:r>
          </w:p>
          <w:p w14:paraId="76A981D1" w14:textId="77777777" w:rsidR="00E60591" w:rsidRDefault="00E60591" w:rsidP="00E60591">
            <w:pPr>
              <w:pStyle w:val="EngHang"/>
            </w:pPr>
            <w:r>
              <w:t>The overlaid ark of the covenant,</w:t>
            </w:r>
          </w:p>
          <w:p w14:paraId="5FE62888" w14:textId="77777777" w:rsidR="00E60591" w:rsidRDefault="00E60591" w:rsidP="00E60591">
            <w:pPr>
              <w:pStyle w:val="EngHang"/>
            </w:pPr>
            <w:r>
              <w:t>And the golden vessel</w:t>
            </w:r>
          </w:p>
          <w:p w14:paraId="1BADE21E" w14:textId="77777777" w:rsidR="00E60591" w:rsidRDefault="00E60591" w:rsidP="00E60591">
            <w:pPr>
              <w:pStyle w:val="EngHangEnd"/>
            </w:pPr>
            <w:r>
              <w:t>That contains the Manna.</w:t>
            </w:r>
          </w:p>
        </w:tc>
      </w:tr>
      <w:tr w:rsidR="00E60591" w14:paraId="48CCC643" w14:textId="77777777" w:rsidTr="00E60591">
        <w:trPr>
          <w:cantSplit/>
        </w:trPr>
        <w:tc>
          <w:tcPr>
            <w:tcW w:w="288" w:type="dxa"/>
          </w:tcPr>
          <w:p w14:paraId="3ABBC74B" w14:textId="77777777" w:rsidR="00E60591" w:rsidRDefault="00E60591" w:rsidP="00E60591">
            <w:pPr>
              <w:pStyle w:val="CopticCross"/>
            </w:pPr>
            <w:r>
              <w:lastRenderedPageBreak/>
              <w:t>¿</w:t>
            </w:r>
          </w:p>
        </w:tc>
        <w:tc>
          <w:tcPr>
            <w:tcW w:w="3960" w:type="dxa"/>
          </w:tcPr>
          <w:p w14:paraId="50D95772" w14:textId="77777777" w:rsidR="00E60591" w:rsidRDefault="00E60591" w:rsidP="00E60591">
            <w:pPr>
              <w:pStyle w:val="EngHang"/>
            </w:pPr>
            <w:r>
              <w:t>And Aaron’s censor,</w:t>
            </w:r>
          </w:p>
          <w:p w14:paraId="3CFC8A07" w14:textId="77777777" w:rsidR="00E60591" w:rsidRDefault="00E60591" w:rsidP="00E60591">
            <w:pPr>
              <w:pStyle w:val="EngHang"/>
            </w:pPr>
            <w:r>
              <w:t>Made of pure gold,</w:t>
            </w:r>
          </w:p>
          <w:p w14:paraId="3F4811AC" w14:textId="77777777" w:rsidR="00E60591" w:rsidRDefault="00E60591" w:rsidP="00E60591">
            <w:pPr>
              <w:pStyle w:val="EngHang"/>
            </w:pPr>
            <w:r>
              <w:t>And The tablets of the Covenant,</w:t>
            </w:r>
          </w:p>
          <w:p w14:paraId="4ADAD93D" w14:textId="77777777" w:rsidR="00E60591" w:rsidRDefault="00E60591" w:rsidP="00E60591">
            <w:pPr>
              <w:pStyle w:val="EngHangEnd"/>
            </w:pPr>
            <w:r>
              <w:t>With Aaron’s rod within it.</w:t>
            </w:r>
          </w:p>
        </w:tc>
      </w:tr>
      <w:tr w:rsidR="00E60591" w14:paraId="19CE1902" w14:textId="77777777" w:rsidTr="00E60591">
        <w:trPr>
          <w:cantSplit/>
        </w:trPr>
        <w:tc>
          <w:tcPr>
            <w:tcW w:w="288" w:type="dxa"/>
          </w:tcPr>
          <w:p w14:paraId="72DECEA8" w14:textId="77777777" w:rsidR="00E60591" w:rsidRDefault="00E60591" w:rsidP="00E60591">
            <w:pPr>
              <w:pStyle w:val="CopticCross"/>
            </w:pPr>
          </w:p>
        </w:tc>
        <w:tc>
          <w:tcPr>
            <w:tcW w:w="3960" w:type="dxa"/>
          </w:tcPr>
          <w:p w14:paraId="68AAE675" w14:textId="77777777" w:rsidR="00E60591" w:rsidRDefault="00E60591" w:rsidP="00E60591">
            <w:pPr>
              <w:pStyle w:val="EngHang"/>
            </w:pPr>
            <w:r>
              <w:t>Place a lampstand in it,</w:t>
            </w:r>
          </w:p>
          <w:p w14:paraId="7F581834" w14:textId="77777777" w:rsidR="00E60591" w:rsidRDefault="00E60591" w:rsidP="00E60591">
            <w:pPr>
              <w:pStyle w:val="EngHang"/>
            </w:pPr>
            <w:r>
              <w:t>Made with choice gold,</w:t>
            </w:r>
          </w:p>
          <w:p w14:paraId="71A56CD6" w14:textId="77777777" w:rsidR="00E60591" w:rsidRDefault="00E60591" w:rsidP="00E60591">
            <w:pPr>
              <w:pStyle w:val="EngHang"/>
            </w:pPr>
            <w:r>
              <w:t>And the golden vessel</w:t>
            </w:r>
          </w:p>
          <w:p w14:paraId="724D47F3" w14:textId="77777777" w:rsidR="00E60591" w:rsidRDefault="00E60591" w:rsidP="00E60591">
            <w:pPr>
              <w:pStyle w:val="EngHangEnd"/>
            </w:pPr>
            <w:r>
              <w:t>Burning the ember.</w:t>
            </w:r>
          </w:p>
        </w:tc>
      </w:tr>
      <w:tr w:rsidR="00E60591" w14:paraId="0D30A35D" w14:textId="77777777" w:rsidTr="00E60591">
        <w:trPr>
          <w:cantSplit/>
        </w:trPr>
        <w:tc>
          <w:tcPr>
            <w:tcW w:w="288" w:type="dxa"/>
          </w:tcPr>
          <w:p w14:paraId="12A23294" w14:textId="77777777" w:rsidR="00E60591" w:rsidRDefault="00E60591" w:rsidP="00E60591">
            <w:pPr>
              <w:pStyle w:val="CopticCross"/>
            </w:pPr>
            <w:r>
              <w:t>¿</w:t>
            </w:r>
          </w:p>
        </w:tc>
        <w:tc>
          <w:tcPr>
            <w:tcW w:w="3960" w:type="dxa"/>
          </w:tcPr>
          <w:p w14:paraId="737B0ADD" w14:textId="77777777" w:rsidR="00E60591" w:rsidRDefault="00E60591" w:rsidP="00E60591">
            <w:pPr>
              <w:pStyle w:val="EngHang"/>
            </w:pPr>
            <w:r>
              <w:t>Adorn it, O Moses,</w:t>
            </w:r>
          </w:p>
          <w:p w14:paraId="525CBBD7" w14:textId="77777777" w:rsidR="00E60591" w:rsidRDefault="00E60591" w:rsidP="00E60591">
            <w:pPr>
              <w:pStyle w:val="EngHang"/>
            </w:pPr>
            <w:r>
              <w:t>With many lights,</w:t>
            </w:r>
          </w:p>
          <w:p w14:paraId="4A9F152D" w14:textId="77777777" w:rsidR="00E60591" w:rsidRDefault="00E60591" w:rsidP="00E60591">
            <w:pPr>
              <w:pStyle w:val="EngHang"/>
            </w:pPr>
            <w:r>
              <w:t>And place within it</w:t>
            </w:r>
          </w:p>
          <w:p w14:paraId="53FC32AB" w14:textId="77777777" w:rsidR="00E60591" w:rsidRDefault="00E60591" w:rsidP="00E60591">
            <w:pPr>
              <w:pStyle w:val="EngHangEnd"/>
            </w:pPr>
            <w:r>
              <w:t>Seven burning lamps.”</w:t>
            </w:r>
          </w:p>
        </w:tc>
      </w:tr>
      <w:tr w:rsidR="00E60591" w14:paraId="58F2EA08" w14:textId="77777777" w:rsidTr="00E60591">
        <w:trPr>
          <w:cantSplit/>
        </w:trPr>
        <w:tc>
          <w:tcPr>
            <w:tcW w:w="288" w:type="dxa"/>
          </w:tcPr>
          <w:p w14:paraId="1DF7E713" w14:textId="77777777" w:rsidR="00E60591" w:rsidRDefault="00E60591" w:rsidP="00E60591">
            <w:pPr>
              <w:pStyle w:val="CopticCross"/>
            </w:pPr>
          </w:p>
        </w:tc>
        <w:tc>
          <w:tcPr>
            <w:tcW w:w="3960" w:type="dxa"/>
          </w:tcPr>
          <w:p w14:paraId="4A6897E6" w14:textId="77777777" w:rsidR="00E60591" w:rsidRDefault="00E60591" w:rsidP="00E60591">
            <w:pPr>
              <w:pStyle w:val="EngHang"/>
            </w:pPr>
            <w:r>
              <w:t>Hail to you O Mary,</w:t>
            </w:r>
          </w:p>
          <w:p w14:paraId="29981DC9" w14:textId="77777777" w:rsidR="00E60591" w:rsidRDefault="00E60591" w:rsidP="00E60591">
            <w:pPr>
              <w:pStyle w:val="EngHang"/>
            </w:pPr>
            <w:r>
              <w:t>O full of grace,</w:t>
            </w:r>
          </w:p>
          <w:p w14:paraId="4BBB6995" w14:textId="77777777" w:rsidR="00E60591" w:rsidRDefault="00E60591" w:rsidP="00E60591">
            <w:pPr>
              <w:pStyle w:val="EngHang"/>
            </w:pPr>
            <w:r>
              <w:t>You are surrounded in light,</w:t>
            </w:r>
          </w:p>
          <w:p w14:paraId="6FCE507E" w14:textId="77777777" w:rsidR="00E60591" w:rsidRDefault="00E60591" w:rsidP="00E60591">
            <w:pPr>
              <w:pStyle w:val="EngHangEnd"/>
            </w:pPr>
            <w:r>
              <w:t>O Mother of the Merfciful.</w:t>
            </w:r>
          </w:p>
        </w:tc>
      </w:tr>
      <w:tr w:rsidR="00E60591" w14:paraId="00D87C46" w14:textId="77777777" w:rsidTr="00E60591">
        <w:trPr>
          <w:cantSplit/>
        </w:trPr>
        <w:tc>
          <w:tcPr>
            <w:tcW w:w="288" w:type="dxa"/>
          </w:tcPr>
          <w:p w14:paraId="7A092346" w14:textId="77777777" w:rsidR="00E60591" w:rsidRDefault="00E60591" w:rsidP="00E60591">
            <w:pPr>
              <w:pStyle w:val="CopticCross"/>
            </w:pPr>
            <w:r>
              <w:t>¿</w:t>
            </w:r>
          </w:p>
        </w:tc>
        <w:tc>
          <w:tcPr>
            <w:tcW w:w="3960" w:type="dxa"/>
          </w:tcPr>
          <w:p w14:paraId="4B9B239F" w14:textId="77777777" w:rsidR="00E60591" w:rsidRDefault="00E60591" w:rsidP="00E60591">
            <w:pPr>
              <w:pStyle w:val="EngHang"/>
            </w:pPr>
            <w:r>
              <w:t>Intercede for us</w:t>
            </w:r>
          </w:p>
          <w:p w14:paraId="19B279E2" w14:textId="77777777" w:rsidR="00E60591" w:rsidRDefault="00E60591" w:rsidP="00E60591">
            <w:pPr>
              <w:pStyle w:val="EngHang"/>
            </w:pPr>
            <w:r>
              <w:t>On judgment day,</w:t>
            </w:r>
          </w:p>
          <w:p w14:paraId="6EFA94E3" w14:textId="77777777" w:rsidR="00E60591" w:rsidRDefault="00E60591" w:rsidP="00E60591">
            <w:pPr>
              <w:pStyle w:val="EngHang"/>
            </w:pPr>
            <w:r>
              <w:t>Before Your Son, who saved us,</w:t>
            </w:r>
          </w:p>
          <w:p w14:paraId="1E2EB4BD" w14:textId="77777777" w:rsidR="00E60591" w:rsidRDefault="00E60591" w:rsidP="00E60591">
            <w:pPr>
              <w:pStyle w:val="EngHangEnd"/>
            </w:pPr>
            <w:r>
              <w:t>O Daughter of Zion.</w:t>
            </w:r>
          </w:p>
        </w:tc>
      </w:tr>
    </w:tbl>
    <w:p w14:paraId="0C243318" w14:textId="77777777" w:rsidR="00E60591" w:rsidRDefault="00E60591" w:rsidP="00E60591">
      <w:pPr>
        <w:pStyle w:val="Heading3"/>
      </w:pPr>
      <w:bookmarkStart w:id="1132" w:name="_Toc479145656"/>
      <w:r>
        <w:t>Interpretation on (After) the Sunday Theotokia Part 2</w:t>
      </w:r>
      <w:bookmarkEnd w:id="1132"/>
    </w:p>
    <w:p w14:paraId="63C8D2E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0AFFA0B" w14:textId="77777777" w:rsidTr="00E60591">
        <w:trPr>
          <w:cantSplit/>
        </w:trPr>
        <w:tc>
          <w:tcPr>
            <w:tcW w:w="288" w:type="dxa"/>
          </w:tcPr>
          <w:p w14:paraId="2A4F82DB" w14:textId="77777777" w:rsidR="00E60591" w:rsidRDefault="00E60591" w:rsidP="00E60591">
            <w:pPr>
              <w:pStyle w:val="CopticCross"/>
            </w:pPr>
          </w:p>
        </w:tc>
        <w:tc>
          <w:tcPr>
            <w:tcW w:w="3960" w:type="dxa"/>
          </w:tcPr>
          <w:p w14:paraId="475BDDAE" w14:textId="77777777" w:rsidR="00E60591" w:rsidRDefault="00E60591" w:rsidP="00E60591">
            <w:pPr>
              <w:pStyle w:val="EngHang"/>
            </w:pPr>
            <w:r>
              <w:t>The Lord called Moses</w:t>
            </w:r>
          </w:p>
          <w:p w14:paraId="2A54390C" w14:textId="77777777" w:rsidR="00E60591" w:rsidRDefault="00E60591" w:rsidP="00E60591">
            <w:pPr>
              <w:pStyle w:val="EngHang"/>
            </w:pPr>
            <w:r>
              <w:t>In a loud voice,</w:t>
            </w:r>
          </w:p>
          <w:p w14:paraId="7C1D5D38" w14:textId="77777777" w:rsidR="00E60591" w:rsidRDefault="00E60591" w:rsidP="00E60591">
            <w:pPr>
              <w:pStyle w:val="EngHang"/>
            </w:pPr>
            <w:r>
              <w:t>“Arise and build an ark for Me,</w:t>
            </w:r>
          </w:p>
          <w:p w14:paraId="0D8E21B6" w14:textId="77777777" w:rsidR="00E60591" w:rsidRDefault="00E60591" w:rsidP="00E60591">
            <w:pPr>
              <w:pStyle w:val="EngHangEnd"/>
            </w:pPr>
            <w:r>
              <w:t>Overlaid with gold,</w:t>
            </w:r>
          </w:p>
        </w:tc>
      </w:tr>
      <w:tr w:rsidR="00E60591" w14:paraId="30102432" w14:textId="77777777" w:rsidTr="00E60591">
        <w:trPr>
          <w:cantSplit/>
        </w:trPr>
        <w:tc>
          <w:tcPr>
            <w:tcW w:w="288" w:type="dxa"/>
          </w:tcPr>
          <w:p w14:paraId="1A1830F2" w14:textId="77777777" w:rsidR="00E60591" w:rsidRPr="001E2E1C" w:rsidRDefault="00E60591" w:rsidP="00E60591">
            <w:pPr>
              <w:pStyle w:val="CopticCross"/>
            </w:pPr>
            <w:r>
              <w:lastRenderedPageBreak/>
              <w:t>¿</w:t>
            </w:r>
          </w:p>
        </w:tc>
        <w:tc>
          <w:tcPr>
            <w:tcW w:w="3960" w:type="dxa"/>
          </w:tcPr>
          <w:p w14:paraId="2D1A6931" w14:textId="77777777" w:rsidR="00E60591" w:rsidRDefault="00E60591" w:rsidP="00E60591">
            <w:pPr>
              <w:pStyle w:val="EngHang"/>
            </w:pPr>
            <w:r>
              <w:t>That My Mysteries may dwell in it,</w:t>
            </w:r>
          </w:p>
          <w:p w14:paraId="694235E5" w14:textId="77777777" w:rsidR="00E60591" w:rsidRDefault="00E60591" w:rsidP="00E60591">
            <w:pPr>
              <w:pStyle w:val="EngHang"/>
            </w:pPr>
            <w:r>
              <w:t>With my covenant.</w:t>
            </w:r>
          </w:p>
          <w:p w14:paraId="2C1A7BC4" w14:textId="77777777" w:rsidR="00E60591" w:rsidRDefault="00E60591" w:rsidP="00E60591">
            <w:pPr>
              <w:pStyle w:val="EngHang"/>
            </w:pPr>
            <w:r>
              <w:t>Make it of would that will not decay,</w:t>
            </w:r>
          </w:p>
          <w:p w14:paraId="0F0AE56C" w14:textId="77777777" w:rsidR="00E60591" w:rsidRDefault="00E60591" w:rsidP="00E60591">
            <w:pPr>
              <w:pStyle w:val="EngHangEnd"/>
            </w:pPr>
            <w:r>
              <w:t>Overlaid with gold.”</w:t>
            </w:r>
          </w:p>
        </w:tc>
      </w:tr>
      <w:tr w:rsidR="00E60591" w14:paraId="6A6190F6" w14:textId="77777777" w:rsidTr="00E60591">
        <w:trPr>
          <w:cantSplit/>
        </w:trPr>
        <w:tc>
          <w:tcPr>
            <w:tcW w:w="288" w:type="dxa"/>
          </w:tcPr>
          <w:p w14:paraId="76496256" w14:textId="77777777" w:rsidR="00E60591" w:rsidRDefault="00E60591" w:rsidP="00E60591">
            <w:pPr>
              <w:pStyle w:val="CopticCross"/>
            </w:pPr>
          </w:p>
        </w:tc>
        <w:tc>
          <w:tcPr>
            <w:tcW w:w="3960" w:type="dxa"/>
          </w:tcPr>
          <w:p w14:paraId="784E64B7" w14:textId="77777777" w:rsidR="00E60591" w:rsidRDefault="00E60591" w:rsidP="00E60591">
            <w:pPr>
              <w:pStyle w:val="EngHang"/>
            </w:pPr>
            <w:r>
              <w:t>You are likened, O Mary,</w:t>
            </w:r>
          </w:p>
          <w:p w14:paraId="727ABAD6" w14:textId="77777777" w:rsidR="00E60591" w:rsidRDefault="00E60591" w:rsidP="00E60591">
            <w:pPr>
              <w:pStyle w:val="EngHang"/>
            </w:pPr>
            <w:r>
              <w:t>To the Ark overlaid with gold,</w:t>
            </w:r>
          </w:p>
          <w:p w14:paraId="695E9568" w14:textId="77777777" w:rsidR="00E60591" w:rsidRDefault="00E60591" w:rsidP="00E60591">
            <w:pPr>
              <w:pStyle w:val="EngHang"/>
            </w:pPr>
            <w:r>
              <w:t>And to the golden vessel within it,</w:t>
            </w:r>
          </w:p>
          <w:p w14:paraId="6C96A5BF" w14:textId="77777777" w:rsidR="00E60591" w:rsidRDefault="00E60591" w:rsidP="00E60591">
            <w:pPr>
              <w:pStyle w:val="EngHangEnd"/>
            </w:pPr>
            <w:r>
              <w:t>Containing the rational Manna.</w:t>
            </w:r>
          </w:p>
        </w:tc>
      </w:tr>
      <w:tr w:rsidR="00E60591" w14:paraId="2EAF97C4" w14:textId="77777777" w:rsidTr="00E60591">
        <w:trPr>
          <w:cantSplit/>
        </w:trPr>
        <w:tc>
          <w:tcPr>
            <w:tcW w:w="288" w:type="dxa"/>
          </w:tcPr>
          <w:p w14:paraId="3C0321E2" w14:textId="77777777" w:rsidR="00E60591" w:rsidRDefault="00E60591" w:rsidP="00E60591">
            <w:pPr>
              <w:pStyle w:val="CopticCross"/>
            </w:pPr>
            <w:r>
              <w:t>¿</w:t>
            </w:r>
          </w:p>
        </w:tc>
        <w:tc>
          <w:tcPr>
            <w:tcW w:w="3960" w:type="dxa"/>
          </w:tcPr>
          <w:p w14:paraId="5F379FE2" w14:textId="77777777" w:rsidR="00E60591" w:rsidRDefault="00E60591" w:rsidP="00E60591">
            <w:pPr>
              <w:pStyle w:val="EngHang"/>
            </w:pPr>
            <w:r>
              <w:t>Your praise is sweeter</w:t>
            </w:r>
          </w:p>
          <w:p w14:paraId="73FD978F" w14:textId="77777777" w:rsidR="00E60591" w:rsidRDefault="00E60591" w:rsidP="00E60591">
            <w:pPr>
              <w:pStyle w:val="EngHang"/>
            </w:pPr>
            <w:r>
              <w:t>That honey on my tongue.</w:t>
            </w:r>
          </w:p>
          <w:p w14:paraId="62AC4FD1" w14:textId="77777777" w:rsidR="00E60591" w:rsidRDefault="00E60591" w:rsidP="00E60591">
            <w:pPr>
              <w:pStyle w:val="EngHang"/>
            </w:pPr>
            <w:r>
              <w:t>We offer praise to you,</w:t>
            </w:r>
          </w:p>
          <w:p w14:paraId="077F0355" w14:textId="77777777" w:rsidR="00E60591" w:rsidRDefault="00E60591" w:rsidP="00E60591">
            <w:pPr>
              <w:pStyle w:val="EngHangEnd"/>
            </w:pPr>
            <w:r>
              <w:t>O Daughter of Zion.</w:t>
            </w:r>
          </w:p>
        </w:tc>
      </w:tr>
      <w:tr w:rsidR="00E60591" w14:paraId="79F891F5" w14:textId="77777777" w:rsidTr="00E60591">
        <w:trPr>
          <w:cantSplit/>
        </w:trPr>
        <w:tc>
          <w:tcPr>
            <w:tcW w:w="288" w:type="dxa"/>
          </w:tcPr>
          <w:p w14:paraId="215E0369" w14:textId="77777777" w:rsidR="00E60591" w:rsidRDefault="00E60591" w:rsidP="00E60591">
            <w:pPr>
              <w:pStyle w:val="CopticCross"/>
            </w:pPr>
          </w:p>
        </w:tc>
        <w:tc>
          <w:tcPr>
            <w:tcW w:w="3960" w:type="dxa"/>
          </w:tcPr>
          <w:p w14:paraId="2EB59861" w14:textId="77777777" w:rsidR="00E60591" w:rsidRDefault="00E60591" w:rsidP="00E60591">
            <w:pPr>
              <w:pStyle w:val="EngHang"/>
            </w:pPr>
            <w:r>
              <w:t>O shining star,</w:t>
            </w:r>
          </w:p>
          <w:p w14:paraId="07A394C9" w14:textId="77777777" w:rsidR="00E60591" w:rsidRDefault="00E60591" w:rsidP="00E60591">
            <w:pPr>
              <w:pStyle w:val="EngHang"/>
            </w:pPr>
            <w:r>
              <w:t>You held the Son of God,</w:t>
            </w:r>
          </w:p>
          <w:p w14:paraId="298FAACD" w14:textId="77777777" w:rsidR="00E60591" w:rsidRDefault="00E60591" w:rsidP="00E60591">
            <w:pPr>
              <w:pStyle w:val="EngHang"/>
            </w:pPr>
            <w:r>
              <w:t>The Invisible Living One,</w:t>
            </w:r>
          </w:p>
          <w:p w14:paraId="079854C4" w14:textId="77777777" w:rsidR="00E60591" w:rsidRDefault="00E60591" w:rsidP="00E60591">
            <w:pPr>
              <w:pStyle w:val="EngHangEnd"/>
            </w:pPr>
            <w:r>
              <w:t>As a lit lamp.</w:t>
            </w:r>
          </w:p>
        </w:tc>
      </w:tr>
      <w:tr w:rsidR="00E60591" w14:paraId="3C758CC0" w14:textId="77777777" w:rsidTr="00E60591">
        <w:trPr>
          <w:cantSplit/>
        </w:trPr>
        <w:tc>
          <w:tcPr>
            <w:tcW w:w="288" w:type="dxa"/>
          </w:tcPr>
          <w:p w14:paraId="50044B08" w14:textId="77777777" w:rsidR="00E60591" w:rsidRDefault="00E60591" w:rsidP="00E60591">
            <w:pPr>
              <w:pStyle w:val="CopticCross"/>
            </w:pPr>
            <w:r>
              <w:t>¿</w:t>
            </w:r>
          </w:p>
        </w:tc>
        <w:tc>
          <w:tcPr>
            <w:tcW w:w="3960" w:type="dxa"/>
          </w:tcPr>
          <w:p w14:paraId="4FBF4274" w14:textId="77777777" w:rsidR="00E60591" w:rsidRDefault="00E60591" w:rsidP="00E60591">
            <w:pPr>
              <w:pStyle w:val="EngHang"/>
            </w:pPr>
            <w:r>
              <w:t>He saved Adam</w:t>
            </w:r>
          </w:p>
          <w:p w14:paraId="77654018" w14:textId="77777777" w:rsidR="00E60591" w:rsidRDefault="00E60591" w:rsidP="00E60591">
            <w:pPr>
              <w:pStyle w:val="EngHang"/>
            </w:pPr>
            <w:r>
              <w:t>From bitter bondage,</w:t>
            </w:r>
          </w:p>
          <w:p w14:paraId="0258BE67" w14:textId="77777777" w:rsidR="00E60591" w:rsidRDefault="00E60591" w:rsidP="00E60591">
            <w:pPr>
              <w:pStyle w:val="EngHang"/>
            </w:pPr>
            <w:r>
              <w:t>And restored him and his offspring</w:t>
            </w:r>
          </w:p>
          <w:p w14:paraId="218D1544" w14:textId="77777777" w:rsidR="00E60591" w:rsidRDefault="00E60591" w:rsidP="00E60591">
            <w:pPr>
              <w:pStyle w:val="EngHangEnd"/>
            </w:pPr>
            <w:r>
              <w:t>To Paradise in joy.</w:t>
            </w:r>
          </w:p>
        </w:tc>
      </w:tr>
      <w:tr w:rsidR="00E60591" w14:paraId="4A3A759D" w14:textId="77777777" w:rsidTr="00E60591">
        <w:trPr>
          <w:cantSplit/>
        </w:trPr>
        <w:tc>
          <w:tcPr>
            <w:tcW w:w="288" w:type="dxa"/>
          </w:tcPr>
          <w:p w14:paraId="04A57154" w14:textId="77777777" w:rsidR="00E60591" w:rsidRDefault="00E60591" w:rsidP="00E60591">
            <w:pPr>
              <w:pStyle w:val="CopticCross"/>
            </w:pPr>
          </w:p>
        </w:tc>
        <w:tc>
          <w:tcPr>
            <w:tcW w:w="3960" w:type="dxa"/>
          </w:tcPr>
          <w:p w14:paraId="59F9533E" w14:textId="77777777" w:rsidR="00E60591" w:rsidRDefault="00E60591" w:rsidP="00E60591">
            <w:pPr>
              <w:pStyle w:val="EngHang"/>
            </w:pPr>
            <w:r>
              <w:t>You enlightened the world,</w:t>
            </w:r>
          </w:p>
          <w:p w14:paraId="4CFB6669" w14:textId="77777777" w:rsidR="00E60591" w:rsidRDefault="00E60591" w:rsidP="00E60591">
            <w:pPr>
              <w:pStyle w:val="EngHang"/>
            </w:pPr>
            <w:r>
              <w:t>Which was in darkness,</w:t>
            </w:r>
          </w:p>
          <w:p w14:paraId="6394B1C5" w14:textId="77777777" w:rsidR="00E60591" w:rsidRDefault="00E60591" w:rsidP="00E60591">
            <w:pPr>
              <w:pStyle w:val="EngHang"/>
            </w:pPr>
            <w:r>
              <w:t>For you carried in your womb</w:t>
            </w:r>
          </w:p>
          <w:p w14:paraId="5A74B46C" w14:textId="77777777" w:rsidR="00E60591" w:rsidRDefault="00E60591" w:rsidP="00E60591">
            <w:pPr>
              <w:pStyle w:val="EngHangEnd"/>
            </w:pPr>
            <w:r>
              <w:t>The Son, the Logos of God.</w:t>
            </w:r>
          </w:p>
        </w:tc>
      </w:tr>
      <w:tr w:rsidR="00E60591" w14:paraId="0243B0B7" w14:textId="77777777" w:rsidTr="00E60591">
        <w:trPr>
          <w:cantSplit/>
        </w:trPr>
        <w:tc>
          <w:tcPr>
            <w:tcW w:w="288" w:type="dxa"/>
          </w:tcPr>
          <w:p w14:paraId="3FBEF4D5" w14:textId="77777777" w:rsidR="00E60591" w:rsidRDefault="00E60591" w:rsidP="00E60591">
            <w:pPr>
              <w:pStyle w:val="CopticCross"/>
            </w:pPr>
            <w:r>
              <w:lastRenderedPageBreak/>
              <w:t>¿</w:t>
            </w:r>
          </w:p>
        </w:tc>
        <w:tc>
          <w:tcPr>
            <w:tcW w:w="3960" w:type="dxa"/>
          </w:tcPr>
          <w:p w14:paraId="1BC35F54" w14:textId="77777777" w:rsidR="00E60591" w:rsidRDefault="00E60591" w:rsidP="00E60591">
            <w:pPr>
              <w:pStyle w:val="EngHang"/>
            </w:pPr>
            <w:r>
              <w:t>You are the ark;</w:t>
            </w:r>
          </w:p>
          <w:p w14:paraId="312CEC16" w14:textId="77777777" w:rsidR="00E60591" w:rsidRDefault="00E60591" w:rsidP="00E60591">
            <w:pPr>
              <w:pStyle w:val="EngHang"/>
            </w:pPr>
            <w:r>
              <w:t>You are wisdom,</w:t>
            </w:r>
          </w:p>
          <w:p w14:paraId="2369E847" w14:textId="77777777" w:rsidR="00E60591" w:rsidRDefault="00E60591" w:rsidP="00E60591">
            <w:pPr>
              <w:pStyle w:val="EngHang"/>
            </w:pPr>
            <w:r>
              <w:t>You are our strength,</w:t>
            </w:r>
          </w:p>
          <w:p w14:paraId="3100AEEE" w14:textId="77777777" w:rsidR="00E60591" w:rsidRDefault="00E60591" w:rsidP="00E60591">
            <w:pPr>
              <w:pStyle w:val="EngHangEnd"/>
            </w:pPr>
            <w:r>
              <w:t>And the joy of the righteous.</w:t>
            </w:r>
          </w:p>
        </w:tc>
      </w:tr>
      <w:tr w:rsidR="00E60591" w14:paraId="6A3A4E22" w14:textId="77777777" w:rsidTr="00E60591">
        <w:trPr>
          <w:cantSplit/>
        </w:trPr>
        <w:tc>
          <w:tcPr>
            <w:tcW w:w="288" w:type="dxa"/>
          </w:tcPr>
          <w:p w14:paraId="79DEFE32" w14:textId="77777777" w:rsidR="00E60591" w:rsidRDefault="00E60591" w:rsidP="00E60591">
            <w:pPr>
              <w:pStyle w:val="CopticCross"/>
            </w:pPr>
          </w:p>
        </w:tc>
        <w:tc>
          <w:tcPr>
            <w:tcW w:w="3960" w:type="dxa"/>
          </w:tcPr>
          <w:p w14:paraId="7ACABA53" w14:textId="77777777" w:rsidR="00E60591" w:rsidRDefault="00E60591" w:rsidP="00E60591">
            <w:pPr>
              <w:pStyle w:val="EngHang"/>
            </w:pPr>
            <w:r>
              <w:t>God desired and chose you</w:t>
            </w:r>
          </w:p>
          <w:p w14:paraId="4E5B0427" w14:textId="77777777" w:rsidR="00E60591" w:rsidRDefault="00E60591" w:rsidP="00E60591">
            <w:pPr>
              <w:pStyle w:val="EngHang"/>
            </w:pPr>
            <w:r>
              <w:t>In the fullness of time,</w:t>
            </w:r>
          </w:p>
          <w:p w14:paraId="14BB2BB4" w14:textId="77777777" w:rsidR="00E60591" w:rsidRDefault="00E60591" w:rsidP="00E60591">
            <w:pPr>
              <w:pStyle w:val="EngHang"/>
            </w:pPr>
            <w:r>
              <w:t>And sent the Holy Spirit upon you,</w:t>
            </w:r>
          </w:p>
          <w:p w14:paraId="6B886291" w14:textId="77777777" w:rsidR="00E60591" w:rsidRDefault="00E60591" w:rsidP="00E60591">
            <w:pPr>
              <w:pStyle w:val="EngHangEnd"/>
            </w:pPr>
            <w:r>
              <w:t>And the Logos unto your womb.</w:t>
            </w:r>
          </w:p>
        </w:tc>
      </w:tr>
      <w:tr w:rsidR="00E60591" w14:paraId="587BD739" w14:textId="77777777" w:rsidTr="00E60591">
        <w:trPr>
          <w:cantSplit/>
        </w:trPr>
        <w:tc>
          <w:tcPr>
            <w:tcW w:w="288" w:type="dxa"/>
          </w:tcPr>
          <w:p w14:paraId="59D45920" w14:textId="77777777" w:rsidR="00E60591" w:rsidRDefault="00E60591" w:rsidP="00E60591">
            <w:pPr>
              <w:pStyle w:val="CopticCross"/>
            </w:pPr>
            <w:r>
              <w:t>¿</w:t>
            </w:r>
          </w:p>
        </w:tc>
        <w:tc>
          <w:tcPr>
            <w:tcW w:w="3960" w:type="dxa"/>
          </w:tcPr>
          <w:p w14:paraId="426BF43F" w14:textId="77777777" w:rsidR="00E60591" w:rsidRDefault="00E60591" w:rsidP="00E60591">
            <w:pPr>
              <w:pStyle w:val="EngHang"/>
            </w:pPr>
            <w:r>
              <w:t>You carried in womb</w:t>
            </w:r>
          </w:p>
          <w:p w14:paraId="4285E3A3" w14:textId="77777777" w:rsidR="00E60591" w:rsidRDefault="00E60591" w:rsidP="00E60591">
            <w:pPr>
              <w:pStyle w:val="EngHang"/>
            </w:pPr>
            <w:r>
              <w:t>The Lord you rGod.</w:t>
            </w:r>
          </w:p>
          <w:p w14:paraId="257ABA62" w14:textId="77777777" w:rsidR="00E60591" w:rsidRDefault="00E60591" w:rsidP="00E60591">
            <w:pPr>
              <w:pStyle w:val="EngHang"/>
            </w:pPr>
            <w:r>
              <w:t>You nourished Him with milk</w:t>
            </w:r>
          </w:p>
          <w:p w14:paraId="704D1718" w14:textId="77777777" w:rsidR="00E60591" w:rsidRDefault="00E60591" w:rsidP="00E60591">
            <w:pPr>
              <w:pStyle w:val="EngHangEnd"/>
            </w:pPr>
            <w:r>
              <w:t>As a true human.</w:t>
            </w:r>
          </w:p>
        </w:tc>
      </w:tr>
      <w:tr w:rsidR="00E60591" w14:paraId="19F48907" w14:textId="77777777" w:rsidTr="00E60591">
        <w:trPr>
          <w:cantSplit/>
        </w:trPr>
        <w:tc>
          <w:tcPr>
            <w:tcW w:w="288" w:type="dxa"/>
          </w:tcPr>
          <w:p w14:paraId="21FC87F1" w14:textId="77777777" w:rsidR="00E60591" w:rsidRDefault="00E60591" w:rsidP="00E60591">
            <w:pPr>
              <w:pStyle w:val="CopticCross"/>
            </w:pPr>
          </w:p>
        </w:tc>
        <w:tc>
          <w:tcPr>
            <w:tcW w:w="3960" w:type="dxa"/>
          </w:tcPr>
          <w:p w14:paraId="6FF7E10B" w14:textId="77777777" w:rsidR="00E60591" w:rsidRDefault="00E60591" w:rsidP="00E60591">
            <w:pPr>
              <w:pStyle w:val="EngHang"/>
            </w:pPr>
            <w:r>
              <w:t>Ezekiel prophesied</w:t>
            </w:r>
          </w:p>
          <w:p w14:paraId="1381618E" w14:textId="77777777" w:rsidR="00E60591" w:rsidRDefault="00E60591" w:rsidP="00E60591">
            <w:pPr>
              <w:pStyle w:val="EngHang"/>
            </w:pPr>
            <w:r>
              <w:t>In a vision, saying,</w:t>
            </w:r>
          </w:p>
          <w:p w14:paraId="6588301E" w14:textId="77777777" w:rsidR="00E60591" w:rsidRDefault="00E60591" w:rsidP="00E60591">
            <w:pPr>
              <w:pStyle w:val="EngHang"/>
            </w:pPr>
            <w:r>
              <w:t>“I beheld a door towards the east,</w:t>
            </w:r>
          </w:p>
          <w:p w14:paraId="34AADD32" w14:textId="77777777" w:rsidR="00E60591" w:rsidRDefault="00E60591" w:rsidP="00E60591">
            <w:pPr>
              <w:pStyle w:val="EngHangEnd"/>
            </w:pPr>
            <w:r>
              <w:t>Firmly shut.</w:t>
            </w:r>
          </w:p>
        </w:tc>
      </w:tr>
      <w:tr w:rsidR="00E60591" w14:paraId="0F1C5FEC" w14:textId="77777777" w:rsidTr="00E60591">
        <w:trPr>
          <w:cantSplit/>
        </w:trPr>
        <w:tc>
          <w:tcPr>
            <w:tcW w:w="288" w:type="dxa"/>
          </w:tcPr>
          <w:p w14:paraId="55399E6B" w14:textId="77777777" w:rsidR="00E60591" w:rsidRDefault="00E60591" w:rsidP="00E60591">
            <w:pPr>
              <w:pStyle w:val="CopticCross"/>
            </w:pPr>
            <w:r>
              <w:t>¿</w:t>
            </w:r>
          </w:p>
        </w:tc>
        <w:tc>
          <w:tcPr>
            <w:tcW w:w="3960" w:type="dxa"/>
          </w:tcPr>
          <w:p w14:paraId="1E7F56A6" w14:textId="77777777" w:rsidR="00E60591" w:rsidRDefault="00E60591" w:rsidP="00E60591">
            <w:pPr>
              <w:pStyle w:val="EngHang"/>
            </w:pPr>
            <w:r>
              <w:t>The Most High King</w:t>
            </w:r>
          </w:p>
          <w:p w14:paraId="162BE7BD" w14:textId="77777777" w:rsidR="00E60591" w:rsidRDefault="00E60591" w:rsidP="00E60591">
            <w:pPr>
              <w:pStyle w:val="EngHang"/>
            </w:pPr>
            <w:r>
              <w:t>Entered by it, and came forth.</w:t>
            </w:r>
          </w:p>
          <w:p w14:paraId="2D65F170" w14:textId="77777777" w:rsidR="00E60591" w:rsidRDefault="00E60591" w:rsidP="00E60591">
            <w:pPr>
              <w:pStyle w:val="EngHang"/>
            </w:pPr>
            <w:r>
              <w:t>No harm came to it,</w:t>
            </w:r>
          </w:p>
          <w:p w14:paraId="3AEC1CDF" w14:textId="77777777" w:rsidR="00E60591" w:rsidRDefault="00E60591" w:rsidP="00E60591">
            <w:pPr>
              <w:pStyle w:val="EngHangEnd"/>
            </w:pPr>
            <w:r>
              <w:t>It was continuously sealed.”</w:t>
            </w:r>
          </w:p>
        </w:tc>
      </w:tr>
      <w:tr w:rsidR="00E60591" w14:paraId="723B8AA0" w14:textId="77777777" w:rsidTr="00E60591">
        <w:trPr>
          <w:cantSplit/>
        </w:trPr>
        <w:tc>
          <w:tcPr>
            <w:tcW w:w="288" w:type="dxa"/>
          </w:tcPr>
          <w:p w14:paraId="4E988A18" w14:textId="77777777" w:rsidR="00E60591" w:rsidRDefault="00E60591" w:rsidP="00E60591">
            <w:pPr>
              <w:pStyle w:val="CopticCross"/>
            </w:pPr>
          </w:p>
        </w:tc>
        <w:tc>
          <w:tcPr>
            <w:tcW w:w="3960" w:type="dxa"/>
          </w:tcPr>
          <w:p w14:paraId="4CF69EBF" w14:textId="77777777" w:rsidR="00E60591" w:rsidRDefault="00E60591" w:rsidP="00E60591">
            <w:pPr>
              <w:pStyle w:val="EngHang"/>
            </w:pPr>
            <w:r>
              <w:t>Many spoke of you</w:t>
            </w:r>
          </w:p>
          <w:p w14:paraId="2C34F209" w14:textId="77777777" w:rsidR="00E60591" w:rsidRDefault="00E60591" w:rsidP="00E60591">
            <w:pPr>
              <w:pStyle w:val="EngHang"/>
            </w:pPr>
            <w:r>
              <w:t>In prophecies and proverbs,</w:t>
            </w:r>
          </w:p>
          <w:p w14:paraId="06360549" w14:textId="77777777" w:rsidR="00E60591" w:rsidRDefault="00E60591" w:rsidP="00E60591">
            <w:pPr>
              <w:pStyle w:val="EngHang"/>
            </w:pPr>
            <w:r>
              <w:t>Revealing that the exalted Lord</w:t>
            </w:r>
          </w:p>
          <w:p w14:paraId="617575F8" w14:textId="77777777" w:rsidR="00E60591" w:rsidRDefault="00E60591" w:rsidP="00E60591">
            <w:pPr>
              <w:pStyle w:val="EngHangEnd"/>
            </w:pPr>
            <w:r>
              <w:t>Would come forth from you.</w:t>
            </w:r>
          </w:p>
        </w:tc>
      </w:tr>
      <w:tr w:rsidR="00E60591" w14:paraId="4E873E44" w14:textId="77777777" w:rsidTr="00E60591">
        <w:trPr>
          <w:cantSplit/>
        </w:trPr>
        <w:tc>
          <w:tcPr>
            <w:tcW w:w="288" w:type="dxa"/>
          </w:tcPr>
          <w:p w14:paraId="71420CAA" w14:textId="77777777" w:rsidR="00E60591" w:rsidRDefault="00E60591" w:rsidP="00E60591">
            <w:pPr>
              <w:pStyle w:val="CopticCross"/>
            </w:pPr>
            <w:r>
              <w:t>¿</w:t>
            </w:r>
          </w:p>
        </w:tc>
        <w:tc>
          <w:tcPr>
            <w:tcW w:w="3960" w:type="dxa"/>
          </w:tcPr>
          <w:p w14:paraId="0DECCF5F" w14:textId="77777777" w:rsidR="00E60591" w:rsidRDefault="00E60591" w:rsidP="00E60591">
            <w:pPr>
              <w:pStyle w:val="EngHang"/>
            </w:pPr>
            <w:r>
              <w:t>And that He would save His people,</w:t>
            </w:r>
          </w:p>
          <w:p w14:paraId="50DC1B7E" w14:textId="77777777" w:rsidR="00E60591" w:rsidRDefault="00E60591" w:rsidP="00E60591">
            <w:pPr>
              <w:pStyle w:val="EngHang"/>
            </w:pPr>
            <w:r>
              <w:t>In the last days.</w:t>
            </w:r>
          </w:p>
          <w:p w14:paraId="2717A284" w14:textId="77777777" w:rsidR="00E60591" w:rsidRDefault="00E60591" w:rsidP="00E60591">
            <w:pPr>
              <w:pStyle w:val="EngHang"/>
            </w:pPr>
            <w:r>
              <w:t>Your Son granted us salvation,</w:t>
            </w:r>
          </w:p>
          <w:p w14:paraId="50C27174" w14:textId="77777777" w:rsidR="00E60591" w:rsidRDefault="00E60591" w:rsidP="00E60591">
            <w:pPr>
              <w:pStyle w:val="EngHangEnd"/>
            </w:pPr>
            <w:r>
              <w:t>O censor of Aaron.</w:t>
            </w:r>
          </w:p>
        </w:tc>
      </w:tr>
      <w:tr w:rsidR="00E60591" w14:paraId="7024C2AB" w14:textId="77777777" w:rsidTr="00E60591">
        <w:trPr>
          <w:cantSplit/>
        </w:trPr>
        <w:tc>
          <w:tcPr>
            <w:tcW w:w="288" w:type="dxa"/>
          </w:tcPr>
          <w:p w14:paraId="356C895A" w14:textId="77777777" w:rsidR="00E60591" w:rsidRDefault="00E60591" w:rsidP="00E60591">
            <w:pPr>
              <w:pStyle w:val="CopticCross"/>
            </w:pPr>
          </w:p>
        </w:tc>
        <w:tc>
          <w:tcPr>
            <w:tcW w:w="3960" w:type="dxa"/>
          </w:tcPr>
          <w:p w14:paraId="1FDE0296" w14:textId="77777777" w:rsidR="00E60591" w:rsidRDefault="00E60591" w:rsidP="00E60591">
            <w:pPr>
              <w:pStyle w:val="EngHang"/>
            </w:pPr>
            <w:r>
              <w:t>Hail to you O Mary,</w:t>
            </w:r>
          </w:p>
          <w:p w14:paraId="2315F382" w14:textId="77777777" w:rsidR="00E60591" w:rsidRDefault="00E60591" w:rsidP="00E60591">
            <w:pPr>
              <w:pStyle w:val="EngHang"/>
            </w:pPr>
            <w:r>
              <w:t>O full of grace,</w:t>
            </w:r>
          </w:p>
          <w:p w14:paraId="1C2B92DA" w14:textId="77777777" w:rsidR="00E60591" w:rsidRDefault="00E60591" w:rsidP="00E60591">
            <w:pPr>
              <w:pStyle w:val="EngHang"/>
            </w:pPr>
            <w:r>
              <w:t>You are surrounded in light,</w:t>
            </w:r>
          </w:p>
          <w:p w14:paraId="4EAD79C1" w14:textId="77777777" w:rsidR="00E60591" w:rsidRDefault="00E60591" w:rsidP="00E60591">
            <w:pPr>
              <w:pStyle w:val="EngHangEnd"/>
            </w:pPr>
            <w:r>
              <w:t>O Mother of the Merfciful.</w:t>
            </w:r>
          </w:p>
        </w:tc>
      </w:tr>
      <w:tr w:rsidR="00E60591" w14:paraId="140DB15B" w14:textId="77777777" w:rsidTr="00E60591">
        <w:trPr>
          <w:cantSplit/>
        </w:trPr>
        <w:tc>
          <w:tcPr>
            <w:tcW w:w="288" w:type="dxa"/>
          </w:tcPr>
          <w:p w14:paraId="4D4D06FE" w14:textId="77777777" w:rsidR="00E60591" w:rsidRDefault="00E60591" w:rsidP="00E60591">
            <w:pPr>
              <w:pStyle w:val="CopticCross"/>
            </w:pPr>
            <w:r>
              <w:t>¿</w:t>
            </w:r>
          </w:p>
        </w:tc>
        <w:tc>
          <w:tcPr>
            <w:tcW w:w="3960" w:type="dxa"/>
          </w:tcPr>
          <w:p w14:paraId="1F121544" w14:textId="77777777" w:rsidR="00E60591" w:rsidRDefault="00E60591" w:rsidP="00E60591">
            <w:pPr>
              <w:pStyle w:val="EngHang"/>
            </w:pPr>
            <w:r>
              <w:t>Intercede for us</w:t>
            </w:r>
          </w:p>
          <w:p w14:paraId="13C6A720" w14:textId="77777777" w:rsidR="00E60591" w:rsidRDefault="00E60591" w:rsidP="00E60591">
            <w:pPr>
              <w:pStyle w:val="EngHang"/>
            </w:pPr>
            <w:r>
              <w:t>On judgment day,</w:t>
            </w:r>
          </w:p>
          <w:p w14:paraId="47062CCC" w14:textId="77777777" w:rsidR="00E60591" w:rsidRDefault="00E60591" w:rsidP="00E60591">
            <w:pPr>
              <w:pStyle w:val="EngHang"/>
            </w:pPr>
            <w:r>
              <w:t>Before Your Son, who saved us,</w:t>
            </w:r>
          </w:p>
          <w:p w14:paraId="52F17476" w14:textId="77777777" w:rsidR="00E60591" w:rsidRDefault="00E60591" w:rsidP="00E60591">
            <w:pPr>
              <w:pStyle w:val="EngHangEnd"/>
            </w:pPr>
            <w:r>
              <w:t>O Daughter of Zion.</w:t>
            </w:r>
          </w:p>
        </w:tc>
      </w:tr>
    </w:tbl>
    <w:p w14:paraId="6C59A568" w14:textId="77777777" w:rsidR="00E60591" w:rsidRDefault="00E60591" w:rsidP="00E60591">
      <w:pPr>
        <w:pStyle w:val="Heading3"/>
      </w:pPr>
      <w:bookmarkStart w:id="1133" w:name="_Toc479145657"/>
      <w:r>
        <w:t>Interpretation on (After) the Sunday Theotokia Part 3</w:t>
      </w:r>
      <w:bookmarkEnd w:id="1133"/>
    </w:p>
    <w:p w14:paraId="462B6D3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93004A1" w14:textId="77777777" w:rsidTr="00E60591">
        <w:trPr>
          <w:cantSplit/>
        </w:trPr>
        <w:tc>
          <w:tcPr>
            <w:tcW w:w="288" w:type="dxa"/>
          </w:tcPr>
          <w:p w14:paraId="0B096FC9" w14:textId="77777777" w:rsidR="00E60591" w:rsidRDefault="00E60591" w:rsidP="00E60591">
            <w:pPr>
              <w:pStyle w:val="CopticCross"/>
            </w:pPr>
          </w:p>
        </w:tc>
        <w:tc>
          <w:tcPr>
            <w:tcW w:w="3960" w:type="dxa"/>
          </w:tcPr>
          <w:p w14:paraId="04122A38" w14:textId="77777777" w:rsidR="00E60591" w:rsidRDefault="00E60591" w:rsidP="00E60591">
            <w:pPr>
              <w:pStyle w:val="EngHang"/>
            </w:pPr>
            <w:r>
              <w:t>O Mary, you became</w:t>
            </w:r>
          </w:p>
          <w:p w14:paraId="47EA62A9" w14:textId="77777777" w:rsidR="00E60591" w:rsidRDefault="00E60591" w:rsidP="00E60591">
            <w:pPr>
              <w:pStyle w:val="EngHang"/>
            </w:pPr>
            <w:r>
              <w:t>An altar of forgivness,</w:t>
            </w:r>
          </w:p>
          <w:p w14:paraId="05D7CFB4" w14:textId="77777777" w:rsidR="00E60591" w:rsidRDefault="00E60591" w:rsidP="00E60591">
            <w:pPr>
              <w:pStyle w:val="EngHang"/>
            </w:pPr>
            <w:r>
              <w:t>With the golden gifts upon it,</w:t>
            </w:r>
          </w:p>
          <w:p w14:paraId="4347EBDB" w14:textId="77777777" w:rsidR="00E60591" w:rsidRDefault="00E60591" w:rsidP="00E60591">
            <w:pPr>
              <w:pStyle w:val="EngHangEnd"/>
            </w:pPr>
            <w:r>
              <w:t>The showbread, which is the Body</w:t>
            </w:r>
          </w:p>
        </w:tc>
      </w:tr>
      <w:tr w:rsidR="00E60591" w14:paraId="32281CC0" w14:textId="77777777" w:rsidTr="00E60591">
        <w:trPr>
          <w:cantSplit/>
        </w:trPr>
        <w:tc>
          <w:tcPr>
            <w:tcW w:w="288" w:type="dxa"/>
          </w:tcPr>
          <w:p w14:paraId="022E66B0" w14:textId="77777777" w:rsidR="00E60591" w:rsidRPr="001E2E1C" w:rsidRDefault="00E60591" w:rsidP="00E60591">
            <w:pPr>
              <w:pStyle w:val="CopticCross"/>
            </w:pPr>
            <w:r>
              <w:t>¿</w:t>
            </w:r>
          </w:p>
        </w:tc>
        <w:tc>
          <w:tcPr>
            <w:tcW w:w="3960" w:type="dxa"/>
          </w:tcPr>
          <w:p w14:paraId="49262B61" w14:textId="77777777" w:rsidR="00E60591" w:rsidRDefault="00E60591" w:rsidP="00E60591">
            <w:pPr>
              <w:pStyle w:val="EngHang"/>
            </w:pPr>
            <w:r>
              <w:t>Of the Son of the Living God,</w:t>
            </w:r>
          </w:p>
          <w:p w14:paraId="585AFFFB" w14:textId="77777777" w:rsidR="00E60591" w:rsidRDefault="00E60591" w:rsidP="00E60591">
            <w:pPr>
              <w:pStyle w:val="EngHang"/>
            </w:pPr>
            <w:r>
              <w:t>Who grants forgivness</w:t>
            </w:r>
          </w:p>
          <w:p w14:paraId="361B2590" w14:textId="77777777" w:rsidR="00E60591" w:rsidRDefault="00E60591" w:rsidP="00E60591">
            <w:pPr>
              <w:pStyle w:val="EngHang"/>
            </w:pPr>
            <w:r>
              <w:t>To every purified person,</w:t>
            </w:r>
          </w:p>
          <w:p w14:paraId="4A7CD5EF" w14:textId="77777777" w:rsidR="00E60591" w:rsidRDefault="00E60591" w:rsidP="00E60591">
            <w:pPr>
              <w:pStyle w:val="EngHangEnd"/>
            </w:pPr>
            <w:r>
              <w:t>Who dwells in the paradise of Joy.</w:t>
            </w:r>
          </w:p>
        </w:tc>
      </w:tr>
      <w:tr w:rsidR="00E60591" w14:paraId="41036F10" w14:textId="77777777" w:rsidTr="00E60591">
        <w:trPr>
          <w:cantSplit/>
        </w:trPr>
        <w:tc>
          <w:tcPr>
            <w:tcW w:w="288" w:type="dxa"/>
          </w:tcPr>
          <w:p w14:paraId="47E3ACF1" w14:textId="77777777" w:rsidR="00E60591" w:rsidRDefault="00E60591" w:rsidP="00E60591">
            <w:pPr>
              <w:pStyle w:val="CopticCross"/>
            </w:pPr>
          </w:p>
        </w:tc>
        <w:tc>
          <w:tcPr>
            <w:tcW w:w="3960" w:type="dxa"/>
          </w:tcPr>
          <w:p w14:paraId="046E866D" w14:textId="77777777" w:rsidR="00E60591" w:rsidRDefault="00E60591" w:rsidP="00E60591">
            <w:pPr>
              <w:pStyle w:val="EngHang"/>
            </w:pPr>
            <w:r>
              <w:t>You are the high altar,</w:t>
            </w:r>
          </w:p>
          <w:p w14:paraId="1F27B427" w14:textId="77777777" w:rsidR="00E60591" w:rsidRDefault="00E60591" w:rsidP="00E60591">
            <w:pPr>
              <w:pStyle w:val="EngHang"/>
            </w:pPr>
            <w:r>
              <w:t>Surrounded in Light,</w:t>
            </w:r>
          </w:p>
          <w:p w14:paraId="51370A9E" w14:textId="77777777" w:rsidR="00E60591" w:rsidRDefault="00E60591" w:rsidP="00E60591">
            <w:pPr>
              <w:pStyle w:val="EngHang"/>
            </w:pPr>
            <w:r>
              <w:t>His light sines brightly form you,</w:t>
            </w:r>
          </w:p>
          <w:p w14:paraId="479F300E" w14:textId="77777777" w:rsidR="00E60591" w:rsidRDefault="00E60591" w:rsidP="00E60591">
            <w:pPr>
              <w:pStyle w:val="EngHangEnd"/>
            </w:pPr>
            <w:r>
              <w:t>Filling all the earth.</w:t>
            </w:r>
          </w:p>
        </w:tc>
      </w:tr>
      <w:tr w:rsidR="00E60591" w14:paraId="69CDBA48" w14:textId="77777777" w:rsidTr="00E60591">
        <w:trPr>
          <w:cantSplit/>
        </w:trPr>
        <w:tc>
          <w:tcPr>
            <w:tcW w:w="288" w:type="dxa"/>
          </w:tcPr>
          <w:p w14:paraId="3BC89AD2" w14:textId="77777777" w:rsidR="00E60591" w:rsidRDefault="00E60591" w:rsidP="00E60591">
            <w:pPr>
              <w:pStyle w:val="CopticCross"/>
            </w:pPr>
            <w:r>
              <w:t>¿</w:t>
            </w:r>
          </w:p>
        </w:tc>
        <w:tc>
          <w:tcPr>
            <w:tcW w:w="3960" w:type="dxa"/>
          </w:tcPr>
          <w:p w14:paraId="19E8343F" w14:textId="77777777" w:rsidR="00E60591" w:rsidRDefault="00E60591" w:rsidP="00E60591">
            <w:pPr>
              <w:pStyle w:val="EngHang"/>
            </w:pPr>
            <w:r>
              <w:t>Your light, O Mary,</w:t>
            </w:r>
          </w:p>
          <w:p w14:paraId="7C291313" w14:textId="77777777" w:rsidR="00E60591" w:rsidRDefault="00E60591" w:rsidP="00E60591">
            <w:pPr>
              <w:pStyle w:val="EngHang"/>
            </w:pPr>
            <w:r>
              <w:t>Is brighter than the sun and the moon.</w:t>
            </w:r>
          </w:p>
          <w:p w14:paraId="4ECDB6F6" w14:textId="77777777" w:rsidR="00E60591" w:rsidRDefault="00E60591" w:rsidP="00E60591">
            <w:pPr>
              <w:pStyle w:val="EngHang"/>
            </w:pPr>
            <w:r>
              <w:t>You are higher than all the orders</w:t>
            </w:r>
          </w:p>
          <w:p w14:paraId="44F0ED55" w14:textId="77777777" w:rsidR="00E60591" w:rsidRDefault="00E60591" w:rsidP="00E60591">
            <w:pPr>
              <w:pStyle w:val="EngHangEnd"/>
            </w:pPr>
            <w:r>
              <w:t>And all the hosts of the angels.</w:t>
            </w:r>
          </w:p>
        </w:tc>
      </w:tr>
      <w:tr w:rsidR="00E60591" w14:paraId="54B48711" w14:textId="77777777" w:rsidTr="00E60591">
        <w:trPr>
          <w:cantSplit/>
        </w:trPr>
        <w:tc>
          <w:tcPr>
            <w:tcW w:w="288" w:type="dxa"/>
          </w:tcPr>
          <w:p w14:paraId="14704549" w14:textId="77777777" w:rsidR="00E60591" w:rsidRDefault="00E60591" w:rsidP="00E60591">
            <w:pPr>
              <w:pStyle w:val="CopticCross"/>
            </w:pPr>
          </w:p>
        </w:tc>
        <w:tc>
          <w:tcPr>
            <w:tcW w:w="3960" w:type="dxa"/>
          </w:tcPr>
          <w:p w14:paraId="321EAEED" w14:textId="77777777" w:rsidR="00E60591" w:rsidRDefault="00E60591" w:rsidP="00E60591">
            <w:pPr>
              <w:pStyle w:val="EngHang"/>
            </w:pPr>
            <w:r>
              <w:t>You exceded the Presbyters,</w:t>
            </w:r>
          </w:p>
          <w:p w14:paraId="5E2996C8" w14:textId="77777777" w:rsidR="00E60591" w:rsidRDefault="00E60591" w:rsidP="00E60591">
            <w:pPr>
              <w:pStyle w:val="EngHang"/>
            </w:pPr>
            <w:r>
              <w:t>The four Beasts,</w:t>
            </w:r>
          </w:p>
          <w:p w14:paraId="7C8A6AF1" w14:textId="77777777" w:rsidR="00E60591" w:rsidRDefault="00E60591" w:rsidP="00E60591">
            <w:pPr>
              <w:pStyle w:val="EngHang"/>
            </w:pPr>
            <w:r>
              <w:t>The Thrones,</w:t>
            </w:r>
          </w:p>
          <w:p w14:paraId="65359C28" w14:textId="77777777" w:rsidR="00E60591" w:rsidRDefault="00E60591" w:rsidP="00E60591">
            <w:pPr>
              <w:pStyle w:val="EngHangEnd"/>
              <w:ind w:left="0" w:firstLine="0"/>
            </w:pPr>
            <w:r>
              <w:t>The Principalities, and the Powers.</w:t>
            </w:r>
          </w:p>
        </w:tc>
      </w:tr>
      <w:tr w:rsidR="00E60591" w14:paraId="65472B3B" w14:textId="77777777" w:rsidTr="00E60591">
        <w:trPr>
          <w:cantSplit/>
        </w:trPr>
        <w:tc>
          <w:tcPr>
            <w:tcW w:w="288" w:type="dxa"/>
          </w:tcPr>
          <w:p w14:paraId="2CAE7D88" w14:textId="77777777" w:rsidR="00E60591" w:rsidRDefault="00E60591" w:rsidP="00E60591">
            <w:pPr>
              <w:pStyle w:val="CopticCross"/>
            </w:pPr>
            <w:r>
              <w:t>¿</w:t>
            </w:r>
          </w:p>
        </w:tc>
        <w:tc>
          <w:tcPr>
            <w:tcW w:w="3960" w:type="dxa"/>
          </w:tcPr>
          <w:p w14:paraId="3D128287" w14:textId="77777777" w:rsidR="00E60591" w:rsidRDefault="00E60591" w:rsidP="00E60591">
            <w:pPr>
              <w:pStyle w:val="EngHang"/>
            </w:pPr>
            <w:r>
              <w:t>You held the Son of God,</w:t>
            </w:r>
          </w:p>
          <w:p w14:paraId="0A2650C2" w14:textId="77777777" w:rsidR="00E60591" w:rsidRDefault="00E60591" w:rsidP="00E60591">
            <w:pPr>
              <w:pStyle w:val="EngHang"/>
            </w:pPr>
            <w:r>
              <w:t>The Creator of all things,</w:t>
            </w:r>
          </w:p>
          <w:p w14:paraId="7AF4E289" w14:textId="77777777" w:rsidR="00E60591" w:rsidRDefault="00E60591" w:rsidP="00E60591">
            <w:pPr>
              <w:pStyle w:val="EngHang"/>
            </w:pPr>
            <w:r>
              <w:t>Who gives Life</w:t>
            </w:r>
          </w:p>
          <w:p w14:paraId="1FA3AD97" w14:textId="77777777" w:rsidR="00E60591" w:rsidRDefault="00E60591" w:rsidP="00E60591">
            <w:pPr>
              <w:pStyle w:val="EngHangEnd"/>
            </w:pPr>
            <w:r>
              <w:t>To every soul: body and spirit.</w:t>
            </w:r>
          </w:p>
        </w:tc>
      </w:tr>
      <w:tr w:rsidR="00E60591" w14:paraId="3ACBD16D" w14:textId="77777777" w:rsidTr="00E60591">
        <w:trPr>
          <w:cantSplit/>
        </w:trPr>
        <w:tc>
          <w:tcPr>
            <w:tcW w:w="288" w:type="dxa"/>
          </w:tcPr>
          <w:p w14:paraId="76526B2B" w14:textId="77777777" w:rsidR="00E60591" w:rsidRDefault="00E60591" w:rsidP="00E60591">
            <w:pPr>
              <w:pStyle w:val="CopticCross"/>
            </w:pPr>
          </w:p>
        </w:tc>
        <w:tc>
          <w:tcPr>
            <w:tcW w:w="3960" w:type="dxa"/>
          </w:tcPr>
          <w:p w14:paraId="52E650AC" w14:textId="77777777" w:rsidR="00E60591" w:rsidRDefault="00E60591" w:rsidP="00E60591">
            <w:pPr>
              <w:pStyle w:val="EngHang"/>
            </w:pPr>
            <w:r>
              <w:t>O fragrent incense,</w:t>
            </w:r>
          </w:p>
          <w:p w14:paraId="68B1C0A8" w14:textId="77777777" w:rsidR="00E60591" w:rsidRDefault="00E60591" w:rsidP="00E60591">
            <w:pPr>
              <w:pStyle w:val="EngHang"/>
            </w:pPr>
            <w:r>
              <w:t>O spreading sweet aroma,</w:t>
            </w:r>
          </w:p>
          <w:p w14:paraId="0638D5A3" w14:textId="77777777" w:rsidR="00E60591" w:rsidRDefault="00E60591" w:rsidP="00E60591">
            <w:pPr>
              <w:pStyle w:val="EngHang"/>
            </w:pPr>
            <w:r>
              <w:t>O shning star,</w:t>
            </w:r>
          </w:p>
          <w:p w14:paraId="4D687135" w14:textId="77777777" w:rsidR="00E60591" w:rsidRDefault="00E60591" w:rsidP="00E60591">
            <w:pPr>
              <w:pStyle w:val="EngHangEnd"/>
            </w:pPr>
            <w:r>
              <w:t>O lamp giving light.</w:t>
            </w:r>
          </w:p>
        </w:tc>
      </w:tr>
      <w:tr w:rsidR="00E60591" w14:paraId="238FD4D8" w14:textId="77777777" w:rsidTr="00E60591">
        <w:trPr>
          <w:cantSplit/>
        </w:trPr>
        <w:tc>
          <w:tcPr>
            <w:tcW w:w="288" w:type="dxa"/>
          </w:tcPr>
          <w:p w14:paraId="382E0DE7" w14:textId="77777777" w:rsidR="00E60591" w:rsidRDefault="00E60591" w:rsidP="00E60591">
            <w:pPr>
              <w:pStyle w:val="CopticCross"/>
            </w:pPr>
            <w:r>
              <w:t>¿</w:t>
            </w:r>
          </w:p>
        </w:tc>
        <w:tc>
          <w:tcPr>
            <w:tcW w:w="3960" w:type="dxa"/>
          </w:tcPr>
          <w:p w14:paraId="59D81F73" w14:textId="77777777" w:rsidR="00E60591" w:rsidRDefault="00E60591" w:rsidP="00E60591">
            <w:pPr>
              <w:pStyle w:val="EngHang"/>
            </w:pPr>
            <w:r>
              <w:t>O full of grace,</w:t>
            </w:r>
          </w:p>
          <w:p w14:paraId="533B5206" w14:textId="77777777" w:rsidR="00E60591" w:rsidRDefault="00E60591" w:rsidP="00E60591">
            <w:pPr>
              <w:pStyle w:val="EngHang"/>
            </w:pPr>
            <w:r>
              <w:t>You are our joy;</w:t>
            </w:r>
          </w:p>
          <w:p w14:paraId="25C68274" w14:textId="77777777" w:rsidR="00E60591" w:rsidRDefault="00E60591" w:rsidP="00E60591">
            <w:pPr>
              <w:pStyle w:val="EngHang"/>
            </w:pPr>
            <w:r>
              <w:t>Your Son granted us salvation,</w:t>
            </w:r>
          </w:p>
          <w:p w14:paraId="4B87608D" w14:textId="77777777" w:rsidR="00E60591" w:rsidRDefault="00E60591" w:rsidP="00E60591">
            <w:pPr>
              <w:pStyle w:val="EngHangEnd"/>
            </w:pPr>
            <w:r>
              <w:t>And the Paradise of Joy.</w:t>
            </w:r>
          </w:p>
        </w:tc>
      </w:tr>
      <w:tr w:rsidR="00E60591" w14:paraId="1CB889E2" w14:textId="77777777" w:rsidTr="00E60591">
        <w:trPr>
          <w:cantSplit/>
        </w:trPr>
        <w:tc>
          <w:tcPr>
            <w:tcW w:w="288" w:type="dxa"/>
          </w:tcPr>
          <w:p w14:paraId="5FE53137" w14:textId="77777777" w:rsidR="00E60591" w:rsidRDefault="00E60591" w:rsidP="00E60591">
            <w:pPr>
              <w:pStyle w:val="CopticCross"/>
            </w:pPr>
          </w:p>
        </w:tc>
        <w:tc>
          <w:tcPr>
            <w:tcW w:w="3960" w:type="dxa"/>
          </w:tcPr>
          <w:p w14:paraId="769E0782" w14:textId="77777777" w:rsidR="00E60591" w:rsidRDefault="00E60591" w:rsidP="00E60591">
            <w:pPr>
              <w:pStyle w:val="EngHang"/>
            </w:pPr>
            <w:r>
              <w:t>Daniel prophesied</w:t>
            </w:r>
          </w:p>
          <w:p w14:paraId="27930216" w14:textId="77777777" w:rsidR="00E60591" w:rsidRDefault="00E60591" w:rsidP="00E60591">
            <w:pPr>
              <w:pStyle w:val="EngHang"/>
            </w:pPr>
            <w:r>
              <w:t>In a vision, saying,</w:t>
            </w:r>
          </w:p>
          <w:p w14:paraId="4DC3C335" w14:textId="77777777" w:rsidR="00E60591" w:rsidRDefault="00E60591" w:rsidP="00E60591">
            <w:pPr>
              <w:pStyle w:val="EngHang"/>
            </w:pPr>
            <w:r>
              <w:t>“I beheld a Throne surrounded by Light,</w:t>
            </w:r>
          </w:p>
          <w:p w14:paraId="6A24B173" w14:textId="77777777" w:rsidR="00E60591" w:rsidRDefault="00E60591" w:rsidP="00E60591">
            <w:pPr>
              <w:pStyle w:val="EngHangEnd"/>
            </w:pPr>
            <w:r>
              <w:t>With the Lord of Hosts sitting upon it,</w:t>
            </w:r>
          </w:p>
        </w:tc>
      </w:tr>
      <w:tr w:rsidR="00E60591" w14:paraId="5FD0AAD0" w14:textId="77777777" w:rsidTr="00E60591">
        <w:trPr>
          <w:cantSplit/>
        </w:trPr>
        <w:tc>
          <w:tcPr>
            <w:tcW w:w="288" w:type="dxa"/>
          </w:tcPr>
          <w:p w14:paraId="6E8E554D" w14:textId="77777777" w:rsidR="00E60591" w:rsidRDefault="00E60591" w:rsidP="00E60591">
            <w:pPr>
              <w:pStyle w:val="CopticCross"/>
            </w:pPr>
            <w:r>
              <w:t>¿</w:t>
            </w:r>
          </w:p>
        </w:tc>
        <w:tc>
          <w:tcPr>
            <w:tcW w:w="3960" w:type="dxa"/>
          </w:tcPr>
          <w:p w14:paraId="656B5FA2" w14:textId="77777777" w:rsidR="00E60591" w:rsidRDefault="00E60591" w:rsidP="00E60591">
            <w:pPr>
              <w:pStyle w:val="EngHang"/>
            </w:pPr>
            <w:r>
              <w:t>And thousands of thousands,</w:t>
            </w:r>
          </w:p>
          <w:p w14:paraId="6340C302" w14:textId="77777777" w:rsidR="00E60591" w:rsidRDefault="00E60591" w:rsidP="00E60591">
            <w:pPr>
              <w:pStyle w:val="EngHang"/>
            </w:pPr>
            <w:r>
              <w:t>And myriads of myriads around Him,</w:t>
            </w:r>
          </w:p>
          <w:p w14:paraId="468618EA" w14:textId="77777777" w:rsidR="00E60591" w:rsidRDefault="00E60591" w:rsidP="00E60591">
            <w:pPr>
              <w:pStyle w:val="EngHang"/>
            </w:pPr>
            <w:r>
              <w:t>Praising God,</w:t>
            </w:r>
          </w:p>
          <w:p w14:paraId="2176A625" w14:textId="77777777" w:rsidR="00E60591" w:rsidRDefault="00E60591" w:rsidP="00E60591">
            <w:pPr>
              <w:pStyle w:val="EngHangEnd"/>
            </w:pPr>
            <w:r>
              <w:t>The Holy King.</w:t>
            </w:r>
          </w:p>
        </w:tc>
      </w:tr>
      <w:tr w:rsidR="00E60591" w14:paraId="4923F890" w14:textId="77777777" w:rsidTr="00E60591">
        <w:trPr>
          <w:cantSplit/>
        </w:trPr>
        <w:tc>
          <w:tcPr>
            <w:tcW w:w="288" w:type="dxa"/>
          </w:tcPr>
          <w:p w14:paraId="6335D171" w14:textId="77777777" w:rsidR="00E60591" w:rsidRDefault="00E60591" w:rsidP="00E60591">
            <w:pPr>
              <w:pStyle w:val="CopticCross"/>
            </w:pPr>
          </w:p>
        </w:tc>
        <w:tc>
          <w:tcPr>
            <w:tcW w:w="3960" w:type="dxa"/>
          </w:tcPr>
          <w:p w14:paraId="22B0BAC3" w14:textId="77777777" w:rsidR="00E60591" w:rsidRDefault="00E60591" w:rsidP="00E60591">
            <w:pPr>
              <w:pStyle w:val="EngHang"/>
            </w:pPr>
            <w:r>
              <w:t>You are likened, O Mary,</w:t>
            </w:r>
          </w:p>
          <w:p w14:paraId="70F99517" w14:textId="77777777" w:rsidR="00E60591" w:rsidRDefault="00E60591" w:rsidP="00E60591">
            <w:pPr>
              <w:pStyle w:val="EngHang"/>
            </w:pPr>
            <w:r>
              <w:t>To the Throne of God, the Creator;</w:t>
            </w:r>
          </w:p>
          <w:p w14:paraId="31D993C9" w14:textId="77777777" w:rsidR="00E60591" w:rsidRDefault="00E60591" w:rsidP="00E60591">
            <w:pPr>
              <w:pStyle w:val="EngHang"/>
            </w:pPr>
            <w:r>
              <w:t>You held the Son of God,</w:t>
            </w:r>
          </w:p>
          <w:p w14:paraId="03074663" w14:textId="77777777" w:rsidR="00E60591" w:rsidRDefault="00E60591" w:rsidP="00E60591">
            <w:pPr>
              <w:pStyle w:val="EngHangEnd"/>
            </w:pPr>
            <w:r>
              <w:t>The invisible Living One.</w:t>
            </w:r>
          </w:p>
        </w:tc>
      </w:tr>
      <w:tr w:rsidR="00E60591" w14:paraId="4C308AE1" w14:textId="77777777" w:rsidTr="00E60591">
        <w:trPr>
          <w:cantSplit/>
        </w:trPr>
        <w:tc>
          <w:tcPr>
            <w:tcW w:w="288" w:type="dxa"/>
          </w:tcPr>
          <w:p w14:paraId="040399CA" w14:textId="77777777" w:rsidR="00E60591" w:rsidRDefault="00E60591" w:rsidP="00E60591">
            <w:pPr>
              <w:pStyle w:val="CopticCross"/>
            </w:pPr>
            <w:r>
              <w:lastRenderedPageBreak/>
              <w:t>¿</w:t>
            </w:r>
          </w:p>
        </w:tc>
        <w:tc>
          <w:tcPr>
            <w:tcW w:w="3960" w:type="dxa"/>
          </w:tcPr>
          <w:p w14:paraId="192F8CF6" w14:textId="77777777" w:rsidR="00E60591" w:rsidRDefault="00E60591" w:rsidP="00E60591">
            <w:pPr>
              <w:pStyle w:val="EngHang"/>
            </w:pPr>
            <w:r>
              <w:t>The fathers called you</w:t>
            </w:r>
          </w:p>
          <w:p w14:paraId="503F8425" w14:textId="77777777" w:rsidR="00E60591" w:rsidRDefault="00E60591" w:rsidP="00E60591">
            <w:pPr>
              <w:pStyle w:val="EngHang"/>
            </w:pPr>
            <w:r>
              <w:t>The gate towards the East.</w:t>
            </w:r>
          </w:p>
          <w:p w14:paraId="2FBD63EC" w14:textId="77777777" w:rsidR="00E60591" w:rsidRDefault="00E60591" w:rsidP="00E60591">
            <w:pPr>
              <w:pStyle w:val="EngHang"/>
            </w:pPr>
            <w:r>
              <w:t>Many spoke of you,</w:t>
            </w:r>
          </w:p>
          <w:p w14:paraId="0FAF1E78" w14:textId="77777777" w:rsidR="00E60591" w:rsidRDefault="00E60591" w:rsidP="00E60591">
            <w:pPr>
              <w:pStyle w:val="EngHangEnd"/>
            </w:pPr>
            <w:r>
              <w:t>O Virgin and Bride.</w:t>
            </w:r>
          </w:p>
        </w:tc>
      </w:tr>
      <w:tr w:rsidR="00E60591" w14:paraId="03C2EA80" w14:textId="77777777" w:rsidTr="00E60591">
        <w:trPr>
          <w:cantSplit/>
        </w:trPr>
        <w:tc>
          <w:tcPr>
            <w:tcW w:w="288" w:type="dxa"/>
          </w:tcPr>
          <w:p w14:paraId="7D4CB6CC" w14:textId="77777777" w:rsidR="00E60591" w:rsidRDefault="00E60591" w:rsidP="00E60591">
            <w:pPr>
              <w:pStyle w:val="CopticCross"/>
            </w:pPr>
          </w:p>
        </w:tc>
        <w:tc>
          <w:tcPr>
            <w:tcW w:w="3960" w:type="dxa"/>
          </w:tcPr>
          <w:p w14:paraId="030DA0E1" w14:textId="77777777" w:rsidR="00E60591" w:rsidRDefault="00E60591" w:rsidP="00E60591">
            <w:pPr>
              <w:pStyle w:val="EngHang"/>
            </w:pPr>
            <w:r>
              <w:t>The Lord chose you,</w:t>
            </w:r>
          </w:p>
          <w:p w14:paraId="3CE19973" w14:textId="77777777" w:rsidR="00E60591" w:rsidRDefault="00E60591" w:rsidP="00E60591">
            <w:pPr>
              <w:pStyle w:val="EngHang"/>
            </w:pPr>
            <w:r>
              <w:t>From the root of Jesse,</w:t>
            </w:r>
          </w:p>
          <w:p w14:paraId="35C8B615" w14:textId="77777777" w:rsidR="00E60591" w:rsidRDefault="00E60591" w:rsidP="00E60591">
            <w:pPr>
              <w:pStyle w:val="EngHang"/>
            </w:pPr>
            <w:r>
              <w:t>From the pure and sanctified seed,</w:t>
            </w:r>
          </w:p>
          <w:p w14:paraId="6FFE2449" w14:textId="77777777" w:rsidR="00E60591" w:rsidRDefault="00E60591" w:rsidP="00E60591">
            <w:pPr>
              <w:pStyle w:val="EngHangEnd"/>
            </w:pPr>
            <w:r>
              <w:t>The house of prophesy and kings.</w:t>
            </w:r>
          </w:p>
        </w:tc>
      </w:tr>
      <w:tr w:rsidR="00E60591" w14:paraId="5FD95B28" w14:textId="77777777" w:rsidTr="00E60591">
        <w:trPr>
          <w:cantSplit/>
        </w:trPr>
        <w:tc>
          <w:tcPr>
            <w:tcW w:w="288" w:type="dxa"/>
          </w:tcPr>
          <w:p w14:paraId="67AAEC37" w14:textId="77777777" w:rsidR="00E60591" w:rsidRDefault="00E60591" w:rsidP="00E60591">
            <w:pPr>
              <w:pStyle w:val="CopticCross"/>
            </w:pPr>
            <w:r>
              <w:t>¿</w:t>
            </w:r>
          </w:p>
        </w:tc>
        <w:tc>
          <w:tcPr>
            <w:tcW w:w="3960" w:type="dxa"/>
          </w:tcPr>
          <w:p w14:paraId="2334F145" w14:textId="77777777" w:rsidR="00E60591" w:rsidRDefault="00E60591" w:rsidP="00E60591">
            <w:pPr>
              <w:pStyle w:val="EngHang"/>
            </w:pPr>
            <w:r>
              <w:t>You bore Him in your womb,</w:t>
            </w:r>
          </w:p>
          <w:p w14:paraId="41189E23" w14:textId="77777777" w:rsidR="00E60591" w:rsidRDefault="00E60591" w:rsidP="00E60591">
            <w:pPr>
              <w:pStyle w:val="EngHang"/>
            </w:pPr>
            <w:r>
              <w:t>O Virign and Bride,</w:t>
            </w:r>
          </w:p>
          <w:p w14:paraId="687775C9" w14:textId="77777777" w:rsidR="00E60591" w:rsidRDefault="00E60591" w:rsidP="00E60591">
            <w:pPr>
              <w:pStyle w:val="EngHang"/>
            </w:pPr>
            <w:r>
              <w:t>You gave birth to Him, and gave Him milk,</w:t>
            </w:r>
          </w:p>
          <w:p w14:paraId="49EE8E63" w14:textId="77777777" w:rsidR="00E60591" w:rsidRDefault="00E60591" w:rsidP="00E60591">
            <w:pPr>
              <w:pStyle w:val="EngHangEnd"/>
            </w:pPr>
            <w:r>
              <w:t>As a true man.</w:t>
            </w:r>
          </w:p>
        </w:tc>
      </w:tr>
      <w:tr w:rsidR="00E60591" w14:paraId="02E22563" w14:textId="77777777" w:rsidTr="00E60591">
        <w:trPr>
          <w:cantSplit/>
        </w:trPr>
        <w:tc>
          <w:tcPr>
            <w:tcW w:w="288" w:type="dxa"/>
          </w:tcPr>
          <w:p w14:paraId="308AFCA7" w14:textId="77777777" w:rsidR="00E60591" w:rsidRDefault="00E60591" w:rsidP="00E60591">
            <w:pPr>
              <w:pStyle w:val="CopticCross"/>
            </w:pPr>
          </w:p>
        </w:tc>
        <w:tc>
          <w:tcPr>
            <w:tcW w:w="3960" w:type="dxa"/>
          </w:tcPr>
          <w:p w14:paraId="5F0B5474" w14:textId="77777777" w:rsidR="00E60591" w:rsidRDefault="00E60591" w:rsidP="00E60591">
            <w:pPr>
              <w:pStyle w:val="EngHang"/>
            </w:pPr>
            <w:r>
              <w:t>Hail to you O Mary,</w:t>
            </w:r>
          </w:p>
          <w:p w14:paraId="50B3D269" w14:textId="77777777" w:rsidR="00E60591" w:rsidRDefault="00E60591" w:rsidP="00E60591">
            <w:pPr>
              <w:pStyle w:val="EngHang"/>
            </w:pPr>
            <w:r>
              <w:t>O full of grace,</w:t>
            </w:r>
          </w:p>
          <w:p w14:paraId="1D9BF20B" w14:textId="77777777" w:rsidR="00E60591" w:rsidRDefault="00E60591" w:rsidP="00E60591">
            <w:pPr>
              <w:pStyle w:val="EngHang"/>
            </w:pPr>
            <w:r>
              <w:t>You are surrounded in light,</w:t>
            </w:r>
          </w:p>
          <w:p w14:paraId="02A1590E" w14:textId="77777777" w:rsidR="00E60591" w:rsidRDefault="00E60591" w:rsidP="00E60591">
            <w:pPr>
              <w:pStyle w:val="EngHangEnd"/>
            </w:pPr>
            <w:r>
              <w:t>O Mother of the Merfciful.</w:t>
            </w:r>
          </w:p>
        </w:tc>
      </w:tr>
      <w:tr w:rsidR="00E60591" w14:paraId="6DF9811E" w14:textId="77777777" w:rsidTr="00E60591">
        <w:trPr>
          <w:cantSplit/>
        </w:trPr>
        <w:tc>
          <w:tcPr>
            <w:tcW w:w="288" w:type="dxa"/>
          </w:tcPr>
          <w:p w14:paraId="38C0FC64" w14:textId="77777777" w:rsidR="00E60591" w:rsidRDefault="00E60591" w:rsidP="00E60591">
            <w:pPr>
              <w:pStyle w:val="CopticCross"/>
            </w:pPr>
            <w:r>
              <w:t>¿</w:t>
            </w:r>
          </w:p>
        </w:tc>
        <w:tc>
          <w:tcPr>
            <w:tcW w:w="3960" w:type="dxa"/>
          </w:tcPr>
          <w:p w14:paraId="5E9F665B" w14:textId="77777777" w:rsidR="00E60591" w:rsidRDefault="00E60591" w:rsidP="00E60591">
            <w:pPr>
              <w:pStyle w:val="EngHang"/>
            </w:pPr>
            <w:r>
              <w:t>Intercede for us</w:t>
            </w:r>
          </w:p>
          <w:p w14:paraId="2426A80C" w14:textId="77777777" w:rsidR="00E60591" w:rsidRDefault="00E60591" w:rsidP="00E60591">
            <w:pPr>
              <w:pStyle w:val="EngHang"/>
            </w:pPr>
            <w:r>
              <w:t>On judgment day,</w:t>
            </w:r>
          </w:p>
          <w:p w14:paraId="7A0998EA" w14:textId="77777777" w:rsidR="00E60591" w:rsidRDefault="00E60591" w:rsidP="00E60591">
            <w:pPr>
              <w:pStyle w:val="EngHang"/>
            </w:pPr>
            <w:r>
              <w:t>Before Your Son, who saved us,</w:t>
            </w:r>
          </w:p>
          <w:p w14:paraId="5D3C50ED" w14:textId="77777777" w:rsidR="00E60591" w:rsidRDefault="00E60591" w:rsidP="00E60591">
            <w:pPr>
              <w:pStyle w:val="EngHangEnd"/>
            </w:pPr>
            <w:r>
              <w:t>O Daughter of Zion.</w:t>
            </w:r>
          </w:p>
        </w:tc>
      </w:tr>
    </w:tbl>
    <w:p w14:paraId="17DB40C1" w14:textId="77777777" w:rsidR="00E60591" w:rsidRDefault="00E60591" w:rsidP="00E60591">
      <w:pPr>
        <w:pStyle w:val="Heading3"/>
      </w:pPr>
      <w:bookmarkStart w:id="1134" w:name="_Toc479145658"/>
      <w:r>
        <w:t>Interpretation on (After) the Sunday Theotokia Part 4</w:t>
      </w:r>
      <w:bookmarkEnd w:id="1134"/>
    </w:p>
    <w:p w14:paraId="514FF278"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4E4FB1C" w14:textId="77777777" w:rsidTr="00E60591">
        <w:trPr>
          <w:cantSplit/>
        </w:trPr>
        <w:tc>
          <w:tcPr>
            <w:tcW w:w="288" w:type="dxa"/>
          </w:tcPr>
          <w:p w14:paraId="0315D4F1" w14:textId="77777777" w:rsidR="00E60591" w:rsidRDefault="00E60591" w:rsidP="00E60591">
            <w:pPr>
              <w:pStyle w:val="CopticCross"/>
            </w:pPr>
          </w:p>
        </w:tc>
        <w:tc>
          <w:tcPr>
            <w:tcW w:w="3960" w:type="dxa"/>
          </w:tcPr>
          <w:p w14:paraId="7796D1E0" w14:textId="77777777" w:rsidR="00E60591" w:rsidRDefault="00E60591" w:rsidP="00E60591">
            <w:pPr>
              <w:pStyle w:val="EngHang"/>
            </w:pPr>
            <w:r>
              <w:t>The pure golden vessel,</w:t>
            </w:r>
          </w:p>
          <w:p w14:paraId="6FFE84A5" w14:textId="77777777" w:rsidR="00E60591" w:rsidRDefault="00E60591" w:rsidP="00E60591">
            <w:pPr>
              <w:pStyle w:val="EngHang"/>
            </w:pPr>
            <w:r>
              <w:t>Containing the Manna.,</w:t>
            </w:r>
          </w:p>
          <w:p w14:paraId="1233B20B" w14:textId="77777777" w:rsidR="00E60591" w:rsidRDefault="00E60591" w:rsidP="00E60591">
            <w:pPr>
              <w:pStyle w:val="EngHang"/>
            </w:pPr>
            <w:r>
              <w:t>Is a type of you,</w:t>
            </w:r>
          </w:p>
          <w:p w14:paraId="64420C76" w14:textId="77777777" w:rsidR="00E60591" w:rsidRDefault="00E60591" w:rsidP="00E60591">
            <w:pPr>
              <w:pStyle w:val="EngHangEnd"/>
            </w:pPr>
            <w:r>
              <w:t>O Theotokos.</w:t>
            </w:r>
          </w:p>
        </w:tc>
      </w:tr>
      <w:tr w:rsidR="00E60591" w14:paraId="2D8C45FF" w14:textId="77777777" w:rsidTr="00E60591">
        <w:trPr>
          <w:cantSplit/>
        </w:trPr>
        <w:tc>
          <w:tcPr>
            <w:tcW w:w="288" w:type="dxa"/>
          </w:tcPr>
          <w:p w14:paraId="6F823EC1" w14:textId="77777777" w:rsidR="00E60591" w:rsidRPr="001E2E1C" w:rsidRDefault="00E60591" w:rsidP="00E60591">
            <w:pPr>
              <w:pStyle w:val="CopticCross"/>
            </w:pPr>
            <w:r>
              <w:t>¿</w:t>
            </w:r>
          </w:p>
        </w:tc>
        <w:tc>
          <w:tcPr>
            <w:tcW w:w="3960" w:type="dxa"/>
          </w:tcPr>
          <w:p w14:paraId="72AE6D4B" w14:textId="77777777" w:rsidR="00E60591" w:rsidRDefault="00E60591" w:rsidP="00E60591">
            <w:pPr>
              <w:pStyle w:val="EngHang"/>
            </w:pPr>
            <w:r>
              <w:t>O precious gem,</w:t>
            </w:r>
          </w:p>
          <w:p w14:paraId="28A3C7C4" w14:textId="77777777" w:rsidR="00E60591" w:rsidRDefault="00E60591" w:rsidP="00E60591">
            <w:pPr>
              <w:pStyle w:val="EngHang"/>
            </w:pPr>
            <w:r>
              <w:t>O ship of our salvation,</w:t>
            </w:r>
          </w:p>
          <w:p w14:paraId="2E3364E0" w14:textId="77777777" w:rsidR="00E60591" w:rsidRDefault="00E60591" w:rsidP="00E60591">
            <w:pPr>
              <w:pStyle w:val="EngHang"/>
            </w:pPr>
            <w:r>
              <w:t>You are blessed O Mary,</w:t>
            </w:r>
          </w:p>
          <w:p w14:paraId="04B1A179" w14:textId="77777777" w:rsidR="00E60591" w:rsidRDefault="00E60591" w:rsidP="00E60591">
            <w:pPr>
              <w:pStyle w:val="EngHangEnd"/>
            </w:pPr>
            <w:r>
              <w:t>The daughter of Zion.</w:t>
            </w:r>
          </w:p>
        </w:tc>
      </w:tr>
      <w:tr w:rsidR="00E60591" w14:paraId="1D03FBA7" w14:textId="77777777" w:rsidTr="00E60591">
        <w:trPr>
          <w:cantSplit/>
        </w:trPr>
        <w:tc>
          <w:tcPr>
            <w:tcW w:w="288" w:type="dxa"/>
          </w:tcPr>
          <w:p w14:paraId="79661376" w14:textId="77777777" w:rsidR="00E60591" w:rsidRDefault="00E60591" w:rsidP="00E60591">
            <w:pPr>
              <w:pStyle w:val="CopticCross"/>
            </w:pPr>
          </w:p>
        </w:tc>
        <w:tc>
          <w:tcPr>
            <w:tcW w:w="3960" w:type="dxa"/>
          </w:tcPr>
          <w:p w14:paraId="5C058F2D" w14:textId="77777777" w:rsidR="00E60591" w:rsidRDefault="00E60591" w:rsidP="00E60591">
            <w:pPr>
              <w:pStyle w:val="EngHang"/>
            </w:pPr>
            <w:r>
              <w:t>O ladder of Jacom,</w:t>
            </w:r>
          </w:p>
          <w:p w14:paraId="5C528E2F" w14:textId="77777777" w:rsidR="00E60591" w:rsidRDefault="00E60591" w:rsidP="00E60591">
            <w:pPr>
              <w:pStyle w:val="EngHang"/>
            </w:pPr>
            <w:r>
              <w:t>You held the Judge,</w:t>
            </w:r>
          </w:p>
          <w:p w14:paraId="66257CEF" w14:textId="77777777" w:rsidR="00E60591" w:rsidRDefault="00E60591" w:rsidP="00E60591">
            <w:pPr>
              <w:pStyle w:val="EngHang"/>
            </w:pPr>
            <w:r>
              <w:t>He dwelt in your womb,</w:t>
            </w:r>
          </w:p>
          <w:p w14:paraId="4736D130" w14:textId="77777777" w:rsidR="00E60591" w:rsidRDefault="00E60591" w:rsidP="00E60591">
            <w:pPr>
              <w:pStyle w:val="EngHangEnd"/>
            </w:pPr>
            <w:r>
              <w:t>You gave birth to the Son of Man.</w:t>
            </w:r>
          </w:p>
        </w:tc>
      </w:tr>
      <w:tr w:rsidR="00E60591" w14:paraId="6E78BE21" w14:textId="77777777" w:rsidTr="00E60591">
        <w:trPr>
          <w:cantSplit/>
        </w:trPr>
        <w:tc>
          <w:tcPr>
            <w:tcW w:w="288" w:type="dxa"/>
          </w:tcPr>
          <w:p w14:paraId="3CD9E7A5" w14:textId="77777777" w:rsidR="00E60591" w:rsidRDefault="00E60591" w:rsidP="00E60591">
            <w:pPr>
              <w:pStyle w:val="CopticCross"/>
            </w:pPr>
            <w:r>
              <w:t>¿</w:t>
            </w:r>
          </w:p>
        </w:tc>
        <w:tc>
          <w:tcPr>
            <w:tcW w:w="3960" w:type="dxa"/>
          </w:tcPr>
          <w:p w14:paraId="0E9884B4" w14:textId="77777777" w:rsidR="00E60591" w:rsidRDefault="00E60591" w:rsidP="00E60591">
            <w:pPr>
              <w:pStyle w:val="EngHang"/>
            </w:pPr>
            <w:r>
              <w:t>He healed the sick,</w:t>
            </w:r>
          </w:p>
          <w:p w14:paraId="0C27A61D" w14:textId="77777777" w:rsidR="00E60591" w:rsidRDefault="00E60591" w:rsidP="00E60591">
            <w:pPr>
              <w:pStyle w:val="EngHang"/>
            </w:pPr>
            <w:r>
              <w:t>And opened the eyes of the blind;</w:t>
            </w:r>
          </w:p>
          <w:p w14:paraId="681C6D44" w14:textId="77777777" w:rsidR="00E60591" w:rsidRDefault="00E60591" w:rsidP="00E60591">
            <w:pPr>
              <w:pStyle w:val="EngHang"/>
            </w:pPr>
            <w:r>
              <w:t>He raised the dead,</w:t>
            </w:r>
          </w:p>
          <w:p w14:paraId="2598B587" w14:textId="77777777" w:rsidR="00E60591" w:rsidRDefault="00E60591" w:rsidP="00E60591">
            <w:pPr>
              <w:pStyle w:val="EngHangEnd"/>
            </w:pPr>
            <w:r>
              <w:t>Who were long buried.</w:t>
            </w:r>
          </w:p>
        </w:tc>
      </w:tr>
      <w:tr w:rsidR="00E60591" w14:paraId="77C071B8" w14:textId="77777777" w:rsidTr="00E60591">
        <w:trPr>
          <w:cantSplit/>
        </w:trPr>
        <w:tc>
          <w:tcPr>
            <w:tcW w:w="288" w:type="dxa"/>
          </w:tcPr>
          <w:p w14:paraId="2922D9C5" w14:textId="77777777" w:rsidR="00E60591" w:rsidRDefault="00E60591" w:rsidP="00E60591">
            <w:pPr>
              <w:pStyle w:val="CopticCross"/>
            </w:pPr>
          </w:p>
        </w:tc>
        <w:tc>
          <w:tcPr>
            <w:tcW w:w="3960" w:type="dxa"/>
          </w:tcPr>
          <w:p w14:paraId="3909360E" w14:textId="77777777" w:rsidR="00E60591" w:rsidRDefault="00E60591" w:rsidP="00E60591">
            <w:pPr>
              <w:pStyle w:val="EngHang"/>
            </w:pPr>
            <w:r>
              <w:t>You are the rod of Aaron,</w:t>
            </w:r>
          </w:p>
          <w:p w14:paraId="316B889C" w14:textId="77777777" w:rsidR="00E60591" w:rsidRDefault="00E60591" w:rsidP="00E60591">
            <w:pPr>
              <w:pStyle w:val="EngHang"/>
            </w:pPr>
            <w:r>
              <w:t>Which blossomed,</w:t>
            </w:r>
          </w:p>
          <w:p w14:paraId="05649421" w14:textId="77777777" w:rsidR="00E60591" w:rsidRDefault="00E60591" w:rsidP="00E60591">
            <w:pPr>
              <w:pStyle w:val="EngHang"/>
            </w:pPr>
            <w:r>
              <w:t>O Sanctuary of Moses,</w:t>
            </w:r>
          </w:p>
          <w:p w14:paraId="7E936617" w14:textId="77777777" w:rsidR="00E60591" w:rsidRDefault="00E60591" w:rsidP="00E60591">
            <w:pPr>
              <w:pStyle w:val="EngHangEnd"/>
              <w:ind w:left="0" w:firstLine="0"/>
            </w:pPr>
            <w:r>
              <w:t>Filled with light.</w:t>
            </w:r>
          </w:p>
        </w:tc>
      </w:tr>
      <w:tr w:rsidR="00E60591" w14:paraId="215941E8" w14:textId="77777777" w:rsidTr="00E60591">
        <w:trPr>
          <w:cantSplit/>
        </w:trPr>
        <w:tc>
          <w:tcPr>
            <w:tcW w:w="288" w:type="dxa"/>
          </w:tcPr>
          <w:p w14:paraId="2CD7994E" w14:textId="77777777" w:rsidR="00E60591" w:rsidRDefault="00E60591" w:rsidP="00E60591">
            <w:pPr>
              <w:pStyle w:val="CopticCross"/>
            </w:pPr>
            <w:r>
              <w:t>¿</w:t>
            </w:r>
          </w:p>
        </w:tc>
        <w:tc>
          <w:tcPr>
            <w:tcW w:w="3960" w:type="dxa"/>
          </w:tcPr>
          <w:p w14:paraId="662109BE" w14:textId="77777777" w:rsidR="00E60591" w:rsidRDefault="00E60591" w:rsidP="00E60591">
            <w:pPr>
              <w:pStyle w:val="EngHang"/>
            </w:pPr>
            <w:r>
              <w:t>You are a vineyard, planted</w:t>
            </w:r>
          </w:p>
          <w:p w14:paraId="1C7FB802" w14:textId="77777777" w:rsidR="00E60591" w:rsidRDefault="00E60591" w:rsidP="00E60591">
            <w:pPr>
              <w:pStyle w:val="EngHang"/>
            </w:pPr>
            <w:r>
              <w:t>And bearing Fruit.</w:t>
            </w:r>
          </w:p>
          <w:p w14:paraId="6AC2F379" w14:textId="77777777" w:rsidR="00E60591" w:rsidRDefault="00E60591" w:rsidP="00E60591">
            <w:pPr>
              <w:pStyle w:val="EngHang"/>
            </w:pPr>
            <w:r>
              <w:t>Your Son granted us forgivness,</w:t>
            </w:r>
          </w:p>
          <w:p w14:paraId="5403657D" w14:textId="77777777" w:rsidR="00E60591" w:rsidRDefault="00E60591" w:rsidP="00E60591">
            <w:pPr>
              <w:pStyle w:val="EngHangEnd"/>
            </w:pPr>
            <w:r>
              <w:t>O hidden gem.</w:t>
            </w:r>
          </w:p>
        </w:tc>
      </w:tr>
      <w:tr w:rsidR="00E60591" w14:paraId="1677ABBE" w14:textId="77777777" w:rsidTr="00E60591">
        <w:trPr>
          <w:cantSplit/>
        </w:trPr>
        <w:tc>
          <w:tcPr>
            <w:tcW w:w="288" w:type="dxa"/>
          </w:tcPr>
          <w:p w14:paraId="78421E6B" w14:textId="77777777" w:rsidR="00E60591" w:rsidRDefault="00E60591" w:rsidP="00E60591">
            <w:pPr>
              <w:pStyle w:val="CopticCross"/>
            </w:pPr>
          </w:p>
        </w:tc>
        <w:tc>
          <w:tcPr>
            <w:tcW w:w="3960" w:type="dxa"/>
          </w:tcPr>
          <w:p w14:paraId="1B95F778" w14:textId="77777777" w:rsidR="00E60591" w:rsidRDefault="00E60591" w:rsidP="00E60591">
            <w:pPr>
              <w:pStyle w:val="EngHang"/>
            </w:pPr>
            <w:r>
              <w:t>David said in the Psalm,</w:t>
            </w:r>
          </w:p>
          <w:p w14:paraId="63436F2A" w14:textId="77777777" w:rsidR="00E60591" w:rsidRDefault="00E60591" w:rsidP="00E60591">
            <w:pPr>
              <w:pStyle w:val="EngHang"/>
            </w:pPr>
            <w:r>
              <w:t>While playing on his harp,</w:t>
            </w:r>
          </w:p>
          <w:p w14:paraId="2D0C7D6B" w14:textId="77777777" w:rsidR="00E60591" w:rsidRDefault="00E60591" w:rsidP="00E60591">
            <w:pPr>
              <w:pStyle w:val="EngHang"/>
            </w:pPr>
            <w:r>
              <w:t>“The Lord chose Zion,</w:t>
            </w:r>
          </w:p>
          <w:p w14:paraId="53343F92" w14:textId="77777777" w:rsidR="00E60591" w:rsidRDefault="00E60591" w:rsidP="00E60591">
            <w:pPr>
              <w:pStyle w:val="EngHangEnd"/>
            </w:pPr>
            <w:r>
              <w:t>And came and dwelt in her.”</w:t>
            </w:r>
          </w:p>
        </w:tc>
      </w:tr>
      <w:tr w:rsidR="00E60591" w14:paraId="51AC1FCB" w14:textId="77777777" w:rsidTr="00E60591">
        <w:trPr>
          <w:cantSplit/>
        </w:trPr>
        <w:tc>
          <w:tcPr>
            <w:tcW w:w="288" w:type="dxa"/>
          </w:tcPr>
          <w:p w14:paraId="08045A7D" w14:textId="77777777" w:rsidR="00E60591" w:rsidRDefault="00E60591" w:rsidP="00E60591">
            <w:pPr>
              <w:pStyle w:val="CopticCross"/>
            </w:pPr>
            <w:r>
              <w:lastRenderedPageBreak/>
              <w:t>¿</w:t>
            </w:r>
          </w:p>
        </w:tc>
        <w:tc>
          <w:tcPr>
            <w:tcW w:w="3960" w:type="dxa"/>
          </w:tcPr>
          <w:p w14:paraId="2A10254F" w14:textId="77777777" w:rsidR="00E60591" w:rsidRDefault="00E60591" w:rsidP="00E60591">
            <w:pPr>
              <w:pStyle w:val="EngHang"/>
            </w:pPr>
            <w:r>
              <w:t>These are all types,</w:t>
            </w:r>
          </w:p>
          <w:p w14:paraId="48740E82" w14:textId="77777777" w:rsidR="00E60591" w:rsidRDefault="00E60591" w:rsidP="00E60591">
            <w:pPr>
              <w:pStyle w:val="EngHang"/>
            </w:pPr>
            <w:r>
              <w:t>Signs pointing us to you,</w:t>
            </w:r>
          </w:p>
          <w:p w14:paraId="275D5DA8" w14:textId="77777777" w:rsidR="00E60591" w:rsidRDefault="00E60591" w:rsidP="00E60591">
            <w:pPr>
              <w:pStyle w:val="EngHang"/>
            </w:pPr>
            <w:r>
              <w:t>O Mary,</w:t>
            </w:r>
          </w:p>
          <w:p w14:paraId="43DEB3FF" w14:textId="77777777" w:rsidR="00E60591" w:rsidRDefault="00E60591" w:rsidP="00E60591">
            <w:pPr>
              <w:pStyle w:val="EngHangEnd"/>
            </w:pPr>
            <w:r>
              <w:t>The Daughter of Zion.</w:t>
            </w:r>
          </w:p>
        </w:tc>
      </w:tr>
      <w:tr w:rsidR="00E60591" w14:paraId="4115C44E" w14:textId="77777777" w:rsidTr="00E60591">
        <w:trPr>
          <w:cantSplit/>
        </w:trPr>
        <w:tc>
          <w:tcPr>
            <w:tcW w:w="288" w:type="dxa"/>
          </w:tcPr>
          <w:p w14:paraId="534C86A3" w14:textId="77777777" w:rsidR="00E60591" w:rsidRDefault="00E60591" w:rsidP="00E60591">
            <w:pPr>
              <w:pStyle w:val="CopticCross"/>
            </w:pPr>
          </w:p>
        </w:tc>
        <w:tc>
          <w:tcPr>
            <w:tcW w:w="3960" w:type="dxa"/>
          </w:tcPr>
          <w:p w14:paraId="39D5F787" w14:textId="77777777" w:rsidR="00E60591" w:rsidRDefault="00E60591" w:rsidP="00E60591">
            <w:pPr>
              <w:pStyle w:val="EngHang"/>
            </w:pPr>
            <w:r>
              <w:t>The Lord chose your beauty,</w:t>
            </w:r>
          </w:p>
          <w:p w14:paraId="6085C77D" w14:textId="77777777" w:rsidR="00E60591" w:rsidRDefault="00E60591" w:rsidP="00E60591">
            <w:pPr>
              <w:pStyle w:val="EngHang"/>
            </w:pPr>
            <w:r>
              <w:t>And God dwelt in your womb.</w:t>
            </w:r>
          </w:p>
          <w:p w14:paraId="0742F143" w14:textId="77777777" w:rsidR="00E60591" w:rsidRDefault="00E60591" w:rsidP="00E60591">
            <w:pPr>
              <w:pStyle w:val="EngHang"/>
            </w:pPr>
            <w:r>
              <w:t>You gave birth to Him,</w:t>
            </w:r>
          </w:p>
          <w:p w14:paraId="2E2E4B91" w14:textId="77777777" w:rsidR="00E60591" w:rsidRDefault="00E60591" w:rsidP="00E60591">
            <w:pPr>
              <w:pStyle w:val="EngHangEnd"/>
            </w:pPr>
            <w:r>
              <w:t>And He drank of your milk.</w:t>
            </w:r>
          </w:p>
        </w:tc>
      </w:tr>
      <w:tr w:rsidR="00E60591" w14:paraId="31CE9B14" w14:textId="77777777" w:rsidTr="00E60591">
        <w:trPr>
          <w:cantSplit/>
        </w:trPr>
        <w:tc>
          <w:tcPr>
            <w:tcW w:w="288" w:type="dxa"/>
          </w:tcPr>
          <w:p w14:paraId="7B18BAE0" w14:textId="77777777" w:rsidR="00E60591" w:rsidRDefault="00E60591" w:rsidP="00E60591">
            <w:pPr>
              <w:pStyle w:val="CopticCross"/>
            </w:pPr>
            <w:r>
              <w:t>¿</w:t>
            </w:r>
          </w:p>
        </w:tc>
        <w:tc>
          <w:tcPr>
            <w:tcW w:w="3960" w:type="dxa"/>
          </w:tcPr>
          <w:p w14:paraId="7EC61BB5" w14:textId="77777777" w:rsidR="00E60591" w:rsidRDefault="00E60591" w:rsidP="00E60591">
            <w:pPr>
              <w:pStyle w:val="EngHang"/>
            </w:pPr>
            <w:r>
              <w:t>You are highly exalted,</w:t>
            </w:r>
          </w:p>
          <w:p w14:paraId="1121E42B" w14:textId="77777777" w:rsidR="00E60591" w:rsidRDefault="00E60591" w:rsidP="00E60591">
            <w:pPr>
              <w:pStyle w:val="EngHang"/>
            </w:pPr>
            <w:r>
              <w:t>For you became the highest heaven.</w:t>
            </w:r>
          </w:p>
          <w:p w14:paraId="5C3B115F" w14:textId="77777777" w:rsidR="00E60591" w:rsidRDefault="00E60591" w:rsidP="00E60591">
            <w:pPr>
              <w:pStyle w:val="EngHang"/>
            </w:pPr>
            <w:r>
              <w:t>You are above all the orders,</w:t>
            </w:r>
          </w:p>
          <w:p w14:paraId="61165BDA" w14:textId="77777777" w:rsidR="00E60591" w:rsidRDefault="00E60591" w:rsidP="00E60591">
            <w:pPr>
              <w:pStyle w:val="EngHangEnd"/>
            </w:pPr>
            <w:r>
              <w:t>And the righteous and the holy.</w:t>
            </w:r>
          </w:p>
        </w:tc>
      </w:tr>
      <w:tr w:rsidR="00E60591" w14:paraId="27925BA5" w14:textId="77777777" w:rsidTr="00E60591">
        <w:trPr>
          <w:cantSplit/>
        </w:trPr>
        <w:tc>
          <w:tcPr>
            <w:tcW w:w="288" w:type="dxa"/>
          </w:tcPr>
          <w:p w14:paraId="5E2022C9" w14:textId="77777777" w:rsidR="00E60591" w:rsidRDefault="00E60591" w:rsidP="00E60591">
            <w:pPr>
              <w:pStyle w:val="CopticCross"/>
            </w:pPr>
          </w:p>
        </w:tc>
        <w:tc>
          <w:tcPr>
            <w:tcW w:w="3960" w:type="dxa"/>
          </w:tcPr>
          <w:p w14:paraId="11E34EAA" w14:textId="77777777" w:rsidR="00E60591" w:rsidRDefault="00E60591" w:rsidP="00E60591">
            <w:pPr>
              <w:pStyle w:val="EngHang"/>
            </w:pPr>
            <w:r>
              <w:t>You are above the Cherubim,</w:t>
            </w:r>
          </w:p>
          <w:p w14:paraId="584D9AD6" w14:textId="77777777" w:rsidR="00E60591" w:rsidRDefault="00E60591" w:rsidP="00E60591">
            <w:pPr>
              <w:pStyle w:val="EngHang"/>
            </w:pPr>
            <w:r>
              <w:t>O pride of all virgins,</w:t>
            </w:r>
          </w:p>
          <w:p w14:paraId="3439DDBB" w14:textId="77777777" w:rsidR="00E60591" w:rsidRDefault="00E60591" w:rsidP="00E60591">
            <w:pPr>
              <w:pStyle w:val="EngHang"/>
            </w:pPr>
            <w:r>
              <w:t>And higher than the Seraphim,</w:t>
            </w:r>
          </w:p>
          <w:p w14:paraId="2AFC2E8B" w14:textId="77777777" w:rsidR="00E60591" w:rsidRDefault="00E60591" w:rsidP="00E60591">
            <w:pPr>
              <w:pStyle w:val="EngHangEnd"/>
            </w:pPr>
            <w:r>
              <w:t>O full of light.</w:t>
            </w:r>
          </w:p>
        </w:tc>
      </w:tr>
      <w:tr w:rsidR="00E60591" w14:paraId="5DEBA2BA" w14:textId="77777777" w:rsidTr="00E60591">
        <w:trPr>
          <w:cantSplit/>
        </w:trPr>
        <w:tc>
          <w:tcPr>
            <w:tcW w:w="288" w:type="dxa"/>
          </w:tcPr>
          <w:p w14:paraId="34D297EB" w14:textId="77777777" w:rsidR="00E60591" w:rsidRDefault="00E60591" w:rsidP="00E60591">
            <w:pPr>
              <w:pStyle w:val="CopticCross"/>
            </w:pPr>
            <w:r>
              <w:t>¿</w:t>
            </w:r>
          </w:p>
        </w:tc>
        <w:tc>
          <w:tcPr>
            <w:tcW w:w="3960" w:type="dxa"/>
          </w:tcPr>
          <w:p w14:paraId="0E1AD715" w14:textId="77777777" w:rsidR="00E60591" w:rsidRDefault="00E60591" w:rsidP="00E60591">
            <w:pPr>
              <w:pStyle w:val="EngHang"/>
            </w:pPr>
            <w:r>
              <w:t>O daughter of Joachim,</w:t>
            </w:r>
          </w:p>
          <w:p w14:paraId="36BA09C3" w14:textId="77777777" w:rsidR="00E60591" w:rsidRDefault="00E60591" w:rsidP="00E60591">
            <w:pPr>
              <w:pStyle w:val="EngHang"/>
            </w:pPr>
            <w:r>
              <w:t>From the righteous seed,</w:t>
            </w:r>
          </w:p>
          <w:p w14:paraId="1A153C1C" w14:textId="77777777" w:rsidR="00E60591" w:rsidRDefault="00E60591" w:rsidP="00E60591">
            <w:pPr>
              <w:pStyle w:val="EngHang"/>
            </w:pPr>
            <w:r>
              <w:t>Your son saved Adam</w:t>
            </w:r>
          </w:p>
          <w:p w14:paraId="3BAFAF7A" w14:textId="77777777" w:rsidR="00E60591" w:rsidRDefault="00E60591" w:rsidP="00E60591">
            <w:pPr>
              <w:pStyle w:val="EngHangEnd"/>
            </w:pPr>
            <w:r>
              <w:t>From his bitter bondage.</w:t>
            </w:r>
          </w:p>
        </w:tc>
      </w:tr>
      <w:tr w:rsidR="00E60591" w14:paraId="5F656340" w14:textId="77777777" w:rsidTr="00E60591">
        <w:trPr>
          <w:cantSplit/>
        </w:trPr>
        <w:tc>
          <w:tcPr>
            <w:tcW w:w="288" w:type="dxa"/>
          </w:tcPr>
          <w:p w14:paraId="33CE9762" w14:textId="77777777" w:rsidR="00E60591" w:rsidRDefault="00E60591" w:rsidP="00E60591">
            <w:pPr>
              <w:pStyle w:val="CopticCross"/>
            </w:pPr>
          </w:p>
        </w:tc>
        <w:tc>
          <w:tcPr>
            <w:tcW w:w="3960" w:type="dxa"/>
          </w:tcPr>
          <w:p w14:paraId="17924DF7" w14:textId="77777777" w:rsidR="00E60591" w:rsidRDefault="00E60591" w:rsidP="00E60591">
            <w:pPr>
              <w:pStyle w:val="EngHang"/>
            </w:pPr>
            <w:r>
              <w:t>O full of grace,</w:t>
            </w:r>
          </w:p>
          <w:p w14:paraId="62C5BB85" w14:textId="77777777" w:rsidR="00E60591" w:rsidRDefault="00E60591" w:rsidP="00E60591">
            <w:pPr>
              <w:pStyle w:val="EngHang"/>
            </w:pPr>
            <w:r>
              <w:t>Purer than anyone,</w:t>
            </w:r>
          </w:p>
          <w:p w14:paraId="56B7BF65" w14:textId="77777777" w:rsidR="00E60591" w:rsidRDefault="00E60591" w:rsidP="00E60591">
            <w:pPr>
              <w:pStyle w:val="EngHang"/>
            </w:pPr>
            <w:r>
              <w:t>O Mother of the Merciful,</w:t>
            </w:r>
          </w:p>
          <w:p w14:paraId="62367CFA" w14:textId="77777777" w:rsidR="00E60591" w:rsidRDefault="00E60591" w:rsidP="00E60591">
            <w:pPr>
              <w:pStyle w:val="EngHangEnd"/>
            </w:pPr>
            <w:r>
              <w:t>You are brighter than any light.</w:t>
            </w:r>
          </w:p>
        </w:tc>
      </w:tr>
      <w:tr w:rsidR="00E60591" w14:paraId="76F17257" w14:textId="77777777" w:rsidTr="00E60591">
        <w:trPr>
          <w:cantSplit/>
        </w:trPr>
        <w:tc>
          <w:tcPr>
            <w:tcW w:w="288" w:type="dxa"/>
          </w:tcPr>
          <w:p w14:paraId="4F9D85AF" w14:textId="77777777" w:rsidR="00E60591" w:rsidRDefault="00E60591" w:rsidP="00E60591">
            <w:pPr>
              <w:pStyle w:val="CopticCross"/>
            </w:pPr>
            <w:r>
              <w:lastRenderedPageBreak/>
              <w:t>¿</w:t>
            </w:r>
          </w:p>
        </w:tc>
        <w:tc>
          <w:tcPr>
            <w:tcW w:w="3960" w:type="dxa"/>
          </w:tcPr>
          <w:p w14:paraId="691E78F1" w14:textId="77777777" w:rsidR="00E60591" w:rsidRDefault="00E60591" w:rsidP="00E60591">
            <w:pPr>
              <w:pStyle w:val="EngHang"/>
            </w:pPr>
            <w:r>
              <w:t>Your Son illuminted the darkness,</w:t>
            </w:r>
          </w:p>
          <w:p w14:paraId="5112A4BE" w14:textId="77777777" w:rsidR="00E60591" w:rsidRDefault="00E60591" w:rsidP="00E60591">
            <w:pPr>
              <w:pStyle w:val="EngHang"/>
            </w:pPr>
            <w:r>
              <w:t>And set us free;</w:t>
            </w:r>
          </w:p>
          <w:p w14:paraId="5346FC24" w14:textId="77777777" w:rsidR="00E60591" w:rsidRDefault="00E60591" w:rsidP="00E60591">
            <w:pPr>
              <w:pStyle w:val="EngHang"/>
            </w:pPr>
            <w:r>
              <w:t>We inherited the Kingdom,</w:t>
            </w:r>
          </w:p>
          <w:p w14:paraId="6543D93A" w14:textId="77777777" w:rsidR="00E60591" w:rsidRDefault="00E60591" w:rsidP="00E60591">
            <w:pPr>
              <w:pStyle w:val="EngHangEnd"/>
            </w:pPr>
            <w:r>
              <w:t>Through Baptism and holy Chrism..</w:t>
            </w:r>
          </w:p>
        </w:tc>
      </w:tr>
      <w:tr w:rsidR="00E60591" w14:paraId="2F082836" w14:textId="77777777" w:rsidTr="00E60591">
        <w:trPr>
          <w:cantSplit/>
        </w:trPr>
        <w:tc>
          <w:tcPr>
            <w:tcW w:w="288" w:type="dxa"/>
          </w:tcPr>
          <w:p w14:paraId="27BC5F81" w14:textId="77777777" w:rsidR="00E60591" w:rsidRDefault="00E60591" w:rsidP="00E60591">
            <w:pPr>
              <w:pStyle w:val="CopticCross"/>
            </w:pPr>
          </w:p>
        </w:tc>
        <w:tc>
          <w:tcPr>
            <w:tcW w:w="3960" w:type="dxa"/>
          </w:tcPr>
          <w:p w14:paraId="00A8A0EC" w14:textId="77777777" w:rsidR="00E60591" w:rsidRDefault="00E60591" w:rsidP="00E60591">
            <w:pPr>
              <w:pStyle w:val="EngHang"/>
            </w:pPr>
            <w:r>
              <w:t>Hail to you O Mary,</w:t>
            </w:r>
          </w:p>
          <w:p w14:paraId="60323508" w14:textId="77777777" w:rsidR="00E60591" w:rsidRDefault="00E60591" w:rsidP="00E60591">
            <w:pPr>
              <w:pStyle w:val="EngHang"/>
            </w:pPr>
            <w:r>
              <w:t>O full of grace,</w:t>
            </w:r>
          </w:p>
          <w:p w14:paraId="01294FB3" w14:textId="77777777" w:rsidR="00E60591" w:rsidRDefault="00E60591" w:rsidP="00E60591">
            <w:pPr>
              <w:pStyle w:val="EngHang"/>
            </w:pPr>
            <w:r>
              <w:t>You are surrounded in light,</w:t>
            </w:r>
          </w:p>
          <w:p w14:paraId="28E33229" w14:textId="77777777" w:rsidR="00E60591" w:rsidRDefault="00E60591" w:rsidP="00E60591">
            <w:pPr>
              <w:pStyle w:val="EngHangEnd"/>
            </w:pPr>
            <w:r>
              <w:t>O Mother of the Merfciful.</w:t>
            </w:r>
          </w:p>
        </w:tc>
      </w:tr>
      <w:tr w:rsidR="00E60591" w14:paraId="287D7790" w14:textId="77777777" w:rsidTr="00E60591">
        <w:trPr>
          <w:cantSplit/>
        </w:trPr>
        <w:tc>
          <w:tcPr>
            <w:tcW w:w="288" w:type="dxa"/>
          </w:tcPr>
          <w:p w14:paraId="66FB7260" w14:textId="77777777" w:rsidR="00E60591" w:rsidRDefault="00E60591" w:rsidP="00E60591">
            <w:pPr>
              <w:pStyle w:val="CopticCross"/>
            </w:pPr>
            <w:r>
              <w:t>¿</w:t>
            </w:r>
          </w:p>
        </w:tc>
        <w:tc>
          <w:tcPr>
            <w:tcW w:w="3960" w:type="dxa"/>
          </w:tcPr>
          <w:p w14:paraId="575FAB65" w14:textId="77777777" w:rsidR="00E60591" w:rsidRDefault="00E60591" w:rsidP="00E60591">
            <w:pPr>
              <w:pStyle w:val="EngHang"/>
            </w:pPr>
            <w:r>
              <w:t>Intercede for us</w:t>
            </w:r>
          </w:p>
          <w:p w14:paraId="0C3F3409" w14:textId="77777777" w:rsidR="00E60591" w:rsidRDefault="00E60591" w:rsidP="00E60591">
            <w:pPr>
              <w:pStyle w:val="EngHang"/>
            </w:pPr>
            <w:r>
              <w:t>On judgment day,</w:t>
            </w:r>
          </w:p>
          <w:p w14:paraId="6FBBF7C9" w14:textId="77777777" w:rsidR="00E60591" w:rsidRDefault="00E60591" w:rsidP="00E60591">
            <w:pPr>
              <w:pStyle w:val="EngHang"/>
            </w:pPr>
            <w:r>
              <w:t>Before Your Son, who saved us,</w:t>
            </w:r>
          </w:p>
          <w:p w14:paraId="191DD4E8" w14:textId="77777777" w:rsidR="00E60591" w:rsidRDefault="00E60591" w:rsidP="00E60591">
            <w:pPr>
              <w:pStyle w:val="EngHangEnd"/>
            </w:pPr>
            <w:r>
              <w:t>O Daughter of Zion.</w:t>
            </w:r>
          </w:p>
        </w:tc>
      </w:tr>
    </w:tbl>
    <w:p w14:paraId="70609A63" w14:textId="77777777" w:rsidR="00E60591" w:rsidRDefault="00E60591" w:rsidP="00E60591">
      <w:pPr>
        <w:pStyle w:val="Heading3"/>
      </w:pPr>
      <w:bookmarkStart w:id="1135" w:name="_Toc479145659"/>
      <w:r>
        <w:t>Interpretation on (After) the Sunday Theotokia Part 5</w:t>
      </w:r>
      <w:bookmarkEnd w:id="1135"/>
    </w:p>
    <w:p w14:paraId="450FC851"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DED0767" w14:textId="77777777" w:rsidTr="00E60591">
        <w:trPr>
          <w:cantSplit/>
        </w:trPr>
        <w:tc>
          <w:tcPr>
            <w:tcW w:w="288" w:type="dxa"/>
          </w:tcPr>
          <w:p w14:paraId="0984AB1D" w14:textId="77777777" w:rsidR="00E60591" w:rsidRDefault="00E60591" w:rsidP="00E60591">
            <w:pPr>
              <w:pStyle w:val="CopticCross"/>
            </w:pPr>
          </w:p>
        </w:tc>
        <w:tc>
          <w:tcPr>
            <w:tcW w:w="3960" w:type="dxa"/>
          </w:tcPr>
          <w:p w14:paraId="41A5294A" w14:textId="77777777" w:rsidR="00E60591" w:rsidRDefault="00E60591" w:rsidP="00E60591">
            <w:pPr>
              <w:pStyle w:val="EngHang"/>
            </w:pPr>
            <w:r>
              <w:t>The Lord spoke to Moses,</w:t>
            </w:r>
          </w:p>
          <w:p w14:paraId="782DC6BC" w14:textId="77777777" w:rsidR="00E60591" w:rsidRDefault="00E60591" w:rsidP="00E60591">
            <w:pPr>
              <w:pStyle w:val="EngHang"/>
            </w:pPr>
            <w:r>
              <w:t>Upon the mount, saying,</w:t>
            </w:r>
          </w:p>
          <w:p w14:paraId="0F2E05BF" w14:textId="77777777" w:rsidR="00E60591" w:rsidRDefault="00E60591" w:rsidP="00E60591">
            <w:pPr>
              <w:pStyle w:val="EngHang"/>
            </w:pPr>
            <w:r>
              <w:t>“Arise, build a lampstand,</w:t>
            </w:r>
          </w:p>
          <w:p w14:paraId="739F3624" w14:textId="77777777" w:rsidR="00E60591" w:rsidRDefault="00E60591" w:rsidP="00E60591">
            <w:pPr>
              <w:pStyle w:val="EngHangEnd"/>
            </w:pPr>
            <w:r>
              <w:t>Overlaid with elect gold,</w:t>
            </w:r>
          </w:p>
        </w:tc>
      </w:tr>
      <w:tr w:rsidR="00E60591" w14:paraId="4F93127A" w14:textId="77777777" w:rsidTr="00E60591">
        <w:trPr>
          <w:cantSplit/>
        </w:trPr>
        <w:tc>
          <w:tcPr>
            <w:tcW w:w="288" w:type="dxa"/>
          </w:tcPr>
          <w:p w14:paraId="4941CBDD" w14:textId="77777777" w:rsidR="00E60591" w:rsidRPr="001E2E1C" w:rsidRDefault="00E60591" w:rsidP="00E60591">
            <w:pPr>
              <w:pStyle w:val="CopticCross"/>
            </w:pPr>
            <w:r>
              <w:t>¿</w:t>
            </w:r>
          </w:p>
        </w:tc>
        <w:tc>
          <w:tcPr>
            <w:tcW w:w="3960" w:type="dxa"/>
          </w:tcPr>
          <w:p w14:paraId="7C36C821" w14:textId="77777777" w:rsidR="00E60591" w:rsidRDefault="00E60591" w:rsidP="00E60591">
            <w:pPr>
              <w:pStyle w:val="EngHang"/>
            </w:pPr>
            <w:r>
              <w:t>With seven candles upon it,</w:t>
            </w:r>
          </w:p>
          <w:p w14:paraId="5CA89AF0" w14:textId="77777777" w:rsidR="00E60591" w:rsidRDefault="00E60591" w:rsidP="00E60591">
            <w:pPr>
              <w:pStyle w:val="EngHang"/>
            </w:pPr>
            <w:r>
              <w:t>Shining by day and by night,</w:t>
            </w:r>
          </w:p>
          <w:p w14:paraId="4B4CDA41" w14:textId="77777777" w:rsidR="00E60591" w:rsidRDefault="00E60591" w:rsidP="00E60591">
            <w:pPr>
              <w:pStyle w:val="EngHang"/>
            </w:pPr>
            <w:r>
              <w:t>Within the Sanctuary,</w:t>
            </w:r>
          </w:p>
          <w:p w14:paraId="5E5DCD1F" w14:textId="77777777" w:rsidR="00E60591" w:rsidRDefault="00E60591" w:rsidP="00E60591">
            <w:pPr>
              <w:pStyle w:val="EngHangEnd"/>
            </w:pPr>
            <w:r>
              <w:t>By the Ark.”</w:t>
            </w:r>
          </w:p>
        </w:tc>
      </w:tr>
      <w:tr w:rsidR="00E60591" w14:paraId="34CF7906" w14:textId="77777777" w:rsidTr="00E60591">
        <w:trPr>
          <w:cantSplit/>
        </w:trPr>
        <w:tc>
          <w:tcPr>
            <w:tcW w:w="288" w:type="dxa"/>
          </w:tcPr>
          <w:p w14:paraId="5838A198" w14:textId="77777777" w:rsidR="00E60591" w:rsidRDefault="00E60591" w:rsidP="00E60591">
            <w:pPr>
              <w:pStyle w:val="CopticCross"/>
            </w:pPr>
          </w:p>
        </w:tc>
        <w:tc>
          <w:tcPr>
            <w:tcW w:w="3960" w:type="dxa"/>
          </w:tcPr>
          <w:p w14:paraId="0F9C24CE" w14:textId="77777777" w:rsidR="00E60591" w:rsidRDefault="00E60591" w:rsidP="00E60591">
            <w:pPr>
              <w:pStyle w:val="EngHang"/>
            </w:pPr>
            <w:r>
              <w:t>He made it according to the pattern,</w:t>
            </w:r>
          </w:p>
          <w:p w14:paraId="743CAB7B" w14:textId="77777777" w:rsidR="00E60591" w:rsidRDefault="00E60591" w:rsidP="00E60591">
            <w:pPr>
              <w:pStyle w:val="EngHang"/>
            </w:pPr>
            <w:r>
              <w:t>And build the lampstand</w:t>
            </w:r>
          </w:p>
          <w:p w14:paraId="568B73CF" w14:textId="77777777" w:rsidR="00E60591" w:rsidRDefault="00E60591" w:rsidP="00E60591">
            <w:pPr>
              <w:pStyle w:val="EngHang"/>
            </w:pPr>
            <w:r>
              <w:t>Of precious gold.</w:t>
            </w:r>
          </w:p>
          <w:p w14:paraId="3EE6BC38" w14:textId="77777777" w:rsidR="00E60591" w:rsidRDefault="00E60591" w:rsidP="00E60591">
            <w:pPr>
              <w:pStyle w:val="EngHangEnd"/>
            </w:pPr>
            <w:r>
              <w:t>You are blessed, O elect one.</w:t>
            </w:r>
          </w:p>
        </w:tc>
      </w:tr>
      <w:tr w:rsidR="00E60591" w14:paraId="1938D378" w14:textId="77777777" w:rsidTr="00E60591">
        <w:trPr>
          <w:cantSplit/>
        </w:trPr>
        <w:tc>
          <w:tcPr>
            <w:tcW w:w="288" w:type="dxa"/>
          </w:tcPr>
          <w:p w14:paraId="1662BC5D" w14:textId="77777777" w:rsidR="00E60591" w:rsidRDefault="00E60591" w:rsidP="00E60591">
            <w:pPr>
              <w:pStyle w:val="CopticCross"/>
            </w:pPr>
            <w:r>
              <w:lastRenderedPageBreak/>
              <w:t>¿</w:t>
            </w:r>
          </w:p>
        </w:tc>
        <w:tc>
          <w:tcPr>
            <w:tcW w:w="3960" w:type="dxa"/>
          </w:tcPr>
          <w:p w14:paraId="64E105D0" w14:textId="77777777" w:rsidR="00E60591" w:rsidRDefault="00E60591" w:rsidP="00E60591">
            <w:pPr>
              <w:pStyle w:val="EngHang"/>
            </w:pPr>
            <w:r>
              <w:t>You are blessed, O Mary,</w:t>
            </w:r>
          </w:p>
          <w:p w14:paraId="27A8E816" w14:textId="77777777" w:rsidR="00E60591" w:rsidRDefault="00E60591" w:rsidP="00E60591">
            <w:pPr>
              <w:pStyle w:val="EngHang"/>
            </w:pPr>
            <w:r>
              <w:t>You gave meaning to the types,</w:t>
            </w:r>
          </w:p>
          <w:p w14:paraId="15DC6092" w14:textId="77777777" w:rsidR="00E60591" w:rsidRDefault="00E60591" w:rsidP="00E60591">
            <w:pPr>
              <w:pStyle w:val="EngHang"/>
            </w:pPr>
            <w:r>
              <w:t>Your light dawned upon us,</w:t>
            </w:r>
          </w:p>
          <w:p w14:paraId="42718CF1" w14:textId="77777777" w:rsidR="00E60591" w:rsidRDefault="00E60591" w:rsidP="00E60591">
            <w:pPr>
              <w:pStyle w:val="EngHangEnd"/>
            </w:pPr>
            <w:r>
              <w:t>We the Christians.</w:t>
            </w:r>
          </w:p>
        </w:tc>
      </w:tr>
      <w:tr w:rsidR="00E60591" w14:paraId="4C29AD2A" w14:textId="77777777" w:rsidTr="00E60591">
        <w:trPr>
          <w:cantSplit/>
        </w:trPr>
        <w:tc>
          <w:tcPr>
            <w:tcW w:w="288" w:type="dxa"/>
          </w:tcPr>
          <w:p w14:paraId="341554DF" w14:textId="77777777" w:rsidR="00E60591" w:rsidRDefault="00E60591" w:rsidP="00E60591">
            <w:pPr>
              <w:pStyle w:val="CopticCross"/>
            </w:pPr>
          </w:p>
        </w:tc>
        <w:tc>
          <w:tcPr>
            <w:tcW w:w="3960" w:type="dxa"/>
          </w:tcPr>
          <w:p w14:paraId="3165C448" w14:textId="77777777" w:rsidR="00E60591" w:rsidRDefault="00E60591" w:rsidP="00E60591">
            <w:pPr>
              <w:pStyle w:val="EngHang"/>
            </w:pPr>
            <w:r>
              <w:t>You are the lampstand,</w:t>
            </w:r>
          </w:p>
          <w:p w14:paraId="2827CCC2" w14:textId="77777777" w:rsidR="00E60591" w:rsidRDefault="00E60591" w:rsidP="00E60591">
            <w:pPr>
              <w:pStyle w:val="EngHang"/>
            </w:pPr>
            <w:r>
              <w:t>Ever giving light,</w:t>
            </w:r>
          </w:p>
          <w:p w14:paraId="19E6F6B6" w14:textId="77777777" w:rsidR="00E60591" w:rsidRDefault="00E60591" w:rsidP="00E60591">
            <w:pPr>
              <w:pStyle w:val="EngHang"/>
            </w:pPr>
            <w:r>
              <w:t>Shining brightly</w:t>
            </w:r>
          </w:p>
          <w:p w14:paraId="4C935B7D" w14:textId="77777777" w:rsidR="00E60591" w:rsidRDefault="00E60591" w:rsidP="00E60591">
            <w:pPr>
              <w:pStyle w:val="EngHangEnd"/>
              <w:ind w:left="0" w:firstLine="0"/>
            </w:pPr>
            <w:r>
              <w:t>Upon all the earth.</w:t>
            </w:r>
          </w:p>
        </w:tc>
      </w:tr>
      <w:tr w:rsidR="00E60591" w14:paraId="6B83CEC4" w14:textId="77777777" w:rsidTr="00E60591">
        <w:trPr>
          <w:cantSplit/>
        </w:trPr>
        <w:tc>
          <w:tcPr>
            <w:tcW w:w="288" w:type="dxa"/>
          </w:tcPr>
          <w:p w14:paraId="75E50D87" w14:textId="77777777" w:rsidR="00E60591" w:rsidRDefault="00E60591" w:rsidP="00E60591">
            <w:pPr>
              <w:pStyle w:val="CopticCross"/>
            </w:pPr>
            <w:r>
              <w:t>¿</w:t>
            </w:r>
          </w:p>
        </w:tc>
        <w:tc>
          <w:tcPr>
            <w:tcW w:w="3960" w:type="dxa"/>
          </w:tcPr>
          <w:p w14:paraId="6F44FC1C" w14:textId="77777777" w:rsidR="00E60591" w:rsidRDefault="00E60591" w:rsidP="00E60591">
            <w:pPr>
              <w:pStyle w:val="EngHang"/>
            </w:pPr>
            <w:r>
              <w:t>O Mary, you are higher</w:t>
            </w:r>
          </w:p>
          <w:p w14:paraId="4488B8FB" w14:textId="77777777" w:rsidR="00E60591" w:rsidRDefault="00E60591" w:rsidP="00E60591">
            <w:pPr>
              <w:pStyle w:val="EngHang"/>
            </w:pPr>
            <w:r>
              <w:t>Than all the upright fathers.</w:t>
            </w:r>
          </w:p>
          <w:p w14:paraId="4C2D43EF" w14:textId="77777777" w:rsidR="00E60591" w:rsidRDefault="00E60591" w:rsidP="00E60591">
            <w:pPr>
              <w:pStyle w:val="EngHang"/>
            </w:pPr>
            <w:r>
              <w:t>The Holy Spirit Of the Lord</w:t>
            </w:r>
          </w:p>
          <w:p w14:paraId="7F93FDFD" w14:textId="77777777" w:rsidR="00E60591" w:rsidRDefault="00E60591" w:rsidP="00E60591">
            <w:pPr>
              <w:pStyle w:val="EngHangEnd"/>
            </w:pPr>
            <w:r>
              <w:t>Came upon you.</w:t>
            </w:r>
          </w:p>
        </w:tc>
      </w:tr>
      <w:tr w:rsidR="00E60591" w14:paraId="7DA1A743" w14:textId="77777777" w:rsidTr="00E60591">
        <w:trPr>
          <w:cantSplit/>
        </w:trPr>
        <w:tc>
          <w:tcPr>
            <w:tcW w:w="288" w:type="dxa"/>
          </w:tcPr>
          <w:p w14:paraId="3AA018C9" w14:textId="77777777" w:rsidR="00E60591" w:rsidRDefault="00E60591" w:rsidP="00E60591">
            <w:pPr>
              <w:pStyle w:val="CopticCross"/>
            </w:pPr>
          </w:p>
        </w:tc>
        <w:tc>
          <w:tcPr>
            <w:tcW w:w="3960" w:type="dxa"/>
          </w:tcPr>
          <w:p w14:paraId="2AE399EF" w14:textId="77777777" w:rsidR="00E60591" w:rsidRDefault="00E60591" w:rsidP="00E60591">
            <w:pPr>
              <w:pStyle w:val="EngHang"/>
            </w:pPr>
            <w:r>
              <w:t>Moses saw you</w:t>
            </w:r>
          </w:p>
          <w:p w14:paraId="7895212A" w14:textId="77777777" w:rsidR="00E60591" w:rsidRDefault="00E60591" w:rsidP="00E60591">
            <w:pPr>
              <w:pStyle w:val="EngHang"/>
            </w:pPr>
            <w:r>
              <w:t>Upon Mount Tabor,</w:t>
            </w:r>
          </w:p>
          <w:p w14:paraId="0C264312" w14:textId="77777777" w:rsidR="00E60591" w:rsidRDefault="00E60591" w:rsidP="00E60591">
            <w:pPr>
              <w:pStyle w:val="EngHang"/>
            </w:pPr>
            <w:r>
              <w:t>As a planted tree</w:t>
            </w:r>
          </w:p>
          <w:p w14:paraId="32E7B1ED" w14:textId="77777777" w:rsidR="00E60591" w:rsidRDefault="00E60591" w:rsidP="00E60591">
            <w:pPr>
              <w:pStyle w:val="EngHangEnd"/>
              <w:ind w:left="0" w:firstLine="0"/>
            </w:pPr>
            <w:r>
              <w:t>Surrounded by light.</w:t>
            </w:r>
          </w:p>
        </w:tc>
      </w:tr>
      <w:tr w:rsidR="00E60591" w14:paraId="51D7C97C" w14:textId="77777777" w:rsidTr="00E60591">
        <w:trPr>
          <w:cantSplit/>
        </w:trPr>
        <w:tc>
          <w:tcPr>
            <w:tcW w:w="288" w:type="dxa"/>
          </w:tcPr>
          <w:p w14:paraId="3D9AB132" w14:textId="77777777" w:rsidR="00E60591" w:rsidRDefault="00E60591" w:rsidP="00E60591">
            <w:pPr>
              <w:pStyle w:val="CopticCross"/>
            </w:pPr>
            <w:r>
              <w:t>¿</w:t>
            </w:r>
          </w:p>
        </w:tc>
        <w:tc>
          <w:tcPr>
            <w:tcW w:w="3960" w:type="dxa"/>
          </w:tcPr>
          <w:p w14:paraId="728CAEBE" w14:textId="77777777" w:rsidR="00E60591" w:rsidRDefault="00E60591" w:rsidP="00E60591">
            <w:pPr>
              <w:pStyle w:val="EngHang"/>
            </w:pPr>
            <w:r>
              <w:t>Through you, O Mary,</w:t>
            </w:r>
          </w:p>
          <w:p w14:paraId="1A18983A" w14:textId="77777777" w:rsidR="00E60591" w:rsidRDefault="00E60591" w:rsidP="00E60591">
            <w:pPr>
              <w:pStyle w:val="EngHang"/>
            </w:pPr>
            <w:r>
              <w:t>We obtained victory;</w:t>
            </w:r>
          </w:p>
          <w:p w14:paraId="3C949D72" w14:textId="77777777" w:rsidR="00E60591" w:rsidRDefault="00E60591" w:rsidP="00E60591">
            <w:pPr>
              <w:pStyle w:val="EngHang"/>
            </w:pPr>
            <w:r>
              <w:t>No one has received</w:t>
            </w:r>
          </w:p>
          <w:p w14:paraId="2C68F6FB" w14:textId="77777777" w:rsidR="00E60591" w:rsidRDefault="00E60591" w:rsidP="00E60591">
            <w:pPr>
              <w:pStyle w:val="EngHangEnd"/>
            </w:pPr>
            <w:r>
              <w:t>What you have been granted.</w:t>
            </w:r>
          </w:p>
        </w:tc>
      </w:tr>
      <w:tr w:rsidR="00E60591" w14:paraId="70A0FDFD" w14:textId="77777777" w:rsidTr="00E60591">
        <w:trPr>
          <w:cantSplit/>
        </w:trPr>
        <w:tc>
          <w:tcPr>
            <w:tcW w:w="288" w:type="dxa"/>
          </w:tcPr>
          <w:p w14:paraId="5E596CC4" w14:textId="77777777" w:rsidR="00E60591" w:rsidRDefault="00E60591" w:rsidP="00E60591">
            <w:pPr>
              <w:pStyle w:val="CopticCross"/>
            </w:pPr>
          </w:p>
        </w:tc>
        <w:tc>
          <w:tcPr>
            <w:tcW w:w="3960" w:type="dxa"/>
          </w:tcPr>
          <w:p w14:paraId="27AE896D" w14:textId="77777777" w:rsidR="00E60591" w:rsidRDefault="00E60591" w:rsidP="00E60591">
            <w:pPr>
              <w:pStyle w:val="EngHang"/>
            </w:pPr>
            <w:r>
              <w:t>There is no one like you</w:t>
            </w:r>
          </w:p>
          <w:p w14:paraId="6DDAD57D" w14:textId="77777777" w:rsidR="00E60591" w:rsidRDefault="00E60591" w:rsidP="00E60591">
            <w:pPr>
              <w:pStyle w:val="EngHang"/>
            </w:pPr>
            <w:r>
              <w:t>On earth or in heaven;</w:t>
            </w:r>
          </w:p>
          <w:p w14:paraId="7F3D13C4" w14:textId="77777777" w:rsidR="00E60591" w:rsidRDefault="00E60591" w:rsidP="00E60591">
            <w:pPr>
              <w:pStyle w:val="EngHang"/>
            </w:pPr>
            <w:r>
              <w:t>The Lord favoured you</w:t>
            </w:r>
          </w:p>
          <w:p w14:paraId="652C540A" w14:textId="77777777" w:rsidR="00E60591" w:rsidRDefault="00E60591" w:rsidP="00E60591">
            <w:pPr>
              <w:pStyle w:val="EngHangEnd"/>
            </w:pPr>
            <w:r>
              <w:t>Above all of creation.</w:t>
            </w:r>
          </w:p>
        </w:tc>
      </w:tr>
      <w:tr w:rsidR="00E60591" w14:paraId="07D20C4E" w14:textId="77777777" w:rsidTr="00E60591">
        <w:trPr>
          <w:cantSplit/>
        </w:trPr>
        <w:tc>
          <w:tcPr>
            <w:tcW w:w="288" w:type="dxa"/>
          </w:tcPr>
          <w:p w14:paraId="6B3CC480" w14:textId="77777777" w:rsidR="00E60591" w:rsidRDefault="00E60591" w:rsidP="00E60591">
            <w:pPr>
              <w:pStyle w:val="CopticCross"/>
            </w:pPr>
            <w:r>
              <w:lastRenderedPageBreak/>
              <w:t>¿</w:t>
            </w:r>
          </w:p>
        </w:tc>
        <w:tc>
          <w:tcPr>
            <w:tcW w:w="3960" w:type="dxa"/>
          </w:tcPr>
          <w:p w14:paraId="154B4A6E" w14:textId="77777777" w:rsidR="00E60591" w:rsidRDefault="00E60591" w:rsidP="00E60591">
            <w:pPr>
              <w:pStyle w:val="EngHang"/>
            </w:pPr>
            <w:r>
              <w:t>Many spoke of you</w:t>
            </w:r>
          </w:p>
          <w:p w14:paraId="04730F0B" w14:textId="77777777" w:rsidR="00E60591" w:rsidRDefault="00E60591" w:rsidP="00E60591">
            <w:pPr>
              <w:pStyle w:val="EngHang"/>
            </w:pPr>
            <w:r>
              <w:t>In prophesies and proverbs.</w:t>
            </w:r>
          </w:p>
          <w:p w14:paraId="4D14CB7F" w14:textId="77777777" w:rsidR="00E60591" w:rsidRDefault="00E60591" w:rsidP="00E60591">
            <w:pPr>
              <w:pStyle w:val="EngHang"/>
            </w:pPr>
            <w:r>
              <w:t>The fathers called you</w:t>
            </w:r>
          </w:p>
          <w:p w14:paraId="31CFB150" w14:textId="77777777" w:rsidR="00E60591" w:rsidRDefault="00E60591" w:rsidP="00E60591">
            <w:pPr>
              <w:pStyle w:val="EngHangEnd"/>
            </w:pPr>
            <w:r>
              <w:t>The fair dove.</w:t>
            </w:r>
          </w:p>
        </w:tc>
      </w:tr>
      <w:tr w:rsidR="00E60591" w14:paraId="74FEC939" w14:textId="77777777" w:rsidTr="00E60591">
        <w:trPr>
          <w:cantSplit/>
        </w:trPr>
        <w:tc>
          <w:tcPr>
            <w:tcW w:w="288" w:type="dxa"/>
          </w:tcPr>
          <w:p w14:paraId="202EAF54" w14:textId="77777777" w:rsidR="00E60591" w:rsidRDefault="00E60591" w:rsidP="00E60591">
            <w:pPr>
              <w:pStyle w:val="CopticCross"/>
            </w:pPr>
          </w:p>
        </w:tc>
        <w:tc>
          <w:tcPr>
            <w:tcW w:w="3960" w:type="dxa"/>
          </w:tcPr>
          <w:p w14:paraId="3A08FCB0" w14:textId="77777777" w:rsidR="00E60591" w:rsidRDefault="00E60591" w:rsidP="00E60591">
            <w:pPr>
              <w:pStyle w:val="EngHang"/>
            </w:pPr>
            <w:r>
              <w:t>David, your father,</w:t>
            </w:r>
          </w:p>
          <w:p w14:paraId="05D2B73F" w14:textId="77777777" w:rsidR="00E60591" w:rsidRDefault="00E60591" w:rsidP="00E60591">
            <w:pPr>
              <w:pStyle w:val="EngHang"/>
            </w:pPr>
            <w:r>
              <w:t>Said in the Psalms,</w:t>
            </w:r>
          </w:p>
          <w:p w14:paraId="7FCC8E0D" w14:textId="77777777" w:rsidR="00E60591" w:rsidRDefault="00E60591" w:rsidP="00E60591">
            <w:pPr>
              <w:pStyle w:val="EngHang"/>
            </w:pPr>
            <w:r>
              <w:t>“The Lord chose your beauty,</w:t>
            </w:r>
          </w:p>
          <w:p w14:paraId="65728254" w14:textId="77777777" w:rsidR="00E60591" w:rsidRDefault="00E60591" w:rsidP="00E60591">
            <w:pPr>
              <w:pStyle w:val="EngHangEnd"/>
            </w:pPr>
            <w:r>
              <w:t>And increased yoru splendour”</w:t>
            </w:r>
          </w:p>
        </w:tc>
      </w:tr>
      <w:tr w:rsidR="00E60591" w14:paraId="2E55D9B6" w14:textId="77777777" w:rsidTr="00E60591">
        <w:trPr>
          <w:cantSplit/>
        </w:trPr>
        <w:tc>
          <w:tcPr>
            <w:tcW w:w="288" w:type="dxa"/>
          </w:tcPr>
          <w:p w14:paraId="6D7A8172" w14:textId="77777777" w:rsidR="00E60591" w:rsidRDefault="00E60591" w:rsidP="00E60591">
            <w:pPr>
              <w:pStyle w:val="CopticCross"/>
            </w:pPr>
            <w:r>
              <w:t>¿</w:t>
            </w:r>
          </w:p>
        </w:tc>
        <w:tc>
          <w:tcPr>
            <w:tcW w:w="3960" w:type="dxa"/>
          </w:tcPr>
          <w:p w14:paraId="0FC4E86E" w14:textId="77777777" w:rsidR="00E60591" w:rsidRDefault="00E60591" w:rsidP="00E60591">
            <w:pPr>
              <w:pStyle w:val="EngHang"/>
            </w:pPr>
            <w:r>
              <w:t>He dwelt in your womb</w:t>
            </w:r>
          </w:p>
          <w:p w14:paraId="10157ABD" w14:textId="77777777" w:rsidR="00E60591" w:rsidRDefault="00E60591" w:rsidP="00E60591">
            <w:pPr>
              <w:pStyle w:val="EngHang"/>
            </w:pPr>
            <w:r>
              <w:t>For nine full months.</w:t>
            </w:r>
          </w:p>
          <w:p w14:paraId="23124FAC" w14:textId="77777777" w:rsidR="00E60591" w:rsidRDefault="00E60591" w:rsidP="00E60591">
            <w:pPr>
              <w:pStyle w:val="EngHang"/>
            </w:pPr>
            <w:r>
              <w:t>You gave birth to Him and gave Him milk,</w:t>
            </w:r>
          </w:p>
          <w:p w14:paraId="10873701" w14:textId="77777777" w:rsidR="00E60591" w:rsidRDefault="00E60591" w:rsidP="00E60591">
            <w:pPr>
              <w:pStyle w:val="EngHangEnd"/>
            </w:pPr>
            <w:r>
              <w:t>According to the angelic decree.</w:t>
            </w:r>
          </w:p>
        </w:tc>
      </w:tr>
      <w:tr w:rsidR="00E60591" w14:paraId="171B4B49" w14:textId="77777777" w:rsidTr="00E60591">
        <w:trPr>
          <w:cantSplit/>
        </w:trPr>
        <w:tc>
          <w:tcPr>
            <w:tcW w:w="288" w:type="dxa"/>
          </w:tcPr>
          <w:p w14:paraId="2E8DE55F" w14:textId="77777777" w:rsidR="00E60591" w:rsidRDefault="00E60591" w:rsidP="00E60591">
            <w:pPr>
              <w:pStyle w:val="CopticCross"/>
            </w:pPr>
          </w:p>
        </w:tc>
        <w:tc>
          <w:tcPr>
            <w:tcW w:w="3960" w:type="dxa"/>
          </w:tcPr>
          <w:p w14:paraId="14A54794" w14:textId="77777777" w:rsidR="00E60591" w:rsidRDefault="00E60591" w:rsidP="00E60591">
            <w:pPr>
              <w:pStyle w:val="EngHang"/>
            </w:pPr>
            <w:r>
              <w:t>He also said,</w:t>
            </w:r>
          </w:p>
          <w:p w14:paraId="23B7B8FB" w14:textId="77777777" w:rsidR="00E60591" w:rsidRDefault="00E60591" w:rsidP="00E60591">
            <w:pPr>
              <w:pStyle w:val="EngHang"/>
            </w:pPr>
            <w:r>
              <w:t>“O mother of Man,</w:t>
            </w:r>
          </w:p>
          <w:p w14:paraId="5A404235" w14:textId="77777777" w:rsidR="00E60591" w:rsidRDefault="00E60591" w:rsidP="00E60591">
            <w:pPr>
              <w:pStyle w:val="EngHang"/>
            </w:pPr>
            <w:r>
              <w:t>A Man dwelt in her,</w:t>
            </w:r>
          </w:p>
          <w:p w14:paraId="6E38E0F7" w14:textId="77777777" w:rsidR="00E60591" w:rsidRDefault="00E60591" w:rsidP="00E60591">
            <w:pPr>
              <w:pStyle w:val="EngHangEnd"/>
            </w:pPr>
            <w:r>
              <w:t>The Most High King”</w:t>
            </w:r>
          </w:p>
        </w:tc>
      </w:tr>
      <w:tr w:rsidR="00E60591" w14:paraId="70FE8D94" w14:textId="77777777" w:rsidTr="00E60591">
        <w:trPr>
          <w:cantSplit/>
        </w:trPr>
        <w:tc>
          <w:tcPr>
            <w:tcW w:w="288" w:type="dxa"/>
          </w:tcPr>
          <w:p w14:paraId="0D23E433" w14:textId="77777777" w:rsidR="00E60591" w:rsidRDefault="00E60591" w:rsidP="00E60591">
            <w:pPr>
              <w:pStyle w:val="CopticCross"/>
            </w:pPr>
            <w:r>
              <w:t>¿</w:t>
            </w:r>
          </w:p>
        </w:tc>
        <w:tc>
          <w:tcPr>
            <w:tcW w:w="3960" w:type="dxa"/>
          </w:tcPr>
          <w:p w14:paraId="34F6203E" w14:textId="77777777" w:rsidR="00E60591" w:rsidRDefault="00E60591" w:rsidP="00E60591">
            <w:pPr>
              <w:pStyle w:val="EngHang"/>
            </w:pPr>
            <w:r>
              <w:t>He Who overshadowed her</w:t>
            </w:r>
          </w:p>
          <w:p w14:paraId="613FA856" w14:textId="77777777" w:rsidR="00E60591" w:rsidRDefault="00E60591" w:rsidP="00E60591">
            <w:pPr>
              <w:pStyle w:val="EngHang"/>
            </w:pPr>
            <w:r>
              <w:t>With His Holy Spirit;</w:t>
            </w:r>
          </w:p>
          <w:p w14:paraId="6229E5D3" w14:textId="77777777" w:rsidR="00E60591" w:rsidRDefault="00E60591" w:rsidP="00E60591">
            <w:pPr>
              <w:pStyle w:val="EngHang"/>
            </w:pPr>
            <w:r>
              <w:t>You gave birth to the Ture God,</w:t>
            </w:r>
          </w:p>
          <w:p w14:paraId="7C62AFC8" w14:textId="77777777" w:rsidR="00E60591" w:rsidRDefault="00E60591" w:rsidP="00E60591">
            <w:pPr>
              <w:pStyle w:val="EngHangEnd"/>
            </w:pPr>
            <w:r>
              <w:t>The Creator of all souls.</w:t>
            </w:r>
          </w:p>
        </w:tc>
      </w:tr>
      <w:tr w:rsidR="00E60591" w14:paraId="293461AB" w14:textId="77777777" w:rsidTr="00E60591">
        <w:trPr>
          <w:cantSplit/>
        </w:trPr>
        <w:tc>
          <w:tcPr>
            <w:tcW w:w="288" w:type="dxa"/>
          </w:tcPr>
          <w:p w14:paraId="708A65C4" w14:textId="77777777" w:rsidR="00E60591" w:rsidRDefault="00E60591" w:rsidP="00E60591">
            <w:pPr>
              <w:pStyle w:val="CopticCross"/>
            </w:pPr>
          </w:p>
        </w:tc>
        <w:tc>
          <w:tcPr>
            <w:tcW w:w="3960" w:type="dxa"/>
          </w:tcPr>
          <w:p w14:paraId="086F0BEA" w14:textId="77777777" w:rsidR="00E60591" w:rsidRDefault="00E60591" w:rsidP="00E60591">
            <w:pPr>
              <w:pStyle w:val="EngHang"/>
            </w:pPr>
            <w:r>
              <w:t>Hail to you O Mary,</w:t>
            </w:r>
          </w:p>
          <w:p w14:paraId="2728BF4A" w14:textId="77777777" w:rsidR="00E60591" w:rsidRDefault="00E60591" w:rsidP="00E60591">
            <w:pPr>
              <w:pStyle w:val="EngHang"/>
            </w:pPr>
            <w:r>
              <w:t>O full of grace,</w:t>
            </w:r>
          </w:p>
          <w:p w14:paraId="613F44F6" w14:textId="77777777" w:rsidR="00E60591" w:rsidRDefault="00E60591" w:rsidP="00E60591">
            <w:pPr>
              <w:pStyle w:val="EngHang"/>
            </w:pPr>
            <w:r>
              <w:t>You are surrounded in light,</w:t>
            </w:r>
          </w:p>
          <w:p w14:paraId="53456B5B" w14:textId="77777777" w:rsidR="00E60591" w:rsidRDefault="00E60591" w:rsidP="00E60591">
            <w:pPr>
              <w:pStyle w:val="EngHangEnd"/>
            </w:pPr>
            <w:r>
              <w:t>O Mother of the Merfciful.</w:t>
            </w:r>
          </w:p>
        </w:tc>
      </w:tr>
      <w:tr w:rsidR="00E60591" w14:paraId="4856AD99" w14:textId="77777777" w:rsidTr="00E60591">
        <w:trPr>
          <w:cantSplit/>
        </w:trPr>
        <w:tc>
          <w:tcPr>
            <w:tcW w:w="288" w:type="dxa"/>
          </w:tcPr>
          <w:p w14:paraId="5993AE44" w14:textId="77777777" w:rsidR="00E60591" w:rsidRDefault="00E60591" w:rsidP="00E60591">
            <w:pPr>
              <w:pStyle w:val="CopticCross"/>
            </w:pPr>
            <w:r>
              <w:t>¿</w:t>
            </w:r>
          </w:p>
        </w:tc>
        <w:tc>
          <w:tcPr>
            <w:tcW w:w="3960" w:type="dxa"/>
          </w:tcPr>
          <w:p w14:paraId="11915C0B" w14:textId="77777777" w:rsidR="00E60591" w:rsidRDefault="00E60591" w:rsidP="00E60591">
            <w:pPr>
              <w:pStyle w:val="EngHang"/>
            </w:pPr>
            <w:r>
              <w:t>Intercede for us</w:t>
            </w:r>
          </w:p>
          <w:p w14:paraId="1084D6B5" w14:textId="77777777" w:rsidR="00E60591" w:rsidRDefault="00E60591" w:rsidP="00E60591">
            <w:pPr>
              <w:pStyle w:val="EngHang"/>
            </w:pPr>
            <w:r>
              <w:t>On judgment day,</w:t>
            </w:r>
          </w:p>
          <w:p w14:paraId="532DA6E2" w14:textId="77777777" w:rsidR="00E60591" w:rsidRDefault="00E60591" w:rsidP="00E60591">
            <w:pPr>
              <w:pStyle w:val="EngHang"/>
            </w:pPr>
            <w:r>
              <w:t>Before Your Son, who saved us,</w:t>
            </w:r>
          </w:p>
          <w:p w14:paraId="196810BC" w14:textId="77777777" w:rsidR="00E60591" w:rsidRDefault="00E60591" w:rsidP="00E60591">
            <w:pPr>
              <w:pStyle w:val="EngHangEnd"/>
            </w:pPr>
            <w:r>
              <w:t>O Daughter of Zion.</w:t>
            </w:r>
          </w:p>
        </w:tc>
      </w:tr>
    </w:tbl>
    <w:p w14:paraId="404EB45A" w14:textId="77777777" w:rsidR="00E60591" w:rsidRDefault="00E60591" w:rsidP="00E60591">
      <w:pPr>
        <w:pStyle w:val="Heading3"/>
      </w:pPr>
      <w:bookmarkStart w:id="1136" w:name="_Toc479145660"/>
      <w:r>
        <w:lastRenderedPageBreak/>
        <w:t>Interpretation on (After) the Sunday Theotokia Part 6</w:t>
      </w:r>
      <w:bookmarkEnd w:id="1136"/>
    </w:p>
    <w:p w14:paraId="2669BE8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42E57CF" w14:textId="77777777" w:rsidTr="00E60591">
        <w:trPr>
          <w:cantSplit/>
        </w:trPr>
        <w:tc>
          <w:tcPr>
            <w:tcW w:w="288" w:type="dxa"/>
          </w:tcPr>
          <w:p w14:paraId="41BE4496" w14:textId="77777777" w:rsidR="00E60591" w:rsidRDefault="00E60591" w:rsidP="00E60591">
            <w:pPr>
              <w:pStyle w:val="CopticCross"/>
            </w:pPr>
          </w:p>
        </w:tc>
        <w:tc>
          <w:tcPr>
            <w:tcW w:w="3960" w:type="dxa"/>
          </w:tcPr>
          <w:p w14:paraId="3B5A13A5" w14:textId="77777777" w:rsidR="00E60591" w:rsidRDefault="00E60591" w:rsidP="00E60591">
            <w:pPr>
              <w:pStyle w:val="EngHang"/>
            </w:pPr>
            <w:r>
              <w:t>You are the censer of Aaron,</w:t>
            </w:r>
          </w:p>
          <w:p w14:paraId="09B08307" w14:textId="77777777" w:rsidR="00E60591" w:rsidRDefault="00E60591" w:rsidP="00E60591">
            <w:pPr>
              <w:pStyle w:val="EngHang"/>
            </w:pPr>
            <w:r>
              <w:t>Carring the Ember.</w:t>
            </w:r>
          </w:p>
          <w:p w14:paraId="539F4E1A" w14:textId="77777777" w:rsidR="00E60591" w:rsidRDefault="00E60591" w:rsidP="00E60591">
            <w:pPr>
              <w:pStyle w:val="EngHang"/>
            </w:pPr>
            <w:r>
              <w:t>Its incense and aroma</w:t>
            </w:r>
          </w:p>
          <w:p w14:paraId="21841BE1" w14:textId="77777777" w:rsidR="00E60591" w:rsidRDefault="00E60591" w:rsidP="00E60591">
            <w:pPr>
              <w:pStyle w:val="EngHangEnd"/>
            </w:pPr>
            <w:r>
              <w:t>Filled the whole universe.</w:t>
            </w:r>
          </w:p>
        </w:tc>
      </w:tr>
      <w:tr w:rsidR="00E60591" w14:paraId="7F3AE4A0" w14:textId="77777777" w:rsidTr="00E60591">
        <w:trPr>
          <w:cantSplit/>
        </w:trPr>
        <w:tc>
          <w:tcPr>
            <w:tcW w:w="288" w:type="dxa"/>
          </w:tcPr>
          <w:p w14:paraId="60EB8E91" w14:textId="77777777" w:rsidR="00E60591" w:rsidRPr="001E2E1C" w:rsidRDefault="00E60591" w:rsidP="00E60591">
            <w:pPr>
              <w:pStyle w:val="CopticCross"/>
            </w:pPr>
            <w:r>
              <w:t>¿</w:t>
            </w:r>
          </w:p>
        </w:tc>
        <w:tc>
          <w:tcPr>
            <w:tcW w:w="3960" w:type="dxa"/>
          </w:tcPr>
          <w:p w14:paraId="47C93FDF" w14:textId="77777777" w:rsidR="00E60591" w:rsidRDefault="00E60591" w:rsidP="00E60591">
            <w:pPr>
              <w:pStyle w:val="EngHang"/>
            </w:pPr>
            <w:r>
              <w:t>Your presence, O Mary,</w:t>
            </w:r>
          </w:p>
          <w:p w14:paraId="0EA416C5" w14:textId="77777777" w:rsidR="00E60591" w:rsidRDefault="00E60591" w:rsidP="00E60591">
            <w:pPr>
              <w:pStyle w:val="EngHang"/>
            </w:pPr>
            <w:r>
              <w:t>Has saved us from Hell’s fire.</w:t>
            </w:r>
          </w:p>
          <w:p w14:paraId="480A455A" w14:textId="77777777" w:rsidR="00E60591" w:rsidRDefault="00E60591" w:rsidP="00E60591">
            <w:pPr>
              <w:pStyle w:val="EngHang"/>
            </w:pPr>
            <w:r>
              <w:t>The promise was fulfilled through you,</w:t>
            </w:r>
          </w:p>
          <w:p w14:paraId="4D1379F7" w14:textId="77777777" w:rsidR="00E60591" w:rsidRDefault="00E60591" w:rsidP="00E60591">
            <w:pPr>
              <w:pStyle w:val="EngHangEnd"/>
            </w:pPr>
            <w:r>
              <w:t>According to prophecy.</w:t>
            </w:r>
          </w:p>
        </w:tc>
      </w:tr>
      <w:tr w:rsidR="00E60591" w14:paraId="6338C8E0" w14:textId="77777777" w:rsidTr="00E60591">
        <w:trPr>
          <w:cantSplit/>
        </w:trPr>
        <w:tc>
          <w:tcPr>
            <w:tcW w:w="288" w:type="dxa"/>
          </w:tcPr>
          <w:p w14:paraId="1161BD8C" w14:textId="77777777" w:rsidR="00E60591" w:rsidRDefault="00E60591" w:rsidP="00E60591">
            <w:pPr>
              <w:pStyle w:val="CopticCross"/>
            </w:pPr>
          </w:p>
        </w:tc>
        <w:tc>
          <w:tcPr>
            <w:tcW w:w="3960" w:type="dxa"/>
          </w:tcPr>
          <w:p w14:paraId="6DB15B3B" w14:textId="77777777" w:rsidR="00E60591" w:rsidRDefault="00E60591" w:rsidP="00E60591">
            <w:pPr>
              <w:pStyle w:val="EngHang"/>
            </w:pPr>
            <w:r>
              <w:t>You are the censer,</w:t>
            </w:r>
          </w:p>
          <w:p w14:paraId="4805C930" w14:textId="77777777" w:rsidR="00E60591" w:rsidRDefault="00E60591" w:rsidP="00E60591">
            <w:pPr>
              <w:pStyle w:val="EngHang"/>
            </w:pPr>
            <w:r>
              <w:t>Bearing ointment and incense.</w:t>
            </w:r>
          </w:p>
          <w:p w14:paraId="21041FDD" w14:textId="77777777" w:rsidR="00E60591" w:rsidRDefault="00E60591" w:rsidP="00E60591">
            <w:pPr>
              <w:pStyle w:val="EngHang"/>
            </w:pPr>
            <w:r>
              <w:t>You held the Son of God,</w:t>
            </w:r>
          </w:p>
          <w:p w14:paraId="36472A91" w14:textId="77777777" w:rsidR="00E60591" w:rsidRDefault="00E60591" w:rsidP="00E60591">
            <w:pPr>
              <w:pStyle w:val="EngHangEnd"/>
            </w:pPr>
            <w:r>
              <w:t>The true Light of true Light.</w:t>
            </w:r>
          </w:p>
        </w:tc>
      </w:tr>
      <w:tr w:rsidR="00E60591" w14:paraId="090B72CF" w14:textId="77777777" w:rsidTr="00E60591">
        <w:trPr>
          <w:cantSplit/>
        </w:trPr>
        <w:tc>
          <w:tcPr>
            <w:tcW w:w="288" w:type="dxa"/>
          </w:tcPr>
          <w:p w14:paraId="147F2F2A" w14:textId="77777777" w:rsidR="00E60591" w:rsidRDefault="00E60591" w:rsidP="00E60591">
            <w:pPr>
              <w:pStyle w:val="CopticCross"/>
            </w:pPr>
            <w:r>
              <w:t>¿</w:t>
            </w:r>
          </w:p>
        </w:tc>
        <w:tc>
          <w:tcPr>
            <w:tcW w:w="3960" w:type="dxa"/>
          </w:tcPr>
          <w:p w14:paraId="6E412669" w14:textId="77777777" w:rsidR="00E60591" w:rsidRDefault="00E60591" w:rsidP="00E60591">
            <w:pPr>
              <w:pStyle w:val="EngHang"/>
            </w:pPr>
            <w:r>
              <w:t>He dwlt in your womb</w:t>
            </w:r>
          </w:p>
          <w:p w14:paraId="546B8746" w14:textId="77777777" w:rsidR="00E60591" w:rsidRDefault="00E60591" w:rsidP="00E60591">
            <w:pPr>
              <w:pStyle w:val="EngHang"/>
            </w:pPr>
            <w:r>
              <w:t>For nine months.</w:t>
            </w:r>
          </w:p>
          <w:p w14:paraId="3C316F75" w14:textId="77777777" w:rsidR="00E60591" w:rsidRDefault="00E60591" w:rsidP="00E60591">
            <w:pPr>
              <w:pStyle w:val="EngHang"/>
            </w:pPr>
            <w:r>
              <w:t>You gave birth to Him and gave Him milk,</w:t>
            </w:r>
          </w:p>
          <w:p w14:paraId="4F8DABFA" w14:textId="77777777" w:rsidR="00E60591" w:rsidRDefault="00E60591" w:rsidP="00E60591">
            <w:pPr>
              <w:pStyle w:val="EngHangEnd"/>
            </w:pPr>
            <w:r>
              <w:t>As a true man.</w:t>
            </w:r>
          </w:p>
        </w:tc>
      </w:tr>
      <w:tr w:rsidR="00E60591" w14:paraId="38E1A61C" w14:textId="77777777" w:rsidTr="00E60591">
        <w:trPr>
          <w:cantSplit/>
        </w:trPr>
        <w:tc>
          <w:tcPr>
            <w:tcW w:w="288" w:type="dxa"/>
          </w:tcPr>
          <w:p w14:paraId="174032A3" w14:textId="77777777" w:rsidR="00E60591" w:rsidRDefault="00E60591" w:rsidP="00E60591">
            <w:pPr>
              <w:pStyle w:val="CopticCross"/>
            </w:pPr>
          </w:p>
        </w:tc>
        <w:tc>
          <w:tcPr>
            <w:tcW w:w="3960" w:type="dxa"/>
          </w:tcPr>
          <w:p w14:paraId="14E35CFA" w14:textId="77777777" w:rsidR="00E60591" w:rsidRDefault="00E60591" w:rsidP="00E60591">
            <w:pPr>
              <w:pStyle w:val="EngHang"/>
            </w:pPr>
            <w:r>
              <w:t>You are the censer of Aaron,</w:t>
            </w:r>
          </w:p>
          <w:p w14:paraId="71729A6A" w14:textId="77777777" w:rsidR="00E60591" w:rsidRDefault="00E60591" w:rsidP="00E60591">
            <w:pPr>
              <w:pStyle w:val="EngHang"/>
            </w:pPr>
            <w:r>
              <w:t>Bearing the Ember and incense,</w:t>
            </w:r>
          </w:p>
          <w:p w14:paraId="549ACC2B" w14:textId="77777777" w:rsidR="00E60591" w:rsidRDefault="00E60591" w:rsidP="00E60591">
            <w:pPr>
              <w:pStyle w:val="EngHang"/>
            </w:pPr>
            <w:r>
              <w:t>O daughter of David,</w:t>
            </w:r>
          </w:p>
          <w:p w14:paraId="51976A9B" w14:textId="77777777" w:rsidR="00E60591" w:rsidRDefault="00E60591" w:rsidP="00E60591">
            <w:pPr>
              <w:pStyle w:val="EngHangEnd"/>
              <w:ind w:left="0" w:firstLine="0"/>
            </w:pPr>
            <w:r>
              <w:t>O precious stone.</w:t>
            </w:r>
          </w:p>
        </w:tc>
      </w:tr>
      <w:tr w:rsidR="00E60591" w14:paraId="35DB72DB" w14:textId="77777777" w:rsidTr="00E60591">
        <w:trPr>
          <w:cantSplit/>
        </w:trPr>
        <w:tc>
          <w:tcPr>
            <w:tcW w:w="288" w:type="dxa"/>
          </w:tcPr>
          <w:p w14:paraId="43AE45EE" w14:textId="77777777" w:rsidR="00E60591" w:rsidRDefault="00E60591" w:rsidP="00E60591">
            <w:pPr>
              <w:pStyle w:val="CopticCross"/>
            </w:pPr>
            <w:r>
              <w:lastRenderedPageBreak/>
              <w:t>¿</w:t>
            </w:r>
          </w:p>
        </w:tc>
        <w:tc>
          <w:tcPr>
            <w:tcW w:w="3960" w:type="dxa"/>
          </w:tcPr>
          <w:p w14:paraId="0FBD996D" w14:textId="77777777" w:rsidR="00E60591" w:rsidRDefault="00E60591" w:rsidP="00E60591">
            <w:pPr>
              <w:pStyle w:val="EngHang"/>
            </w:pPr>
            <w:r>
              <w:t>You held the worshipped,</w:t>
            </w:r>
          </w:p>
          <w:p w14:paraId="77B39587" w14:textId="77777777" w:rsidR="00E60591" w:rsidRDefault="00E60591" w:rsidP="00E60591">
            <w:pPr>
              <w:pStyle w:val="EngHang"/>
            </w:pPr>
            <w:r>
              <w:t>He appeared from you,</w:t>
            </w:r>
          </w:p>
          <w:p w14:paraId="3F7C5F51" w14:textId="77777777" w:rsidR="00E60591" w:rsidRDefault="00E60591" w:rsidP="00E60591">
            <w:pPr>
              <w:pStyle w:val="EngHang"/>
            </w:pPr>
            <w:r>
              <w:t>And freed those in bondage,</w:t>
            </w:r>
          </w:p>
          <w:p w14:paraId="21618942" w14:textId="77777777" w:rsidR="00E60591" w:rsidRDefault="00E60591" w:rsidP="00E60591">
            <w:pPr>
              <w:pStyle w:val="EngHangEnd"/>
            </w:pPr>
            <w:r>
              <w:t>Trampling down Satan.</w:t>
            </w:r>
          </w:p>
        </w:tc>
      </w:tr>
      <w:tr w:rsidR="00E60591" w14:paraId="62DDBDC1" w14:textId="77777777" w:rsidTr="00E60591">
        <w:trPr>
          <w:cantSplit/>
        </w:trPr>
        <w:tc>
          <w:tcPr>
            <w:tcW w:w="288" w:type="dxa"/>
          </w:tcPr>
          <w:p w14:paraId="3ED21925" w14:textId="77777777" w:rsidR="00E60591" w:rsidRDefault="00E60591" w:rsidP="00E60591">
            <w:pPr>
              <w:pStyle w:val="CopticCross"/>
            </w:pPr>
          </w:p>
        </w:tc>
        <w:tc>
          <w:tcPr>
            <w:tcW w:w="3960" w:type="dxa"/>
          </w:tcPr>
          <w:p w14:paraId="1D1B7543" w14:textId="77777777" w:rsidR="00E60591" w:rsidRDefault="00E60591" w:rsidP="00E60591">
            <w:pPr>
              <w:pStyle w:val="EngHang"/>
            </w:pPr>
            <w:r>
              <w:t>You are the censer,</w:t>
            </w:r>
          </w:p>
          <w:p w14:paraId="416E567E" w14:textId="77777777" w:rsidR="00E60591" w:rsidRDefault="00E60591" w:rsidP="00E60591">
            <w:pPr>
              <w:pStyle w:val="EngHang"/>
            </w:pPr>
            <w:r>
              <w:t>The aroma of your incense spread,</w:t>
            </w:r>
          </w:p>
          <w:p w14:paraId="40F900BB" w14:textId="77777777" w:rsidR="00E60591" w:rsidRDefault="00E60591" w:rsidP="00E60591">
            <w:pPr>
              <w:pStyle w:val="EngHang"/>
            </w:pPr>
            <w:r>
              <w:t>And filled the whole earth;</w:t>
            </w:r>
          </w:p>
          <w:p w14:paraId="2B9DE16C" w14:textId="77777777" w:rsidR="00E60591" w:rsidRDefault="00E60591" w:rsidP="00E60591">
            <w:pPr>
              <w:pStyle w:val="EngHangEnd"/>
              <w:ind w:left="0" w:firstLine="0"/>
            </w:pPr>
            <w:r>
              <w:t>We received joy through you.</w:t>
            </w:r>
          </w:p>
        </w:tc>
      </w:tr>
      <w:tr w:rsidR="00E60591" w14:paraId="38E31F5D" w14:textId="77777777" w:rsidTr="00E60591">
        <w:trPr>
          <w:cantSplit/>
        </w:trPr>
        <w:tc>
          <w:tcPr>
            <w:tcW w:w="288" w:type="dxa"/>
          </w:tcPr>
          <w:p w14:paraId="6FC586ED" w14:textId="77777777" w:rsidR="00E60591" w:rsidRDefault="00E60591" w:rsidP="00E60591">
            <w:pPr>
              <w:pStyle w:val="CopticCross"/>
            </w:pPr>
            <w:r>
              <w:t>¿</w:t>
            </w:r>
          </w:p>
        </w:tc>
        <w:tc>
          <w:tcPr>
            <w:tcW w:w="3960" w:type="dxa"/>
          </w:tcPr>
          <w:p w14:paraId="07D62EEF" w14:textId="77777777" w:rsidR="00E60591" w:rsidRDefault="00E60591" w:rsidP="00E60591">
            <w:pPr>
              <w:pStyle w:val="EngHang"/>
            </w:pPr>
            <w:r>
              <w:t>We offer you praise,</w:t>
            </w:r>
          </w:p>
          <w:p w14:paraId="3ED32B9D" w14:textId="77777777" w:rsidR="00E60591" w:rsidRDefault="00E60591" w:rsidP="00E60591">
            <w:pPr>
              <w:pStyle w:val="EngHang"/>
            </w:pPr>
            <w:r>
              <w:t>In the evening and the morning,</w:t>
            </w:r>
          </w:p>
          <w:p w14:paraId="463D06FE" w14:textId="77777777" w:rsidR="00E60591" w:rsidRDefault="00E60591" w:rsidP="00E60591">
            <w:pPr>
              <w:pStyle w:val="EngHang"/>
            </w:pPr>
            <w:r>
              <w:t>O piller of faith</w:t>
            </w:r>
          </w:p>
          <w:p w14:paraId="2E4219C3" w14:textId="77777777" w:rsidR="00E60591" w:rsidRDefault="00E60591" w:rsidP="00E60591">
            <w:pPr>
              <w:pStyle w:val="EngHangEnd"/>
            </w:pPr>
            <w:r>
              <w:t>To the Orthodox people.</w:t>
            </w:r>
          </w:p>
        </w:tc>
      </w:tr>
      <w:tr w:rsidR="00E60591" w14:paraId="383E9780" w14:textId="77777777" w:rsidTr="00E60591">
        <w:trPr>
          <w:cantSplit/>
        </w:trPr>
        <w:tc>
          <w:tcPr>
            <w:tcW w:w="288" w:type="dxa"/>
          </w:tcPr>
          <w:p w14:paraId="7C36FE3C" w14:textId="77777777" w:rsidR="00E60591" w:rsidRDefault="00E60591" w:rsidP="00E60591">
            <w:pPr>
              <w:pStyle w:val="CopticCross"/>
            </w:pPr>
          </w:p>
        </w:tc>
        <w:tc>
          <w:tcPr>
            <w:tcW w:w="3960" w:type="dxa"/>
          </w:tcPr>
          <w:p w14:paraId="64C440A0" w14:textId="77777777" w:rsidR="00E60591" w:rsidRDefault="00E60591" w:rsidP="00E60591">
            <w:pPr>
              <w:pStyle w:val="EngHang"/>
            </w:pPr>
            <w:r>
              <w:t>Solomon spoke of you,</w:t>
            </w:r>
          </w:p>
          <w:p w14:paraId="57F02BA4" w14:textId="77777777" w:rsidR="00E60591" w:rsidRDefault="00E60591" w:rsidP="00E60591">
            <w:pPr>
              <w:pStyle w:val="EngHang"/>
            </w:pPr>
            <w:r>
              <w:t>In the Song of Songs,</w:t>
            </w:r>
          </w:p>
          <w:p w14:paraId="33C71389" w14:textId="77777777" w:rsidR="00E60591" w:rsidRDefault="00E60591" w:rsidP="00E60591">
            <w:pPr>
              <w:pStyle w:val="EngHang"/>
            </w:pPr>
            <w:r>
              <w:t>“My sister and my spouse,</w:t>
            </w:r>
          </w:p>
          <w:p w14:paraId="77454A41" w14:textId="77777777" w:rsidR="00E60591" w:rsidRDefault="00E60591" w:rsidP="00E60591">
            <w:pPr>
              <w:pStyle w:val="EngHangEnd"/>
            </w:pPr>
            <w:r>
              <w:t>The Lord favoured you</w:t>
            </w:r>
          </w:p>
        </w:tc>
      </w:tr>
      <w:tr w:rsidR="00E60591" w14:paraId="41602283" w14:textId="77777777" w:rsidTr="00E60591">
        <w:trPr>
          <w:cantSplit/>
        </w:trPr>
        <w:tc>
          <w:tcPr>
            <w:tcW w:w="288" w:type="dxa"/>
          </w:tcPr>
          <w:p w14:paraId="5446D4F4" w14:textId="77777777" w:rsidR="00E60591" w:rsidRDefault="00E60591" w:rsidP="00E60591">
            <w:pPr>
              <w:pStyle w:val="CopticCross"/>
            </w:pPr>
            <w:r>
              <w:t>¿</w:t>
            </w:r>
          </w:p>
        </w:tc>
        <w:tc>
          <w:tcPr>
            <w:tcW w:w="3960" w:type="dxa"/>
          </w:tcPr>
          <w:p w14:paraId="3C646B1C" w14:textId="77777777" w:rsidR="00E60591" w:rsidRDefault="00E60591" w:rsidP="00E60591">
            <w:pPr>
              <w:pStyle w:val="EngHang"/>
            </w:pPr>
            <w:r>
              <w:t>Your sweet aroma spread</w:t>
            </w:r>
          </w:p>
          <w:p w14:paraId="736DDC2C" w14:textId="77777777" w:rsidR="00E60591" w:rsidRDefault="00E60591" w:rsidP="00E60591">
            <w:pPr>
              <w:pStyle w:val="EngHang"/>
            </w:pPr>
            <w:r>
              <w:t>From the Ember and increased.”</w:t>
            </w:r>
          </w:p>
          <w:p w14:paraId="58A47D5E" w14:textId="77777777" w:rsidR="00E60591" w:rsidRDefault="00E60591" w:rsidP="00E60591">
            <w:pPr>
              <w:pStyle w:val="EngHang"/>
            </w:pPr>
            <w:r>
              <w:t>He gave types of you</w:t>
            </w:r>
          </w:p>
          <w:p w14:paraId="396A62E1" w14:textId="77777777" w:rsidR="00E60591" w:rsidRDefault="00E60591" w:rsidP="00E60591">
            <w:pPr>
              <w:pStyle w:val="EngHangEnd"/>
            </w:pPr>
            <w:r>
              <w:t>In many prophecies.</w:t>
            </w:r>
          </w:p>
        </w:tc>
      </w:tr>
      <w:tr w:rsidR="00E60591" w14:paraId="06FB20E7" w14:textId="77777777" w:rsidTr="00E60591">
        <w:trPr>
          <w:cantSplit/>
        </w:trPr>
        <w:tc>
          <w:tcPr>
            <w:tcW w:w="288" w:type="dxa"/>
          </w:tcPr>
          <w:p w14:paraId="2018CE17" w14:textId="77777777" w:rsidR="00E60591" w:rsidRDefault="00E60591" w:rsidP="00E60591">
            <w:pPr>
              <w:pStyle w:val="CopticCross"/>
            </w:pPr>
          </w:p>
        </w:tc>
        <w:tc>
          <w:tcPr>
            <w:tcW w:w="3960" w:type="dxa"/>
          </w:tcPr>
          <w:p w14:paraId="72A6FB4E" w14:textId="77777777" w:rsidR="00E60591" w:rsidRDefault="00E60591" w:rsidP="00E60591">
            <w:pPr>
              <w:pStyle w:val="EngHang"/>
            </w:pPr>
            <w:r>
              <w:t>You are blessed, O Mary,</w:t>
            </w:r>
          </w:p>
          <w:p w14:paraId="0B03CCF6" w14:textId="77777777" w:rsidR="00E60591" w:rsidRDefault="00E60591" w:rsidP="00E60591">
            <w:pPr>
              <w:pStyle w:val="EngHang"/>
            </w:pPr>
            <w:r>
              <w:t>O Mother of Jesus Christ,</w:t>
            </w:r>
          </w:p>
          <w:p w14:paraId="2BDAA2F4" w14:textId="77777777" w:rsidR="00E60591" w:rsidRDefault="00E60591" w:rsidP="00E60591">
            <w:pPr>
              <w:pStyle w:val="EngHang"/>
            </w:pPr>
            <w:r>
              <w:t>O pure Sanctuary,</w:t>
            </w:r>
          </w:p>
          <w:p w14:paraId="7DAA3D35" w14:textId="77777777" w:rsidR="00E60591" w:rsidRDefault="00E60591" w:rsidP="00E60591">
            <w:pPr>
              <w:pStyle w:val="EngHangEnd"/>
            </w:pPr>
            <w:r>
              <w:t>O shelter of the Holy One.</w:t>
            </w:r>
          </w:p>
        </w:tc>
      </w:tr>
      <w:tr w:rsidR="00E60591" w14:paraId="7C053D99" w14:textId="77777777" w:rsidTr="00E60591">
        <w:trPr>
          <w:cantSplit/>
        </w:trPr>
        <w:tc>
          <w:tcPr>
            <w:tcW w:w="288" w:type="dxa"/>
          </w:tcPr>
          <w:p w14:paraId="6B2A0120" w14:textId="77777777" w:rsidR="00E60591" w:rsidRDefault="00E60591" w:rsidP="00E60591">
            <w:pPr>
              <w:pStyle w:val="CopticCross"/>
            </w:pPr>
            <w:r>
              <w:t>¿</w:t>
            </w:r>
          </w:p>
        </w:tc>
        <w:tc>
          <w:tcPr>
            <w:tcW w:w="3960" w:type="dxa"/>
          </w:tcPr>
          <w:p w14:paraId="457A2634" w14:textId="77777777" w:rsidR="00E60591" w:rsidRDefault="00E60591" w:rsidP="00E60591">
            <w:pPr>
              <w:pStyle w:val="EngHang"/>
            </w:pPr>
            <w:r>
              <w:t>Protect your Son’s people,</w:t>
            </w:r>
          </w:p>
          <w:p w14:paraId="7A188336" w14:textId="77777777" w:rsidR="00E60591" w:rsidRDefault="00E60591" w:rsidP="00E60591">
            <w:pPr>
              <w:pStyle w:val="EngHang"/>
            </w:pPr>
            <w:r>
              <w:t>The Deacons and the Presbyters,</w:t>
            </w:r>
          </w:p>
          <w:p w14:paraId="196EA528" w14:textId="77777777" w:rsidR="00E60591" w:rsidRDefault="00E60591" w:rsidP="00E60591">
            <w:pPr>
              <w:pStyle w:val="EngHang"/>
            </w:pPr>
            <w:r>
              <w:t>And all the people,</w:t>
            </w:r>
          </w:p>
          <w:p w14:paraId="44C2B0CB" w14:textId="77777777" w:rsidR="00E60591" w:rsidRDefault="00E60591" w:rsidP="00E60591">
            <w:pPr>
              <w:pStyle w:val="EngHangEnd"/>
            </w:pPr>
            <w:r>
              <w:t>All those assembled together.</w:t>
            </w:r>
          </w:p>
        </w:tc>
      </w:tr>
      <w:tr w:rsidR="00E60591" w14:paraId="5E669BFE" w14:textId="77777777" w:rsidTr="00E60591">
        <w:trPr>
          <w:cantSplit/>
        </w:trPr>
        <w:tc>
          <w:tcPr>
            <w:tcW w:w="288" w:type="dxa"/>
          </w:tcPr>
          <w:p w14:paraId="70191F53" w14:textId="77777777" w:rsidR="00E60591" w:rsidRDefault="00E60591" w:rsidP="00E60591">
            <w:pPr>
              <w:pStyle w:val="CopticCross"/>
            </w:pPr>
          </w:p>
        </w:tc>
        <w:tc>
          <w:tcPr>
            <w:tcW w:w="3960" w:type="dxa"/>
          </w:tcPr>
          <w:p w14:paraId="0ED3A007" w14:textId="77777777" w:rsidR="00E60591" w:rsidRDefault="00E60591" w:rsidP="00E60591">
            <w:pPr>
              <w:pStyle w:val="EngHang"/>
            </w:pPr>
            <w:r>
              <w:t>Hail to you, O Mary,</w:t>
            </w:r>
          </w:p>
          <w:p w14:paraId="67AEDD2B" w14:textId="77777777" w:rsidR="00E60591" w:rsidRDefault="00E60591" w:rsidP="00E60591">
            <w:pPr>
              <w:pStyle w:val="EngHang"/>
            </w:pPr>
            <w:r>
              <w:t>O sanctuary of protection,</w:t>
            </w:r>
          </w:p>
          <w:p w14:paraId="3A67B667" w14:textId="77777777" w:rsidR="00E60591" w:rsidRDefault="00E60591" w:rsidP="00E60591">
            <w:pPr>
              <w:pStyle w:val="EngHang"/>
            </w:pPr>
            <w:r>
              <w:t>Your Light dawned upon us,</w:t>
            </w:r>
          </w:p>
          <w:p w14:paraId="37CD69F5" w14:textId="77777777" w:rsidR="00E60591" w:rsidRDefault="00E60591" w:rsidP="00E60591">
            <w:pPr>
              <w:pStyle w:val="EngHangEnd"/>
            </w:pPr>
            <w:r>
              <w:t>And filled the whole earth.</w:t>
            </w:r>
          </w:p>
        </w:tc>
      </w:tr>
      <w:tr w:rsidR="00E60591" w14:paraId="11E114DF" w14:textId="77777777" w:rsidTr="00E60591">
        <w:trPr>
          <w:cantSplit/>
        </w:trPr>
        <w:tc>
          <w:tcPr>
            <w:tcW w:w="288" w:type="dxa"/>
          </w:tcPr>
          <w:p w14:paraId="217B3DC3" w14:textId="77777777" w:rsidR="00E60591" w:rsidRDefault="00E60591" w:rsidP="00E60591">
            <w:pPr>
              <w:pStyle w:val="CopticCross"/>
            </w:pPr>
            <w:r>
              <w:t>¿</w:t>
            </w:r>
          </w:p>
        </w:tc>
        <w:tc>
          <w:tcPr>
            <w:tcW w:w="3960" w:type="dxa"/>
          </w:tcPr>
          <w:p w14:paraId="0FFD1731" w14:textId="77777777" w:rsidR="00E60591" w:rsidRDefault="00E60591" w:rsidP="00E60591">
            <w:pPr>
              <w:pStyle w:val="EngHang"/>
            </w:pPr>
            <w:r>
              <w:t>You held the Creator,</w:t>
            </w:r>
          </w:p>
          <w:p w14:paraId="7B6F72DC" w14:textId="77777777" w:rsidR="00E60591" w:rsidRDefault="00E60591" w:rsidP="00E60591">
            <w:pPr>
              <w:pStyle w:val="EngHang"/>
            </w:pPr>
            <w:r>
              <w:t>The Son of God, the Judge,</w:t>
            </w:r>
          </w:p>
          <w:p w14:paraId="7D966DBC" w14:textId="77777777" w:rsidR="00E60591" w:rsidRDefault="00E60591" w:rsidP="00E60591">
            <w:pPr>
              <w:pStyle w:val="EngHang"/>
            </w:pPr>
            <w:r>
              <w:t>You gave brith to a true Man,</w:t>
            </w:r>
          </w:p>
          <w:p w14:paraId="0EFCC368" w14:textId="77777777" w:rsidR="00E60591" w:rsidRDefault="00E60591" w:rsidP="00E60591">
            <w:pPr>
              <w:pStyle w:val="EngHangEnd"/>
            </w:pPr>
            <w:r>
              <w:t>United to true Divinity.</w:t>
            </w:r>
          </w:p>
        </w:tc>
      </w:tr>
      <w:tr w:rsidR="00E60591" w14:paraId="47B41D8A" w14:textId="77777777" w:rsidTr="00E60591">
        <w:trPr>
          <w:cantSplit/>
        </w:trPr>
        <w:tc>
          <w:tcPr>
            <w:tcW w:w="288" w:type="dxa"/>
          </w:tcPr>
          <w:p w14:paraId="02EA694F" w14:textId="77777777" w:rsidR="00E60591" w:rsidRDefault="00E60591" w:rsidP="00E60591">
            <w:pPr>
              <w:pStyle w:val="CopticCross"/>
            </w:pPr>
          </w:p>
        </w:tc>
        <w:tc>
          <w:tcPr>
            <w:tcW w:w="3960" w:type="dxa"/>
          </w:tcPr>
          <w:p w14:paraId="75D6BB4F" w14:textId="77777777" w:rsidR="00E60591" w:rsidRDefault="00E60591" w:rsidP="00E60591">
            <w:pPr>
              <w:pStyle w:val="EngHang"/>
            </w:pPr>
            <w:r>
              <w:t>Hail to you O Mary,</w:t>
            </w:r>
          </w:p>
          <w:p w14:paraId="49DCCE12" w14:textId="77777777" w:rsidR="00E60591" w:rsidRDefault="00E60591" w:rsidP="00E60591">
            <w:pPr>
              <w:pStyle w:val="EngHang"/>
            </w:pPr>
            <w:r>
              <w:t>O full of grace,</w:t>
            </w:r>
          </w:p>
          <w:p w14:paraId="36DA6992" w14:textId="77777777" w:rsidR="00E60591" w:rsidRDefault="00E60591" w:rsidP="00E60591">
            <w:pPr>
              <w:pStyle w:val="EngHang"/>
            </w:pPr>
            <w:r>
              <w:t>You are surrounded in light,</w:t>
            </w:r>
          </w:p>
          <w:p w14:paraId="7410E87E" w14:textId="77777777" w:rsidR="00E60591" w:rsidRDefault="00E60591" w:rsidP="00E60591">
            <w:pPr>
              <w:pStyle w:val="EngHangEnd"/>
            </w:pPr>
            <w:r>
              <w:t>O Mother of the Merfciful.</w:t>
            </w:r>
          </w:p>
        </w:tc>
      </w:tr>
      <w:tr w:rsidR="00E60591" w14:paraId="0E59EAEE" w14:textId="77777777" w:rsidTr="00E60591">
        <w:trPr>
          <w:cantSplit/>
        </w:trPr>
        <w:tc>
          <w:tcPr>
            <w:tcW w:w="288" w:type="dxa"/>
          </w:tcPr>
          <w:p w14:paraId="63DE0309" w14:textId="77777777" w:rsidR="00E60591" w:rsidRDefault="00E60591" w:rsidP="00E60591">
            <w:pPr>
              <w:pStyle w:val="CopticCross"/>
            </w:pPr>
            <w:r>
              <w:t>¿</w:t>
            </w:r>
          </w:p>
        </w:tc>
        <w:tc>
          <w:tcPr>
            <w:tcW w:w="3960" w:type="dxa"/>
          </w:tcPr>
          <w:p w14:paraId="57274A2F" w14:textId="77777777" w:rsidR="00E60591" w:rsidRDefault="00E60591" w:rsidP="00E60591">
            <w:pPr>
              <w:pStyle w:val="EngHang"/>
            </w:pPr>
            <w:r>
              <w:t>Intercede for us</w:t>
            </w:r>
          </w:p>
          <w:p w14:paraId="1955C5B8" w14:textId="77777777" w:rsidR="00E60591" w:rsidRDefault="00E60591" w:rsidP="00E60591">
            <w:pPr>
              <w:pStyle w:val="EngHang"/>
            </w:pPr>
            <w:r>
              <w:t>On judgment day,</w:t>
            </w:r>
          </w:p>
          <w:p w14:paraId="0A8ED2C1" w14:textId="77777777" w:rsidR="00E60591" w:rsidRDefault="00E60591" w:rsidP="00E60591">
            <w:pPr>
              <w:pStyle w:val="EngHang"/>
            </w:pPr>
            <w:r>
              <w:t>Before Your Son, who saved us,</w:t>
            </w:r>
          </w:p>
          <w:p w14:paraId="2437DE5A" w14:textId="77777777" w:rsidR="00E60591" w:rsidRDefault="00E60591" w:rsidP="00E60591">
            <w:pPr>
              <w:pStyle w:val="EngHangEnd"/>
            </w:pPr>
            <w:r>
              <w:t>O Daughter of Zion.</w:t>
            </w:r>
          </w:p>
        </w:tc>
      </w:tr>
    </w:tbl>
    <w:p w14:paraId="2A9663D6" w14:textId="77777777" w:rsidR="00E60591" w:rsidRDefault="00E60591" w:rsidP="00E60591">
      <w:pPr>
        <w:pStyle w:val="Heading3"/>
      </w:pPr>
      <w:bookmarkStart w:id="1137" w:name="_Toc479145661"/>
      <w:r>
        <w:t>Interpretation on (After) the Sunday Theotokia Part 7 (modern)</w:t>
      </w:r>
      <w:bookmarkEnd w:id="1137"/>
    </w:p>
    <w:p w14:paraId="6680C52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7103C18" w14:textId="77777777" w:rsidTr="00E60591">
        <w:trPr>
          <w:cantSplit/>
        </w:trPr>
        <w:tc>
          <w:tcPr>
            <w:tcW w:w="288" w:type="dxa"/>
          </w:tcPr>
          <w:p w14:paraId="7517929F" w14:textId="77777777" w:rsidR="00E60591" w:rsidRDefault="00E60591" w:rsidP="00E60591">
            <w:pPr>
              <w:pStyle w:val="CopticCross"/>
            </w:pPr>
          </w:p>
        </w:tc>
        <w:tc>
          <w:tcPr>
            <w:tcW w:w="3960" w:type="dxa"/>
          </w:tcPr>
          <w:p w14:paraId="2460E5D5" w14:textId="77777777" w:rsidR="00E60591" w:rsidRDefault="00E60591" w:rsidP="00E60591">
            <w:pPr>
              <w:pStyle w:val="EngHang"/>
            </w:pPr>
            <w:r>
              <w:t>O Theotokos, you are called</w:t>
            </w:r>
          </w:p>
          <w:p w14:paraId="345DF0D3" w14:textId="77777777" w:rsidR="00E60591" w:rsidRDefault="00E60591" w:rsidP="00E60591">
            <w:pPr>
              <w:pStyle w:val="EngHang"/>
            </w:pPr>
            <w:r>
              <w:t>The daughter of Joachim.</w:t>
            </w:r>
          </w:p>
          <w:p w14:paraId="12EC9D55" w14:textId="77777777" w:rsidR="00E60591" w:rsidRDefault="00E60591" w:rsidP="00E60591">
            <w:pPr>
              <w:pStyle w:val="EngHang"/>
            </w:pPr>
            <w:r>
              <w:t>You became the highest heaven,</w:t>
            </w:r>
          </w:p>
          <w:p w14:paraId="1A5C6EB8" w14:textId="77777777" w:rsidR="00E60591" w:rsidRDefault="00E60591" w:rsidP="00E60591">
            <w:pPr>
              <w:pStyle w:val="EngHangEnd"/>
            </w:pPr>
            <w:r>
              <w:t>And are above the Cherubim.”</w:t>
            </w:r>
          </w:p>
        </w:tc>
      </w:tr>
      <w:tr w:rsidR="00E60591" w14:paraId="315FEC32" w14:textId="77777777" w:rsidTr="00E60591">
        <w:trPr>
          <w:cantSplit/>
        </w:trPr>
        <w:tc>
          <w:tcPr>
            <w:tcW w:w="288" w:type="dxa"/>
          </w:tcPr>
          <w:p w14:paraId="74DE47D9" w14:textId="77777777" w:rsidR="00E60591" w:rsidRPr="001E2E1C" w:rsidRDefault="00E60591" w:rsidP="00E60591">
            <w:pPr>
              <w:pStyle w:val="CopticCross"/>
            </w:pPr>
            <w:r>
              <w:t>¿</w:t>
            </w:r>
          </w:p>
        </w:tc>
        <w:tc>
          <w:tcPr>
            <w:tcW w:w="3960" w:type="dxa"/>
          </w:tcPr>
          <w:p w14:paraId="0E773597" w14:textId="77777777" w:rsidR="00E60591" w:rsidRDefault="00E60591" w:rsidP="00E60591">
            <w:pPr>
              <w:pStyle w:val="EngHang"/>
            </w:pPr>
            <w:r>
              <w:t>The Fountain of Life came from You,</w:t>
            </w:r>
          </w:p>
          <w:p w14:paraId="0E4F88BF" w14:textId="77777777" w:rsidR="00E60591" w:rsidRDefault="00E60591" w:rsidP="00E60591">
            <w:pPr>
              <w:pStyle w:val="EngHang"/>
            </w:pPr>
            <w:r>
              <w:t>And healed all the sick;</w:t>
            </w:r>
          </w:p>
          <w:p w14:paraId="1C3DC548" w14:textId="77777777" w:rsidR="00E60591" w:rsidRDefault="00E60591" w:rsidP="00E60591">
            <w:pPr>
              <w:pStyle w:val="EngHang"/>
            </w:pPr>
            <w:r>
              <w:t>He restored the lost sheep</w:t>
            </w:r>
          </w:p>
          <w:p w14:paraId="08C60FFC" w14:textId="77777777" w:rsidR="00E60591" w:rsidRDefault="00E60591" w:rsidP="00E60591">
            <w:pPr>
              <w:pStyle w:val="EngHangEnd"/>
            </w:pPr>
            <w:r>
              <w:t>To the Paradise of Joy.</w:t>
            </w:r>
          </w:p>
        </w:tc>
      </w:tr>
      <w:tr w:rsidR="00E60591" w14:paraId="3ACD8750" w14:textId="77777777" w:rsidTr="00E60591">
        <w:trPr>
          <w:cantSplit/>
        </w:trPr>
        <w:tc>
          <w:tcPr>
            <w:tcW w:w="288" w:type="dxa"/>
          </w:tcPr>
          <w:p w14:paraId="47F5161A" w14:textId="77777777" w:rsidR="00E60591" w:rsidRDefault="00E60591" w:rsidP="00E60591">
            <w:pPr>
              <w:pStyle w:val="CopticCross"/>
            </w:pPr>
          </w:p>
        </w:tc>
        <w:tc>
          <w:tcPr>
            <w:tcW w:w="3960" w:type="dxa"/>
          </w:tcPr>
          <w:p w14:paraId="205DB86B" w14:textId="77777777" w:rsidR="00E60591" w:rsidRDefault="00E60591" w:rsidP="00E60591">
            <w:pPr>
              <w:pStyle w:val="EngHang"/>
            </w:pPr>
            <w:r>
              <w:t>You are the Sanctuary of Moses,</w:t>
            </w:r>
          </w:p>
          <w:p w14:paraId="46789399" w14:textId="77777777" w:rsidR="00E60591" w:rsidRDefault="00E60591" w:rsidP="00E60591">
            <w:pPr>
              <w:pStyle w:val="EngHang"/>
            </w:pPr>
            <w:r>
              <w:t>Which is filled with Light.</w:t>
            </w:r>
          </w:p>
          <w:p w14:paraId="1AC32D4D" w14:textId="77777777" w:rsidR="00E60591" w:rsidRDefault="00E60591" w:rsidP="00E60591">
            <w:pPr>
              <w:pStyle w:val="EngHang"/>
            </w:pPr>
            <w:r>
              <w:t>You are the Ark of the Covenant,</w:t>
            </w:r>
          </w:p>
          <w:p w14:paraId="4CAD98D8" w14:textId="77777777" w:rsidR="00E60591" w:rsidRDefault="00E60591" w:rsidP="00E60591">
            <w:pPr>
              <w:pStyle w:val="EngHangEnd"/>
            </w:pPr>
            <w:r>
              <w:t>Containing the Mysteries.</w:t>
            </w:r>
          </w:p>
        </w:tc>
      </w:tr>
      <w:tr w:rsidR="00E60591" w14:paraId="3C109F61" w14:textId="77777777" w:rsidTr="00E60591">
        <w:trPr>
          <w:cantSplit/>
        </w:trPr>
        <w:tc>
          <w:tcPr>
            <w:tcW w:w="288" w:type="dxa"/>
          </w:tcPr>
          <w:p w14:paraId="79CCD0AA" w14:textId="77777777" w:rsidR="00E60591" w:rsidRDefault="00E60591" w:rsidP="00E60591">
            <w:pPr>
              <w:pStyle w:val="CopticCross"/>
            </w:pPr>
            <w:r>
              <w:t>¿</w:t>
            </w:r>
          </w:p>
        </w:tc>
        <w:tc>
          <w:tcPr>
            <w:tcW w:w="3960" w:type="dxa"/>
          </w:tcPr>
          <w:p w14:paraId="416E0A56" w14:textId="77777777" w:rsidR="00E60591" w:rsidRDefault="00E60591" w:rsidP="00E60591">
            <w:pPr>
              <w:pStyle w:val="EngHang"/>
            </w:pPr>
            <w:r>
              <w:t>O fragrent incense,</w:t>
            </w:r>
          </w:p>
          <w:p w14:paraId="358F5365" w14:textId="77777777" w:rsidR="00E60591" w:rsidRDefault="00E60591" w:rsidP="00E60591">
            <w:pPr>
              <w:pStyle w:val="EngHang"/>
            </w:pPr>
            <w:r>
              <w:t>Your aroma filled the earth;</w:t>
            </w:r>
          </w:p>
          <w:p w14:paraId="567F0E79" w14:textId="77777777" w:rsidR="00E60591" w:rsidRDefault="00E60591" w:rsidP="00E60591">
            <w:pPr>
              <w:pStyle w:val="EngHang"/>
            </w:pPr>
            <w:r>
              <w:t>O precious treasure,</w:t>
            </w:r>
          </w:p>
          <w:p w14:paraId="635B2E6B" w14:textId="77777777" w:rsidR="00E60591" w:rsidRDefault="00E60591" w:rsidP="00E60591">
            <w:pPr>
              <w:pStyle w:val="EngHangEnd"/>
            </w:pPr>
            <w:r>
              <w:t>O rod of Aaron,</w:t>
            </w:r>
          </w:p>
        </w:tc>
      </w:tr>
      <w:tr w:rsidR="00E60591" w14:paraId="2E4A9FC4" w14:textId="77777777" w:rsidTr="00E60591">
        <w:trPr>
          <w:cantSplit/>
        </w:trPr>
        <w:tc>
          <w:tcPr>
            <w:tcW w:w="288" w:type="dxa"/>
          </w:tcPr>
          <w:p w14:paraId="64BF2447" w14:textId="77777777" w:rsidR="00E60591" w:rsidRDefault="00E60591" w:rsidP="00E60591">
            <w:pPr>
              <w:pStyle w:val="CopticCross"/>
            </w:pPr>
          </w:p>
        </w:tc>
        <w:tc>
          <w:tcPr>
            <w:tcW w:w="3960" w:type="dxa"/>
          </w:tcPr>
          <w:p w14:paraId="13DFA20B" w14:textId="77777777" w:rsidR="00E60591" w:rsidRDefault="00E60591" w:rsidP="00E60591">
            <w:pPr>
              <w:pStyle w:val="EngHang"/>
            </w:pPr>
            <w:r>
              <w:t>O golden vessel,</w:t>
            </w:r>
          </w:p>
          <w:p w14:paraId="05584934" w14:textId="77777777" w:rsidR="00E60591" w:rsidRDefault="00E60591" w:rsidP="00E60591">
            <w:pPr>
              <w:pStyle w:val="EngHang"/>
            </w:pPr>
            <w:r>
              <w:t>Bearing the hidden Manna,</w:t>
            </w:r>
          </w:p>
          <w:p w14:paraId="26FD1520" w14:textId="77777777" w:rsidR="00E60591" w:rsidRDefault="00E60591" w:rsidP="00E60591">
            <w:pPr>
              <w:pStyle w:val="EngHang"/>
            </w:pPr>
            <w:r>
              <w:t>O pure Sanctuary,</w:t>
            </w:r>
          </w:p>
          <w:p w14:paraId="5620402B" w14:textId="77777777" w:rsidR="00E60591" w:rsidRDefault="00E60591" w:rsidP="00E60591">
            <w:pPr>
              <w:pStyle w:val="EngHangEnd"/>
              <w:ind w:left="0" w:firstLine="0"/>
            </w:pPr>
            <w:r>
              <w:t>Where God was delighted to dwell.</w:t>
            </w:r>
          </w:p>
        </w:tc>
      </w:tr>
      <w:tr w:rsidR="00E60591" w14:paraId="09B5B05F" w14:textId="77777777" w:rsidTr="00E60591">
        <w:trPr>
          <w:cantSplit/>
        </w:trPr>
        <w:tc>
          <w:tcPr>
            <w:tcW w:w="288" w:type="dxa"/>
          </w:tcPr>
          <w:p w14:paraId="7FDFFC7D" w14:textId="77777777" w:rsidR="00E60591" w:rsidRDefault="00E60591" w:rsidP="00E60591">
            <w:pPr>
              <w:pStyle w:val="CopticCross"/>
            </w:pPr>
            <w:r>
              <w:t>¿</w:t>
            </w:r>
          </w:p>
        </w:tc>
        <w:tc>
          <w:tcPr>
            <w:tcW w:w="3960" w:type="dxa"/>
          </w:tcPr>
          <w:p w14:paraId="4EE642E4" w14:textId="77777777" w:rsidR="00E60591" w:rsidRDefault="00E60591" w:rsidP="00E60591">
            <w:pPr>
              <w:pStyle w:val="EngHang"/>
            </w:pPr>
            <w:r>
              <w:t>He who believes in Him</w:t>
            </w:r>
          </w:p>
          <w:p w14:paraId="72A10BDA" w14:textId="77777777" w:rsidR="00E60591" w:rsidRDefault="00E60591" w:rsidP="00E60591">
            <w:pPr>
              <w:pStyle w:val="EngHang"/>
            </w:pPr>
            <w:r>
              <w:t>Will live after death.</w:t>
            </w:r>
          </w:p>
          <w:p w14:paraId="2750A109" w14:textId="77777777" w:rsidR="00E60591" w:rsidRDefault="00E60591" w:rsidP="00E60591">
            <w:pPr>
              <w:pStyle w:val="EngHang"/>
            </w:pPr>
            <w:r>
              <w:t>O pure altar,</w:t>
            </w:r>
          </w:p>
          <w:p w14:paraId="5B3E8D0A" w14:textId="77777777" w:rsidR="00E60591" w:rsidRDefault="00E60591" w:rsidP="00E60591">
            <w:pPr>
              <w:pStyle w:val="EngHangEnd"/>
            </w:pPr>
            <w:r>
              <w:t>Bearing the hidden Mysteries.</w:t>
            </w:r>
          </w:p>
        </w:tc>
      </w:tr>
      <w:tr w:rsidR="00E60591" w14:paraId="7FCAE36E" w14:textId="77777777" w:rsidTr="00E60591">
        <w:trPr>
          <w:cantSplit/>
        </w:trPr>
        <w:tc>
          <w:tcPr>
            <w:tcW w:w="288" w:type="dxa"/>
          </w:tcPr>
          <w:p w14:paraId="1A3BEA08" w14:textId="77777777" w:rsidR="00E60591" w:rsidRDefault="00E60591" w:rsidP="00E60591">
            <w:pPr>
              <w:pStyle w:val="CopticCross"/>
            </w:pPr>
          </w:p>
        </w:tc>
        <w:tc>
          <w:tcPr>
            <w:tcW w:w="3960" w:type="dxa"/>
          </w:tcPr>
          <w:p w14:paraId="078DED42" w14:textId="77777777" w:rsidR="00E60591" w:rsidRDefault="00E60591" w:rsidP="00E60591">
            <w:pPr>
              <w:pStyle w:val="EngHang"/>
            </w:pPr>
            <w:r>
              <w:t>Hail to you O Mary,</w:t>
            </w:r>
          </w:p>
          <w:p w14:paraId="6AD3A0DD" w14:textId="77777777" w:rsidR="00E60591" w:rsidRDefault="00E60591" w:rsidP="00E60591">
            <w:pPr>
              <w:pStyle w:val="EngHang"/>
            </w:pPr>
            <w:r>
              <w:t>O favoured above all virgins,</w:t>
            </w:r>
          </w:p>
          <w:p w14:paraId="53CF3EB6" w14:textId="77777777" w:rsidR="00E60591" w:rsidRDefault="00E60591" w:rsidP="00E60591">
            <w:pPr>
              <w:pStyle w:val="EngHang"/>
            </w:pPr>
            <w:r>
              <w:t>The fathers called you</w:t>
            </w:r>
          </w:p>
          <w:p w14:paraId="50A5B2D8" w14:textId="77777777" w:rsidR="00E60591" w:rsidRDefault="00E60591" w:rsidP="00E60591">
            <w:pPr>
              <w:pStyle w:val="EngHangEnd"/>
              <w:ind w:left="0" w:firstLine="0"/>
            </w:pPr>
            <w:r>
              <w:t>“The golden lampstand”</w:t>
            </w:r>
          </w:p>
        </w:tc>
      </w:tr>
      <w:tr w:rsidR="00E60591" w14:paraId="42666BA5" w14:textId="77777777" w:rsidTr="00E60591">
        <w:trPr>
          <w:cantSplit/>
        </w:trPr>
        <w:tc>
          <w:tcPr>
            <w:tcW w:w="288" w:type="dxa"/>
          </w:tcPr>
          <w:p w14:paraId="2583E06F" w14:textId="77777777" w:rsidR="00E60591" w:rsidRDefault="00E60591" w:rsidP="00E60591">
            <w:pPr>
              <w:pStyle w:val="CopticCross"/>
            </w:pPr>
            <w:r>
              <w:t>¿</w:t>
            </w:r>
          </w:p>
        </w:tc>
        <w:tc>
          <w:tcPr>
            <w:tcW w:w="3960" w:type="dxa"/>
          </w:tcPr>
          <w:p w14:paraId="4F45C456" w14:textId="77777777" w:rsidR="00E60591" w:rsidRDefault="00E60591" w:rsidP="00E60591">
            <w:pPr>
              <w:pStyle w:val="EngHang"/>
            </w:pPr>
            <w:r>
              <w:t>Many spoke of you</w:t>
            </w:r>
          </w:p>
          <w:p w14:paraId="4289F20E" w14:textId="77777777" w:rsidR="00E60591" w:rsidRDefault="00E60591" w:rsidP="00E60591">
            <w:pPr>
              <w:pStyle w:val="EngHang"/>
            </w:pPr>
            <w:r>
              <w:t>With types and proverbs,</w:t>
            </w:r>
          </w:p>
          <w:p w14:paraId="4117E29F" w14:textId="77777777" w:rsidR="00E60591" w:rsidRDefault="00E60591" w:rsidP="00E60591">
            <w:pPr>
              <w:pStyle w:val="EngHang"/>
            </w:pPr>
            <w:r>
              <w:t>O aroma of the Ember</w:t>
            </w:r>
          </w:p>
          <w:p w14:paraId="4C5DB7F1" w14:textId="77777777" w:rsidR="00E60591" w:rsidRDefault="00E60591" w:rsidP="00E60591">
            <w:pPr>
              <w:pStyle w:val="EngHangEnd"/>
            </w:pPr>
            <w:r>
              <w:t>In the censer of Aaron.</w:t>
            </w:r>
          </w:p>
        </w:tc>
      </w:tr>
      <w:tr w:rsidR="00E60591" w14:paraId="40BFF60E" w14:textId="77777777" w:rsidTr="00E60591">
        <w:trPr>
          <w:cantSplit/>
        </w:trPr>
        <w:tc>
          <w:tcPr>
            <w:tcW w:w="288" w:type="dxa"/>
          </w:tcPr>
          <w:p w14:paraId="6E3C83A3" w14:textId="77777777" w:rsidR="00E60591" w:rsidRDefault="00E60591" w:rsidP="00E60591">
            <w:pPr>
              <w:pStyle w:val="CopticCross"/>
            </w:pPr>
          </w:p>
        </w:tc>
        <w:tc>
          <w:tcPr>
            <w:tcW w:w="3960" w:type="dxa"/>
          </w:tcPr>
          <w:p w14:paraId="2292F73B" w14:textId="77777777" w:rsidR="00E60591" w:rsidRDefault="00E60591" w:rsidP="00E60591">
            <w:pPr>
              <w:pStyle w:val="EngHang"/>
            </w:pPr>
            <w:r>
              <w:t>O Sanctuary and protection,</w:t>
            </w:r>
          </w:p>
          <w:p w14:paraId="7B236560" w14:textId="77777777" w:rsidR="00E60591" w:rsidRDefault="00E60591" w:rsidP="00E60591">
            <w:pPr>
              <w:pStyle w:val="EngHang"/>
            </w:pPr>
            <w:r>
              <w:t>O dwelling place of the Trinity,</w:t>
            </w:r>
          </w:p>
          <w:p w14:paraId="17F51701" w14:textId="77777777" w:rsidR="00E60591" w:rsidRDefault="00E60591" w:rsidP="00E60591">
            <w:pPr>
              <w:pStyle w:val="EngHang"/>
            </w:pPr>
            <w:r>
              <w:t>O Throne of God the Father,</w:t>
            </w:r>
          </w:p>
          <w:p w14:paraId="3080300B" w14:textId="77777777" w:rsidR="00E60591" w:rsidRDefault="00E60591" w:rsidP="00E60591">
            <w:pPr>
              <w:pStyle w:val="EngHangEnd"/>
            </w:pPr>
            <w:r>
              <w:t>The Lord of Hosts.</w:t>
            </w:r>
          </w:p>
        </w:tc>
      </w:tr>
      <w:tr w:rsidR="00E60591" w14:paraId="7B57A0F6" w14:textId="77777777" w:rsidTr="00E60591">
        <w:trPr>
          <w:cantSplit/>
        </w:trPr>
        <w:tc>
          <w:tcPr>
            <w:tcW w:w="288" w:type="dxa"/>
          </w:tcPr>
          <w:p w14:paraId="1F4F4BAF" w14:textId="77777777" w:rsidR="00E60591" w:rsidRDefault="00E60591" w:rsidP="00E60591">
            <w:pPr>
              <w:pStyle w:val="CopticCross"/>
            </w:pPr>
            <w:r>
              <w:lastRenderedPageBreak/>
              <w:t>¿</w:t>
            </w:r>
          </w:p>
        </w:tc>
        <w:tc>
          <w:tcPr>
            <w:tcW w:w="3960" w:type="dxa"/>
          </w:tcPr>
          <w:p w14:paraId="40172ED3" w14:textId="77777777" w:rsidR="00E60591" w:rsidRDefault="00E60591" w:rsidP="00E60591">
            <w:pPr>
              <w:pStyle w:val="EngHang"/>
            </w:pPr>
            <w:r>
              <w:t>Through you, O Mary, we received</w:t>
            </w:r>
          </w:p>
          <w:p w14:paraId="546C1B9C" w14:textId="77777777" w:rsidR="00E60591" w:rsidRDefault="00E60591" w:rsidP="00E60591">
            <w:pPr>
              <w:pStyle w:val="EngHang"/>
            </w:pPr>
            <w:r>
              <w:t>The Kingdom of Joy.</w:t>
            </w:r>
          </w:p>
          <w:p w14:paraId="526C0A09" w14:textId="77777777" w:rsidR="00E60591" w:rsidRDefault="00E60591" w:rsidP="00E60591">
            <w:pPr>
              <w:pStyle w:val="EngHang"/>
            </w:pPr>
            <w:r>
              <w:t>You are blessed O Mary,</w:t>
            </w:r>
          </w:p>
          <w:p w14:paraId="15C9D75C" w14:textId="77777777" w:rsidR="00E60591" w:rsidRDefault="00E60591" w:rsidP="00E60591">
            <w:pPr>
              <w:pStyle w:val="EngHangEnd"/>
            </w:pPr>
            <w:r>
              <w:t>The sister of Solomon.</w:t>
            </w:r>
          </w:p>
        </w:tc>
      </w:tr>
      <w:tr w:rsidR="00E60591" w14:paraId="4C05B7F8" w14:textId="77777777" w:rsidTr="00E60591">
        <w:trPr>
          <w:cantSplit/>
        </w:trPr>
        <w:tc>
          <w:tcPr>
            <w:tcW w:w="288" w:type="dxa"/>
          </w:tcPr>
          <w:p w14:paraId="6BC6F493" w14:textId="77777777" w:rsidR="00E60591" w:rsidRDefault="00E60591" w:rsidP="00E60591">
            <w:pPr>
              <w:pStyle w:val="CopticCross"/>
            </w:pPr>
          </w:p>
        </w:tc>
        <w:tc>
          <w:tcPr>
            <w:tcW w:w="3960" w:type="dxa"/>
          </w:tcPr>
          <w:p w14:paraId="4AA1AB4E" w14:textId="77777777" w:rsidR="00E60591" w:rsidRDefault="00E60591" w:rsidP="00E60591">
            <w:pPr>
              <w:pStyle w:val="EngHang"/>
            </w:pPr>
            <w:r>
              <w:t>Do not forget your servant,</w:t>
            </w:r>
          </w:p>
          <w:p w14:paraId="3735AB93" w14:textId="77777777" w:rsidR="00E60591" w:rsidRDefault="00E60591" w:rsidP="00E60591">
            <w:pPr>
              <w:pStyle w:val="EngHang"/>
            </w:pPr>
            <w:r>
              <w:t>For I am a poor sinner.</w:t>
            </w:r>
          </w:p>
          <w:p w14:paraId="2103F0E2" w14:textId="77777777" w:rsidR="00E60591" w:rsidRDefault="00E60591" w:rsidP="00E60591">
            <w:pPr>
              <w:pStyle w:val="EngHang"/>
            </w:pPr>
            <w:r>
              <w:t>I beg your intercessions</w:t>
            </w:r>
          </w:p>
          <w:p w14:paraId="2F3CD6B5" w14:textId="77777777" w:rsidR="00E60591" w:rsidRDefault="00E60591" w:rsidP="00E60591">
            <w:pPr>
              <w:pStyle w:val="EngHangEnd"/>
              <w:ind w:left="0" w:firstLine="0"/>
            </w:pPr>
            <w:r>
              <w:t>On Judgment Day,</w:t>
            </w:r>
          </w:p>
        </w:tc>
      </w:tr>
      <w:tr w:rsidR="00E60591" w14:paraId="26ED36DD" w14:textId="77777777" w:rsidTr="00E60591">
        <w:trPr>
          <w:cantSplit/>
        </w:trPr>
        <w:tc>
          <w:tcPr>
            <w:tcW w:w="288" w:type="dxa"/>
          </w:tcPr>
          <w:p w14:paraId="126F733F" w14:textId="77777777" w:rsidR="00E60591" w:rsidRDefault="00E60591" w:rsidP="00E60591">
            <w:pPr>
              <w:pStyle w:val="CopticCross"/>
            </w:pPr>
            <w:r>
              <w:t>¿</w:t>
            </w:r>
          </w:p>
        </w:tc>
        <w:tc>
          <w:tcPr>
            <w:tcW w:w="3960" w:type="dxa"/>
          </w:tcPr>
          <w:p w14:paraId="58A4FCAB" w14:textId="77777777" w:rsidR="00E60591" w:rsidRDefault="00E60591" w:rsidP="00E60591">
            <w:pPr>
              <w:pStyle w:val="EngHang"/>
            </w:pPr>
            <w:r>
              <w:t>Before Christ your son.</w:t>
            </w:r>
          </w:p>
          <w:p w14:paraId="4C7E2295" w14:textId="77777777" w:rsidR="00E60591" w:rsidRDefault="00E60591" w:rsidP="00E60591">
            <w:pPr>
              <w:pStyle w:val="EngHang"/>
            </w:pPr>
            <w:r>
              <w:t>Be a helper and provider to me,</w:t>
            </w:r>
          </w:p>
          <w:p w14:paraId="1E018EA4" w14:textId="77777777" w:rsidR="00E60591" w:rsidRDefault="00E60591" w:rsidP="00E60591">
            <w:pPr>
              <w:pStyle w:val="EngHang"/>
            </w:pPr>
            <w:r>
              <w:t>That He may forgive me</w:t>
            </w:r>
          </w:p>
          <w:p w14:paraId="3CC9DB42" w14:textId="77777777" w:rsidR="00E60591" w:rsidRDefault="00E60591" w:rsidP="00E60591">
            <w:pPr>
              <w:pStyle w:val="EngHangEnd"/>
            </w:pPr>
            <w:r>
              <w:t>The multiude of my sins.</w:t>
            </w:r>
          </w:p>
        </w:tc>
      </w:tr>
      <w:tr w:rsidR="00E60591" w14:paraId="5D3E6B66" w14:textId="77777777" w:rsidTr="00E60591">
        <w:trPr>
          <w:cantSplit/>
        </w:trPr>
        <w:tc>
          <w:tcPr>
            <w:tcW w:w="288" w:type="dxa"/>
          </w:tcPr>
          <w:p w14:paraId="755E857D" w14:textId="77777777" w:rsidR="00E60591" w:rsidRDefault="00E60591" w:rsidP="00E60591">
            <w:pPr>
              <w:pStyle w:val="CopticCross"/>
            </w:pPr>
          </w:p>
        </w:tc>
        <w:tc>
          <w:tcPr>
            <w:tcW w:w="3960" w:type="dxa"/>
          </w:tcPr>
          <w:p w14:paraId="4633F802" w14:textId="77777777" w:rsidR="00E60591" w:rsidRDefault="00E60591" w:rsidP="00E60591">
            <w:pPr>
              <w:pStyle w:val="EngHang"/>
            </w:pPr>
            <w:r>
              <w:t>Hail to you O Mary,</w:t>
            </w:r>
          </w:p>
          <w:p w14:paraId="52BE3845" w14:textId="77777777" w:rsidR="00E60591" w:rsidRDefault="00E60591" w:rsidP="00E60591">
            <w:pPr>
              <w:pStyle w:val="EngHang"/>
            </w:pPr>
            <w:r>
              <w:t>O full of grace,</w:t>
            </w:r>
          </w:p>
          <w:p w14:paraId="66819D35" w14:textId="77777777" w:rsidR="00E60591" w:rsidRDefault="00E60591" w:rsidP="00E60591">
            <w:pPr>
              <w:pStyle w:val="EngHang"/>
            </w:pPr>
            <w:r>
              <w:t>You are surrounded in light,</w:t>
            </w:r>
          </w:p>
          <w:p w14:paraId="1578FAE9" w14:textId="77777777" w:rsidR="00E60591" w:rsidRDefault="00E60591" w:rsidP="00E60591">
            <w:pPr>
              <w:pStyle w:val="EngHangEnd"/>
            </w:pPr>
            <w:r>
              <w:t>O Mother of the Merfciful.</w:t>
            </w:r>
          </w:p>
        </w:tc>
      </w:tr>
      <w:tr w:rsidR="00E60591" w14:paraId="2C04E18B" w14:textId="77777777" w:rsidTr="00E60591">
        <w:trPr>
          <w:cantSplit/>
        </w:trPr>
        <w:tc>
          <w:tcPr>
            <w:tcW w:w="288" w:type="dxa"/>
          </w:tcPr>
          <w:p w14:paraId="3EAB0F15" w14:textId="77777777" w:rsidR="00E60591" w:rsidRDefault="00E60591" w:rsidP="00E60591">
            <w:pPr>
              <w:pStyle w:val="CopticCross"/>
            </w:pPr>
            <w:r>
              <w:t>¿</w:t>
            </w:r>
          </w:p>
        </w:tc>
        <w:tc>
          <w:tcPr>
            <w:tcW w:w="3960" w:type="dxa"/>
          </w:tcPr>
          <w:p w14:paraId="436E691A" w14:textId="77777777" w:rsidR="00E60591" w:rsidRDefault="00E60591" w:rsidP="00E60591">
            <w:pPr>
              <w:pStyle w:val="EngHang"/>
            </w:pPr>
            <w:r>
              <w:t>Intercede for us</w:t>
            </w:r>
          </w:p>
          <w:p w14:paraId="7DC2E76E" w14:textId="77777777" w:rsidR="00E60591" w:rsidRDefault="00E60591" w:rsidP="00E60591">
            <w:pPr>
              <w:pStyle w:val="EngHang"/>
            </w:pPr>
            <w:r>
              <w:t>On judgment day,</w:t>
            </w:r>
          </w:p>
          <w:p w14:paraId="393550C3" w14:textId="77777777" w:rsidR="00E60591" w:rsidRDefault="00E60591" w:rsidP="00E60591">
            <w:pPr>
              <w:pStyle w:val="EngHang"/>
            </w:pPr>
            <w:r>
              <w:t>Before Your Son, who saved us,</w:t>
            </w:r>
          </w:p>
          <w:p w14:paraId="4D680E99" w14:textId="77777777" w:rsidR="00E60591" w:rsidRDefault="00E60591" w:rsidP="00E60591">
            <w:pPr>
              <w:pStyle w:val="EngHangEnd"/>
            </w:pPr>
            <w:r>
              <w:t>O Daughter of Zion.</w:t>
            </w:r>
          </w:p>
        </w:tc>
      </w:tr>
    </w:tbl>
    <w:p w14:paraId="524D62CB" w14:textId="77777777" w:rsidR="00E60591" w:rsidRDefault="00E60591" w:rsidP="00E60591">
      <w:pPr>
        <w:pStyle w:val="Heading3"/>
      </w:pPr>
      <w:bookmarkStart w:id="1138" w:name="_Ref452619669"/>
      <w:bookmarkStart w:id="1139" w:name="_Toc479145662"/>
      <w:r>
        <w:t>Hymn on the Monday Theotokia</w:t>
      </w:r>
      <w:bookmarkEnd w:id="1138"/>
      <w:bookmarkEnd w:id="1139"/>
    </w:p>
    <w:p w14:paraId="7DD3E2A7"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59C2F60" w14:textId="77777777" w:rsidTr="00E60591">
        <w:trPr>
          <w:cantSplit/>
        </w:trPr>
        <w:tc>
          <w:tcPr>
            <w:tcW w:w="288" w:type="dxa"/>
          </w:tcPr>
          <w:p w14:paraId="44AB29DD" w14:textId="77777777" w:rsidR="00E60591" w:rsidRDefault="00E60591" w:rsidP="00E60591">
            <w:pPr>
              <w:pStyle w:val="CopticCross"/>
            </w:pPr>
          </w:p>
        </w:tc>
        <w:tc>
          <w:tcPr>
            <w:tcW w:w="3960" w:type="dxa"/>
          </w:tcPr>
          <w:p w14:paraId="7571CD3D" w14:textId="77777777" w:rsidR="00E60591" w:rsidRDefault="00E60591" w:rsidP="00E60591">
            <w:pPr>
              <w:pStyle w:val="EngHang"/>
            </w:pPr>
            <w:r>
              <w:t>Be of strong faith,</w:t>
            </w:r>
          </w:p>
          <w:p w14:paraId="29DB81B7" w14:textId="77777777" w:rsidR="00E60591" w:rsidRDefault="00E60591" w:rsidP="00E60591">
            <w:pPr>
              <w:pStyle w:val="EngHang"/>
            </w:pPr>
            <w:r>
              <w:t>You believers in Christ,</w:t>
            </w:r>
          </w:p>
          <w:p w14:paraId="650C1A53" w14:textId="77777777" w:rsidR="00E60591" w:rsidRDefault="00E60591" w:rsidP="00E60591">
            <w:pPr>
              <w:pStyle w:val="EngHang"/>
            </w:pPr>
            <w:r>
              <w:t>And praise the joy of the whole world:</w:t>
            </w:r>
          </w:p>
          <w:p w14:paraId="1C5AE1FC" w14:textId="77777777" w:rsidR="00E60591" w:rsidRDefault="00E60591" w:rsidP="00E60591">
            <w:pPr>
              <w:pStyle w:val="EngHangEnd"/>
            </w:pPr>
            <w:r>
              <w:t>The Virgin Mary.</w:t>
            </w:r>
          </w:p>
        </w:tc>
      </w:tr>
      <w:tr w:rsidR="00E60591" w14:paraId="02707342" w14:textId="77777777" w:rsidTr="00E60591">
        <w:trPr>
          <w:cantSplit/>
        </w:trPr>
        <w:tc>
          <w:tcPr>
            <w:tcW w:w="288" w:type="dxa"/>
          </w:tcPr>
          <w:p w14:paraId="33D263DF" w14:textId="77777777" w:rsidR="00E60591" w:rsidRPr="001E2E1C" w:rsidRDefault="00E60591" w:rsidP="00E60591">
            <w:pPr>
              <w:pStyle w:val="CopticCross"/>
            </w:pPr>
            <w:r>
              <w:t>¿</w:t>
            </w:r>
          </w:p>
        </w:tc>
        <w:tc>
          <w:tcPr>
            <w:tcW w:w="3960" w:type="dxa"/>
          </w:tcPr>
          <w:p w14:paraId="294E2E5E" w14:textId="77777777" w:rsidR="00E60591" w:rsidRDefault="00E60591" w:rsidP="00E60591">
            <w:pPr>
              <w:pStyle w:val="EngHang"/>
            </w:pPr>
            <w:r>
              <w:t>Begin with the sign</w:t>
            </w:r>
          </w:p>
          <w:p w14:paraId="37558326" w14:textId="77777777" w:rsidR="00E60591" w:rsidRDefault="00E60591" w:rsidP="00E60591">
            <w:pPr>
              <w:pStyle w:val="EngHang"/>
            </w:pPr>
            <w:r>
              <w:t>Of the Cross,</w:t>
            </w:r>
          </w:p>
          <w:p w14:paraId="669508B7" w14:textId="77777777" w:rsidR="00E60591" w:rsidRDefault="00E60591" w:rsidP="00E60591">
            <w:pPr>
              <w:pStyle w:val="EngHang"/>
            </w:pPr>
            <w:r>
              <w:t>And always praise</w:t>
            </w:r>
          </w:p>
          <w:p w14:paraId="7E7C525B" w14:textId="77777777" w:rsidR="00E60591" w:rsidRDefault="00E60591" w:rsidP="00E60591">
            <w:pPr>
              <w:pStyle w:val="EngHangEnd"/>
            </w:pPr>
            <w:r>
              <w:t>The Virgin Mary</w:t>
            </w:r>
          </w:p>
        </w:tc>
      </w:tr>
      <w:tr w:rsidR="00E60591" w14:paraId="1CC9A14E" w14:textId="77777777" w:rsidTr="00E60591">
        <w:trPr>
          <w:cantSplit/>
        </w:trPr>
        <w:tc>
          <w:tcPr>
            <w:tcW w:w="288" w:type="dxa"/>
          </w:tcPr>
          <w:p w14:paraId="2F026ABE" w14:textId="77777777" w:rsidR="00E60591" w:rsidRDefault="00E60591" w:rsidP="00E60591">
            <w:pPr>
              <w:pStyle w:val="CopticCross"/>
            </w:pPr>
          </w:p>
        </w:tc>
        <w:tc>
          <w:tcPr>
            <w:tcW w:w="3960" w:type="dxa"/>
          </w:tcPr>
          <w:p w14:paraId="0AC5C49C" w14:textId="77777777" w:rsidR="00E60591" w:rsidRDefault="00E60591" w:rsidP="00E60591">
            <w:pPr>
              <w:pStyle w:val="EngHang"/>
            </w:pPr>
            <w:r>
              <w:t>Repent from evil works,</w:t>
            </w:r>
          </w:p>
          <w:p w14:paraId="60144706" w14:textId="77777777" w:rsidR="00E60591" w:rsidRDefault="00E60591" w:rsidP="00E60591">
            <w:pPr>
              <w:pStyle w:val="EngHang"/>
            </w:pPr>
            <w:r>
              <w:t>Hold fast to the Law,</w:t>
            </w:r>
          </w:p>
          <w:p w14:paraId="04F58D6C" w14:textId="77777777" w:rsidR="00E60591" w:rsidRDefault="00E60591" w:rsidP="00E60591">
            <w:pPr>
              <w:pStyle w:val="EngHang"/>
            </w:pPr>
            <w:r>
              <w:t>And always praise</w:t>
            </w:r>
          </w:p>
          <w:p w14:paraId="5B3F0C59" w14:textId="77777777" w:rsidR="00E60591" w:rsidRDefault="00E60591" w:rsidP="00E60591">
            <w:pPr>
              <w:pStyle w:val="EngHangEnd"/>
            </w:pPr>
            <w:r>
              <w:t>The Virgin Mary</w:t>
            </w:r>
          </w:p>
        </w:tc>
      </w:tr>
      <w:tr w:rsidR="00E60591" w14:paraId="3869744E" w14:textId="77777777" w:rsidTr="00E60591">
        <w:trPr>
          <w:cantSplit/>
        </w:trPr>
        <w:tc>
          <w:tcPr>
            <w:tcW w:w="288" w:type="dxa"/>
          </w:tcPr>
          <w:p w14:paraId="7E3DE12F" w14:textId="77777777" w:rsidR="00E60591" w:rsidRDefault="00E60591" w:rsidP="00E60591">
            <w:pPr>
              <w:pStyle w:val="CopticCross"/>
            </w:pPr>
            <w:r>
              <w:t>¿</w:t>
            </w:r>
          </w:p>
        </w:tc>
        <w:tc>
          <w:tcPr>
            <w:tcW w:w="3960" w:type="dxa"/>
          </w:tcPr>
          <w:p w14:paraId="26F4BC97" w14:textId="77777777" w:rsidR="00E60591" w:rsidRDefault="00E60591" w:rsidP="00E60591">
            <w:pPr>
              <w:pStyle w:val="EngHang"/>
            </w:pPr>
            <w:r>
              <w:t>Gabriel was sent</w:t>
            </w:r>
          </w:p>
          <w:p w14:paraId="15F3B1B8" w14:textId="77777777" w:rsidR="00E60591" w:rsidRDefault="00E60591" w:rsidP="00E60591">
            <w:pPr>
              <w:pStyle w:val="EngHang"/>
            </w:pPr>
            <w:r>
              <w:t>From the Holy Father,</w:t>
            </w:r>
          </w:p>
          <w:p w14:paraId="40F5908C" w14:textId="77777777" w:rsidR="00E60591" w:rsidRDefault="00E60591" w:rsidP="00E60591">
            <w:pPr>
              <w:pStyle w:val="EngHang"/>
            </w:pPr>
            <w:r>
              <w:t>And came and evangelized</w:t>
            </w:r>
          </w:p>
          <w:p w14:paraId="27B7273F" w14:textId="77777777" w:rsidR="00E60591" w:rsidRDefault="00E60591" w:rsidP="00E60591">
            <w:pPr>
              <w:pStyle w:val="EngHangEnd"/>
            </w:pPr>
            <w:r>
              <w:t>The Virign Mary</w:t>
            </w:r>
          </w:p>
        </w:tc>
      </w:tr>
      <w:tr w:rsidR="00E60591" w14:paraId="1CDE647A" w14:textId="77777777" w:rsidTr="00E60591">
        <w:trPr>
          <w:cantSplit/>
        </w:trPr>
        <w:tc>
          <w:tcPr>
            <w:tcW w:w="288" w:type="dxa"/>
          </w:tcPr>
          <w:p w14:paraId="409F94B3" w14:textId="77777777" w:rsidR="00E60591" w:rsidRDefault="00E60591" w:rsidP="00E60591">
            <w:pPr>
              <w:pStyle w:val="CopticCross"/>
            </w:pPr>
          </w:p>
        </w:tc>
        <w:tc>
          <w:tcPr>
            <w:tcW w:w="3960" w:type="dxa"/>
          </w:tcPr>
          <w:p w14:paraId="451871FE" w14:textId="77777777" w:rsidR="00E60591" w:rsidRDefault="00E60591" w:rsidP="00E60591">
            <w:pPr>
              <w:pStyle w:val="EngHang"/>
            </w:pPr>
            <w:r>
              <w:t>She accepted the angelic saying,</w:t>
            </w:r>
          </w:p>
          <w:p w14:paraId="55D9E461" w14:textId="77777777" w:rsidR="00E60591" w:rsidRDefault="00E60591" w:rsidP="00E60591">
            <w:pPr>
              <w:pStyle w:val="EngHang"/>
            </w:pPr>
            <w:r>
              <w:t>The Spirit of God came upon her,</w:t>
            </w:r>
          </w:p>
          <w:p w14:paraId="231B458A" w14:textId="77777777" w:rsidR="00E60591" w:rsidRDefault="00E60591" w:rsidP="00E60591">
            <w:pPr>
              <w:pStyle w:val="EngHang"/>
            </w:pPr>
            <w:r>
              <w:t>And she who conceived is</w:t>
            </w:r>
          </w:p>
          <w:p w14:paraId="684792FA" w14:textId="77777777" w:rsidR="00E60591" w:rsidRDefault="00E60591" w:rsidP="00E60591">
            <w:pPr>
              <w:pStyle w:val="EngHangEnd"/>
            </w:pPr>
            <w:r>
              <w:t>The Virgin Mary.</w:t>
            </w:r>
          </w:p>
        </w:tc>
      </w:tr>
      <w:tr w:rsidR="00E60591" w14:paraId="68A446B9" w14:textId="77777777" w:rsidTr="00E60591">
        <w:trPr>
          <w:cantSplit/>
        </w:trPr>
        <w:tc>
          <w:tcPr>
            <w:tcW w:w="288" w:type="dxa"/>
          </w:tcPr>
          <w:p w14:paraId="1AC16621" w14:textId="77777777" w:rsidR="00E60591" w:rsidRDefault="00E60591" w:rsidP="00E60591">
            <w:pPr>
              <w:pStyle w:val="CopticCross"/>
            </w:pPr>
            <w:r>
              <w:t>¿</w:t>
            </w:r>
          </w:p>
        </w:tc>
        <w:tc>
          <w:tcPr>
            <w:tcW w:w="3960" w:type="dxa"/>
          </w:tcPr>
          <w:p w14:paraId="0877B03F" w14:textId="77777777" w:rsidR="00E60591" w:rsidRDefault="00E60591" w:rsidP="00E60591">
            <w:pPr>
              <w:pStyle w:val="EngHang"/>
            </w:pPr>
            <w:r>
              <w:t>The salvation of the human race,</w:t>
            </w:r>
          </w:p>
          <w:p w14:paraId="72B11376" w14:textId="77777777" w:rsidR="00E60591" w:rsidRDefault="00E60591" w:rsidP="00E60591">
            <w:pPr>
              <w:pStyle w:val="EngHang"/>
            </w:pPr>
            <w:r>
              <w:t>And the whole world,</w:t>
            </w:r>
          </w:p>
          <w:p w14:paraId="0E448703" w14:textId="77777777" w:rsidR="00E60591" w:rsidRDefault="00E60591" w:rsidP="00E60591">
            <w:pPr>
              <w:pStyle w:val="EngHang"/>
            </w:pPr>
            <w:r>
              <w:t>Came from the pure one,</w:t>
            </w:r>
          </w:p>
          <w:p w14:paraId="75FC3C5A" w14:textId="77777777" w:rsidR="00E60591" w:rsidRDefault="00E60591" w:rsidP="00E60591">
            <w:pPr>
              <w:pStyle w:val="EngHangEnd"/>
            </w:pPr>
            <w:r>
              <w:t>The Virgin Mary.</w:t>
            </w:r>
          </w:p>
        </w:tc>
      </w:tr>
      <w:tr w:rsidR="00E60591" w14:paraId="45424642" w14:textId="77777777" w:rsidTr="00E60591">
        <w:trPr>
          <w:cantSplit/>
        </w:trPr>
        <w:tc>
          <w:tcPr>
            <w:tcW w:w="288" w:type="dxa"/>
          </w:tcPr>
          <w:p w14:paraId="013A1522" w14:textId="77777777" w:rsidR="00E60591" w:rsidRDefault="00E60591" w:rsidP="00E60591">
            <w:pPr>
              <w:pStyle w:val="CopticCross"/>
            </w:pPr>
          </w:p>
        </w:tc>
        <w:tc>
          <w:tcPr>
            <w:tcW w:w="3960" w:type="dxa"/>
          </w:tcPr>
          <w:p w14:paraId="2C495860" w14:textId="77777777" w:rsidR="00E60591" w:rsidRDefault="00E60591" w:rsidP="00E60591">
            <w:pPr>
              <w:pStyle w:val="EngHang"/>
            </w:pPr>
            <w:r>
              <w:t>We call you by many name,</w:t>
            </w:r>
          </w:p>
          <w:p w14:paraId="14D015FF" w14:textId="77777777" w:rsidR="00E60591" w:rsidRDefault="00E60591" w:rsidP="00E60591">
            <w:pPr>
              <w:pStyle w:val="EngHang"/>
            </w:pPr>
            <w:r>
              <w:t>You are called righteous,</w:t>
            </w:r>
          </w:p>
          <w:p w14:paraId="0DE8A2AE" w14:textId="77777777" w:rsidR="00E60591" w:rsidRDefault="00E60591" w:rsidP="00E60591">
            <w:pPr>
              <w:pStyle w:val="EngHang"/>
            </w:pPr>
            <w:r>
              <w:t>O holy saint,</w:t>
            </w:r>
          </w:p>
          <w:p w14:paraId="30B5B089" w14:textId="77777777" w:rsidR="00E60591" w:rsidRDefault="00E60591" w:rsidP="00E60591">
            <w:pPr>
              <w:pStyle w:val="EngHangEnd"/>
            </w:pPr>
            <w:r>
              <w:t>The vigin Mary.</w:t>
            </w:r>
          </w:p>
        </w:tc>
      </w:tr>
      <w:tr w:rsidR="00E60591" w14:paraId="343074C4" w14:textId="77777777" w:rsidTr="00E60591">
        <w:trPr>
          <w:cantSplit/>
        </w:trPr>
        <w:tc>
          <w:tcPr>
            <w:tcW w:w="288" w:type="dxa"/>
          </w:tcPr>
          <w:p w14:paraId="1A8E22F0" w14:textId="77777777" w:rsidR="00E60591" w:rsidRDefault="00E60591" w:rsidP="00E60591">
            <w:pPr>
              <w:pStyle w:val="CopticCross"/>
            </w:pPr>
            <w:r>
              <w:lastRenderedPageBreak/>
              <w:t>¿</w:t>
            </w:r>
          </w:p>
        </w:tc>
        <w:tc>
          <w:tcPr>
            <w:tcW w:w="3960" w:type="dxa"/>
          </w:tcPr>
          <w:p w14:paraId="59DF21F5" w14:textId="77777777" w:rsidR="00E60591" w:rsidRDefault="00E60591" w:rsidP="00E60591">
            <w:pPr>
              <w:pStyle w:val="EngHang"/>
            </w:pPr>
            <w:r>
              <w:t>The Lord of Glory chose you;</w:t>
            </w:r>
          </w:p>
          <w:p w14:paraId="6026ACDD" w14:textId="77777777" w:rsidR="00E60591" w:rsidRDefault="00E60591" w:rsidP="00E60591">
            <w:pPr>
              <w:pStyle w:val="EngHang"/>
            </w:pPr>
            <w:r>
              <w:t>The Psalist said,</w:t>
            </w:r>
          </w:p>
          <w:p w14:paraId="46C27399" w14:textId="77777777" w:rsidR="00E60591" w:rsidRDefault="00E60591" w:rsidP="00E60591">
            <w:pPr>
              <w:pStyle w:val="EngHang"/>
            </w:pPr>
            <w:r>
              <w:t>“He adorned you with His Holy Spirit,”</w:t>
            </w:r>
          </w:p>
          <w:p w14:paraId="2CD9A234" w14:textId="77777777" w:rsidR="00E60591" w:rsidRDefault="00E60591" w:rsidP="00E60591">
            <w:pPr>
              <w:pStyle w:val="EngHangEnd"/>
            </w:pPr>
            <w:r>
              <w:t>O Virgin Mary.</w:t>
            </w:r>
          </w:p>
        </w:tc>
      </w:tr>
      <w:tr w:rsidR="00E60591" w14:paraId="14E683F8" w14:textId="77777777" w:rsidTr="00E60591">
        <w:trPr>
          <w:cantSplit/>
        </w:trPr>
        <w:tc>
          <w:tcPr>
            <w:tcW w:w="288" w:type="dxa"/>
          </w:tcPr>
          <w:p w14:paraId="41FC4ECE" w14:textId="77777777" w:rsidR="00E60591" w:rsidRDefault="00E60591" w:rsidP="00E60591">
            <w:pPr>
              <w:pStyle w:val="CopticCross"/>
            </w:pPr>
          </w:p>
        </w:tc>
        <w:tc>
          <w:tcPr>
            <w:tcW w:w="3960" w:type="dxa"/>
          </w:tcPr>
          <w:p w14:paraId="0768193E" w14:textId="77777777" w:rsidR="00E60591" w:rsidRDefault="00E60591" w:rsidP="00E60591">
            <w:pPr>
              <w:pStyle w:val="EngHang"/>
            </w:pPr>
            <w:r>
              <w:t>The Divine Light adorned you</w:t>
            </w:r>
          </w:p>
          <w:p w14:paraId="3F9D2249" w14:textId="77777777" w:rsidR="00E60591" w:rsidRDefault="00E60591" w:rsidP="00E60591">
            <w:pPr>
              <w:pStyle w:val="EngHang"/>
            </w:pPr>
            <w:r>
              <w:t>With the dwelling of our Lord,</w:t>
            </w:r>
          </w:p>
          <w:p w14:paraId="0A391E4B" w14:textId="77777777" w:rsidR="00E60591" w:rsidRDefault="00E60591" w:rsidP="00E60591">
            <w:pPr>
              <w:pStyle w:val="EngHang"/>
            </w:pPr>
            <w:r>
              <w:t>Jesus, One of the Trinity,</w:t>
            </w:r>
          </w:p>
          <w:p w14:paraId="4C4BD992" w14:textId="77777777" w:rsidR="00E60591" w:rsidRDefault="00E60591" w:rsidP="00E60591">
            <w:pPr>
              <w:pStyle w:val="EngHangEnd"/>
            </w:pPr>
            <w:r>
              <w:t>O Virign Mary.</w:t>
            </w:r>
          </w:p>
        </w:tc>
      </w:tr>
      <w:tr w:rsidR="00E60591" w14:paraId="253F8CA9" w14:textId="77777777" w:rsidTr="00E60591">
        <w:trPr>
          <w:cantSplit/>
        </w:trPr>
        <w:tc>
          <w:tcPr>
            <w:tcW w:w="288" w:type="dxa"/>
          </w:tcPr>
          <w:p w14:paraId="6A6170F8" w14:textId="77777777" w:rsidR="00E60591" w:rsidRDefault="00E60591" w:rsidP="00E60591">
            <w:pPr>
              <w:pStyle w:val="CopticCross"/>
            </w:pPr>
            <w:r>
              <w:t>¿</w:t>
            </w:r>
          </w:p>
        </w:tc>
        <w:tc>
          <w:tcPr>
            <w:tcW w:w="3960" w:type="dxa"/>
          </w:tcPr>
          <w:p w14:paraId="3737DCEB" w14:textId="77777777" w:rsidR="00E60591" w:rsidRDefault="00E60591" w:rsidP="00E60591">
            <w:pPr>
              <w:pStyle w:val="EngHang"/>
            </w:pPr>
            <w:r>
              <w:t>We call you the censer,</w:t>
            </w:r>
          </w:p>
          <w:p w14:paraId="752302C0" w14:textId="77777777" w:rsidR="00E60591" w:rsidRDefault="00E60591" w:rsidP="00E60591">
            <w:pPr>
              <w:pStyle w:val="EngHang"/>
            </w:pPr>
            <w:r>
              <w:t>Made of pure gold,</w:t>
            </w:r>
          </w:p>
          <w:p w14:paraId="5B2D88B8" w14:textId="77777777" w:rsidR="00E60591" w:rsidRDefault="00E60591" w:rsidP="00E60591">
            <w:pPr>
              <w:pStyle w:val="EngHang"/>
            </w:pPr>
            <w:r>
              <w:t>And the famous tabernacle,</w:t>
            </w:r>
          </w:p>
          <w:p w14:paraId="7CE2D62E" w14:textId="77777777" w:rsidR="00E60591" w:rsidRDefault="00E60591" w:rsidP="00E60591">
            <w:pPr>
              <w:pStyle w:val="EngHangEnd"/>
            </w:pPr>
            <w:r>
              <w:t>O Virgin mary?</w:t>
            </w:r>
          </w:p>
        </w:tc>
      </w:tr>
      <w:tr w:rsidR="00E60591" w14:paraId="64B3A909" w14:textId="77777777" w:rsidTr="00E60591">
        <w:trPr>
          <w:cantSplit/>
        </w:trPr>
        <w:tc>
          <w:tcPr>
            <w:tcW w:w="288" w:type="dxa"/>
          </w:tcPr>
          <w:p w14:paraId="1204033E" w14:textId="77777777" w:rsidR="00E60591" w:rsidRDefault="00E60591" w:rsidP="00E60591">
            <w:pPr>
              <w:pStyle w:val="CopticCross"/>
            </w:pPr>
          </w:p>
        </w:tc>
        <w:tc>
          <w:tcPr>
            <w:tcW w:w="3960" w:type="dxa"/>
          </w:tcPr>
          <w:p w14:paraId="3EFD1ED1" w14:textId="77777777" w:rsidR="00E60591" w:rsidRDefault="00E60591" w:rsidP="00E60591">
            <w:pPr>
              <w:pStyle w:val="EngHang"/>
            </w:pPr>
            <w:r>
              <w:t>You bore the Son of Righteousness</w:t>
            </w:r>
          </w:p>
          <w:p w14:paraId="0F9401BC" w14:textId="77777777" w:rsidR="00E60591" w:rsidRDefault="00E60591" w:rsidP="00E60591">
            <w:pPr>
              <w:pStyle w:val="EngHang"/>
            </w:pPr>
            <w:r>
              <w:t>In your womb, O Virgin and bride.</w:t>
            </w:r>
          </w:p>
          <w:p w14:paraId="3C13398D" w14:textId="77777777" w:rsidR="00E60591" w:rsidRDefault="00E60591" w:rsidP="00E60591">
            <w:pPr>
              <w:pStyle w:val="EngHang"/>
            </w:pPr>
            <w:r>
              <w:t>Who has received what you have,</w:t>
            </w:r>
          </w:p>
          <w:p w14:paraId="4893AF2A" w14:textId="77777777" w:rsidR="00E60591" w:rsidRDefault="00E60591" w:rsidP="00E60591">
            <w:pPr>
              <w:pStyle w:val="EngHangEnd"/>
            </w:pPr>
            <w:r>
              <w:t>O Virign Mary?</w:t>
            </w:r>
          </w:p>
        </w:tc>
      </w:tr>
      <w:tr w:rsidR="00E60591" w14:paraId="74A673A3" w14:textId="77777777" w:rsidTr="00E60591">
        <w:trPr>
          <w:cantSplit/>
        </w:trPr>
        <w:tc>
          <w:tcPr>
            <w:tcW w:w="288" w:type="dxa"/>
          </w:tcPr>
          <w:p w14:paraId="5B68A2BF" w14:textId="77777777" w:rsidR="00E60591" w:rsidRDefault="00E60591" w:rsidP="00E60591">
            <w:pPr>
              <w:pStyle w:val="CopticCross"/>
            </w:pPr>
            <w:r>
              <w:t>¿</w:t>
            </w:r>
          </w:p>
        </w:tc>
        <w:tc>
          <w:tcPr>
            <w:tcW w:w="3960" w:type="dxa"/>
          </w:tcPr>
          <w:p w14:paraId="5838697A" w14:textId="77777777" w:rsidR="00E60591" w:rsidRDefault="00E60591" w:rsidP="00E60591">
            <w:pPr>
              <w:pStyle w:val="EngHang"/>
            </w:pPr>
            <w:r>
              <w:t>Zephaniah proclaimed</w:t>
            </w:r>
          </w:p>
          <w:p w14:paraId="07336356" w14:textId="77777777" w:rsidR="00E60591" w:rsidRDefault="00E60591" w:rsidP="00E60591">
            <w:pPr>
              <w:pStyle w:val="EngHang"/>
            </w:pPr>
            <w:r>
              <w:t>The birth of Christ,</w:t>
            </w:r>
          </w:p>
          <w:p w14:paraId="597690F0" w14:textId="77777777" w:rsidR="00E60591" w:rsidRDefault="00E60591" w:rsidP="00E60591">
            <w:pPr>
              <w:pStyle w:val="EngHang"/>
            </w:pPr>
            <w:r>
              <w:t>“He will descend as dew and rain,”</w:t>
            </w:r>
          </w:p>
          <w:p w14:paraId="34A337F5" w14:textId="77777777" w:rsidR="00E60591" w:rsidRDefault="00E60591" w:rsidP="00E60591">
            <w:pPr>
              <w:pStyle w:val="EngHangEnd"/>
            </w:pPr>
            <w:r>
              <w:t>O Virign Mary.</w:t>
            </w:r>
          </w:p>
        </w:tc>
      </w:tr>
      <w:tr w:rsidR="00E60591" w14:paraId="646375B0" w14:textId="77777777" w:rsidTr="00E60591">
        <w:trPr>
          <w:cantSplit/>
        </w:trPr>
        <w:tc>
          <w:tcPr>
            <w:tcW w:w="288" w:type="dxa"/>
          </w:tcPr>
          <w:p w14:paraId="30AF38EA" w14:textId="77777777" w:rsidR="00E60591" w:rsidRDefault="00E60591" w:rsidP="00E60591">
            <w:pPr>
              <w:pStyle w:val="CopticCross"/>
            </w:pPr>
          </w:p>
        </w:tc>
        <w:tc>
          <w:tcPr>
            <w:tcW w:w="3960" w:type="dxa"/>
          </w:tcPr>
          <w:p w14:paraId="4D2736DC" w14:textId="77777777" w:rsidR="00E60591" w:rsidRDefault="00E60591" w:rsidP="00E60591">
            <w:pPr>
              <w:pStyle w:val="EngHang"/>
            </w:pPr>
            <w:r>
              <w:t>You gave birth to the Son of Man,</w:t>
            </w:r>
          </w:p>
          <w:p w14:paraId="74706531" w14:textId="77777777" w:rsidR="00E60591" w:rsidRDefault="00E60591" w:rsidP="00E60591">
            <w:pPr>
              <w:pStyle w:val="EngHang"/>
            </w:pPr>
            <w:r>
              <w:t>The Pantocrator,</w:t>
            </w:r>
          </w:p>
          <w:p w14:paraId="16E70FC0" w14:textId="77777777" w:rsidR="00E60591" w:rsidRDefault="00E60591" w:rsidP="00E60591">
            <w:pPr>
              <w:pStyle w:val="EngHang"/>
            </w:pPr>
            <w:r>
              <w:t>Who gives life to all people,</w:t>
            </w:r>
          </w:p>
          <w:p w14:paraId="3953F179" w14:textId="77777777" w:rsidR="00E60591" w:rsidRDefault="00E60591" w:rsidP="00E60591">
            <w:pPr>
              <w:pStyle w:val="EngHangEnd"/>
            </w:pPr>
            <w:r>
              <w:t>O Virign Mary</w:t>
            </w:r>
          </w:p>
        </w:tc>
      </w:tr>
      <w:tr w:rsidR="00E60591" w14:paraId="6101BCC7" w14:textId="77777777" w:rsidTr="00E60591">
        <w:trPr>
          <w:cantSplit/>
        </w:trPr>
        <w:tc>
          <w:tcPr>
            <w:tcW w:w="288" w:type="dxa"/>
          </w:tcPr>
          <w:p w14:paraId="56A6CCC2" w14:textId="77777777" w:rsidR="00E60591" w:rsidRDefault="00E60591" w:rsidP="00E60591">
            <w:pPr>
              <w:pStyle w:val="CopticCross"/>
            </w:pPr>
            <w:r>
              <w:lastRenderedPageBreak/>
              <w:t>¿</w:t>
            </w:r>
          </w:p>
        </w:tc>
        <w:tc>
          <w:tcPr>
            <w:tcW w:w="3960" w:type="dxa"/>
          </w:tcPr>
          <w:p w14:paraId="580A16ED" w14:textId="77777777" w:rsidR="00E60591" w:rsidRDefault="00E60591" w:rsidP="00E60591">
            <w:pPr>
              <w:pStyle w:val="EngHang"/>
            </w:pPr>
            <w:r>
              <w:t>You are blessed, O Theotokos;</w:t>
            </w:r>
          </w:p>
          <w:p w14:paraId="161E63E2" w14:textId="77777777" w:rsidR="00E60591" w:rsidRDefault="00E60591" w:rsidP="00E60591">
            <w:pPr>
              <w:pStyle w:val="EngHang"/>
            </w:pPr>
            <w:r>
              <w:t>You are blessed, O Mother of the Holy;</w:t>
            </w:r>
          </w:p>
          <w:p w14:paraId="26EA8A27" w14:textId="77777777" w:rsidR="00E60591" w:rsidRDefault="00E60591" w:rsidP="00E60591">
            <w:pPr>
              <w:pStyle w:val="EngHang"/>
            </w:pPr>
            <w:r>
              <w:t>You are the seed of David,</w:t>
            </w:r>
          </w:p>
          <w:p w14:paraId="0EC2C4BA" w14:textId="77777777" w:rsidR="00E60591" w:rsidRDefault="00E60591" w:rsidP="00E60591">
            <w:pPr>
              <w:pStyle w:val="EngHangEnd"/>
            </w:pPr>
            <w:r>
              <w:t>O Virgin Mary.</w:t>
            </w:r>
          </w:p>
        </w:tc>
      </w:tr>
      <w:tr w:rsidR="00E60591" w14:paraId="31E02300" w14:textId="77777777" w:rsidTr="00E60591">
        <w:trPr>
          <w:cantSplit/>
        </w:trPr>
        <w:tc>
          <w:tcPr>
            <w:tcW w:w="288" w:type="dxa"/>
          </w:tcPr>
          <w:p w14:paraId="1AB41AC0" w14:textId="77777777" w:rsidR="00E60591" w:rsidRDefault="00E60591" w:rsidP="00E60591">
            <w:pPr>
              <w:pStyle w:val="CopticCross"/>
            </w:pPr>
          </w:p>
        </w:tc>
        <w:tc>
          <w:tcPr>
            <w:tcW w:w="3960" w:type="dxa"/>
          </w:tcPr>
          <w:p w14:paraId="0A730647" w14:textId="77777777" w:rsidR="00E60591" w:rsidRDefault="00E60591" w:rsidP="00E60591">
            <w:pPr>
              <w:pStyle w:val="EngHang"/>
            </w:pPr>
            <w:r>
              <w:t>Christ, the King of Glory,</w:t>
            </w:r>
          </w:p>
          <w:p w14:paraId="79C4930D" w14:textId="77777777" w:rsidR="00E60591" w:rsidRDefault="00E60591" w:rsidP="00E60591">
            <w:pPr>
              <w:pStyle w:val="EngHang"/>
            </w:pPr>
            <w:r>
              <w:t>Appeared from you in His divinity,</w:t>
            </w:r>
          </w:p>
          <w:p w14:paraId="054A61F2" w14:textId="77777777" w:rsidR="00E60591" w:rsidRDefault="00E60591" w:rsidP="00E60591">
            <w:pPr>
              <w:pStyle w:val="EngHang"/>
            </w:pPr>
            <w:r>
              <w:t>United with Humanity,</w:t>
            </w:r>
          </w:p>
          <w:p w14:paraId="119C3D16" w14:textId="77777777" w:rsidR="00E60591" w:rsidRDefault="00E60591" w:rsidP="00E60591">
            <w:pPr>
              <w:pStyle w:val="EngHangEnd"/>
            </w:pPr>
            <w:r>
              <w:t>O Virgn Mary.</w:t>
            </w:r>
          </w:p>
        </w:tc>
      </w:tr>
      <w:tr w:rsidR="00E60591" w14:paraId="390B706E" w14:textId="77777777" w:rsidTr="00E60591">
        <w:trPr>
          <w:cantSplit/>
        </w:trPr>
        <w:tc>
          <w:tcPr>
            <w:tcW w:w="288" w:type="dxa"/>
          </w:tcPr>
          <w:p w14:paraId="7EAB7EB4" w14:textId="77777777" w:rsidR="00E60591" w:rsidRDefault="00E60591" w:rsidP="00E60591">
            <w:pPr>
              <w:pStyle w:val="CopticCross"/>
            </w:pPr>
            <w:r>
              <w:t>¿</w:t>
            </w:r>
          </w:p>
        </w:tc>
        <w:tc>
          <w:tcPr>
            <w:tcW w:w="3960" w:type="dxa"/>
          </w:tcPr>
          <w:p w14:paraId="1428B914" w14:textId="77777777" w:rsidR="00E60591" w:rsidRDefault="00E60591" w:rsidP="00E60591">
            <w:pPr>
              <w:pStyle w:val="EngHang"/>
            </w:pPr>
            <w:r>
              <w:t>We hope in you,</w:t>
            </w:r>
          </w:p>
          <w:p w14:paraId="7950E724" w14:textId="77777777" w:rsidR="00E60591" w:rsidRDefault="00E60591" w:rsidP="00E60591">
            <w:pPr>
              <w:pStyle w:val="EngHang"/>
            </w:pPr>
            <w:r>
              <w:t>And we ask you, O Mother of Christ,</w:t>
            </w:r>
          </w:p>
          <w:p w14:paraId="2FC036BB" w14:textId="77777777" w:rsidR="00E60591" w:rsidRDefault="00E60591" w:rsidP="00E60591">
            <w:pPr>
              <w:pStyle w:val="EngHang"/>
            </w:pPr>
            <w:r>
              <w:t>Do not forsake us,</w:t>
            </w:r>
          </w:p>
          <w:p w14:paraId="7C007813" w14:textId="77777777" w:rsidR="00E60591" w:rsidRDefault="00E60591" w:rsidP="00E60591">
            <w:pPr>
              <w:pStyle w:val="EngHangEnd"/>
            </w:pPr>
            <w:r>
              <w:t>O Virgin Mary.</w:t>
            </w:r>
          </w:p>
        </w:tc>
      </w:tr>
      <w:tr w:rsidR="00E60591" w14:paraId="0DEFC84F" w14:textId="77777777" w:rsidTr="00E60591">
        <w:trPr>
          <w:cantSplit/>
        </w:trPr>
        <w:tc>
          <w:tcPr>
            <w:tcW w:w="288" w:type="dxa"/>
          </w:tcPr>
          <w:p w14:paraId="06E50BCC" w14:textId="77777777" w:rsidR="00E60591" w:rsidRDefault="00E60591" w:rsidP="00E60591">
            <w:pPr>
              <w:pStyle w:val="CopticCross"/>
            </w:pPr>
          </w:p>
        </w:tc>
        <w:tc>
          <w:tcPr>
            <w:tcW w:w="3960" w:type="dxa"/>
          </w:tcPr>
          <w:p w14:paraId="1C0250CD" w14:textId="77777777" w:rsidR="00E60591" w:rsidRDefault="00E60591" w:rsidP="00E60591">
            <w:pPr>
              <w:pStyle w:val="EngHang"/>
            </w:pPr>
            <w:r>
              <w:t>It is pleasant and precious to praise you,</w:t>
            </w:r>
          </w:p>
          <w:p w14:paraId="1FE28B16" w14:textId="77777777" w:rsidR="00E60591" w:rsidRDefault="00E60591" w:rsidP="00E60591">
            <w:pPr>
              <w:pStyle w:val="EngHang"/>
            </w:pPr>
            <w:r>
              <w:t>For your honour is increased</w:t>
            </w:r>
          </w:p>
          <w:p w14:paraId="50FE90D3" w14:textId="77777777" w:rsidR="00E60591" w:rsidRDefault="00E60591" w:rsidP="00E60591">
            <w:pPr>
              <w:pStyle w:val="EngHang"/>
            </w:pPr>
            <w:r>
              <w:t>Above all the creation,</w:t>
            </w:r>
          </w:p>
          <w:p w14:paraId="5106D394" w14:textId="77777777" w:rsidR="00E60591" w:rsidRDefault="00E60591" w:rsidP="00E60591">
            <w:pPr>
              <w:pStyle w:val="EngHangEnd"/>
            </w:pPr>
            <w:r>
              <w:t>O Virgin Mary.</w:t>
            </w:r>
          </w:p>
        </w:tc>
      </w:tr>
      <w:tr w:rsidR="00E60591" w14:paraId="69733A2D" w14:textId="77777777" w:rsidTr="00E60591">
        <w:trPr>
          <w:cantSplit/>
        </w:trPr>
        <w:tc>
          <w:tcPr>
            <w:tcW w:w="288" w:type="dxa"/>
          </w:tcPr>
          <w:p w14:paraId="42E4359F" w14:textId="77777777" w:rsidR="00E60591" w:rsidRDefault="00E60591" w:rsidP="00E60591">
            <w:pPr>
              <w:pStyle w:val="CopticCross"/>
            </w:pPr>
            <w:r>
              <w:t>¿</w:t>
            </w:r>
          </w:p>
        </w:tc>
        <w:tc>
          <w:tcPr>
            <w:tcW w:w="3960" w:type="dxa"/>
          </w:tcPr>
          <w:p w14:paraId="47E9F412" w14:textId="77777777" w:rsidR="00E60591" w:rsidRDefault="00E60591" w:rsidP="00E60591">
            <w:pPr>
              <w:pStyle w:val="EngHang"/>
            </w:pPr>
            <w:r>
              <w:t>You are much higher</w:t>
            </w:r>
          </w:p>
          <w:p w14:paraId="7545322C" w14:textId="77777777" w:rsidR="00E60591" w:rsidRDefault="00E60591" w:rsidP="00E60591">
            <w:pPr>
              <w:pStyle w:val="EngHang"/>
            </w:pPr>
            <w:r>
              <w:t>Than the righteous fathers,</w:t>
            </w:r>
          </w:p>
          <w:p w14:paraId="7AA2C7CE" w14:textId="77777777" w:rsidR="00E60591" w:rsidRDefault="00E60591" w:rsidP="00E60591">
            <w:pPr>
              <w:pStyle w:val="EngHang"/>
            </w:pPr>
            <w:r>
              <w:t>And surpass all measure,</w:t>
            </w:r>
          </w:p>
          <w:p w14:paraId="51D8138F" w14:textId="77777777" w:rsidR="00E60591" w:rsidRDefault="00E60591" w:rsidP="00E60591">
            <w:pPr>
              <w:pStyle w:val="EngHangEnd"/>
            </w:pPr>
            <w:r>
              <w:t>O Virign Mary.</w:t>
            </w:r>
          </w:p>
        </w:tc>
      </w:tr>
      <w:tr w:rsidR="00E60591" w14:paraId="695AD173" w14:textId="77777777" w:rsidTr="00E60591">
        <w:trPr>
          <w:cantSplit/>
        </w:trPr>
        <w:tc>
          <w:tcPr>
            <w:tcW w:w="288" w:type="dxa"/>
          </w:tcPr>
          <w:p w14:paraId="048BB967" w14:textId="77777777" w:rsidR="00E60591" w:rsidRDefault="00E60591" w:rsidP="00E60591">
            <w:pPr>
              <w:pStyle w:val="CopticCross"/>
            </w:pPr>
          </w:p>
        </w:tc>
        <w:tc>
          <w:tcPr>
            <w:tcW w:w="3960" w:type="dxa"/>
          </w:tcPr>
          <w:p w14:paraId="7F544ADA" w14:textId="77777777" w:rsidR="00E60591" w:rsidRDefault="00E60591" w:rsidP="00E60591">
            <w:pPr>
              <w:pStyle w:val="EngHang"/>
            </w:pPr>
            <w:r>
              <w:t>He who is everlasting, and worshipped,</w:t>
            </w:r>
          </w:p>
          <w:p w14:paraId="5FC8945D" w14:textId="77777777" w:rsidR="00E60591" w:rsidRDefault="00E60591" w:rsidP="00E60591">
            <w:pPr>
              <w:pStyle w:val="EngHang"/>
            </w:pPr>
            <w:r>
              <w:t>Unique in His Holy Essence,</w:t>
            </w:r>
          </w:p>
          <w:p w14:paraId="2CF0A7B3" w14:textId="77777777" w:rsidR="00E60591" w:rsidRDefault="00E60591" w:rsidP="00E60591">
            <w:pPr>
              <w:pStyle w:val="EngHang"/>
            </w:pPr>
            <w:r>
              <w:t>Chose the daughter of David,</w:t>
            </w:r>
          </w:p>
          <w:p w14:paraId="275E57CB" w14:textId="77777777" w:rsidR="00E60591" w:rsidRDefault="00E60591" w:rsidP="00E60591">
            <w:pPr>
              <w:pStyle w:val="EngHangEnd"/>
            </w:pPr>
            <w:r>
              <w:t>The Virgin Mary.</w:t>
            </w:r>
          </w:p>
        </w:tc>
      </w:tr>
      <w:tr w:rsidR="00E60591" w14:paraId="63BE1790" w14:textId="77777777" w:rsidTr="00E60591">
        <w:trPr>
          <w:cantSplit/>
        </w:trPr>
        <w:tc>
          <w:tcPr>
            <w:tcW w:w="288" w:type="dxa"/>
          </w:tcPr>
          <w:p w14:paraId="5C220649" w14:textId="77777777" w:rsidR="00E60591" w:rsidRDefault="00E60591" w:rsidP="00E60591">
            <w:pPr>
              <w:pStyle w:val="CopticCross"/>
            </w:pPr>
            <w:r>
              <w:t>¿</w:t>
            </w:r>
          </w:p>
        </w:tc>
        <w:tc>
          <w:tcPr>
            <w:tcW w:w="3960" w:type="dxa"/>
          </w:tcPr>
          <w:p w14:paraId="205812BC" w14:textId="77777777" w:rsidR="00E60591" w:rsidRDefault="00E60591" w:rsidP="00E60591">
            <w:pPr>
              <w:pStyle w:val="EngHang"/>
            </w:pPr>
            <w:r>
              <w:t>You are the Mother of Christ,</w:t>
            </w:r>
          </w:p>
          <w:p w14:paraId="6DD38592" w14:textId="77777777" w:rsidR="00E60591" w:rsidRDefault="00E60591" w:rsidP="00E60591">
            <w:pPr>
              <w:pStyle w:val="EngHang"/>
            </w:pPr>
            <w:r>
              <w:t>And you are proclaimed</w:t>
            </w:r>
          </w:p>
          <w:p w14:paraId="66B8129F" w14:textId="77777777" w:rsidR="00E60591" w:rsidRDefault="00E60591" w:rsidP="00E60591">
            <w:pPr>
              <w:pStyle w:val="EngHang"/>
            </w:pPr>
            <w:r>
              <w:t>To the whole world,</w:t>
            </w:r>
          </w:p>
          <w:p w14:paraId="3EAF3CD9" w14:textId="77777777" w:rsidR="00E60591" w:rsidRDefault="00E60591" w:rsidP="00E60591">
            <w:pPr>
              <w:pStyle w:val="EngHangEnd"/>
            </w:pPr>
            <w:r>
              <w:t>O Virgin Mary.</w:t>
            </w:r>
          </w:p>
        </w:tc>
      </w:tr>
      <w:tr w:rsidR="00E60591" w14:paraId="0DC18BA9" w14:textId="77777777" w:rsidTr="00E60591">
        <w:trPr>
          <w:cantSplit/>
        </w:trPr>
        <w:tc>
          <w:tcPr>
            <w:tcW w:w="288" w:type="dxa"/>
          </w:tcPr>
          <w:p w14:paraId="0E9ADB23" w14:textId="77777777" w:rsidR="00E60591" w:rsidRDefault="00E60591" w:rsidP="00E60591">
            <w:pPr>
              <w:pStyle w:val="CopticCross"/>
            </w:pPr>
          </w:p>
        </w:tc>
        <w:tc>
          <w:tcPr>
            <w:tcW w:w="3960" w:type="dxa"/>
          </w:tcPr>
          <w:p w14:paraId="65D58FCD" w14:textId="77777777" w:rsidR="00E60591" w:rsidRDefault="00E60591" w:rsidP="00E60591">
            <w:pPr>
              <w:pStyle w:val="EngHang"/>
            </w:pPr>
            <w:r>
              <w:t>Without you, who could have</w:t>
            </w:r>
          </w:p>
          <w:p w14:paraId="4CFA8D41" w14:textId="77777777" w:rsidR="00E60591" w:rsidRDefault="00E60591" w:rsidP="00E60591">
            <w:pPr>
              <w:pStyle w:val="EngHang"/>
            </w:pPr>
            <w:r>
              <w:t>Witnessed the glory of Christ,</w:t>
            </w:r>
          </w:p>
          <w:p w14:paraId="4309D207" w14:textId="77777777" w:rsidR="00E60591" w:rsidRDefault="00E60591" w:rsidP="00E60591">
            <w:pPr>
              <w:pStyle w:val="EngHang"/>
            </w:pPr>
            <w:r>
              <w:t>When He appeared to the world,</w:t>
            </w:r>
          </w:p>
          <w:p w14:paraId="6ACB2118" w14:textId="77777777" w:rsidR="00E60591" w:rsidRDefault="00E60591" w:rsidP="00E60591">
            <w:pPr>
              <w:pStyle w:val="EngHangEnd"/>
            </w:pPr>
            <w:r>
              <w:t>O Virgin Mary.</w:t>
            </w:r>
          </w:p>
        </w:tc>
      </w:tr>
      <w:tr w:rsidR="00E60591" w14:paraId="774A953D" w14:textId="77777777" w:rsidTr="00E60591">
        <w:trPr>
          <w:cantSplit/>
        </w:trPr>
        <w:tc>
          <w:tcPr>
            <w:tcW w:w="288" w:type="dxa"/>
          </w:tcPr>
          <w:p w14:paraId="55178246" w14:textId="77777777" w:rsidR="00E60591" w:rsidRDefault="00E60591" w:rsidP="00E60591">
            <w:pPr>
              <w:pStyle w:val="CopticCross"/>
            </w:pPr>
            <w:r>
              <w:t>¿</w:t>
            </w:r>
          </w:p>
        </w:tc>
        <w:tc>
          <w:tcPr>
            <w:tcW w:w="3960" w:type="dxa"/>
          </w:tcPr>
          <w:p w14:paraId="01ED93E5" w14:textId="77777777" w:rsidR="00E60591" w:rsidRDefault="00E60591" w:rsidP="00E60591">
            <w:pPr>
              <w:pStyle w:val="EngHang"/>
            </w:pPr>
            <w:r>
              <w:t>Moses desired to behold Him,</w:t>
            </w:r>
          </w:p>
          <w:p w14:paraId="124F7137" w14:textId="77777777" w:rsidR="00E60591" w:rsidRDefault="00E60591" w:rsidP="00E60591">
            <w:pPr>
              <w:pStyle w:val="EngHang"/>
            </w:pPr>
            <w:r>
              <w:t>The Image of God the Father,</w:t>
            </w:r>
          </w:p>
          <w:p w14:paraId="0CB7073B" w14:textId="77777777" w:rsidR="00E60591" w:rsidRDefault="00E60591" w:rsidP="00E60591">
            <w:pPr>
              <w:pStyle w:val="EngHang"/>
            </w:pPr>
            <w:r>
              <w:t>But could not glimps His Light,</w:t>
            </w:r>
          </w:p>
          <w:p w14:paraId="649D080C" w14:textId="77777777" w:rsidR="00E60591" w:rsidRDefault="00E60591" w:rsidP="00E60591">
            <w:pPr>
              <w:pStyle w:val="EngHangEnd"/>
            </w:pPr>
            <w:r>
              <w:t>O Virgin Mary.</w:t>
            </w:r>
          </w:p>
        </w:tc>
      </w:tr>
      <w:tr w:rsidR="00E60591" w14:paraId="5A32E62D" w14:textId="77777777" w:rsidTr="00E60591">
        <w:trPr>
          <w:cantSplit/>
        </w:trPr>
        <w:tc>
          <w:tcPr>
            <w:tcW w:w="288" w:type="dxa"/>
          </w:tcPr>
          <w:p w14:paraId="034C400C" w14:textId="77777777" w:rsidR="00E60591" w:rsidRDefault="00E60591" w:rsidP="00E60591">
            <w:pPr>
              <w:pStyle w:val="CopticCross"/>
            </w:pPr>
          </w:p>
        </w:tc>
        <w:tc>
          <w:tcPr>
            <w:tcW w:w="3960" w:type="dxa"/>
          </w:tcPr>
          <w:p w14:paraId="1F41BBA4" w14:textId="77777777" w:rsidR="00E60591" w:rsidRDefault="00E60591" w:rsidP="00E60591">
            <w:pPr>
              <w:pStyle w:val="EngHang"/>
            </w:pPr>
            <w:r>
              <w:t>We beseech you to guide us</w:t>
            </w:r>
          </w:p>
          <w:p w14:paraId="37C84DA9" w14:textId="77777777" w:rsidR="00E60591" w:rsidRDefault="00E60591" w:rsidP="00E60591">
            <w:pPr>
              <w:pStyle w:val="EngHang"/>
            </w:pPr>
            <w:r>
              <w:t>To please the Holy Lord,</w:t>
            </w:r>
          </w:p>
          <w:p w14:paraId="1A581707" w14:textId="77777777" w:rsidR="00E60591" w:rsidRDefault="00E60591" w:rsidP="00E60591">
            <w:pPr>
              <w:pStyle w:val="EngHang"/>
            </w:pPr>
            <w:r>
              <w:t>That He might lead us to the city,</w:t>
            </w:r>
          </w:p>
          <w:p w14:paraId="407817B9" w14:textId="77777777" w:rsidR="00E60591" w:rsidRDefault="00E60591" w:rsidP="00E60591">
            <w:pPr>
              <w:pStyle w:val="EngHangEnd"/>
            </w:pPr>
            <w:r>
              <w:t>O Virgin Mary.</w:t>
            </w:r>
          </w:p>
        </w:tc>
      </w:tr>
      <w:tr w:rsidR="00E60591" w14:paraId="1CEF3747" w14:textId="77777777" w:rsidTr="00E60591">
        <w:trPr>
          <w:cantSplit/>
        </w:trPr>
        <w:tc>
          <w:tcPr>
            <w:tcW w:w="288" w:type="dxa"/>
          </w:tcPr>
          <w:p w14:paraId="6DB5419C" w14:textId="77777777" w:rsidR="00E60591" w:rsidRDefault="00E60591" w:rsidP="00E60591">
            <w:pPr>
              <w:pStyle w:val="CopticCross"/>
            </w:pPr>
            <w:r>
              <w:t>¿</w:t>
            </w:r>
          </w:p>
        </w:tc>
        <w:tc>
          <w:tcPr>
            <w:tcW w:w="3960" w:type="dxa"/>
          </w:tcPr>
          <w:p w14:paraId="5DA2E1C6" w14:textId="77777777" w:rsidR="00E60591" w:rsidRDefault="00E60591" w:rsidP="00E60591">
            <w:pPr>
              <w:pStyle w:val="EngHang"/>
            </w:pPr>
            <w:r>
              <w:t>You became a pure Sanctuary</w:t>
            </w:r>
          </w:p>
          <w:p w14:paraId="4CBC5C8B" w14:textId="77777777" w:rsidR="00E60591" w:rsidRDefault="00E60591" w:rsidP="00E60591">
            <w:pPr>
              <w:pStyle w:val="EngHang"/>
            </w:pPr>
            <w:r>
              <w:t>For the dwelling of our Lord Jesus,</w:t>
            </w:r>
          </w:p>
          <w:p w14:paraId="713724BF" w14:textId="77777777" w:rsidR="00E60591" w:rsidRDefault="00E60591" w:rsidP="00E60591">
            <w:pPr>
              <w:pStyle w:val="EngHang"/>
            </w:pPr>
            <w:r>
              <w:t>Whom you carried in your womb,</w:t>
            </w:r>
          </w:p>
          <w:p w14:paraId="6B89B4EF" w14:textId="77777777" w:rsidR="00E60591" w:rsidRDefault="00E60591" w:rsidP="00E60591">
            <w:pPr>
              <w:pStyle w:val="EngHangEnd"/>
            </w:pPr>
            <w:r>
              <w:t>O Virgin Mary.</w:t>
            </w:r>
          </w:p>
        </w:tc>
      </w:tr>
      <w:tr w:rsidR="00E60591" w14:paraId="2FBCAD78" w14:textId="77777777" w:rsidTr="00E60591">
        <w:trPr>
          <w:cantSplit/>
        </w:trPr>
        <w:tc>
          <w:tcPr>
            <w:tcW w:w="288" w:type="dxa"/>
          </w:tcPr>
          <w:p w14:paraId="20285B6A" w14:textId="77777777" w:rsidR="00E60591" w:rsidRDefault="00E60591" w:rsidP="00E60591">
            <w:pPr>
              <w:pStyle w:val="CopticCross"/>
            </w:pPr>
          </w:p>
        </w:tc>
        <w:tc>
          <w:tcPr>
            <w:tcW w:w="3960" w:type="dxa"/>
          </w:tcPr>
          <w:p w14:paraId="4747A2F6" w14:textId="77777777" w:rsidR="00E60591" w:rsidRDefault="00E60591" w:rsidP="00E60591">
            <w:pPr>
              <w:pStyle w:val="EngHang"/>
            </w:pPr>
            <w:r>
              <w:t>You carried the Creator</w:t>
            </w:r>
          </w:p>
          <w:p w14:paraId="22438CB6" w14:textId="77777777" w:rsidR="00E60591" w:rsidRDefault="00E60591" w:rsidP="00E60591">
            <w:pPr>
              <w:pStyle w:val="EngHang"/>
            </w:pPr>
            <w:r>
              <w:t>Of all living in your bosom;</w:t>
            </w:r>
          </w:p>
          <w:p w14:paraId="1479F7B0" w14:textId="77777777" w:rsidR="00E60591" w:rsidRDefault="00E60591" w:rsidP="00E60591">
            <w:pPr>
              <w:pStyle w:val="EngHang"/>
            </w:pPr>
            <w:r>
              <w:t>He drank of your milk,</w:t>
            </w:r>
          </w:p>
          <w:p w14:paraId="261FDF0D" w14:textId="77777777" w:rsidR="00E60591" w:rsidRDefault="00E60591" w:rsidP="00E60591">
            <w:pPr>
              <w:pStyle w:val="EngHangEnd"/>
            </w:pPr>
            <w:r>
              <w:t>O Virgin Mary.</w:t>
            </w:r>
          </w:p>
        </w:tc>
      </w:tr>
      <w:tr w:rsidR="00E60591" w14:paraId="186F6771" w14:textId="77777777" w:rsidTr="00E60591">
        <w:trPr>
          <w:cantSplit/>
        </w:trPr>
        <w:tc>
          <w:tcPr>
            <w:tcW w:w="288" w:type="dxa"/>
          </w:tcPr>
          <w:p w14:paraId="7457B3D3" w14:textId="77777777" w:rsidR="00E60591" w:rsidRDefault="00E60591" w:rsidP="00E60591">
            <w:pPr>
              <w:pStyle w:val="CopticCross"/>
            </w:pPr>
            <w:r>
              <w:t>¿</w:t>
            </w:r>
          </w:p>
        </w:tc>
        <w:tc>
          <w:tcPr>
            <w:tcW w:w="3960" w:type="dxa"/>
          </w:tcPr>
          <w:p w14:paraId="639AA0AF" w14:textId="77777777" w:rsidR="00E60591" w:rsidRDefault="00E60591" w:rsidP="00E60591">
            <w:pPr>
              <w:pStyle w:val="EngHang"/>
            </w:pPr>
            <w:r>
              <w:t>Do not forget, O Mary,</w:t>
            </w:r>
          </w:p>
          <w:p w14:paraId="3E133D4E" w14:textId="77777777" w:rsidR="00E60591" w:rsidRDefault="00E60591" w:rsidP="00E60591">
            <w:pPr>
              <w:pStyle w:val="EngHang"/>
            </w:pPr>
            <w:r>
              <w:t>The Christian people,</w:t>
            </w:r>
          </w:p>
          <w:p w14:paraId="0323AA1D" w14:textId="77777777" w:rsidR="00E60591" w:rsidRDefault="00E60591" w:rsidP="00E60591">
            <w:pPr>
              <w:pStyle w:val="EngHang"/>
            </w:pPr>
            <w:r>
              <w:t>Beofre the Great God,</w:t>
            </w:r>
          </w:p>
          <w:p w14:paraId="0A41C6AC" w14:textId="77777777" w:rsidR="00E60591" w:rsidRDefault="00E60591" w:rsidP="00E60591">
            <w:pPr>
              <w:pStyle w:val="EngHangEnd"/>
            </w:pPr>
            <w:r>
              <w:t>O Virgin Mary.</w:t>
            </w:r>
          </w:p>
        </w:tc>
      </w:tr>
      <w:tr w:rsidR="00E60591" w14:paraId="4AD25D23" w14:textId="77777777" w:rsidTr="00E60591">
        <w:trPr>
          <w:cantSplit/>
        </w:trPr>
        <w:tc>
          <w:tcPr>
            <w:tcW w:w="288" w:type="dxa"/>
          </w:tcPr>
          <w:p w14:paraId="04E011F1" w14:textId="77777777" w:rsidR="00E60591" w:rsidRDefault="00E60591" w:rsidP="00E60591">
            <w:pPr>
              <w:pStyle w:val="CopticCross"/>
            </w:pPr>
          </w:p>
        </w:tc>
        <w:tc>
          <w:tcPr>
            <w:tcW w:w="3960" w:type="dxa"/>
          </w:tcPr>
          <w:p w14:paraId="231D021D" w14:textId="77777777" w:rsidR="00E60591" w:rsidRDefault="00E60591" w:rsidP="00E60591">
            <w:pPr>
              <w:pStyle w:val="EngHang"/>
            </w:pPr>
            <w:r>
              <w:t>O Mary, help us,</w:t>
            </w:r>
          </w:p>
          <w:p w14:paraId="2AE6CD2B" w14:textId="77777777" w:rsidR="00E60591" w:rsidRDefault="00E60591" w:rsidP="00E60591">
            <w:pPr>
              <w:pStyle w:val="EngHang"/>
            </w:pPr>
            <w:r>
              <w:t>Lead us to the harbour,</w:t>
            </w:r>
          </w:p>
          <w:p w14:paraId="7359B669" w14:textId="77777777" w:rsidR="00E60591" w:rsidRDefault="00E60591" w:rsidP="00E60591">
            <w:pPr>
              <w:pStyle w:val="EngHang"/>
            </w:pPr>
            <w:r>
              <w:t>To the Lord Jesus Christ,</w:t>
            </w:r>
          </w:p>
          <w:p w14:paraId="53B7BCC9" w14:textId="77777777" w:rsidR="00E60591" w:rsidRDefault="00E60591" w:rsidP="00E60591">
            <w:pPr>
              <w:pStyle w:val="EngHangEnd"/>
            </w:pPr>
            <w:r>
              <w:t>O Virgin mary.</w:t>
            </w:r>
          </w:p>
        </w:tc>
      </w:tr>
      <w:tr w:rsidR="00E60591" w14:paraId="6D4EB035" w14:textId="77777777" w:rsidTr="00E60591">
        <w:trPr>
          <w:cantSplit/>
        </w:trPr>
        <w:tc>
          <w:tcPr>
            <w:tcW w:w="288" w:type="dxa"/>
          </w:tcPr>
          <w:p w14:paraId="034BD3B2" w14:textId="77777777" w:rsidR="00E60591" w:rsidRDefault="00E60591" w:rsidP="00E60591">
            <w:pPr>
              <w:pStyle w:val="CopticCross"/>
            </w:pPr>
            <w:r>
              <w:t>¿</w:t>
            </w:r>
          </w:p>
        </w:tc>
        <w:tc>
          <w:tcPr>
            <w:tcW w:w="3960" w:type="dxa"/>
          </w:tcPr>
          <w:p w14:paraId="0F050E30" w14:textId="77777777" w:rsidR="00E60591" w:rsidRDefault="00E60591" w:rsidP="00E60591">
            <w:pPr>
              <w:pStyle w:val="EngHang"/>
            </w:pPr>
            <w:r>
              <w:t>Hail to the Virgin Mary,</w:t>
            </w:r>
          </w:p>
          <w:p w14:paraId="4FFDF598" w14:textId="77777777" w:rsidR="00E60591" w:rsidRDefault="00E60591" w:rsidP="00E60591">
            <w:pPr>
              <w:pStyle w:val="EngHang"/>
            </w:pPr>
            <w:r>
              <w:t>The Mother of Jesus Christ;</w:t>
            </w:r>
          </w:p>
          <w:p w14:paraId="5CC3B4DD" w14:textId="77777777" w:rsidR="00E60591" w:rsidRDefault="00E60591" w:rsidP="00E60591">
            <w:pPr>
              <w:pStyle w:val="EngHang"/>
            </w:pPr>
            <w:r>
              <w:t>We gain victory through you,</w:t>
            </w:r>
          </w:p>
          <w:p w14:paraId="5AFE6AA9" w14:textId="77777777" w:rsidR="00E60591" w:rsidRDefault="00E60591" w:rsidP="00E60591">
            <w:pPr>
              <w:pStyle w:val="EngHangEnd"/>
            </w:pPr>
            <w:r>
              <w:t>O Virgin Mary.</w:t>
            </w:r>
          </w:p>
        </w:tc>
      </w:tr>
      <w:tr w:rsidR="00E60591" w14:paraId="6B09CEC2" w14:textId="77777777" w:rsidTr="00E60591">
        <w:trPr>
          <w:cantSplit/>
        </w:trPr>
        <w:tc>
          <w:tcPr>
            <w:tcW w:w="288" w:type="dxa"/>
          </w:tcPr>
          <w:p w14:paraId="7ECAC0C9" w14:textId="77777777" w:rsidR="00E60591" w:rsidRDefault="00E60591" w:rsidP="00E60591">
            <w:pPr>
              <w:pStyle w:val="CopticCross"/>
            </w:pPr>
          </w:p>
        </w:tc>
        <w:tc>
          <w:tcPr>
            <w:tcW w:w="3960" w:type="dxa"/>
          </w:tcPr>
          <w:p w14:paraId="4352CFA3" w14:textId="77777777" w:rsidR="00E60591" w:rsidRDefault="00E60591" w:rsidP="00E60591">
            <w:pPr>
              <w:pStyle w:val="EngHang"/>
            </w:pPr>
            <w:r>
              <w:t>Hail to the Holy Mary,</w:t>
            </w:r>
          </w:p>
          <w:p w14:paraId="5AF47A5A" w14:textId="77777777" w:rsidR="00E60591" w:rsidRDefault="00E60591" w:rsidP="00E60591">
            <w:pPr>
              <w:pStyle w:val="EngHang"/>
            </w:pPr>
            <w:r>
              <w:t>The Theotokos,</w:t>
            </w:r>
          </w:p>
          <w:p w14:paraId="7006BC3D" w14:textId="77777777" w:rsidR="00E60591" w:rsidRDefault="00E60591" w:rsidP="00E60591">
            <w:pPr>
              <w:pStyle w:val="EngHang"/>
            </w:pPr>
            <w:r>
              <w:t>The pride of the whole world,</w:t>
            </w:r>
          </w:p>
          <w:p w14:paraId="4D705F6E" w14:textId="77777777" w:rsidR="00E60591" w:rsidRDefault="00E60591" w:rsidP="00E60591">
            <w:pPr>
              <w:pStyle w:val="EngHangEnd"/>
            </w:pPr>
            <w:r>
              <w:t>The Virgin Mary.</w:t>
            </w:r>
          </w:p>
        </w:tc>
      </w:tr>
      <w:tr w:rsidR="00E60591" w14:paraId="34E07FC6" w14:textId="77777777" w:rsidTr="00E60591">
        <w:trPr>
          <w:cantSplit/>
        </w:trPr>
        <w:tc>
          <w:tcPr>
            <w:tcW w:w="288" w:type="dxa"/>
          </w:tcPr>
          <w:p w14:paraId="724DD379" w14:textId="77777777" w:rsidR="00E60591" w:rsidRDefault="00E60591" w:rsidP="00E60591">
            <w:pPr>
              <w:pStyle w:val="CopticCross"/>
            </w:pPr>
            <w:r>
              <w:t>¿</w:t>
            </w:r>
          </w:p>
        </w:tc>
        <w:tc>
          <w:tcPr>
            <w:tcW w:w="3960" w:type="dxa"/>
          </w:tcPr>
          <w:p w14:paraId="2EB6B17C" w14:textId="77777777" w:rsidR="00E60591" w:rsidRDefault="00E60591" w:rsidP="00E60591">
            <w:pPr>
              <w:pStyle w:val="EngHang"/>
            </w:pPr>
            <w:r>
              <w:t>Peace be to the people</w:t>
            </w:r>
          </w:p>
          <w:p w14:paraId="31C3A482" w14:textId="77777777" w:rsidR="00E60591" w:rsidRDefault="00E60591" w:rsidP="00E60591">
            <w:pPr>
              <w:pStyle w:val="EngHang"/>
            </w:pPr>
            <w:r>
              <w:t>Who are present with us;</w:t>
            </w:r>
          </w:p>
          <w:p w14:paraId="398AED7D" w14:textId="77777777" w:rsidR="00E60591" w:rsidRDefault="00E60591" w:rsidP="00E60591">
            <w:pPr>
              <w:pStyle w:val="EngHang"/>
            </w:pPr>
            <w:r>
              <w:t>May we be saved and redeemed,</w:t>
            </w:r>
          </w:p>
          <w:p w14:paraId="21C59B38" w14:textId="77777777" w:rsidR="00E60591" w:rsidRDefault="00E60591" w:rsidP="00E60591">
            <w:pPr>
              <w:pStyle w:val="EngHangEnd"/>
            </w:pPr>
            <w:r>
              <w:t>O Virgin Mary.</w:t>
            </w:r>
          </w:p>
        </w:tc>
      </w:tr>
      <w:tr w:rsidR="00E60591" w14:paraId="065FA631" w14:textId="77777777" w:rsidTr="00E60591">
        <w:trPr>
          <w:cantSplit/>
        </w:trPr>
        <w:tc>
          <w:tcPr>
            <w:tcW w:w="288" w:type="dxa"/>
          </w:tcPr>
          <w:p w14:paraId="23928CE6" w14:textId="77777777" w:rsidR="00E60591" w:rsidRDefault="00E60591" w:rsidP="00E60591">
            <w:pPr>
              <w:pStyle w:val="CopticCross"/>
            </w:pPr>
          </w:p>
        </w:tc>
        <w:tc>
          <w:tcPr>
            <w:tcW w:w="3960" w:type="dxa"/>
          </w:tcPr>
          <w:p w14:paraId="48340F59" w14:textId="77777777" w:rsidR="00E60591" w:rsidRDefault="00E60591" w:rsidP="00E60591">
            <w:pPr>
              <w:pStyle w:val="EngHang"/>
            </w:pPr>
            <w:r>
              <w:t>I complete my words</w:t>
            </w:r>
          </w:p>
          <w:p w14:paraId="103DA13A" w14:textId="77777777" w:rsidR="00E60591" w:rsidRDefault="00E60591" w:rsidP="00E60591">
            <w:pPr>
              <w:pStyle w:val="EngHang"/>
            </w:pPr>
            <w:r>
              <w:t>With Praise of the Theotokos,</w:t>
            </w:r>
          </w:p>
          <w:p w14:paraId="275EE405" w14:textId="77777777" w:rsidR="00E60591" w:rsidRDefault="00E60591" w:rsidP="00E60591">
            <w:pPr>
              <w:pStyle w:val="EngHang"/>
            </w:pPr>
            <w:r>
              <w:t>The gate of Heaven,</w:t>
            </w:r>
          </w:p>
          <w:p w14:paraId="7E5E6543" w14:textId="77777777" w:rsidR="00E60591" w:rsidRDefault="00E60591" w:rsidP="00E60591">
            <w:pPr>
              <w:pStyle w:val="EngHangEnd"/>
            </w:pPr>
            <w:r>
              <w:t>The Virgin Mary.</w:t>
            </w:r>
          </w:p>
        </w:tc>
      </w:tr>
    </w:tbl>
    <w:p w14:paraId="1E775A2E" w14:textId="77777777" w:rsidR="00E60591" w:rsidRDefault="00E60591" w:rsidP="00E60591">
      <w:pPr>
        <w:pStyle w:val="Heading3"/>
      </w:pPr>
      <w:bookmarkStart w:id="1140" w:name="_Ref452619779"/>
      <w:bookmarkStart w:id="1141" w:name="_Toc479145663"/>
      <w:r>
        <w:t>Hymn on the Tuesday Theotokia</w:t>
      </w:r>
      <w:bookmarkEnd w:id="1140"/>
      <w:bookmarkEnd w:id="1141"/>
    </w:p>
    <w:p w14:paraId="63CB48E9"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583844F" w14:textId="77777777" w:rsidTr="00E60591">
        <w:trPr>
          <w:cantSplit/>
        </w:trPr>
        <w:tc>
          <w:tcPr>
            <w:tcW w:w="288" w:type="dxa"/>
          </w:tcPr>
          <w:p w14:paraId="08B90750" w14:textId="77777777" w:rsidR="00E60591" w:rsidRDefault="00E60591" w:rsidP="00E60591">
            <w:pPr>
              <w:pStyle w:val="CopticCross"/>
            </w:pPr>
          </w:p>
        </w:tc>
        <w:tc>
          <w:tcPr>
            <w:tcW w:w="3960" w:type="dxa"/>
          </w:tcPr>
          <w:p w14:paraId="3D5A346C" w14:textId="77777777" w:rsidR="00E60591" w:rsidRDefault="00E60591" w:rsidP="00E60591">
            <w:pPr>
              <w:pStyle w:val="EngHang"/>
            </w:pPr>
            <w:r>
              <w:t>O Mary, I’m your servant,</w:t>
            </w:r>
          </w:p>
          <w:p w14:paraId="4899DB17" w14:textId="77777777" w:rsidR="00E60591" w:rsidRDefault="00E60591" w:rsidP="00E60591">
            <w:pPr>
              <w:pStyle w:val="EngHang"/>
            </w:pPr>
            <w:r>
              <w:t>Baptised in the Name of your Son.</w:t>
            </w:r>
          </w:p>
          <w:p w14:paraId="5176E29D" w14:textId="77777777" w:rsidR="00E60591" w:rsidRDefault="00E60591" w:rsidP="00E60591">
            <w:pPr>
              <w:pStyle w:val="EngHang"/>
            </w:pPr>
            <w:r>
              <w:t>You gave me your promise,</w:t>
            </w:r>
          </w:p>
          <w:p w14:paraId="58E07208" w14:textId="77777777" w:rsidR="00E60591" w:rsidRDefault="00E60591" w:rsidP="00E60591">
            <w:pPr>
              <w:pStyle w:val="EngHangEnd"/>
            </w:pPr>
            <w:r>
              <w:t>I ask you to fulfill it.</w:t>
            </w:r>
          </w:p>
        </w:tc>
      </w:tr>
      <w:tr w:rsidR="00E60591" w14:paraId="210BACDB" w14:textId="77777777" w:rsidTr="00E60591">
        <w:trPr>
          <w:cantSplit/>
        </w:trPr>
        <w:tc>
          <w:tcPr>
            <w:tcW w:w="288" w:type="dxa"/>
          </w:tcPr>
          <w:p w14:paraId="117797A7" w14:textId="77777777" w:rsidR="00E60591" w:rsidRPr="001E2E1C" w:rsidRDefault="00E60591" w:rsidP="00E60591">
            <w:pPr>
              <w:pStyle w:val="CopticCross"/>
            </w:pPr>
            <w:r>
              <w:lastRenderedPageBreak/>
              <w:t>¿</w:t>
            </w:r>
          </w:p>
        </w:tc>
        <w:tc>
          <w:tcPr>
            <w:tcW w:w="3960" w:type="dxa"/>
          </w:tcPr>
          <w:p w14:paraId="3401AA0D" w14:textId="77777777" w:rsidR="00E60591" w:rsidRDefault="00E60591" w:rsidP="00E60591">
            <w:pPr>
              <w:pStyle w:val="EngHang"/>
            </w:pPr>
            <w:r>
              <w:t>O Mary, by your prayers,</w:t>
            </w:r>
          </w:p>
          <w:p w14:paraId="3EE57A08" w14:textId="77777777" w:rsidR="00E60591" w:rsidRDefault="00E60591" w:rsidP="00E60591">
            <w:pPr>
              <w:pStyle w:val="EngHang"/>
            </w:pPr>
            <w:r>
              <w:t>By your chatity, your purity,</w:t>
            </w:r>
          </w:p>
          <w:p w14:paraId="04875F6C" w14:textId="77777777" w:rsidR="00E60591" w:rsidRDefault="00E60591" w:rsidP="00E60591">
            <w:pPr>
              <w:pStyle w:val="EngHang"/>
            </w:pPr>
            <w:r>
              <w:t>And your virtuous life,</w:t>
            </w:r>
          </w:p>
          <w:p w14:paraId="586475E5" w14:textId="77777777" w:rsidR="00E60591" w:rsidRDefault="00E60591" w:rsidP="00E60591">
            <w:pPr>
              <w:pStyle w:val="EngHangEnd"/>
            </w:pPr>
            <w:r>
              <w:t>Lead me to Paradise.</w:t>
            </w:r>
          </w:p>
        </w:tc>
      </w:tr>
      <w:tr w:rsidR="00E60591" w14:paraId="6BC996B9" w14:textId="77777777" w:rsidTr="00E60591">
        <w:trPr>
          <w:cantSplit/>
        </w:trPr>
        <w:tc>
          <w:tcPr>
            <w:tcW w:w="288" w:type="dxa"/>
          </w:tcPr>
          <w:p w14:paraId="57F31F28" w14:textId="77777777" w:rsidR="00E60591" w:rsidRDefault="00E60591" w:rsidP="00E60591">
            <w:pPr>
              <w:pStyle w:val="CopticCross"/>
            </w:pPr>
          </w:p>
        </w:tc>
        <w:tc>
          <w:tcPr>
            <w:tcW w:w="3960" w:type="dxa"/>
          </w:tcPr>
          <w:p w14:paraId="24FF13F4" w14:textId="77777777" w:rsidR="00E60591" w:rsidRDefault="00E60591" w:rsidP="00E60591">
            <w:pPr>
              <w:pStyle w:val="EngHang"/>
            </w:pPr>
            <w:r>
              <w:t>O Mary, my crown,</w:t>
            </w:r>
          </w:p>
          <w:p w14:paraId="68AD49FC" w14:textId="77777777" w:rsidR="00E60591" w:rsidRDefault="00E60591" w:rsidP="00E60591">
            <w:pPr>
              <w:pStyle w:val="EngHang"/>
            </w:pPr>
            <w:r>
              <w:t>My honour among the multitudes.</w:t>
            </w:r>
          </w:p>
          <w:p w14:paraId="5AFC3A49" w14:textId="77777777" w:rsidR="00E60591" w:rsidRDefault="00E60591" w:rsidP="00E60591">
            <w:pPr>
              <w:pStyle w:val="EngHang"/>
            </w:pPr>
            <w:r>
              <w:t>Praising you in the assembly</w:t>
            </w:r>
          </w:p>
          <w:p w14:paraId="1954F862" w14:textId="77777777" w:rsidR="00E60591" w:rsidRDefault="00E60591" w:rsidP="00E60591">
            <w:pPr>
              <w:pStyle w:val="EngHangEnd"/>
            </w:pPr>
            <w:r>
              <w:t>Cools me and quenches my thirst.</w:t>
            </w:r>
          </w:p>
        </w:tc>
      </w:tr>
      <w:tr w:rsidR="00E60591" w14:paraId="3770FD82" w14:textId="77777777" w:rsidTr="00E60591">
        <w:trPr>
          <w:cantSplit/>
        </w:trPr>
        <w:tc>
          <w:tcPr>
            <w:tcW w:w="288" w:type="dxa"/>
          </w:tcPr>
          <w:p w14:paraId="2FA83038" w14:textId="77777777" w:rsidR="00E60591" w:rsidRDefault="00E60591" w:rsidP="00E60591">
            <w:pPr>
              <w:pStyle w:val="CopticCross"/>
            </w:pPr>
            <w:r>
              <w:t>¿</w:t>
            </w:r>
          </w:p>
        </w:tc>
        <w:tc>
          <w:tcPr>
            <w:tcW w:w="3960" w:type="dxa"/>
          </w:tcPr>
          <w:p w14:paraId="624E954E" w14:textId="77777777" w:rsidR="00E60591" w:rsidRDefault="00E60591" w:rsidP="00E60591">
            <w:pPr>
              <w:pStyle w:val="EngHang"/>
            </w:pPr>
            <w:r>
              <w:t>O Mary, I am carrying</w:t>
            </w:r>
          </w:p>
          <w:p w14:paraId="7BC2BDAE" w14:textId="77777777" w:rsidR="00E60591" w:rsidRDefault="00E60591" w:rsidP="00E60591">
            <w:pPr>
              <w:pStyle w:val="EngHang"/>
            </w:pPr>
            <w:r>
              <w:t>A heavy burden,</w:t>
            </w:r>
          </w:p>
          <w:p w14:paraId="78F3AF13" w14:textId="77777777" w:rsidR="00E60591" w:rsidRDefault="00E60591" w:rsidP="00E60591">
            <w:pPr>
              <w:pStyle w:val="EngHang"/>
            </w:pPr>
            <w:r>
              <w:t>But I hope in you</w:t>
            </w:r>
          </w:p>
          <w:p w14:paraId="37905747" w14:textId="77777777" w:rsidR="00E60591" w:rsidRDefault="00E60591" w:rsidP="00E60591">
            <w:pPr>
              <w:pStyle w:val="EngHangEnd"/>
            </w:pPr>
            <w:r>
              <w:t>To help me, O my pride.</w:t>
            </w:r>
          </w:p>
        </w:tc>
      </w:tr>
      <w:tr w:rsidR="00E60591" w14:paraId="2F4142F0" w14:textId="77777777" w:rsidTr="00E60591">
        <w:trPr>
          <w:cantSplit/>
        </w:trPr>
        <w:tc>
          <w:tcPr>
            <w:tcW w:w="288" w:type="dxa"/>
          </w:tcPr>
          <w:p w14:paraId="04BA3F58" w14:textId="77777777" w:rsidR="00E60591" w:rsidRDefault="00E60591" w:rsidP="00E60591">
            <w:pPr>
              <w:pStyle w:val="CopticCross"/>
            </w:pPr>
          </w:p>
        </w:tc>
        <w:tc>
          <w:tcPr>
            <w:tcW w:w="3960" w:type="dxa"/>
          </w:tcPr>
          <w:p w14:paraId="781CC1A5" w14:textId="77777777" w:rsidR="00E60591" w:rsidRDefault="00E60591" w:rsidP="00E60591">
            <w:pPr>
              <w:pStyle w:val="EngHang"/>
            </w:pPr>
            <w:r>
              <w:t>The hour comes upon me,</w:t>
            </w:r>
          </w:p>
          <w:p w14:paraId="023DDD5E" w14:textId="77777777" w:rsidR="00E60591" w:rsidRDefault="00E60591" w:rsidP="00E60591">
            <w:pPr>
              <w:pStyle w:val="EngHang"/>
            </w:pPr>
            <w:r>
              <w:t>I am unaware and forgetful</w:t>
            </w:r>
          </w:p>
          <w:p w14:paraId="1A620D88" w14:textId="77777777" w:rsidR="00E60591" w:rsidRDefault="00E60591" w:rsidP="00E60591">
            <w:pPr>
              <w:pStyle w:val="EngHang"/>
            </w:pPr>
            <w:r>
              <w:t>As Satan offers</w:t>
            </w:r>
          </w:p>
          <w:p w14:paraId="3EADDE98" w14:textId="77777777" w:rsidR="00E60591" w:rsidRDefault="00E60591" w:rsidP="00E60591">
            <w:pPr>
              <w:pStyle w:val="EngHangEnd"/>
            </w:pPr>
            <w:r>
              <w:t>Many deceiving snares.</w:t>
            </w:r>
          </w:p>
        </w:tc>
      </w:tr>
      <w:tr w:rsidR="00E60591" w14:paraId="46DD809F" w14:textId="77777777" w:rsidTr="00E60591">
        <w:trPr>
          <w:cantSplit/>
        </w:trPr>
        <w:tc>
          <w:tcPr>
            <w:tcW w:w="288" w:type="dxa"/>
          </w:tcPr>
          <w:p w14:paraId="75B1C33B" w14:textId="77777777" w:rsidR="00E60591" w:rsidRDefault="00E60591" w:rsidP="00E60591">
            <w:pPr>
              <w:pStyle w:val="CopticCross"/>
            </w:pPr>
            <w:r>
              <w:t>¿</w:t>
            </w:r>
          </w:p>
        </w:tc>
        <w:tc>
          <w:tcPr>
            <w:tcW w:w="3960" w:type="dxa"/>
          </w:tcPr>
          <w:p w14:paraId="3F9BAAAA" w14:textId="77777777" w:rsidR="00E60591" w:rsidRDefault="00E60591" w:rsidP="00E60591">
            <w:pPr>
              <w:pStyle w:val="EngHang"/>
            </w:pPr>
            <w:r>
              <w:t>O Mary, I’ve seen his works,</w:t>
            </w:r>
          </w:p>
          <w:p w14:paraId="51EF1BE4" w14:textId="77777777" w:rsidR="00E60591" w:rsidRDefault="00E60591" w:rsidP="00E60591">
            <w:pPr>
              <w:pStyle w:val="EngHang"/>
            </w:pPr>
            <w:r>
              <w:t>They appear attractive and sweet,</w:t>
            </w:r>
          </w:p>
          <w:p w14:paraId="5D0DD564" w14:textId="77777777" w:rsidR="00E60591" w:rsidRDefault="00E60591" w:rsidP="00E60591">
            <w:pPr>
              <w:pStyle w:val="EngHang"/>
            </w:pPr>
            <w:r>
              <w:t>He lures me with bait,</w:t>
            </w:r>
          </w:p>
          <w:p w14:paraId="76C035D1" w14:textId="77777777" w:rsidR="00E60591" w:rsidRDefault="00E60591" w:rsidP="00E60591">
            <w:pPr>
              <w:pStyle w:val="EngHangEnd"/>
            </w:pPr>
            <w:r>
              <w:t>But I’ve not yet lost hope.</w:t>
            </w:r>
          </w:p>
        </w:tc>
      </w:tr>
      <w:tr w:rsidR="00E60591" w14:paraId="1A20D052" w14:textId="77777777" w:rsidTr="00E60591">
        <w:trPr>
          <w:cantSplit/>
        </w:trPr>
        <w:tc>
          <w:tcPr>
            <w:tcW w:w="288" w:type="dxa"/>
          </w:tcPr>
          <w:p w14:paraId="3A9C2A9B" w14:textId="77777777" w:rsidR="00E60591" w:rsidRDefault="00E60591" w:rsidP="00E60591">
            <w:pPr>
              <w:pStyle w:val="CopticCross"/>
            </w:pPr>
          </w:p>
        </w:tc>
        <w:tc>
          <w:tcPr>
            <w:tcW w:w="3960" w:type="dxa"/>
          </w:tcPr>
          <w:p w14:paraId="141B43CB" w14:textId="77777777" w:rsidR="00E60591" w:rsidRDefault="00E60591" w:rsidP="00E60591">
            <w:pPr>
              <w:pStyle w:val="EngHang"/>
            </w:pPr>
            <w:r>
              <w:t>O Mary, I am troubled</w:t>
            </w:r>
          </w:p>
          <w:p w14:paraId="75048129" w14:textId="77777777" w:rsidR="00E60591" w:rsidRDefault="00E60591" w:rsidP="00E60591">
            <w:pPr>
              <w:pStyle w:val="EngHang"/>
            </w:pPr>
            <w:r>
              <w:t>By this heavy load;</w:t>
            </w:r>
          </w:p>
          <w:p w14:paraId="48DBE77F" w14:textId="77777777" w:rsidR="00E60591" w:rsidRDefault="00E60591" w:rsidP="00E60591">
            <w:pPr>
              <w:pStyle w:val="EngHang"/>
            </w:pPr>
            <w:r>
              <w:t>Don’t let me stray,</w:t>
            </w:r>
          </w:p>
          <w:p w14:paraId="374CD8AA" w14:textId="77777777" w:rsidR="00E60591" w:rsidRDefault="00E60591" w:rsidP="00E60591">
            <w:pPr>
              <w:pStyle w:val="EngHangEnd"/>
            </w:pPr>
            <w:r>
              <w:t>I desire to repent and life.</w:t>
            </w:r>
          </w:p>
        </w:tc>
      </w:tr>
      <w:tr w:rsidR="00E60591" w14:paraId="5B0B83EB" w14:textId="77777777" w:rsidTr="00E60591">
        <w:trPr>
          <w:cantSplit/>
        </w:trPr>
        <w:tc>
          <w:tcPr>
            <w:tcW w:w="288" w:type="dxa"/>
          </w:tcPr>
          <w:p w14:paraId="77E4961A" w14:textId="77777777" w:rsidR="00E60591" w:rsidRDefault="00E60591" w:rsidP="00E60591">
            <w:pPr>
              <w:pStyle w:val="CopticCross"/>
            </w:pPr>
            <w:r>
              <w:lastRenderedPageBreak/>
              <w:t>¿</w:t>
            </w:r>
          </w:p>
        </w:tc>
        <w:tc>
          <w:tcPr>
            <w:tcW w:w="3960" w:type="dxa"/>
          </w:tcPr>
          <w:p w14:paraId="175F6C1E" w14:textId="77777777" w:rsidR="00E60591" w:rsidRDefault="00E60591" w:rsidP="00E60591">
            <w:pPr>
              <w:pStyle w:val="EngHang"/>
            </w:pPr>
            <w:r>
              <w:t>O Mary, you revealed the Mystery,</w:t>
            </w:r>
          </w:p>
          <w:p w14:paraId="42C37A5D" w14:textId="77777777" w:rsidR="00E60591" w:rsidRDefault="00E60591" w:rsidP="00E60591">
            <w:pPr>
              <w:pStyle w:val="EngHang"/>
            </w:pPr>
            <w:r>
              <w:t>The hidden became manifest,</w:t>
            </w:r>
          </w:p>
          <w:p w14:paraId="603A15DA" w14:textId="77777777" w:rsidR="00E60591" w:rsidRDefault="00E60591" w:rsidP="00E60591">
            <w:pPr>
              <w:pStyle w:val="EngHang"/>
            </w:pPr>
            <w:r>
              <w:t>The Judge dwelt in your womb,</w:t>
            </w:r>
          </w:p>
          <w:p w14:paraId="2F6544C2" w14:textId="77777777" w:rsidR="00E60591" w:rsidRDefault="00E60591" w:rsidP="00E60591">
            <w:pPr>
              <w:pStyle w:val="EngHangEnd"/>
            </w:pPr>
            <w:r>
              <w:t>May He forgive me.</w:t>
            </w:r>
          </w:p>
        </w:tc>
      </w:tr>
      <w:tr w:rsidR="00E60591" w14:paraId="2094059E" w14:textId="77777777" w:rsidTr="00E60591">
        <w:trPr>
          <w:cantSplit/>
        </w:trPr>
        <w:tc>
          <w:tcPr>
            <w:tcW w:w="288" w:type="dxa"/>
          </w:tcPr>
          <w:p w14:paraId="63D0A61C" w14:textId="77777777" w:rsidR="00E60591" w:rsidRDefault="00E60591" w:rsidP="00E60591">
            <w:pPr>
              <w:pStyle w:val="CopticCross"/>
            </w:pPr>
          </w:p>
        </w:tc>
        <w:tc>
          <w:tcPr>
            <w:tcW w:w="3960" w:type="dxa"/>
          </w:tcPr>
          <w:p w14:paraId="568174E9" w14:textId="77777777" w:rsidR="00E60591" w:rsidRDefault="00E60591" w:rsidP="00E60591">
            <w:pPr>
              <w:pStyle w:val="EngHang"/>
            </w:pPr>
            <w:r>
              <w:t>O Mary, My hope is in you;</w:t>
            </w:r>
          </w:p>
          <w:p w14:paraId="3F6EE856" w14:textId="77777777" w:rsidR="00E60591" w:rsidRDefault="00E60591" w:rsidP="00E60591">
            <w:pPr>
              <w:pStyle w:val="EngHang"/>
            </w:pPr>
            <w:r>
              <w:t>Intercede before your Holy son,</w:t>
            </w:r>
          </w:p>
          <w:p w14:paraId="1CD3EEFB" w14:textId="77777777" w:rsidR="00E60591" w:rsidRDefault="00E60591" w:rsidP="00E60591">
            <w:pPr>
              <w:pStyle w:val="EngHang"/>
            </w:pPr>
            <w:r>
              <w:t>That He may grant me forgiveness;</w:t>
            </w:r>
          </w:p>
          <w:p w14:paraId="0983CE75" w14:textId="77777777" w:rsidR="00E60591" w:rsidRDefault="00E60591" w:rsidP="00E60591">
            <w:pPr>
              <w:pStyle w:val="EngHangEnd"/>
            </w:pPr>
            <w:r>
              <w:t>May Jesus strengthen me.</w:t>
            </w:r>
          </w:p>
        </w:tc>
      </w:tr>
      <w:tr w:rsidR="00E60591" w14:paraId="1E324A2A" w14:textId="77777777" w:rsidTr="00E60591">
        <w:trPr>
          <w:cantSplit/>
        </w:trPr>
        <w:tc>
          <w:tcPr>
            <w:tcW w:w="288" w:type="dxa"/>
          </w:tcPr>
          <w:p w14:paraId="69A85131" w14:textId="77777777" w:rsidR="00E60591" w:rsidRDefault="00E60591" w:rsidP="00E60591">
            <w:pPr>
              <w:pStyle w:val="CopticCross"/>
            </w:pPr>
            <w:r>
              <w:t>¿</w:t>
            </w:r>
          </w:p>
        </w:tc>
        <w:tc>
          <w:tcPr>
            <w:tcW w:w="3960" w:type="dxa"/>
          </w:tcPr>
          <w:p w14:paraId="793FB9FC" w14:textId="77777777" w:rsidR="00E60591" w:rsidRDefault="00E60591" w:rsidP="00E60591">
            <w:pPr>
              <w:pStyle w:val="EngHang"/>
            </w:pPr>
            <w:r>
              <w:t>O Mary, I ask of you,</w:t>
            </w:r>
          </w:p>
          <w:p w14:paraId="1CCEFC0C" w14:textId="77777777" w:rsidR="00E60591" w:rsidRDefault="00E60591" w:rsidP="00E60591">
            <w:pPr>
              <w:pStyle w:val="EngHang"/>
            </w:pPr>
            <w:r>
              <w:t>Clear my debts,</w:t>
            </w:r>
          </w:p>
          <w:p w14:paraId="4BA829CE" w14:textId="77777777" w:rsidR="00E60591" w:rsidRDefault="00E60591" w:rsidP="00E60591">
            <w:pPr>
              <w:pStyle w:val="EngHang"/>
            </w:pPr>
            <w:r>
              <w:t>For you are my remedy,</w:t>
            </w:r>
          </w:p>
          <w:p w14:paraId="0D58AEB0" w14:textId="77777777" w:rsidR="00E60591" w:rsidRDefault="00E60591" w:rsidP="00E60591">
            <w:pPr>
              <w:pStyle w:val="EngHangEnd"/>
            </w:pPr>
            <w:r>
              <w:t>Your prayers heal me.</w:t>
            </w:r>
          </w:p>
        </w:tc>
      </w:tr>
      <w:tr w:rsidR="00E60591" w14:paraId="6543D524" w14:textId="77777777" w:rsidTr="00E60591">
        <w:trPr>
          <w:cantSplit/>
        </w:trPr>
        <w:tc>
          <w:tcPr>
            <w:tcW w:w="288" w:type="dxa"/>
          </w:tcPr>
          <w:p w14:paraId="0A53F7E4" w14:textId="77777777" w:rsidR="00E60591" w:rsidRDefault="00E60591" w:rsidP="00E60591">
            <w:pPr>
              <w:pStyle w:val="CopticCross"/>
            </w:pPr>
          </w:p>
        </w:tc>
        <w:tc>
          <w:tcPr>
            <w:tcW w:w="3960" w:type="dxa"/>
          </w:tcPr>
          <w:p w14:paraId="52599602" w14:textId="77777777" w:rsidR="00E60591" w:rsidRDefault="00E60591" w:rsidP="00E60591">
            <w:pPr>
              <w:pStyle w:val="EngHang"/>
            </w:pPr>
            <w:r>
              <w:t>O Mary, you are an ointment</w:t>
            </w:r>
          </w:p>
          <w:p w14:paraId="51DC9CB3" w14:textId="77777777" w:rsidR="00E60591" w:rsidRDefault="00E60591" w:rsidP="00E60591">
            <w:pPr>
              <w:pStyle w:val="EngHang"/>
            </w:pPr>
            <w:r>
              <w:t>To heal the worst wound.</w:t>
            </w:r>
          </w:p>
          <w:p w14:paraId="17744DEE" w14:textId="77777777" w:rsidR="00E60591" w:rsidRDefault="00E60591" w:rsidP="00E60591">
            <w:pPr>
              <w:pStyle w:val="EngHang"/>
            </w:pPr>
            <w:r>
              <w:t>You who are highly favoured,</w:t>
            </w:r>
          </w:p>
          <w:p w14:paraId="63DE6133" w14:textId="77777777" w:rsidR="00E60591" w:rsidRDefault="00E60591" w:rsidP="00E60591">
            <w:pPr>
              <w:pStyle w:val="EngHangEnd"/>
            </w:pPr>
            <w:r>
              <w:t>You enlightened my heart.</w:t>
            </w:r>
          </w:p>
        </w:tc>
      </w:tr>
      <w:tr w:rsidR="00E60591" w14:paraId="3EB139C3" w14:textId="77777777" w:rsidTr="00E60591">
        <w:trPr>
          <w:cantSplit/>
        </w:trPr>
        <w:tc>
          <w:tcPr>
            <w:tcW w:w="288" w:type="dxa"/>
          </w:tcPr>
          <w:p w14:paraId="7654AA54" w14:textId="77777777" w:rsidR="00E60591" w:rsidRDefault="00E60591" w:rsidP="00E60591">
            <w:pPr>
              <w:pStyle w:val="CopticCross"/>
            </w:pPr>
            <w:r>
              <w:t>¿</w:t>
            </w:r>
          </w:p>
        </w:tc>
        <w:tc>
          <w:tcPr>
            <w:tcW w:w="3960" w:type="dxa"/>
          </w:tcPr>
          <w:p w14:paraId="29175A12" w14:textId="77777777" w:rsidR="00E60591" w:rsidRDefault="00E60591" w:rsidP="00E60591">
            <w:pPr>
              <w:pStyle w:val="EngHang"/>
            </w:pPr>
            <w:r>
              <w:t>O Mary, I beg you to keep</w:t>
            </w:r>
          </w:p>
          <w:p w14:paraId="7FE71A42" w14:textId="77777777" w:rsidR="00E60591" w:rsidRDefault="00E60591" w:rsidP="00E60591">
            <w:pPr>
              <w:pStyle w:val="EngHang"/>
            </w:pPr>
            <w:r>
              <w:t>Your promise, and guide me,</w:t>
            </w:r>
          </w:p>
          <w:p w14:paraId="5FE75F3E" w14:textId="77777777" w:rsidR="00E60591" w:rsidRDefault="00E60591" w:rsidP="00E60591">
            <w:pPr>
              <w:pStyle w:val="EngHang"/>
            </w:pPr>
            <w:r>
              <w:t>For the time is at hand</w:t>
            </w:r>
          </w:p>
          <w:p w14:paraId="4A3DC4BC" w14:textId="77777777" w:rsidR="00E60591" w:rsidRDefault="00E60591" w:rsidP="00E60591">
            <w:pPr>
              <w:pStyle w:val="EngHangEnd"/>
            </w:pPr>
            <w:r>
              <w:t>To reach the harbour in peace.</w:t>
            </w:r>
          </w:p>
        </w:tc>
      </w:tr>
      <w:tr w:rsidR="00E60591" w14:paraId="7B2564E3" w14:textId="77777777" w:rsidTr="00E60591">
        <w:trPr>
          <w:cantSplit/>
        </w:trPr>
        <w:tc>
          <w:tcPr>
            <w:tcW w:w="288" w:type="dxa"/>
          </w:tcPr>
          <w:p w14:paraId="3001C309" w14:textId="77777777" w:rsidR="00E60591" w:rsidRDefault="00E60591" w:rsidP="00E60591">
            <w:pPr>
              <w:pStyle w:val="CopticCross"/>
            </w:pPr>
          </w:p>
        </w:tc>
        <w:tc>
          <w:tcPr>
            <w:tcW w:w="3960" w:type="dxa"/>
          </w:tcPr>
          <w:p w14:paraId="4EA3F7E7" w14:textId="77777777" w:rsidR="00E60591" w:rsidRDefault="00E60591" w:rsidP="00E60591">
            <w:pPr>
              <w:pStyle w:val="EngHang"/>
            </w:pPr>
            <w:r>
              <w:t>Abraham, Isaac, and Jacob</w:t>
            </w:r>
          </w:p>
          <w:p w14:paraId="036A2546" w14:textId="77777777" w:rsidR="00E60591" w:rsidRDefault="00E60591" w:rsidP="00E60591">
            <w:pPr>
              <w:pStyle w:val="EngHang"/>
            </w:pPr>
            <w:r>
              <w:t>All desired the Lord.</w:t>
            </w:r>
          </w:p>
          <w:p w14:paraId="1A24A56E" w14:textId="77777777" w:rsidR="00E60591" w:rsidRDefault="00E60591" w:rsidP="00E60591">
            <w:pPr>
              <w:pStyle w:val="EngHang"/>
            </w:pPr>
            <w:r>
              <w:t>His covenant came forth from you,</w:t>
            </w:r>
          </w:p>
          <w:p w14:paraId="0AEB2CE1" w14:textId="77777777" w:rsidR="00E60591" w:rsidRDefault="00E60591" w:rsidP="00E60591">
            <w:pPr>
              <w:pStyle w:val="EngHangEnd"/>
            </w:pPr>
            <w:r>
              <w:t>A Mystery has been revealed.</w:t>
            </w:r>
          </w:p>
        </w:tc>
      </w:tr>
      <w:tr w:rsidR="00E60591" w14:paraId="29075F33" w14:textId="77777777" w:rsidTr="00E60591">
        <w:trPr>
          <w:cantSplit/>
        </w:trPr>
        <w:tc>
          <w:tcPr>
            <w:tcW w:w="288" w:type="dxa"/>
          </w:tcPr>
          <w:p w14:paraId="649C5EA9" w14:textId="77777777" w:rsidR="00E60591" w:rsidRDefault="00E60591" w:rsidP="00E60591">
            <w:pPr>
              <w:pStyle w:val="CopticCross"/>
            </w:pPr>
            <w:r>
              <w:t>¿</w:t>
            </w:r>
          </w:p>
        </w:tc>
        <w:tc>
          <w:tcPr>
            <w:tcW w:w="3960" w:type="dxa"/>
          </w:tcPr>
          <w:p w14:paraId="5DE85F85" w14:textId="77777777" w:rsidR="00E60591" w:rsidRDefault="00E60591" w:rsidP="00E60591">
            <w:pPr>
              <w:pStyle w:val="EngHang"/>
            </w:pPr>
            <w:r>
              <w:t>Rejoicing in fulfilling</w:t>
            </w:r>
          </w:p>
          <w:p w14:paraId="36A56143" w14:textId="77777777" w:rsidR="00E60591" w:rsidRDefault="00E60591" w:rsidP="00E60591">
            <w:pPr>
              <w:pStyle w:val="EngHang"/>
            </w:pPr>
            <w:r>
              <w:t>My promise is my joy,</w:t>
            </w:r>
          </w:p>
          <w:p w14:paraId="0191090E" w14:textId="77777777" w:rsidR="00E60591" w:rsidRDefault="00E60591" w:rsidP="00E60591">
            <w:pPr>
              <w:pStyle w:val="EngHang"/>
            </w:pPr>
            <w:r>
              <w:t>For your praise is delightful,</w:t>
            </w:r>
          </w:p>
          <w:p w14:paraId="34151D07" w14:textId="77777777" w:rsidR="00E60591" w:rsidRDefault="00E60591" w:rsidP="00E60591">
            <w:pPr>
              <w:pStyle w:val="EngHangEnd"/>
            </w:pPr>
            <w:r>
              <w:t>A medicine that heals.</w:t>
            </w:r>
          </w:p>
        </w:tc>
      </w:tr>
      <w:tr w:rsidR="00E60591" w14:paraId="3DC58598" w14:textId="77777777" w:rsidTr="00E60591">
        <w:trPr>
          <w:cantSplit/>
        </w:trPr>
        <w:tc>
          <w:tcPr>
            <w:tcW w:w="288" w:type="dxa"/>
          </w:tcPr>
          <w:p w14:paraId="1ADBFBB6" w14:textId="77777777" w:rsidR="00E60591" w:rsidRDefault="00E60591" w:rsidP="00E60591">
            <w:pPr>
              <w:pStyle w:val="CopticCross"/>
            </w:pPr>
          </w:p>
        </w:tc>
        <w:tc>
          <w:tcPr>
            <w:tcW w:w="3960" w:type="dxa"/>
          </w:tcPr>
          <w:p w14:paraId="04543E97" w14:textId="77777777" w:rsidR="00E60591" w:rsidRDefault="00E60591" w:rsidP="00E60591">
            <w:pPr>
              <w:pStyle w:val="EngHang"/>
            </w:pPr>
            <w:r>
              <w:t>The fathers and my brethren,</w:t>
            </w:r>
          </w:p>
          <w:p w14:paraId="2EF1CAEF" w14:textId="77777777" w:rsidR="00E60591" w:rsidRDefault="00E60591" w:rsidP="00E60591">
            <w:pPr>
              <w:pStyle w:val="EngHang"/>
            </w:pPr>
            <w:r>
              <w:t>The pious and the righteous,</w:t>
            </w:r>
          </w:p>
          <w:p w14:paraId="0D030B21" w14:textId="77777777" w:rsidR="00E60591" w:rsidRDefault="00E60591" w:rsidP="00E60591">
            <w:pPr>
              <w:pStyle w:val="EngHang"/>
            </w:pPr>
            <w:r>
              <w:t>Save them from affliction,</w:t>
            </w:r>
          </w:p>
          <w:p w14:paraId="48CEBA15" w14:textId="77777777" w:rsidR="00E60591" w:rsidRDefault="00E60591" w:rsidP="00E60591">
            <w:pPr>
              <w:pStyle w:val="EngHangEnd"/>
            </w:pPr>
            <w:r>
              <w:t>And help by abject self.</w:t>
            </w:r>
          </w:p>
        </w:tc>
      </w:tr>
      <w:tr w:rsidR="00E60591" w14:paraId="5D81E5EF" w14:textId="77777777" w:rsidTr="00E60591">
        <w:trPr>
          <w:cantSplit/>
        </w:trPr>
        <w:tc>
          <w:tcPr>
            <w:tcW w:w="288" w:type="dxa"/>
          </w:tcPr>
          <w:p w14:paraId="5DA2DECD" w14:textId="77777777" w:rsidR="00E60591" w:rsidRDefault="00E60591" w:rsidP="00E60591">
            <w:pPr>
              <w:pStyle w:val="CopticCross"/>
            </w:pPr>
            <w:r>
              <w:t>¿</w:t>
            </w:r>
          </w:p>
        </w:tc>
        <w:tc>
          <w:tcPr>
            <w:tcW w:w="3960" w:type="dxa"/>
          </w:tcPr>
          <w:p w14:paraId="4C4A3C5B" w14:textId="77777777" w:rsidR="00E60591" w:rsidRDefault="00E60591" w:rsidP="00E60591">
            <w:pPr>
              <w:pStyle w:val="EngHang"/>
            </w:pPr>
            <w:r>
              <w:t>Grant long life to</w:t>
            </w:r>
          </w:p>
          <w:p w14:paraId="56FA5FC0" w14:textId="77777777" w:rsidR="00E60591" w:rsidRDefault="00E60591" w:rsidP="00E60591">
            <w:pPr>
              <w:pStyle w:val="EngHang"/>
            </w:pPr>
            <w:r>
              <w:t>Our Pope, the Patriarch,</w:t>
            </w:r>
          </w:p>
          <w:p w14:paraId="5E3829C8" w14:textId="77777777" w:rsidR="00E60591" w:rsidRDefault="00E60591" w:rsidP="00E60591">
            <w:pPr>
              <w:pStyle w:val="EngHang"/>
            </w:pPr>
            <w:r>
              <w:t>Our good and honest shepherd,</w:t>
            </w:r>
          </w:p>
          <w:p w14:paraId="2BA7C01D" w14:textId="77777777" w:rsidR="00E60591" w:rsidRDefault="00E60591" w:rsidP="00E60591">
            <w:pPr>
              <w:pStyle w:val="EngHangEnd"/>
            </w:pPr>
            <w:r>
              <w:t>For his honour pleases me.</w:t>
            </w:r>
          </w:p>
        </w:tc>
      </w:tr>
      <w:tr w:rsidR="00E60591" w14:paraId="7EDD19FA" w14:textId="77777777" w:rsidTr="00E60591">
        <w:trPr>
          <w:cantSplit/>
        </w:trPr>
        <w:tc>
          <w:tcPr>
            <w:tcW w:w="288" w:type="dxa"/>
          </w:tcPr>
          <w:p w14:paraId="5B5EF403" w14:textId="77777777" w:rsidR="00E60591" w:rsidRDefault="00E60591" w:rsidP="00E60591">
            <w:pPr>
              <w:pStyle w:val="CopticCross"/>
            </w:pPr>
          </w:p>
        </w:tc>
        <w:tc>
          <w:tcPr>
            <w:tcW w:w="3960" w:type="dxa"/>
          </w:tcPr>
          <w:p w14:paraId="64C41066" w14:textId="77777777" w:rsidR="00E60591" w:rsidRDefault="00E60591" w:rsidP="00E60591">
            <w:pPr>
              <w:pStyle w:val="EngHang"/>
            </w:pPr>
            <w:r>
              <w:t>Grant long life to</w:t>
            </w:r>
          </w:p>
          <w:p w14:paraId="50B5F5D1" w14:textId="77777777" w:rsidR="00E60591" w:rsidRDefault="00E60591" w:rsidP="00E60591">
            <w:pPr>
              <w:pStyle w:val="EngHang"/>
            </w:pPr>
            <w:r>
              <w:t>Our rightoues bishop,</w:t>
            </w:r>
          </w:p>
          <w:p w14:paraId="6FA427D1" w14:textId="77777777" w:rsidR="00E60591" w:rsidRDefault="00E60591" w:rsidP="00E60591">
            <w:pPr>
              <w:pStyle w:val="EngHang"/>
            </w:pPr>
            <w:r>
              <w:t>Our good and honest shepherd,</w:t>
            </w:r>
          </w:p>
          <w:p w14:paraId="0798756A" w14:textId="77777777" w:rsidR="00E60591" w:rsidRDefault="00E60591" w:rsidP="00E60591">
            <w:pPr>
              <w:pStyle w:val="EngHangEnd"/>
            </w:pPr>
            <w:r>
              <w:t>For his honour pleases me.</w:t>
            </w:r>
          </w:p>
        </w:tc>
      </w:tr>
    </w:tbl>
    <w:p w14:paraId="033A8E0D" w14:textId="77777777" w:rsidR="00E60591" w:rsidRDefault="00E60591" w:rsidP="00E60591">
      <w:pPr>
        <w:pStyle w:val="Heading3"/>
      </w:pPr>
      <w:bookmarkStart w:id="1142" w:name="_Ref452620017"/>
      <w:bookmarkStart w:id="1143" w:name="_Toc479145664"/>
      <w:r>
        <w:t>Hymn on the Wednesday Theotokia</w:t>
      </w:r>
      <w:bookmarkEnd w:id="1142"/>
      <w:bookmarkEnd w:id="1143"/>
    </w:p>
    <w:p w14:paraId="78683082"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2475EC9" w14:textId="77777777" w:rsidTr="00E60591">
        <w:trPr>
          <w:cantSplit/>
        </w:trPr>
        <w:tc>
          <w:tcPr>
            <w:tcW w:w="288" w:type="dxa"/>
          </w:tcPr>
          <w:p w14:paraId="5019D660" w14:textId="77777777" w:rsidR="00E60591" w:rsidRDefault="00E60591" w:rsidP="00E60591">
            <w:pPr>
              <w:pStyle w:val="CopticCross"/>
            </w:pPr>
          </w:p>
        </w:tc>
        <w:tc>
          <w:tcPr>
            <w:tcW w:w="3960" w:type="dxa"/>
          </w:tcPr>
          <w:p w14:paraId="0A42080E" w14:textId="77777777" w:rsidR="00E60591" w:rsidRDefault="00E60591" w:rsidP="00E60591">
            <w:pPr>
              <w:pStyle w:val="EngHang"/>
            </w:pPr>
            <w:r>
              <w:t>And the heavenly hosts,</w:t>
            </w:r>
          </w:p>
          <w:p w14:paraId="223BB922" w14:textId="77777777" w:rsidR="00E60591" w:rsidRDefault="00E60591" w:rsidP="00E60591">
            <w:pPr>
              <w:pStyle w:val="EngHang"/>
            </w:pPr>
            <w:r>
              <w:t>And the angelic orders</w:t>
            </w:r>
          </w:p>
          <w:p w14:paraId="683A2218" w14:textId="77777777" w:rsidR="00E60591" w:rsidRDefault="00E60591" w:rsidP="00E60591">
            <w:pPr>
              <w:pStyle w:val="EngHang"/>
            </w:pPr>
            <w:r>
              <w:t>Cry out in beautiful voices,</w:t>
            </w:r>
          </w:p>
          <w:p w14:paraId="193ADD45" w14:textId="77777777" w:rsidR="00E60591" w:rsidRDefault="00E60591" w:rsidP="00E60591">
            <w:pPr>
              <w:pStyle w:val="EngHangEnd"/>
            </w:pPr>
            <w:r>
              <w:t>You are blessed, O Virgin and Bride!”</w:t>
            </w:r>
          </w:p>
        </w:tc>
      </w:tr>
      <w:tr w:rsidR="00E60591" w14:paraId="0B115E66" w14:textId="77777777" w:rsidTr="00E60591">
        <w:trPr>
          <w:cantSplit/>
        </w:trPr>
        <w:tc>
          <w:tcPr>
            <w:tcW w:w="288" w:type="dxa"/>
          </w:tcPr>
          <w:p w14:paraId="070BF9C6" w14:textId="77777777" w:rsidR="00E60591" w:rsidRPr="001E2E1C" w:rsidRDefault="00E60591" w:rsidP="00E60591">
            <w:pPr>
              <w:pStyle w:val="CopticCross"/>
            </w:pPr>
            <w:r>
              <w:t>¿</w:t>
            </w:r>
          </w:p>
        </w:tc>
        <w:tc>
          <w:tcPr>
            <w:tcW w:w="3960" w:type="dxa"/>
          </w:tcPr>
          <w:p w14:paraId="7179CF9C" w14:textId="77777777" w:rsidR="00E60591" w:rsidRDefault="00E60591" w:rsidP="00E60591">
            <w:pPr>
              <w:pStyle w:val="EngHang"/>
            </w:pPr>
            <w:r>
              <w:t>All proclaim in heavenly melodies,</w:t>
            </w:r>
          </w:p>
          <w:p w14:paraId="691E8AB9" w14:textId="77777777" w:rsidR="00E60591" w:rsidRDefault="00E60591" w:rsidP="00E60591">
            <w:pPr>
              <w:pStyle w:val="EngHang"/>
            </w:pPr>
            <w:r>
              <w:t>Saying, “Let us praise</w:t>
            </w:r>
          </w:p>
          <w:p w14:paraId="53BCBDE3" w14:textId="77777777" w:rsidR="00E60591" w:rsidRDefault="00E60591" w:rsidP="00E60591">
            <w:pPr>
              <w:pStyle w:val="EngHang"/>
            </w:pPr>
            <w:r>
              <w:t>And shout in wonderful tongues,</w:t>
            </w:r>
          </w:p>
          <w:p w14:paraId="0ACD8FC6" w14:textId="77777777" w:rsidR="00E60591" w:rsidRDefault="00E60591" w:rsidP="00E60591">
            <w:pPr>
              <w:pStyle w:val="EngHangEnd"/>
            </w:pPr>
            <w:r>
              <w:t>You are blessed, O Virgin and Bride!”</w:t>
            </w:r>
          </w:p>
        </w:tc>
      </w:tr>
      <w:tr w:rsidR="00E60591" w14:paraId="707B8CFC" w14:textId="77777777" w:rsidTr="00E60591">
        <w:trPr>
          <w:cantSplit/>
        </w:trPr>
        <w:tc>
          <w:tcPr>
            <w:tcW w:w="288" w:type="dxa"/>
          </w:tcPr>
          <w:p w14:paraId="345F1CC3" w14:textId="77777777" w:rsidR="00E60591" w:rsidRDefault="00E60591" w:rsidP="00E60591">
            <w:pPr>
              <w:pStyle w:val="CopticCross"/>
            </w:pPr>
          </w:p>
        </w:tc>
        <w:tc>
          <w:tcPr>
            <w:tcW w:w="3960" w:type="dxa"/>
          </w:tcPr>
          <w:p w14:paraId="3FDF3709" w14:textId="77777777" w:rsidR="00E60591" w:rsidRDefault="00E60591" w:rsidP="00E60591">
            <w:pPr>
              <w:pStyle w:val="EngHang"/>
            </w:pPr>
            <w:r>
              <w:t>The father looked down from heaven</w:t>
            </w:r>
          </w:p>
          <w:p w14:paraId="714F3812" w14:textId="77777777" w:rsidR="00E60591" w:rsidRDefault="00E60591" w:rsidP="00E60591">
            <w:pPr>
              <w:pStyle w:val="EngHang"/>
            </w:pPr>
            <w:r>
              <w:t>Found no one like you in purity on earth.</w:t>
            </w:r>
          </w:p>
          <w:p w14:paraId="072708A6" w14:textId="77777777" w:rsidR="00E60591" w:rsidRDefault="00E60591" w:rsidP="00E60591">
            <w:pPr>
              <w:pStyle w:val="EngHang"/>
            </w:pPr>
            <w:r>
              <w:t>He sent His Son to take flesh from you.</w:t>
            </w:r>
          </w:p>
          <w:p w14:paraId="7F837063" w14:textId="77777777" w:rsidR="00E60591" w:rsidRDefault="00E60591" w:rsidP="00E60591">
            <w:pPr>
              <w:pStyle w:val="EngHangEnd"/>
            </w:pPr>
            <w:r>
              <w:t>You are blessed, O Virgin and Bride!</w:t>
            </w:r>
          </w:p>
        </w:tc>
      </w:tr>
      <w:tr w:rsidR="00E60591" w14:paraId="31979177" w14:textId="77777777" w:rsidTr="00E60591">
        <w:trPr>
          <w:cantSplit/>
        </w:trPr>
        <w:tc>
          <w:tcPr>
            <w:tcW w:w="288" w:type="dxa"/>
          </w:tcPr>
          <w:p w14:paraId="4EDC85AC" w14:textId="77777777" w:rsidR="00E60591" w:rsidRDefault="00E60591" w:rsidP="00E60591">
            <w:pPr>
              <w:pStyle w:val="CopticCross"/>
            </w:pPr>
            <w:r>
              <w:t>¿</w:t>
            </w:r>
          </w:p>
        </w:tc>
        <w:tc>
          <w:tcPr>
            <w:tcW w:w="3960" w:type="dxa"/>
          </w:tcPr>
          <w:p w14:paraId="7D010780" w14:textId="77777777" w:rsidR="00E60591" w:rsidRDefault="00E60591" w:rsidP="00E60591">
            <w:pPr>
              <w:pStyle w:val="EngHang"/>
            </w:pPr>
            <w:r>
              <w:t>Gabriel, the Archangel, the messenger,</w:t>
            </w:r>
          </w:p>
          <w:p w14:paraId="2B89A88C" w14:textId="77777777" w:rsidR="00E60591" w:rsidRDefault="00E60591" w:rsidP="00E60591">
            <w:pPr>
              <w:pStyle w:val="EngHang"/>
            </w:pPr>
            <w:r>
              <w:t>Came with glad tidings,</w:t>
            </w:r>
          </w:p>
          <w:p w14:paraId="5B13BDD4" w14:textId="77777777" w:rsidR="00E60591" w:rsidRDefault="00E60591" w:rsidP="00E60591">
            <w:pPr>
              <w:pStyle w:val="EngHang"/>
            </w:pPr>
            <w:r>
              <w:t>Telling you happily, without delay,</w:t>
            </w:r>
          </w:p>
          <w:p w14:paraId="1F6645FC" w14:textId="77777777" w:rsidR="00E60591" w:rsidRDefault="00E60591" w:rsidP="00E60591">
            <w:pPr>
              <w:pStyle w:val="EngHangEnd"/>
              <w:ind w:left="0" w:firstLine="0"/>
            </w:pPr>
            <w:r>
              <w:t>“You are blessed, O Virgin and Bride!”</w:t>
            </w:r>
          </w:p>
        </w:tc>
      </w:tr>
      <w:tr w:rsidR="00E60591" w14:paraId="2978C44B" w14:textId="77777777" w:rsidTr="00E60591">
        <w:trPr>
          <w:cantSplit/>
        </w:trPr>
        <w:tc>
          <w:tcPr>
            <w:tcW w:w="288" w:type="dxa"/>
          </w:tcPr>
          <w:p w14:paraId="1EB44F8F" w14:textId="77777777" w:rsidR="00E60591" w:rsidRDefault="00E60591" w:rsidP="00E60591">
            <w:pPr>
              <w:pStyle w:val="CopticCross"/>
            </w:pPr>
          </w:p>
        </w:tc>
        <w:tc>
          <w:tcPr>
            <w:tcW w:w="3960" w:type="dxa"/>
          </w:tcPr>
          <w:p w14:paraId="065CE5D0" w14:textId="77777777" w:rsidR="00E60591" w:rsidRDefault="00E60591" w:rsidP="00E60591">
            <w:pPr>
              <w:pStyle w:val="EngHang"/>
            </w:pPr>
            <w:r>
              <w:t>The Lord Jesus came forth from you,</w:t>
            </w:r>
          </w:p>
          <w:p w14:paraId="34E90D44" w14:textId="77777777" w:rsidR="00E60591" w:rsidRDefault="00E60591" w:rsidP="00E60591">
            <w:pPr>
              <w:pStyle w:val="EngHang"/>
            </w:pPr>
            <w:r>
              <w:t>He dwelt in you by His Holy Spirit,</w:t>
            </w:r>
          </w:p>
          <w:p w14:paraId="6BAEC616" w14:textId="77777777" w:rsidR="00E60591" w:rsidRDefault="00E60591" w:rsidP="00E60591">
            <w:pPr>
              <w:pStyle w:val="EngHang"/>
            </w:pPr>
            <w:r>
              <w:t>You became the Mother of your Creator,</w:t>
            </w:r>
          </w:p>
          <w:p w14:paraId="2AF238C6" w14:textId="77777777" w:rsidR="00E60591" w:rsidRDefault="00E60591" w:rsidP="00E60591">
            <w:pPr>
              <w:pStyle w:val="EngHangEnd"/>
            </w:pPr>
            <w:r>
              <w:t>“You are blessed, O Virgin and Bride!”</w:t>
            </w:r>
          </w:p>
        </w:tc>
      </w:tr>
      <w:tr w:rsidR="00E60591" w14:paraId="289A8BF8" w14:textId="77777777" w:rsidTr="00E60591">
        <w:trPr>
          <w:cantSplit/>
        </w:trPr>
        <w:tc>
          <w:tcPr>
            <w:tcW w:w="288" w:type="dxa"/>
          </w:tcPr>
          <w:p w14:paraId="190F4C36" w14:textId="77777777" w:rsidR="00E60591" w:rsidRDefault="00E60591" w:rsidP="00E60591">
            <w:pPr>
              <w:pStyle w:val="CopticCross"/>
            </w:pPr>
            <w:r>
              <w:t>¿</w:t>
            </w:r>
          </w:p>
        </w:tc>
        <w:tc>
          <w:tcPr>
            <w:tcW w:w="3960" w:type="dxa"/>
          </w:tcPr>
          <w:p w14:paraId="7AEB7AB9" w14:textId="77777777" w:rsidR="00E60591" w:rsidRDefault="00E60591" w:rsidP="00E60591">
            <w:pPr>
              <w:pStyle w:val="EngHang"/>
            </w:pPr>
            <w:r>
              <w:t>The salvation of Adam, and his kind,</w:t>
            </w:r>
          </w:p>
          <w:p w14:paraId="36CFF382" w14:textId="77777777" w:rsidR="00E60591" w:rsidRDefault="00E60591" w:rsidP="00E60591">
            <w:pPr>
              <w:pStyle w:val="EngHang"/>
            </w:pPr>
            <w:r>
              <w:t>And his return to Paradise,</w:t>
            </w:r>
          </w:p>
          <w:p w14:paraId="62BD9612" w14:textId="77777777" w:rsidR="00E60591" w:rsidRDefault="00E60591" w:rsidP="00E60591">
            <w:pPr>
              <w:pStyle w:val="EngHang"/>
            </w:pPr>
            <w:r>
              <w:t>Has come forth from the ever-Virgin,</w:t>
            </w:r>
          </w:p>
          <w:p w14:paraId="1E331432" w14:textId="77777777" w:rsidR="00E60591" w:rsidRDefault="00E60591" w:rsidP="00E60591">
            <w:pPr>
              <w:pStyle w:val="EngHangEnd"/>
            </w:pPr>
            <w:r>
              <w:t>“You are blessed, O Virgin and Bride!”</w:t>
            </w:r>
          </w:p>
        </w:tc>
      </w:tr>
      <w:tr w:rsidR="00E60591" w14:paraId="36D9734A" w14:textId="77777777" w:rsidTr="00E60591">
        <w:trPr>
          <w:cantSplit/>
        </w:trPr>
        <w:tc>
          <w:tcPr>
            <w:tcW w:w="288" w:type="dxa"/>
          </w:tcPr>
          <w:p w14:paraId="4BF87FB6" w14:textId="77777777" w:rsidR="00E60591" w:rsidRDefault="00E60591" w:rsidP="00E60591">
            <w:pPr>
              <w:pStyle w:val="CopticCross"/>
            </w:pPr>
          </w:p>
        </w:tc>
        <w:tc>
          <w:tcPr>
            <w:tcW w:w="3960" w:type="dxa"/>
          </w:tcPr>
          <w:p w14:paraId="1748420F" w14:textId="77777777" w:rsidR="00E60591" w:rsidRDefault="00E60591" w:rsidP="00E60591">
            <w:pPr>
              <w:pStyle w:val="EngHang"/>
            </w:pPr>
            <w:r>
              <w:t>You have been called, “the finest flower,</w:t>
            </w:r>
          </w:p>
          <w:p w14:paraId="4A1B043A" w14:textId="77777777" w:rsidR="00E60591" w:rsidRDefault="00E60591" w:rsidP="00E60591">
            <w:pPr>
              <w:pStyle w:val="EngHang"/>
            </w:pPr>
            <w:r>
              <w:t>The pure golden censer,</w:t>
            </w:r>
          </w:p>
          <w:p w14:paraId="097E098E" w14:textId="77777777" w:rsidR="00E60591" w:rsidRDefault="00E60591" w:rsidP="00E60591">
            <w:pPr>
              <w:pStyle w:val="EngHang"/>
            </w:pPr>
            <w:r>
              <w:t>The holy and fragrant incense.”</w:t>
            </w:r>
          </w:p>
          <w:p w14:paraId="43412FF4" w14:textId="77777777" w:rsidR="00E60591" w:rsidRDefault="00E60591" w:rsidP="00E60591">
            <w:pPr>
              <w:pStyle w:val="EngHangEnd"/>
            </w:pPr>
            <w:r>
              <w:t>You are blessed, O Virgin and Bride!</w:t>
            </w:r>
          </w:p>
        </w:tc>
      </w:tr>
      <w:tr w:rsidR="00E60591" w14:paraId="0EE52441" w14:textId="77777777" w:rsidTr="00E60591">
        <w:trPr>
          <w:cantSplit/>
        </w:trPr>
        <w:tc>
          <w:tcPr>
            <w:tcW w:w="288" w:type="dxa"/>
          </w:tcPr>
          <w:p w14:paraId="4F28BAF1" w14:textId="77777777" w:rsidR="00E60591" w:rsidRDefault="00E60591" w:rsidP="00E60591">
            <w:pPr>
              <w:pStyle w:val="CopticCross"/>
            </w:pPr>
            <w:r>
              <w:t>¿</w:t>
            </w:r>
          </w:p>
        </w:tc>
        <w:tc>
          <w:tcPr>
            <w:tcW w:w="3960" w:type="dxa"/>
          </w:tcPr>
          <w:p w14:paraId="6898A051" w14:textId="77777777" w:rsidR="00E60591" w:rsidRDefault="00E60591" w:rsidP="00E60591">
            <w:pPr>
              <w:pStyle w:val="EngHang"/>
            </w:pPr>
            <w:r>
              <w:t>The Lord of Glory chose your beauty,</w:t>
            </w:r>
          </w:p>
          <w:p w14:paraId="424B2B6D" w14:textId="77777777" w:rsidR="00E60591" w:rsidRDefault="00E60591" w:rsidP="00E60591">
            <w:pPr>
              <w:pStyle w:val="EngHang"/>
            </w:pPr>
            <w:r>
              <w:t>As the Psalmist has proclaimed.</w:t>
            </w:r>
          </w:p>
          <w:p w14:paraId="58CDD2EE" w14:textId="77777777" w:rsidR="00E60591" w:rsidRDefault="00E60591" w:rsidP="00E60591">
            <w:pPr>
              <w:pStyle w:val="EngHang"/>
            </w:pPr>
            <w:r>
              <w:t>The Lord of lords became your son.</w:t>
            </w:r>
          </w:p>
          <w:p w14:paraId="6B21E899" w14:textId="77777777" w:rsidR="00E60591" w:rsidRDefault="00E60591" w:rsidP="00E60591">
            <w:pPr>
              <w:pStyle w:val="EngHangEnd"/>
            </w:pPr>
            <w:r>
              <w:t>You are blessed, O Virgin and Bride!</w:t>
            </w:r>
          </w:p>
        </w:tc>
      </w:tr>
      <w:tr w:rsidR="00E60591" w14:paraId="4436AFEF" w14:textId="77777777" w:rsidTr="00E60591">
        <w:trPr>
          <w:cantSplit/>
        </w:trPr>
        <w:tc>
          <w:tcPr>
            <w:tcW w:w="288" w:type="dxa"/>
          </w:tcPr>
          <w:p w14:paraId="07AC9008" w14:textId="77777777" w:rsidR="00E60591" w:rsidRDefault="00E60591" w:rsidP="00E60591">
            <w:pPr>
              <w:pStyle w:val="CopticCross"/>
            </w:pPr>
          </w:p>
        </w:tc>
        <w:tc>
          <w:tcPr>
            <w:tcW w:w="3960" w:type="dxa"/>
          </w:tcPr>
          <w:p w14:paraId="021E4226" w14:textId="77777777" w:rsidR="00E60591" w:rsidRDefault="00E60591" w:rsidP="00E60591">
            <w:pPr>
              <w:pStyle w:val="EngHang"/>
            </w:pPr>
            <w:r>
              <w:t>Ezekiel beheld a vision,</w:t>
            </w:r>
          </w:p>
          <w:p w14:paraId="5DDC6AF8" w14:textId="77777777" w:rsidR="00E60591" w:rsidRDefault="00E60591" w:rsidP="00E60591">
            <w:pPr>
              <w:pStyle w:val="EngHang"/>
            </w:pPr>
            <w:r>
              <w:t>A closed door, guarded in the East.</w:t>
            </w:r>
          </w:p>
          <w:p w14:paraId="6C008AA7" w14:textId="77777777" w:rsidR="00E60591" w:rsidRDefault="00E60591" w:rsidP="00E60591">
            <w:pPr>
              <w:pStyle w:val="EngHang"/>
            </w:pPr>
            <w:r>
              <w:t>The High King entered by it.</w:t>
            </w:r>
          </w:p>
          <w:p w14:paraId="6BD42259" w14:textId="77777777" w:rsidR="00E60591" w:rsidRDefault="00E60591" w:rsidP="00E60591">
            <w:pPr>
              <w:pStyle w:val="EngHangEnd"/>
            </w:pPr>
            <w:r>
              <w:t>You are blssed, O Virgin and Bride!</w:t>
            </w:r>
          </w:p>
        </w:tc>
      </w:tr>
      <w:tr w:rsidR="00E60591" w14:paraId="7F9C2090" w14:textId="77777777" w:rsidTr="00E60591">
        <w:trPr>
          <w:cantSplit/>
        </w:trPr>
        <w:tc>
          <w:tcPr>
            <w:tcW w:w="288" w:type="dxa"/>
          </w:tcPr>
          <w:p w14:paraId="01084A8E" w14:textId="77777777" w:rsidR="00E60591" w:rsidRDefault="00E60591" w:rsidP="00E60591">
            <w:pPr>
              <w:pStyle w:val="CopticCross"/>
            </w:pPr>
            <w:r>
              <w:lastRenderedPageBreak/>
              <w:t>¿</w:t>
            </w:r>
          </w:p>
        </w:tc>
        <w:tc>
          <w:tcPr>
            <w:tcW w:w="3960" w:type="dxa"/>
          </w:tcPr>
          <w:p w14:paraId="3620DE30" w14:textId="77777777" w:rsidR="00E60591" w:rsidRDefault="00E60591" w:rsidP="00E60591">
            <w:pPr>
              <w:pStyle w:val="EngHang"/>
            </w:pPr>
            <w:r>
              <w:t>Jacob saw a ladder,</w:t>
            </w:r>
          </w:p>
          <w:p w14:paraId="25F89E8C" w14:textId="77777777" w:rsidR="00E60591" w:rsidRDefault="00E60591" w:rsidP="00E60591">
            <w:pPr>
              <w:pStyle w:val="EngHang"/>
            </w:pPr>
            <w:r>
              <w:t>Surrounded by the angelic hosts,</w:t>
            </w:r>
          </w:p>
          <w:p w14:paraId="4DE72E43" w14:textId="77777777" w:rsidR="00E60591" w:rsidRDefault="00E60591" w:rsidP="00E60591">
            <w:pPr>
              <w:pStyle w:val="EngHang"/>
            </w:pPr>
            <w:r>
              <w:t>Who shoripped the revered King.</w:t>
            </w:r>
          </w:p>
          <w:p w14:paraId="38E68C2B" w14:textId="77777777" w:rsidR="00E60591" w:rsidRDefault="00E60591" w:rsidP="00E60591">
            <w:pPr>
              <w:pStyle w:val="EngHangEnd"/>
            </w:pPr>
            <w:r>
              <w:t>You are blssed, O Virgin and Bride!</w:t>
            </w:r>
          </w:p>
        </w:tc>
      </w:tr>
      <w:tr w:rsidR="00E60591" w14:paraId="38CA3714" w14:textId="77777777" w:rsidTr="00E60591">
        <w:trPr>
          <w:cantSplit/>
        </w:trPr>
        <w:tc>
          <w:tcPr>
            <w:tcW w:w="288" w:type="dxa"/>
          </w:tcPr>
          <w:p w14:paraId="239A3770" w14:textId="77777777" w:rsidR="00E60591" w:rsidRDefault="00E60591" w:rsidP="00E60591">
            <w:pPr>
              <w:pStyle w:val="CopticCross"/>
            </w:pPr>
          </w:p>
        </w:tc>
        <w:tc>
          <w:tcPr>
            <w:tcW w:w="3960" w:type="dxa"/>
          </w:tcPr>
          <w:p w14:paraId="6E4D98BB" w14:textId="77777777" w:rsidR="00E60591" w:rsidRDefault="00E60591" w:rsidP="00E60591">
            <w:pPr>
              <w:pStyle w:val="EngHang"/>
            </w:pPr>
            <w:r>
              <w:t>Moses witnessed and prophesied,</w:t>
            </w:r>
          </w:p>
          <w:p w14:paraId="31E91DFE" w14:textId="77777777" w:rsidR="00E60591" w:rsidRDefault="00E60591" w:rsidP="00E60591">
            <w:pPr>
              <w:pStyle w:val="EngHang"/>
            </w:pPr>
            <w:r>
              <w:t>Likening to to a planted vineyard,</w:t>
            </w:r>
          </w:p>
          <w:p w14:paraId="57306E04" w14:textId="77777777" w:rsidR="00E60591" w:rsidRDefault="00E60591" w:rsidP="00E60591">
            <w:pPr>
              <w:pStyle w:val="EngHang"/>
            </w:pPr>
            <w:r>
              <w:t>And a green bush aflame with fire.</w:t>
            </w:r>
          </w:p>
          <w:p w14:paraId="77F97A00" w14:textId="77777777" w:rsidR="00E60591" w:rsidRDefault="00E60591" w:rsidP="00E60591">
            <w:pPr>
              <w:pStyle w:val="EngHangEnd"/>
            </w:pPr>
            <w:r>
              <w:t>You are blssed, O Virgin and Bride!</w:t>
            </w:r>
          </w:p>
        </w:tc>
      </w:tr>
      <w:tr w:rsidR="00E60591" w14:paraId="7C779A0E" w14:textId="77777777" w:rsidTr="00E60591">
        <w:trPr>
          <w:cantSplit/>
        </w:trPr>
        <w:tc>
          <w:tcPr>
            <w:tcW w:w="288" w:type="dxa"/>
          </w:tcPr>
          <w:p w14:paraId="40AFD574" w14:textId="77777777" w:rsidR="00E60591" w:rsidRDefault="00E60591" w:rsidP="00E60591">
            <w:pPr>
              <w:pStyle w:val="CopticCross"/>
            </w:pPr>
            <w:r>
              <w:t>¿</w:t>
            </w:r>
          </w:p>
        </w:tc>
        <w:tc>
          <w:tcPr>
            <w:tcW w:w="3960" w:type="dxa"/>
          </w:tcPr>
          <w:p w14:paraId="349C9F27" w14:textId="77777777" w:rsidR="00E60591" w:rsidRDefault="00E60591" w:rsidP="00E60591">
            <w:pPr>
              <w:pStyle w:val="EngHang"/>
            </w:pPr>
            <w:r>
              <w:t>Zephaniah spoke of you,</w:t>
            </w:r>
          </w:p>
          <w:p w14:paraId="7792771A" w14:textId="77777777" w:rsidR="00E60591" w:rsidRDefault="00E60591" w:rsidP="00E60591">
            <w:pPr>
              <w:pStyle w:val="EngHang"/>
            </w:pPr>
            <w:r>
              <w:t>And prophesied of Jesus’ birth,</w:t>
            </w:r>
          </w:p>
          <w:p w14:paraId="48F01BC7" w14:textId="77777777" w:rsidR="00E60591" w:rsidRDefault="00E60591" w:rsidP="00E60591">
            <w:pPr>
              <w:pStyle w:val="EngHang"/>
            </w:pPr>
            <w:r>
              <w:t>“He will descend as rain and dew.”</w:t>
            </w:r>
          </w:p>
          <w:p w14:paraId="3E667A88" w14:textId="77777777" w:rsidR="00E60591" w:rsidRDefault="00E60591" w:rsidP="00E60591">
            <w:pPr>
              <w:pStyle w:val="EngHangEnd"/>
            </w:pPr>
            <w:r>
              <w:t>You are blssed, O Virgin and Bride!</w:t>
            </w:r>
          </w:p>
        </w:tc>
      </w:tr>
      <w:tr w:rsidR="00E60591" w14:paraId="497B352E" w14:textId="77777777" w:rsidTr="00E60591">
        <w:trPr>
          <w:cantSplit/>
        </w:trPr>
        <w:tc>
          <w:tcPr>
            <w:tcW w:w="288" w:type="dxa"/>
          </w:tcPr>
          <w:p w14:paraId="135E0572" w14:textId="77777777" w:rsidR="00E60591" w:rsidRDefault="00E60591" w:rsidP="00E60591">
            <w:pPr>
              <w:pStyle w:val="CopticCross"/>
            </w:pPr>
          </w:p>
        </w:tc>
        <w:tc>
          <w:tcPr>
            <w:tcW w:w="3960" w:type="dxa"/>
          </w:tcPr>
          <w:p w14:paraId="1903B1B8" w14:textId="77777777" w:rsidR="00E60591" w:rsidRDefault="00E60591" w:rsidP="00E60591">
            <w:pPr>
              <w:pStyle w:val="EngHang"/>
            </w:pPr>
            <w:r>
              <w:t>Daneil said of his vision,</w:t>
            </w:r>
          </w:p>
          <w:p w14:paraId="3DC5A860" w14:textId="77777777" w:rsidR="00E60591" w:rsidRDefault="00E60591" w:rsidP="00E60591">
            <w:pPr>
              <w:pStyle w:val="EngHang"/>
            </w:pPr>
            <w:r>
              <w:t>“I have seen a great Throne,</w:t>
            </w:r>
          </w:p>
          <w:p w14:paraId="62D93E1E" w14:textId="77777777" w:rsidR="00E60591" w:rsidRDefault="00E60591" w:rsidP="00E60591">
            <w:pPr>
              <w:pStyle w:val="EngHang"/>
            </w:pPr>
            <w:r>
              <w:t>With the Great High King seated thereon.”</w:t>
            </w:r>
          </w:p>
          <w:p w14:paraId="4330FD88" w14:textId="77777777" w:rsidR="00E60591" w:rsidRDefault="00E60591" w:rsidP="00E60591">
            <w:pPr>
              <w:pStyle w:val="EngHangEnd"/>
            </w:pPr>
            <w:r>
              <w:t>You are blssed, O Virgin and Bride!</w:t>
            </w:r>
          </w:p>
        </w:tc>
      </w:tr>
      <w:tr w:rsidR="00E60591" w14:paraId="1759654F" w14:textId="77777777" w:rsidTr="00E60591">
        <w:trPr>
          <w:cantSplit/>
        </w:trPr>
        <w:tc>
          <w:tcPr>
            <w:tcW w:w="288" w:type="dxa"/>
          </w:tcPr>
          <w:p w14:paraId="16B3F955" w14:textId="77777777" w:rsidR="00E60591" w:rsidRDefault="00E60591" w:rsidP="00E60591">
            <w:pPr>
              <w:pStyle w:val="CopticCross"/>
            </w:pPr>
            <w:r>
              <w:t>¿</w:t>
            </w:r>
          </w:p>
        </w:tc>
        <w:tc>
          <w:tcPr>
            <w:tcW w:w="3960" w:type="dxa"/>
          </w:tcPr>
          <w:p w14:paraId="117100A2" w14:textId="77777777" w:rsidR="00E60591" w:rsidRDefault="00E60591" w:rsidP="00E60591">
            <w:pPr>
              <w:pStyle w:val="EngHang"/>
            </w:pPr>
            <w:r>
              <w:t>Moses asked to glimps and behold</w:t>
            </w:r>
          </w:p>
          <w:p w14:paraId="3731F6A8" w14:textId="77777777" w:rsidR="00E60591" w:rsidRDefault="00E60591" w:rsidP="00E60591">
            <w:pPr>
              <w:pStyle w:val="EngHang"/>
            </w:pPr>
            <w:r>
              <w:t>What you beheld of Mother of the Holy One,</w:t>
            </w:r>
          </w:p>
          <w:p w14:paraId="12D06087" w14:textId="77777777" w:rsidR="00E60591" w:rsidRDefault="00E60591" w:rsidP="00E60591">
            <w:pPr>
              <w:pStyle w:val="EngHang"/>
            </w:pPr>
            <w:r>
              <w:t>But could not bear His light.</w:t>
            </w:r>
          </w:p>
          <w:p w14:paraId="5F13D82F" w14:textId="77777777" w:rsidR="00E60591" w:rsidRDefault="00E60591" w:rsidP="00E60591">
            <w:pPr>
              <w:pStyle w:val="EngHangEnd"/>
            </w:pPr>
            <w:r>
              <w:t>You are blssed, O Virgin and Bride!</w:t>
            </w:r>
          </w:p>
        </w:tc>
      </w:tr>
      <w:tr w:rsidR="00E60591" w14:paraId="25B14C66" w14:textId="77777777" w:rsidTr="00E60591">
        <w:trPr>
          <w:cantSplit/>
        </w:trPr>
        <w:tc>
          <w:tcPr>
            <w:tcW w:w="288" w:type="dxa"/>
          </w:tcPr>
          <w:p w14:paraId="5B904032" w14:textId="77777777" w:rsidR="00E60591" w:rsidRDefault="00E60591" w:rsidP="00E60591">
            <w:pPr>
              <w:pStyle w:val="CopticCross"/>
            </w:pPr>
          </w:p>
        </w:tc>
        <w:tc>
          <w:tcPr>
            <w:tcW w:w="3960" w:type="dxa"/>
          </w:tcPr>
          <w:p w14:paraId="47FB965B" w14:textId="77777777" w:rsidR="00E60591" w:rsidRDefault="00E60591" w:rsidP="00E60591">
            <w:pPr>
              <w:pStyle w:val="EngHang"/>
            </w:pPr>
            <w:r>
              <w:t>He came from you, fulfilling the promise</w:t>
            </w:r>
          </w:p>
          <w:p w14:paraId="19C3F2E2" w14:textId="77777777" w:rsidR="00E60591" w:rsidRDefault="00E60591" w:rsidP="00E60591">
            <w:pPr>
              <w:pStyle w:val="EngHang"/>
            </w:pPr>
            <w:r>
              <w:t>To Adam, restoring him to Paradise,</w:t>
            </w:r>
          </w:p>
          <w:p w14:paraId="0D498911" w14:textId="77777777" w:rsidR="00E60591" w:rsidRDefault="00E60591" w:rsidP="00E60591">
            <w:pPr>
              <w:pStyle w:val="EngHang"/>
            </w:pPr>
            <w:r>
              <w:t>And freeing his offspring from all bonds.</w:t>
            </w:r>
          </w:p>
          <w:p w14:paraId="591C1728" w14:textId="77777777" w:rsidR="00E60591" w:rsidRDefault="00E60591" w:rsidP="00E60591">
            <w:pPr>
              <w:pStyle w:val="EngHangEnd"/>
            </w:pPr>
            <w:r>
              <w:t>You are blssed, O Virgin and Bride!</w:t>
            </w:r>
          </w:p>
        </w:tc>
      </w:tr>
      <w:tr w:rsidR="00E60591" w14:paraId="4D4BF01C" w14:textId="77777777" w:rsidTr="00E60591">
        <w:trPr>
          <w:cantSplit/>
        </w:trPr>
        <w:tc>
          <w:tcPr>
            <w:tcW w:w="288" w:type="dxa"/>
          </w:tcPr>
          <w:p w14:paraId="1DCCA9FE" w14:textId="77777777" w:rsidR="00E60591" w:rsidRDefault="00E60591" w:rsidP="00E60591">
            <w:pPr>
              <w:pStyle w:val="CopticCross"/>
            </w:pPr>
            <w:r>
              <w:lastRenderedPageBreak/>
              <w:t>¿</w:t>
            </w:r>
          </w:p>
        </w:tc>
        <w:tc>
          <w:tcPr>
            <w:tcW w:w="3960" w:type="dxa"/>
          </w:tcPr>
          <w:p w14:paraId="4FA22CF2" w14:textId="77777777" w:rsidR="00E60591" w:rsidRDefault="00E60591" w:rsidP="00E60591">
            <w:pPr>
              <w:pStyle w:val="EngHang"/>
            </w:pPr>
            <w:r>
              <w:t>Your praise is precious and as sweet</w:t>
            </w:r>
          </w:p>
          <w:p w14:paraId="1BA3182F" w14:textId="77777777" w:rsidR="00E60591" w:rsidRDefault="00E60591" w:rsidP="00E60591">
            <w:pPr>
              <w:pStyle w:val="EngHang"/>
            </w:pPr>
            <w:r>
              <w:t>As the sweetness of Paradise.</w:t>
            </w:r>
          </w:p>
          <w:p w14:paraId="5AE37580" w14:textId="77777777" w:rsidR="00E60591" w:rsidRDefault="00E60591" w:rsidP="00E60591">
            <w:pPr>
              <w:pStyle w:val="EngHang"/>
            </w:pPr>
            <w:r>
              <w:t>Those who taste it will not be satisfied by other things.</w:t>
            </w:r>
          </w:p>
          <w:p w14:paraId="631F92B4" w14:textId="77777777" w:rsidR="00E60591" w:rsidRDefault="00E60591" w:rsidP="00E60591">
            <w:pPr>
              <w:pStyle w:val="EngHangEnd"/>
            </w:pPr>
            <w:r>
              <w:t>You are blssed, O Virgin and Bride!</w:t>
            </w:r>
          </w:p>
        </w:tc>
      </w:tr>
      <w:tr w:rsidR="00E60591" w14:paraId="7B5C0A21" w14:textId="77777777" w:rsidTr="00E60591">
        <w:trPr>
          <w:cantSplit/>
        </w:trPr>
        <w:tc>
          <w:tcPr>
            <w:tcW w:w="288" w:type="dxa"/>
          </w:tcPr>
          <w:p w14:paraId="75475183" w14:textId="77777777" w:rsidR="00E60591" w:rsidRDefault="00E60591" w:rsidP="00E60591">
            <w:pPr>
              <w:pStyle w:val="CopticCross"/>
            </w:pPr>
          </w:p>
        </w:tc>
        <w:tc>
          <w:tcPr>
            <w:tcW w:w="3960" w:type="dxa"/>
          </w:tcPr>
          <w:p w14:paraId="4C0F0BA5" w14:textId="77777777" w:rsidR="00E60591" w:rsidRDefault="00E60591" w:rsidP="00E60591">
            <w:pPr>
              <w:pStyle w:val="EngHang"/>
            </w:pPr>
            <w:r>
              <w:t>You are honoured and privlidged</w:t>
            </w:r>
          </w:p>
          <w:p w14:paraId="783E98EC" w14:textId="77777777" w:rsidR="00E60591" w:rsidRDefault="00E60591" w:rsidP="00E60591">
            <w:pPr>
              <w:pStyle w:val="EngHang"/>
            </w:pPr>
            <w:r>
              <w:t>More than the angelic hosts,</w:t>
            </w:r>
          </w:p>
          <w:p w14:paraId="147D89BA" w14:textId="77777777" w:rsidR="00E60591" w:rsidRDefault="00E60591" w:rsidP="00E60591">
            <w:pPr>
              <w:pStyle w:val="EngHang"/>
            </w:pPr>
            <w:r>
              <w:t>You held the Creator on your lap;</w:t>
            </w:r>
          </w:p>
          <w:p w14:paraId="2F195EF1" w14:textId="77777777" w:rsidR="00E60591" w:rsidRDefault="00E60591" w:rsidP="00E60591">
            <w:pPr>
              <w:pStyle w:val="EngHangEnd"/>
            </w:pPr>
            <w:r>
              <w:t>You are blssed, O Virgin and Bride!</w:t>
            </w:r>
          </w:p>
        </w:tc>
      </w:tr>
      <w:tr w:rsidR="00E60591" w14:paraId="7B7316D5" w14:textId="77777777" w:rsidTr="00E60591">
        <w:trPr>
          <w:cantSplit/>
        </w:trPr>
        <w:tc>
          <w:tcPr>
            <w:tcW w:w="288" w:type="dxa"/>
          </w:tcPr>
          <w:p w14:paraId="14FD983D" w14:textId="77777777" w:rsidR="00E60591" w:rsidRDefault="00E60591" w:rsidP="00E60591">
            <w:pPr>
              <w:pStyle w:val="CopticCross"/>
            </w:pPr>
            <w:r>
              <w:t>¿</w:t>
            </w:r>
          </w:p>
        </w:tc>
        <w:tc>
          <w:tcPr>
            <w:tcW w:w="3960" w:type="dxa"/>
          </w:tcPr>
          <w:p w14:paraId="5FC62690" w14:textId="77777777" w:rsidR="00E60591" w:rsidRDefault="00E60591" w:rsidP="00E60591">
            <w:pPr>
              <w:pStyle w:val="EngHang"/>
            </w:pPr>
            <w:r>
              <w:t>If one praises you at all times,</w:t>
            </w:r>
          </w:p>
          <w:p w14:paraId="4FC24A50" w14:textId="77777777" w:rsidR="00E60591" w:rsidRDefault="00E60591" w:rsidP="00E60591">
            <w:pPr>
              <w:pStyle w:val="EngHang"/>
            </w:pPr>
            <w:r>
              <w:t>He will attain his desire,</w:t>
            </w:r>
          </w:p>
          <w:p w14:paraId="6BA9BD65" w14:textId="77777777" w:rsidR="00E60591" w:rsidRDefault="00E60591" w:rsidP="00E60591">
            <w:pPr>
              <w:pStyle w:val="EngHang"/>
            </w:pPr>
            <w:r>
              <w:t>Of receiving the Lord’s holy peasure.</w:t>
            </w:r>
          </w:p>
          <w:p w14:paraId="69D3BFD4" w14:textId="77777777" w:rsidR="00E60591" w:rsidRDefault="00E60591" w:rsidP="00E60591">
            <w:pPr>
              <w:pStyle w:val="EngHangEnd"/>
            </w:pPr>
            <w:r>
              <w:t>You are blssed, O Virgin and Bride!</w:t>
            </w:r>
          </w:p>
        </w:tc>
      </w:tr>
      <w:tr w:rsidR="00E60591" w14:paraId="2EDAB459" w14:textId="77777777" w:rsidTr="00E60591">
        <w:trPr>
          <w:cantSplit/>
        </w:trPr>
        <w:tc>
          <w:tcPr>
            <w:tcW w:w="288" w:type="dxa"/>
          </w:tcPr>
          <w:p w14:paraId="093FDC06" w14:textId="77777777" w:rsidR="00E60591" w:rsidRDefault="00E60591" w:rsidP="00E60591">
            <w:pPr>
              <w:pStyle w:val="CopticCross"/>
            </w:pPr>
          </w:p>
        </w:tc>
        <w:tc>
          <w:tcPr>
            <w:tcW w:w="3960" w:type="dxa"/>
          </w:tcPr>
          <w:p w14:paraId="71E8825B" w14:textId="77777777" w:rsidR="00E60591" w:rsidRDefault="00E60591" w:rsidP="00E60591">
            <w:pPr>
              <w:pStyle w:val="EngHang"/>
            </w:pPr>
            <w:r>
              <w:t>All my life I have desired</w:t>
            </w:r>
          </w:p>
          <w:p w14:paraId="7FDDD564" w14:textId="77777777" w:rsidR="00E60591" w:rsidRDefault="00E60591" w:rsidP="00E60591">
            <w:pPr>
              <w:pStyle w:val="EngHang"/>
            </w:pPr>
            <w:r>
              <w:t>To praies you, O Virgin,</w:t>
            </w:r>
          </w:p>
          <w:p w14:paraId="7C5052BD" w14:textId="77777777" w:rsidR="00E60591" w:rsidRDefault="00E60591" w:rsidP="00E60591">
            <w:pPr>
              <w:pStyle w:val="EngHang"/>
            </w:pPr>
            <w:r>
              <w:t>So you will be my help when I depart.</w:t>
            </w:r>
          </w:p>
          <w:p w14:paraId="30830EC7" w14:textId="77777777" w:rsidR="00E60591" w:rsidRDefault="00E60591" w:rsidP="00E60591">
            <w:pPr>
              <w:pStyle w:val="EngHangEnd"/>
            </w:pPr>
            <w:r>
              <w:t>You are blssed, O Virgin and Bride!</w:t>
            </w:r>
          </w:p>
        </w:tc>
      </w:tr>
      <w:tr w:rsidR="00E60591" w14:paraId="79AB8125" w14:textId="77777777" w:rsidTr="00E60591">
        <w:trPr>
          <w:cantSplit/>
        </w:trPr>
        <w:tc>
          <w:tcPr>
            <w:tcW w:w="288" w:type="dxa"/>
          </w:tcPr>
          <w:p w14:paraId="17457BD2" w14:textId="77777777" w:rsidR="00E60591" w:rsidRDefault="00E60591" w:rsidP="00E60591">
            <w:pPr>
              <w:pStyle w:val="CopticCross"/>
            </w:pPr>
            <w:r>
              <w:t>¿</w:t>
            </w:r>
          </w:p>
        </w:tc>
        <w:tc>
          <w:tcPr>
            <w:tcW w:w="3960" w:type="dxa"/>
          </w:tcPr>
          <w:p w14:paraId="5FABF7AF" w14:textId="77777777" w:rsidR="00E60591" w:rsidRDefault="00E60591" w:rsidP="00E60591">
            <w:pPr>
              <w:pStyle w:val="EngHang"/>
            </w:pPr>
            <w:r>
              <w:t>Who can explain the honour of Mary?</w:t>
            </w:r>
          </w:p>
          <w:p w14:paraId="6349F0F4" w14:textId="77777777" w:rsidR="00E60591" w:rsidRDefault="00E60591" w:rsidP="00E60591">
            <w:pPr>
              <w:pStyle w:val="EngHang"/>
            </w:pPr>
            <w:r>
              <w:t>She is greater than the sun and moon,</w:t>
            </w:r>
          </w:p>
          <w:p w14:paraId="26ADAE90" w14:textId="77777777" w:rsidR="00E60591" w:rsidRDefault="00E60591" w:rsidP="00E60591">
            <w:pPr>
              <w:pStyle w:val="EngHang"/>
            </w:pPr>
            <w:r>
              <w:t>Even greater than the Throne!</w:t>
            </w:r>
          </w:p>
          <w:p w14:paraId="700E8FB2" w14:textId="77777777" w:rsidR="00E60591" w:rsidRDefault="00E60591" w:rsidP="00E60591">
            <w:pPr>
              <w:pStyle w:val="EngHangEnd"/>
            </w:pPr>
            <w:r>
              <w:t>You are blssed, O Virgin and Bride!</w:t>
            </w:r>
          </w:p>
        </w:tc>
      </w:tr>
      <w:tr w:rsidR="00E60591" w14:paraId="259B5FE0" w14:textId="77777777" w:rsidTr="00E60591">
        <w:trPr>
          <w:cantSplit/>
        </w:trPr>
        <w:tc>
          <w:tcPr>
            <w:tcW w:w="288" w:type="dxa"/>
          </w:tcPr>
          <w:p w14:paraId="43864E6B" w14:textId="77777777" w:rsidR="00E60591" w:rsidRDefault="00E60591" w:rsidP="00E60591">
            <w:pPr>
              <w:pStyle w:val="CopticCross"/>
            </w:pPr>
          </w:p>
        </w:tc>
        <w:tc>
          <w:tcPr>
            <w:tcW w:w="3960" w:type="dxa"/>
          </w:tcPr>
          <w:p w14:paraId="127B40F5" w14:textId="77777777" w:rsidR="00E60591" w:rsidRDefault="00E60591" w:rsidP="00E60591">
            <w:pPr>
              <w:pStyle w:val="EngHang"/>
            </w:pPr>
            <w:r>
              <w:t>You bore the Lord of glory,</w:t>
            </w:r>
          </w:p>
          <w:p w14:paraId="1D77A191" w14:textId="77777777" w:rsidR="00E60591" w:rsidRDefault="00E60591" w:rsidP="00E60591">
            <w:pPr>
              <w:pStyle w:val="EngHang"/>
            </w:pPr>
            <w:r>
              <w:t>Becoming greater than</w:t>
            </w:r>
          </w:p>
          <w:p w14:paraId="117DF1C0" w14:textId="77777777" w:rsidR="00E60591" w:rsidRDefault="00E60591" w:rsidP="00E60591">
            <w:pPr>
              <w:pStyle w:val="EngHang"/>
            </w:pPr>
            <w:r>
              <w:t>All the angelic hosts.</w:t>
            </w:r>
          </w:p>
          <w:p w14:paraId="27AFFD76" w14:textId="77777777" w:rsidR="00E60591" w:rsidRDefault="00E60591" w:rsidP="00E60591">
            <w:pPr>
              <w:pStyle w:val="EngHangEnd"/>
            </w:pPr>
            <w:r>
              <w:t>You are blssed, O Virgin and Bride!</w:t>
            </w:r>
          </w:p>
        </w:tc>
      </w:tr>
      <w:tr w:rsidR="00E60591" w14:paraId="62AF61F1" w14:textId="77777777" w:rsidTr="00E60591">
        <w:trPr>
          <w:cantSplit/>
        </w:trPr>
        <w:tc>
          <w:tcPr>
            <w:tcW w:w="288" w:type="dxa"/>
          </w:tcPr>
          <w:p w14:paraId="54B9DD34" w14:textId="77777777" w:rsidR="00E60591" w:rsidRDefault="00E60591" w:rsidP="00E60591">
            <w:pPr>
              <w:pStyle w:val="CopticCross"/>
            </w:pPr>
            <w:r>
              <w:lastRenderedPageBreak/>
              <w:t>¿</w:t>
            </w:r>
          </w:p>
        </w:tc>
        <w:tc>
          <w:tcPr>
            <w:tcW w:w="3960" w:type="dxa"/>
          </w:tcPr>
          <w:p w14:paraId="79680302" w14:textId="77777777" w:rsidR="00E60591" w:rsidRDefault="00E60591" w:rsidP="00E60591">
            <w:pPr>
              <w:pStyle w:val="EngHang"/>
            </w:pPr>
            <w:r>
              <w:t>Who could have beheld Jesus’ glory,</w:t>
            </w:r>
          </w:p>
          <w:p w14:paraId="26484BE1" w14:textId="77777777" w:rsidR="00E60591" w:rsidRDefault="00E60591" w:rsidP="00E60591">
            <w:pPr>
              <w:pStyle w:val="EngHang"/>
            </w:pPr>
            <w:r>
              <w:t>Reaveled to the world, so bright and clear,</w:t>
            </w:r>
          </w:p>
          <w:p w14:paraId="3E93BCCC" w14:textId="77777777" w:rsidR="00E60591" w:rsidRDefault="00E60591" w:rsidP="00E60591">
            <w:pPr>
              <w:pStyle w:val="EngHang"/>
            </w:pPr>
            <w:r>
              <w:t>Without you, O Mother of the light.</w:t>
            </w:r>
          </w:p>
          <w:p w14:paraId="44BEB194" w14:textId="77777777" w:rsidR="00E60591" w:rsidRDefault="00E60591" w:rsidP="00E60591">
            <w:pPr>
              <w:pStyle w:val="EngHangEnd"/>
            </w:pPr>
            <w:r>
              <w:t>You are blssed, O Virgin and Bride!</w:t>
            </w:r>
          </w:p>
        </w:tc>
      </w:tr>
      <w:tr w:rsidR="00E60591" w14:paraId="53F12714" w14:textId="77777777" w:rsidTr="00E60591">
        <w:trPr>
          <w:cantSplit/>
        </w:trPr>
        <w:tc>
          <w:tcPr>
            <w:tcW w:w="288" w:type="dxa"/>
          </w:tcPr>
          <w:p w14:paraId="7D4D38F5" w14:textId="77777777" w:rsidR="00E60591" w:rsidRDefault="00E60591" w:rsidP="00E60591">
            <w:pPr>
              <w:pStyle w:val="CopticCross"/>
            </w:pPr>
          </w:p>
        </w:tc>
        <w:tc>
          <w:tcPr>
            <w:tcW w:w="3960" w:type="dxa"/>
          </w:tcPr>
          <w:p w14:paraId="168F0A1D" w14:textId="77777777" w:rsidR="00E60591" w:rsidRDefault="00E60591" w:rsidP="00E60591">
            <w:pPr>
              <w:pStyle w:val="EngHang"/>
            </w:pPr>
            <w:r>
              <w:t>Who has received what you have, O Mary?</w:t>
            </w:r>
          </w:p>
          <w:p w14:paraId="0883BECC" w14:textId="77777777" w:rsidR="00E60591" w:rsidRDefault="00E60591" w:rsidP="00E60591">
            <w:pPr>
              <w:pStyle w:val="EngHang"/>
            </w:pPr>
            <w:r>
              <w:t>Or who resembled you, O Theotokos?</w:t>
            </w:r>
          </w:p>
          <w:p w14:paraId="413B5DCB" w14:textId="77777777" w:rsidR="00E60591" w:rsidRDefault="00E60591" w:rsidP="00E60591">
            <w:pPr>
              <w:pStyle w:val="EngHang"/>
            </w:pPr>
            <w:r>
              <w:t>What tongue can explain your blessedness?</w:t>
            </w:r>
          </w:p>
          <w:p w14:paraId="1D8A0BBE" w14:textId="77777777" w:rsidR="00E60591" w:rsidRDefault="00E60591" w:rsidP="00E60591">
            <w:pPr>
              <w:pStyle w:val="EngHangEnd"/>
              <w:ind w:left="0" w:firstLine="0"/>
            </w:pPr>
            <w:r>
              <w:t>You are blssed, O Virgin and Bride!</w:t>
            </w:r>
          </w:p>
        </w:tc>
      </w:tr>
      <w:tr w:rsidR="00E60591" w14:paraId="0D6FFEA3" w14:textId="77777777" w:rsidTr="00E60591">
        <w:trPr>
          <w:cantSplit/>
        </w:trPr>
        <w:tc>
          <w:tcPr>
            <w:tcW w:w="288" w:type="dxa"/>
          </w:tcPr>
          <w:p w14:paraId="657506CD" w14:textId="77777777" w:rsidR="00E60591" w:rsidRDefault="00E60591" w:rsidP="00E60591">
            <w:pPr>
              <w:pStyle w:val="CopticCross"/>
            </w:pPr>
            <w:r>
              <w:t>¿</w:t>
            </w:r>
          </w:p>
        </w:tc>
        <w:tc>
          <w:tcPr>
            <w:tcW w:w="3960" w:type="dxa"/>
          </w:tcPr>
          <w:p w14:paraId="5592CCD3" w14:textId="77777777" w:rsidR="00E60591" w:rsidRDefault="00E60591" w:rsidP="00E60591">
            <w:pPr>
              <w:pStyle w:val="EngHang"/>
            </w:pPr>
            <w:r>
              <w:t>We ask of you, O Virgin,</w:t>
            </w:r>
          </w:p>
          <w:p w14:paraId="7BC89922" w14:textId="77777777" w:rsidR="00E60591" w:rsidRDefault="00E60591" w:rsidP="00E60591">
            <w:pPr>
              <w:pStyle w:val="EngHang"/>
            </w:pPr>
            <w:r>
              <w:t>Rememer us before our Lord,</w:t>
            </w:r>
          </w:p>
          <w:p w14:paraId="59A7AF6D" w14:textId="77777777" w:rsidR="00E60591" w:rsidRDefault="00E60591" w:rsidP="00E60591">
            <w:pPr>
              <w:pStyle w:val="EngHang"/>
            </w:pPr>
            <w:r>
              <w:t>That He may forgive us our sins.</w:t>
            </w:r>
          </w:p>
          <w:p w14:paraId="1101CF07" w14:textId="77777777" w:rsidR="00E60591" w:rsidRDefault="00E60591" w:rsidP="00E60591">
            <w:pPr>
              <w:pStyle w:val="EngHangEnd"/>
            </w:pPr>
            <w:r>
              <w:t>You are blssed, O Virgin and Bride!</w:t>
            </w:r>
          </w:p>
        </w:tc>
      </w:tr>
      <w:tr w:rsidR="00E60591" w14:paraId="345F2BAE" w14:textId="77777777" w:rsidTr="00E60591">
        <w:trPr>
          <w:cantSplit/>
        </w:trPr>
        <w:tc>
          <w:tcPr>
            <w:tcW w:w="288" w:type="dxa"/>
          </w:tcPr>
          <w:p w14:paraId="1C886472" w14:textId="77777777" w:rsidR="00E60591" w:rsidRDefault="00E60591" w:rsidP="00E60591">
            <w:pPr>
              <w:pStyle w:val="CopticCross"/>
            </w:pPr>
          </w:p>
        </w:tc>
        <w:tc>
          <w:tcPr>
            <w:tcW w:w="3960" w:type="dxa"/>
          </w:tcPr>
          <w:p w14:paraId="378229DA" w14:textId="77777777" w:rsidR="00E60591" w:rsidRDefault="00E60591" w:rsidP="00E60591">
            <w:pPr>
              <w:pStyle w:val="EngHang"/>
            </w:pPr>
            <w:r>
              <w:t>Your servant entreats you,</w:t>
            </w:r>
          </w:p>
          <w:p w14:paraId="178C7221" w14:textId="77777777" w:rsidR="00E60591" w:rsidRDefault="00E60591" w:rsidP="00E60591">
            <w:pPr>
              <w:pStyle w:val="EngHang"/>
            </w:pPr>
            <w:r>
              <w:t>Do not forget me, O Mother of Christ;</w:t>
            </w:r>
          </w:p>
          <w:p w14:paraId="02031EFA" w14:textId="77777777" w:rsidR="00E60591" w:rsidRDefault="00E60591" w:rsidP="00E60591">
            <w:pPr>
              <w:pStyle w:val="EngHang"/>
            </w:pPr>
            <w:r>
              <w:t>I ask you of ryour protection.</w:t>
            </w:r>
          </w:p>
          <w:p w14:paraId="4CC81F22" w14:textId="77777777" w:rsidR="00E60591" w:rsidRDefault="00E60591" w:rsidP="00E60591">
            <w:pPr>
              <w:pStyle w:val="EngHangEnd"/>
            </w:pPr>
            <w:r>
              <w:t>You are blssed, O Virgin and Bride!</w:t>
            </w:r>
          </w:p>
        </w:tc>
      </w:tr>
      <w:tr w:rsidR="00E60591" w14:paraId="1625D291" w14:textId="77777777" w:rsidTr="00E60591">
        <w:trPr>
          <w:cantSplit/>
        </w:trPr>
        <w:tc>
          <w:tcPr>
            <w:tcW w:w="288" w:type="dxa"/>
          </w:tcPr>
          <w:p w14:paraId="421B71E6" w14:textId="77777777" w:rsidR="00E60591" w:rsidRDefault="00E60591" w:rsidP="00E60591">
            <w:pPr>
              <w:pStyle w:val="CopticCross"/>
            </w:pPr>
            <w:r>
              <w:t>¿</w:t>
            </w:r>
          </w:p>
        </w:tc>
        <w:tc>
          <w:tcPr>
            <w:tcW w:w="3960" w:type="dxa"/>
          </w:tcPr>
          <w:p w14:paraId="31ED6D88" w14:textId="77777777" w:rsidR="00E60591" w:rsidRDefault="00E60591" w:rsidP="00E60591">
            <w:pPr>
              <w:pStyle w:val="EngHang"/>
            </w:pPr>
            <w:r>
              <w:t>The honoured father, our shepherd,</w:t>
            </w:r>
          </w:p>
          <w:p w14:paraId="7C8FC03C" w14:textId="77777777" w:rsidR="00E60591" w:rsidRDefault="00E60591" w:rsidP="00E60591">
            <w:pPr>
              <w:pStyle w:val="EngHang"/>
            </w:pPr>
            <w:r>
              <w:t>Pappa Abba _____, the High Priest,</w:t>
            </w:r>
          </w:p>
          <w:p w14:paraId="31CEC917" w14:textId="77777777" w:rsidR="00E60591" w:rsidRDefault="00E60591" w:rsidP="00E60591">
            <w:pPr>
              <w:pStyle w:val="EngHang"/>
            </w:pPr>
            <w:r>
              <w:t>And his partners in the service—</w:t>
            </w:r>
          </w:p>
          <w:p w14:paraId="6505449B" w14:textId="77777777" w:rsidR="00E60591" w:rsidRDefault="00E60591" w:rsidP="00E60591">
            <w:pPr>
              <w:pStyle w:val="EngHangEnd"/>
            </w:pPr>
            <w:r>
              <w:t>You are blssed, O Virgin and Bride!—</w:t>
            </w:r>
          </w:p>
        </w:tc>
      </w:tr>
      <w:tr w:rsidR="00E60591" w14:paraId="2024C96E" w14:textId="77777777" w:rsidTr="00E60591">
        <w:trPr>
          <w:cantSplit/>
        </w:trPr>
        <w:tc>
          <w:tcPr>
            <w:tcW w:w="288" w:type="dxa"/>
          </w:tcPr>
          <w:p w14:paraId="440BB980" w14:textId="77777777" w:rsidR="00E60591" w:rsidRDefault="00E60591" w:rsidP="00E60591">
            <w:pPr>
              <w:pStyle w:val="CopticCross"/>
            </w:pPr>
          </w:p>
        </w:tc>
        <w:tc>
          <w:tcPr>
            <w:tcW w:w="3960" w:type="dxa"/>
          </w:tcPr>
          <w:p w14:paraId="10D83F84" w14:textId="77777777" w:rsidR="00E60591" w:rsidRDefault="00E60591" w:rsidP="00E60591">
            <w:pPr>
              <w:pStyle w:val="EngHang"/>
            </w:pPr>
            <w:r>
              <w:t>Our holy father, Abba ____, the bishop,</w:t>
            </w:r>
          </w:p>
          <w:p w14:paraId="53096087" w14:textId="77777777" w:rsidR="00E60591" w:rsidRDefault="00E60591" w:rsidP="00E60591">
            <w:pPr>
              <w:pStyle w:val="EngHang"/>
            </w:pPr>
            <w:r>
              <w:t>And our holy fathers, the bishops,</w:t>
            </w:r>
          </w:p>
          <w:p w14:paraId="29C8F003" w14:textId="77777777" w:rsidR="00E60591" w:rsidRDefault="00E60591" w:rsidP="00E60591">
            <w:pPr>
              <w:pStyle w:val="EngHang"/>
            </w:pPr>
            <w:r>
              <w:t>Help them, O pride of the human race.</w:t>
            </w:r>
          </w:p>
          <w:p w14:paraId="1CAC7C2F" w14:textId="77777777" w:rsidR="00E60591" w:rsidRDefault="00E60591" w:rsidP="00E60591">
            <w:pPr>
              <w:pStyle w:val="EngHangEnd"/>
            </w:pPr>
            <w:r>
              <w:t>You are blssed, O Virgin and Bride!</w:t>
            </w:r>
          </w:p>
        </w:tc>
      </w:tr>
      <w:tr w:rsidR="00E60591" w14:paraId="15071DB4" w14:textId="77777777" w:rsidTr="00E60591">
        <w:trPr>
          <w:cantSplit/>
        </w:trPr>
        <w:tc>
          <w:tcPr>
            <w:tcW w:w="288" w:type="dxa"/>
          </w:tcPr>
          <w:p w14:paraId="3E5036D6" w14:textId="77777777" w:rsidR="00E60591" w:rsidRDefault="00E60591" w:rsidP="00E60591">
            <w:pPr>
              <w:pStyle w:val="CopticCross"/>
            </w:pPr>
            <w:r>
              <w:lastRenderedPageBreak/>
              <w:t>¿</w:t>
            </w:r>
          </w:p>
        </w:tc>
        <w:tc>
          <w:tcPr>
            <w:tcW w:w="3960" w:type="dxa"/>
          </w:tcPr>
          <w:p w14:paraId="26547A39" w14:textId="77777777" w:rsidR="00E60591" w:rsidRDefault="00E60591" w:rsidP="00E60591">
            <w:pPr>
              <w:pStyle w:val="EngHang"/>
            </w:pPr>
            <w:r>
              <w:t>Do not forget our presbyters,</w:t>
            </w:r>
          </w:p>
          <w:p w14:paraId="11E1A551" w14:textId="77777777" w:rsidR="00E60591" w:rsidRDefault="00E60591" w:rsidP="00E60591">
            <w:pPr>
              <w:pStyle w:val="EngHang"/>
            </w:pPr>
            <w:r>
              <w:t>All the Christians,</w:t>
            </w:r>
          </w:p>
          <w:p w14:paraId="188FC847" w14:textId="77777777" w:rsidR="00E60591" w:rsidRDefault="00E60591" w:rsidP="00E60591">
            <w:pPr>
              <w:pStyle w:val="EngHang"/>
            </w:pPr>
            <w:r>
              <w:t>And all the orders of the Church.</w:t>
            </w:r>
          </w:p>
          <w:p w14:paraId="5F0319F1" w14:textId="77777777" w:rsidR="00E60591" w:rsidRDefault="00E60591" w:rsidP="00E60591">
            <w:pPr>
              <w:pStyle w:val="EngHangEnd"/>
            </w:pPr>
            <w:r>
              <w:t>You are blssed, O Virgin and Bride!</w:t>
            </w:r>
          </w:p>
        </w:tc>
      </w:tr>
      <w:tr w:rsidR="00E60591" w14:paraId="2341E1B1" w14:textId="77777777" w:rsidTr="00E60591">
        <w:trPr>
          <w:cantSplit/>
        </w:trPr>
        <w:tc>
          <w:tcPr>
            <w:tcW w:w="288" w:type="dxa"/>
          </w:tcPr>
          <w:p w14:paraId="4D0B2C20" w14:textId="77777777" w:rsidR="00E60591" w:rsidRDefault="00E60591" w:rsidP="00E60591">
            <w:pPr>
              <w:pStyle w:val="CopticCross"/>
            </w:pPr>
          </w:p>
        </w:tc>
        <w:tc>
          <w:tcPr>
            <w:tcW w:w="3960" w:type="dxa"/>
          </w:tcPr>
          <w:p w14:paraId="40A8A822" w14:textId="77777777" w:rsidR="00E60591" w:rsidRDefault="00E60591" w:rsidP="00E60591">
            <w:pPr>
              <w:pStyle w:val="EngHang"/>
            </w:pPr>
            <w:r>
              <w:t>Help the Christian people,</w:t>
            </w:r>
          </w:p>
          <w:p w14:paraId="2146F865" w14:textId="77777777" w:rsidR="00E60591" w:rsidRDefault="00E60591" w:rsidP="00E60591">
            <w:pPr>
              <w:pStyle w:val="EngHang"/>
            </w:pPr>
            <w:r>
              <w:t>O pride of the human race—</w:t>
            </w:r>
          </w:p>
          <w:p w14:paraId="3AB3FE94" w14:textId="77777777" w:rsidR="00E60591" w:rsidRDefault="00E60591" w:rsidP="00E60591">
            <w:pPr>
              <w:pStyle w:val="EngHang"/>
            </w:pPr>
            <w:r>
              <w:t>The pearl of all the hosts and orders,</w:t>
            </w:r>
          </w:p>
          <w:p w14:paraId="263A3CF9" w14:textId="77777777" w:rsidR="00E60591" w:rsidRDefault="00E60591" w:rsidP="00E60591">
            <w:pPr>
              <w:pStyle w:val="EngHangEnd"/>
            </w:pPr>
            <w:r>
              <w:t>You are blssed, O Virgin and Bride!</w:t>
            </w:r>
          </w:p>
        </w:tc>
      </w:tr>
      <w:tr w:rsidR="00E60591" w14:paraId="054CA762" w14:textId="77777777" w:rsidTr="00E60591">
        <w:trPr>
          <w:cantSplit/>
        </w:trPr>
        <w:tc>
          <w:tcPr>
            <w:tcW w:w="288" w:type="dxa"/>
          </w:tcPr>
          <w:p w14:paraId="317C16D9" w14:textId="77777777" w:rsidR="00E60591" w:rsidRDefault="00E60591" w:rsidP="00E60591">
            <w:pPr>
              <w:pStyle w:val="CopticCross"/>
            </w:pPr>
            <w:r>
              <w:t>¿</w:t>
            </w:r>
          </w:p>
        </w:tc>
        <w:tc>
          <w:tcPr>
            <w:tcW w:w="3960" w:type="dxa"/>
          </w:tcPr>
          <w:p w14:paraId="00854A9E" w14:textId="77777777" w:rsidR="00E60591" w:rsidRDefault="00E60591" w:rsidP="00E60591">
            <w:pPr>
              <w:pStyle w:val="EngHang"/>
            </w:pPr>
            <w:r>
              <w:t>All the Orthodox faithful,</w:t>
            </w:r>
          </w:p>
          <w:p w14:paraId="148C4354" w14:textId="77777777" w:rsidR="00E60591" w:rsidRDefault="00E60591" w:rsidP="00E60591">
            <w:pPr>
              <w:pStyle w:val="EngHang"/>
            </w:pPr>
            <w:r>
              <w:t>The steward and the servants,</w:t>
            </w:r>
          </w:p>
          <w:p w14:paraId="63FF9C45" w14:textId="77777777" w:rsidR="00E60591" w:rsidRDefault="00E60591" w:rsidP="00E60591">
            <w:pPr>
              <w:pStyle w:val="EngHang"/>
            </w:pPr>
            <w:r>
              <w:t>All the seven orders of the Church.</w:t>
            </w:r>
          </w:p>
          <w:p w14:paraId="601AF598" w14:textId="77777777" w:rsidR="00E60591" w:rsidRDefault="00E60591" w:rsidP="00E60591">
            <w:pPr>
              <w:pStyle w:val="EngHangEnd"/>
            </w:pPr>
            <w:r>
              <w:t>You are blssed, O Virgin and Bride!</w:t>
            </w:r>
          </w:p>
        </w:tc>
      </w:tr>
    </w:tbl>
    <w:p w14:paraId="68BE01F0" w14:textId="77777777" w:rsidR="00E60591" w:rsidRDefault="00E60591" w:rsidP="00E60591">
      <w:pPr>
        <w:pStyle w:val="Heading3"/>
      </w:pPr>
      <w:bookmarkStart w:id="1144" w:name="_Ref435645467"/>
      <w:bookmarkStart w:id="1145" w:name="_Toc479145665"/>
      <w:r>
        <w:t>Hymn on the Thursday Theotokia (The Fiery Bush)</w:t>
      </w:r>
      <w:bookmarkEnd w:id="1144"/>
      <w:bookmarkEnd w:id="1145"/>
    </w:p>
    <w:p w14:paraId="5C5D3BE3" w14:textId="77777777" w:rsidR="00E60591" w:rsidRDefault="00E60591" w:rsidP="00E60591">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7FCF5C49" w14:textId="77777777" w:rsidR="00E60591" w:rsidRDefault="00E60591" w:rsidP="00E60591">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1CDEC27F" w14:textId="77777777" w:rsidTr="00E60591">
        <w:trPr>
          <w:cantSplit/>
        </w:trPr>
        <w:tc>
          <w:tcPr>
            <w:tcW w:w="288" w:type="dxa"/>
          </w:tcPr>
          <w:p w14:paraId="51146124" w14:textId="77777777" w:rsidR="00E60591" w:rsidRDefault="00E60591" w:rsidP="00E60591">
            <w:pPr>
              <w:pStyle w:val="CopticCross"/>
            </w:pPr>
          </w:p>
        </w:tc>
        <w:tc>
          <w:tcPr>
            <w:tcW w:w="3960" w:type="dxa"/>
          </w:tcPr>
          <w:p w14:paraId="15DF8F67" w14:textId="77777777" w:rsidR="00E60591" w:rsidRDefault="00E60591" w:rsidP="00E60591">
            <w:pPr>
              <w:pStyle w:val="EngHang"/>
            </w:pPr>
            <w:r>
              <w:t>The fiery bush that Moses</w:t>
            </w:r>
          </w:p>
          <w:p w14:paraId="3C8D166B" w14:textId="77777777" w:rsidR="00E60591" w:rsidRDefault="00E60591" w:rsidP="00E60591">
            <w:pPr>
              <w:pStyle w:val="EngHang"/>
            </w:pPr>
            <w:r>
              <w:t>Had seen in the wilderness,</w:t>
            </w:r>
          </w:p>
          <w:p w14:paraId="0BA1E2F6" w14:textId="77777777" w:rsidR="00E60591" w:rsidRDefault="00E60591" w:rsidP="00E60591">
            <w:pPr>
              <w:pStyle w:val="EngHang"/>
            </w:pPr>
            <w:r>
              <w:t>Burning with fire from within—</w:t>
            </w:r>
          </w:p>
          <w:p w14:paraId="5C8CB3E8" w14:textId="77777777" w:rsidR="00E60591" w:rsidRDefault="00E60591" w:rsidP="00E60591">
            <w:pPr>
              <w:pStyle w:val="EngHangEnd"/>
            </w:pPr>
            <w:r>
              <w:t>And the bush was not consumed—</w:t>
            </w:r>
          </w:p>
        </w:tc>
      </w:tr>
      <w:tr w:rsidR="00E60591" w14:paraId="589E74B1" w14:textId="77777777" w:rsidTr="00E60591">
        <w:trPr>
          <w:cantSplit/>
        </w:trPr>
        <w:tc>
          <w:tcPr>
            <w:tcW w:w="288" w:type="dxa"/>
          </w:tcPr>
          <w:p w14:paraId="28D8353D" w14:textId="77777777" w:rsidR="00E60591" w:rsidRPr="001E2E1C" w:rsidRDefault="00E60591" w:rsidP="00E60591">
            <w:pPr>
              <w:pStyle w:val="CopticCross"/>
            </w:pPr>
            <w:r>
              <w:lastRenderedPageBreak/>
              <w:t>¿</w:t>
            </w:r>
          </w:p>
        </w:tc>
        <w:tc>
          <w:tcPr>
            <w:tcW w:w="3960" w:type="dxa"/>
          </w:tcPr>
          <w:p w14:paraId="097F3A5B" w14:textId="77777777" w:rsidR="00E60591" w:rsidRDefault="00E60591" w:rsidP="00E60591">
            <w:pPr>
              <w:pStyle w:val="EngHang"/>
            </w:pPr>
            <w:r>
              <w:t>Is a figure of the blessed Mother of the Light,</w:t>
            </w:r>
          </w:p>
          <w:p w14:paraId="70EE7CB0" w14:textId="77777777" w:rsidR="00E60591" w:rsidRDefault="00E60591" w:rsidP="00E60591">
            <w:pPr>
              <w:pStyle w:val="EngHang"/>
            </w:pPr>
            <w:r>
              <w:t>Who carried the Divine Ember</w:t>
            </w:r>
          </w:p>
          <w:p w14:paraId="08325EA8" w14:textId="77777777" w:rsidR="00E60591" w:rsidRDefault="00E60591" w:rsidP="00E60591">
            <w:pPr>
              <w:pStyle w:val="EngHang"/>
            </w:pPr>
            <w:r>
              <w:t>Nine full months in her womb,</w:t>
            </w:r>
          </w:p>
          <w:p w14:paraId="0F660A1B" w14:textId="77777777" w:rsidR="00E60591" w:rsidRDefault="00E60591" w:rsidP="00E60591">
            <w:pPr>
              <w:pStyle w:val="EngHangEnd"/>
            </w:pPr>
            <w:r>
              <w:t>With a perpetual virginity.</w:t>
            </w:r>
          </w:p>
        </w:tc>
      </w:tr>
    </w:tbl>
    <w:p w14:paraId="51EF7DB2" w14:textId="77777777" w:rsidR="00E60591" w:rsidRDefault="00E60591" w:rsidP="00E60591">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489BF2AE" w14:textId="77777777" w:rsidTr="00E60591">
        <w:trPr>
          <w:cantSplit/>
        </w:trPr>
        <w:tc>
          <w:tcPr>
            <w:tcW w:w="288" w:type="dxa"/>
          </w:tcPr>
          <w:p w14:paraId="6BB5F5DF" w14:textId="77777777" w:rsidR="00E60591" w:rsidRDefault="00E60591" w:rsidP="00E60591">
            <w:pPr>
              <w:pStyle w:val="CopticCross"/>
            </w:pPr>
          </w:p>
        </w:tc>
        <w:tc>
          <w:tcPr>
            <w:tcW w:w="3960" w:type="dxa"/>
          </w:tcPr>
          <w:p w14:paraId="3EA64E8B" w14:textId="77777777" w:rsidR="00E60591" w:rsidRDefault="00E60591" w:rsidP="00E60591">
            <w:pPr>
              <w:pStyle w:val="EngHang"/>
            </w:pPr>
            <w:r>
              <w:t>I open my mouth and speak,</w:t>
            </w:r>
          </w:p>
          <w:p w14:paraId="0D1FFEF2" w14:textId="77777777" w:rsidR="00E60591" w:rsidRDefault="00E60591" w:rsidP="00E60591">
            <w:pPr>
              <w:pStyle w:val="EngHang"/>
            </w:pPr>
            <w:r>
              <w:t>About the hidden mysteries,</w:t>
            </w:r>
          </w:p>
          <w:p w14:paraId="1F84323A" w14:textId="77777777" w:rsidR="00E60591" w:rsidRDefault="00E60591" w:rsidP="00E60591">
            <w:pPr>
              <w:pStyle w:val="EngHang"/>
            </w:pPr>
            <w:r>
              <w:t>And honour Mary, the Mother of the Light:</w:t>
            </w:r>
          </w:p>
          <w:p w14:paraId="2D87AA45" w14:textId="77777777" w:rsidR="00E60591" w:rsidRDefault="00E60591" w:rsidP="00E60591">
            <w:pPr>
              <w:pStyle w:val="EngHangEnd"/>
            </w:pPr>
            <w:r>
              <w:t>Blessed are you among women.</w:t>
            </w:r>
          </w:p>
        </w:tc>
      </w:tr>
      <w:tr w:rsidR="00E60591" w14:paraId="07FA6A55" w14:textId="77777777" w:rsidTr="00E60591">
        <w:trPr>
          <w:cantSplit/>
        </w:trPr>
        <w:tc>
          <w:tcPr>
            <w:tcW w:w="288" w:type="dxa"/>
          </w:tcPr>
          <w:p w14:paraId="21B9E058" w14:textId="77777777" w:rsidR="00E60591" w:rsidRPr="001E2E1C" w:rsidRDefault="00E60591" w:rsidP="00E60591">
            <w:pPr>
              <w:pStyle w:val="CopticCross"/>
            </w:pPr>
            <w:r>
              <w:t>¿</w:t>
            </w:r>
          </w:p>
        </w:tc>
        <w:tc>
          <w:tcPr>
            <w:tcW w:w="3960" w:type="dxa"/>
          </w:tcPr>
          <w:p w14:paraId="72E04F5B" w14:textId="77777777" w:rsidR="00E60591" w:rsidRDefault="00E60591" w:rsidP="00E60591">
            <w:pPr>
              <w:pStyle w:val="EngHang"/>
            </w:pPr>
            <w:r>
              <w:t>Gabriel announced to her</w:t>
            </w:r>
          </w:p>
          <w:p w14:paraId="22514986" w14:textId="77777777" w:rsidR="00E60591" w:rsidRDefault="00E60591" w:rsidP="00E60591">
            <w:pPr>
              <w:pStyle w:val="EngHang"/>
            </w:pPr>
            <w:r>
              <w:t>The incarnation of the Word.</w:t>
            </w:r>
          </w:p>
          <w:p w14:paraId="237E7013" w14:textId="77777777" w:rsidR="00E60591" w:rsidRDefault="00E60591" w:rsidP="00E60591">
            <w:pPr>
              <w:pStyle w:val="EngHang"/>
            </w:pPr>
            <w:r>
              <w:t>She carried her Lord in her womb:</w:t>
            </w:r>
          </w:p>
          <w:p w14:paraId="449E4CF0" w14:textId="77777777" w:rsidR="00E60591" w:rsidRDefault="00E60591" w:rsidP="00E60591">
            <w:pPr>
              <w:pStyle w:val="EngHangEnd"/>
            </w:pPr>
            <w:r>
              <w:t>Blessed are you among women.</w:t>
            </w:r>
          </w:p>
        </w:tc>
      </w:tr>
      <w:tr w:rsidR="00E60591" w14:paraId="5595585E" w14:textId="77777777" w:rsidTr="00E60591">
        <w:trPr>
          <w:cantSplit/>
        </w:trPr>
        <w:tc>
          <w:tcPr>
            <w:tcW w:w="288" w:type="dxa"/>
          </w:tcPr>
          <w:p w14:paraId="2CCDFBDF" w14:textId="77777777" w:rsidR="00E60591" w:rsidRDefault="00E60591" w:rsidP="00E60591">
            <w:pPr>
              <w:pStyle w:val="CopticCross"/>
            </w:pPr>
          </w:p>
        </w:tc>
        <w:tc>
          <w:tcPr>
            <w:tcW w:w="3960" w:type="dxa"/>
          </w:tcPr>
          <w:p w14:paraId="75446E4E" w14:textId="77777777" w:rsidR="00E60591" w:rsidRDefault="00E60591" w:rsidP="00E60591">
            <w:pPr>
              <w:pStyle w:val="EngHang"/>
            </w:pPr>
            <w:r>
              <w:t>David your father spoke of you,</w:t>
            </w:r>
          </w:p>
          <w:p w14:paraId="5D488D70" w14:textId="77777777" w:rsidR="00E60591" w:rsidRDefault="00E60591" w:rsidP="00E60591">
            <w:pPr>
              <w:pStyle w:val="EngHang"/>
            </w:pPr>
            <w:r>
              <w:t>With prophetic sayings;</w:t>
            </w:r>
          </w:p>
          <w:p w14:paraId="4366D921" w14:textId="77777777" w:rsidR="00E60591" w:rsidRDefault="00E60591" w:rsidP="00E60591">
            <w:pPr>
              <w:pStyle w:val="EngHang"/>
            </w:pPr>
            <w:r>
              <w:t>The God of gods became your son:</w:t>
            </w:r>
          </w:p>
          <w:p w14:paraId="5BA49FDA" w14:textId="77777777" w:rsidR="00E60591" w:rsidRDefault="00E60591" w:rsidP="00E60591">
            <w:pPr>
              <w:pStyle w:val="EngHangEnd"/>
            </w:pPr>
            <w:r>
              <w:t>Blessed are you among women.</w:t>
            </w:r>
          </w:p>
        </w:tc>
      </w:tr>
      <w:tr w:rsidR="00E60591" w14:paraId="3A4702CC" w14:textId="77777777" w:rsidTr="00E60591">
        <w:trPr>
          <w:cantSplit/>
        </w:trPr>
        <w:tc>
          <w:tcPr>
            <w:tcW w:w="288" w:type="dxa"/>
          </w:tcPr>
          <w:p w14:paraId="5D6BF6BF" w14:textId="77777777" w:rsidR="00E60591" w:rsidRDefault="00E60591" w:rsidP="00E60591">
            <w:pPr>
              <w:pStyle w:val="CopticCross"/>
            </w:pPr>
            <w:r>
              <w:t>¿</w:t>
            </w:r>
          </w:p>
        </w:tc>
        <w:tc>
          <w:tcPr>
            <w:tcW w:w="3960" w:type="dxa"/>
          </w:tcPr>
          <w:p w14:paraId="11E5ED1C" w14:textId="77777777" w:rsidR="00E60591" w:rsidRDefault="00E60591" w:rsidP="00E60591">
            <w:pPr>
              <w:pStyle w:val="EngHang"/>
            </w:pPr>
            <w:r>
              <w:t>You are the mother of your Creator,</w:t>
            </w:r>
          </w:p>
          <w:p w14:paraId="3CC5F7FB" w14:textId="77777777" w:rsidR="00E60591" w:rsidRDefault="00E60591" w:rsidP="00E60591">
            <w:pPr>
              <w:pStyle w:val="EngHang"/>
            </w:pPr>
            <w:r>
              <w:t>Who for the salvation of the human race.</w:t>
            </w:r>
          </w:p>
          <w:p w14:paraId="11C7237D" w14:textId="77777777" w:rsidR="00E60591" w:rsidRDefault="00E60591" w:rsidP="00E60591">
            <w:pPr>
              <w:pStyle w:val="EngHang"/>
            </w:pPr>
            <w:r>
              <w:t>Came and dwelt in your womb:</w:t>
            </w:r>
          </w:p>
          <w:p w14:paraId="1FA93AF1" w14:textId="77777777" w:rsidR="00E60591" w:rsidRDefault="00E60591" w:rsidP="00E60591">
            <w:pPr>
              <w:pStyle w:val="EngHangEnd"/>
            </w:pPr>
            <w:r>
              <w:t>Blessed are you among women.</w:t>
            </w:r>
          </w:p>
        </w:tc>
      </w:tr>
    </w:tbl>
    <w:p w14:paraId="51431E61" w14:textId="77777777" w:rsidR="00E60591" w:rsidRDefault="00E60591" w:rsidP="00E60591">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6465D5F" w14:textId="77777777" w:rsidTr="00E60591">
        <w:trPr>
          <w:cantSplit/>
        </w:trPr>
        <w:tc>
          <w:tcPr>
            <w:tcW w:w="288" w:type="dxa"/>
          </w:tcPr>
          <w:p w14:paraId="16F15A04" w14:textId="77777777" w:rsidR="00E60591" w:rsidRDefault="00E60591" w:rsidP="00E60591">
            <w:pPr>
              <w:pStyle w:val="CopticCross"/>
            </w:pPr>
          </w:p>
        </w:tc>
        <w:tc>
          <w:tcPr>
            <w:tcW w:w="3960" w:type="dxa"/>
          </w:tcPr>
          <w:p w14:paraId="4416F8B6" w14:textId="77777777" w:rsidR="00E60591" w:rsidRDefault="00E60591" w:rsidP="00E60591">
            <w:pPr>
              <w:pStyle w:val="EngHang"/>
            </w:pPr>
            <w:r>
              <w:t>The forgiver of all sins,</w:t>
            </w:r>
          </w:p>
          <w:p w14:paraId="40502CDE" w14:textId="77777777" w:rsidR="00E60591" w:rsidRDefault="00E60591" w:rsidP="00E60591">
            <w:pPr>
              <w:pStyle w:val="EngHang"/>
            </w:pPr>
            <w:r>
              <w:t>The source of all blessings,</w:t>
            </w:r>
          </w:p>
          <w:p w14:paraId="5ED616D0" w14:textId="77777777" w:rsidR="00E60591" w:rsidRDefault="00E60591" w:rsidP="00E60591">
            <w:pPr>
              <w:pStyle w:val="EngHang"/>
            </w:pPr>
            <w:r>
              <w:t>He loved our race and took our form:</w:t>
            </w:r>
          </w:p>
          <w:p w14:paraId="5636256B" w14:textId="77777777" w:rsidR="00E60591" w:rsidRDefault="00E60591" w:rsidP="00E60591">
            <w:pPr>
              <w:pStyle w:val="EngHangEnd"/>
            </w:pPr>
            <w:r>
              <w:t>Blessed are you among women.</w:t>
            </w:r>
          </w:p>
        </w:tc>
      </w:tr>
      <w:tr w:rsidR="00E60591" w14:paraId="6E58C04F" w14:textId="77777777" w:rsidTr="00E60591">
        <w:trPr>
          <w:cantSplit/>
        </w:trPr>
        <w:tc>
          <w:tcPr>
            <w:tcW w:w="288" w:type="dxa"/>
          </w:tcPr>
          <w:p w14:paraId="04790E1C" w14:textId="77777777" w:rsidR="00E60591" w:rsidRPr="001E2E1C" w:rsidRDefault="00E60591" w:rsidP="00E60591">
            <w:pPr>
              <w:pStyle w:val="CopticCross"/>
            </w:pPr>
            <w:r>
              <w:t>¿</w:t>
            </w:r>
          </w:p>
        </w:tc>
        <w:tc>
          <w:tcPr>
            <w:tcW w:w="3960" w:type="dxa"/>
          </w:tcPr>
          <w:p w14:paraId="331F00BE" w14:textId="77777777" w:rsidR="00E60591" w:rsidRDefault="00E60591" w:rsidP="00E60591">
            <w:pPr>
              <w:pStyle w:val="EngHang"/>
            </w:pPr>
            <w:r>
              <w:t>He bowed down the heavens,</w:t>
            </w:r>
          </w:p>
          <w:p w14:paraId="476C582F" w14:textId="77777777" w:rsidR="00E60591" w:rsidRDefault="00E60591" w:rsidP="00E60591">
            <w:pPr>
              <w:pStyle w:val="EngHang"/>
            </w:pPr>
            <w:r>
              <w:t>And descended to earth,</w:t>
            </w:r>
          </w:p>
          <w:p w14:paraId="227FD0C7" w14:textId="77777777" w:rsidR="00E60591" w:rsidRDefault="00E60591" w:rsidP="00E60591">
            <w:pPr>
              <w:pStyle w:val="EngHang"/>
            </w:pPr>
            <w:r>
              <w:t>While still in His Father's bosom:</w:t>
            </w:r>
          </w:p>
          <w:p w14:paraId="1C7923A2" w14:textId="77777777" w:rsidR="00E60591" w:rsidRDefault="00E60591" w:rsidP="00E60591">
            <w:pPr>
              <w:pStyle w:val="EngHangEnd"/>
            </w:pPr>
            <w:r>
              <w:t>Blessed are you among women.</w:t>
            </w:r>
          </w:p>
        </w:tc>
      </w:tr>
      <w:tr w:rsidR="00E60591" w14:paraId="48AF46F3" w14:textId="77777777" w:rsidTr="00E60591">
        <w:trPr>
          <w:cantSplit/>
        </w:trPr>
        <w:tc>
          <w:tcPr>
            <w:tcW w:w="288" w:type="dxa"/>
          </w:tcPr>
          <w:p w14:paraId="5DD69B52" w14:textId="77777777" w:rsidR="00E60591" w:rsidRDefault="00E60591" w:rsidP="00E60591">
            <w:pPr>
              <w:pStyle w:val="CopticCross"/>
            </w:pPr>
          </w:p>
        </w:tc>
        <w:tc>
          <w:tcPr>
            <w:tcW w:w="3960" w:type="dxa"/>
          </w:tcPr>
          <w:p w14:paraId="0D11861D" w14:textId="77777777" w:rsidR="00E60591" w:rsidRDefault="00E60591" w:rsidP="00E60591">
            <w:pPr>
              <w:pStyle w:val="EngHang"/>
            </w:pPr>
            <w:r>
              <w:t>Of all people, who has obtained</w:t>
            </w:r>
          </w:p>
          <w:p w14:paraId="7452BA88" w14:textId="77777777" w:rsidR="00E60591" w:rsidRDefault="00E60591" w:rsidP="00E60591">
            <w:pPr>
              <w:pStyle w:val="EngHang"/>
            </w:pPr>
            <w:r>
              <w:t>What you received, O Mary?</w:t>
            </w:r>
          </w:p>
          <w:p w14:paraId="24CAF5DC" w14:textId="77777777" w:rsidR="00E60591" w:rsidRDefault="00E60591" w:rsidP="00E60591">
            <w:pPr>
              <w:pStyle w:val="EngHang"/>
            </w:pPr>
            <w:r>
              <w:t>All generations proclaim and say:</w:t>
            </w:r>
          </w:p>
          <w:p w14:paraId="1946B58B" w14:textId="77777777" w:rsidR="00E60591" w:rsidRDefault="00E60591" w:rsidP="00E60591">
            <w:pPr>
              <w:pStyle w:val="EngHangEnd"/>
            </w:pPr>
            <w:r>
              <w:t>Blessed are you among women.</w:t>
            </w:r>
          </w:p>
        </w:tc>
      </w:tr>
      <w:tr w:rsidR="00E60591" w14:paraId="78AE9E47" w14:textId="77777777" w:rsidTr="00E60591">
        <w:trPr>
          <w:cantSplit/>
        </w:trPr>
        <w:tc>
          <w:tcPr>
            <w:tcW w:w="288" w:type="dxa"/>
          </w:tcPr>
          <w:p w14:paraId="0741ADA0" w14:textId="77777777" w:rsidR="00E60591" w:rsidRDefault="00E60591" w:rsidP="00E60591">
            <w:pPr>
              <w:pStyle w:val="CopticCross"/>
            </w:pPr>
            <w:r>
              <w:t>¿</w:t>
            </w:r>
          </w:p>
        </w:tc>
        <w:tc>
          <w:tcPr>
            <w:tcW w:w="3960" w:type="dxa"/>
          </w:tcPr>
          <w:p w14:paraId="7DAE8254" w14:textId="77777777" w:rsidR="00E60591" w:rsidRDefault="00E60591" w:rsidP="00E60591">
            <w:pPr>
              <w:pStyle w:val="EngHang"/>
            </w:pPr>
            <w:r>
              <w:t>O Virgin Mary, we bless you,</w:t>
            </w:r>
          </w:p>
          <w:p w14:paraId="2ACABAFE" w14:textId="77777777" w:rsidR="00E60591" w:rsidRDefault="00E60591" w:rsidP="00E60591">
            <w:pPr>
              <w:pStyle w:val="EngHang"/>
            </w:pPr>
            <w:r>
              <w:t>And praise by day and night</w:t>
            </w:r>
          </w:p>
          <w:p w14:paraId="3E745A18" w14:textId="77777777" w:rsidR="00E60591" w:rsidRDefault="00E60591" w:rsidP="00E60591">
            <w:pPr>
              <w:pStyle w:val="EngHang"/>
            </w:pPr>
            <w:r>
              <w:t>The One Who chose your goodness:</w:t>
            </w:r>
          </w:p>
          <w:p w14:paraId="10B130ED" w14:textId="77777777" w:rsidR="00E60591" w:rsidRDefault="00E60591" w:rsidP="00E60591">
            <w:pPr>
              <w:pStyle w:val="EngHangEnd"/>
            </w:pPr>
            <w:r>
              <w:t>Blessed are you among women.</w:t>
            </w:r>
          </w:p>
        </w:tc>
      </w:tr>
    </w:tbl>
    <w:p w14:paraId="5DFB141C" w14:textId="77777777" w:rsidR="00E60591" w:rsidRDefault="00E60591" w:rsidP="00E60591">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FAF0CD0" w14:textId="77777777" w:rsidTr="00E60591">
        <w:trPr>
          <w:cantSplit/>
        </w:trPr>
        <w:tc>
          <w:tcPr>
            <w:tcW w:w="288" w:type="dxa"/>
          </w:tcPr>
          <w:p w14:paraId="043F5C01" w14:textId="77777777" w:rsidR="00E60591" w:rsidRDefault="00E60591" w:rsidP="00E60591">
            <w:pPr>
              <w:pStyle w:val="CopticCross"/>
            </w:pPr>
          </w:p>
        </w:tc>
        <w:tc>
          <w:tcPr>
            <w:tcW w:w="3960" w:type="dxa"/>
          </w:tcPr>
          <w:p w14:paraId="0DB94013" w14:textId="77777777" w:rsidR="00E60591" w:rsidRDefault="00E60591" w:rsidP="00E60591">
            <w:pPr>
              <w:pStyle w:val="EngHang"/>
            </w:pPr>
            <w:r>
              <w:t>*I open my mouth and speak,</w:t>
            </w:r>
          </w:p>
          <w:p w14:paraId="16DBC4BD" w14:textId="77777777" w:rsidR="00E60591" w:rsidRDefault="00E60591" w:rsidP="00E60591">
            <w:pPr>
              <w:pStyle w:val="EngHang"/>
            </w:pPr>
            <w:r>
              <w:t>And utter hidden mysteries,</w:t>
            </w:r>
          </w:p>
          <w:p w14:paraId="0817441B" w14:textId="77777777" w:rsidR="00E60591" w:rsidRDefault="00E60591" w:rsidP="00E60591">
            <w:pPr>
              <w:pStyle w:val="EngHang"/>
            </w:pPr>
            <w:r>
              <w:t>Praising the Holy Virgy Mary:</w:t>
            </w:r>
          </w:p>
          <w:p w14:paraId="7F9C712F" w14:textId="77777777" w:rsidR="00E60591" w:rsidRDefault="00E60591" w:rsidP="00E60591">
            <w:pPr>
              <w:pStyle w:val="EngHangEnd"/>
            </w:pPr>
            <w:r>
              <w:t>Blessed is the pride of the human race.</w:t>
            </w:r>
          </w:p>
        </w:tc>
      </w:tr>
      <w:tr w:rsidR="00E60591" w14:paraId="49EEC55C" w14:textId="77777777" w:rsidTr="00E60591">
        <w:trPr>
          <w:cantSplit/>
        </w:trPr>
        <w:tc>
          <w:tcPr>
            <w:tcW w:w="288" w:type="dxa"/>
          </w:tcPr>
          <w:p w14:paraId="698B6166" w14:textId="77777777" w:rsidR="00E60591" w:rsidRPr="001E2E1C" w:rsidRDefault="00E60591" w:rsidP="00E60591">
            <w:pPr>
              <w:pStyle w:val="CopticCross"/>
            </w:pPr>
            <w:r>
              <w:t>¿</w:t>
            </w:r>
          </w:p>
        </w:tc>
        <w:tc>
          <w:tcPr>
            <w:tcW w:w="3960" w:type="dxa"/>
          </w:tcPr>
          <w:p w14:paraId="23247E18" w14:textId="77777777" w:rsidR="00E60591" w:rsidRDefault="00E60591" w:rsidP="00E60591">
            <w:pPr>
              <w:pStyle w:val="EngHang"/>
            </w:pPr>
            <w:r>
              <w:t>Your Son freed us</w:t>
            </w:r>
          </w:p>
          <w:p w14:paraId="4A0611BF" w14:textId="77777777" w:rsidR="00E60591" w:rsidRDefault="00E60591" w:rsidP="00E60591">
            <w:pPr>
              <w:pStyle w:val="EngHang"/>
            </w:pPr>
            <w:r>
              <w:t>From the bitter bondage,</w:t>
            </w:r>
          </w:p>
          <w:p w14:paraId="65E39A9C" w14:textId="77777777" w:rsidR="00E60591" w:rsidRDefault="00E60591" w:rsidP="00E60591">
            <w:pPr>
              <w:pStyle w:val="EngHang"/>
            </w:pPr>
            <w:r>
              <w:t>And saved us from Satan:</w:t>
            </w:r>
          </w:p>
          <w:p w14:paraId="67AF44C9" w14:textId="77777777" w:rsidR="00E60591" w:rsidRDefault="00E60591" w:rsidP="00E60591">
            <w:pPr>
              <w:pStyle w:val="EngHangEnd"/>
            </w:pPr>
            <w:r>
              <w:t>Blessed is the pride of the human race.</w:t>
            </w:r>
          </w:p>
        </w:tc>
      </w:tr>
      <w:tr w:rsidR="00E60591" w14:paraId="26621C3D" w14:textId="77777777" w:rsidTr="00E60591">
        <w:trPr>
          <w:cantSplit/>
        </w:trPr>
        <w:tc>
          <w:tcPr>
            <w:tcW w:w="288" w:type="dxa"/>
          </w:tcPr>
          <w:p w14:paraId="68163B4D" w14:textId="77777777" w:rsidR="00E60591" w:rsidRDefault="00E60591" w:rsidP="00E60591">
            <w:pPr>
              <w:pStyle w:val="CopticCross"/>
            </w:pPr>
          </w:p>
        </w:tc>
        <w:tc>
          <w:tcPr>
            <w:tcW w:w="3960" w:type="dxa"/>
          </w:tcPr>
          <w:p w14:paraId="37EDF3DB" w14:textId="77777777" w:rsidR="00E60591" w:rsidRDefault="00E60591" w:rsidP="00E60591">
            <w:pPr>
              <w:pStyle w:val="EngHang"/>
            </w:pPr>
            <w:r>
              <w:t>*Gabriel announced to you</w:t>
            </w:r>
          </w:p>
          <w:p w14:paraId="3EB0EE34" w14:textId="77777777" w:rsidR="00E60591" w:rsidRDefault="00E60591" w:rsidP="00E60591">
            <w:pPr>
              <w:pStyle w:val="EngHang"/>
            </w:pPr>
            <w:r>
              <w:t>The incarnation of the Logos,</w:t>
            </w:r>
          </w:p>
          <w:p w14:paraId="24AF0BF9" w14:textId="77777777" w:rsidR="00E60591" w:rsidRDefault="00E60591" w:rsidP="00E60591">
            <w:pPr>
              <w:pStyle w:val="EngHang"/>
            </w:pPr>
            <w:r>
              <w:t>“The Lord will dwell in your womb;</w:t>
            </w:r>
          </w:p>
          <w:p w14:paraId="6A6B0315" w14:textId="77777777" w:rsidR="00E60591" w:rsidRDefault="00E60591" w:rsidP="00E60591">
            <w:pPr>
              <w:pStyle w:val="EngHangEnd"/>
            </w:pPr>
            <w:r>
              <w:t>Blessed are you among women.</w:t>
            </w:r>
          </w:p>
        </w:tc>
      </w:tr>
      <w:tr w:rsidR="00E60591" w14:paraId="6F3E85DB" w14:textId="77777777" w:rsidTr="00E60591">
        <w:trPr>
          <w:cantSplit/>
        </w:trPr>
        <w:tc>
          <w:tcPr>
            <w:tcW w:w="288" w:type="dxa"/>
          </w:tcPr>
          <w:p w14:paraId="1CE2214F" w14:textId="77777777" w:rsidR="00E60591" w:rsidRDefault="00E60591" w:rsidP="00E60591">
            <w:pPr>
              <w:pStyle w:val="CopticCross"/>
            </w:pPr>
            <w:r>
              <w:t>¿</w:t>
            </w:r>
          </w:p>
        </w:tc>
        <w:tc>
          <w:tcPr>
            <w:tcW w:w="3960" w:type="dxa"/>
          </w:tcPr>
          <w:p w14:paraId="2A24A2AD" w14:textId="77777777" w:rsidR="00E60591" w:rsidRDefault="00E60591" w:rsidP="00E60591">
            <w:pPr>
              <w:pStyle w:val="EngHang"/>
            </w:pPr>
            <w:r>
              <w:t>The Holy Spirit will come upon you,</w:t>
            </w:r>
          </w:p>
          <w:p w14:paraId="5A818B8E" w14:textId="77777777" w:rsidR="00E60591" w:rsidRDefault="00E60591" w:rsidP="00E60591">
            <w:pPr>
              <w:pStyle w:val="EngHang"/>
            </w:pPr>
            <w:r>
              <w:t>The Most High will overshadow you.</w:t>
            </w:r>
          </w:p>
          <w:p w14:paraId="36D3B615" w14:textId="77777777" w:rsidR="00E60591" w:rsidRDefault="00E60591" w:rsidP="00E60591">
            <w:pPr>
              <w:pStyle w:val="EngHang"/>
            </w:pPr>
            <w:r>
              <w:t>And you will bear the Son of God,</w:t>
            </w:r>
          </w:p>
          <w:p w14:paraId="72FD01E4" w14:textId="77777777" w:rsidR="00E60591" w:rsidRDefault="00E60591" w:rsidP="00E60591">
            <w:pPr>
              <w:pStyle w:val="EngHangEnd"/>
            </w:pPr>
            <w:r>
              <w:t>Blessed are you among women.”</w:t>
            </w:r>
          </w:p>
        </w:tc>
      </w:tr>
      <w:tr w:rsidR="00E60591" w14:paraId="0BD850E7" w14:textId="77777777" w:rsidTr="00E60591">
        <w:trPr>
          <w:cantSplit/>
        </w:trPr>
        <w:tc>
          <w:tcPr>
            <w:tcW w:w="288" w:type="dxa"/>
          </w:tcPr>
          <w:p w14:paraId="4CA2107A" w14:textId="77777777" w:rsidR="00E60591" w:rsidRDefault="00E60591" w:rsidP="00E60591">
            <w:pPr>
              <w:pStyle w:val="CopticCross"/>
            </w:pPr>
          </w:p>
        </w:tc>
        <w:tc>
          <w:tcPr>
            <w:tcW w:w="3960" w:type="dxa"/>
          </w:tcPr>
          <w:p w14:paraId="005F0425" w14:textId="77777777" w:rsidR="00E60591" w:rsidRDefault="00E60591" w:rsidP="00E60591">
            <w:pPr>
              <w:pStyle w:val="EngHang"/>
            </w:pPr>
            <w:r>
              <w:t>The Holy Spirit came upon you,</w:t>
            </w:r>
          </w:p>
          <w:p w14:paraId="582EC187" w14:textId="77777777" w:rsidR="00E60591" w:rsidRDefault="00E60591" w:rsidP="00E60591">
            <w:pPr>
              <w:pStyle w:val="EngHang"/>
            </w:pPr>
            <w:r>
              <w:t>And from your humanity,</w:t>
            </w:r>
          </w:p>
          <w:p w14:paraId="14C339D4" w14:textId="77777777" w:rsidR="00E60591" w:rsidRDefault="00E60591" w:rsidP="00E60591">
            <w:pPr>
              <w:pStyle w:val="EngHang"/>
            </w:pPr>
            <w:r>
              <w:t>You did carry a true man,</w:t>
            </w:r>
          </w:p>
          <w:p w14:paraId="208E3D74" w14:textId="77777777" w:rsidR="00E60591" w:rsidRDefault="00E60591" w:rsidP="00E60591">
            <w:pPr>
              <w:pStyle w:val="EngHangEnd"/>
            </w:pPr>
            <w:r>
              <w:t>Blessed are you among women.</w:t>
            </w:r>
          </w:p>
        </w:tc>
      </w:tr>
      <w:tr w:rsidR="00E60591" w14:paraId="46AEAB5D" w14:textId="77777777" w:rsidTr="00E60591">
        <w:trPr>
          <w:cantSplit/>
        </w:trPr>
        <w:tc>
          <w:tcPr>
            <w:tcW w:w="288" w:type="dxa"/>
          </w:tcPr>
          <w:p w14:paraId="04A46585" w14:textId="77777777" w:rsidR="00E60591" w:rsidRDefault="00E60591" w:rsidP="00E60591">
            <w:pPr>
              <w:pStyle w:val="CopticCross"/>
            </w:pPr>
            <w:r>
              <w:t>¿</w:t>
            </w:r>
          </w:p>
        </w:tc>
        <w:tc>
          <w:tcPr>
            <w:tcW w:w="3960" w:type="dxa"/>
          </w:tcPr>
          <w:p w14:paraId="31D74A40" w14:textId="77777777" w:rsidR="00E60591" w:rsidRDefault="00E60591" w:rsidP="00E60591">
            <w:pPr>
              <w:pStyle w:val="EngHang"/>
            </w:pPr>
            <w:r>
              <w:t>He saved Adam and his children,</w:t>
            </w:r>
          </w:p>
          <w:p w14:paraId="2B48562A" w14:textId="77777777" w:rsidR="00E60591" w:rsidRDefault="00E60591" w:rsidP="00E60591">
            <w:pPr>
              <w:pStyle w:val="EngHang"/>
            </w:pPr>
            <w:r>
              <w:t>Cured the serpent’s venom,</w:t>
            </w:r>
          </w:p>
          <w:p w14:paraId="111E45BA" w14:textId="77777777" w:rsidR="00E60591" w:rsidRDefault="00E60591" w:rsidP="00E60591">
            <w:pPr>
              <w:pStyle w:val="EngHang"/>
            </w:pPr>
            <w:r>
              <w:t>And restored him to Paradise,</w:t>
            </w:r>
          </w:p>
          <w:p w14:paraId="5165BA73" w14:textId="77777777" w:rsidR="00E60591" w:rsidRDefault="00E60591" w:rsidP="00E60591">
            <w:pPr>
              <w:pStyle w:val="EngHangEnd"/>
            </w:pPr>
            <w:r>
              <w:t xml:space="preserve">Blessed are you </w:t>
            </w:r>
            <w:r w:rsidRPr="00FE5353">
              <w:t>among</w:t>
            </w:r>
            <w:r>
              <w:t xml:space="preserve"> women.</w:t>
            </w:r>
          </w:p>
        </w:tc>
      </w:tr>
      <w:tr w:rsidR="00E60591" w14:paraId="5EC22254" w14:textId="77777777" w:rsidTr="00E60591">
        <w:trPr>
          <w:cantSplit/>
        </w:trPr>
        <w:tc>
          <w:tcPr>
            <w:tcW w:w="288" w:type="dxa"/>
          </w:tcPr>
          <w:p w14:paraId="35F0E39B" w14:textId="77777777" w:rsidR="00E60591" w:rsidRDefault="00E60591" w:rsidP="00E60591">
            <w:pPr>
              <w:pStyle w:val="CopticCross"/>
            </w:pPr>
          </w:p>
        </w:tc>
        <w:tc>
          <w:tcPr>
            <w:tcW w:w="3960" w:type="dxa"/>
          </w:tcPr>
          <w:p w14:paraId="75587C75" w14:textId="77777777" w:rsidR="00E60591" w:rsidRDefault="00E60591" w:rsidP="00E60591">
            <w:pPr>
              <w:pStyle w:val="EngHang"/>
            </w:pPr>
            <w:r>
              <w:t>*David your father spoke of you,</w:t>
            </w:r>
          </w:p>
          <w:p w14:paraId="5EAB9BD3" w14:textId="77777777" w:rsidR="00E60591" w:rsidRDefault="00E60591" w:rsidP="00E60591">
            <w:pPr>
              <w:pStyle w:val="EngHang"/>
            </w:pPr>
            <w:r>
              <w:t>With prophetic sayings;</w:t>
            </w:r>
          </w:p>
          <w:p w14:paraId="7885C949" w14:textId="77777777" w:rsidR="00E60591" w:rsidRDefault="00E60591" w:rsidP="00E60591">
            <w:pPr>
              <w:pStyle w:val="EngHang"/>
            </w:pPr>
            <w:r>
              <w:t>The God of gods became your son:</w:t>
            </w:r>
          </w:p>
          <w:p w14:paraId="3F87FB58" w14:textId="77777777" w:rsidR="00E60591" w:rsidRDefault="00E60591" w:rsidP="00E60591">
            <w:pPr>
              <w:pStyle w:val="EngHangEnd"/>
            </w:pPr>
            <w:r>
              <w:t>Blessed are you among women.</w:t>
            </w:r>
          </w:p>
        </w:tc>
      </w:tr>
      <w:tr w:rsidR="00E60591" w14:paraId="762C961F" w14:textId="77777777" w:rsidTr="00E60591">
        <w:trPr>
          <w:cantSplit/>
        </w:trPr>
        <w:tc>
          <w:tcPr>
            <w:tcW w:w="288" w:type="dxa"/>
          </w:tcPr>
          <w:p w14:paraId="58ABD5AB" w14:textId="77777777" w:rsidR="00E60591" w:rsidRDefault="00E60591" w:rsidP="00E60591">
            <w:pPr>
              <w:pStyle w:val="CopticCross"/>
            </w:pPr>
            <w:r>
              <w:t>¿</w:t>
            </w:r>
          </w:p>
        </w:tc>
        <w:tc>
          <w:tcPr>
            <w:tcW w:w="3960" w:type="dxa"/>
          </w:tcPr>
          <w:p w14:paraId="5330E334" w14:textId="77777777" w:rsidR="00E60591" w:rsidRDefault="00E60591" w:rsidP="00E60591">
            <w:pPr>
              <w:pStyle w:val="EngHang"/>
            </w:pPr>
            <w:r>
              <w:t>*You are the mother of your Creator,</w:t>
            </w:r>
          </w:p>
          <w:p w14:paraId="158912D1" w14:textId="77777777" w:rsidR="00E60591" w:rsidRDefault="00E60591" w:rsidP="00E60591">
            <w:pPr>
              <w:pStyle w:val="EngHang"/>
            </w:pPr>
            <w:r>
              <w:t>Who for the salvation of the human race.</w:t>
            </w:r>
          </w:p>
          <w:p w14:paraId="46A395FF" w14:textId="77777777" w:rsidR="00E60591" w:rsidRDefault="00E60591" w:rsidP="00E60591">
            <w:pPr>
              <w:pStyle w:val="EngHang"/>
            </w:pPr>
            <w:r>
              <w:t>Came and dwelt in your womb:</w:t>
            </w:r>
          </w:p>
          <w:p w14:paraId="0CBE28B6" w14:textId="77777777" w:rsidR="00E60591" w:rsidRDefault="00E60591" w:rsidP="00E60591">
            <w:pPr>
              <w:pStyle w:val="EngHangEnd"/>
            </w:pPr>
            <w:r>
              <w:t xml:space="preserve">Blessed are you among women. </w:t>
            </w:r>
          </w:p>
        </w:tc>
      </w:tr>
      <w:tr w:rsidR="00E60591" w14:paraId="0FA4DA6A" w14:textId="77777777" w:rsidTr="00E60591">
        <w:trPr>
          <w:cantSplit/>
        </w:trPr>
        <w:tc>
          <w:tcPr>
            <w:tcW w:w="288" w:type="dxa"/>
          </w:tcPr>
          <w:p w14:paraId="27881275" w14:textId="77777777" w:rsidR="00E60591" w:rsidRDefault="00E60591" w:rsidP="00E60591">
            <w:pPr>
              <w:pStyle w:val="CopticCross"/>
            </w:pPr>
          </w:p>
        </w:tc>
        <w:tc>
          <w:tcPr>
            <w:tcW w:w="3960" w:type="dxa"/>
          </w:tcPr>
          <w:p w14:paraId="2A38DB43" w14:textId="77777777" w:rsidR="00E60591" w:rsidRDefault="00E60591" w:rsidP="00E60591">
            <w:pPr>
              <w:pStyle w:val="EngHang"/>
            </w:pPr>
            <w:r>
              <w:t>The Lord of Glory chose your beauty,</w:t>
            </w:r>
          </w:p>
          <w:p w14:paraId="62405B20" w14:textId="77777777" w:rsidR="00E60591" w:rsidRDefault="00E60591" w:rsidP="00E60591">
            <w:pPr>
              <w:pStyle w:val="EngHang"/>
            </w:pPr>
            <w:r>
              <w:t>Adorned you with his Divinity,</w:t>
            </w:r>
          </w:p>
          <w:p w14:paraId="59F4C6E5" w14:textId="77777777" w:rsidR="00E60591" w:rsidRDefault="00E60591" w:rsidP="00E60591">
            <w:pPr>
              <w:pStyle w:val="EngHang"/>
            </w:pPr>
            <w:r>
              <w:t>And took humanity of you,</w:t>
            </w:r>
          </w:p>
          <w:p w14:paraId="1E7F2B17" w14:textId="77777777" w:rsidR="00E60591" w:rsidRDefault="00E60591" w:rsidP="00E60591">
            <w:pPr>
              <w:pStyle w:val="EngHangEnd"/>
            </w:pPr>
            <w:r>
              <w:t>Blessed are you among women.</w:t>
            </w:r>
          </w:p>
        </w:tc>
      </w:tr>
      <w:tr w:rsidR="00E60591" w14:paraId="08D87D89" w14:textId="77777777" w:rsidTr="00E60591">
        <w:trPr>
          <w:cantSplit/>
        </w:trPr>
        <w:tc>
          <w:tcPr>
            <w:tcW w:w="288" w:type="dxa"/>
          </w:tcPr>
          <w:p w14:paraId="425BCBCE" w14:textId="77777777" w:rsidR="00E60591" w:rsidRDefault="00E60591" w:rsidP="00E60591">
            <w:pPr>
              <w:pStyle w:val="CopticCross"/>
            </w:pPr>
            <w:r>
              <w:t>¿</w:t>
            </w:r>
          </w:p>
        </w:tc>
        <w:tc>
          <w:tcPr>
            <w:tcW w:w="3960" w:type="dxa"/>
          </w:tcPr>
          <w:p w14:paraId="56A6799F" w14:textId="77777777" w:rsidR="00E60591" w:rsidRDefault="00E60591" w:rsidP="00E60591">
            <w:pPr>
              <w:pStyle w:val="EngHang"/>
            </w:pPr>
            <w:r>
              <w:t>As a plant sprouting without seed,</w:t>
            </w:r>
          </w:p>
          <w:p w14:paraId="4B94B628" w14:textId="77777777" w:rsidR="00E60591" w:rsidRDefault="00E60591" w:rsidP="00E60591">
            <w:pPr>
              <w:pStyle w:val="EngHang"/>
            </w:pPr>
            <w:r>
              <w:t>He appeared without watering,</w:t>
            </w:r>
          </w:p>
          <w:p w14:paraId="231CFDDD" w14:textId="77777777" w:rsidR="00E60591" w:rsidRDefault="00E60591" w:rsidP="00E60591">
            <w:pPr>
              <w:pStyle w:val="EngHang"/>
            </w:pPr>
            <w:r>
              <w:t>In a pure and undefiled field:</w:t>
            </w:r>
          </w:p>
          <w:p w14:paraId="2A43DF41" w14:textId="77777777" w:rsidR="00E60591" w:rsidRDefault="00E60591" w:rsidP="00E60591">
            <w:pPr>
              <w:pStyle w:val="EngHangEnd"/>
            </w:pPr>
            <w:r>
              <w:t>Blssed are you among women.</w:t>
            </w:r>
          </w:p>
        </w:tc>
      </w:tr>
      <w:tr w:rsidR="00E60591" w14:paraId="11083BEC" w14:textId="77777777" w:rsidTr="00E60591">
        <w:trPr>
          <w:cantSplit/>
        </w:trPr>
        <w:tc>
          <w:tcPr>
            <w:tcW w:w="288" w:type="dxa"/>
          </w:tcPr>
          <w:p w14:paraId="745497BB" w14:textId="77777777" w:rsidR="00E60591" w:rsidRDefault="00E60591" w:rsidP="00E60591">
            <w:pPr>
              <w:pStyle w:val="CopticCross"/>
            </w:pPr>
          </w:p>
        </w:tc>
        <w:tc>
          <w:tcPr>
            <w:tcW w:w="3960" w:type="dxa"/>
          </w:tcPr>
          <w:p w14:paraId="6C4DCC27" w14:textId="77777777" w:rsidR="00E60591" w:rsidRDefault="00E60591" w:rsidP="00E60591">
            <w:pPr>
              <w:pStyle w:val="EngHang"/>
            </w:pPr>
            <w:r>
              <w:t>The holy fathers called you</w:t>
            </w:r>
          </w:p>
          <w:p w14:paraId="7F9DF1AB" w14:textId="77777777" w:rsidR="00E60591" w:rsidRDefault="00E60591" w:rsidP="00E60591">
            <w:pPr>
              <w:pStyle w:val="EngHang"/>
            </w:pPr>
            <w:r>
              <w:t>The second heaven on earth.</w:t>
            </w:r>
          </w:p>
          <w:p w14:paraId="694D36E9" w14:textId="77777777" w:rsidR="00E60591" w:rsidRDefault="00E60591" w:rsidP="00E60591">
            <w:pPr>
              <w:pStyle w:val="EngHang"/>
            </w:pPr>
            <w:r>
              <w:t>The Pantocrator, the Lord dwelt in you,</w:t>
            </w:r>
          </w:p>
          <w:p w14:paraId="52408A58" w14:textId="77777777" w:rsidR="00E60591" w:rsidRDefault="00E60591" w:rsidP="00E60591">
            <w:pPr>
              <w:pStyle w:val="EngHangEnd"/>
            </w:pPr>
            <w:r>
              <w:t>Blessed are you among women.</w:t>
            </w:r>
          </w:p>
        </w:tc>
      </w:tr>
      <w:tr w:rsidR="00E60591" w14:paraId="0E2FE0AC" w14:textId="77777777" w:rsidTr="00E60591">
        <w:trPr>
          <w:cantSplit/>
        </w:trPr>
        <w:tc>
          <w:tcPr>
            <w:tcW w:w="288" w:type="dxa"/>
          </w:tcPr>
          <w:p w14:paraId="03EF7A12" w14:textId="77777777" w:rsidR="00E60591" w:rsidRDefault="00E60591" w:rsidP="00E60591">
            <w:pPr>
              <w:pStyle w:val="CopticCross"/>
            </w:pPr>
            <w:r>
              <w:t>¿</w:t>
            </w:r>
          </w:p>
        </w:tc>
        <w:tc>
          <w:tcPr>
            <w:tcW w:w="3960" w:type="dxa"/>
          </w:tcPr>
          <w:p w14:paraId="152AB3E6" w14:textId="77777777" w:rsidR="00E60591" w:rsidRDefault="00E60591" w:rsidP="00E60591">
            <w:pPr>
              <w:pStyle w:val="EngHang"/>
            </w:pPr>
            <w:r>
              <w:t>Ezekiel spoke of you:</w:t>
            </w:r>
          </w:p>
          <w:p w14:paraId="22442A3D" w14:textId="77777777" w:rsidR="00E60591" w:rsidRDefault="00E60591" w:rsidP="00E60591">
            <w:pPr>
              <w:pStyle w:val="EngHang"/>
            </w:pPr>
            <w:r>
              <w:t>“I saw a door towards the east</w:t>
            </w:r>
          </w:p>
          <w:p w14:paraId="2C153C08" w14:textId="77777777" w:rsidR="00E60591" w:rsidRDefault="00E60591" w:rsidP="00E60591">
            <w:pPr>
              <w:pStyle w:val="EngHang"/>
            </w:pPr>
            <w:r>
              <w:t>The Lord of glory entered by it,</w:t>
            </w:r>
          </w:p>
          <w:p w14:paraId="45ACB887" w14:textId="77777777" w:rsidR="00E60591" w:rsidRDefault="00E60591" w:rsidP="00E60591">
            <w:pPr>
              <w:pStyle w:val="EngHangEnd"/>
            </w:pPr>
            <w:r>
              <w:t>And it remained thoroughly shut as before”</w:t>
            </w:r>
          </w:p>
        </w:tc>
      </w:tr>
      <w:tr w:rsidR="00E60591" w14:paraId="4A2C7124" w14:textId="77777777" w:rsidTr="00E60591">
        <w:trPr>
          <w:cantSplit/>
        </w:trPr>
        <w:tc>
          <w:tcPr>
            <w:tcW w:w="288" w:type="dxa"/>
          </w:tcPr>
          <w:p w14:paraId="5DCAE0DA" w14:textId="77777777" w:rsidR="00E60591" w:rsidRDefault="00E60591" w:rsidP="00E60591">
            <w:pPr>
              <w:pStyle w:val="CopticCross"/>
            </w:pPr>
          </w:p>
        </w:tc>
        <w:tc>
          <w:tcPr>
            <w:tcW w:w="3960" w:type="dxa"/>
          </w:tcPr>
          <w:p w14:paraId="4B20F824" w14:textId="77777777" w:rsidR="00E60591" w:rsidRDefault="00E60591" w:rsidP="00E60591">
            <w:pPr>
              <w:pStyle w:val="EngHang"/>
            </w:pPr>
            <w:r>
              <w:t>Zephanias proclaimed, saying</w:t>
            </w:r>
          </w:p>
          <w:p w14:paraId="4ADC5AF7" w14:textId="77777777" w:rsidR="00E60591" w:rsidRDefault="00E60591" w:rsidP="00E60591">
            <w:pPr>
              <w:pStyle w:val="EngHang"/>
            </w:pPr>
            <w:r>
              <w:t>Of the comong of God,</w:t>
            </w:r>
          </w:p>
          <w:p w14:paraId="029A8010" w14:textId="77777777" w:rsidR="00E60591" w:rsidRDefault="00E60591" w:rsidP="00E60591">
            <w:pPr>
              <w:pStyle w:val="EngHang"/>
            </w:pPr>
            <w:r>
              <w:t>“He will come as rain without a cloud.”</w:t>
            </w:r>
          </w:p>
          <w:p w14:paraId="7C2FA07A" w14:textId="77777777" w:rsidR="00E60591" w:rsidRDefault="00E60591" w:rsidP="00E60591">
            <w:pPr>
              <w:pStyle w:val="EngHangEnd"/>
            </w:pPr>
            <w:r>
              <w:t>Blessed are you among women.</w:t>
            </w:r>
          </w:p>
        </w:tc>
      </w:tr>
      <w:tr w:rsidR="00E60591" w14:paraId="7D816692" w14:textId="77777777" w:rsidTr="00E60591">
        <w:trPr>
          <w:cantSplit/>
        </w:trPr>
        <w:tc>
          <w:tcPr>
            <w:tcW w:w="288" w:type="dxa"/>
          </w:tcPr>
          <w:p w14:paraId="25FD568F" w14:textId="77777777" w:rsidR="00E60591" w:rsidRDefault="00E60591" w:rsidP="00E60591">
            <w:pPr>
              <w:pStyle w:val="CopticCross"/>
            </w:pPr>
            <w:r>
              <w:t>¿</w:t>
            </w:r>
          </w:p>
        </w:tc>
        <w:tc>
          <w:tcPr>
            <w:tcW w:w="3960" w:type="dxa"/>
          </w:tcPr>
          <w:p w14:paraId="02EE75AF" w14:textId="77777777" w:rsidR="00E60591" w:rsidRDefault="00E60591" w:rsidP="00E60591">
            <w:pPr>
              <w:pStyle w:val="EngHang"/>
            </w:pPr>
            <w:r>
              <w:t>Daniel save a vision of the Throne</w:t>
            </w:r>
          </w:p>
          <w:p w14:paraId="112563DD" w14:textId="77777777" w:rsidR="00E60591" w:rsidRDefault="00E60591" w:rsidP="00E60591">
            <w:pPr>
              <w:pStyle w:val="EngHang"/>
            </w:pPr>
            <w:r>
              <w:t>Surrounded by hosts of angels,</w:t>
            </w:r>
          </w:p>
          <w:p w14:paraId="6274CBFC" w14:textId="77777777" w:rsidR="00E60591" w:rsidRDefault="00E60591" w:rsidP="00E60591">
            <w:pPr>
              <w:pStyle w:val="EngHang"/>
            </w:pPr>
            <w:r>
              <w:t>And the Holy King sat upon it.</w:t>
            </w:r>
          </w:p>
          <w:p w14:paraId="35C263F4" w14:textId="77777777" w:rsidR="00E60591" w:rsidRDefault="00E60591" w:rsidP="00E60591">
            <w:pPr>
              <w:pStyle w:val="EngHangEnd"/>
            </w:pPr>
            <w:r>
              <w:t>Blessed are you among women.</w:t>
            </w:r>
          </w:p>
        </w:tc>
      </w:tr>
      <w:tr w:rsidR="00E60591" w14:paraId="7455367F" w14:textId="77777777" w:rsidTr="00E60591">
        <w:trPr>
          <w:cantSplit/>
        </w:trPr>
        <w:tc>
          <w:tcPr>
            <w:tcW w:w="288" w:type="dxa"/>
          </w:tcPr>
          <w:p w14:paraId="6848F48F" w14:textId="77777777" w:rsidR="00E60591" w:rsidRDefault="00E60591" w:rsidP="00E60591">
            <w:pPr>
              <w:pStyle w:val="CopticCross"/>
            </w:pPr>
          </w:p>
        </w:tc>
        <w:tc>
          <w:tcPr>
            <w:tcW w:w="3960" w:type="dxa"/>
          </w:tcPr>
          <w:p w14:paraId="51DB062A" w14:textId="77777777" w:rsidR="00E60591" w:rsidRDefault="00E60591" w:rsidP="00E60591">
            <w:pPr>
              <w:pStyle w:val="EngHang"/>
            </w:pPr>
            <w:r>
              <w:t>*He bowed down the heavens,</w:t>
            </w:r>
          </w:p>
          <w:p w14:paraId="5A884888" w14:textId="77777777" w:rsidR="00E60591" w:rsidRDefault="00E60591" w:rsidP="00E60591">
            <w:pPr>
              <w:pStyle w:val="EngHang"/>
            </w:pPr>
            <w:r>
              <w:t>And descended to earth,</w:t>
            </w:r>
          </w:p>
          <w:p w14:paraId="395369FD" w14:textId="77777777" w:rsidR="00E60591" w:rsidRDefault="00E60591" w:rsidP="00E60591">
            <w:pPr>
              <w:pStyle w:val="EngHang"/>
            </w:pPr>
            <w:r>
              <w:t>While still in His Father's bosom:</w:t>
            </w:r>
          </w:p>
          <w:p w14:paraId="5015EDEB" w14:textId="77777777" w:rsidR="00E60591" w:rsidRDefault="00E60591" w:rsidP="00E60591">
            <w:pPr>
              <w:pStyle w:val="EngHangEnd"/>
            </w:pPr>
            <w:r>
              <w:t>Blessed are you among women.</w:t>
            </w:r>
          </w:p>
        </w:tc>
      </w:tr>
      <w:tr w:rsidR="00E60591" w14:paraId="170ACF97" w14:textId="77777777" w:rsidTr="00E60591">
        <w:trPr>
          <w:cantSplit/>
        </w:trPr>
        <w:tc>
          <w:tcPr>
            <w:tcW w:w="288" w:type="dxa"/>
          </w:tcPr>
          <w:p w14:paraId="04189615" w14:textId="77777777" w:rsidR="00E60591" w:rsidRDefault="00E60591" w:rsidP="00E60591">
            <w:pPr>
              <w:pStyle w:val="CopticCross"/>
            </w:pPr>
            <w:r>
              <w:lastRenderedPageBreak/>
              <w:t>¿</w:t>
            </w:r>
          </w:p>
        </w:tc>
        <w:tc>
          <w:tcPr>
            <w:tcW w:w="3960" w:type="dxa"/>
          </w:tcPr>
          <w:p w14:paraId="3E42657E" w14:textId="77777777" w:rsidR="00E60591" w:rsidRDefault="00E60591" w:rsidP="00E60591">
            <w:pPr>
              <w:pStyle w:val="EngHang"/>
            </w:pPr>
            <w:r>
              <w:t>We behold wonders and miracles</w:t>
            </w:r>
          </w:p>
          <w:p w14:paraId="143C5FA7" w14:textId="77777777" w:rsidR="00E60591" w:rsidRDefault="00E60591" w:rsidP="00E60591">
            <w:pPr>
              <w:pStyle w:val="EngHang"/>
            </w:pPr>
            <w:r>
              <w:t>In the books of the Church.</w:t>
            </w:r>
          </w:p>
          <w:p w14:paraId="6B2E4B14" w14:textId="77777777" w:rsidR="00E60591" w:rsidRDefault="00E60591" w:rsidP="00E60591">
            <w:pPr>
              <w:pStyle w:val="EngHang"/>
            </w:pPr>
            <w:r>
              <w:t>The Virgin carried her Creators,</w:t>
            </w:r>
          </w:p>
          <w:p w14:paraId="6A032E0E" w14:textId="77777777" w:rsidR="00E60591" w:rsidRDefault="00E60591" w:rsidP="00E60591">
            <w:pPr>
              <w:pStyle w:val="EngHangEnd"/>
            </w:pPr>
            <w:r>
              <w:t>And her virginity is sealed.</w:t>
            </w:r>
          </w:p>
        </w:tc>
      </w:tr>
      <w:tr w:rsidR="00E60591" w14:paraId="4A126717" w14:textId="77777777" w:rsidTr="00E60591">
        <w:trPr>
          <w:cantSplit/>
        </w:trPr>
        <w:tc>
          <w:tcPr>
            <w:tcW w:w="288" w:type="dxa"/>
          </w:tcPr>
          <w:p w14:paraId="14CA9B0A" w14:textId="77777777" w:rsidR="00E60591" w:rsidRDefault="00E60591" w:rsidP="00E60591">
            <w:pPr>
              <w:pStyle w:val="CopticCross"/>
            </w:pPr>
          </w:p>
        </w:tc>
        <w:tc>
          <w:tcPr>
            <w:tcW w:w="3960" w:type="dxa"/>
          </w:tcPr>
          <w:p w14:paraId="3BAA978A" w14:textId="77777777" w:rsidR="00E60591" w:rsidRDefault="00E60591" w:rsidP="00E60591">
            <w:pPr>
              <w:pStyle w:val="EngHang"/>
            </w:pPr>
            <w:r>
              <w:t>You are above all the orders</w:t>
            </w:r>
          </w:p>
          <w:p w14:paraId="1A8458DC" w14:textId="77777777" w:rsidR="00E60591" w:rsidRDefault="00E60591" w:rsidP="00E60591">
            <w:pPr>
              <w:pStyle w:val="EngHang"/>
            </w:pPr>
            <w:r>
              <w:t>Of the heavenly hosts,</w:t>
            </w:r>
          </w:p>
          <w:p w14:paraId="6251AD96" w14:textId="77777777" w:rsidR="00E60591" w:rsidRDefault="00E60591" w:rsidP="00E60591">
            <w:pPr>
              <w:pStyle w:val="EngHang"/>
            </w:pPr>
            <w:r>
              <w:t>Even the Archangels,</w:t>
            </w:r>
          </w:p>
          <w:p w14:paraId="727D4023" w14:textId="77777777" w:rsidR="00E60591" w:rsidRDefault="00E60591" w:rsidP="00E60591">
            <w:pPr>
              <w:pStyle w:val="EngHangEnd"/>
            </w:pPr>
            <w:r>
              <w:t>Blessed are you among women.</w:t>
            </w:r>
          </w:p>
        </w:tc>
      </w:tr>
      <w:tr w:rsidR="00E60591" w14:paraId="75BD58DF" w14:textId="77777777" w:rsidTr="00E60591">
        <w:trPr>
          <w:cantSplit/>
        </w:trPr>
        <w:tc>
          <w:tcPr>
            <w:tcW w:w="288" w:type="dxa"/>
          </w:tcPr>
          <w:p w14:paraId="3F09B83E" w14:textId="77777777" w:rsidR="00E60591" w:rsidRDefault="00E60591" w:rsidP="00E60591">
            <w:pPr>
              <w:pStyle w:val="CopticCross"/>
            </w:pPr>
            <w:r>
              <w:t>¿</w:t>
            </w:r>
          </w:p>
        </w:tc>
        <w:tc>
          <w:tcPr>
            <w:tcW w:w="3960" w:type="dxa"/>
          </w:tcPr>
          <w:p w14:paraId="72EE0906" w14:textId="77777777" w:rsidR="00E60591" w:rsidRDefault="00E60591" w:rsidP="00E60591">
            <w:pPr>
              <w:pStyle w:val="EngHang"/>
            </w:pPr>
            <w:r>
              <w:t>*The forgiver of all sins,</w:t>
            </w:r>
          </w:p>
          <w:p w14:paraId="30DD179A" w14:textId="77777777" w:rsidR="00E60591" w:rsidRDefault="00E60591" w:rsidP="00E60591">
            <w:pPr>
              <w:pStyle w:val="EngHang"/>
            </w:pPr>
            <w:r>
              <w:t>The source of all blessings,</w:t>
            </w:r>
          </w:p>
          <w:p w14:paraId="2CDF427E" w14:textId="77777777" w:rsidR="00E60591" w:rsidRDefault="00E60591" w:rsidP="00E60591">
            <w:pPr>
              <w:pStyle w:val="EngHang"/>
            </w:pPr>
            <w:r>
              <w:t>He loved our race and took our form:</w:t>
            </w:r>
          </w:p>
          <w:p w14:paraId="0C06A38F" w14:textId="77777777" w:rsidR="00E60591" w:rsidRDefault="00E60591" w:rsidP="00E60591">
            <w:pPr>
              <w:pStyle w:val="EngHangEnd"/>
            </w:pPr>
            <w:r>
              <w:t>Blessed are you among women.</w:t>
            </w:r>
          </w:p>
        </w:tc>
      </w:tr>
      <w:tr w:rsidR="00E60591" w14:paraId="35930C05" w14:textId="77777777" w:rsidTr="00E60591">
        <w:trPr>
          <w:cantSplit/>
        </w:trPr>
        <w:tc>
          <w:tcPr>
            <w:tcW w:w="288" w:type="dxa"/>
          </w:tcPr>
          <w:p w14:paraId="7C075E7D" w14:textId="77777777" w:rsidR="00E60591" w:rsidRDefault="00E60591" w:rsidP="00E60591">
            <w:pPr>
              <w:pStyle w:val="CopticCross"/>
            </w:pPr>
          </w:p>
        </w:tc>
        <w:tc>
          <w:tcPr>
            <w:tcW w:w="3960" w:type="dxa"/>
          </w:tcPr>
          <w:p w14:paraId="41C0EECD" w14:textId="77777777" w:rsidR="00E60591" w:rsidRDefault="00E60591" w:rsidP="00E60591">
            <w:pPr>
              <w:pStyle w:val="EngHang"/>
            </w:pPr>
            <w:r>
              <w:t>You are above all creation,</w:t>
            </w:r>
          </w:p>
          <w:p w14:paraId="2195FF06" w14:textId="77777777" w:rsidR="00E60591" w:rsidRDefault="00E60591" w:rsidP="00E60591">
            <w:pPr>
              <w:pStyle w:val="EngHang"/>
            </w:pPr>
            <w:r>
              <w:t>You are above every man,</w:t>
            </w:r>
          </w:p>
          <w:p w14:paraId="126546C6" w14:textId="77777777" w:rsidR="00E60591" w:rsidRDefault="00E60591" w:rsidP="00E60591">
            <w:pPr>
              <w:pStyle w:val="EngHang"/>
            </w:pPr>
            <w:r>
              <w:t>The most upright and righteous,</w:t>
            </w:r>
          </w:p>
          <w:p w14:paraId="5258D93E" w14:textId="77777777" w:rsidR="00E60591" w:rsidRDefault="00E60591" w:rsidP="00E60591">
            <w:pPr>
              <w:pStyle w:val="EngHangEnd"/>
            </w:pPr>
            <w:r>
              <w:t>Blessed are you among women.</w:t>
            </w:r>
          </w:p>
        </w:tc>
      </w:tr>
      <w:tr w:rsidR="00E60591" w14:paraId="3248D8CA" w14:textId="77777777" w:rsidTr="00E60591">
        <w:trPr>
          <w:cantSplit/>
        </w:trPr>
        <w:tc>
          <w:tcPr>
            <w:tcW w:w="288" w:type="dxa"/>
          </w:tcPr>
          <w:p w14:paraId="6540F641" w14:textId="77777777" w:rsidR="00E60591" w:rsidRDefault="00E60591" w:rsidP="00E60591">
            <w:pPr>
              <w:pStyle w:val="CopticCross"/>
            </w:pPr>
            <w:r>
              <w:t>¿</w:t>
            </w:r>
          </w:p>
        </w:tc>
        <w:tc>
          <w:tcPr>
            <w:tcW w:w="3960" w:type="dxa"/>
          </w:tcPr>
          <w:p w14:paraId="0833FEAC" w14:textId="77777777" w:rsidR="00E60591" w:rsidRDefault="00E60591" w:rsidP="00E60591">
            <w:pPr>
              <w:pStyle w:val="EngHang"/>
            </w:pPr>
            <w:r>
              <w:t>All people declare, “Our Lady,</w:t>
            </w:r>
          </w:p>
          <w:p w14:paraId="4DBDC4E8" w14:textId="77777777" w:rsidR="00E60591" w:rsidRDefault="00E60591" w:rsidP="00E60591">
            <w:pPr>
              <w:pStyle w:val="EngHang"/>
            </w:pPr>
            <w:r>
              <w:t>Saint Mary is blessed.”</w:t>
            </w:r>
          </w:p>
          <w:p w14:paraId="0437C982" w14:textId="77777777" w:rsidR="00E60591" w:rsidRDefault="00E60591" w:rsidP="00E60591">
            <w:pPr>
              <w:pStyle w:val="EngHang"/>
            </w:pPr>
            <w:r>
              <w:t>Intercede and pray on our behalf,</w:t>
            </w:r>
          </w:p>
          <w:p w14:paraId="6B3A2FCE" w14:textId="77777777" w:rsidR="00E60591" w:rsidRDefault="00E60591" w:rsidP="00E60591">
            <w:pPr>
              <w:pStyle w:val="EngHangEnd"/>
            </w:pPr>
            <w:r>
              <w:t>Before Him whom you bore.</w:t>
            </w:r>
          </w:p>
        </w:tc>
      </w:tr>
      <w:tr w:rsidR="00E60591" w14:paraId="1B485CFC" w14:textId="77777777" w:rsidTr="00E60591">
        <w:trPr>
          <w:cantSplit/>
        </w:trPr>
        <w:tc>
          <w:tcPr>
            <w:tcW w:w="288" w:type="dxa"/>
          </w:tcPr>
          <w:p w14:paraId="2FB1870A" w14:textId="77777777" w:rsidR="00E60591" w:rsidRDefault="00E60591" w:rsidP="00E60591">
            <w:pPr>
              <w:pStyle w:val="CopticCross"/>
            </w:pPr>
          </w:p>
        </w:tc>
        <w:tc>
          <w:tcPr>
            <w:tcW w:w="3960" w:type="dxa"/>
          </w:tcPr>
          <w:p w14:paraId="48965350" w14:textId="77777777" w:rsidR="00E60591" w:rsidRDefault="00E60591" w:rsidP="00E60591">
            <w:pPr>
              <w:pStyle w:val="EngHang"/>
            </w:pPr>
            <w:r>
              <w:t>You held the Lord of Glory,</w:t>
            </w:r>
          </w:p>
          <w:p w14:paraId="4A07053F" w14:textId="77777777" w:rsidR="00E60591" w:rsidRDefault="00E60591" w:rsidP="00E60591">
            <w:pPr>
              <w:pStyle w:val="EngHang"/>
            </w:pPr>
            <w:r>
              <w:t>The Creator of the world.</w:t>
            </w:r>
          </w:p>
          <w:p w14:paraId="0A610BEB" w14:textId="77777777" w:rsidR="00E60591" w:rsidRDefault="00E60591" w:rsidP="00E60591">
            <w:pPr>
              <w:pStyle w:val="EngHang"/>
            </w:pPr>
            <w:r>
              <w:t>You are a figure of the Throne of the Father.</w:t>
            </w:r>
          </w:p>
          <w:p w14:paraId="4812FB88" w14:textId="77777777" w:rsidR="00E60591" w:rsidRDefault="00E60591" w:rsidP="00E60591">
            <w:pPr>
              <w:pStyle w:val="EngHangEnd"/>
            </w:pPr>
            <w:r>
              <w:t>Blessed are you among women.</w:t>
            </w:r>
          </w:p>
        </w:tc>
      </w:tr>
      <w:tr w:rsidR="00E60591" w14:paraId="67E126F3" w14:textId="77777777" w:rsidTr="00E60591">
        <w:trPr>
          <w:cantSplit/>
        </w:trPr>
        <w:tc>
          <w:tcPr>
            <w:tcW w:w="288" w:type="dxa"/>
          </w:tcPr>
          <w:p w14:paraId="4223FB73" w14:textId="77777777" w:rsidR="00E60591" w:rsidRDefault="00E60591" w:rsidP="00E60591">
            <w:pPr>
              <w:pStyle w:val="CopticCross"/>
            </w:pPr>
            <w:r>
              <w:lastRenderedPageBreak/>
              <w:t>¿</w:t>
            </w:r>
          </w:p>
        </w:tc>
        <w:tc>
          <w:tcPr>
            <w:tcW w:w="3960" w:type="dxa"/>
          </w:tcPr>
          <w:p w14:paraId="797244B0" w14:textId="77777777" w:rsidR="00E60591" w:rsidRDefault="00E60591" w:rsidP="00E60591">
            <w:pPr>
              <w:pStyle w:val="EngHang"/>
            </w:pPr>
            <w:r>
              <w:t>He took humanity from you,</w:t>
            </w:r>
          </w:p>
          <w:p w14:paraId="2FC212F1" w14:textId="77777777" w:rsidR="00E60591" w:rsidRDefault="00E60591" w:rsidP="00E60591">
            <w:pPr>
              <w:pStyle w:val="EngHang"/>
            </w:pPr>
            <w:r>
              <w:t>Uniting it with the Divnity,</w:t>
            </w:r>
          </w:p>
          <w:p w14:paraId="435D7CE5" w14:textId="77777777" w:rsidR="00E60591" w:rsidRDefault="00E60591" w:rsidP="00E60591">
            <w:pPr>
              <w:pStyle w:val="EngHang"/>
            </w:pPr>
            <w:r>
              <w:t>You held one of the Trinity,</w:t>
            </w:r>
          </w:p>
          <w:p w14:paraId="748D32C2" w14:textId="77777777" w:rsidR="00E60591" w:rsidRDefault="00E60591" w:rsidP="00E60591">
            <w:pPr>
              <w:pStyle w:val="EngHangEnd"/>
            </w:pPr>
            <w:r>
              <w:t>Blessed are you among women.</w:t>
            </w:r>
          </w:p>
        </w:tc>
      </w:tr>
      <w:tr w:rsidR="00E60591" w14:paraId="49B0553E" w14:textId="77777777" w:rsidTr="00E60591">
        <w:trPr>
          <w:cantSplit/>
        </w:trPr>
        <w:tc>
          <w:tcPr>
            <w:tcW w:w="288" w:type="dxa"/>
          </w:tcPr>
          <w:p w14:paraId="43A01676" w14:textId="77777777" w:rsidR="00E60591" w:rsidRDefault="00E60591" w:rsidP="00E60591">
            <w:pPr>
              <w:pStyle w:val="CopticCross"/>
            </w:pPr>
          </w:p>
        </w:tc>
        <w:tc>
          <w:tcPr>
            <w:tcW w:w="3960" w:type="dxa"/>
          </w:tcPr>
          <w:p w14:paraId="6F8A9311" w14:textId="77777777" w:rsidR="00E60591" w:rsidRDefault="00E60591" w:rsidP="00E60591">
            <w:pPr>
              <w:pStyle w:val="EngHang"/>
            </w:pPr>
            <w:r>
              <w:t>*Of all people, who has obtained</w:t>
            </w:r>
          </w:p>
          <w:p w14:paraId="3238EA17" w14:textId="77777777" w:rsidR="00E60591" w:rsidRDefault="00E60591" w:rsidP="00E60591">
            <w:pPr>
              <w:pStyle w:val="EngHang"/>
            </w:pPr>
            <w:r>
              <w:t>What you received, O Mary?</w:t>
            </w:r>
          </w:p>
          <w:p w14:paraId="4C793205" w14:textId="77777777" w:rsidR="00E60591" w:rsidRDefault="00E60591" w:rsidP="00E60591">
            <w:pPr>
              <w:pStyle w:val="EngHang"/>
            </w:pPr>
            <w:r>
              <w:t>All generations proclaim and say:</w:t>
            </w:r>
          </w:p>
          <w:p w14:paraId="6080D676" w14:textId="77777777" w:rsidR="00E60591" w:rsidRDefault="00E60591" w:rsidP="00E60591">
            <w:pPr>
              <w:pStyle w:val="EngHangEnd"/>
            </w:pPr>
            <w:r>
              <w:t>Blessed are you among women.</w:t>
            </w:r>
          </w:p>
        </w:tc>
      </w:tr>
      <w:tr w:rsidR="00E60591" w14:paraId="553F9DE3" w14:textId="77777777" w:rsidTr="00E60591">
        <w:trPr>
          <w:cantSplit/>
        </w:trPr>
        <w:tc>
          <w:tcPr>
            <w:tcW w:w="288" w:type="dxa"/>
          </w:tcPr>
          <w:p w14:paraId="0CC30657" w14:textId="77777777" w:rsidR="00E60591" w:rsidRDefault="00E60591" w:rsidP="00E60591">
            <w:pPr>
              <w:pStyle w:val="CopticCross"/>
            </w:pPr>
            <w:r>
              <w:t>¿</w:t>
            </w:r>
          </w:p>
        </w:tc>
        <w:tc>
          <w:tcPr>
            <w:tcW w:w="3960" w:type="dxa"/>
          </w:tcPr>
          <w:p w14:paraId="30D6F0C7" w14:textId="77777777" w:rsidR="00E60591" w:rsidRDefault="00E60591" w:rsidP="00E60591">
            <w:pPr>
              <w:pStyle w:val="EngHang"/>
            </w:pPr>
            <w:r>
              <w:t>*O Virgin Mary, we bless you,</w:t>
            </w:r>
          </w:p>
          <w:p w14:paraId="40DFCC79" w14:textId="77777777" w:rsidR="00E60591" w:rsidRDefault="00E60591" w:rsidP="00E60591">
            <w:pPr>
              <w:pStyle w:val="EngHang"/>
            </w:pPr>
            <w:r>
              <w:t>And praise by day and night</w:t>
            </w:r>
          </w:p>
          <w:p w14:paraId="64B4110D" w14:textId="77777777" w:rsidR="00E60591" w:rsidRDefault="00E60591" w:rsidP="00E60591">
            <w:pPr>
              <w:pStyle w:val="EngHang"/>
            </w:pPr>
            <w:r>
              <w:t>The One Who chose your goodness:</w:t>
            </w:r>
          </w:p>
          <w:p w14:paraId="6AFF0A6B" w14:textId="77777777" w:rsidR="00E60591" w:rsidRDefault="00E60591" w:rsidP="00E60591">
            <w:pPr>
              <w:pStyle w:val="EngHangEnd"/>
            </w:pPr>
            <w:r>
              <w:t>Blessed are you among women.</w:t>
            </w:r>
          </w:p>
        </w:tc>
      </w:tr>
      <w:tr w:rsidR="00E60591" w14:paraId="5751BEB6" w14:textId="77777777" w:rsidTr="00E60591">
        <w:trPr>
          <w:cantSplit/>
        </w:trPr>
        <w:tc>
          <w:tcPr>
            <w:tcW w:w="288" w:type="dxa"/>
          </w:tcPr>
          <w:p w14:paraId="0498E06A" w14:textId="77777777" w:rsidR="00E60591" w:rsidRDefault="00E60591" w:rsidP="00E60591">
            <w:pPr>
              <w:pStyle w:val="CopticCross"/>
            </w:pPr>
          </w:p>
        </w:tc>
        <w:tc>
          <w:tcPr>
            <w:tcW w:w="3960" w:type="dxa"/>
          </w:tcPr>
          <w:p w14:paraId="77E5F8E7" w14:textId="77777777" w:rsidR="00E60591" w:rsidRDefault="00E60591" w:rsidP="00E60591">
            <w:pPr>
              <w:pStyle w:val="EngHang"/>
            </w:pPr>
            <w:r>
              <w:t>Lead me to repentance, O Mary,</w:t>
            </w:r>
          </w:p>
          <w:p w14:paraId="4C8AB12D" w14:textId="77777777" w:rsidR="00E60591" w:rsidRDefault="00E60591" w:rsidP="00E60591">
            <w:pPr>
              <w:pStyle w:val="EngHang"/>
            </w:pPr>
            <w:r>
              <w:t>In an acceptable time;</w:t>
            </w:r>
          </w:p>
          <w:p w14:paraId="7FBBDD8A" w14:textId="77777777" w:rsidR="00E60591" w:rsidRDefault="00E60591" w:rsidP="00E60591">
            <w:pPr>
              <w:pStyle w:val="EngHang"/>
            </w:pPr>
            <w:r>
              <w:t>Wake me from slumber all my days,</w:t>
            </w:r>
          </w:p>
          <w:p w14:paraId="652F014C" w14:textId="77777777" w:rsidR="00E60591" w:rsidRDefault="00E60591" w:rsidP="00E60591">
            <w:pPr>
              <w:pStyle w:val="EngHangEnd"/>
            </w:pPr>
            <w:r>
              <w:t>And rase me from my sloth.</w:t>
            </w:r>
            <w:r>
              <w:rPr>
                <w:rStyle w:val="FootnoteReference"/>
              </w:rPr>
              <w:footnoteReference w:id="957"/>
            </w:r>
          </w:p>
        </w:tc>
      </w:tr>
      <w:tr w:rsidR="00E60591" w14:paraId="188F2870" w14:textId="77777777" w:rsidTr="00E60591">
        <w:trPr>
          <w:cantSplit/>
        </w:trPr>
        <w:tc>
          <w:tcPr>
            <w:tcW w:w="288" w:type="dxa"/>
          </w:tcPr>
          <w:p w14:paraId="760E40DA" w14:textId="77777777" w:rsidR="00E60591" w:rsidRDefault="00E60591" w:rsidP="00E60591">
            <w:pPr>
              <w:pStyle w:val="CopticCross"/>
            </w:pPr>
            <w:r>
              <w:t>¿</w:t>
            </w:r>
          </w:p>
        </w:tc>
        <w:tc>
          <w:tcPr>
            <w:tcW w:w="3960" w:type="dxa"/>
          </w:tcPr>
          <w:p w14:paraId="1BDAEB40" w14:textId="77777777" w:rsidR="00E60591" w:rsidRDefault="00E60591" w:rsidP="00E60591">
            <w:pPr>
              <w:pStyle w:val="EngHang"/>
            </w:pPr>
            <w:r>
              <w:t>I must prepare for travel,</w:t>
            </w:r>
          </w:p>
          <w:p w14:paraId="387FBA10" w14:textId="77777777" w:rsidR="00E60591" w:rsidRDefault="00E60591" w:rsidP="00E60591">
            <w:pPr>
              <w:pStyle w:val="EngHang"/>
            </w:pPr>
            <w:r>
              <w:t>And carry a light load.</w:t>
            </w:r>
          </w:p>
          <w:p w14:paraId="1711BA0D" w14:textId="77777777" w:rsidR="00E60591" w:rsidRDefault="00E60591" w:rsidP="00E60591">
            <w:pPr>
              <w:pStyle w:val="EngHang"/>
            </w:pPr>
            <w:r>
              <w:t>Please help me in this vain world,</w:t>
            </w:r>
          </w:p>
          <w:p w14:paraId="1E1B4E14" w14:textId="77777777" w:rsidR="00E60591" w:rsidRDefault="00E60591" w:rsidP="00E60591">
            <w:pPr>
              <w:pStyle w:val="EngHangEnd"/>
            </w:pPr>
            <w:r>
              <w:t>O Lady of us all,</w:t>
            </w:r>
          </w:p>
        </w:tc>
      </w:tr>
      <w:tr w:rsidR="00E60591" w14:paraId="1AE4C437" w14:textId="77777777" w:rsidTr="00E60591">
        <w:trPr>
          <w:cantSplit/>
        </w:trPr>
        <w:tc>
          <w:tcPr>
            <w:tcW w:w="288" w:type="dxa"/>
          </w:tcPr>
          <w:p w14:paraId="470F1BFE" w14:textId="77777777" w:rsidR="00E60591" w:rsidRDefault="00E60591" w:rsidP="00E60591">
            <w:pPr>
              <w:pStyle w:val="CopticCross"/>
            </w:pPr>
          </w:p>
        </w:tc>
        <w:tc>
          <w:tcPr>
            <w:tcW w:w="3960" w:type="dxa"/>
          </w:tcPr>
          <w:p w14:paraId="29B1A7CE" w14:textId="77777777" w:rsidR="00E60591" w:rsidRDefault="00E60591" w:rsidP="00E60591">
            <w:pPr>
              <w:pStyle w:val="EngHang"/>
            </w:pPr>
            <w:r>
              <w:t>For am lame and weak,</w:t>
            </w:r>
          </w:p>
          <w:p w14:paraId="1F7F5D15" w14:textId="77777777" w:rsidR="00E60591" w:rsidRDefault="00E60591" w:rsidP="00E60591">
            <w:pPr>
              <w:pStyle w:val="EngHang"/>
            </w:pPr>
            <w:r>
              <w:t>Yet I carry a heavey burden.</w:t>
            </w:r>
          </w:p>
          <w:p w14:paraId="7422C0E6" w14:textId="77777777" w:rsidR="00E60591" w:rsidRDefault="00E60591" w:rsidP="00E60591">
            <w:pPr>
              <w:pStyle w:val="EngHang"/>
            </w:pPr>
            <w:r>
              <w:t>When I depart from this world,</w:t>
            </w:r>
          </w:p>
          <w:p w14:paraId="744F2253" w14:textId="77777777" w:rsidR="00E60591" w:rsidRDefault="00E60591" w:rsidP="00E60591">
            <w:pPr>
              <w:pStyle w:val="EngHangEnd"/>
            </w:pPr>
            <w:r>
              <w:t>I have no refuge but Mary.</w:t>
            </w:r>
          </w:p>
        </w:tc>
      </w:tr>
      <w:tr w:rsidR="00E60591" w14:paraId="319C7160" w14:textId="77777777" w:rsidTr="00E60591">
        <w:trPr>
          <w:cantSplit/>
        </w:trPr>
        <w:tc>
          <w:tcPr>
            <w:tcW w:w="288" w:type="dxa"/>
          </w:tcPr>
          <w:p w14:paraId="55482169" w14:textId="77777777" w:rsidR="00E60591" w:rsidRDefault="00E60591" w:rsidP="00E60591">
            <w:pPr>
              <w:pStyle w:val="CopticCross"/>
            </w:pPr>
            <w:r>
              <w:lastRenderedPageBreak/>
              <w:t>¿</w:t>
            </w:r>
          </w:p>
        </w:tc>
        <w:tc>
          <w:tcPr>
            <w:tcW w:w="3960" w:type="dxa"/>
          </w:tcPr>
          <w:p w14:paraId="4B369229" w14:textId="77777777" w:rsidR="00E60591" w:rsidRDefault="00E60591" w:rsidP="00E60591">
            <w:pPr>
              <w:pStyle w:val="EngHang"/>
            </w:pPr>
            <w:r>
              <w:t>We have no intercessor but her,</w:t>
            </w:r>
          </w:p>
          <w:p w14:paraId="079200A5" w14:textId="77777777" w:rsidR="00E60591" w:rsidRDefault="00E60591" w:rsidP="00E60591">
            <w:pPr>
              <w:pStyle w:val="EngHang"/>
            </w:pPr>
            <w:r>
              <w:t>And we ask her by day and night;</w:t>
            </w:r>
          </w:p>
          <w:p w14:paraId="072F73F1" w14:textId="77777777" w:rsidR="00E60591" w:rsidRDefault="00E60591" w:rsidP="00E60591">
            <w:pPr>
              <w:pStyle w:val="EngHang"/>
            </w:pPr>
            <w:r>
              <w:t>We endeavor to serve her,</w:t>
            </w:r>
          </w:p>
          <w:p w14:paraId="427F884B" w14:textId="77777777" w:rsidR="00E60591" w:rsidRDefault="00E60591" w:rsidP="00E60591">
            <w:pPr>
              <w:pStyle w:val="EngHangEnd"/>
            </w:pPr>
            <w:r>
              <w:t>In the light which sone from her.</w:t>
            </w:r>
          </w:p>
        </w:tc>
      </w:tr>
      <w:tr w:rsidR="00E60591" w14:paraId="3DF5F521" w14:textId="77777777" w:rsidTr="00E60591">
        <w:trPr>
          <w:cantSplit/>
        </w:trPr>
        <w:tc>
          <w:tcPr>
            <w:tcW w:w="288" w:type="dxa"/>
          </w:tcPr>
          <w:p w14:paraId="59B63854" w14:textId="77777777" w:rsidR="00E60591" w:rsidRDefault="00E60591" w:rsidP="00E60591">
            <w:pPr>
              <w:pStyle w:val="CopticCross"/>
            </w:pPr>
          </w:p>
        </w:tc>
        <w:tc>
          <w:tcPr>
            <w:tcW w:w="3960" w:type="dxa"/>
          </w:tcPr>
          <w:p w14:paraId="3E9BE128" w14:textId="77777777" w:rsidR="00E60591" w:rsidRDefault="00E60591" w:rsidP="00E60591">
            <w:pPr>
              <w:pStyle w:val="EngHang"/>
            </w:pPr>
            <w:r>
              <w:t>Hail, Mother of the Light,</w:t>
            </w:r>
          </w:p>
          <w:p w14:paraId="7D1991EC" w14:textId="77777777" w:rsidR="00E60591" w:rsidRDefault="00E60591" w:rsidP="00E60591">
            <w:pPr>
              <w:pStyle w:val="EngHang"/>
            </w:pPr>
            <w:r>
              <w:t>Mary the help of all Christians;</w:t>
            </w:r>
          </w:p>
          <w:p w14:paraId="58FFF522" w14:textId="77777777" w:rsidR="00E60591" w:rsidRDefault="00E60591" w:rsidP="00E60591">
            <w:pPr>
              <w:pStyle w:val="EngHang"/>
            </w:pPr>
            <w:r>
              <w:t>Salvaiton came from her</w:t>
            </w:r>
          </w:p>
          <w:p w14:paraId="6E6BF07E" w14:textId="77777777" w:rsidR="00E60591" w:rsidRDefault="00E60591" w:rsidP="00E60591">
            <w:pPr>
              <w:pStyle w:val="EngHangEnd"/>
            </w:pPr>
            <w:r>
              <w:t>To the whole world.</w:t>
            </w:r>
          </w:p>
        </w:tc>
      </w:tr>
      <w:tr w:rsidR="00E60591" w14:paraId="2CEF7415" w14:textId="77777777" w:rsidTr="00E60591">
        <w:trPr>
          <w:cantSplit/>
        </w:trPr>
        <w:tc>
          <w:tcPr>
            <w:tcW w:w="288" w:type="dxa"/>
          </w:tcPr>
          <w:p w14:paraId="1FC9C76F" w14:textId="77777777" w:rsidR="00E60591" w:rsidRDefault="00E60591" w:rsidP="00E60591">
            <w:pPr>
              <w:pStyle w:val="CopticCross"/>
            </w:pPr>
            <w:r>
              <w:t>¿</w:t>
            </w:r>
          </w:p>
        </w:tc>
        <w:tc>
          <w:tcPr>
            <w:tcW w:w="3960" w:type="dxa"/>
          </w:tcPr>
          <w:p w14:paraId="1AF4BC00" w14:textId="77777777" w:rsidR="00E60591" w:rsidRDefault="00E60591" w:rsidP="00E60591">
            <w:pPr>
              <w:pStyle w:val="EngHang"/>
            </w:pPr>
            <w:r>
              <w:t>Protect us from all evil,</w:t>
            </w:r>
          </w:p>
          <w:p w14:paraId="39DD1B33" w14:textId="77777777" w:rsidR="00E60591" w:rsidRDefault="00E60591" w:rsidP="00E60591">
            <w:pPr>
              <w:pStyle w:val="EngHang"/>
            </w:pPr>
            <w:r>
              <w:t>And from times of temptation,</w:t>
            </w:r>
          </w:p>
          <w:p w14:paraId="72694D24" w14:textId="77777777" w:rsidR="00E60591" w:rsidRDefault="00E60591" w:rsidP="00E60591">
            <w:pPr>
              <w:pStyle w:val="EngHang"/>
            </w:pPr>
            <w:r>
              <w:t>And help us in all things,</w:t>
            </w:r>
          </w:p>
          <w:p w14:paraId="4CC14135" w14:textId="77777777" w:rsidR="00E60591" w:rsidRDefault="00E60591" w:rsidP="00E60591">
            <w:pPr>
              <w:pStyle w:val="EngHangEnd"/>
            </w:pPr>
            <w:r>
              <w:t>We, the Christians.</w:t>
            </w:r>
          </w:p>
        </w:tc>
      </w:tr>
      <w:tr w:rsidR="00E60591" w14:paraId="26CA8566" w14:textId="77777777" w:rsidTr="00E60591">
        <w:trPr>
          <w:cantSplit/>
        </w:trPr>
        <w:tc>
          <w:tcPr>
            <w:tcW w:w="288" w:type="dxa"/>
          </w:tcPr>
          <w:p w14:paraId="79451DB2" w14:textId="77777777" w:rsidR="00E60591" w:rsidRDefault="00E60591" w:rsidP="00E60591">
            <w:pPr>
              <w:pStyle w:val="CopticCross"/>
            </w:pPr>
          </w:p>
        </w:tc>
        <w:tc>
          <w:tcPr>
            <w:tcW w:w="3960" w:type="dxa"/>
          </w:tcPr>
          <w:p w14:paraId="6B912E39" w14:textId="77777777" w:rsidR="00E60591" w:rsidRDefault="00E60591" w:rsidP="00E60591">
            <w:pPr>
              <w:pStyle w:val="EngHang"/>
            </w:pPr>
            <w:r>
              <w:t>Everyone blesses her,</w:t>
            </w:r>
          </w:p>
          <w:p w14:paraId="3BA72496" w14:textId="77777777" w:rsidR="00E60591" w:rsidRDefault="00E60591" w:rsidP="00E60591">
            <w:pPr>
              <w:pStyle w:val="EngHang"/>
            </w:pPr>
            <w:r>
              <w:t>And asks here morning and evening</w:t>
            </w:r>
          </w:p>
          <w:p w14:paraId="16336D48" w14:textId="77777777" w:rsidR="00E60591" w:rsidRDefault="00E60591" w:rsidP="00E60591">
            <w:pPr>
              <w:pStyle w:val="EngHang"/>
            </w:pPr>
            <w:r>
              <w:t>To intercede for us all</w:t>
            </w:r>
          </w:p>
          <w:p w14:paraId="4DF40E04" w14:textId="77777777" w:rsidR="00E60591" w:rsidRDefault="00E60591" w:rsidP="00E60591">
            <w:pPr>
              <w:pStyle w:val="EngHangEnd"/>
            </w:pPr>
            <w:r>
              <w:t>Before He Whom she bore in her womb.</w:t>
            </w:r>
          </w:p>
        </w:tc>
      </w:tr>
      <w:tr w:rsidR="00E60591" w14:paraId="1CE7588A" w14:textId="77777777" w:rsidTr="00E60591">
        <w:trPr>
          <w:cantSplit/>
        </w:trPr>
        <w:tc>
          <w:tcPr>
            <w:tcW w:w="288" w:type="dxa"/>
          </w:tcPr>
          <w:p w14:paraId="426C5AA5" w14:textId="77777777" w:rsidR="00E60591" w:rsidRDefault="00E60591" w:rsidP="00E60591">
            <w:pPr>
              <w:pStyle w:val="CopticCross"/>
            </w:pPr>
            <w:r>
              <w:t>¿</w:t>
            </w:r>
          </w:p>
        </w:tc>
        <w:tc>
          <w:tcPr>
            <w:tcW w:w="3960" w:type="dxa"/>
          </w:tcPr>
          <w:p w14:paraId="51DE3572" w14:textId="77777777" w:rsidR="00E60591" w:rsidRDefault="00E60591" w:rsidP="00E60591">
            <w:pPr>
              <w:pStyle w:val="EngHang"/>
            </w:pPr>
            <w:r>
              <w:t>The honoured father, our Pope,</w:t>
            </w:r>
          </w:p>
          <w:p w14:paraId="54B53785" w14:textId="77777777" w:rsidR="00E60591" w:rsidRDefault="00E60591" w:rsidP="00E60591">
            <w:pPr>
              <w:pStyle w:val="EngHang"/>
            </w:pPr>
            <w:r>
              <w:t>The Patriarch of the Orthodox,</w:t>
            </w:r>
          </w:p>
          <w:p w14:paraId="471FD2BE" w14:textId="77777777" w:rsidR="00E60591" w:rsidRDefault="00E60591" w:rsidP="00E60591">
            <w:pPr>
              <w:pStyle w:val="EngHang"/>
            </w:pPr>
            <w:r>
              <w:t>The Archpriest and true shepherd,</w:t>
            </w:r>
          </w:p>
          <w:p w14:paraId="2AE48C4E" w14:textId="77777777" w:rsidR="00E60591" w:rsidRDefault="00E60591" w:rsidP="00E60591">
            <w:pPr>
              <w:pStyle w:val="EngHangEnd"/>
            </w:pPr>
            <w:r>
              <w:t>Shepherds his flock in wisdom.</w:t>
            </w:r>
          </w:p>
        </w:tc>
      </w:tr>
      <w:tr w:rsidR="00E60591" w14:paraId="755D46BB" w14:textId="77777777" w:rsidTr="00E60591">
        <w:trPr>
          <w:cantSplit/>
        </w:trPr>
        <w:tc>
          <w:tcPr>
            <w:tcW w:w="288" w:type="dxa"/>
          </w:tcPr>
          <w:p w14:paraId="723C758E" w14:textId="77777777" w:rsidR="00E60591" w:rsidRDefault="00E60591" w:rsidP="00E60591">
            <w:pPr>
              <w:pStyle w:val="CopticCross"/>
            </w:pPr>
          </w:p>
        </w:tc>
        <w:tc>
          <w:tcPr>
            <w:tcW w:w="3960" w:type="dxa"/>
          </w:tcPr>
          <w:p w14:paraId="1476B71C" w14:textId="77777777" w:rsidR="00E60591" w:rsidRDefault="00E60591" w:rsidP="00E60591">
            <w:pPr>
              <w:pStyle w:val="EngHang"/>
            </w:pPr>
            <w:r>
              <w:t>The father of fathers</w:t>
            </w:r>
            <w:r>
              <w:rPr>
                <w:rStyle w:val="FootnoteReference"/>
              </w:rPr>
              <w:footnoteReference w:id="958"/>
            </w:r>
            <w:r>
              <w:t xml:space="preserve"> who was chosen</w:t>
            </w:r>
          </w:p>
          <w:p w14:paraId="295B5DA7" w14:textId="77777777" w:rsidR="00E60591" w:rsidRDefault="00E60591" w:rsidP="00E60591">
            <w:pPr>
              <w:pStyle w:val="EngHang"/>
            </w:pPr>
            <w:r>
              <w:t>For the priesthood of Melchizedek,</w:t>
            </w:r>
          </w:p>
          <w:p w14:paraId="31249727" w14:textId="77777777" w:rsidR="00E60591" w:rsidRDefault="00E60591" w:rsidP="00E60591">
            <w:pPr>
              <w:pStyle w:val="EngHang"/>
            </w:pPr>
            <w:r>
              <w:t>In true faith and steadfast hope,</w:t>
            </w:r>
          </w:p>
          <w:p w14:paraId="63C77195" w14:textId="77777777" w:rsidR="00E60591" w:rsidRDefault="00E60591" w:rsidP="00E60591">
            <w:pPr>
              <w:pStyle w:val="EngHangEnd"/>
            </w:pPr>
            <w:r>
              <w:t>Full of love for Orthodoxy.</w:t>
            </w:r>
          </w:p>
        </w:tc>
      </w:tr>
      <w:tr w:rsidR="00E60591" w14:paraId="2709FA16" w14:textId="77777777" w:rsidTr="00E60591">
        <w:trPr>
          <w:cantSplit/>
        </w:trPr>
        <w:tc>
          <w:tcPr>
            <w:tcW w:w="288" w:type="dxa"/>
          </w:tcPr>
          <w:p w14:paraId="166F5977" w14:textId="77777777" w:rsidR="00E60591" w:rsidRDefault="00E60591" w:rsidP="00E60591">
            <w:pPr>
              <w:pStyle w:val="CopticCross"/>
            </w:pPr>
            <w:r>
              <w:lastRenderedPageBreak/>
              <w:t>¿</w:t>
            </w:r>
          </w:p>
        </w:tc>
        <w:tc>
          <w:tcPr>
            <w:tcW w:w="3960" w:type="dxa"/>
          </w:tcPr>
          <w:p w14:paraId="48C7E280" w14:textId="77777777" w:rsidR="00E60591" w:rsidRDefault="00E60591" w:rsidP="00E60591">
            <w:pPr>
              <w:pStyle w:val="EngHang"/>
            </w:pPr>
            <w:r>
              <w:t>Keeping his flock from the foxes,</w:t>
            </w:r>
          </w:p>
          <w:p w14:paraId="37493226" w14:textId="77777777" w:rsidR="00E60591" w:rsidRDefault="00E60591" w:rsidP="00E60591">
            <w:pPr>
              <w:pStyle w:val="EngHang"/>
            </w:pPr>
            <w:r>
              <w:t>And the snares of the devils,</w:t>
            </w:r>
          </w:p>
          <w:p w14:paraId="0E15B9FE" w14:textId="77777777" w:rsidR="00E60591" w:rsidRDefault="00E60591" w:rsidP="00E60591">
            <w:pPr>
              <w:pStyle w:val="EngHang"/>
            </w:pPr>
            <w:r>
              <w:t>Protecting them from heterodoxy,</w:t>
            </w:r>
          </w:p>
          <w:p w14:paraId="728D051C" w14:textId="77777777" w:rsidR="00E60591" w:rsidRDefault="00E60591" w:rsidP="00E60591">
            <w:pPr>
              <w:pStyle w:val="EngHangEnd"/>
            </w:pPr>
            <w:r>
              <w:t>And all the heresies of Arius.</w:t>
            </w:r>
          </w:p>
        </w:tc>
      </w:tr>
      <w:tr w:rsidR="00E60591" w14:paraId="09C48C74" w14:textId="77777777" w:rsidTr="00E60591">
        <w:trPr>
          <w:cantSplit/>
        </w:trPr>
        <w:tc>
          <w:tcPr>
            <w:tcW w:w="288" w:type="dxa"/>
          </w:tcPr>
          <w:p w14:paraId="44CBDBA9" w14:textId="77777777" w:rsidR="00E60591" w:rsidRDefault="00E60591" w:rsidP="00E60591">
            <w:pPr>
              <w:pStyle w:val="CopticCross"/>
            </w:pPr>
          </w:p>
        </w:tc>
        <w:tc>
          <w:tcPr>
            <w:tcW w:w="3960" w:type="dxa"/>
          </w:tcPr>
          <w:p w14:paraId="5BB6A8AD" w14:textId="77777777" w:rsidR="00E60591" w:rsidRDefault="00E60591" w:rsidP="00E60591">
            <w:pPr>
              <w:pStyle w:val="EngHang"/>
            </w:pPr>
            <w:r>
              <w:t>Shepherding his people in calmness,</w:t>
            </w:r>
          </w:p>
          <w:p w14:paraId="0971DD3A" w14:textId="77777777" w:rsidR="00E60591" w:rsidRDefault="00E60591" w:rsidP="00E60591">
            <w:pPr>
              <w:pStyle w:val="EngHang"/>
            </w:pPr>
            <w:r>
              <w:t>In spiritual teachings,</w:t>
            </w:r>
          </w:p>
          <w:p w14:paraId="7040AE84" w14:textId="77777777" w:rsidR="00E60591" w:rsidRDefault="00E60591" w:rsidP="00E60591">
            <w:pPr>
              <w:pStyle w:val="EngHang"/>
            </w:pPr>
            <w:r>
              <w:t>Keep his priesthood,</w:t>
            </w:r>
          </w:p>
          <w:p w14:paraId="7C7403D9" w14:textId="77777777" w:rsidR="00E60591" w:rsidRDefault="00E60591" w:rsidP="00E60591">
            <w:pPr>
              <w:pStyle w:val="EngHangEnd"/>
            </w:pPr>
            <w:r>
              <w:t>And grant him long life and tranquility.</w:t>
            </w:r>
          </w:p>
        </w:tc>
      </w:tr>
      <w:tr w:rsidR="00E60591" w14:paraId="6304B7E7" w14:textId="77777777" w:rsidTr="00E60591">
        <w:trPr>
          <w:cantSplit/>
        </w:trPr>
        <w:tc>
          <w:tcPr>
            <w:tcW w:w="288" w:type="dxa"/>
          </w:tcPr>
          <w:p w14:paraId="544CF1EA" w14:textId="77777777" w:rsidR="00E60591" w:rsidRDefault="00E60591" w:rsidP="00E60591">
            <w:pPr>
              <w:pStyle w:val="CopticCross"/>
            </w:pPr>
            <w:r>
              <w:t>¿</w:t>
            </w:r>
          </w:p>
        </w:tc>
        <w:tc>
          <w:tcPr>
            <w:tcW w:w="3960" w:type="dxa"/>
          </w:tcPr>
          <w:p w14:paraId="26E98B8E" w14:textId="77777777" w:rsidR="00E60591" w:rsidRDefault="00E60591" w:rsidP="00E60591">
            <w:pPr>
              <w:pStyle w:val="EngHang"/>
            </w:pPr>
            <w:r>
              <w:t>The father who keeps the laws,</w:t>
            </w:r>
          </w:p>
          <w:p w14:paraId="689B8F7D" w14:textId="77777777" w:rsidR="00E60591" w:rsidRDefault="00E60591" w:rsidP="00E60591">
            <w:pPr>
              <w:pStyle w:val="EngHang"/>
            </w:pPr>
            <w:r>
              <w:t>And the holy commandments,</w:t>
            </w:r>
          </w:p>
          <w:p w14:paraId="32DCA480" w14:textId="77777777" w:rsidR="00E60591" w:rsidRDefault="00E60591" w:rsidP="00E60591">
            <w:pPr>
              <w:pStyle w:val="EngHang"/>
            </w:pPr>
            <w:r>
              <w:t>Pappa Abba ____ the high priest,</w:t>
            </w:r>
          </w:p>
          <w:p w14:paraId="559F802A" w14:textId="77777777" w:rsidR="00E60591" w:rsidRDefault="00E60591" w:rsidP="00E60591">
            <w:pPr>
              <w:pStyle w:val="EngHangEnd"/>
            </w:pPr>
            <w:r>
              <w:t>The pillar of Christianity.</w:t>
            </w:r>
          </w:p>
        </w:tc>
      </w:tr>
      <w:tr w:rsidR="00E60591" w14:paraId="7CC0DE74" w14:textId="77777777" w:rsidTr="00E60591">
        <w:trPr>
          <w:cantSplit/>
        </w:trPr>
        <w:tc>
          <w:tcPr>
            <w:tcW w:w="288" w:type="dxa"/>
          </w:tcPr>
          <w:p w14:paraId="4710014B" w14:textId="77777777" w:rsidR="00E60591" w:rsidRDefault="00E60591" w:rsidP="00E60591">
            <w:pPr>
              <w:pStyle w:val="CopticCross"/>
            </w:pPr>
          </w:p>
        </w:tc>
        <w:tc>
          <w:tcPr>
            <w:tcW w:w="3960" w:type="dxa"/>
          </w:tcPr>
          <w:p w14:paraId="4C0E750F" w14:textId="77777777" w:rsidR="00E60591" w:rsidRDefault="00E60591" w:rsidP="00E60591">
            <w:pPr>
              <w:pStyle w:val="EngHang"/>
            </w:pPr>
            <w:r>
              <w:t>And our honoured father the bishops,</w:t>
            </w:r>
          </w:p>
          <w:p w14:paraId="61AD9FFB" w14:textId="77777777" w:rsidR="00E60591" w:rsidRDefault="00E60591" w:rsidP="00E60591">
            <w:pPr>
              <w:pStyle w:val="EngHang"/>
            </w:pPr>
            <w:r>
              <w:t>His partners in the Apostolic service.</w:t>
            </w:r>
          </w:p>
          <w:p w14:paraId="5CDF50B9" w14:textId="77777777" w:rsidR="00E60591" w:rsidRDefault="00E60591" w:rsidP="00E60591">
            <w:pPr>
              <w:pStyle w:val="EngHang"/>
            </w:pPr>
            <w:r>
              <w:t>Accept their prayers so that we may</w:t>
            </w:r>
          </w:p>
          <w:p w14:paraId="7E28C2AA" w14:textId="77777777" w:rsidR="00E60591" w:rsidRDefault="00E60591" w:rsidP="00E60591">
            <w:pPr>
              <w:pStyle w:val="EngHangEnd"/>
            </w:pPr>
            <w:r>
              <w:t>Become Children of the Kingdom.</w:t>
            </w:r>
          </w:p>
        </w:tc>
      </w:tr>
      <w:tr w:rsidR="00E60591" w14:paraId="4E9DD9F6" w14:textId="77777777" w:rsidTr="00E60591">
        <w:trPr>
          <w:cantSplit/>
        </w:trPr>
        <w:tc>
          <w:tcPr>
            <w:tcW w:w="288" w:type="dxa"/>
          </w:tcPr>
          <w:p w14:paraId="0E22FB29" w14:textId="77777777" w:rsidR="00E60591" w:rsidRDefault="00E60591" w:rsidP="00E60591">
            <w:pPr>
              <w:pStyle w:val="CopticCross"/>
            </w:pPr>
            <w:r>
              <w:t>¿</w:t>
            </w:r>
          </w:p>
        </w:tc>
        <w:tc>
          <w:tcPr>
            <w:tcW w:w="3960" w:type="dxa"/>
          </w:tcPr>
          <w:p w14:paraId="6F0A0079" w14:textId="77777777" w:rsidR="00E60591" w:rsidRDefault="00E60591" w:rsidP="00E60591">
            <w:pPr>
              <w:pStyle w:val="EngHang"/>
            </w:pPr>
            <w:r>
              <w:t>Confirm and keep all the presbyters,</w:t>
            </w:r>
          </w:p>
          <w:p w14:paraId="6DC12514" w14:textId="77777777" w:rsidR="00E60591" w:rsidRDefault="00E60591" w:rsidP="00E60591">
            <w:pPr>
              <w:pStyle w:val="EngHang"/>
            </w:pPr>
            <w:r>
              <w:t>And the deacons,</w:t>
            </w:r>
          </w:p>
          <w:p w14:paraId="25B86BAD" w14:textId="77777777" w:rsidR="00E60591" w:rsidRDefault="00E60591" w:rsidP="00E60591">
            <w:pPr>
              <w:pStyle w:val="EngHang"/>
            </w:pPr>
            <w:r>
              <w:t>And keep our holy Church,</w:t>
            </w:r>
          </w:p>
          <w:p w14:paraId="2F07859E" w14:textId="77777777" w:rsidR="00E60591" w:rsidRDefault="00E60591" w:rsidP="00E60591">
            <w:pPr>
              <w:pStyle w:val="EngHangEnd"/>
            </w:pPr>
            <w:r>
              <w:t>Offering the acceptable Sacrifice.</w:t>
            </w:r>
          </w:p>
        </w:tc>
      </w:tr>
    </w:tbl>
    <w:p w14:paraId="18BF8ADC" w14:textId="77777777" w:rsidR="00E60591" w:rsidRDefault="00E60591" w:rsidP="00E60591">
      <w:pPr>
        <w:pStyle w:val="EngHangEnd"/>
        <w:sectPr w:rsidR="00E60591" w:rsidSect="00E60591">
          <w:headerReference w:type="default" r:id="rId22"/>
          <w:type w:val="oddPage"/>
          <w:pgSz w:w="11880" w:h="15480" w:code="1"/>
          <w:pgMar w:top="1080" w:right="1440" w:bottom="1440" w:left="1080" w:header="720" w:footer="720" w:gutter="504"/>
          <w:cols w:space="720"/>
          <w:docGrid w:linePitch="360"/>
        </w:sectPr>
      </w:pPr>
    </w:p>
    <w:p w14:paraId="073EE142" w14:textId="77777777" w:rsidR="00E60591" w:rsidRDefault="00E60591" w:rsidP="00E60591">
      <w:pPr>
        <w:pStyle w:val="Heading3"/>
      </w:pPr>
      <w:bookmarkStart w:id="1146" w:name="_Ref452620495"/>
      <w:bookmarkStart w:id="1147" w:name="_Toc479145666"/>
      <w:r>
        <w:lastRenderedPageBreak/>
        <w:t>Hymn on the Friday Theotokia</w:t>
      </w:r>
      <w:bookmarkEnd w:id="1146"/>
      <w:bookmarkEnd w:id="1147"/>
    </w:p>
    <w:p w14:paraId="12545175" w14:textId="77777777" w:rsidR="00E60591" w:rsidRPr="004E1167"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FB38166" w14:textId="77777777" w:rsidTr="00E60591">
        <w:trPr>
          <w:cantSplit/>
        </w:trPr>
        <w:tc>
          <w:tcPr>
            <w:tcW w:w="288" w:type="dxa"/>
          </w:tcPr>
          <w:p w14:paraId="47C5BCFC" w14:textId="77777777" w:rsidR="00E60591" w:rsidRDefault="00E60591" w:rsidP="00E60591">
            <w:pPr>
              <w:pStyle w:val="CopticCross"/>
            </w:pPr>
          </w:p>
        </w:tc>
        <w:tc>
          <w:tcPr>
            <w:tcW w:w="3960" w:type="dxa"/>
          </w:tcPr>
          <w:p w14:paraId="07EFF454" w14:textId="77777777" w:rsidR="00E60591" w:rsidRDefault="00E60591" w:rsidP="00E60591">
            <w:pPr>
              <w:pStyle w:val="EngHang"/>
            </w:pPr>
            <w:r>
              <w:t>I begin by the Name of the Lord Jesus,</w:t>
            </w:r>
          </w:p>
          <w:p w14:paraId="1B7CF9C2" w14:textId="77777777" w:rsidR="00E60591" w:rsidRDefault="00E60591" w:rsidP="00E60591">
            <w:pPr>
              <w:pStyle w:val="EngHang"/>
            </w:pPr>
            <w:r>
              <w:t>And ask of His goodness in awe,</w:t>
            </w:r>
          </w:p>
          <w:p w14:paraId="248646A5" w14:textId="77777777" w:rsidR="00E60591" w:rsidRDefault="00E60591" w:rsidP="00E60591">
            <w:pPr>
              <w:pStyle w:val="EngHang"/>
            </w:pPr>
            <w:r>
              <w:t>That He might raise my mind to the heavenly,</w:t>
            </w:r>
          </w:p>
          <w:p w14:paraId="4E50E023" w14:textId="77777777" w:rsidR="00E60591" w:rsidRDefault="00E60591" w:rsidP="00E60591">
            <w:pPr>
              <w:pStyle w:val="EngHangEnd"/>
            </w:pPr>
            <w:r>
              <w:t>That I might praise the Daughter of Zion.</w:t>
            </w:r>
          </w:p>
        </w:tc>
      </w:tr>
      <w:tr w:rsidR="00E60591" w14:paraId="0EF0108B" w14:textId="77777777" w:rsidTr="00E60591">
        <w:trPr>
          <w:cantSplit/>
        </w:trPr>
        <w:tc>
          <w:tcPr>
            <w:tcW w:w="288" w:type="dxa"/>
          </w:tcPr>
          <w:p w14:paraId="7477E1FF" w14:textId="77777777" w:rsidR="00E60591" w:rsidRPr="001E2E1C" w:rsidRDefault="00E60591" w:rsidP="00E60591">
            <w:pPr>
              <w:pStyle w:val="CopticCross"/>
            </w:pPr>
            <w:r>
              <w:t>¿</w:t>
            </w:r>
          </w:p>
        </w:tc>
        <w:tc>
          <w:tcPr>
            <w:tcW w:w="3960" w:type="dxa"/>
          </w:tcPr>
          <w:p w14:paraId="3625D977" w14:textId="77777777" w:rsidR="00E60591" w:rsidRDefault="00E60591" w:rsidP="00E60591">
            <w:pPr>
              <w:pStyle w:val="EngHang"/>
            </w:pPr>
            <w:r>
              <w:t>I begin my hymn</w:t>
            </w:r>
          </w:p>
          <w:p w14:paraId="65147E5F" w14:textId="77777777" w:rsidR="00E60591" w:rsidRDefault="00E60591" w:rsidP="00E60591">
            <w:pPr>
              <w:pStyle w:val="EngHang"/>
            </w:pPr>
            <w:r>
              <w:t>By greeting the firstborn,</w:t>
            </w:r>
          </w:p>
          <w:p w14:paraId="5E41020A" w14:textId="77777777" w:rsidR="00E60591" w:rsidRDefault="00E60591" w:rsidP="00E60591">
            <w:pPr>
              <w:pStyle w:val="EngHang"/>
            </w:pPr>
            <w:r>
              <w:t>For all my sicknesses</w:t>
            </w:r>
          </w:p>
          <w:p w14:paraId="7EF81950" w14:textId="77777777" w:rsidR="00E60591" w:rsidRDefault="00E60591" w:rsidP="00E60591">
            <w:pPr>
              <w:pStyle w:val="EngHangEnd"/>
            </w:pPr>
            <w:r>
              <w:t>Are cured through her suffering.</w:t>
            </w:r>
          </w:p>
        </w:tc>
      </w:tr>
      <w:tr w:rsidR="00E60591" w14:paraId="4E92CD55" w14:textId="77777777" w:rsidTr="00E60591">
        <w:trPr>
          <w:cantSplit/>
        </w:trPr>
        <w:tc>
          <w:tcPr>
            <w:tcW w:w="288" w:type="dxa"/>
          </w:tcPr>
          <w:p w14:paraId="2AB76F5A" w14:textId="77777777" w:rsidR="00E60591" w:rsidRDefault="00E60591" w:rsidP="00E60591">
            <w:pPr>
              <w:pStyle w:val="CopticCross"/>
            </w:pPr>
          </w:p>
        </w:tc>
        <w:tc>
          <w:tcPr>
            <w:tcW w:w="3960" w:type="dxa"/>
          </w:tcPr>
          <w:p w14:paraId="5A3794C7" w14:textId="77777777" w:rsidR="00E60591" w:rsidRDefault="00E60591" w:rsidP="00E60591">
            <w:pPr>
              <w:pStyle w:val="EngHang"/>
            </w:pPr>
            <w:r>
              <w:t>My soul longs for her,</w:t>
            </w:r>
          </w:p>
          <w:p w14:paraId="21538244" w14:textId="77777777" w:rsidR="00E60591" w:rsidRDefault="00E60591" w:rsidP="00E60591">
            <w:pPr>
              <w:pStyle w:val="EngHang"/>
            </w:pPr>
            <w:r>
              <w:t>And is in her hands,</w:t>
            </w:r>
          </w:p>
          <w:p w14:paraId="1BB93ABB" w14:textId="77777777" w:rsidR="00E60591" w:rsidRDefault="00E60591" w:rsidP="00E60591">
            <w:pPr>
              <w:pStyle w:val="EngHang"/>
            </w:pPr>
            <w:r>
              <w:t>For I depend on her</w:t>
            </w:r>
          </w:p>
          <w:p w14:paraId="2C0ECB1C" w14:textId="77777777" w:rsidR="00E60591" w:rsidRDefault="00E60591" w:rsidP="00E60591">
            <w:pPr>
              <w:pStyle w:val="EngHangEnd"/>
            </w:pPr>
            <w:r>
              <w:t>That I might be delivered from the Evil One.</w:t>
            </w:r>
          </w:p>
        </w:tc>
      </w:tr>
      <w:tr w:rsidR="00E60591" w14:paraId="61335011" w14:textId="77777777" w:rsidTr="00E60591">
        <w:trPr>
          <w:cantSplit/>
        </w:trPr>
        <w:tc>
          <w:tcPr>
            <w:tcW w:w="288" w:type="dxa"/>
          </w:tcPr>
          <w:p w14:paraId="70DC1FC0" w14:textId="77777777" w:rsidR="00E60591" w:rsidRDefault="00E60591" w:rsidP="00E60591">
            <w:pPr>
              <w:pStyle w:val="CopticCross"/>
            </w:pPr>
            <w:r>
              <w:t>¿</w:t>
            </w:r>
          </w:p>
        </w:tc>
        <w:tc>
          <w:tcPr>
            <w:tcW w:w="3960" w:type="dxa"/>
          </w:tcPr>
          <w:p w14:paraId="47BAFBD7" w14:textId="77777777" w:rsidR="00E60591" w:rsidRDefault="00E60591" w:rsidP="00E60591">
            <w:pPr>
              <w:pStyle w:val="EngHang"/>
            </w:pPr>
            <w:r>
              <w:t>Come to our aide, O Mother of the Light!</w:t>
            </w:r>
          </w:p>
          <w:p w14:paraId="6B5C40F1" w14:textId="77777777" w:rsidR="00E60591" w:rsidRDefault="00E60591" w:rsidP="00E60591">
            <w:pPr>
              <w:pStyle w:val="EngHang"/>
            </w:pPr>
            <w:r>
              <w:t>Please, Mary, from whom came the Logos,</w:t>
            </w:r>
          </w:p>
          <w:p w14:paraId="4D345596" w14:textId="77777777" w:rsidR="00E60591" w:rsidRDefault="00E60591" w:rsidP="00E60591">
            <w:pPr>
              <w:pStyle w:val="EngHang"/>
            </w:pPr>
            <w:r>
              <w:t>The Creator of all flesh,</w:t>
            </w:r>
          </w:p>
          <w:p w14:paraId="6BC43507" w14:textId="77777777" w:rsidR="00E60591" w:rsidRDefault="00E60591" w:rsidP="00E60591">
            <w:pPr>
              <w:pStyle w:val="EngHangEnd"/>
            </w:pPr>
            <w:r>
              <w:t>Save us from all evil!</w:t>
            </w:r>
          </w:p>
        </w:tc>
      </w:tr>
      <w:tr w:rsidR="00E60591" w14:paraId="698B9A92" w14:textId="77777777" w:rsidTr="00E60591">
        <w:trPr>
          <w:cantSplit/>
        </w:trPr>
        <w:tc>
          <w:tcPr>
            <w:tcW w:w="288" w:type="dxa"/>
          </w:tcPr>
          <w:p w14:paraId="08938634" w14:textId="77777777" w:rsidR="00E60591" w:rsidRDefault="00E60591" w:rsidP="00E60591">
            <w:pPr>
              <w:pStyle w:val="CopticCross"/>
            </w:pPr>
          </w:p>
        </w:tc>
        <w:tc>
          <w:tcPr>
            <w:tcW w:w="3960" w:type="dxa"/>
          </w:tcPr>
          <w:p w14:paraId="1E902D31" w14:textId="77777777" w:rsidR="00E60591" w:rsidRDefault="00E60591" w:rsidP="00E60591">
            <w:pPr>
              <w:pStyle w:val="EngHang"/>
            </w:pPr>
            <w:r>
              <w:t>All my thoughts becane darkness,</w:t>
            </w:r>
          </w:p>
          <w:p w14:paraId="1C228266" w14:textId="77777777" w:rsidR="00E60591" w:rsidRDefault="00E60591" w:rsidP="00E60591">
            <w:pPr>
              <w:pStyle w:val="EngHang"/>
            </w:pPr>
            <w:r>
              <w:t>For I could not see the Light.</w:t>
            </w:r>
          </w:p>
          <w:p w14:paraId="72F15579" w14:textId="77777777" w:rsidR="00E60591" w:rsidRDefault="00E60591" w:rsidP="00E60591">
            <w:pPr>
              <w:pStyle w:val="EngHang"/>
            </w:pPr>
            <w:r>
              <w:t>Then a Virgin without a spouse</w:t>
            </w:r>
          </w:p>
          <w:p w14:paraId="2F68FBAB" w14:textId="77777777" w:rsidR="00E60591" w:rsidRDefault="00E60591" w:rsidP="00E60591">
            <w:pPr>
              <w:pStyle w:val="EngHangEnd"/>
            </w:pPr>
            <w:r>
              <w:t>Carried the Hidden Mystery.</w:t>
            </w:r>
          </w:p>
        </w:tc>
      </w:tr>
      <w:tr w:rsidR="00E60591" w14:paraId="73FC4A9C" w14:textId="77777777" w:rsidTr="00E60591">
        <w:trPr>
          <w:cantSplit/>
        </w:trPr>
        <w:tc>
          <w:tcPr>
            <w:tcW w:w="288" w:type="dxa"/>
          </w:tcPr>
          <w:p w14:paraId="2BB5CFDF" w14:textId="77777777" w:rsidR="00E60591" w:rsidRDefault="00E60591" w:rsidP="00E60591">
            <w:pPr>
              <w:pStyle w:val="CopticCross"/>
            </w:pPr>
            <w:r>
              <w:t>¿</w:t>
            </w:r>
          </w:p>
        </w:tc>
        <w:tc>
          <w:tcPr>
            <w:tcW w:w="3960" w:type="dxa"/>
          </w:tcPr>
          <w:p w14:paraId="78F46903" w14:textId="77777777" w:rsidR="00E60591" w:rsidRDefault="00E60591" w:rsidP="00E60591">
            <w:pPr>
              <w:pStyle w:val="EngHang"/>
            </w:pPr>
            <w:r>
              <w:t>O Creator of the visible and the invisible,</w:t>
            </w:r>
          </w:p>
          <w:p w14:paraId="536D9179" w14:textId="77777777" w:rsidR="00E60591" w:rsidRDefault="00E60591" w:rsidP="00E60591">
            <w:pPr>
              <w:pStyle w:val="EngHang"/>
            </w:pPr>
            <w:r>
              <w:t>How could a human womb contain You?</w:t>
            </w:r>
          </w:p>
          <w:p w14:paraId="2D72B2B0" w14:textId="77777777" w:rsidR="00E60591" w:rsidRDefault="00E60591" w:rsidP="00E60591">
            <w:pPr>
              <w:pStyle w:val="EngHang"/>
            </w:pPr>
            <w:r>
              <w:t>All you wise and larened,</w:t>
            </w:r>
          </w:p>
          <w:p w14:paraId="243DDAB6" w14:textId="77777777" w:rsidR="00E60591" w:rsidRDefault="00E60591" w:rsidP="00E60591">
            <w:pPr>
              <w:pStyle w:val="EngHangEnd"/>
            </w:pPr>
            <w:r>
              <w:t>Tell me how this could be!</w:t>
            </w:r>
          </w:p>
        </w:tc>
      </w:tr>
      <w:tr w:rsidR="00E60591" w14:paraId="346869FB" w14:textId="77777777" w:rsidTr="00E60591">
        <w:trPr>
          <w:cantSplit/>
        </w:trPr>
        <w:tc>
          <w:tcPr>
            <w:tcW w:w="288" w:type="dxa"/>
          </w:tcPr>
          <w:p w14:paraId="30C7425A" w14:textId="77777777" w:rsidR="00E60591" w:rsidRDefault="00E60591" w:rsidP="00E60591">
            <w:pPr>
              <w:pStyle w:val="CopticCross"/>
            </w:pPr>
          </w:p>
        </w:tc>
        <w:tc>
          <w:tcPr>
            <w:tcW w:w="3960" w:type="dxa"/>
          </w:tcPr>
          <w:p w14:paraId="67493DF3" w14:textId="77777777" w:rsidR="00E60591" w:rsidRDefault="00E60591" w:rsidP="00E60591">
            <w:pPr>
              <w:pStyle w:val="EngHang"/>
            </w:pPr>
            <w:r>
              <w:t>She is called the Mother of Mercy,</w:t>
            </w:r>
          </w:p>
          <w:p w14:paraId="7FDA8983" w14:textId="77777777" w:rsidR="00E60591" w:rsidRDefault="00E60591" w:rsidP="00E60591">
            <w:pPr>
              <w:pStyle w:val="EngHang"/>
            </w:pPr>
            <w:r>
              <w:t>And Full of Grace.</w:t>
            </w:r>
          </w:p>
          <w:p w14:paraId="7DDA588D" w14:textId="77777777" w:rsidR="00E60591" w:rsidRDefault="00E60591" w:rsidP="00E60591">
            <w:pPr>
              <w:pStyle w:val="EngHang"/>
            </w:pPr>
            <w:r>
              <w:t>Many prophesied of her,</w:t>
            </w:r>
          </w:p>
          <w:p w14:paraId="3C842411" w14:textId="77777777" w:rsidR="00E60591" w:rsidRDefault="00E60591" w:rsidP="00E60591">
            <w:pPr>
              <w:pStyle w:val="EngHangEnd"/>
            </w:pPr>
            <w:r>
              <w:t>The mother of the Logos.</w:t>
            </w:r>
          </w:p>
        </w:tc>
      </w:tr>
      <w:tr w:rsidR="00E60591" w14:paraId="5DE87174" w14:textId="77777777" w:rsidTr="00E60591">
        <w:trPr>
          <w:cantSplit/>
        </w:trPr>
        <w:tc>
          <w:tcPr>
            <w:tcW w:w="288" w:type="dxa"/>
          </w:tcPr>
          <w:p w14:paraId="24B698CD" w14:textId="77777777" w:rsidR="00E60591" w:rsidRDefault="00E60591" w:rsidP="00E60591">
            <w:pPr>
              <w:pStyle w:val="CopticCross"/>
            </w:pPr>
            <w:r>
              <w:t>¿</w:t>
            </w:r>
          </w:p>
        </w:tc>
        <w:tc>
          <w:tcPr>
            <w:tcW w:w="3960" w:type="dxa"/>
          </w:tcPr>
          <w:p w14:paraId="0C10C96B" w14:textId="77777777" w:rsidR="00E60591" w:rsidRDefault="00E60591" w:rsidP="00E60591">
            <w:pPr>
              <w:pStyle w:val="EngHang"/>
            </w:pPr>
            <w:r>
              <w:t>Let me praise you and proclaim,</w:t>
            </w:r>
          </w:p>
          <w:p w14:paraId="7B0BB248" w14:textId="77777777" w:rsidR="00E60591" w:rsidRDefault="00E60591" w:rsidP="00E60591">
            <w:pPr>
              <w:pStyle w:val="EngHang"/>
            </w:pPr>
            <w:r>
              <w:t>“You are blessed, O calibate Virgin,</w:t>
            </w:r>
          </w:p>
          <w:p w14:paraId="0AC37F00" w14:textId="77777777" w:rsidR="00E60591" w:rsidRDefault="00E60591" w:rsidP="00E60591">
            <w:pPr>
              <w:pStyle w:val="EngHang"/>
            </w:pPr>
            <w:r>
              <w:t>From whom came the Logos,</w:t>
            </w:r>
          </w:p>
          <w:p w14:paraId="08EBECCF" w14:textId="77777777" w:rsidR="00E60591" w:rsidRDefault="00E60591" w:rsidP="00E60591">
            <w:pPr>
              <w:pStyle w:val="EngHangEnd"/>
            </w:pPr>
            <w:r>
              <w:t>The Saviour of all flesh.”</w:t>
            </w:r>
          </w:p>
        </w:tc>
      </w:tr>
      <w:tr w:rsidR="00E60591" w14:paraId="03B7B681" w14:textId="77777777" w:rsidTr="00E60591">
        <w:trPr>
          <w:cantSplit/>
        </w:trPr>
        <w:tc>
          <w:tcPr>
            <w:tcW w:w="288" w:type="dxa"/>
          </w:tcPr>
          <w:p w14:paraId="39554815" w14:textId="77777777" w:rsidR="00E60591" w:rsidRDefault="00E60591" w:rsidP="00E60591">
            <w:pPr>
              <w:pStyle w:val="CopticCross"/>
            </w:pPr>
          </w:p>
        </w:tc>
        <w:tc>
          <w:tcPr>
            <w:tcW w:w="3960" w:type="dxa"/>
          </w:tcPr>
          <w:p w14:paraId="17BB1869" w14:textId="77777777" w:rsidR="00E60591" w:rsidRDefault="00E60591" w:rsidP="00E60591">
            <w:pPr>
              <w:pStyle w:val="EngHang"/>
            </w:pPr>
            <w:r>
              <w:t>The Spirit of Truth, the Paraclete,</w:t>
            </w:r>
          </w:p>
          <w:p w14:paraId="7FA43242" w14:textId="77777777" w:rsidR="00E60591" w:rsidRDefault="00E60591" w:rsidP="00E60591">
            <w:pPr>
              <w:pStyle w:val="EngHang"/>
            </w:pPr>
            <w:r>
              <w:t>Came upon her. O the Good News,</w:t>
            </w:r>
          </w:p>
          <w:p w14:paraId="5928FE11" w14:textId="77777777" w:rsidR="00E60591" w:rsidRDefault="00E60591" w:rsidP="00E60591">
            <w:pPr>
              <w:pStyle w:val="EngHang"/>
            </w:pPr>
            <w:r>
              <w:t>That we may Praise Him, the Lord and Saviour,</w:t>
            </w:r>
          </w:p>
          <w:p w14:paraId="14A7C831" w14:textId="77777777" w:rsidR="00E60591" w:rsidRDefault="00E60591" w:rsidP="00E60591">
            <w:pPr>
              <w:pStyle w:val="EngHangEnd"/>
            </w:pPr>
            <w:r>
              <w:t>Who knows what was and is and shall be.</w:t>
            </w:r>
          </w:p>
        </w:tc>
      </w:tr>
      <w:tr w:rsidR="00E60591" w14:paraId="2ECC80D2" w14:textId="77777777" w:rsidTr="00E60591">
        <w:trPr>
          <w:cantSplit/>
        </w:trPr>
        <w:tc>
          <w:tcPr>
            <w:tcW w:w="288" w:type="dxa"/>
          </w:tcPr>
          <w:p w14:paraId="39E116E8" w14:textId="77777777" w:rsidR="00E60591" w:rsidRDefault="00E60591" w:rsidP="00E60591">
            <w:pPr>
              <w:pStyle w:val="CopticCross"/>
            </w:pPr>
            <w:r>
              <w:t>¿</w:t>
            </w:r>
          </w:p>
        </w:tc>
        <w:tc>
          <w:tcPr>
            <w:tcW w:w="3960" w:type="dxa"/>
          </w:tcPr>
          <w:p w14:paraId="0B3883EC" w14:textId="77777777" w:rsidR="00E60591" w:rsidRDefault="00E60591" w:rsidP="00E60591">
            <w:pPr>
              <w:pStyle w:val="EngHang"/>
            </w:pPr>
            <w:r>
              <w:t>He adorned Mary with His Advent,</w:t>
            </w:r>
          </w:p>
          <w:p w14:paraId="1229ACB5" w14:textId="77777777" w:rsidR="00E60591" w:rsidRDefault="00E60591" w:rsidP="00E60591">
            <w:pPr>
              <w:pStyle w:val="EngHang"/>
            </w:pPr>
            <w:r>
              <w:t>And fulfilled what the prophets had proclaimed.</w:t>
            </w:r>
          </w:p>
          <w:p w14:paraId="63D36987" w14:textId="77777777" w:rsidR="00E60591" w:rsidRDefault="00E60591" w:rsidP="00E60591">
            <w:pPr>
              <w:pStyle w:val="EngHang"/>
            </w:pPr>
            <w:r>
              <w:t>Magi came and worshipped Him,</w:t>
            </w:r>
          </w:p>
          <w:p w14:paraId="40844EB6" w14:textId="77777777" w:rsidR="00E60591" w:rsidRDefault="00E60591" w:rsidP="00E60591">
            <w:pPr>
              <w:pStyle w:val="EngHangEnd"/>
            </w:pPr>
            <w:r>
              <w:t>Offering precious gifts.</w:t>
            </w:r>
          </w:p>
        </w:tc>
      </w:tr>
      <w:tr w:rsidR="00E60591" w14:paraId="1F4413FA" w14:textId="77777777" w:rsidTr="00E60591">
        <w:trPr>
          <w:cantSplit/>
        </w:trPr>
        <w:tc>
          <w:tcPr>
            <w:tcW w:w="288" w:type="dxa"/>
          </w:tcPr>
          <w:p w14:paraId="7676D6EC" w14:textId="77777777" w:rsidR="00E60591" w:rsidRDefault="00E60591" w:rsidP="00E60591">
            <w:pPr>
              <w:pStyle w:val="CopticCross"/>
            </w:pPr>
          </w:p>
        </w:tc>
        <w:tc>
          <w:tcPr>
            <w:tcW w:w="3960" w:type="dxa"/>
          </w:tcPr>
          <w:p w14:paraId="48200562" w14:textId="77777777" w:rsidR="00E60591" w:rsidRDefault="00E60591" w:rsidP="00E60591">
            <w:pPr>
              <w:pStyle w:val="EngHang"/>
            </w:pPr>
            <w:r>
              <w:t>Our Lord accepted suffering,</w:t>
            </w:r>
          </w:p>
          <w:p w14:paraId="0F7B5EF1" w14:textId="77777777" w:rsidR="00E60591" w:rsidRDefault="00E60591" w:rsidP="00E60591">
            <w:pPr>
              <w:pStyle w:val="EngHang"/>
            </w:pPr>
            <w:r>
              <w:t>Died, was buried in the tomb, and He rose;</w:t>
            </w:r>
          </w:p>
          <w:p w14:paraId="0AF5EAF7" w14:textId="77777777" w:rsidR="00E60591" w:rsidRDefault="00E60591" w:rsidP="00E60591">
            <w:pPr>
              <w:pStyle w:val="EngHang"/>
            </w:pPr>
            <w:r>
              <w:t>Mary was filled with joyful peace</w:t>
            </w:r>
          </w:p>
          <w:p w14:paraId="1743CE0A" w14:textId="77777777" w:rsidR="00E60591" w:rsidRDefault="00E60591" w:rsidP="00E60591">
            <w:pPr>
              <w:pStyle w:val="EngHangEnd"/>
            </w:pPr>
            <w:r>
              <w:t>As He appeared to the Apostles.</w:t>
            </w:r>
          </w:p>
        </w:tc>
      </w:tr>
      <w:tr w:rsidR="00E60591" w14:paraId="432B8260" w14:textId="77777777" w:rsidTr="00E60591">
        <w:trPr>
          <w:cantSplit/>
        </w:trPr>
        <w:tc>
          <w:tcPr>
            <w:tcW w:w="288" w:type="dxa"/>
          </w:tcPr>
          <w:p w14:paraId="11BF1618" w14:textId="77777777" w:rsidR="00E60591" w:rsidRDefault="00E60591" w:rsidP="00E60591">
            <w:pPr>
              <w:pStyle w:val="CopticCross"/>
            </w:pPr>
            <w:r>
              <w:t>¿</w:t>
            </w:r>
          </w:p>
        </w:tc>
        <w:tc>
          <w:tcPr>
            <w:tcW w:w="3960" w:type="dxa"/>
          </w:tcPr>
          <w:p w14:paraId="6ABF5A01" w14:textId="77777777" w:rsidR="00E60591" w:rsidRDefault="00E60591" w:rsidP="00E60591">
            <w:pPr>
              <w:pStyle w:val="EngHang"/>
            </w:pPr>
            <w:r>
              <w:t>You are likened to Noah’s ark.</w:t>
            </w:r>
          </w:p>
          <w:p w14:paraId="49ECB68C" w14:textId="77777777" w:rsidR="00E60591" w:rsidRDefault="00E60591" w:rsidP="00E60591">
            <w:pPr>
              <w:pStyle w:val="EngHang"/>
            </w:pPr>
            <w:r>
              <w:t>You healed our wounds,</w:t>
            </w:r>
          </w:p>
          <w:p w14:paraId="1923FF10" w14:textId="77777777" w:rsidR="00E60591" w:rsidRDefault="00E60591" w:rsidP="00E60591">
            <w:pPr>
              <w:pStyle w:val="EngHang"/>
            </w:pPr>
            <w:r>
              <w:t>And restored joy to Adam</w:t>
            </w:r>
          </w:p>
          <w:p w14:paraId="14FCD95D" w14:textId="77777777" w:rsidR="00E60591" w:rsidRDefault="00E60591" w:rsidP="00E60591">
            <w:pPr>
              <w:pStyle w:val="EngHangEnd"/>
            </w:pPr>
            <w:r>
              <w:t>With unexplained oblation.</w:t>
            </w:r>
          </w:p>
        </w:tc>
      </w:tr>
      <w:tr w:rsidR="00E60591" w14:paraId="53888BA4" w14:textId="77777777" w:rsidTr="00E60591">
        <w:trPr>
          <w:cantSplit/>
        </w:trPr>
        <w:tc>
          <w:tcPr>
            <w:tcW w:w="288" w:type="dxa"/>
          </w:tcPr>
          <w:p w14:paraId="7735828D" w14:textId="77777777" w:rsidR="00E60591" w:rsidRDefault="00E60591" w:rsidP="00E60591">
            <w:pPr>
              <w:pStyle w:val="CopticCross"/>
            </w:pPr>
          </w:p>
        </w:tc>
        <w:tc>
          <w:tcPr>
            <w:tcW w:w="3960" w:type="dxa"/>
          </w:tcPr>
          <w:p w14:paraId="5ADE47B8" w14:textId="77777777" w:rsidR="00E60591" w:rsidRDefault="00E60591" w:rsidP="00E60591">
            <w:pPr>
              <w:pStyle w:val="EngHang"/>
            </w:pPr>
            <w:r>
              <w:t>You became a lamp, O Mary,</w:t>
            </w:r>
          </w:p>
          <w:p w14:paraId="1C723849" w14:textId="77777777" w:rsidR="00E60591" w:rsidRDefault="00E60591" w:rsidP="00E60591">
            <w:pPr>
              <w:pStyle w:val="EngHang"/>
            </w:pPr>
            <w:r>
              <w:t>From you the world received the Light,</w:t>
            </w:r>
          </w:p>
          <w:p w14:paraId="64E60536" w14:textId="77777777" w:rsidR="00E60591" w:rsidRDefault="00E60591" w:rsidP="00E60591">
            <w:pPr>
              <w:pStyle w:val="EngHang"/>
            </w:pPr>
            <w:r>
              <w:t>The one, whose fragrance spread,</w:t>
            </w:r>
          </w:p>
          <w:p w14:paraId="6762C766" w14:textId="77777777" w:rsidR="00E60591" w:rsidRDefault="00E60591" w:rsidP="00E60591">
            <w:pPr>
              <w:pStyle w:val="EngHangEnd"/>
            </w:pPr>
            <w:r>
              <w:t>And was smelled by all the righteous.</w:t>
            </w:r>
          </w:p>
        </w:tc>
      </w:tr>
      <w:tr w:rsidR="00E60591" w14:paraId="2096D0EE" w14:textId="77777777" w:rsidTr="00E60591">
        <w:trPr>
          <w:cantSplit/>
        </w:trPr>
        <w:tc>
          <w:tcPr>
            <w:tcW w:w="288" w:type="dxa"/>
          </w:tcPr>
          <w:p w14:paraId="3861E886" w14:textId="77777777" w:rsidR="00E60591" w:rsidRDefault="00E60591" w:rsidP="00E60591">
            <w:pPr>
              <w:pStyle w:val="CopticCross"/>
            </w:pPr>
            <w:r>
              <w:t>¿</w:t>
            </w:r>
          </w:p>
        </w:tc>
        <w:tc>
          <w:tcPr>
            <w:tcW w:w="3960" w:type="dxa"/>
          </w:tcPr>
          <w:p w14:paraId="1F221D45" w14:textId="77777777" w:rsidR="00E60591" w:rsidRDefault="00E60591" w:rsidP="00E60591">
            <w:pPr>
              <w:pStyle w:val="EngHang"/>
            </w:pPr>
            <w:r>
              <w:t>When the rational sheep lost his way,</w:t>
            </w:r>
          </w:p>
          <w:p w14:paraId="7AC9A991" w14:textId="77777777" w:rsidR="00E60591" w:rsidRDefault="00E60591" w:rsidP="00E60591">
            <w:pPr>
              <w:pStyle w:val="EngHang"/>
            </w:pPr>
            <w:r>
              <w:t>The Shepherd sought the lost one to redeem him,</w:t>
            </w:r>
          </w:p>
          <w:p w14:paraId="257B2726" w14:textId="77777777" w:rsidR="00E60591" w:rsidRDefault="00E60591" w:rsidP="00E60591">
            <w:pPr>
              <w:pStyle w:val="EngHang"/>
            </w:pPr>
            <w:r>
              <w:t>When He fulfilled His true promise,</w:t>
            </w:r>
          </w:p>
          <w:p w14:paraId="00999FDF" w14:textId="77777777" w:rsidR="00E60591" w:rsidRDefault="00E60591" w:rsidP="00E60591">
            <w:pPr>
              <w:pStyle w:val="EngHangEnd"/>
            </w:pPr>
            <w:r>
              <w:t>Appearing to us in the flesh.</w:t>
            </w:r>
          </w:p>
        </w:tc>
      </w:tr>
      <w:tr w:rsidR="00E60591" w14:paraId="2A96B65C" w14:textId="77777777" w:rsidTr="00E60591">
        <w:trPr>
          <w:cantSplit/>
        </w:trPr>
        <w:tc>
          <w:tcPr>
            <w:tcW w:w="288" w:type="dxa"/>
          </w:tcPr>
          <w:p w14:paraId="54DA06AA" w14:textId="77777777" w:rsidR="00E60591" w:rsidRDefault="00E60591" w:rsidP="00E60591">
            <w:pPr>
              <w:pStyle w:val="CopticCross"/>
            </w:pPr>
          </w:p>
        </w:tc>
        <w:tc>
          <w:tcPr>
            <w:tcW w:w="3960" w:type="dxa"/>
          </w:tcPr>
          <w:p w14:paraId="4B3E82AF" w14:textId="77777777" w:rsidR="00E60591" w:rsidRDefault="00E60591" w:rsidP="00E60591">
            <w:pPr>
              <w:pStyle w:val="EngHang"/>
            </w:pPr>
            <w:r>
              <w:t>You are blessed, O Full of Grace,</w:t>
            </w:r>
          </w:p>
          <w:p w14:paraId="38284A58" w14:textId="77777777" w:rsidR="00E60591" w:rsidRDefault="00E60591" w:rsidP="00E60591">
            <w:pPr>
              <w:pStyle w:val="EngHang"/>
            </w:pPr>
            <w:r>
              <w:t>Who became like a lighthouse,</w:t>
            </w:r>
          </w:p>
          <w:p w14:paraId="7CB8D27B" w14:textId="77777777" w:rsidR="00E60591" w:rsidRDefault="00E60591" w:rsidP="00E60591">
            <w:pPr>
              <w:pStyle w:val="EngHang"/>
            </w:pPr>
            <w:r>
              <w:t>And like a fishing hook,</w:t>
            </w:r>
          </w:p>
          <w:p w14:paraId="596FA195" w14:textId="77777777" w:rsidR="00E60591" w:rsidRDefault="00E60591" w:rsidP="00E60591">
            <w:pPr>
              <w:pStyle w:val="EngHangEnd"/>
            </w:pPr>
            <w:r>
              <w:t>Catching the intellect of mankind.</w:t>
            </w:r>
          </w:p>
        </w:tc>
      </w:tr>
      <w:tr w:rsidR="00E60591" w14:paraId="49E9A225" w14:textId="77777777" w:rsidTr="00E60591">
        <w:trPr>
          <w:cantSplit/>
        </w:trPr>
        <w:tc>
          <w:tcPr>
            <w:tcW w:w="288" w:type="dxa"/>
          </w:tcPr>
          <w:p w14:paraId="72DEAA1B" w14:textId="77777777" w:rsidR="00E60591" w:rsidRDefault="00E60591" w:rsidP="00E60591">
            <w:pPr>
              <w:pStyle w:val="CopticCross"/>
            </w:pPr>
            <w:r>
              <w:t>¿</w:t>
            </w:r>
          </w:p>
        </w:tc>
        <w:tc>
          <w:tcPr>
            <w:tcW w:w="3960" w:type="dxa"/>
          </w:tcPr>
          <w:p w14:paraId="6330C0F9" w14:textId="77777777" w:rsidR="00E60591" w:rsidRDefault="00E60591" w:rsidP="00E60591">
            <w:pPr>
              <w:pStyle w:val="EngHang"/>
            </w:pPr>
            <w:r>
              <w:t>The Cherubim covered you,</w:t>
            </w:r>
          </w:p>
          <w:p w14:paraId="6067F156" w14:textId="77777777" w:rsidR="00E60591" w:rsidRDefault="00E60591" w:rsidP="00E60591">
            <w:pPr>
              <w:pStyle w:val="EngHang"/>
            </w:pPr>
            <w:r>
              <w:t>O Mary, daughter of Joachim,</w:t>
            </w:r>
          </w:p>
          <w:p w14:paraId="0EA26B21" w14:textId="77777777" w:rsidR="00E60591" w:rsidRDefault="00E60591" w:rsidP="00E60591">
            <w:pPr>
              <w:pStyle w:val="EngHang"/>
            </w:pPr>
            <w:r>
              <w:t>In a great mystery,</w:t>
            </w:r>
          </w:p>
          <w:p w14:paraId="07F48046" w14:textId="77777777" w:rsidR="00E60591" w:rsidRDefault="00E60591" w:rsidP="00E60591">
            <w:pPr>
              <w:pStyle w:val="EngHangEnd"/>
            </w:pPr>
            <w:r>
              <w:t>Not understood by the orders.</w:t>
            </w:r>
          </w:p>
        </w:tc>
      </w:tr>
      <w:tr w:rsidR="00E60591" w14:paraId="54F7B037" w14:textId="77777777" w:rsidTr="00E60591">
        <w:trPr>
          <w:cantSplit/>
        </w:trPr>
        <w:tc>
          <w:tcPr>
            <w:tcW w:w="288" w:type="dxa"/>
          </w:tcPr>
          <w:p w14:paraId="22FE3F6F" w14:textId="77777777" w:rsidR="00E60591" w:rsidRDefault="00E60591" w:rsidP="00E60591">
            <w:pPr>
              <w:pStyle w:val="CopticCross"/>
            </w:pPr>
          </w:p>
        </w:tc>
        <w:tc>
          <w:tcPr>
            <w:tcW w:w="3960" w:type="dxa"/>
          </w:tcPr>
          <w:p w14:paraId="0ED43E93" w14:textId="77777777" w:rsidR="00E60591" w:rsidRDefault="00E60591" w:rsidP="00E60591">
            <w:pPr>
              <w:pStyle w:val="EngHang"/>
            </w:pPr>
            <w:r>
              <w:t>Our Lord, Emmanuel,</w:t>
            </w:r>
          </w:p>
          <w:p w14:paraId="7F71382F" w14:textId="77777777" w:rsidR="00E60591" w:rsidRDefault="00E60591" w:rsidP="00E60591">
            <w:pPr>
              <w:pStyle w:val="EngHang"/>
            </w:pPr>
            <w:r>
              <w:t>God With Us,</w:t>
            </w:r>
          </w:p>
          <w:p w14:paraId="3585586A" w14:textId="77777777" w:rsidR="00E60591" w:rsidRDefault="00E60591" w:rsidP="00E60591">
            <w:pPr>
              <w:pStyle w:val="EngHang"/>
            </w:pPr>
            <w:r>
              <w:t>He came and saved us,</w:t>
            </w:r>
          </w:p>
          <w:p w14:paraId="579D9F5E" w14:textId="77777777" w:rsidR="00E60591" w:rsidRDefault="00E60591" w:rsidP="00E60591">
            <w:pPr>
              <w:pStyle w:val="EngHangEnd"/>
            </w:pPr>
            <w:r>
              <w:t>And we became children of God.</w:t>
            </w:r>
          </w:p>
        </w:tc>
      </w:tr>
      <w:tr w:rsidR="00E60591" w14:paraId="772B96FF" w14:textId="77777777" w:rsidTr="00E60591">
        <w:trPr>
          <w:cantSplit/>
        </w:trPr>
        <w:tc>
          <w:tcPr>
            <w:tcW w:w="288" w:type="dxa"/>
          </w:tcPr>
          <w:p w14:paraId="3D300A5E" w14:textId="77777777" w:rsidR="00E60591" w:rsidRDefault="00E60591" w:rsidP="00E60591">
            <w:pPr>
              <w:pStyle w:val="CopticCross"/>
            </w:pPr>
            <w:r>
              <w:t>¿</w:t>
            </w:r>
          </w:p>
        </w:tc>
        <w:tc>
          <w:tcPr>
            <w:tcW w:w="3960" w:type="dxa"/>
          </w:tcPr>
          <w:p w14:paraId="770A9090" w14:textId="77777777" w:rsidR="00E60591" w:rsidRDefault="00E60591" w:rsidP="00E60591">
            <w:pPr>
              <w:pStyle w:val="EngHang"/>
            </w:pPr>
            <w:r>
              <w:t>How could we see the invisible?</w:t>
            </w:r>
          </w:p>
          <w:p w14:paraId="6B58CB09" w14:textId="77777777" w:rsidR="00E60591" w:rsidRDefault="00E60591" w:rsidP="00E60591">
            <w:pPr>
              <w:pStyle w:val="EngHang"/>
            </w:pPr>
            <w:r>
              <w:t>How could the unlimited be contained?</w:t>
            </w:r>
          </w:p>
          <w:p w14:paraId="487219AC" w14:textId="77777777" w:rsidR="00E60591" w:rsidRDefault="00E60591" w:rsidP="00E60591">
            <w:pPr>
              <w:pStyle w:val="EngHang"/>
            </w:pPr>
            <w:r>
              <w:t>How could the unspoken be seen</w:t>
            </w:r>
          </w:p>
          <w:p w14:paraId="5C4FA9A2" w14:textId="77777777" w:rsidR="00E60591" w:rsidRDefault="00E60591" w:rsidP="00E60591">
            <w:pPr>
              <w:pStyle w:val="EngHangEnd"/>
            </w:pPr>
            <w:r>
              <w:t>With human eyes?</w:t>
            </w:r>
          </w:p>
        </w:tc>
      </w:tr>
      <w:tr w:rsidR="00E60591" w14:paraId="430221BB" w14:textId="77777777" w:rsidTr="00E60591">
        <w:trPr>
          <w:cantSplit/>
        </w:trPr>
        <w:tc>
          <w:tcPr>
            <w:tcW w:w="288" w:type="dxa"/>
          </w:tcPr>
          <w:p w14:paraId="5E4CAB19" w14:textId="77777777" w:rsidR="00E60591" w:rsidRDefault="00E60591" w:rsidP="00E60591">
            <w:pPr>
              <w:pStyle w:val="CopticCross"/>
            </w:pPr>
          </w:p>
        </w:tc>
        <w:tc>
          <w:tcPr>
            <w:tcW w:w="3960" w:type="dxa"/>
          </w:tcPr>
          <w:p w14:paraId="3E4CBEAA" w14:textId="77777777" w:rsidR="00E60591" w:rsidRDefault="00E60591" w:rsidP="00E60591">
            <w:pPr>
              <w:pStyle w:val="EngHang"/>
            </w:pPr>
            <w:r>
              <w:t>Jesus opened the door of Paradise,</w:t>
            </w:r>
          </w:p>
          <w:p w14:paraId="213B5EC5" w14:textId="77777777" w:rsidR="00E60591" w:rsidRDefault="00E60591" w:rsidP="00E60591">
            <w:pPr>
              <w:pStyle w:val="EngHang"/>
            </w:pPr>
            <w:r>
              <w:t>And brought all the righteous souls;</w:t>
            </w:r>
          </w:p>
          <w:p w14:paraId="7DAF6B54" w14:textId="77777777" w:rsidR="00E60591" w:rsidRDefault="00E60591" w:rsidP="00E60591">
            <w:pPr>
              <w:pStyle w:val="EngHang"/>
            </w:pPr>
            <w:r>
              <w:t>He restored life by His holy Name,</w:t>
            </w:r>
          </w:p>
          <w:p w14:paraId="4DB56575" w14:textId="77777777" w:rsidR="00E60591" w:rsidRDefault="00E60591" w:rsidP="00E60591">
            <w:pPr>
              <w:pStyle w:val="EngHangEnd"/>
            </w:pPr>
            <w:r>
              <w:t>And gave us His Body as proof.</w:t>
            </w:r>
          </w:p>
        </w:tc>
      </w:tr>
      <w:tr w:rsidR="00E60591" w14:paraId="630689A5" w14:textId="77777777" w:rsidTr="00E60591">
        <w:trPr>
          <w:cantSplit/>
        </w:trPr>
        <w:tc>
          <w:tcPr>
            <w:tcW w:w="288" w:type="dxa"/>
          </w:tcPr>
          <w:p w14:paraId="43D4CFCF" w14:textId="77777777" w:rsidR="00E60591" w:rsidRDefault="00E60591" w:rsidP="00E60591">
            <w:pPr>
              <w:pStyle w:val="CopticCross"/>
            </w:pPr>
            <w:r>
              <w:t>¿</w:t>
            </w:r>
          </w:p>
        </w:tc>
        <w:tc>
          <w:tcPr>
            <w:tcW w:w="3960" w:type="dxa"/>
          </w:tcPr>
          <w:p w14:paraId="56351FF9" w14:textId="77777777" w:rsidR="00E60591" w:rsidRDefault="00E60591" w:rsidP="00E60591">
            <w:pPr>
              <w:pStyle w:val="EngHang"/>
            </w:pPr>
            <w:r>
              <w:t>You became the mother of your Lord,</w:t>
            </w:r>
          </w:p>
          <w:p w14:paraId="4F188340" w14:textId="77777777" w:rsidR="00E60591" w:rsidRDefault="00E60591" w:rsidP="00E60591">
            <w:pPr>
              <w:pStyle w:val="EngHang"/>
            </w:pPr>
            <w:r>
              <w:t>O highly blessed;</w:t>
            </w:r>
          </w:p>
          <w:p w14:paraId="7A700863" w14:textId="77777777" w:rsidR="00E60591" w:rsidRDefault="00E60591" w:rsidP="00E60591">
            <w:pPr>
              <w:pStyle w:val="EngHang"/>
            </w:pPr>
            <w:r>
              <w:t>Your beauty and glory, O Mary,</w:t>
            </w:r>
          </w:p>
          <w:p w14:paraId="36FEAB83" w14:textId="77777777" w:rsidR="00E60591" w:rsidRDefault="00E60591" w:rsidP="00E60591">
            <w:pPr>
              <w:pStyle w:val="EngHangEnd"/>
            </w:pPr>
            <w:r>
              <w:t>Are beyond poets ability to explain.</w:t>
            </w:r>
          </w:p>
        </w:tc>
      </w:tr>
      <w:tr w:rsidR="00E60591" w14:paraId="65F23A42" w14:textId="77777777" w:rsidTr="00E60591">
        <w:trPr>
          <w:cantSplit/>
        </w:trPr>
        <w:tc>
          <w:tcPr>
            <w:tcW w:w="288" w:type="dxa"/>
          </w:tcPr>
          <w:p w14:paraId="0CDB5C9B" w14:textId="77777777" w:rsidR="00E60591" w:rsidRDefault="00E60591" w:rsidP="00E60591">
            <w:pPr>
              <w:pStyle w:val="CopticCross"/>
            </w:pPr>
          </w:p>
        </w:tc>
        <w:tc>
          <w:tcPr>
            <w:tcW w:w="3960" w:type="dxa"/>
          </w:tcPr>
          <w:p w14:paraId="567C5BBB" w14:textId="77777777" w:rsidR="00E60591" w:rsidRDefault="00E60591" w:rsidP="00E60591">
            <w:pPr>
              <w:pStyle w:val="EngHang"/>
            </w:pPr>
            <w:r>
              <w:t>Tounges cannot express,</w:t>
            </w:r>
          </w:p>
          <w:p w14:paraId="7BD80253" w14:textId="77777777" w:rsidR="00E60591" w:rsidRDefault="00E60591" w:rsidP="00E60591">
            <w:pPr>
              <w:pStyle w:val="EngHang"/>
            </w:pPr>
            <w:r>
              <w:t>But I, a sinner, put my hope in you.</w:t>
            </w:r>
          </w:p>
          <w:p w14:paraId="28DE31D9" w14:textId="77777777" w:rsidR="00E60591" w:rsidRDefault="00E60591" w:rsidP="00E60591">
            <w:pPr>
              <w:pStyle w:val="EngHang"/>
            </w:pPr>
            <w:r>
              <w:t>My mind cannot comprehend you,</w:t>
            </w:r>
          </w:p>
          <w:p w14:paraId="6F2B29DF" w14:textId="77777777" w:rsidR="00E60591" w:rsidRDefault="00E60591" w:rsidP="00E60591">
            <w:pPr>
              <w:pStyle w:val="EngHangEnd"/>
            </w:pPr>
            <w:r>
              <w:t>My thoughts are too weak.</w:t>
            </w:r>
          </w:p>
        </w:tc>
      </w:tr>
      <w:tr w:rsidR="00E60591" w14:paraId="228F9011" w14:textId="77777777" w:rsidTr="00E60591">
        <w:trPr>
          <w:cantSplit/>
        </w:trPr>
        <w:tc>
          <w:tcPr>
            <w:tcW w:w="288" w:type="dxa"/>
          </w:tcPr>
          <w:p w14:paraId="18B1E5B3" w14:textId="77777777" w:rsidR="00E60591" w:rsidRDefault="00E60591" w:rsidP="00E60591">
            <w:pPr>
              <w:pStyle w:val="CopticCross"/>
            </w:pPr>
            <w:r>
              <w:t>¿</w:t>
            </w:r>
          </w:p>
        </w:tc>
        <w:tc>
          <w:tcPr>
            <w:tcW w:w="3960" w:type="dxa"/>
          </w:tcPr>
          <w:p w14:paraId="7BC5B0D5" w14:textId="77777777" w:rsidR="00E60591" w:rsidRDefault="00E60591" w:rsidP="00E60591">
            <w:pPr>
              <w:pStyle w:val="EngHang"/>
            </w:pPr>
            <w:r>
              <w:t>I am still entreating you</w:t>
            </w:r>
          </w:p>
          <w:p w14:paraId="6A1DCD0B" w14:textId="77777777" w:rsidR="00E60591" w:rsidRDefault="00E60591" w:rsidP="00E60591">
            <w:pPr>
              <w:pStyle w:val="EngHang"/>
            </w:pPr>
            <w:r>
              <w:t>To lead me to your Son’s way.</w:t>
            </w:r>
          </w:p>
          <w:p w14:paraId="14500DF8" w14:textId="77777777" w:rsidR="00E60591" w:rsidRDefault="00E60591" w:rsidP="00E60591">
            <w:pPr>
              <w:pStyle w:val="EngHang"/>
            </w:pPr>
            <w:r>
              <w:t>We all bless you,</w:t>
            </w:r>
          </w:p>
          <w:p w14:paraId="5E3496F1" w14:textId="77777777" w:rsidR="00E60591" w:rsidRDefault="00E60591" w:rsidP="00E60591">
            <w:pPr>
              <w:pStyle w:val="EngHangEnd"/>
            </w:pPr>
            <w:r>
              <w:t>For you have become Zion to us.</w:t>
            </w:r>
          </w:p>
        </w:tc>
      </w:tr>
      <w:tr w:rsidR="00E60591" w14:paraId="74524633" w14:textId="77777777" w:rsidTr="00E60591">
        <w:trPr>
          <w:cantSplit/>
        </w:trPr>
        <w:tc>
          <w:tcPr>
            <w:tcW w:w="288" w:type="dxa"/>
          </w:tcPr>
          <w:p w14:paraId="7896A0F5" w14:textId="77777777" w:rsidR="00E60591" w:rsidRDefault="00E60591" w:rsidP="00E60591">
            <w:pPr>
              <w:pStyle w:val="CopticCross"/>
            </w:pPr>
          </w:p>
        </w:tc>
        <w:tc>
          <w:tcPr>
            <w:tcW w:w="3960" w:type="dxa"/>
          </w:tcPr>
          <w:p w14:paraId="45A9CD77" w14:textId="77777777" w:rsidR="00E60591" w:rsidRDefault="00E60591" w:rsidP="00E60591">
            <w:pPr>
              <w:pStyle w:val="EngHang"/>
            </w:pPr>
            <w:r>
              <w:t>I need someone wise and learned</w:t>
            </w:r>
          </w:p>
          <w:p w14:paraId="1E3C2ED1" w14:textId="77777777" w:rsidR="00E60591" w:rsidRDefault="00E60591" w:rsidP="00E60591">
            <w:pPr>
              <w:pStyle w:val="EngHang"/>
            </w:pPr>
            <w:r>
              <w:t>To help me to be able to utter</w:t>
            </w:r>
          </w:p>
          <w:p w14:paraId="05DCC093" w14:textId="77777777" w:rsidR="00E60591" w:rsidRDefault="00E60591" w:rsidP="00E60591">
            <w:pPr>
              <w:pStyle w:val="EngHang"/>
            </w:pPr>
            <w:r>
              <w:t>Hymns and praises befitting you,</w:t>
            </w:r>
          </w:p>
          <w:p w14:paraId="00D4872C" w14:textId="77777777" w:rsidR="00E60591" w:rsidRDefault="00E60591" w:rsidP="00E60591">
            <w:pPr>
              <w:pStyle w:val="EngHangEnd"/>
            </w:pPr>
            <w:r>
              <w:t>So that I can feel safe.</w:t>
            </w:r>
          </w:p>
        </w:tc>
      </w:tr>
      <w:tr w:rsidR="00E60591" w14:paraId="1039BE65" w14:textId="77777777" w:rsidTr="00E60591">
        <w:trPr>
          <w:cantSplit/>
        </w:trPr>
        <w:tc>
          <w:tcPr>
            <w:tcW w:w="288" w:type="dxa"/>
          </w:tcPr>
          <w:p w14:paraId="135BFA9B" w14:textId="77777777" w:rsidR="00E60591" w:rsidRDefault="00E60591" w:rsidP="00E60591">
            <w:pPr>
              <w:pStyle w:val="CopticCross"/>
            </w:pPr>
            <w:r>
              <w:lastRenderedPageBreak/>
              <w:t>¿</w:t>
            </w:r>
          </w:p>
        </w:tc>
        <w:tc>
          <w:tcPr>
            <w:tcW w:w="3960" w:type="dxa"/>
          </w:tcPr>
          <w:p w14:paraId="4AA9D6DD" w14:textId="77777777" w:rsidR="00E60591" w:rsidRDefault="00E60591" w:rsidP="00E60591">
            <w:pPr>
              <w:pStyle w:val="EngHang"/>
            </w:pPr>
            <w:r>
              <w:t>The Lord loves the lost sheep,</w:t>
            </w:r>
          </w:p>
          <w:p w14:paraId="70A4ABDB" w14:textId="77777777" w:rsidR="00E60591" w:rsidRDefault="00E60591" w:rsidP="00E60591">
            <w:pPr>
              <w:pStyle w:val="EngHang"/>
            </w:pPr>
            <w:r>
              <w:t>And He promised david his seed</w:t>
            </w:r>
          </w:p>
          <w:p w14:paraId="7861ED03" w14:textId="77777777" w:rsidR="00E60591" w:rsidRDefault="00E60591" w:rsidP="00E60591">
            <w:pPr>
              <w:pStyle w:val="EngHang"/>
            </w:pPr>
            <w:r>
              <w:t>Would reign forever,</w:t>
            </w:r>
          </w:p>
          <w:p w14:paraId="5FCE810D" w14:textId="77777777" w:rsidR="00E60591" w:rsidRDefault="00E60591" w:rsidP="00E60591">
            <w:pPr>
              <w:pStyle w:val="EngHangEnd"/>
            </w:pPr>
            <w:r>
              <w:t>And He did not annul His promise.</w:t>
            </w:r>
          </w:p>
        </w:tc>
      </w:tr>
      <w:tr w:rsidR="00E60591" w14:paraId="1B924240" w14:textId="77777777" w:rsidTr="00E60591">
        <w:trPr>
          <w:cantSplit/>
        </w:trPr>
        <w:tc>
          <w:tcPr>
            <w:tcW w:w="288" w:type="dxa"/>
          </w:tcPr>
          <w:p w14:paraId="1249E709" w14:textId="77777777" w:rsidR="00E60591" w:rsidRDefault="00E60591" w:rsidP="00E60591">
            <w:pPr>
              <w:pStyle w:val="CopticCross"/>
            </w:pPr>
          </w:p>
        </w:tc>
        <w:tc>
          <w:tcPr>
            <w:tcW w:w="3960" w:type="dxa"/>
          </w:tcPr>
          <w:p w14:paraId="3830FC8B" w14:textId="77777777" w:rsidR="00E60591" w:rsidRDefault="00E60591" w:rsidP="00E60591">
            <w:pPr>
              <w:pStyle w:val="EngHang"/>
            </w:pPr>
            <w:r>
              <w:t>He fulfilled the promise,</w:t>
            </w:r>
          </w:p>
          <w:p w14:paraId="4A5523C8" w14:textId="77777777" w:rsidR="00E60591" w:rsidRDefault="00E60591" w:rsidP="00E60591">
            <w:pPr>
              <w:pStyle w:val="EngHang"/>
            </w:pPr>
            <w:r>
              <w:t>In the fullness of tiem He came,</w:t>
            </w:r>
          </w:p>
          <w:p w14:paraId="3F4A8DD7" w14:textId="77777777" w:rsidR="00E60591" w:rsidRDefault="00E60591" w:rsidP="00E60591">
            <w:pPr>
              <w:pStyle w:val="EngHang"/>
            </w:pPr>
            <w:r>
              <w:t>And appeared from the house of David,</w:t>
            </w:r>
          </w:p>
          <w:p w14:paraId="2A30574F" w14:textId="77777777" w:rsidR="00E60591" w:rsidRDefault="00E60591" w:rsidP="00E60591">
            <w:pPr>
              <w:pStyle w:val="EngHangEnd"/>
            </w:pPr>
            <w:r>
              <w:t>And walked upon the Earth as a man.</w:t>
            </w:r>
          </w:p>
        </w:tc>
      </w:tr>
      <w:tr w:rsidR="00E60591" w14:paraId="532175B8" w14:textId="77777777" w:rsidTr="00E60591">
        <w:trPr>
          <w:cantSplit/>
        </w:trPr>
        <w:tc>
          <w:tcPr>
            <w:tcW w:w="288" w:type="dxa"/>
          </w:tcPr>
          <w:p w14:paraId="55044ED7" w14:textId="77777777" w:rsidR="00E60591" w:rsidRDefault="00E60591" w:rsidP="00E60591">
            <w:pPr>
              <w:pStyle w:val="CopticCross"/>
            </w:pPr>
            <w:r>
              <w:t>¿</w:t>
            </w:r>
          </w:p>
        </w:tc>
        <w:tc>
          <w:tcPr>
            <w:tcW w:w="3960" w:type="dxa"/>
          </w:tcPr>
          <w:p w14:paraId="215173C9" w14:textId="77777777" w:rsidR="00E60591" w:rsidRDefault="00E60591" w:rsidP="00E60591">
            <w:pPr>
              <w:pStyle w:val="EngHang"/>
            </w:pPr>
            <w:r>
              <w:t>I the sinner utter praises,</w:t>
            </w:r>
          </w:p>
          <w:p w14:paraId="4CD3AC27" w14:textId="77777777" w:rsidR="00E60591" w:rsidRDefault="00E60591" w:rsidP="00E60591">
            <w:pPr>
              <w:pStyle w:val="EngHang"/>
            </w:pPr>
            <w:r>
              <w:t>Asking for great joy,</w:t>
            </w:r>
          </w:p>
          <w:p w14:paraId="6F802E9B" w14:textId="77777777" w:rsidR="00E60591" w:rsidRDefault="00E60591" w:rsidP="00E60591">
            <w:pPr>
              <w:pStyle w:val="EngHang"/>
            </w:pPr>
            <w:r>
              <w:t>I, Abu Al-saad from Abu Teig,</w:t>
            </w:r>
          </w:p>
          <w:p w14:paraId="2388D35E" w14:textId="77777777" w:rsidR="00E60591" w:rsidRDefault="00E60591" w:rsidP="00E60591">
            <w:pPr>
              <w:pStyle w:val="EngHangEnd"/>
            </w:pPr>
            <w:r>
              <w:t>The servant of all who writes poetry.</w:t>
            </w:r>
          </w:p>
        </w:tc>
      </w:tr>
      <w:tr w:rsidR="00E60591" w14:paraId="2A3C1260" w14:textId="77777777" w:rsidTr="00E60591">
        <w:trPr>
          <w:cantSplit/>
        </w:trPr>
        <w:tc>
          <w:tcPr>
            <w:tcW w:w="288" w:type="dxa"/>
          </w:tcPr>
          <w:p w14:paraId="45ADF301" w14:textId="77777777" w:rsidR="00E60591" w:rsidRDefault="00E60591" w:rsidP="00E60591">
            <w:pPr>
              <w:pStyle w:val="CopticCross"/>
            </w:pPr>
          </w:p>
        </w:tc>
        <w:tc>
          <w:tcPr>
            <w:tcW w:w="3960" w:type="dxa"/>
          </w:tcPr>
          <w:p w14:paraId="3D503B10" w14:textId="77777777" w:rsidR="00E60591" w:rsidRDefault="00E60591" w:rsidP="00E60591">
            <w:pPr>
              <w:pStyle w:val="EngHang"/>
            </w:pPr>
            <w:r>
              <w:t>My mind compelled me to write,</w:t>
            </w:r>
          </w:p>
          <w:p w14:paraId="49F6BC83" w14:textId="77777777" w:rsidR="00E60591" w:rsidRDefault="00E60591" w:rsidP="00E60591">
            <w:pPr>
              <w:pStyle w:val="EngHang"/>
            </w:pPr>
            <w:r>
              <w:t>For I read in the Psalms,</w:t>
            </w:r>
          </w:p>
          <w:p w14:paraId="19AAD66B" w14:textId="77777777" w:rsidR="00E60591" w:rsidRDefault="00E60591" w:rsidP="00E60591">
            <w:pPr>
              <w:pStyle w:val="EngHang"/>
            </w:pPr>
            <w:r>
              <w:t>“Unless the Lord builds a house,</w:t>
            </w:r>
          </w:p>
          <w:p w14:paraId="49F07EC4" w14:textId="77777777" w:rsidR="00E60591" w:rsidRDefault="00E60591" w:rsidP="00E60591">
            <w:pPr>
              <w:pStyle w:val="EngHangEnd"/>
            </w:pPr>
            <w:r>
              <w:t>Those who build labour it vain.”</w:t>
            </w:r>
          </w:p>
        </w:tc>
      </w:tr>
      <w:tr w:rsidR="00E60591" w14:paraId="37155BF4" w14:textId="77777777" w:rsidTr="00E60591">
        <w:trPr>
          <w:cantSplit/>
        </w:trPr>
        <w:tc>
          <w:tcPr>
            <w:tcW w:w="288" w:type="dxa"/>
          </w:tcPr>
          <w:p w14:paraId="5D99B94D" w14:textId="77777777" w:rsidR="00E60591" w:rsidRDefault="00E60591" w:rsidP="00E60591">
            <w:pPr>
              <w:pStyle w:val="CopticCross"/>
            </w:pPr>
            <w:r>
              <w:t>¿</w:t>
            </w:r>
          </w:p>
        </w:tc>
        <w:tc>
          <w:tcPr>
            <w:tcW w:w="3960" w:type="dxa"/>
          </w:tcPr>
          <w:p w14:paraId="6D66A34D" w14:textId="77777777" w:rsidR="00E60591" w:rsidRDefault="00E60591" w:rsidP="00E60591">
            <w:pPr>
              <w:pStyle w:val="EngHang"/>
            </w:pPr>
            <w:r>
              <w:t>O Jesus, our Saviour,</w:t>
            </w:r>
          </w:p>
          <w:p w14:paraId="1593A322" w14:textId="77777777" w:rsidR="00E60591" w:rsidRDefault="00E60591" w:rsidP="00E60591">
            <w:pPr>
              <w:pStyle w:val="EngHang"/>
            </w:pPr>
            <w:r>
              <w:t>Protect the life of Pappa Abba ____ the Patriarch,</w:t>
            </w:r>
          </w:p>
          <w:p w14:paraId="5BE60107" w14:textId="77777777" w:rsidR="00E60591" w:rsidRDefault="00E60591" w:rsidP="00E60591">
            <w:pPr>
              <w:pStyle w:val="EngHang"/>
            </w:pPr>
            <w:r>
              <w:t>And of Abba ____, our Bishop,</w:t>
            </w:r>
          </w:p>
          <w:p w14:paraId="21C253CB" w14:textId="77777777" w:rsidR="00E60591" w:rsidRDefault="00E60591" w:rsidP="00E60591">
            <w:pPr>
              <w:pStyle w:val="EngHangEnd"/>
            </w:pPr>
            <w:r>
              <w:t>And all the assembled brethren.</w:t>
            </w:r>
          </w:p>
        </w:tc>
      </w:tr>
      <w:tr w:rsidR="00E60591" w14:paraId="2B13E09B" w14:textId="77777777" w:rsidTr="00E60591">
        <w:trPr>
          <w:cantSplit/>
        </w:trPr>
        <w:tc>
          <w:tcPr>
            <w:tcW w:w="288" w:type="dxa"/>
          </w:tcPr>
          <w:p w14:paraId="497564E0" w14:textId="77777777" w:rsidR="00E60591" w:rsidRDefault="00E60591" w:rsidP="00E60591">
            <w:pPr>
              <w:pStyle w:val="CopticCross"/>
            </w:pPr>
          </w:p>
        </w:tc>
        <w:tc>
          <w:tcPr>
            <w:tcW w:w="3960" w:type="dxa"/>
          </w:tcPr>
          <w:p w14:paraId="37ABB8EC" w14:textId="77777777" w:rsidR="00E60591" w:rsidRDefault="00E60591" w:rsidP="00E60591">
            <w:pPr>
              <w:pStyle w:val="EngHang"/>
            </w:pPr>
            <w:r>
              <w:t>The peace of the Lord be with you,</w:t>
            </w:r>
          </w:p>
          <w:p w14:paraId="51E1FD84" w14:textId="77777777" w:rsidR="00E60591" w:rsidRDefault="00E60591" w:rsidP="00E60591">
            <w:pPr>
              <w:pStyle w:val="EngHang"/>
            </w:pPr>
            <w:r>
              <w:t>You who have assembled here.</w:t>
            </w:r>
          </w:p>
          <w:p w14:paraId="65C78B3D" w14:textId="77777777" w:rsidR="00E60591" w:rsidRDefault="00E60591" w:rsidP="00E60591">
            <w:pPr>
              <w:pStyle w:val="EngHang"/>
            </w:pPr>
            <w:r>
              <w:t>May you hear His pleasant voice</w:t>
            </w:r>
          </w:p>
          <w:p w14:paraId="33359EA5" w14:textId="77777777" w:rsidR="00E60591" w:rsidRDefault="00E60591" w:rsidP="00E60591">
            <w:pPr>
              <w:pStyle w:val="EngHangEnd"/>
            </w:pPr>
            <w:r>
              <w:t>On the day of Resurrection.</w:t>
            </w:r>
          </w:p>
        </w:tc>
      </w:tr>
    </w:tbl>
    <w:p w14:paraId="349C6AC8" w14:textId="77777777" w:rsidR="00E60591" w:rsidRDefault="00E60591" w:rsidP="00E60591">
      <w:pPr>
        <w:pStyle w:val="Heading3"/>
      </w:pPr>
      <w:bookmarkStart w:id="1148" w:name="_Ref452620614"/>
      <w:bookmarkStart w:id="1149" w:name="_Toc479145667"/>
      <w:r>
        <w:lastRenderedPageBreak/>
        <w:t>Hymn on the Saturday Theotokia</w:t>
      </w:r>
      <w:bookmarkEnd w:id="1148"/>
      <w:bookmarkEnd w:id="1149"/>
    </w:p>
    <w:p w14:paraId="6FB957A4"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185B2C9" w14:textId="77777777" w:rsidTr="00E60591">
        <w:trPr>
          <w:cantSplit/>
        </w:trPr>
        <w:tc>
          <w:tcPr>
            <w:tcW w:w="288" w:type="dxa"/>
          </w:tcPr>
          <w:p w14:paraId="34641861" w14:textId="77777777" w:rsidR="00E60591" w:rsidRDefault="00E60591" w:rsidP="00E60591">
            <w:pPr>
              <w:pStyle w:val="CopticCross"/>
            </w:pPr>
          </w:p>
        </w:tc>
        <w:tc>
          <w:tcPr>
            <w:tcW w:w="3960" w:type="dxa"/>
          </w:tcPr>
          <w:p w14:paraId="7F0806FE" w14:textId="77777777" w:rsidR="00E60591" w:rsidRDefault="00E60591" w:rsidP="00E60591">
            <w:pPr>
              <w:pStyle w:val="EngHang"/>
            </w:pPr>
            <w:r>
              <w:t>I begin with the Name of the Holy God,</w:t>
            </w:r>
          </w:p>
          <w:p w14:paraId="72014298" w14:textId="77777777" w:rsidR="00E60591" w:rsidRDefault="00E60591" w:rsidP="00E60591">
            <w:pPr>
              <w:pStyle w:val="EngHang"/>
            </w:pPr>
            <w:r>
              <w:t>Our Saviour, the King whom we worshiop,</w:t>
            </w:r>
          </w:p>
          <w:p w14:paraId="3564B908" w14:textId="77777777" w:rsidR="00E60591" w:rsidRDefault="00E60591" w:rsidP="00E60591">
            <w:pPr>
              <w:pStyle w:val="EngHang"/>
            </w:pPr>
            <w:r>
              <w:t>And praise the Virign Mary,</w:t>
            </w:r>
          </w:p>
          <w:p w14:paraId="741B2C76" w14:textId="77777777" w:rsidR="00E60591" w:rsidRDefault="00E60591" w:rsidP="00E60591">
            <w:pPr>
              <w:pStyle w:val="EngHangEnd"/>
            </w:pPr>
            <w:r>
              <w:t>“Hail to you, O full of grace.”</w:t>
            </w:r>
          </w:p>
        </w:tc>
      </w:tr>
      <w:tr w:rsidR="00E60591" w14:paraId="0B5F32BB" w14:textId="77777777" w:rsidTr="00E60591">
        <w:trPr>
          <w:cantSplit/>
        </w:trPr>
        <w:tc>
          <w:tcPr>
            <w:tcW w:w="288" w:type="dxa"/>
          </w:tcPr>
          <w:p w14:paraId="1128B60B" w14:textId="77777777" w:rsidR="00E60591" w:rsidRPr="001E2E1C" w:rsidRDefault="00E60591" w:rsidP="00E60591">
            <w:pPr>
              <w:pStyle w:val="CopticCross"/>
            </w:pPr>
            <w:r>
              <w:t>¿</w:t>
            </w:r>
          </w:p>
        </w:tc>
        <w:tc>
          <w:tcPr>
            <w:tcW w:w="3960" w:type="dxa"/>
          </w:tcPr>
          <w:p w14:paraId="61DC827C" w14:textId="77777777" w:rsidR="00E60591" w:rsidRDefault="00E60591" w:rsidP="00E60591">
            <w:pPr>
              <w:pStyle w:val="EngHang"/>
            </w:pPr>
            <w:r>
              <w:t>By your goodness we became free,</w:t>
            </w:r>
          </w:p>
          <w:p w14:paraId="6386BB9E" w14:textId="77777777" w:rsidR="00E60591" w:rsidRDefault="00E60591" w:rsidP="00E60591">
            <w:pPr>
              <w:pStyle w:val="EngHang"/>
            </w:pPr>
            <w:r>
              <w:t>And having been dead we were made alive,</w:t>
            </w:r>
          </w:p>
          <w:p w14:paraId="42D87DCE" w14:textId="77777777" w:rsidR="00E60591" w:rsidRDefault="00E60591" w:rsidP="00E60591">
            <w:pPr>
              <w:pStyle w:val="EngHang"/>
            </w:pPr>
            <w:r>
              <w:t>And were freed from the bitter bondage!</w:t>
            </w:r>
          </w:p>
          <w:p w14:paraId="065F26C6" w14:textId="77777777" w:rsidR="00E60591" w:rsidRDefault="00E60591" w:rsidP="00E60591">
            <w:pPr>
              <w:pStyle w:val="EngHangEnd"/>
            </w:pPr>
            <w:r>
              <w:t>Hail to you, O full of grace.</w:t>
            </w:r>
          </w:p>
        </w:tc>
      </w:tr>
      <w:tr w:rsidR="00E60591" w14:paraId="36CC425F" w14:textId="77777777" w:rsidTr="00E60591">
        <w:trPr>
          <w:cantSplit/>
        </w:trPr>
        <w:tc>
          <w:tcPr>
            <w:tcW w:w="288" w:type="dxa"/>
          </w:tcPr>
          <w:p w14:paraId="5E29D745" w14:textId="77777777" w:rsidR="00E60591" w:rsidRDefault="00E60591" w:rsidP="00E60591">
            <w:pPr>
              <w:pStyle w:val="CopticCross"/>
            </w:pPr>
          </w:p>
        </w:tc>
        <w:tc>
          <w:tcPr>
            <w:tcW w:w="3960" w:type="dxa"/>
          </w:tcPr>
          <w:p w14:paraId="063459C5" w14:textId="77777777" w:rsidR="00E60591" w:rsidRDefault="00E60591" w:rsidP="00E60591">
            <w:pPr>
              <w:pStyle w:val="EngHang"/>
            </w:pPr>
            <w:r>
              <w:t>Come, all you, with me,</w:t>
            </w:r>
          </w:p>
          <w:p w14:paraId="21649D08" w14:textId="77777777" w:rsidR="00E60591" w:rsidRDefault="00E60591" w:rsidP="00E60591">
            <w:pPr>
              <w:pStyle w:val="EngHang"/>
            </w:pPr>
            <w:r>
              <w:t>To cry in a loud voice,</w:t>
            </w:r>
          </w:p>
          <w:p w14:paraId="2BE8F3CE" w14:textId="77777777" w:rsidR="00E60591" w:rsidRDefault="00E60591" w:rsidP="00E60591">
            <w:pPr>
              <w:pStyle w:val="EngHang"/>
            </w:pPr>
            <w:r>
              <w:t>And I, the poor, will cry with you,</w:t>
            </w:r>
          </w:p>
          <w:p w14:paraId="22DDECA5" w14:textId="77777777" w:rsidR="00E60591" w:rsidRDefault="00E60591" w:rsidP="00E60591">
            <w:pPr>
              <w:pStyle w:val="EngHangEnd"/>
            </w:pPr>
            <w:r>
              <w:t>“Hail to you, O full of grace!”</w:t>
            </w:r>
          </w:p>
        </w:tc>
      </w:tr>
      <w:tr w:rsidR="00E60591" w14:paraId="49FEF721" w14:textId="77777777" w:rsidTr="00E60591">
        <w:trPr>
          <w:cantSplit/>
        </w:trPr>
        <w:tc>
          <w:tcPr>
            <w:tcW w:w="288" w:type="dxa"/>
          </w:tcPr>
          <w:p w14:paraId="551AF47A" w14:textId="77777777" w:rsidR="00E60591" w:rsidRDefault="00E60591" w:rsidP="00E60591">
            <w:pPr>
              <w:pStyle w:val="CopticCross"/>
            </w:pPr>
            <w:r>
              <w:t>¿</w:t>
            </w:r>
          </w:p>
        </w:tc>
        <w:tc>
          <w:tcPr>
            <w:tcW w:w="3960" w:type="dxa"/>
          </w:tcPr>
          <w:p w14:paraId="0621CE7B" w14:textId="77777777" w:rsidR="00E60591" w:rsidRDefault="00E60591" w:rsidP="00E60591">
            <w:pPr>
              <w:pStyle w:val="EngHang"/>
            </w:pPr>
            <w:r>
              <w:t>Help us, O Mother of the Light,</w:t>
            </w:r>
          </w:p>
          <w:p w14:paraId="59FAF636" w14:textId="77777777" w:rsidR="00E60591" w:rsidRDefault="00E60591" w:rsidP="00E60591">
            <w:pPr>
              <w:pStyle w:val="EngHang"/>
            </w:pPr>
            <w:r>
              <w:t>Who became the tabernacle and the censor,</w:t>
            </w:r>
          </w:p>
          <w:p w14:paraId="0BC451EF" w14:textId="77777777" w:rsidR="00E60591" w:rsidRDefault="00E60591" w:rsidP="00E60591">
            <w:pPr>
              <w:pStyle w:val="EngHang"/>
            </w:pPr>
            <w:r>
              <w:t>Who carried the Son of the invisible,</w:t>
            </w:r>
          </w:p>
          <w:p w14:paraId="0587E8E9" w14:textId="77777777" w:rsidR="00E60591" w:rsidRDefault="00E60591" w:rsidP="00E60591">
            <w:pPr>
              <w:pStyle w:val="EngHangEnd"/>
            </w:pPr>
            <w:r>
              <w:t>Hail to you, O full of grace.</w:t>
            </w:r>
          </w:p>
        </w:tc>
      </w:tr>
      <w:tr w:rsidR="00E60591" w14:paraId="6637D413" w14:textId="77777777" w:rsidTr="00E60591">
        <w:trPr>
          <w:cantSplit/>
        </w:trPr>
        <w:tc>
          <w:tcPr>
            <w:tcW w:w="288" w:type="dxa"/>
          </w:tcPr>
          <w:p w14:paraId="555B8793" w14:textId="77777777" w:rsidR="00E60591" w:rsidRDefault="00E60591" w:rsidP="00E60591">
            <w:pPr>
              <w:pStyle w:val="CopticCross"/>
            </w:pPr>
          </w:p>
        </w:tc>
        <w:tc>
          <w:tcPr>
            <w:tcW w:w="3960" w:type="dxa"/>
          </w:tcPr>
          <w:p w14:paraId="336D0365" w14:textId="77777777" w:rsidR="00E60591" w:rsidRDefault="00E60591" w:rsidP="00E60591">
            <w:pPr>
              <w:pStyle w:val="EngHang"/>
            </w:pPr>
            <w:r>
              <w:t>Ezekiel saw a door towards the East,</w:t>
            </w:r>
          </w:p>
          <w:p w14:paraId="7828103B" w14:textId="77777777" w:rsidR="00E60591" w:rsidRDefault="00E60591" w:rsidP="00E60591">
            <w:pPr>
              <w:pStyle w:val="EngHang"/>
            </w:pPr>
            <w:r>
              <w:t>Kept closed, protected, and sealed,</w:t>
            </w:r>
          </w:p>
          <w:p w14:paraId="34039FC5" w14:textId="77777777" w:rsidR="00E60591" w:rsidRDefault="00E60591" w:rsidP="00E60591">
            <w:pPr>
              <w:pStyle w:val="EngHang"/>
            </w:pPr>
            <w:r>
              <w:t>The Lord of lords entered by it, and went out.</w:t>
            </w:r>
          </w:p>
          <w:p w14:paraId="0A15179F" w14:textId="77777777" w:rsidR="00E60591" w:rsidRDefault="00E60591" w:rsidP="00E60591">
            <w:pPr>
              <w:pStyle w:val="EngHangEnd"/>
            </w:pPr>
            <w:r>
              <w:t>Hail to you, O full of grace.</w:t>
            </w:r>
          </w:p>
        </w:tc>
      </w:tr>
      <w:tr w:rsidR="00E60591" w14:paraId="44BF3CE7" w14:textId="77777777" w:rsidTr="00E60591">
        <w:trPr>
          <w:cantSplit/>
        </w:trPr>
        <w:tc>
          <w:tcPr>
            <w:tcW w:w="288" w:type="dxa"/>
          </w:tcPr>
          <w:p w14:paraId="06CFC847" w14:textId="77777777" w:rsidR="00E60591" w:rsidRDefault="00E60591" w:rsidP="00E60591">
            <w:pPr>
              <w:pStyle w:val="CopticCross"/>
            </w:pPr>
            <w:r>
              <w:lastRenderedPageBreak/>
              <w:t>¿</w:t>
            </w:r>
          </w:p>
        </w:tc>
        <w:tc>
          <w:tcPr>
            <w:tcW w:w="3960" w:type="dxa"/>
          </w:tcPr>
          <w:p w14:paraId="6C430A6E" w14:textId="77777777" w:rsidR="00E60591" w:rsidRDefault="00E60591" w:rsidP="00E60591">
            <w:pPr>
              <w:pStyle w:val="EngHang"/>
            </w:pPr>
            <w:r>
              <w:t>He existed, and the door remained closed,</w:t>
            </w:r>
          </w:p>
          <w:p w14:paraId="62F41878" w14:textId="77777777" w:rsidR="00E60591" w:rsidRDefault="00E60591" w:rsidP="00E60591">
            <w:pPr>
              <w:pStyle w:val="EngHang"/>
            </w:pPr>
            <w:r>
              <w:t>As it had been before He came.</w:t>
            </w:r>
          </w:p>
          <w:p w14:paraId="495B8CD5" w14:textId="77777777" w:rsidR="00E60591" w:rsidRDefault="00E60591" w:rsidP="00E60591">
            <w:pPr>
              <w:pStyle w:val="EngHang"/>
            </w:pPr>
            <w:r>
              <w:t>You remain the celibate Virgin,</w:t>
            </w:r>
          </w:p>
          <w:p w14:paraId="5836AE08" w14:textId="77777777" w:rsidR="00E60591" w:rsidRDefault="00E60591" w:rsidP="00E60591">
            <w:pPr>
              <w:pStyle w:val="EngHangEnd"/>
            </w:pPr>
            <w:r>
              <w:t>Hail to you, O full of grace.</w:t>
            </w:r>
          </w:p>
        </w:tc>
      </w:tr>
      <w:tr w:rsidR="00E60591" w14:paraId="1B36EAF2" w14:textId="77777777" w:rsidTr="00E60591">
        <w:trPr>
          <w:cantSplit/>
        </w:trPr>
        <w:tc>
          <w:tcPr>
            <w:tcW w:w="288" w:type="dxa"/>
          </w:tcPr>
          <w:p w14:paraId="77903525" w14:textId="77777777" w:rsidR="00E60591" w:rsidRDefault="00E60591" w:rsidP="00E60591">
            <w:pPr>
              <w:pStyle w:val="CopticCross"/>
            </w:pPr>
          </w:p>
        </w:tc>
        <w:tc>
          <w:tcPr>
            <w:tcW w:w="3960" w:type="dxa"/>
          </w:tcPr>
          <w:p w14:paraId="7253B45D" w14:textId="77777777" w:rsidR="00E60591" w:rsidRDefault="00E60591" w:rsidP="00E60591">
            <w:pPr>
              <w:pStyle w:val="EngHang"/>
            </w:pPr>
            <w:r>
              <w:t>You are called the mother of your Creator—</w:t>
            </w:r>
          </w:p>
          <w:p w14:paraId="103B5198" w14:textId="77777777" w:rsidR="00E60591" w:rsidRDefault="00E60591" w:rsidP="00E60591">
            <w:pPr>
              <w:pStyle w:val="EngHang"/>
            </w:pPr>
            <w:r>
              <w:t>Whom you carrie din your hands—</w:t>
            </w:r>
          </w:p>
          <w:p w14:paraId="4EB5E6CB" w14:textId="77777777" w:rsidR="00E60591" w:rsidRDefault="00E60591" w:rsidP="00E60591">
            <w:pPr>
              <w:pStyle w:val="EngHang"/>
            </w:pPr>
            <w:r>
              <w:t>Before whom the Thrones and orders bow,</w:t>
            </w:r>
          </w:p>
          <w:p w14:paraId="3363EAE4" w14:textId="77777777" w:rsidR="00E60591" w:rsidRDefault="00E60591" w:rsidP="00E60591">
            <w:pPr>
              <w:pStyle w:val="EngHangEnd"/>
            </w:pPr>
            <w:r>
              <w:t>Hail to you, O full of grace.</w:t>
            </w:r>
          </w:p>
        </w:tc>
      </w:tr>
      <w:tr w:rsidR="00E60591" w14:paraId="6076E5CB" w14:textId="77777777" w:rsidTr="00E60591">
        <w:trPr>
          <w:cantSplit/>
        </w:trPr>
        <w:tc>
          <w:tcPr>
            <w:tcW w:w="288" w:type="dxa"/>
          </w:tcPr>
          <w:p w14:paraId="24E00FA5" w14:textId="77777777" w:rsidR="00E60591" w:rsidRDefault="00E60591" w:rsidP="00E60591">
            <w:pPr>
              <w:pStyle w:val="CopticCross"/>
            </w:pPr>
            <w:r>
              <w:t>¿</w:t>
            </w:r>
          </w:p>
        </w:tc>
        <w:tc>
          <w:tcPr>
            <w:tcW w:w="3960" w:type="dxa"/>
          </w:tcPr>
          <w:p w14:paraId="42C4FC97" w14:textId="77777777" w:rsidR="00E60591" w:rsidRDefault="00E60591" w:rsidP="00E60591">
            <w:pPr>
              <w:pStyle w:val="EngHang"/>
            </w:pPr>
            <w:r>
              <w:t>Thousands of thousands, and more,</w:t>
            </w:r>
          </w:p>
          <w:p w14:paraId="1A1B09EB" w14:textId="77777777" w:rsidR="00E60591" w:rsidRDefault="00E60591" w:rsidP="00E60591">
            <w:pPr>
              <w:pStyle w:val="EngHang"/>
            </w:pPr>
            <w:r>
              <w:t>Tremble in His presence,</w:t>
            </w:r>
          </w:p>
          <w:p w14:paraId="1A5846C7" w14:textId="77777777" w:rsidR="00E60591" w:rsidRDefault="00E60591" w:rsidP="00E60591">
            <w:pPr>
              <w:pStyle w:val="EngHang"/>
            </w:pPr>
            <w:r>
              <w:t>He whom you carried in rags,</w:t>
            </w:r>
          </w:p>
          <w:p w14:paraId="47A001EE" w14:textId="77777777" w:rsidR="00E60591" w:rsidRDefault="00E60591" w:rsidP="00E60591">
            <w:pPr>
              <w:pStyle w:val="EngHangEnd"/>
            </w:pPr>
            <w:r>
              <w:t>Hail to you, O full of grace.</w:t>
            </w:r>
          </w:p>
        </w:tc>
      </w:tr>
      <w:tr w:rsidR="00E60591" w14:paraId="705BA208" w14:textId="77777777" w:rsidTr="00E60591">
        <w:trPr>
          <w:cantSplit/>
        </w:trPr>
        <w:tc>
          <w:tcPr>
            <w:tcW w:w="288" w:type="dxa"/>
          </w:tcPr>
          <w:p w14:paraId="4C5A90E2" w14:textId="77777777" w:rsidR="00E60591" w:rsidRDefault="00E60591" w:rsidP="00E60591">
            <w:pPr>
              <w:pStyle w:val="CopticCross"/>
            </w:pPr>
          </w:p>
        </w:tc>
        <w:tc>
          <w:tcPr>
            <w:tcW w:w="3960" w:type="dxa"/>
          </w:tcPr>
          <w:p w14:paraId="49751CC5" w14:textId="77777777" w:rsidR="00E60591" w:rsidRDefault="00E60591" w:rsidP="00E60591">
            <w:pPr>
              <w:pStyle w:val="EngHang"/>
            </w:pPr>
            <w:r>
              <w:t>You erased the curse and the shame,</w:t>
            </w:r>
          </w:p>
          <w:p w14:paraId="2CDD9646" w14:textId="77777777" w:rsidR="00E60591" w:rsidRDefault="00E60591" w:rsidP="00E60591">
            <w:pPr>
              <w:pStyle w:val="EngHang"/>
            </w:pPr>
            <w:r>
              <w:t>O Mary, the daughter of David,</w:t>
            </w:r>
          </w:p>
          <w:p w14:paraId="4BDAB3B3" w14:textId="77777777" w:rsidR="00E60591" w:rsidRDefault="00E60591" w:rsidP="00E60591">
            <w:pPr>
              <w:pStyle w:val="EngHang"/>
            </w:pPr>
            <w:r>
              <w:t>O pure and elect throne,</w:t>
            </w:r>
          </w:p>
          <w:p w14:paraId="202CC3AE" w14:textId="77777777" w:rsidR="00E60591" w:rsidRDefault="00E60591" w:rsidP="00E60591">
            <w:pPr>
              <w:pStyle w:val="EngHangEnd"/>
            </w:pPr>
            <w:r>
              <w:t>Hail to you, O full of grace.</w:t>
            </w:r>
          </w:p>
        </w:tc>
      </w:tr>
      <w:tr w:rsidR="00E60591" w14:paraId="2407F765" w14:textId="77777777" w:rsidTr="00E60591">
        <w:trPr>
          <w:cantSplit/>
        </w:trPr>
        <w:tc>
          <w:tcPr>
            <w:tcW w:w="288" w:type="dxa"/>
          </w:tcPr>
          <w:p w14:paraId="0663F31D" w14:textId="77777777" w:rsidR="00E60591" w:rsidRDefault="00E60591" w:rsidP="00E60591">
            <w:pPr>
              <w:pStyle w:val="CopticCross"/>
            </w:pPr>
            <w:r>
              <w:t>¿</w:t>
            </w:r>
          </w:p>
        </w:tc>
        <w:tc>
          <w:tcPr>
            <w:tcW w:w="3960" w:type="dxa"/>
          </w:tcPr>
          <w:p w14:paraId="437249B8" w14:textId="77777777" w:rsidR="00E60591" w:rsidRDefault="00E60591" w:rsidP="00E60591">
            <w:pPr>
              <w:pStyle w:val="EngHang"/>
            </w:pPr>
            <w:r>
              <w:t>Jacob saw a ladder,</w:t>
            </w:r>
          </w:p>
          <w:p w14:paraId="1282FBCD" w14:textId="77777777" w:rsidR="00E60591" w:rsidRDefault="00E60591" w:rsidP="00E60591">
            <w:pPr>
              <w:pStyle w:val="EngHang"/>
            </w:pPr>
            <w:r>
              <w:t>Leading from Earth to Heaven,</w:t>
            </w:r>
          </w:p>
          <w:p w14:paraId="4602A6C9" w14:textId="77777777" w:rsidR="00E60591" w:rsidRDefault="00E60591" w:rsidP="00E60591">
            <w:pPr>
              <w:pStyle w:val="EngHang"/>
            </w:pPr>
            <w:r>
              <w:t>A vision of you, O celibate Virign,</w:t>
            </w:r>
          </w:p>
          <w:p w14:paraId="6EC55983" w14:textId="77777777" w:rsidR="00E60591" w:rsidRDefault="00E60591" w:rsidP="00E60591">
            <w:pPr>
              <w:pStyle w:val="EngHangEnd"/>
            </w:pPr>
            <w:r>
              <w:t>Hail to you, O full of grace.</w:t>
            </w:r>
          </w:p>
        </w:tc>
      </w:tr>
      <w:tr w:rsidR="00E60591" w14:paraId="45A25636" w14:textId="77777777" w:rsidTr="00E60591">
        <w:trPr>
          <w:cantSplit/>
        </w:trPr>
        <w:tc>
          <w:tcPr>
            <w:tcW w:w="288" w:type="dxa"/>
          </w:tcPr>
          <w:p w14:paraId="60AA9A75" w14:textId="77777777" w:rsidR="00E60591" w:rsidRDefault="00E60591" w:rsidP="00E60591">
            <w:pPr>
              <w:pStyle w:val="CopticCross"/>
            </w:pPr>
          </w:p>
        </w:tc>
        <w:tc>
          <w:tcPr>
            <w:tcW w:w="3960" w:type="dxa"/>
          </w:tcPr>
          <w:p w14:paraId="0BF46043" w14:textId="77777777" w:rsidR="00E60591" w:rsidRDefault="00E60591" w:rsidP="00E60591">
            <w:pPr>
              <w:pStyle w:val="EngHang"/>
            </w:pPr>
            <w:r>
              <w:t>Moses openly saw</w:t>
            </w:r>
          </w:p>
          <w:p w14:paraId="391D9114" w14:textId="77777777" w:rsidR="00E60591" w:rsidRDefault="00E60591" w:rsidP="00E60591">
            <w:pPr>
              <w:pStyle w:val="EngHang"/>
            </w:pPr>
            <w:r>
              <w:t>A bush burning as with fuel,</w:t>
            </w:r>
          </w:p>
          <w:p w14:paraId="3E538295" w14:textId="77777777" w:rsidR="00E60591" w:rsidRDefault="00E60591" w:rsidP="00E60591">
            <w:pPr>
              <w:pStyle w:val="EngHang"/>
            </w:pPr>
            <w:r>
              <w:t>And its branches were not harmed.</w:t>
            </w:r>
          </w:p>
          <w:p w14:paraId="24C57190" w14:textId="77777777" w:rsidR="00E60591" w:rsidRDefault="00E60591" w:rsidP="00E60591">
            <w:pPr>
              <w:pStyle w:val="EngHangEnd"/>
            </w:pPr>
            <w:r>
              <w:t>Hail to you, O full of grace.</w:t>
            </w:r>
          </w:p>
        </w:tc>
      </w:tr>
      <w:tr w:rsidR="00E60591" w14:paraId="050DB2E9" w14:textId="77777777" w:rsidTr="00E60591">
        <w:trPr>
          <w:cantSplit/>
        </w:trPr>
        <w:tc>
          <w:tcPr>
            <w:tcW w:w="288" w:type="dxa"/>
          </w:tcPr>
          <w:p w14:paraId="7FD23898" w14:textId="77777777" w:rsidR="00E60591" w:rsidRDefault="00E60591" w:rsidP="00E60591">
            <w:pPr>
              <w:pStyle w:val="CopticCross"/>
            </w:pPr>
            <w:r>
              <w:lastRenderedPageBreak/>
              <w:t>¿</w:t>
            </w:r>
          </w:p>
        </w:tc>
        <w:tc>
          <w:tcPr>
            <w:tcW w:w="3960" w:type="dxa"/>
          </w:tcPr>
          <w:p w14:paraId="3ED21D66" w14:textId="77777777" w:rsidR="00E60591" w:rsidRDefault="00E60591" w:rsidP="00E60591">
            <w:pPr>
              <w:pStyle w:val="EngHang"/>
            </w:pPr>
            <w:r>
              <w:t>The strings of David were moved,</w:t>
            </w:r>
          </w:p>
          <w:p w14:paraId="1DBEA767" w14:textId="77777777" w:rsidR="00E60591" w:rsidRDefault="00E60591" w:rsidP="00E60591">
            <w:pPr>
              <w:pStyle w:val="EngHang"/>
            </w:pPr>
            <w:r>
              <w:t>As he cried out, speaking of you,</w:t>
            </w:r>
          </w:p>
          <w:p w14:paraId="3628C9A0" w14:textId="77777777" w:rsidR="00E60591" w:rsidRDefault="00E60591" w:rsidP="00E60591">
            <w:pPr>
              <w:pStyle w:val="EngHang"/>
            </w:pPr>
            <w:r>
              <w:t>“Hear, O daughter and understand.”</w:t>
            </w:r>
          </w:p>
          <w:p w14:paraId="55CBC33C" w14:textId="77777777" w:rsidR="00E60591" w:rsidRDefault="00E60591" w:rsidP="00E60591">
            <w:pPr>
              <w:pStyle w:val="EngHangEnd"/>
            </w:pPr>
            <w:r>
              <w:t>Hail to you, O full of grace.</w:t>
            </w:r>
          </w:p>
        </w:tc>
      </w:tr>
      <w:tr w:rsidR="00E60591" w14:paraId="433D3922" w14:textId="77777777" w:rsidTr="00E60591">
        <w:trPr>
          <w:cantSplit/>
        </w:trPr>
        <w:tc>
          <w:tcPr>
            <w:tcW w:w="288" w:type="dxa"/>
          </w:tcPr>
          <w:p w14:paraId="79954D83" w14:textId="77777777" w:rsidR="00E60591" w:rsidRDefault="00E60591" w:rsidP="00E60591">
            <w:pPr>
              <w:pStyle w:val="CopticCross"/>
            </w:pPr>
          </w:p>
        </w:tc>
        <w:tc>
          <w:tcPr>
            <w:tcW w:w="3960" w:type="dxa"/>
          </w:tcPr>
          <w:p w14:paraId="6FCB959F" w14:textId="77777777" w:rsidR="00E60591" w:rsidRDefault="00E60591" w:rsidP="00E60591">
            <w:pPr>
              <w:pStyle w:val="EngHang"/>
            </w:pPr>
            <w:r>
              <w:t>Solomon spoke in his proverbs,</w:t>
            </w:r>
          </w:p>
          <w:p w14:paraId="7037D87D" w14:textId="77777777" w:rsidR="00E60591" w:rsidRDefault="00E60591" w:rsidP="00E60591">
            <w:pPr>
              <w:pStyle w:val="EngHang"/>
            </w:pPr>
            <w:r>
              <w:t>And clearly proclaimed in his songs,</w:t>
            </w:r>
          </w:p>
          <w:p w14:paraId="29792A9F" w14:textId="77777777" w:rsidR="00E60591" w:rsidRDefault="00E60591" w:rsidP="00E60591">
            <w:pPr>
              <w:pStyle w:val="EngHang"/>
            </w:pPr>
            <w:r>
              <w:t>“My sister, you are the elect of creation.”</w:t>
            </w:r>
          </w:p>
          <w:p w14:paraId="2864EF4E" w14:textId="77777777" w:rsidR="00E60591" w:rsidRDefault="00E60591" w:rsidP="00E60591">
            <w:pPr>
              <w:pStyle w:val="EngHangEnd"/>
            </w:pPr>
            <w:r>
              <w:t>Hail to you, O full of grace.</w:t>
            </w:r>
          </w:p>
        </w:tc>
      </w:tr>
      <w:tr w:rsidR="00E60591" w14:paraId="1AE9A759" w14:textId="77777777" w:rsidTr="00E60591">
        <w:trPr>
          <w:cantSplit/>
        </w:trPr>
        <w:tc>
          <w:tcPr>
            <w:tcW w:w="288" w:type="dxa"/>
          </w:tcPr>
          <w:p w14:paraId="1EC5B73A" w14:textId="77777777" w:rsidR="00E60591" w:rsidRDefault="00E60591" w:rsidP="00E60591">
            <w:pPr>
              <w:pStyle w:val="CopticCross"/>
            </w:pPr>
            <w:r>
              <w:t>¿</w:t>
            </w:r>
          </w:p>
        </w:tc>
        <w:tc>
          <w:tcPr>
            <w:tcW w:w="3960" w:type="dxa"/>
          </w:tcPr>
          <w:p w14:paraId="2212F8CD" w14:textId="77777777" w:rsidR="00E60591" w:rsidRDefault="00E60591" w:rsidP="00E60591">
            <w:pPr>
              <w:pStyle w:val="EngHang"/>
            </w:pPr>
            <w:r>
              <w:t>You are blessed, O daughter of Joachim,</w:t>
            </w:r>
          </w:p>
          <w:p w14:paraId="4CDF83F3" w14:textId="77777777" w:rsidR="00E60591" w:rsidRDefault="00E60591" w:rsidP="00E60591">
            <w:pPr>
              <w:pStyle w:val="EngHang"/>
            </w:pPr>
            <w:r>
              <w:t>For the Only-Begotten came forth from you,</w:t>
            </w:r>
          </w:p>
          <w:p w14:paraId="35D5D2F3" w14:textId="77777777" w:rsidR="00E60591" w:rsidRDefault="00E60591" w:rsidP="00E60591">
            <w:pPr>
              <w:pStyle w:val="EngHang"/>
            </w:pPr>
            <w:r>
              <w:t>And saved us from the punishment of Hades.</w:t>
            </w:r>
          </w:p>
          <w:p w14:paraId="670A8DAA" w14:textId="77777777" w:rsidR="00E60591" w:rsidRDefault="00E60591" w:rsidP="00E60591">
            <w:pPr>
              <w:pStyle w:val="EngHangEnd"/>
            </w:pPr>
            <w:r>
              <w:t>Hail to you, O full of grace.</w:t>
            </w:r>
          </w:p>
        </w:tc>
      </w:tr>
      <w:tr w:rsidR="00E60591" w14:paraId="2A4B0A54" w14:textId="77777777" w:rsidTr="00E60591">
        <w:trPr>
          <w:cantSplit/>
        </w:trPr>
        <w:tc>
          <w:tcPr>
            <w:tcW w:w="288" w:type="dxa"/>
          </w:tcPr>
          <w:p w14:paraId="10C5CD16" w14:textId="77777777" w:rsidR="00E60591" w:rsidRDefault="00E60591" w:rsidP="00E60591">
            <w:pPr>
              <w:pStyle w:val="CopticCross"/>
            </w:pPr>
          </w:p>
        </w:tc>
        <w:tc>
          <w:tcPr>
            <w:tcW w:w="3960" w:type="dxa"/>
          </w:tcPr>
          <w:p w14:paraId="0F5990F9" w14:textId="77777777" w:rsidR="00E60591" w:rsidRDefault="00E60591" w:rsidP="00E60591">
            <w:pPr>
              <w:pStyle w:val="EngHang"/>
            </w:pPr>
            <w:r>
              <w:t>From you came a true man,</w:t>
            </w:r>
          </w:p>
          <w:p w14:paraId="7A1B5AF9" w14:textId="77777777" w:rsidR="00E60591" w:rsidRDefault="00E60591" w:rsidP="00E60591">
            <w:pPr>
              <w:pStyle w:val="EngHang"/>
            </w:pPr>
            <w:r>
              <w:t>Divinity united with humanity,</w:t>
            </w:r>
          </w:p>
          <w:p w14:paraId="067DFD58" w14:textId="77777777" w:rsidR="00E60591" w:rsidRDefault="00E60591" w:rsidP="00E60591">
            <w:pPr>
              <w:pStyle w:val="EngHang"/>
            </w:pPr>
            <w:r>
              <w:t>And He removed all sorrow.</w:t>
            </w:r>
          </w:p>
          <w:p w14:paraId="2A6CC840" w14:textId="77777777" w:rsidR="00E60591" w:rsidRDefault="00E60591" w:rsidP="00E60591">
            <w:pPr>
              <w:pStyle w:val="EngHangEnd"/>
            </w:pPr>
            <w:r>
              <w:t>Hail to you, O full of grace.</w:t>
            </w:r>
          </w:p>
        </w:tc>
      </w:tr>
      <w:tr w:rsidR="00E60591" w14:paraId="77864D0F" w14:textId="77777777" w:rsidTr="00E60591">
        <w:trPr>
          <w:cantSplit/>
        </w:trPr>
        <w:tc>
          <w:tcPr>
            <w:tcW w:w="288" w:type="dxa"/>
          </w:tcPr>
          <w:p w14:paraId="1BD81282" w14:textId="77777777" w:rsidR="00E60591" w:rsidRDefault="00E60591" w:rsidP="00E60591">
            <w:pPr>
              <w:pStyle w:val="CopticCross"/>
            </w:pPr>
            <w:r>
              <w:t>¿</w:t>
            </w:r>
          </w:p>
        </w:tc>
        <w:tc>
          <w:tcPr>
            <w:tcW w:w="3960" w:type="dxa"/>
          </w:tcPr>
          <w:p w14:paraId="4B4ABE79" w14:textId="77777777" w:rsidR="00E60591" w:rsidRDefault="00E60591" w:rsidP="00E60591">
            <w:pPr>
              <w:pStyle w:val="EngHang"/>
            </w:pPr>
            <w:r>
              <w:t>The high and mighty in the glory of His father,</w:t>
            </w:r>
          </w:p>
          <w:p w14:paraId="0D79F91C" w14:textId="77777777" w:rsidR="00E60591" w:rsidRDefault="00E60591" w:rsidP="00E60591">
            <w:pPr>
              <w:pStyle w:val="EngHang"/>
            </w:pPr>
            <w:r>
              <w:t>Above all tribes of men,</w:t>
            </w:r>
          </w:p>
          <w:p w14:paraId="1B564FC9" w14:textId="77777777" w:rsidR="00E60591" w:rsidRDefault="00E60591" w:rsidP="00E60591">
            <w:pPr>
              <w:pStyle w:val="EngHang"/>
            </w:pPr>
            <w:r>
              <w:t>Appeared from you, you bore Him.</w:t>
            </w:r>
          </w:p>
          <w:p w14:paraId="593F96BA" w14:textId="77777777" w:rsidR="00E60591" w:rsidRDefault="00E60591" w:rsidP="00E60591">
            <w:pPr>
              <w:pStyle w:val="EngHangEnd"/>
            </w:pPr>
            <w:r>
              <w:t>Hail to you, O full of grace.</w:t>
            </w:r>
          </w:p>
        </w:tc>
      </w:tr>
      <w:tr w:rsidR="00E60591" w14:paraId="56DAD5B5" w14:textId="77777777" w:rsidTr="00E60591">
        <w:trPr>
          <w:cantSplit/>
        </w:trPr>
        <w:tc>
          <w:tcPr>
            <w:tcW w:w="288" w:type="dxa"/>
          </w:tcPr>
          <w:p w14:paraId="76474370" w14:textId="77777777" w:rsidR="00E60591" w:rsidRDefault="00E60591" w:rsidP="00E60591">
            <w:pPr>
              <w:pStyle w:val="CopticCross"/>
            </w:pPr>
          </w:p>
        </w:tc>
        <w:tc>
          <w:tcPr>
            <w:tcW w:w="3960" w:type="dxa"/>
          </w:tcPr>
          <w:p w14:paraId="26F31DCB" w14:textId="77777777" w:rsidR="00E60591" w:rsidRDefault="00E60591" w:rsidP="00E60591">
            <w:pPr>
              <w:pStyle w:val="EngHang"/>
            </w:pPr>
            <w:r>
              <w:t>You became higher than the heavenly,</w:t>
            </w:r>
          </w:p>
          <w:p w14:paraId="57CAC332" w14:textId="77777777" w:rsidR="00E60591" w:rsidRDefault="00E60591" w:rsidP="00E60591">
            <w:pPr>
              <w:pStyle w:val="EngHang"/>
            </w:pPr>
            <w:r>
              <w:t>And all the luminous orders.</w:t>
            </w:r>
          </w:p>
          <w:p w14:paraId="18AF35D3" w14:textId="77777777" w:rsidR="00E60591" w:rsidRDefault="00E60591" w:rsidP="00E60591">
            <w:pPr>
              <w:pStyle w:val="EngHang"/>
            </w:pPr>
            <w:r>
              <w:t>O you who are greatly filled with joy</w:t>
            </w:r>
            <w:r>
              <w:rPr>
                <w:rStyle w:val="FootnoteReference"/>
              </w:rPr>
              <w:footnoteReference w:id="959"/>
            </w:r>
            <w:r>
              <w:t>.</w:t>
            </w:r>
          </w:p>
          <w:p w14:paraId="14B09F45" w14:textId="77777777" w:rsidR="00E60591" w:rsidRDefault="00E60591" w:rsidP="00E60591">
            <w:pPr>
              <w:pStyle w:val="EngHangEnd"/>
            </w:pPr>
            <w:r>
              <w:t>Hail to you, O full of grace.</w:t>
            </w:r>
          </w:p>
        </w:tc>
      </w:tr>
      <w:tr w:rsidR="00E60591" w14:paraId="633EDBA7" w14:textId="77777777" w:rsidTr="00E60591">
        <w:trPr>
          <w:cantSplit/>
        </w:trPr>
        <w:tc>
          <w:tcPr>
            <w:tcW w:w="288" w:type="dxa"/>
          </w:tcPr>
          <w:p w14:paraId="24457113" w14:textId="77777777" w:rsidR="00E60591" w:rsidRDefault="00E60591" w:rsidP="00E60591">
            <w:pPr>
              <w:pStyle w:val="CopticCross"/>
            </w:pPr>
            <w:r>
              <w:lastRenderedPageBreak/>
              <w:t>¿</w:t>
            </w:r>
          </w:p>
        </w:tc>
        <w:tc>
          <w:tcPr>
            <w:tcW w:w="3960" w:type="dxa"/>
          </w:tcPr>
          <w:p w14:paraId="170FA418" w14:textId="77777777" w:rsidR="00E60591" w:rsidRDefault="00E60591" w:rsidP="00E60591">
            <w:pPr>
              <w:pStyle w:val="EngHang"/>
            </w:pPr>
            <w:r>
              <w:t>You receive all praise,</w:t>
            </w:r>
          </w:p>
          <w:p w14:paraId="4E16FD6A" w14:textId="77777777" w:rsidR="00E60591" w:rsidRDefault="00E60591" w:rsidP="00E60591">
            <w:pPr>
              <w:pStyle w:val="EngHang"/>
            </w:pPr>
            <w:r>
              <w:t>You remembrance is made and</w:t>
            </w:r>
          </w:p>
          <w:p w14:paraId="6304BD66" w14:textId="77777777" w:rsidR="00E60591" w:rsidRDefault="00E60591" w:rsidP="00E60591">
            <w:pPr>
              <w:pStyle w:val="EngHang"/>
            </w:pPr>
            <w:r>
              <w:t>You are hailed in all the lands,</w:t>
            </w:r>
          </w:p>
          <w:p w14:paraId="47E2CF7D" w14:textId="77777777" w:rsidR="00E60591" w:rsidRDefault="00E60591" w:rsidP="00E60591">
            <w:pPr>
              <w:pStyle w:val="EngHangEnd"/>
            </w:pPr>
            <w:r>
              <w:t>Hail to you, O full of grace.</w:t>
            </w:r>
          </w:p>
        </w:tc>
      </w:tr>
      <w:tr w:rsidR="00E60591" w14:paraId="6EE6FE7F" w14:textId="77777777" w:rsidTr="00E60591">
        <w:trPr>
          <w:cantSplit/>
        </w:trPr>
        <w:tc>
          <w:tcPr>
            <w:tcW w:w="288" w:type="dxa"/>
          </w:tcPr>
          <w:p w14:paraId="7D7D8F6C" w14:textId="77777777" w:rsidR="00E60591" w:rsidRDefault="00E60591" w:rsidP="00E60591">
            <w:pPr>
              <w:pStyle w:val="CopticCross"/>
            </w:pPr>
          </w:p>
        </w:tc>
        <w:tc>
          <w:tcPr>
            <w:tcW w:w="3960" w:type="dxa"/>
          </w:tcPr>
          <w:p w14:paraId="54F428CE" w14:textId="77777777" w:rsidR="00E60591" w:rsidRDefault="00E60591" w:rsidP="00E60591">
            <w:pPr>
              <w:pStyle w:val="EngHang"/>
            </w:pPr>
            <w:r>
              <w:t>You became a throne for the Most High,</w:t>
            </w:r>
          </w:p>
          <w:p w14:paraId="35CE495E" w14:textId="77777777" w:rsidR="00E60591" w:rsidRDefault="00E60591" w:rsidP="00E60591">
            <w:pPr>
              <w:pStyle w:val="EngHang"/>
            </w:pPr>
            <w:r>
              <w:t>Our Lord and Saviour, whom we worship,</w:t>
            </w:r>
          </w:p>
          <w:p w14:paraId="45E16F85" w14:textId="77777777" w:rsidR="00E60591" w:rsidRDefault="00E60591" w:rsidP="00E60591">
            <w:pPr>
              <w:pStyle w:val="EngHang"/>
            </w:pPr>
            <w:r>
              <w:t>You are blessed by all generations,</w:t>
            </w:r>
          </w:p>
          <w:p w14:paraId="74800905" w14:textId="77777777" w:rsidR="00E60591" w:rsidRDefault="00E60591" w:rsidP="00E60591">
            <w:pPr>
              <w:pStyle w:val="EngHangEnd"/>
            </w:pPr>
            <w:r>
              <w:t>Hail to you, O full of grace.</w:t>
            </w:r>
          </w:p>
        </w:tc>
      </w:tr>
      <w:tr w:rsidR="00E60591" w14:paraId="7EA31FA9" w14:textId="77777777" w:rsidTr="00E60591">
        <w:trPr>
          <w:cantSplit/>
        </w:trPr>
        <w:tc>
          <w:tcPr>
            <w:tcW w:w="288" w:type="dxa"/>
          </w:tcPr>
          <w:p w14:paraId="2EBE4DBE" w14:textId="77777777" w:rsidR="00E60591" w:rsidRDefault="00E60591" w:rsidP="00E60591">
            <w:pPr>
              <w:pStyle w:val="CopticCross"/>
            </w:pPr>
            <w:r>
              <w:t>¿</w:t>
            </w:r>
          </w:p>
        </w:tc>
        <w:tc>
          <w:tcPr>
            <w:tcW w:w="3960" w:type="dxa"/>
          </w:tcPr>
          <w:p w14:paraId="55B93263" w14:textId="77777777" w:rsidR="00E60591" w:rsidRDefault="00E60591" w:rsidP="00E60591">
            <w:pPr>
              <w:pStyle w:val="EngHang"/>
            </w:pPr>
            <w:r>
              <w:t>Without His entry into the world by you,</w:t>
            </w:r>
          </w:p>
          <w:p w14:paraId="3CCEDAEE" w14:textId="77777777" w:rsidR="00E60591" w:rsidRDefault="00E60591" w:rsidP="00E60591">
            <w:pPr>
              <w:pStyle w:val="EngHang"/>
            </w:pPr>
            <w:r>
              <w:t>Paradise would have remained shut,</w:t>
            </w:r>
          </w:p>
          <w:p w14:paraId="66B1A391" w14:textId="77777777" w:rsidR="00E60591" w:rsidRDefault="00E60591" w:rsidP="00E60591">
            <w:pPr>
              <w:pStyle w:val="EngHang"/>
            </w:pPr>
            <w:r>
              <w:t>And Adam would have remained cast-out.</w:t>
            </w:r>
          </w:p>
          <w:p w14:paraId="47DCD9FA" w14:textId="77777777" w:rsidR="00E60591" w:rsidRDefault="00E60591" w:rsidP="00E60591">
            <w:pPr>
              <w:pStyle w:val="EngHangEnd"/>
            </w:pPr>
            <w:r>
              <w:t>Hail to you, O full of grace.</w:t>
            </w:r>
          </w:p>
        </w:tc>
      </w:tr>
      <w:tr w:rsidR="00E60591" w14:paraId="6BEDA821" w14:textId="77777777" w:rsidTr="00E60591">
        <w:trPr>
          <w:cantSplit/>
        </w:trPr>
        <w:tc>
          <w:tcPr>
            <w:tcW w:w="288" w:type="dxa"/>
          </w:tcPr>
          <w:p w14:paraId="5302A069" w14:textId="77777777" w:rsidR="00E60591" w:rsidRDefault="00E60591" w:rsidP="00E60591">
            <w:pPr>
              <w:pStyle w:val="CopticCross"/>
            </w:pPr>
          </w:p>
        </w:tc>
        <w:tc>
          <w:tcPr>
            <w:tcW w:w="3960" w:type="dxa"/>
          </w:tcPr>
          <w:p w14:paraId="26D0CC77" w14:textId="77777777" w:rsidR="00E60591" w:rsidRDefault="00E60591" w:rsidP="00E60591">
            <w:pPr>
              <w:pStyle w:val="EngHang"/>
            </w:pPr>
            <w:r>
              <w:t>Through you he became joyful,</w:t>
            </w:r>
          </w:p>
          <w:p w14:paraId="3340AF6C" w14:textId="77777777" w:rsidR="00E60591" w:rsidRDefault="00E60591" w:rsidP="00E60591">
            <w:pPr>
              <w:pStyle w:val="EngHang"/>
            </w:pPr>
            <w:r>
              <w:t>And returned from his exile,</w:t>
            </w:r>
          </w:p>
          <w:p w14:paraId="539692EE" w14:textId="77777777" w:rsidR="00E60591" w:rsidRDefault="00E60591" w:rsidP="00E60591">
            <w:pPr>
              <w:pStyle w:val="EngHang"/>
            </w:pPr>
            <w:r>
              <w:t>And we were delivered from bondage to Satan.</w:t>
            </w:r>
          </w:p>
          <w:p w14:paraId="528FA65A" w14:textId="77777777" w:rsidR="00E60591" w:rsidRDefault="00E60591" w:rsidP="00E60591">
            <w:pPr>
              <w:pStyle w:val="EngHangEnd"/>
            </w:pPr>
            <w:r>
              <w:t>Hail to you, O full of grace.</w:t>
            </w:r>
          </w:p>
        </w:tc>
      </w:tr>
      <w:tr w:rsidR="00E60591" w14:paraId="140A1FC8" w14:textId="77777777" w:rsidTr="00E60591">
        <w:trPr>
          <w:cantSplit/>
        </w:trPr>
        <w:tc>
          <w:tcPr>
            <w:tcW w:w="288" w:type="dxa"/>
          </w:tcPr>
          <w:p w14:paraId="1757E73D" w14:textId="77777777" w:rsidR="00E60591" w:rsidRDefault="00E60591" w:rsidP="00E60591">
            <w:pPr>
              <w:pStyle w:val="CopticCross"/>
            </w:pPr>
            <w:r>
              <w:t>¿</w:t>
            </w:r>
          </w:p>
        </w:tc>
        <w:tc>
          <w:tcPr>
            <w:tcW w:w="3960" w:type="dxa"/>
          </w:tcPr>
          <w:p w14:paraId="224EBC58" w14:textId="77777777" w:rsidR="00E60591" w:rsidRDefault="00E60591" w:rsidP="00E60591">
            <w:pPr>
              <w:pStyle w:val="EngHang"/>
            </w:pPr>
            <w:r>
              <w:t>Because of him we all became</w:t>
            </w:r>
          </w:p>
          <w:p w14:paraId="419C43C0" w14:textId="77777777" w:rsidR="00E60591" w:rsidRDefault="00E60591" w:rsidP="00E60591">
            <w:pPr>
              <w:pStyle w:val="EngHang"/>
            </w:pPr>
            <w:r>
              <w:t>Surrounded by death, which had been ordained,</w:t>
            </w:r>
          </w:p>
          <w:p w14:paraId="22DFF70A" w14:textId="77777777" w:rsidR="00E60591" w:rsidRDefault="00E60591" w:rsidP="00E60591">
            <w:pPr>
              <w:pStyle w:val="EngHang"/>
            </w:pPr>
            <w:r>
              <w:t>And because of you we became joyful,</w:t>
            </w:r>
          </w:p>
          <w:p w14:paraId="05150FC1" w14:textId="77777777" w:rsidR="00E60591" w:rsidRDefault="00E60591" w:rsidP="00E60591">
            <w:pPr>
              <w:pStyle w:val="EngHangEnd"/>
            </w:pPr>
            <w:r>
              <w:t>Hail to you, O full of grace.</w:t>
            </w:r>
          </w:p>
        </w:tc>
      </w:tr>
      <w:tr w:rsidR="00E60591" w14:paraId="6AA0A42C" w14:textId="77777777" w:rsidTr="00E60591">
        <w:trPr>
          <w:cantSplit/>
        </w:trPr>
        <w:tc>
          <w:tcPr>
            <w:tcW w:w="288" w:type="dxa"/>
          </w:tcPr>
          <w:p w14:paraId="6371E5C4" w14:textId="77777777" w:rsidR="00E60591" w:rsidRDefault="00E60591" w:rsidP="00E60591">
            <w:pPr>
              <w:pStyle w:val="CopticCross"/>
            </w:pPr>
          </w:p>
        </w:tc>
        <w:tc>
          <w:tcPr>
            <w:tcW w:w="3960" w:type="dxa"/>
          </w:tcPr>
          <w:p w14:paraId="23886D31" w14:textId="77777777" w:rsidR="00E60591" w:rsidRDefault="00E60591" w:rsidP="00E60591">
            <w:pPr>
              <w:pStyle w:val="EngHang"/>
            </w:pPr>
            <w:r>
              <w:t>We are assembled together</w:t>
            </w:r>
          </w:p>
          <w:p w14:paraId="43D1B43D" w14:textId="77777777" w:rsidR="00E60591" w:rsidRDefault="00E60591" w:rsidP="00E60591">
            <w:pPr>
              <w:pStyle w:val="EngHang"/>
            </w:pPr>
            <w:r>
              <w:t>To offer our thanks,</w:t>
            </w:r>
          </w:p>
          <w:p w14:paraId="5EFC4DEB" w14:textId="77777777" w:rsidR="00E60591" w:rsidRDefault="00E60591" w:rsidP="00E60591">
            <w:pPr>
              <w:pStyle w:val="EngHang"/>
            </w:pPr>
            <w:r>
              <w:t>And to praise you publicly,</w:t>
            </w:r>
          </w:p>
          <w:p w14:paraId="10460E56" w14:textId="77777777" w:rsidR="00E60591" w:rsidRDefault="00E60591" w:rsidP="00E60591">
            <w:pPr>
              <w:pStyle w:val="EngHangEnd"/>
            </w:pPr>
            <w:r>
              <w:t>Hail to you, O full of grace.</w:t>
            </w:r>
          </w:p>
        </w:tc>
      </w:tr>
      <w:tr w:rsidR="00E60591" w14:paraId="2E36B47A" w14:textId="77777777" w:rsidTr="00E60591">
        <w:trPr>
          <w:cantSplit/>
        </w:trPr>
        <w:tc>
          <w:tcPr>
            <w:tcW w:w="288" w:type="dxa"/>
          </w:tcPr>
          <w:p w14:paraId="2FC72F43" w14:textId="77777777" w:rsidR="00E60591" w:rsidRDefault="00E60591" w:rsidP="00E60591">
            <w:pPr>
              <w:pStyle w:val="CopticCross"/>
            </w:pPr>
            <w:r>
              <w:lastRenderedPageBreak/>
              <w:t>¿</w:t>
            </w:r>
          </w:p>
        </w:tc>
        <w:tc>
          <w:tcPr>
            <w:tcW w:w="3960" w:type="dxa"/>
          </w:tcPr>
          <w:p w14:paraId="076CD9D0" w14:textId="77777777" w:rsidR="00E60591" w:rsidRDefault="00E60591" w:rsidP="00E60591">
            <w:pPr>
              <w:pStyle w:val="EngHang"/>
            </w:pPr>
            <w:r>
              <w:t>And I, who came forward boldly,</w:t>
            </w:r>
          </w:p>
          <w:p w14:paraId="75ECA413" w14:textId="77777777" w:rsidR="00E60591" w:rsidRDefault="00E60591" w:rsidP="00E60591">
            <w:pPr>
              <w:pStyle w:val="EngHang"/>
            </w:pPr>
            <w:r>
              <w:t>To praise the daughter of David,</w:t>
            </w:r>
          </w:p>
          <w:p w14:paraId="125F70DB" w14:textId="77777777" w:rsidR="00E60591" w:rsidRDefault="00E60591" w:rsidP="00E60591">
            <w:pPr>
              <w:pStyle w:val="EngHang"/>
            </w:pPr>
            <w:r>
              <w:t>Am the lowliest of the Christians.</w:t>
            </w:r>
          </w:p>
          <w:p w14:paraId="72793016" w14:textId="77777777" w:rsidR="00E60591" w:rsidRDefault="00E60591" w:rsidP="00E60591">
            <w:pPr>
              <w:pStyle w:val="EngHangEnd"/>
            </w:pPr>
            <w:r>
              <w:t>Hail to you, O full of grace.</w:t>
            </w:r>
          </w:p>
        </w:tc>
      </w:tr>
      <w:tr w:rsidR="00E60591" w14:paraId="40B4B938" w14:textId="77777777" w:rsidTr="00E60591">
        <w:trPr>
          <w:cantSplit/>
        </w:trPr>
        <w:tc>
          <w:tcPr>
            <w:tcW w:w="288" w:type="dxa"/>
          </w:tcPr>
          <w:p w14:paraId="03B68929" w14:textId="77777777" w:rsidR="00E60591" w:rsidRDefault="00E60591" w:rsidP="00E60591">
            <w:pPr>
              <w:pStyle w:val="CopticCross"/>
            </w:pPr>
          </w:p>
        </w:tc>
        <w:tc>
          <w:tcPr>
            <w:tcW w:w="3960" w:type="dxa"/>
          </w:tcPr>
          <w:p w14:paraId="0CB89F66" w14:textId="77777777" w:rsidR="00E60591" w:rsidRDefault="00E60591" w:rsidP="00E60591">
            <w:pPr>
              <w:pStyle w:val="EngHang"/>
            </w:pPr>
            <w:r>
              <w:t>Do not forget me, my Lady,</w:t>
            </w:r>
          </w:p>
          <w:p w14:paraId="21C7B3B2" w14:textId="77777777" w:rsidR="00E60591" w:rsidRDefault="00E60591" w:rsidP="00E60591">
            <w:pPr>
              <w:pStyle w:val="EngHang"/>
            </w:pPr>
            <w:r>
              <w:t>O precious pearl, emerald, and sapphire,</w:t>
            </w:r>
          </w:p>
          <w:p w14:paraId="05456A84" w14:textId="77777777" w:rsidR="00E60591" w:rsidRDefault="00E60591" w:rsidP="00E60591">
            <w:pPr>
              <w:pStyle w:val="EngHang"/>
            </w:pPr>
            <w:r>
              <w:t>Who became a Temple for the Lord.</w:t>
            </w:r>
          </w:p>
          <w:p w14:paraId="5313FBEE" w14:textId="77777777" w:rsidR="00E60591" w:rsidRDefault="00E60591" w:rsidP="00E60591">
            <w:pPr>
              <w:pStyle w:val="EngHangEnd"/>
            </w:pPr>
            <w:r>
              <w:t>Hail to you, O full of grace.</w:t>
            </w:r>
          </w:p>
        </w:tc>
      </w:tr>
      <w:tr w:rsidR="00E60591" w14:paraId="4D8F670B" w14:textId="77777777" w:rsidTr="00E60591">
        <w:trPr>
          <w:cantSplit/>
        </w:trPr>
        <w:tc>
          <w:tcPr>
            <w:tcW w:w="288" w:type="dxa"/>
          </w:tcPr>
          <w:p w14:paraId="7032786D" w14:textId="77777777" w:rsidR="00E60591" w:rsidRDefault="00E60591" w:rsidP="00E60591">
            <w:pPr>
              <w:pStyle w:val="CopticCross"/>
            </w:pPr>
            <w:r>
              <w:t>¿</w:t>
            </w:r>
          </w:p>
        </w:tc>
        <w:tc>
          <w:tcPr>
            <w:tcW w:w="3960" w:type="dxa"/>
          </w:tcPr>
          <w:p w14:paraId="5B42DAB1" w14:textId="77777777" w:rsidR="00E60591" w:rsidRDefault="00E60591" w:rsidP="00E60591">
            <w:pPr>
              <w:pStyle w:val="EngHang"/>
            </w:pPr>
            <w:r>
              <w:t>O Mary, keep for us for many hears,</w:t>
            </w:r>
          </w:p>
          <w:p w14:paraId="2ECCA420" w14:textId="77777777" w:rsidR="00E60591" w:rsidRDefault="00E60591" w:rsidP="00E60591">
            <w:pPr>
              <w:pStyle w:val="EngHang"/>
            </w:pPr>
            <w:r>
              <w:t>The life and standing</w:t>
            </w:r>
          </w:p>
          <w:p w14:paraId="7BC121B5" w14:textId="77777777" w:rsidR="00E60591" w:rsidRDefault="00E60591" w:rsidP="00E60591">
            <w:pPr>
              <w:pStyle w:val="EngHang"/>
            </w:pPr>
            <w:r>
              <w:t>of our holy and righteous father, Papa Abba ___,.</w:t>
            </w:r>
          </w:p>
          <w:p w14:paraId="3B3724E6" w14:textId="77777777" w:rsidR="00E60591" w:rsidRDefault="00E60591" w:rsidP="00E60591">
            <w:pPr>
              <w:pStyle w:val="EngHangEnd"/>
            </w:pPr>
            <w:r>
              <w:t>Hail to you, O full of grace.</w:t>
            </w:r>
          </w:p>
        </w:tc>
      </w:tr>
      <w:tr w:rsidR="00E60591" w14:paraId="7E7A6260" w14:textId="77777777" w:rsidTr="00E60591">
        <w:trPr>
          <w:cantSplit/>
        </w:trPr>
        <w:tc>
          <w:tcPr>
            <w:tcW w:w="288" w:type="dxa"/>
          </w:tcPr>
          <w:p w14:paraId="1170E285" w14:textId="77777777" w:rsidR="00E60591" w:rsidRDefault="00E60591" w:rsidP="00E60591">
            <w:pPr>
              <w:pStyle w:val="CopticCross"/>
            </w:pPr>
          </w:p>
        </w:tc>
        <w:tc>
          <w:tcPr>
            <w:tcW w:w="3960" w:type="dxa"/>
          </w:tcPr>
          <w:p w14:paraId="32AED3C5" w14:textId="77777777" w:rsidR="00E60591" w:rsidRDefault="00E60591" w:rsidP="00E60591">
            <w:pPr>
              <w:pStyle w:val="EngHang"/>
            </w:pPr>
            <w:r>
              <w:t>And his partners in all the orders,</w:t>
            </w:r>
          </w:p>
          <w:p w14:paraId="77FF0308" w14:textId="77777777" w:rsidR="00E60591" w:rsidRDefault="00E60591" w:rsidP="00E60591">
            <w:pPr>
              <w:pStyle w:val="EngHang"/>
            </w:pPr>
            <w:r>
              <w:t>Keep them, O Lord of Hosts,</w:t>
            </w:r>
          </w:p>
          <w:p w14:paraId="0D243B47" w14:textId="77777777" w:rsidR="00E60591" w:rsidRDefault="00E60591" w:rsidP="00E60591">
            <w:pPr>
              <w:pStyle w:val="EngHang"/>
            </w:pPr>
            <w:r>
              <w:t>And all your people, the Christians.</w:t>
            </w:r>
          </w:p>
          <w:p w14:paraId="4202BF86" w14:textId="77777777" w:rsidR="00E60591" w:rsidRDefault="00E60591" w:rsidP="00E60591">
            <w:pPr>
              <w:pStyle w:val="EngHangEnd"/>
            </w:pPr>
            <w:r>
              <w:t>Hail to you, O full of grace.</w:t>
            </w:r>
          </w:p>
        </w:tc>
      </w:tr>
      <w:tr w:rsidR="00E60591" w14:paraId="71F7C85A" w14:textId="77777777" w:rsidTr="00E60591">
        <w:trPr>
          <w:cantSplit/>
        </w:trPr>
        <w:tc>
          <w:tcPr>
            <w:tcW w:w="288" w:type="dxa"/>
          </w:tcPr>
          <w:p w14:paraId="381CEFE4" w14:textId="77777777" w:rsidR="00E60591" w:rsidRDefault="00E60591" w:rsidP="00E60591">
            <w:pPr>
              <w:pStyle w:val="CopticCross"/>
            </w:pPr>
            <w:r>
              <w:t>¿</w:t>
            </w:r>
          </w:p>
        </w:tc>
        <w:tc>
          <w:tcPr>
            <w:tcW w:w="3960" w:type="dxa"/>
          </w:tcPr>
          <w:p w14:paraId="492BD0C6" w14:textId="77777777" w:rsidR="00E60591" w:rsidRDefault="00E60591" w:rsidP="00E60591">
            <w:pPr>
              <w:pStyle w:val="EngHang"/>
            </w:pPr>
            <w:r>
              <w:t>And he who wrote these rhymes,</w:t>
            </w:r>
          </w:p>
          <w:p w14:paraId="30F518B1" w14:textId="77777777" w:rsidR="00E60591" w:rsidRDefault="00E60591" w:rsidP="00E60591">
            <w:pPr>
              <w:pStyle w:val="EngHang"/>
            </w:pPr>
            <w:r>
              <w:t>Crying out loudly from his heart, with awe</w:t>
            </w:r>
          </w:p>
          <w:p w14:paraId="45C11332" w14:textId="77777777" w:rsidR="00E60591" w:rsidRDefault="00E60591" w:rsidP="00E60591">
            <w:pPr>
              <w:pStyle w:val="EngHang"/>
            </w:pPr>
            <w:r>
              <w:t>To his Lord and his desire.</w:t>
            </w:r>
          </w:p>
          <w:p w14:paraId="1B0A374A" w14:textId="77777777" w:rsidR="00E60591" w:rsidRDefault="00E60591" w:rsidP="00E60591">
            <w:pPr>
              <w:pStyle w:val="EngHangEnd"/>
            </w:pPr>
            <w:r>
              <w:t>Hail to you, O full of grace.</w:t>
            </w:r>
          </w:p>
        </w:tc>
      </w:tr>
      <w:tr w:rsidR="00E60591" w14:paraId="3EABC326" w14:textId="77777777" w:rsidTr="00E60591">
        <w:trPr>
          <w:cantSplit/>
        </w:trPr>
        <w:tc>
          <w:tcPr>
            <w:tcW w:w="288" w:type="dxa"/>
          </w:tcPr>
          <w:p w14:paraId="49CE26EC" w14:textId="77777777" w:rsidR="00E60591" w:rsidRDefault="00E60591" w:rsidP="00E60591">
            <w:pPr>
              <w:pStyle w:val="CopticCross"/>
            </w:pPr>
          </w:p>
        </w:tc>
        <w:tc>
          <w:tcPr>
            <w:tcW w:w="3960" w:type="dxa"/>
          </w:tcPr>
          <w:p w14:paraId="04B7F9E3" w14:textId="77777777" w:rsidR="00E60591" w:rsidRDefault="00E60591" w:rsidP="00E60591">
            <w:pPr>
              <w:pStyle w:val="EngHang"/>
            </w:pPr>
            <w:r>
              <w:t>He cries, asking Him for forgivness,</w:t>
            </w:r>
          </w:p>
          <w:p w14:paraId="20FA3E40" w14:textId="77777777" w:rsidR="00E60591" w:rsidRDefault="00E60591" w:rsidP="00E60591">
            <w:pPr>
              <w:pStyle w:val="EngHang"/>
            </w:pPr>
            <w:r>
              <w:t>Coem to his help at the hour of his departure,</w:t>
            </w:r>
          </w:p>
          <w:p w14:paraId="3B32ED59" w14:textId="77777777" w:rsidR="00E60591" w:rsidRDefault="00E60591" w:rsidP="00E60591">
            <w:pPr>
              <w:pStyle w:val="EngHang"/>
            </w:pPr>
            <w:r>
              <w:t>And assist him on Judgment Day.</w:t>
            </w:r>
          </w:p>
          <w:p w14:paraId="2BC84FD7" w14:textId="77777777" w:rsidR="00E60591" w:rsidRDefault="00E60591" w:rsidP="00E60591">
            <w:pPr>
              <w:pStyle w:val="EngHangEnd"/>
            </w:pPr>
            <w:r>
              <w:t>Hail to you, O full of grace.</w:t>
            </w:r>
          </w:p>
        </w:tc>
      </w:tr>
      <w:tr w:rsidR="00E60591" w14:paraId="7A65E02B" w14:textId="77777777" w:rsidTr="00E60591">
        <w:trPr>
          <w:cantSplit/>
        </w:trPr>
        <w:tc>
          <w:tcPr>
            <w:tcW w:w="288" w:type="dxa"/>
          </w:tcPr>
          <w:p w14:paraId="5E6A4CB0" w14:textId="77777777" w:rsidR="00E60591" w:rsidRDefault="00E60591" w:rsidP="00E60591">
            <w:pPr>
              <w:pStyle w:val="CopticCross"/>
            </w:pPr>
            <w:r>
              <w:lastRenderedPageBreak/>
              <w:t>¿</w:t>
            </w:r>
          </w:p>
        </w:tc>
        <w:tc>
          <w:tcPr>
            <w:tcW w:w="3960" w:type="dxa"/>
          </w:tcPr>
          <w:p w14:paraId="2F0CEB82" w14:textId="77777777" w:rsidR="00E60591" w:rsidRDefault="00E60591" w:rsidP="00E60591">
            <w:pPr>
              <w:pStyle w:val="EngHang"/>
            </w:pPr>
            <w:r>
              <w:t>Mary, I beg you to intercede,</w:t>
            </w:r>
          </w:p>
          <w:p w14:paraId="1DB39F76" w14:textId="77777777" w:rsidR="00E60591" w:rsidRDefault="00E60591" w:rsidP="00E60591">
            <w:pPr>
              <w:pStyle w:val="EngHang"/>
            </w:pPr>
            <w:r>
              <w:t>Before the Lord whom we worship,</w:t>
            </w:r>
          </w:p>
          <w:p w14:paraId="0EF9456A" w14:textId="77777777" w:rsidR="00E60591" w:rsidRDefault="00E60591" w:rsidP="00E60591">
            <w:pPr>
              <w:pStyle w:val="EngHang"/>
            </w:pPr>
            <w:r>
              <w:t>That He may forgive us by your prayers.</w:t>
            </w:r>
          </w:p>
          <w:p w14:paraId="0BE8BB4B" w14:textId="77777777" w:rsidR="00E60591" w:rsidRDefault="00E60591" w:rsidP="00E60591">
            <w:pPr>
              <w:pStyle w:val="EngHangEnd"/>
            </w:pPr>
            <w:r>
              <w:t>Hail to you, O full of grace.</w:t>
            </w:r>
          </w:p>
        </w:tc>
      </w:tr>
      <w:tr w:rsidR="00E60591" w14:paraId="6F28921B" w14:textId="77777777" w:rsidTr="00E60591">
        <w:trPr>
          <w:cantSplit/>
        </w:trPr>
        <w:tc>
          <w:tcPr>
            <w:tcW w:w="288" w:type="dxa"/>
          </w:tcPr>
          <w:p w14:paraId="3155CD1B" w14:textId="77777777" w:rsidR="00E60591" w:rsidRDefault="00E60591" w:rsidP="00E60591">
            <w:pPr>
              <w:pStyle w:val="CopticCross"/>
            </w:pPr>
          </w:p>
        </w:tc>
        <w:tc>
          <w:tcPr>
            <w:tcW w:w="3960" w:type="dxa"/>
          </w:tcPr>
          <w:p w14:paraId="43AA4579" w14:textId="77777777" w:rsidR="00E60591" w:rsidRDefault="00E60591" w:rsidP="00E60591">
            <w:pPr>
              <w:pStyle w:val="EngHang"/>
            </w:pPr>
            <w:r>
              <w:t>My Lady, I ask you,</w:t>
            </w:r>
          </w:p>
          <w:p w14:paraId="7638036D" w14:textId="77777777" w:rsidR="00E60591" w:rsidRDefault="00E60591" w:rsidP="00E60591">
            <w:pPr>
              <w:pStyle w:val="EngHang"/>
            </w:pPr>
            <w:r>
              <w:t>O daughter of the righteous David,</w:t>
            </w:r>
          </w:p>
          <w:p w14:paraId="5DE86FF2" w14:textId="77777777" w:rsidR="00E60591" w:rsidRDefault="00E60591" w:rsidP="00E60591">
            <w:pPr>
              <w:pStyle w:val="EngHang"/>
            </w:pPr>
            <w:r>
              <w:t>To save us from the fearful fire.</w:t>
            </w:r>
          </w:p>
          <w:p w14:paraId="391B80CA" w14:textId="77777777" w:rsidR="00E60591" w:rsidRDefault="00E60591" w:rsidP="00E60591">
            <w:pPr>
              <w:pStyle w:val="EngHangEnd"/>
            </w:pPr>
            <w:r>
              <w:t>Hail to you, O full of grace.</w:t>
            </w:r>
          </w:p>
        </w:tc>
      </w:tr>
    </w:tbl>
    <w:p w14:paraId="027A1604" w14:textId="77777777" w:rsidR="00E60591" w:rsidRDefault="00E60591" w:rsidP="00E60591">
      <w:pPr>
        <w:pStyle w:val="Heading3"/>
      </w:pPr>
      <w:bookmarkStart w:id="1150" w:name="_Ref452620695"/>
      <w:bookmarkStart w:id="1151" w:name="_Toc479145668"/>
      <w:r>
        <w:t>The First Batos Lobsh</w:t>
      </w:r>
      <w:bookmarkEnd w:id="1150"/>
      <w:bookmarkEnd w:id="1151"/>
    </w:p>
    <w:p w14:paraId="20AB42D7" w14:textId="77777777" w:rsidR="00E60591" w:rsidRDefault="00E60591" w:rsidP="00E60591">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58EEC62C" w14:textId="77777777" w:rsidTr="00E60591">
        <w:trPr>
          <w:cantSplit/>
          <w:jc w:val="center"/>
        </w:trPr>
        <w:tc>
          <w:tcPr>
            <w:tcW w:w="288" w:type="dxa"/>
          </w:tcPr>
          <w:p w14:paraId="652FEC1A" w14:textId="77777777" w:rsidR="00E60591" w:rsidRDefault="00E60591" w:rsidP="00E60591">
            <w:pPr>
              <w:pStyle w:val="CopticCross"/>
            </w:pPr>
          </w:p>
        </w:tc>
        <w:tc>
          <w:tcPr>
            <w:tcW w:w="3960" w:type="dxa"/>
          </w:tcPr>
          <w:p w14:paraId="7A81828D" w14:textId="77777777" w:rsidR="00E60591" w:rsidRDefault="00E60591" w:rsidP="00E60591">
            <w:pPr>
              <w:pStyle w:val="EngHang"/>
            </w:pPr>
            <w:r>
              <w:t>Hail to you O full of grace,</w:t>
            </w:r>
          </w:p>
          <w:p w14:paraId="557A44A5" w14:textId="77777777" w:rsidR="00E60591" w:rsidRDefault="00E60591" w:rsidP="00E60591">
            <w:pPr>
              <w:pStyle w:val="EngHang"/>
            </w:pPr>
            <w:r>
              <w:t>The undefiled Virgin,</w:t>
            </w:r>
          </w:p>
          <w:p w14:paraId="4EA85DA9" w14:textId="77777777" w:rsidR="00E60591" w:rsidRDefault="00E60591" w:rsidP="00E60591">
            <w:pPr>
              <w:pStyle w:val="EngHang"/>
            </w:pPr>
            <w:r>
              <w:t>The choicest vessel</w:t>
            </w:r>
          </w:p>
          <w:p w14:paraId="2C1DEF91" w14:textId="77777777" w:rsidR="00E60591" w:rsidRPr="001A0083" w:rsidRDefault="00E60591" w:rsidP="00E60591">
            <w:pPr>
              <w:pStyle w:val="EngHangEnd"/>
            </w:pPr>
            <w:r>
              <w:t>In the whole world,</w:t>
            </w:r>
          </w:p>
        </w:tc>
        <w:tc>
          <w:tcPr>
            <w:tcW w:w="288" w:type="dxa"/>
          </w:tcPr>
          <w:p w14:paraId="137C58FB" w14:textId="77777777" w:rsidR="00E60591" w:rsidRDefault="00E60591" w:rsidP="00E60591"/>
        </w:tc>
        <w:tc>
          <w:tcPr>
            <w:tcW w:w="288" w:type="dxa"/>
          </w:tcPr>
          <w:p w14:paraId="246E5DB7" w14:textId="77777777" w:rsidR="00E60591" w:rsidRDefault="00E60591" w:rsidP="00E60591">
            <w:pPr>
              <w:pStyle w:val="CopticCross"/>
            </w:pPr>
          </w:p>
        </w:tc>
        <w:tc>
          <w:tcPr>
            <w:tcW w:w="3960" w:type="dxa"/>
          </w:tcPr>
          <w:p w14:paraId="390E08BA" w14:textId="77777777" w:rsidR="00E60591" w:rsidRDefault="00E60591" w:rsidP="00E60591">
            <w:pPr>
              <w:pStyle w:val="CopticVersemulti-line"/>
            </w:pPr>
            <w:r>
              <w:t>Ⲭⲉⲣⲉ ⲑⲏⲉⲙⲉϩ ⲛ̀ϩ̀ⲙⲟⲧ:</w:t>
            </w:r>
          </w:p>
          <w:p w14:paraId="6A7199D7" w14:textId="77777777" w:rsidR="00E60591" w:rsidRDefault="00E60591" w:rsidP="00E60591">
            <w:pPr>
              <w:pStyle w:val="CopticVersemulti-line"/>
            </w:pPr>
            <w:r>
              <w:t>ϯⲡⲁⲣⲑⲉⲛⲟⲥ ⲛ̀ⲁⲧⲑⲱⲗⲉⲃ:</w:t>
            </w:r>
          </w:p>
          <w:p w14:paraId="2327B7E1" w14:textId="77777777" w:rsidR="00E60591" w:rsidRDefault="00E60591" w:rsidP="00E60591">
            <w:pPr>
              <w:pStyle w:val="CopticVersemulti-line"/>
            </w:pPr>
            <w:r>
              <w:t>ⲡⲓⲕⲩⲙⲓⲗⲗⲓⲟⲛ ⲉⲧⲥⲱⲧⲡ:</w:t>
            </w:r>
          </w:p>
          <w:p w14:paraId="45C6065C" w14:textId="77777777" w:rsidR="00E60591" w:rsidRPr="00A742AC" w:rsidRDefault="00E60591" w:rsidP="00E60591">
            <w:pPr>
              <w:pStyle w:val="CopticVersemulti-line"/>
            </w:pPr>
            <w:r>
              <w:t>ⲛ̀ⲧⲉ ϯⲟⲓⲕⲟⲩⲙⲉⲛⲏ ⲧⲏⲣⲥ.</w:t>
            </w:r>
          </w:p>
        </w:tc>
      </w:tr>
      <w:tr w:rsidR="00E60591" w14:paraId="030A57F4" w14:textId="77777777" w:rsidTr="00E60591">
        <w:trPr>
          <w:cantSplit/>
          <w:jc w:val="center"/>
        </w:trPr>
        <w:tc>
          <w:tcPr>
            <w:tcW w:w="288" w:type="dxa"/>
          </w:tcPr>
          <w:p w14:paraId="5B355C27" w14:textId="77777777" w:rsidR="00E60591" w:rsidRDefault="00E60591" w:rsidP="00E60591">
            <w:pPr>
              <w:pStyle w:val="CopticCross"/>
            </w:pPr>
          </w:p>
        </w:tc>
        <w:tc>
          <w:tcPr>
            <w:tcW w:w="3960" w:type="dxa"/>
          </w:tcPr>
          <w:p w14:paraId="291D19AA" w14:textId="77777777" w:rsidR="00E60591" w:rsidRDefault="00E60591" w:rsidP="00E60591">
            <w:pPr>
              <w:pStyle w:val="EngHang"/>
            </w:pPr>
            <w:r>
              <w:t>The shining lamp,</w:t>
            </w:r>
          </w:p>
          <w:p w14:paraId="5C6E4BE6" w14:textId="77777777" w:rsidR="00E60591" w:rsidRDefault="00E60591" w:rsidP="00E60591">
            <w:pPr>
              <w:pStyle w:val="EngHang"/>
            </w:pPr>
            <w:r>
              <w:t>The pride of virginity,</w:t>
            </w:r>
          </w:p>
          <w:p w14:paraId="0E6298CA" w14:textId="77777777" w:rsidR="00E60591" w:rsidRDefault="00E60591" w:rsidP="00E60591">
            <w:pPr>
              <w:pStyle w:val="EngHang"/>
            </w:pPr>
            <w:r>
              <w:t>The unbreakable Santuary,</w:t>
            </w:r>
          </w:p>
          <w:p w14:paraId="778C35E0" w14:textId="77777777" w:rsidR="00E60591" w:rsidRPr="001A0083" w:rsidRDefault="00E60591" w:rsidP="00E60591">
            <w:pPr>
              <w:pStyle w:val="EngHangEnd"/>
            </w:pPr>
            <w:r>
              <w:t>The rod of faith.</w:t>
            </w:r>
          </w:p>
        </w:tc>
        <w:tc>
          <w:tcPr>
            <w:tcW w:w="288" w:type="dxa"/>
          </w:tcPr>
          <w:p w14:paraId="58FBD0ED" w14:textId="77777777" w:rsidR="00E60591" w:rsidRDefault="00E60591" w:rsidP="00E60591"/>
        </w:tc>
        <w:tc>
          <w:tcPr>
            <w:tcW w:w="288" w:type="dxa"/>
          </w:tcPr>
          <w:p w14:paraId="4F8B0C5B" w14:textId="77777777" w:rsidR="00E60591" w:rsidRDefault="00E60591" w:rsidP="00E60591">
            <w:pPr>
              <w:pStyle w:val="CopticCross"/>
            </w:pPr>
          </w:p>
        </w:tc>
        <w:tc>
          <w:tcPr>
            <w:tcW w:w="3960" w:type="dxa"/>
          </w:tcPr>
          <w:p w14:paraId="2465ED5B" w14:textId="77777777" w:rsidR="00E60591" w:rsidRDefault="00E60591" w:rsidP="00E60591">
            <w:pPr>
              <w:pStyle w:val="CopticVersemulti-line"/>
            </w:pPr>
            <w:r>
              <w:t>Ⲡⲓⲗⲁⲙⲡⲁⲥ ⲛ̀ⲁⲧϭⲉⲛⲟ:</w:t>
            </w:r>
          </w:p>
          <w:p w14:paraId="754F7DEB" w14:textId="77777777" w:rsidR="00E60591" w:rsidRDefault="00E60591" w:rsidP="00E60591">
            <w:pPr>
              <w:pStyle w:val="CopticVersemulti-line"/>
            </w:pPr>
            <w:r>
              <w:t>ⲡ̀ϣⲟⲩϣⲟⲩ ⲛ̀ⲧⲉ ϯⲡⲁⲣⲑⲉⲛⲓⲁ̀:</w:t>
            </w:r>
          </w:p>
          <w:p w14:paraId="059E939D" w14:textId="77777777" w:rsidR="00E60591" w:rsidRDefault="00E60591" w:rsidP="00E60591">
            <w:pPr>
              <w:pStyle w:val="CopticVersemulti-line"/>
            </w:pPr>
            <w:r>
              <w:t>ⲡⲓⲉⲣⲫⲉⲓ ⲛ̀ⲁⲧⲃⲱⲗ ⲉ̀ⲃⲟⲗ:</w:t>
            </w:r>
          </w:p>
          <w:p w14:paraId="2F91AF99" w14:textId="77777777" w:rsidR="00E60591" w:rsidRPr="00A742AC" w:rsidRDefault="00E60591" w:rsidP="00E60591">
            <w:pPr>
              <w:pStyle w:val="CopticVerse"/>
            </w:pPr>
            <w:r>
              <w:t>ⲟⲩⲟϩ ⲡⲓϣ̀ⲃⲱⲧ ⲛ̀ⲧⲉ ⲡⲓⲛⲁϩϯ.</w:t>
            </w:r>
          </w:p>
        </w:tc>
      </w:tr>
      <w:tr w:rsidR="00E60591" w14:paraId="443CA542" w14:textId="77777777" w:rsidTr="00E60591">
        <w:trPr>
          <w:cantSplit/>
          <w:jc w:val="center"/>
        </w:trPr>
        <w:tc>
          <w:tcPr>
            <w:tcW w:w="288" w:type="dxa"/>
          </w:tcPr>
          <w:p w14:paraId="3EDCD72D" w14:textId="77777777" w:rsidR="00E60591" w:rsidRDefault="00E60591" w:rsidP="00E60591">
            <w:pPr>
              <w:pStyle w:val="CopticCross"/>
            </w:pPr>
            <w:r>
              <w:t>¿</w:t>
            </w:r>
          </w:p>
        </w:tc>
        <w:tc>
          <w:tcPr>
            <w:tcW w:w="3960" w:type="dxa"/>
          </w:tcPr>
          <w:p w14:paraId="3937A148" w14:textId="77777777" w:rsidR="00E60591" w:rsidRDefault="00E60591" w:rsidP="00E60591">
            <w:pPr>
              <w:pStyle w:val="EngHang"/>
            </w:pPr>
            <w:r>
              <w:t>Ask of Him whom you have borne,</w:t>
            </w:r>
          </w:p>
          <w:p w14:paraId="26332006" w14:textId="77777777" w:rsidR="00E60591" w:rsidRDefault="00E60591" w:rsidP="00E60591">
            <w:pPr>
              <w:pStyle w:val="EngHang"/>
            </w:pPr>
            <w:r>
              <w:t>Our good Saviour,</w:t>
            </w:r>
          </w:p>
          <w:p w14:paraId="126049FE" w14:textId="77777777" w:rsidR="00E60591" w:rsidRDefault="00E60591" w:rsidP="00E60591">
            <w:pPr>
              <w:pStyle w:val="EngHang"/>
            </w:pPr>
            <w:r>
              <w:t>To take away our afflictions,</w:t>
            </w:r>
          </w:p>
          <w:p w14:paraId="13035783" w14:textId="77777777" w:rsidR="00E60591" w:rsidRPr="00195761" w:rsidRDefault="00E60591" w:rsidP="00E60591">
            <w:pPr>
              <w:pStyle w:val="EngHangEnd"/>
              <w:rPr>
                <w:szCs w:val="22"/>
              </w:rPr>
            </w:pPr>
            <w:r>
              <w:rPr>
                <w:szCs w:val="22"/>
              </w:rPr>
              <w:t>And accord to us His peace.</w:t>
            </w:r>
          </w:p>
        </w:tc>
        <w:tc>
          <w:tcPr>
            <w:tcW w:w="288" w:type="dxa"/>
          </w:tcPr>
          <w:p w14:paraId="024105F3" w14:textId="77777777" w:rsidR="00E60591" w:rsidRDefault="00E60591" w:rsidP="00E60591"/>
        </w:tc>
        <w:tc>
          <w:tcPr>
            <w:tcW w:w="288" w:type="dxa"/>
          </w:tcPr>
          <w:p w14:paraId="138DE816" w14:textId="77777777" w:rsidR="00E60591" w:rsidRDefault="00E60591" w:rsidP="00E60591">
            <w:pPr>
              <w:pStyle w:val="CopticCross"/>
            </w:pPr>
            <w:r>
              <w:t>¿</w:t>
            </w:r>
          </w:p>
        </w:tc>
        <w:tc>
          <w:tcPr>
            <w:tcW w:w="3960" w:type="dxa"/>
          </w:tcPr>
          <w:p w14:paraId="460D5F4C" w14:textId="77777777" w:rsidR="00E60591" w:rsidRDefault="00E60591" w:rsidP="00E60591">
            <w:pPr>
              <w:pStyle w:val="CopticVersemulti-line"/>
            </w:pPr>
            <w:r>
              <w:t>Ⲙⲁϯϩⲟ ⲙ̀ⲫⲉⲧⲁⲣⲉⲙⲁⲥϥ:</w:t>
            </w:r>
          </w:p>
          <w:p w14:paraId="0A0DC626" w14:textId="77777777" w:rsidR="00E60591" w:rsidRDefault="00E60591" w:rsidP="00E60591">
            <w:pPr>
              <w:pStyle w:val="CopticVersemulti-line"/>
            </w:pPr>
            <w:r>
              <w:t>Ⲡⲉⲛⲉⲱⲧⲏⲣ ⲛ̀ⲁ̀ⲅⲁⲑⲟⲥ:</w:t>
            </w:r>
          </w:p>
          <w:p w14:paraId="4D77439F" w14:textId="77777777" w:rsidR="00E60591" w:rsidRDefault="00E60591" w:rsidP="00E60591">
            <w:pPr>
              <w:pStyle w:val="CopticVersemulti-line"/>
            </w:pPr>
            <w:r>
              <w:t>ⲛ̀ⲧⲉϥⲱ̀ⲗⲓ ⲛ̀ⲛⲁⲓϧⲓⲥⲓ ⲉ̀ⲃⲟⲗϩⲁⲣⲟⲛ:</w:t>
            </w:r>
          </w:p>
          <w:p w14:paraId="7369FDDB" w14:textId="77777777" w:rsidR="00E60591" w:rsidRPr="00A742AC" w:rsidRDefault="00E60591" w:rsidP="00E60591">
            <w:pPr>
              <w:pStyle w:val="CopticVerse"/>
            </w:pPr>
            <w:r>
              <w:t>ⲛ̀ⲧⲉϥⲥⲉⲙⲛⲓ ⲛⲁⲛ ⲛ̀ⲧⲉϥϩⲓⲣⲏⲛⲏ.</w:t>
            </w:r>
          </w:p>
        </w:tc>
      </w:tr>
      <w:tr w:rsidR="00E60591" w14:paraId="10F72889" w14:textId="77777777" w:rsidTr="00E60591">
        <w:trPr>
          <w:cantSplit/>
          <w:jc w:val="center"/>
        </w:trPr>
        <w:tc>
          <w:tcPr>
            <w:tcW w:w="288" w:type="dxa"/>
          </w:tcPr>
          <w:p w14:paraId="659CA1A0" w14:textId="77777777" w:rsidR="00E60591" w:rsidRDefault="00E60591" w:rsidP="00E60591">
            <w:pPr>
              <w:pStyle w:val="CopticCross"/>
            </w:pPr>
            <w:r>
              <w:t>¿</w:t>
            </w:r>
          </w:p>
        </w:tc>
        <w:tc>
          <w:tcPr>
            <w:tcW w:w="3960" w:type="dxa"/>
          </w:tcPr>
          <w:p w14:paraId="44F1705C" w14:textId="77777777" w:rsidR="00E60591" w:rsidRDefault="00E60591" w:rsidP="00E60591">
            <w:pPr>
              <w:pStyle w:val="EngHang"/>
            </w:pPr>
            <w:r>
              <w:t>Rejoice, O full of grace,</w:t>
            </w:r>
          </w:p>
          <w:p w14:paraId="7D704F36" w14:textId="77777777" w:rsidR="00E60591" w:rsidRDefault="00E60591" w:rsidP="00E60591">
            <w:pPr>
              <w:pStyle w:val="EngHang"/>
            </w:pPr>
            <w:r>
              <w:t>The pure lampstand</w:t>
            </w:r>
          </w:p>
          <w:p w14:paraId="589BC9FE" w14:textId="77777777" w:rsidR="00E60591" w:rsidRDefault="00E60591" w:rsidP="00E60591">
            <w:pPr>
              <w:pStyle w:val="EngHang"/>
            </w:pPr>
            <w:r>
              <w:t>Carrying the the Lamp,</w:t>
            </w:r>
          </w:p>
          <w:p w14:paraId="6BA10D62" w14:textId="77777777" w:rsidR="00E60591" w:rsidRDefault="00E60591" w:rsidP="00E60591">
            <w:pPr>
              <w:pStyle w:val="EngHangEnd"/>
            </w:pPr>
            <w:r>
              <w:t>Which is the divine fire.</w:t>
            </w:r>
          </w:p>
        </w:tc>
        <w:tc>
          <w:tcPr>
            <w:tcW w:w="288" w:type="dxa"/>
          </w:tcPr>
          <w:p w14:paraId="1C8B48F6" w14:textId="77777777" w:rsidR="00E60591" w:rsidRDefault="00E60591" w:rsidP="00E60591"/>
        </w:tc>
        <w:tc>
          <w:tcPr>
            <w:tcW w:w="288" w:type="dxa"/>
          </w:tcPr>
          <w:p w14:paraId="267ACF9F" w14:textId="77777777" w:rsidR="00E60591" w:rsidRDefault="00E60591" w:rsidP="00E60591">
            <w:pPr>
              <w:pStyle w:val="CopticCross"/>
            </w:pPr>
            <w:r>
              <w:t>¿</w:t>
            </w:r>
          </w:p>
        </w:tc>
        <w:tc>
          <w:tcPr>
            <w:tcW w:w="3960" w:type="dxa"/>
          </w:tcPr>
          <w:p w14:paraId="507BE0D3" w14:textId="77777777" w:rsidR="00E60591" w:rsidRDefault="00E60591" w:rsidP="00E60591">
            <w:pPr>
              <w:pStyle w:val="CopticVersemulti-line"/>
            </w:pPr>
            <w:r>
              <w:t>Ⲭⲉⲣⲉ ⲑⲏⲉⲑⲙⲉϩ ⲛ̀ϩ̀ⲙⲟⲧ:</w:t>
            </w:r>
          </w:p>
          <w:p w14:paraId="3B6CE53B" w14:textId="77777777" w:rsidR="00E60591" w:rsidRDefault="00E60591" w:rsidP="00E60591">
            <w:pPr>
              <w:pStyle w:val="CopticVersemulti-line"/>
            </w:pPr>
            <w:r>
              <w:t>ϯⲗⲩⲭⲛⲓⲁ̀ ⲛ̀ⲕⲁⲑⲁⲣⲟⲥ:</w:t>
            </w:r>
          </w:p>
          <w:p w14:paraId="5BA2D575" w14:textId="77777777" w:rsidR="00E60591" w:rsidRDefault="00E60591" w:rsidP="00E60591">
            <w:pPr>
              <w:pStyle w:val="CopticVersemulti-line"/>
            </w:pPr>
            <w:r>
              <w:t>ⲑⲏⲉ̀ⲧⲁⲥϥⲁⲓ ϧⲁ ⲡⲓⲗⲁⲙⲡⲁⲥ:</w:t>
            </w:r>
          </w:p>
          <w:p w14:paraId="10E3DF38" w14:textId="77777777" w:rsidR="00E60591" w:rsidRPr="00A742AC" w:rsidRDefault="00E60591" w:rsidP="00E60591">
            <w:pPr>
              <w:pStyle w:val="CopticVerse"/>
            </w:pPr>
            <w:r>
              <w:t>ⲡⲓⲭ̀ⲣⲱⲙ ⲛ̀ⲧⲉ ϯⲙⲉⲑⲛⲟⲩϯ.</w:t>
            </w:r>
          </w:p>
        </w:tc>
      </w:tr>
      <w:tr w:rsidR="00E60591" w14:paraId="634EBAF9" w14:textId="77777777" w:rsidTr="00E60591">
        <w:trPr>
          <w:cantSplit/>
          <w:jc w:val="center"/>
        </w:trPr>
        <w:tc>
          <w:tcPr>
            <w:tcW w:w="288" w:type="dxa"/>
          </w:tcPr>
          <w:p w14:paraId="74DAC44B" w14:textId="77777777" w:rsidR="00E60591" w:rsidRDefault="00E60591" w:rsidP="00E60591">
            <w:pPr>
              <w:pStyle w:val="CopticCross"/>
            </w:pPr>
          </w:p>
        </w:tc>
        <w:tc>
          <w:tcPr>
            <w:tcW w:w="3960" w:type="dxa"/>
          </w:tcPr>
          <w:p w14:paraId="07A957C0" w14:textId="77777777" w:rsidR="00E60591" w:rsidRDefault="00E60591" w:rsidP="00E60591">
            <w:pPr>
              <w:pStyle w:val="EngHang"/>
            </w:pPr>
            <w:r>
              <w:t>Rejoice, O hope of salvation</w:t>
            </w:r>
          </w:p>
          <w:p w14:paraId="069826D0" w14:textId="77777777" w:rsidR="00E60591" w:rsidRDefault="00E60591" w:rsidP="00E60591">
            <w:pPr>
              <w:pStyle w:val="EngHang"/>
            </w:pPr>
            <w:r>
              <w:t>For all the earth.</w:t>
            </w:r>
          </w:p>
          <w:p w14:paraId="1615A6AC" w14:textId="77777777" w:rsidR="00E60591" w:rsidRDefault="00E60591" w:rsidP="00E60591">
            <w:pPr>
              <w:pStyle w:val="EngHang"/>
            </w:pPr>
            <w:r>
              <w:t>Because of you we have been</w:t>
            </w:r>
          </w:p>
          <w:p w14:paraId="57A7D54C" w14:textId="77777777" w:rsidR="00E60591" w:rsidRPr="001A0083" w:rsidRDefault="00E60591" w:rsidP="00E60591">
            <w:pPr>
              <w:pStyle w:val="EngHangEnd"/>
            </w:pPr>
            <w:r>
              <w:t>Set free from Eve’s curse.</w:t>
            </w:r>
          </w:p>
        </w:tc>
        <w:tc>
          <w:tcPr>
            <w:tcW w:w="288" w:type="dxa"/>
          </w:tcPr>
          <w:p w14:paraId="5CAEA305" w14:textId="77777777" w:rsidR="00E60591" w:rsidRDefault="00E60591" w:rsidP="00E60591"/>
        </w:tc>
        <w:tc>
          <w:tcPr>
            <w:tcW w:w="288" w:type="dxa"/>
          </w:tcPr>
          <w:p w14:paraId="32B0CB90" w14:textId="77777777" w:rsidR="00E60591" w:rsidRDefault="00E60591" w:rsidP="00E60591">
            <w:pPr>
              <w:pStyle w:val="CopticCross"/>
            </w:pPr>
          </w:p>
        </w:tc>
        <w:tc>
          <w:tcPr>
            <w:tcW w:w="3960" w:type="dxa"/>
          </w:tcPr>
          <w:p w14:paraId="437E177F" w14:textId="77777777" w:rsidR="00E60591" w:rsidRDefault="00E60591" w:rsidP="00E60591">
            <w:pPr>
              <w:pStyle w:val="CopticVersemulti-line"/>
            </w:pPr>
            <w:r>
              <w:t>Ⲭⲉⲣⲉ ϯϩⲉⲗⲡⲓⲥ ⲛ̀ⲟⲩⲅⲁⲓ:</w:t>
            </w:r>
          </w:p>
          <w:p w14:paraId="57584837" w14:textId="77777777" w:rsidR="00E60591" w:rsidRDefault="00E60591" w:rsidP="00E60591">
            <w:pPr>
              <w:pStyle w:val="CopticVersemulti-line"/>
            </w:pPr>
            <w:r>
              <w:t>ⲛ̀ⲧⲉ ϯⲟⲓⲕⲟⲩⲙⲉⲛⲏ ⲧⲏⲣⲥ:</w:t>
            </w:r>
          </w:p>
          <w:p w14:paraId="70D74117" w14:textId="77777777" w:rsidR="00E60591" w:rsidRDefault="00E60591" w:rsidP="00E60591">
            <w:pPr>
              <w:pStyle w:val="CopticVersemulti-line"/>
            </w:pPr>
            <w:r>
              <w:t>ⲉⲑⲃⲏϯ ⲅⲁⲣ ⲁⲛⲉⲣⲣⲉⲙϩⲉ:</w:t>
            </w:r>
          </w:p>
          <w:p w14:paraId="0CE90AC4" w14:textId="77777777" w:rsidR="00E60591" w:rsidRPr="00A742AC" w:rsidRDefault="00E60591" w:rsidP="00E60591">
            <w:pPr>
              <w:pStyle w:val="CopticVerse"/>
            </w:pPr>
            <w:r>
              <w:t>ⲉ̀ⲃⲟⲗϩⲁ ⲡⲓⲥⲁϩⲟⲩⲓ̀ ⲛ̀ⲧⲉ Ⲉⲩⲁ.</w:t>
            </w:r>
          </w:p>
        </w:tc>
      </w:tr>
      <w:tr w:rsidR="00E60591" w14:paraId="337DA98E" w14:textId="77777777" w:rsidTr="00E60591">
        <w:trPr>
          <w:cantSplit/>
          <w:jc w:val="center"/>
        </w:trPr>
        <w:tc>
          <w:tcPr>
            <w:tcW w:w="288" w:type="dxa"/>
          </w:tcPr>
          <w:p w14:paraId="5E67BE05" w14:textId="77777777" w:rsidR="00E60591" w:rsidRDefault="00E60591" w:rsidP="00E60591">
            <w:pPr>
              <w:pStyle w:val="CopticCross"/>
            </w:pPr>
          </w:p>
        </w:tc>
        <w:tc>
          <w:tcPr>
            <w:tcW w:w="3960" w:type="dxa"/>
          </w:tcPr>
          <w:p w14:paraId="4CF19E4E" w14:textId="77777777" w:rsidR="00E60591" w:rsidRPr="00D33640" w:rsidRDefault="00E60591" w:rsidP="00E60591">
            <w:pPr>
              <w:pStyle w:val="EngHang"/>
            </w:pPr>
            <w:r w:rsidRPr="00D33640">
              <w:t>We have become temples</w:t>
            </w:r>
          </w:p>
          <w:p w14:paraId="6C530407" w14:textId="77777777" w:rsidR="00E60591" w:rsidRPr="00D33640" w:rsidRDefault="00E60591" w:rsidP="00E60591">
            <w:pPr>
              <w:pStyle w:val="EngHang"/>
            </w:pPr>
            <w:r w:rsidRPr="00D33640">
              <w:t>Of the Holy Spirit</w:t>
            </w:r>
          </w:p>
          <w:p w14:paraId="47CE7DBF" w14:textId="77777777" w:rsidR="00E60591" w:rsidRPr="00D33640" w:rsidRDefault="00E60591" w:rsidP="00E60591">
            <w:pPr>
              <w:pStyle w:val="EngHang"/>
            </w:pPr>
            <w:r w:rsidRPr="00D33640">
              <w:t>Who came upon you</w:t>
            </w:r>
          </w:p>
          <w:p w14:paraId="57BAF64E" w14:textId="77777777" w:rsidR="00E60591" w:rsidRPr="007425E1" w:rsidRDefault="00E60591" w:rsidP="00E60591">
            <w:pPr>
              <w:pStyle w:val="EngHangEnd"/>
            </w:pPr>
            <w:r>
              <w:t>And sanctified you.</w:t>
            </w:r>
          </w:p>
        </w:tc>
        <w:tc>
          <w:tcPr>
            <w:tcW w:w="288" w:type="dxa"/>
          </w:tcPr>
          <w:p w14:paraId="3A87FA15" w14:textId="77777777" w:rsidR="00E60591" w:rsidRDefault="00E60591" w:rsidP="00E60591"/>
        </w:tc>
        <w:tc>
          <w:tcPr>
            <w:tcW w:w="288" w:type="dxa"/>
          </w:tcPr>
          <w:p w14:paraId="0D91D91D" w14:textId="77777777" w:rsidR="00E60591" w:rsidRDefault="00E60591" w:rsidP="00E60591">
            <w:pPr>
              <w:pStyle w:val="CopticCross"/>
            </w:pPr>
          </w:p>
        </w:tc>
        <w:tc>
          <w:tcPr>
            <w:tcW w:w="3960" w:type="dxa"/>
          </w:tcPr>
          <w:p w14:paraId="2F42ED13" w14:textId="77777777" w:rsidR="00E60591" w:rsidRDefault="00E60591" w:rsidP="00E60591">
            <w:pPr>
              <w:pStyle w:val="CopticVersemulti-line"/>
            </w:pPr>
            <w:r>
              <w:t>Ⲉⲑⲃⲏϯ ⲟⲛ ⲁⲛⲉⲣⲙⲁ̀ϣⲱⲡⲓ:</w:t>
            </w:r>
          </w:p>
          <w:p w14:paraId="358DCCF1" w14:textId="77777777" w:rsidR="00E60591" w:rsidRDefault="00E60591" w:rsidP="00E60591">
            <w:pPr>
              <w:pStyle w:val="CopticVersemulti-line"/>
            </w:pPr>
            <w:r>
              <w:t>ⲙ̀ⲡⲓⲠ̀ⲛⲉⲩⲙⲁ ⲉⲑⲟⲩⲁⲃ:</w:t>
            </w:r>
          </w:p>
          <w:p w14:paraId="1BFC07A1" w14:textId="77777777" w:rsidR="00E60591" w:rsidRDefault="00E60591" w:rsidP="00E60591">
            <w:pPr>
              <w:pStyle w:val="CopticVersemulti-line"/>
            </w:pPr>
            <w:r>
              <w:t>ⲫⲁⲓ ⲉ̀ⲧⲁϥⲓ̀ ⲉ̀ϩ̀ⲣⲏⲓ ⲉ̀ϫⲱ:</w:t>
            </w:r>
          </w:p>
          <w:p w14:paraId="2EBD694E" w14:textId="77777777" w:rsidR="00E60591" w:rsidRPr="00A742AC" w:rsidRDefault="00E60591" w:rsidP="00E60591">
            <w:pPr>
              <w:pStyle w:val="CopticVerse"/>
            </w:pPr>
            <w:r>
              <w:t>ⲁϥⲉⲣⲁ̀ⲅⲓⲁ̀ⲍⲓⲛ ⲙ̀ⲙⲟ.</w:t>
            </w:r>
          </w:p>
        </w:tc>
      </w:tr>
      <w:tr w:rsidR="00E60591" w14:paraId="32E7D2C5" w14:textId="77777777" w:rsidTr="00E60591">
        <w:trPr>
          <w:cantSplit/>
          <w:jc w:val="center"/>
        </w:trPr>
        <w:tc>
          <w:tcPr>
            <w:tcW w:w="288" w:type="dxa"/>
          </w:tcPr>
          <w:p w14:paraId="76DE8CB7" w14:textId="77777777" w:rsidR="00E60591" w:rsidRDefault="00E60591" w:rsidP="00E60591">
            <w:pPr>
              <w:pStyle w:val="CopticCross"/>
            </w:pPr>
            <w:r>
              <w:t>¿</w:t>
            </w:r>
          </w:p>
        </w:tc>
        <w:tc>
          <w:tcPr>
            <w:tcW w:w="3960" w:type="dxa"/>
          </w:tcPr>
          <w:p w14:paraId="52C94A68" w14:textId="77777777" w:rsidR="00E60591" w:rsidRDefault="00E60591" w:rsidP="00E60591">
            <w:pPr>
              <w:pStyle w:val="EngHang"/>
            </w:pPr>
            <w:r>
              <w:t>Rejoice O you to whom</w:t>
            </w:r>
          </w:p>
          <w:p w14:paraId="0F38506D" w14:textId="77777777" w:rsidR="00E60591" w:rsidRDefault="00E60591" w:rsidP="00E60591">
            <w:pPr>
              <w:pStyle w:val="EngHang"/>
            </w:pPr>
            <w:r>
              <w:t>Archangel Gabriel gave saulation:</w:t>
            </w:r>
          </w:p>
          <w:p w14:paraId="7E721480" w14:textId="77777777" w:rsidR="00E60591" w:rsidRDefault="00E60591" w:rsidP="00E60591">
            <w:pPr>
              <w:pStyle w:val="EngHang"/>
            </w:pPr>
            <w:r>
              <w:t>“Rejoice O full of grace,</w:t>
            </w:r>
          </w:p>
          <w:p w14:paraId="79896776" w14:textId="77777777" w:rsidR="00E60591" w:rsidRPr="005832A1" w:rsidRDefault="00E60591" w:rsidP="00E60591">
            <w:pPr>
              <w:pStyle w:val="EngHangEnd"/>
              <w:ind w:left="0" w:firstLine="0"/>
            </w:pPr>
            <w:r>
              <w:t>The Lord is with you.”</w:t>
            </w:r>
          </w:p>
        </w:tc>
        <w:tc>
          <w:tcPr>
            <w:tcW w:w="288" w:type="dxa"/>
          </w:tcPr>
          <w:p w14:paraId="2753088A" w14:textId="77777777" w:rsidR="00E60591" w:rsidRDefault="00E60591" w:rsidP="00E60591"/>
        </w:tc>
        <w:tc>
          <w:tcPr>
            <w:tcW w:w="288" w:type="dxa"/>
          </w:tcPr>
          <w:p w14:paraId="377B548D" w14:textId="77777777" w:rsidR="00E60591" w:rsidRDefault="00E60591" w:rsidP="00E60591">
            <w:pPr>
              <w:pStyle w:val="CopticCross"/>
            </w:pPr>
            <w:r>
              <w:t>¿</w:t>
            </w:r>
          </w:p>
        </w:tc>
        <w:tc>
          <w:tcPr>
            <w:tcW w:w="3960" w:type="dxa"/>
          </w:tcPr>
          <w:p w14:paraId="11676477" w14:textId="77777777" w:rsidR="00E60591" w:rsidRDefault="00E60591" w:rsidP="00E60591">
            <w:pPr>
              <w:pStyle w:val="CopticVersemulti-line"/>
            </w:pPr>
            <w:r>
              <w:t>Ⲭⲉⲣⲉ ⲑⲏⲉⲧⲁ Ⲅⲁⲃⲣⲓⲏⲗ:</w:t>
            </w:r>
          </w:p>
          <w:p w14:paraId="4685E865" w14:textId="77777777" w:rsidR="00E60591" w:rsidRDefault="00E60591" w:rsidP="00E60591">
            <w:pPr>
              <w:pStyle w:val="CopticVersemulti-line"/>
            </w:pPr>
            <w:r>
              <w:t>ⲉⲣⲭⲉⲣⲉⲧⲓⲍⲓⲛ ⲙ̀ⲙⲟⲥ:</w:t>
            </w:r>
          </w:p>
          <w:p w14:paraId="1A314941" w14:textId="77777777" w:rsidR="00E60591" w:rsidRDefault="00E60591" w:rsidP="00E60591">
            <w:pPr>
              <w:pStyle w:val="CopticVersemulti-line"/>
            </w:pPr>
            <w:r>
              <w:t>ϫⲉ ⲭⲉⲣⲉ ⲑⲏⲉⲑⲙⲉϩ ⲛ̀ϩ̀ⲙⲟⲧ:</w:t>
            </w:r>
          </w:p>
          <w:p w14:paraId="6FD3FEEE" w14:textId="77777777" w:rsidR="00E60591" w:rsidRPr="00A742AC" w:rsidRDefault="00E60591" w:rsidP="00E60591">
            <w:pPr>
              <w:pStyle w:val="CopticVerse"/>
            </w:pPr>
            <w:r>
              <w:t>ⲟⲩⲟϩ Ⲡϭⲟⲓⲥ ϣⲟⲡ ⲛⲉⲙⲉ.</w:t>
            </w:r>
          </w:p>
        </w:tc>
      </w:tr>
      <w:tr w:rsidR="00E60591" w14:paraId="38CECE11" w14:textId="77777777" w:rsidTr="00E60591">
        <w:trPr>
          <w:cantSplit/>
          <w:jc w:val="center"/>
        </w:trPr>
        <w:tc>
          <w:tcPr>
            <w:tcW w:w="288" w:type="dxa"/>
          </w:tcPr>
          <w:p w14:paraId="028D8F09" w14:textId="77777777" w:rsidR="00E60591" w:rsidRDefault="00E60591" w:rsidP="00E60591">
            <w:pPr>
              <w:pStyle w:val="CopticCross"/>
            </w:pPr>
            <w:r>
              <w:t>¿</w:t>
            </w:r>
          </w:p>
        </w:tc>
        <w:tc>
          <w:tcPr>
            <w:tcW w:w="3960" w:type="dxa"/>
          </w:tcPr>
          <w:p w14:paraId="0BB4F9FB" w14:textId="77777777" w:rsidR="00E60591" w:rsidRDefault="00E60591" w:rsidP="00E60591">
            <w:pPr>
              <w:pStyle w:val="EngHang"/>
            </w:pPr>
            <w:r>
              <w:t xml:space="preserve">The Father rejoiced </w:t>
            </w:r>
          </w:p>
          <w:p w14:paraId="38E6BE05" w14:textId="77777777" w:rsidR="00E60591" w:rsidRDefault="00E60591" w:rsidP="00E60591">
            <w:pPr>
              <w:pStyle w:val="EngHang"/>
            </w:pPr>
            <w:r>
              <w:t>At the conception</w:t>
            </w:r>
          </w:p>
          <w:p w14:paraId="07149A41" w14:textId="77777777" w:rsidR="00E60591" w:rsidRDefault="00E60591" w:rsidP="00E60591">
            <w:pPr>
              <w:pStyle w:val="EngHang"/>
            </w:pPr>
            <w:r>
              <w:t>And coming of His Son</w:t>
            </w:r>
          </w:p>
          <w:p w14:paraId="3C6E6F01" w14:textId="77777777" w:rsidR="00E60591" w:rsidRPr="005832A1" w:rsidRDefault="00E60591" w:rsidP="00E60591">
            <w:pPr>
              <w:pStyle w:val="EngHangEnd"/>
            </w:pPr>
            <w:r>
              <w:t>Into your womb.</w:t>
            </w:r>
          </w:p>
        </w:tc>
        <w:tc>
          <w:tcPr>
            <w:tcW w:w="288" w:type="dxa"/>
          </w:tcPr>
          <w:p w14:paraId="73A54676" w14:textId="77777777" w:rsidR="00E60591" w:rsidRDefault="00E60591" w:rsidP="00E60591"/>
        </w:tc>
        <w:tc>
          <w:tcPr>
            <w:tcW w:w="288" w:type="dxa"/>
          </w:tcPr>
          <w:p w14:paraId="268D198D" w14:textId="77777777" w:rsidR="00E60591" w:rsidRDefault="00E60591" w:rsidP="00E60591">
            <w:pPr>
              <w:pStyle w:val="CopticCross"/>
            </w:pPr>
            <w:r>
              <w:t>¿</w:t>
            </w:r>
          </w:p>
        </w:tc>
        <w:tc>
          <w:tcPr>
            <w:tcW w:w="3960" w:type="dxa"/>
          </w:tcPr>
          <w:p w14:paraId="0E19F34B" w14:textId="77777777" w:rsidR="00E60591" w:rsidRDefault="00E60591" w:rsidP="00E60591">
            <w:pPr>
              <w:pStyle w:val="CopticVersemulti-line"/>
            </w:pPr>
            <w:r>
              <w:t>Ⲁⲡ̀ϯⲙⲁϯ ⲅⲁⲣ ⲙ̀Ⲫⲓⲱⲧ:</w:t>
            </w:r>
          </w:p>
          <w:p w14:paraId="14973926" w14:textId="77777777" w:rsidR="00E60591" w:rsidRDefault="00E60591" w:rsidP="00E60591">
            <w:pPr>
              <w:pStyle w:val="CopticVersemulti-line"/>
            </w:pPr>
            <w:r>
              <w:t>ϣⲱⲡⲓ ϧⲉⲛ ⲡⲉϫⲓⲛⲉⲣⲃⲟⲕⲓ:</w:t>
            </w:r>
          </w:p>
          <w:p w14:paraId="0878236D" w14:textId="77777777" w:rsidR="00E60591" w:rsidRDefault="00E60591" w:rsidP="00E60591">
            <w:pPr>
              <w:pStyle w:val="CopticVersemulti-line"/>
            </w:pPr>
            <w:r>
              <w:t>ⲁⲧ̀ⲡⲁⲣⲟⲩⲥⲓⲁ̀ ⲙⲠⲓϣⲏⲣⲓ:</w:t>
            </w:r>
          </w:p>
          <w:p w14:paraId="03F3BE0E" w14:textId="77777777" w:rsidR="00E60591" w:rsidRPr="00A742AC" w:rsidRDefault="00E60591" w:rsidP="00E60591">
            <w:pPr>
              <w:pStyle w:val="CopticVerse"/>
            </w:pPr>
            <w:r>
              <w:t>ϣⲱⲡⲓ ⲛ̀ϩ̀ⲣⲏⲓ ϧⲉⲛ ⲧⲉⲙⲏⲧⲡⲁ.</w:t>
            </w:r>
          </w:p>
        </w:tc>
      </w:tr>
      <w:tr w:rsidR="00E60591" w14:paraId="72A68321" w14:textId="77777777" w:rsidTr="00E60591">
        <w:trPr>
          <w:cantSplit/>
          <w:jc w:val="center"/>
        </w:trPr>
        <w:tc>
          <w:tcPr>
            <w:tcW w:w="288" w:type="dxa"/>
          </w:tcPr>
          <w:p w14:paraId="70C437BE" w14:textId="77777777" w:rsidR="00E60591" w:rsidRDefault="00E60591" w:rsidP="00E60591">
            <w:pPr>
              <w:pStyle w:val="CopticCross"/>
            </w:pPr>
          </w:p>
        </w:tc>
        <w:tc>
          <w:tcPr>
            <w:tcW w:w="3960" w:type="dxa"/>
          </w:tcPr>
          <w:p w14:paraId="329B5E7F" w14:textId="77777777" w:rsidR="00E60591" w:rsidRDefault="00E60591" w:rsidP="00E60591">
            <w:pPr>
              <w:pStyle w:val="EngHang"/>
            </w:pPr>
            <w:r>
              <w:t>The Holy Spirit</w:t>
            </w:r>
          </w:p>
          <w:p w14:paraId="0D850C53" w14:textId="77777777" w:rsidR="00E60591" w:rsidRDefault="00E60591" w:rsidP="00E60591">
            <w:pPr>
              <w:pStyle w:val="EngHang"/>
            </w:pPr>
            <w:r>
              <w:t>Filled you completely,</w:t>
            </w:r>
          </w:p>
          <w:p w14:paraId="44368BFE" w14:textId="77777777" w:rsidR="00E60591" w:rsidRDefault="00E60591" w:rsidP="00E60591">
            <w:pPr>
              <w:pStyle w:val="EngHang"/>
            </w:pPr>
            <w:r>
              <w:t>Your spirit and your body,</w:t>
            </w:r>
          </w:p>
          <w:p w14:paraId="7BA55FD1" w14:textId="77777777" w:rsidR="00E60591" w:rsidRPr="005832A1" w:rsidRDefault="00E60591" w:rsidP="00E60591">
            <w:pPr>
              <w:pStyle w:val="EngHangEnd"/>
            </w:pPr>
            <w:r>
              <w:t>O Mary, the Mother of God.</w:t>
            </w:r>
          </w:p>
        </w:tc>
        <w:tc>
          <w:tcPr>
            <w:tcW w:w="288" w:type="dxa"/>
          </w:tcPr>
          <w:p w14:paraId="1259DF3F" w14:textId="77777777" w:rsidR="00E60591" w:rsidRDefault="00E60591" w:rsidP="00E60591"/>
        </w:tc>
        <w:tc>
          <w:tcPr>
            <w:tcW w:w="288" w:type="dxa"/>
          </w:tcPr>
          <w:p w14:paraId="1CD6335A" w14:textId="77777777" w:rsidR="00E60591" w:rsidRDefault="00E60591" w:rsidP="00E60591">
            <w:pPr>
              <w:pStyle w:val="CopticCross"/>
            </w:pPr>
          </w:p>
        </w:tc>
        <w:tc>
          <w:tcPr>
            <w:tcW w:w="3960" w:type="dxa"/>
          </w:tcPr>
          <w:p w14:paraId="607CD7C3" w14:textId="77777777" w:rsidR="00E60591" w:rsidRDefault="00E60591" w:rsidP="00E60591">
            <w:pPr>
              <w:pStyle w:val="CopticVersemulti-line"/>
            </w:pPr>
            <w:r>
              <w:t>Ⲁ Ⲡⲓⲡ̀ⲛⲉⲩⲙⲁ ⲉⲑⲟⲩⲁⲃ:</w:t>
            </w:r>
          </w:p>
          <w:p w14:paraId="306E4C67" w14:textId="77777777" w:rsidR="00E60591" w:rsidRDefault="00E60591" w:rsidP="00E60591">
            <w:pPr>
              <w:pStyle w:val="CopticVersemulti-line"/>
            </w:pPr>
            <w:r>
              <w:t>ⲙⲟϩ ⲙ̀ⲙⲁⲓ ⲛⲓⲃⲉⲛ ⲛ̀ⲧⲉ:</w:t>
            </w:r>
          </w:p>
          <w:p w14:paraId="1275C8DD" w14:textId="77777777" w:rsidR="00E60591" w:rsidRDefault="00E60591" w:rsidP="00E60591">
            <w:pPr>
              <w:pStyle w:val="CopticVersemulti-line"/>
            </w:pPr>
            <w:r>
              <w:t>ⲧⲉⲯⲩⲭⲏ ⲛⲉⲙ ⲡⲉⲥⲱⲙⲁ:</w:t>
            </w:r>
          </w:p>
          <w:p w14:paraId="4BA777AA" w14:textId="77777777" w:rsidR="00E60591" w:rsidRPr="00A742AC" w:rsidRDefault="00E60591" w:rsidP="00E60591">
            <w:pPr>
              <w:pStyle w:val="CopticVersemulti-line"/>
            </w:pPr>
            <w:r>
              <w:t>ⲱ̀ Ⲙⲁⲣⲓⲁ ⲑ̀ⲙⲁⲩ ⲙ̀Ⲫ̀ⲛⲟⲩϯ.</w:t>
            </w:r>
          </w:p>
        </w:tc>
      </w:tr>
      <w:tr w:rsidR="00E60591" w14:paraId="7CB53D5A" w14:textId="77777777" w:rsidTr="00E60591">
        <w:trPr>
          <w:cantSplit/>
          <w:jc w:val="center"/>
        </w:trPr>
        <w:tc>
          <w:tcPr>
            <w:tcW w:w="288" w:type="dxa"/>
          </w:tcPr>
          <w:p w14:paraId="7901890A" w14:textId="77777777" w:rsidR="00E60591" w:rsidRDefault="00E60591" w:rsidP="00E60591">
            <w:pPr>
              <w:pStyle w:val="CopticCross"/>
            </w:pPr>
          </w:p>
        </w:tc>
        <w:tc>
          <w:tcPr>
            <w:tcW w:w="3960" w:type="dxa"/>
          </w:tcPr>
          <w:p w14:paraId="4AF32ECE" w14:textId="77777777" w:rsidR="00E60591" w:rsidRDefault="00E60591" w:rsidP="00E60591">
            <w:pPr>
              <w:pStyle w:val="EngHang"/>
            </w:pPr>
            <w:r>
              <w:t>Therefore we also celebrate</w:t>
            </w:r>
          </w:p>
          <w:p w14:paraId="6E577D82" w14:textId="77777777" w:rsidR="00E60591" w:rsidRDefault="00E60591" w:rsidP="00E60591">
            <w:pPr>
              <w:pStyle w:val="EngHang"/>
            </w:pPr>
            <w:r>
              <w:t>A spiritual and</w:t>
            </w:r>
          </w:p>
          <w:p w14:paraId="2D76DAEA" w14:textId="77777777" w:rsidR="00E60591" w:rsidRDefault="00E60591" w:rsidP="00E60591">
            <w:pPr>
              <w:pStyle w:val="EngHang"/>
            </w:pPr>
            <w:r>
              <w:t>A prophetic feast,</w:t>
            </w:r>
          </w:p>
          <w:p w14:paraId="43B9120F" w14:textId="77777777" w:rsidR="00E60591" w:rsidRPr="005832A1" w:rsidRDefault="00E60591" w:rsidP="00E60591">
            <w:pPr>
              <w:pStyle w:val="EngHangEnd"/>
            </w:pPr>
            <w:r>
              <w:t>Crying with King David,</w:t>
            </w:r>
          </w:p>
        </w:tc>
        <w:tc>
          <w:tcPr>
            <w:tcW w:w="288" w:type="dxa"/>
          </w:tcPr>
          <w:p w14:paraId="2DF69521" w14:textId="77777777" w:rsidR="00E60591" w:rsidRDefault="00E60591" w:rsidP="00E60591"/>
        </w:tc>
        <w:tc>
          <w:tcPr>
            <w:tcW w:w="288" w:type="dxa"/>
          </w:tcPr>
          <w:p w14:paraId="67C3D7FF" w14:textId="77777777" w:rsidR="00E60591" w:rsidRDefault="00E60591" w:rsidP="00E60591">
            <w:pPr>
              <w:pStyle w:val="CopticCross"/>
            </w:pPr>
          </w:p>
        </w:tc>
        <w:tc>
          <w:tcPr>
            <w:tcW w:w="3960" w:type="dxa"/>
          </w:tcPr>
          <w:p w14:paraId="5F4236A3" w14:textId="77777777" w:rsidR="00E60591" w:rsidRDefault="00E60591" w:rsidP="00E60591">
            <w:pPr>
              <w:pStyle w:val="CopticVersemulti-line"/>
            </w:pPr>
            <w:r>
              <w:t>Ⲉⲑⲃⲉ ⲫⲁⲓ ⲧⲉⲛⲉⲣϣⲁⲓ ϩⲱⲛ:</w:t>
            </w:r>
          </w:p>
          <w:p w14:paraId="0A3705BA" w14:textId="77777777" w:rsidR="00E60591" w:rsidRDefault="00E60591" w:rsidP="00E60591">
            <w:pPr>
              <w:pStyle w:val="CopticVersemulti-line"/>
            </w:pPr>
            <w:r>
              <w:t>ϧⲉⲛ ⲟⲩϣⲁⲓ ⲙ̀Ⲡ̀ⲛⲉⲩⲙⲁⲧⲓⲕⲟⲛ:</w:t>
            </w:r>
          </w:p>
          <w:p w14:paraId="7BE3635E" w14:textId="77777777" w:rsidR="00E60591" w:rsidRDefault="00E60591" w:rsidP="00E60591">
            <w:pPr>
              <w:pStyle w:val="CopticVersemulti-line"/>
            </w:pPr>
            <w:r>
              <w:t>ⲟⲩⲟϩ ⲙ̀ⲡ̀ⲣⲟⲫⲏⲧⲓⲕⲟⲛ ⲉⲩⲥⲟⲡ:</w:t>
            </w:r>
          </w:p>
          <w:p w14:paraId="5D681332" w14:textId="77777777" w:rsidR="00E60591" w:rsidRPr="00A742AC" w:rsidRDefault="00E60591" w:rsidP="00E60591">
            <w:pPr>
              <w:pStyle w:val="CopticVerse"/>
            </w:pPr>
            <w:r>
              <w:t>ⲉ̀ⲛⲱϣ ⲉ̀ⲃⲟⲗ ⲛⲉⲙ ⲡ̀ⲟⲩⲣⲟ Ⲇⲁⲩⲓⲇ.</w:t>
            </w:r>
          </w:p>
        </w:tc>
      </w:tr>
      <w:tr w:rsidR="00E60591" w14:paraId="3BAFC2A5" w14:textId="77777777" w:rsidTr="00E60591">
        <w:trPr>
          <w:cantSplit/>
          <w:jc w:val="center"/>
        </w:trPr>
        <w:tc>
          <w:tcPr>
            <w:tcW w:w="288" w:type="dxa"/>
          </w:tcPr>
          <w:p w14:paraId="4FFF9DE1" w14:textId="77777777" w:rsidR="00E60591" w:rsidRDefault="00E60591" w:rsidP="00E60591">
            <w:pPr>
              <w:pStyle w:val="CopticCross"/>
            </w:pPr>
            <w:r>
              <w:t>¿</w:t>
            </w:r>
          </w:p>
        </w:tc>
        <w:tc>
          <w:tcPr>
            <w:tcW w:w="3960" w:type="dxa"/>
          </w:tcPr>
          <w:p w14:paraId="1C58A811" w14:textId="77777777" w:rsidR="00E60591" w:rsidRDefault="00E60591" w:rsidP="00E60591">
            <w:pPr>
              <w:pStyle w:val="EngHang"/>
            </w:pPr>
            <w:r>
              <w:t>“Arise, O Lord,</w:t>
            </w:r>
          </w:p>
          <w:p w14:paraId="10345A29" w14:textId="77777777" w:rsidR="00E60591" w:rsidRDefault="00E60591" w:rsidP="00E60591">
            <w:pPr>
              <w:pStyle w:val="EngHang"/>
            </w:pPr>
            <w:r>
              <w:t>into your place of rest,</w:t>
            </w:r>
          </w:p>
          <w:p w14:paraId="4373A365" w14:textId="77777777" w:rsidR="00E60591" w:rsidRDefault="00E60591" w:rsidP="00E60591">
            <w:pPr>
              <w:pStyle w:val="EngHang"/>
            </w:pPr>
            <w:r>
              <w:t>With the Ark of Your strength,”</w:t>
            </w:r>
          </w:p>
          <w:p w14:paraId="465044FD" w14:textId="77777777" w:rsidR="00E60591" w:rsidRPr="005832A1" w:rsidRDefault="00E60591" w:rsidP="00E60591">
            <w:pPr>
              <w:pStyle w:val="EngHangEnd"/>
            </w:pPr>
            <w:r>
              <w:t>Which is you, O Mary.</w:t>
            </w:r>
          </w:p>
        </w:tc>
        <w:tc>
          <w:tcPr>
            <w:tcW w:w="288" w:type="dxa"/>
          </w:tcPr>
          <w:p w14:paraId="10737BF3" w14:textId="77777777" w:rsidR="00E60591" w:rsidRDefault="00E60591" w:rsidP="00E60591"/>
        </w:tc>
        <w:tc>
          <w:tcPr>
            <w:tcW w:w="288" w:type="dxa"/>
          </w:tcPr>
          <w:p w14:paraId="3966CB2E" w14:textId="77777777" w:rsidR="00E60591" w:rsidRDefault="00E60591" w:rsidP="00E60591">
            <w:pPr>
              <w:pStyle w:val="CopticCross"/>
            </w:pPr>
            <w:r>
              <w:t>¿</w:t>
            </w:r>
          </w:p>
        </w:tc>
        <w:tc>
          <w:tcPr>
            <w:tcW w:w="3960" w:type="dxa"/>
          </w:tcPr>
          <w:p w14:paraId="378D7C80" w14:textId="77777777" w:rsidR="00E60591" w:rsidRDefault="00E60591" w:rsidP="00E60591">
            <w:pPr>
              <w:pStyle w:val="CopticVersemulti-line"/>
            </w:pPr>
            <w:r>
              <w:t>Ϫⲉ ⲧⲱⲛⲕ Ⲡϭⲟⲓⲥ ⲉ̀ⲡⲉⲕⲙ̀ⲧⲟⲛ:</w:t>
            </w:r>
          </w:p>
          <w:p w14:paraId="49EE1DB4" w14:textId="77777777" w:rsidR="00E60591" w:rsidRDefault="00E60591" w:rsidP="00E60591">
            <w:pPr>
              <w:pStyle w:val="CopticVersemulti-line"/>
            </w:pPr>
            <w:r>
              <w:t>ⲛ̀ⲑⲟⲕ ⲛⲉⲙ ϯⲕⲓⲃⲱⲧⲟⲥ:</w:t>
            </w:r>
          </w:p>
          <w:p w14:paraId="4EF66F1C" w14:textId="77777777" w:rsidR="00E60591" w:rsidRDefault="00E60591" w:rsidP="00E60591">
            <w:pPr>
              <w:pStyle w:val="CopticVersemulti-line"/>
            </w:pPr>
            <w:r>
              <w:t>ⲛ̀ⲧⲉ ⲡⲓⲙⲁ ⲉⲑⲟⲩⲁⲃ ⲛ̀ⲧⲁⲕ:</w:t>
            </w:r>
          </w:p>
          <w:p w14:paraId="5F117484" w14:textId="77777777" w:rsidR="00E60591" w:rsidRPr="00A742AC" w:rsidRDefault="00E60591" w:rsidP="00E60591">
            <w:pPr>
              <w:pStyle w:val="CopticVerse"/>
            </w:pPr>
            <w:r>
              <w:t>ⲉ̀ⲧⲉ ⲛ̀ⲑⲟ ⲧⲉ ⲱ̀ Ⲙⲁⲣⲓⲁ.</w:t>
            </w:r>
          </w:p>
        </w:tc>
      </w:tr>
      <w:tr w:rsidR="00E60591" w14:paraId="052823F6" w14:textId="77777777" w:rsidTr="00E60591">
        <w:trPr>
          <w:cantSplit/>
          <w:jc w:val="center"/>
        </w:trPr>
        <w:tc>
          <w:tcPr>
            <w:tcW w:w="288" w:type="dxa"/>
          </w:tcPr>
          <w:p w14:paraId="60CB13D9" w14:textId="77777777" w:rsidR="00E60591" w:rsidRDefault="00E60591" w:rsidP="00E60591">
            <w:pPr>
              <w:pStyle w:val="CopticCross"/>
            </w:pPr>
            <w:r>
              <w:lastRenderedPageBreak/>
              <w:t>¿</w:t>
            </w:r>
          </w:p>
        </w:tc>
        <w:tc>
          <w:tcPr>
            <w:tcW w:w="3960" w:type="dxa"/>
          </w:tcPr>
          <w:p w14:paraId="69C558DA" w14:textId="77777777" w:rsidR="00E60591" w:rsidRDefault="00E60591" w:rsidP="00E60591">
            <w:pPr>
              <w:pStyle w:val="EngHang"/>
            </w:pPr>
            <w:r>
              <w:t>We ask you, remember us,</w:t>
            </w:r>
          </w:p>
          <w:p w14:paraId="52EE880C" w14:textId="77777777" w:rsidR="00E60591" w:rsidRDefault="00E60591" w:rsidP="00E60591">
            <w:pPr>
              <w:pStyle w:val="EngHang"/>
            </w:pPr>
            <w:r>
              <w:t>O our faithful advocate,</w:t>
            </w:r>
          </w:p>
          <w:p w14:paraId="23E620EF" w14:textId="77777777" w:rsidR="00E60591" w:rsidRDefault="00E60591" w:rsidP="00E60591">
            <w:pPr>
              <w:pStyle w:val="EngHang"/>
            </w:pPr>
            <w:r>
              <w:t>Before our Lord Jesus Christ,</w:t>
            </w:r>
          </w:p>
          <w:p w14:paraId="4E8A2BDE" w14:textId="77777777" w:rsidR="00E60591" w:rsidRPr="005832A1" w:rsidRDefault="00E60591" w:rsidP="00E60591">
            <w:pPr>
              <w:pStyle w:val="EngHangEnd"/>
            </w:pPr>
            <w:r>
              <w:t>That He may forgive us our sins.</w:t>
            </w:r>
          </w:p>
        </w:tc>
        <w:tc>
          <w:tcPr>
            <w:tcW w:w="288" w:type="dxa"/>
          </w:tcPr>
          <w:p w14:paraId="25C1C296" w14:textId="77777777" w:rsidR="00E60591" w:rsidRDefault="00E60591" w:rsidP="00E60591"/>
        </w:tc>
        <w:tc>
          <w:tcPr>
            <w:tcW w:w="288" w:type="dxa"/>
          </w:tcPr>
          <w:p w14:paraId="1552AD4A" w14:textId="77777777" w:rsidR="00E60591" w:rsidRDefault="00E60591" w:rsidP="00E60591">
            <w:pPr>
              <w:pStyle w:val="CopticCross"/>
            </w:pPr>
            <w:r>
              <w:t>¿</w:t>
            </w:r>
          </w:p>
        </w:tc>
        <w:tc>
          <w:tcPr>
            <w:tcW w:w="3960" w:type="dxa"/>
          </w:tcPr>
          <w:p w14:paraId="1FCEBD96" w14:textId="77777777" w:rsidR="00E60591" w:rsidRDefault="00E60591" w:rsidP="00E60591">
            <w:pPr>
              <w:pStyle w:val="CopticVersemulti-line"/>
            </w:pPr>
            <w:r>
              <w:t>Ⲧⲉⲛϯϩⲟ ⲁ̀ⲡⲓⲡⲉⲛⲙⲉⲩⲓ:</w:t>
            </w:r>
          </w:p>
          <w:p w14:paraId="594BE4D4" w14:textId="77777777" w:rsidR="00E60591" w:rsidRDefault="00E60591" w:rsidP="00E60591">
            <w:pPr>
              <w:pStyle w:val="CopticVersemulti-line"/>
            </w:pPr>
            <w:r>
              <w:t>ⲱ̀ ϯⲡ̀ⲣⲟⲥⲧⲁⲧⲏⲥ ⲉ̀ⲧⲉⲛϩⲟⲧ:</w:t>
            </w:r>
          </w:p>
          <w:p w14:paraId="4F9681D7" w14:textId="77777777" w:rsidR="00E60591" w:rsidRDefault="00E60591" w:rsidP="00E60591">
            <w:pPr>
              <w:pStyle w:val="CopticVersemulti-line"/>
            </w:pPr>
            <w:r>
              <w:t>ⲛⲁϩⲣⲉⲛ Ⲡⲉⲛϭⲟⲓⲥ Ⲓⲏⲥⲟⲩⲥ Ⲡⲓⲭ̀ⲣⲓⲥⲧⲟⲥ:</w:t>
            </w:r>
          </w:p>
          <w:p w14:paraId="5BFFF35D" w14:textId="77777777" w:rsidR="00E60591" w:rsidRPr="00A742AC" w:rsidRDefault="00E60591" w:rsidP="00E60591">
            <w:pPr>
              <w:pStyle w:val="CopticVerse"/>
            </w:pPr>
            <w:r>
              <w:t>ⲛ̀ⲧⲉϥⲭⲁ ⲛⲉⲛⲟⲃⲓ ⲛⲁⲛ ⲉ̀ⲃⲟⲗ.</w:t>
            </w:r>
          </w:p>
        </w:tc>
      </w:tr>
    </w:tbl>
    <w:p w14:paraId="6FF83A6E" w14:textId="77777777" w:rsidR="00E60591" w:rsidRPr="001E3D2D" w:rsidRDefault="00E60591" w:rsidP="00E60591">
      <w:pPr>
        <w:pStyle w:val="Rubric"/>
      </w:pPr>
    </w:p>
    <w:p w14:paraId="20E6724B" w14:textId="77777777" w:rsidR="00E60591" w:rsidRDefault="00E60591" w:rsidP="00E60591">
      <w:pPr>
        <w:pStyle w:val="Heading3"/>
      </w:pPr>
      <w:bookmarkStart w:id="1152" w:name="_Ref452620704"/>
      <w:bookmarkStart w:id="1153" w:name="_Toc479145669"/>
      <w:r>
        <w:t>The Second Batos Lobsh</w:t>
      </w:r>
      <w:bookmarkEnd w:id="1152"/>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4C13F14C" w14:textId="77777777" w:rsidTr="00E60591">
        <w:trPr>
          <w:cantSplit/>
          <w:jc w:val="center"/>
        </w:trPr>
        <w:tc>
          <w:tcPr>
            <w:tcW w:w="288" w:type="dxa"/>
          </w:tcPr>
          <w:p w14:paraId="43BB631D" w14:textId="77777777" w:rsidR="00E60591" w:rsidRDefault="00E60591" w:rsidP="00E60591">
            <w:pPr>
              <w:pStyle w:val="CopticCross"/>
            </w:pPr>
          </w:p>
        </w:tc>
        <w:tc>
          <w:tcPr>
            <w:tcW w:w="3960" w:type="dxa"/>
          </w:tcPr>
          <w:p w14:paraId="06D62E66" w14:textId="77777777" w:rsidR="00E60591" w:rsidRDefault="00E60591" w:rsidP="00E60591">
            <w:pPr>
              <w:pStyle w:val="EngHang"/>
            </w:pPr>
            <w:r>
              <w:t>Hail to you, O full of grace,</w:t>
            </w:r>
          </w:p>
          <w:p w14:paraId="61BEB0E1" w14:textId="77777777" w:rsidR="00E60591" w:rsidRDefault="00E60591" w:rsidP="00E60591">
            <w:pPr>
              <w:pStyle w:val="EngHang"/>
            </w:pPr>
            <w:r>
              <w:t>The undefiled Virgin,</w:t>
            </w:r>
          </w:p>
          <w:p w14:paraId="6B949FEC" w14:textId="77777777" w:rsidR="00E60591" w:rsidRDefault="00E60591" w:rsidP="00E60591">
            <w:pPr>
              <w:pStyle w:val="EngHang"/>
            </w:pPr>
            <w:r>
              <w:t>The Tabernacle not made by hands,</w:t>
            </w:r>
          </w:p>
          <w:p w14:paraId="3FC80810" w14:textId="77777777" w:rsidR="00E60591" w:rsidRPr="001A0083" w:rsidRDefault="00E60591" w:rsidP="00E60591">
            <w:pPr>
              <w:pStyle w:val="EngHangEnd"/>
            </w:pPr>
            <w:r>
              <w:t>The treasure of the righteous.</w:t>
            </w:r>
          </w:p>
        </w:tc>
        <w:tc>
          <w:tcPr>
            <w:tcW w:w="288" w:type="dxa"/>
          </w:tcPr>
          <w:p w14:paraId="77EA13DE" w14:textId="77777777" w:rsidR="00E60591" w:rsidRDefault="00E60591" w:rsidP="00E60591"/>
        </w:tc>
        <w:tc>
          <w:tcPr>
            <w:tcW w:w="288" w:type="dxa"/>
          </w:tcPr>
          <w:p w14:paraId="6A09257B" w14:textId="77777777" w:rsidR="00E60591" w:rsidRDefault="00E60591" w:rsidP="00E60591">
            <w:pPr>
              <w:pStyle w:val="CopticCross"/>
            </w:pPr>
          </w:p>
        </w:tc>
        <w:tc>
          <w:tcPr>
            <w:tcW w:w="3960" w:type="dxa"/>
          </w:tcPr>
          <w:p w14:paraId="7BEFC702" w14:textId="77777777" w:rsidR="00E60591" w:rsidRDefault="00E60591" w:rsidP="00E60591">
            <w:pPr>
              <w:pStyle w:val="CopticVersemulti-line"/>
            </w:pPr>
            <w:r>
              <w:t>Ⲭⲉⲣⲉ ⲑⲏⲉⲑⲙⲉϩ ⲛ̀ϩ̀ⲙⲟⲧ:</w:t>
            </w:r>
          </w:p>
          <w:p w14:paraId="38B28413" w14:textId="77777777" w:rsidR="00E60591" w:rsidRDefault="00E60591" w:rsidP="00E60591">
            <w:pPr>
              <w:pStyle w:val="CopticVersemulti-line"/>
            </w:pPr>
            <w:r>
              <w:t>ϯⲠⲁⲣⲑⲉⲛⲟⲥ ⲛ̀ⲁⲧⲑⲱⲗⲉⲃ:</w:t>
            </w:r>
          </w:p>
          <w:p w14:paraId="3381998E" w14:textId="77777777" w:rsidR="00E60591" w:rsidRDefault="00E60591" w:rsidP="00E60591">
            <w:pPr>
              <w:pStyle w:val="CopticVersemulti-line"/>
            </w:pPr>
            <w:r>
              <w:t>ϯⲥ̀ⲕⲏⲛⲏ ⲛ̀ⲁ̀ⲑⲙⲟⲩⲛⲕ ⲛ̀ϫⲓϫ:</w:t>
            </w:r>
          </w:p>
          <w:p w14:paraId="0DECAF76" w14:textId="77777777" w:rsidR="00E60591" w:rsidRPr="00A742AC" w:rsidRDefault="00E60591" w:rsidP="00E60591">
            <w:pPr>
              <w:pStyle w:val="CopticVerse"/>
            </w:pPr>
            <w:r>
              <w:t>ⲡⲓⲁ̀ϩⲟ ⲛ̀ⲧⲉ ϯⲙⲉⲑⲙⲏⲓ.</w:t>
            </w:r>
          </w:p>
        </w:tc>
      </w:tr>
      <w:tr w:rsidR="00E60591" w14:paraId="6042B300" w14:textId="77777777" w:rsidTr="00E60591">
        <w:trPr>
          <w:cantSplit/>
          <w:jc w:val="center"/>
        </w:trPr>
        <w:tc>
          <w:tcPr>
            <w:tcW w:w="288" w:type="dxa"/>
          </w:tcPr>
          <w:p w14:paraId="341CC9A0" w14:textId="77777777" w:rsidR="00E60591" w:rsidRDefault="00E60591" w:rsidP="00E60591">
            <w:pPr>
              <w:pStyle w:val="CopticCross"/>
            </w:pPr>
          </w:p>
        </w:tc>
        <w:tc>
          <w:tcPr>
            <w:tcW w:w="3960" w:type="dxa"/>
          </w:tcPr>
          <w:p w14:paraId="4F6FD0DF" w14:textId="77777777" w:rsidR="00E60591" w:rsidRDefault="00E60591" w:rsidP="00E60591">
            <w:pPr>
              <w:pStyle w:val="EngHang"/>
            </w:pPr>
            <w:r>
              <w:t>Hail to you, O fair dove,</w:t>
            </w:r>
          </w:p>
          <w:p w14:paraId="0FACDB5F" w14:textId="77777777" w:rsidR="00E60591" w:rsidRDefault="00E60591" w:rsidP="00E60591">
            <w:pPr>
              <w:pStyle w:val="EngHang"/>
            </w:pPr>
            <w:r>
              <w:t>Who declared to us</w:t>
            </w:r>
          </w:p>
          <w:p w14:paraId="7568959D" w14:textId="77777777" w:rsidR="00E60591" w:rsidRDefault="00E60591" w:rsidP="00E60591">
            <w:pPr>
              <w:pStyle w:val="EngHang"/>
            </w:pPr>
            <w:r>
              <w:t>The peace of God</w:t>
            </w:r>
          </w:p>
          <w:p w14:paraId="48409A87" w14:textId="77777777" w:rsidR="00E60591" w:rsidRPr="001A0083" w:rsidRDefault="00E60591" w:rsidP="00E60591">
            <w:pPr>
              <w:pStyle w:val="EngHangEnd"/>
            </w:pPr>
            <w:r>
              <w:t>Towards mankind.</w:t>
            </w:r>
          </w:p>
        </w:tc>
        <w:tc>
          <w:tcPr>
            <w:tcW w:w="288" w:type="dxa"/>
          </w:tcPr>
          <w:p w14:paraId="7174F57F" w14:textId="77777777" w:rsidR="00E60591" w:rsidRDefault="00E60591" w:rsidP="00E60591"/>
        </w:tc>
        <w:tc>
          <w:tcPr>
            <w:tcW w:w="288" w:type="dxa"/>
          </w:tcPr>
          <w:p w14:paraId="2EFAFBC7" w14:textId="77777777" w:rsidR="00E60591" w:rsidRDefault="00E60591" w:rsidP="00E60591">
            <w:pPr>
              <w:pStyle w:val="CopticCross"/>
            </w:pPr>
          </w:p>
        </w:tc>
        <w:tc>
          <w:tcPr>
            <w:tcW w:w="3960" w:type="dxa"/>
          </w:tcPr>
          <w:p w14:paraId="6D99D7D5" w14:textId="77777777" w:rsidR="00E60591" w:rsidRDefault="00E60591" w:rsidP="00E60591">
            <w:pPr>
              <w:pStyle w:val="CopticVersemulti-line"/>
            </w:pPr>
            <w:r>
              <w:t>Ⲭⲉⲣⲉ ϯϭⲣⲟⲙⲡⲓ ⲉⲑⲛⲉⲥⲱⲥ:</w:t>
            </w:r>
          </w:p>
          <w:p w14:paraId="41F9FEB7" w14:textId="77777777" w:rsidR="00E60591" w:rsidRDefault="00E60591" w:rsidP="00E60591">
            <w:pPr>
              <w:pStyle w:val="CopticVersemulti-line"/>
            </w:pPr>
            <w:r>
              <w:t>ⲑⲏⲉ̀ⲧⲁⲥϩⲓϣⲉⲛⲛⲟⲩϥⲓ ⲛⲁⲛ:</w:t>
            </w:r>
          </w:p>
          <w:p w14:paraId="2EAD8188" w14:textId="77777777" w:rsidR="00E60591" w:rsidRDefault="00E60591" w:rsidP="00E60591">
            <w:pPr>
              <w:pStyle w:val="CopticVersemulti-line"/>
            </w:pPr>
            <w:r>
              <w:t>ⲛ̀ϯϩⲓⲣⲏⲛⲏ ⲛ̀ⲧⲉ Ⲫ̀ⲛⲟⲩϯ:</w:t>
            </w:r>
          </w:p>
          <w:p w14:paraId="514F0A15" w14:textId="77777777" w:rsidR="00E60591" w:rsidRPr="00A742AC" w:rsidRDefault="00E60591" w:rsidP="00E60591">
            <w:pPr>
              <w:pStyle w:val="CopticVerse"/>
            </w:pPr>
            <w:r>
              <w:t>ⲑⲏⲉ̀ⲧⲁⲥϣⲱⲡⲓ ϣⲁ ⲛⲓⲣⲱⲙⲓ.</w:t>
            </w:r>
          </w:p>
        </w:tc>
      </w:tr>
      <w:tr w:rsidR="00E60591" w14:paraId="5E4FFC0F" w14:textId="77777777" w:rsidTr="00E60591">
        <w:trPr>
          <w:cantSplit/>
          <w:jc w:val="center"/>
        </w:trPr>
        <w:tc>
          <w:tcPr>
            <w:tcW w:w="288" w:type="dxa"/>
          </w:tcPr>
          <w:p w14:paraId="79D9EC00" w14:textId="77777777" w:rsidR="00E60591" w:rsidRDefault="00E60591" w:rsidP="00E60591">
            <w:pPr>
              <w:pStyle w:val="CopticCross"/>
            </w:pPr>
            <w:r>
              <w:t>¿</w:t>
            </w:r>
          </w:p>
        </w:tc>
        <w:tc>
          <w:tcPr>
            <w:tcW w:w="3960" w:type="dxa"/>
          </w:tcPr>
          <w:p w14:paraId="383FB682" w14:textId="77777777" w:rsidR="00E60591" w:rsidRDefault="00E60591" w:rsidP="00E60591">
            <w:pPr>
              <w:pStyle w:val="EngHang"/>
            </w:pPr>
            <w:r>
              <w:t>Hail to the Mother of He who was</w:t>
            </w:r>
          </w:p>
          <w:p w14:paraId="7F497276" w14:textId="77777777" w:rsidR="00E60591" w:rsidRDefault="00E60591" w:rsidP="00E60591">
            <w:pPr>
              <w:pStyle w:val="EngHang"/>
            </w:pPr>
            <w:r>
              <w:t>Incarnat of His own free will,</w:t>
            </w:r>
          </w:p>
          <w:p w14:paraId="3FB925E2" w14:textId="77777777" w:rsidR="00E60591" w:rsidRDefault="00E60591" w:rsidP="00E60591">
            <w:pPr>
              <w:pStyle w:val="EngHang"/>
            </w:pPr>
            <w:r>
              <w:t>And the good will of His Father,</w:t>
            </w:r>
          </w:p>
          <w:p w14:paraId="3CEF233F" w14:textId="77777777" w:rsidR="00E60591" w:rsidRPr="00195761" w:rsidRDefault="00E60591" w:rsidP="00E60591">
            <w:pPr>
              <w:pStyle w:val="EngHangEnd"/>
              <w:rPr>
                <w:szCs w:val="22"/>
              </w:rPr>
            </w:pPr>
            <w:r>
              <w:rPr>
                <w:szCs w:val="22"/>
              </w:rPr>
              <w:t>And the Holy Spirit.</w:t>
            </w:r>
          </w:p>
        </w:tc>
        <w:tc>
          <w:tcPr>
            <w:tcW w:w="288" w:type="dxa"/>
          </w:tcPr>
          <w:p w14:paraId="3D28010D" w14:textId="77777777" w:rsidR="00E60591" w:rsidRDefault="00E60591" w:rsidP="00E60591"/>
        </w:tc>
        <w:tc>
          <w:tcPr>
            <w:tcW w:w="288" w:type="dxa"/>
          </w:tcPr>
          <w:p w14:paraId="42BD2F68" w14:textId="77777777" w:rsidR="00E60591" w:rsidRDefault="00E60591" w:rsidP="00E60591">
            <w:pPr>
              <w:pStyle w:val="CopticCross"/>
            </w:pPr>
            <w:r>
              <w:t>¿</w:t>
            </w:r>
          </w:p>
        </w:tc>
        <w:tc>
          <w:tcPr>
            <w:tcW w:w="3960" w:type="dxa"/>
          </w:tcPr>
          <w:p w14:paraId="6ED080E5" w14:textId="77777777" w:rsidR="00E60591" w:rsidRDefault="00E60591" w:rsidP="00E60591">
            <w:pPr>
              <w:pStyle w:val="CopticVersemulti-line"/>
            </w:pPr>
            <w:r>
              <w:t>Ⲭⲉⲣⲉ ⲑ̀ⲙⲁⲩ ⲙ̀ⲫⲏⲉⲧⲁϥⲉⲣⲣⲱⲙⲓ:</w:t>
            </w:r>
          </w:p>
          <w:p w14:paraId="4FEDC268" w14:textId="77777777" w:rsidR="00E60591" w:rsidRDefault="00E60591" w:rsidP="00E60591">
            <w:pPr>
              <w:pStyle w:val="CopticVersemulti-line"/>
            </w:pPr>
            <w:r>
              <w:t>ϧⲉⲛ ⲡⲉϥⲟⲩϣⲱ ⲙ̀ⲙⲓⲛ ⲙ̀ⲙⲟϥ:</w:t>
            </w:r>
          </w:p>
          <w:p w14:paraId="6F47FB4D" w14:textId="77777777" w:rsidR="00E60591" w:rsidRDefault="00E60591" w:rsidP="00E60591">
            <w:pPr>
              <w:pStyle w:val="CopticVersemulti-line"/>
            </w:pPr>
            <w:r>
              <w:t>ⲛⲉⲙ ⲡ̀ϯⲙⲁϯ ⲛ̀Ⲡⲉϥⲓⲱⲧ:</w:t>
            </w:r>
          </w:p>
          <w:p w14:paraId="3780ABEA" w14:textId="77777777" w:rsidR="00E60591" w:rsidRPr="00A742AC" w:rsidRDefault="00E60591" w:rsidP="00E60591">
            <w:pPr>
              <w:pStyle w:val="CopticVerse"/>
            </w:pPr>
            <w:r>
              <w:t>ⲛⲉⲡ Ⲡⲓⲡ̀ⲛⲉⲩⲙⲁ ⲉⲑⲟⲩⲁⲃ.</w:t>
            </w:r>
          </w:p>
        </w:tc>
      </w:tr>
      <w:tr w:rsidR="00E60591" w14:paraId="10958F29" w14:textId="77777777" w:rsidTr="00E60591">
        <w:trPr>
          <w:cantSplit/>
          <w:jc w:val="center"/>
        </w:trPr>
        <w:tc>
          <w:tcPr>
            <w:tcW w:w="288" w:type="dxa"/>
          </w:tcPr>
          <w:p w14:paraId="3D85B34D" w14:textId="77777777" w:rsidR="00E60591" w:rsidRDefault="00E60591" w:rsidP="00E60591">
            <w:pPr>
              <w:pStyle w:val="CopticCross"/>
            </w:pPr>
            <w:r>
              <w:t>¿</w:t>
            </w:r>
          </w:p>
        </w:tc>
        <w:tc>
          <w:tcPr>
            <w:tcW w:w="3960" w:type="dxa"/>
          </w:tcPr>
          <w:p w14:paraId="4D3C615F" w14:textId="77777777" w:rsidR="00E60591" w:rsidRDefault="00E60591" w:rsidP="00E60591">
            <w:pPr>
              <w:pStyle w:val="EngHang"/>
            </w:pPr>
            <w:r>
              <w:t>Hail to you, O golden vessel,</w:t>
            </w:r>
          </w:p>
          <w:p w14:paraId="20704F88" w14:textId="77777777" w:rsidR="00E60591" w:rsidRDefault="00E60591" w:rsidP="00E60591">
            <w:pPr>
              <w:pStyle w:val="EngHang"/>
            </w:pPr>
            <w:r>
              <w:t>In which the manna was hidden,</w:t>
            </w:r>
          </w:p>
          <w:p w14:paraId="0FA7DBF7" w14:textId="77777777" w:rsidR="00E60591" w:rsidRDefault="00E60591" w:rsidP="00E60591">
            <w:pPr>
              <w:pStyle w:val="EngHang"/>
            </w:pPr>
            <w:r>
              <w:t>With the almond rod,</w:t>
            </w:r>
          </w:p>
          <w:p w14:paraId="35AE581D" w14:textId="77777777" w:rsidR="00E60591" w:rsidRDefault="00E60591" w:rsidP="00E60591">
            <w:pPr>
              <w:pStyle w:val="EngHangEnd"/>
            </w:pPr>
            <w:r>
              <w:t>With which Moses sruck the rock.</w:t>
            </w:r>
          </w:p>
        </w:tc>
        <w:tc>
          <w:tcPr>
            <w:tcW w:w="288" w:type="dxa"/>
          </w:tcPr>
          <w:p w14:paraId="7C773203" w14:textId="77777777" w:rsidR="00E60591" w:rsidRDefault="00E60591" w:rsidP="00E60591"/>
        </w:tc>
        <w:tc>
          <w:tcPr>
            <w:tcW w:w="288" w:type="dxa"/>
          </w:tcPr>
          <w:p w14:paraId="03C6A95C" w14:textId="77777777" w:rsidR="00E60591" w:rsidRDefault="00E60591" w:rsidP="00E60591">
            <w:pPr>
              <w:pStyle w:val="CopticCross"/>
            </w:pPr>
            <w:r>
              <w:t>¿</w:t>
            </w:r>
          </w:p>
        </w:tc>
        <w:tc>
          <w:tcPr>
            <w:tcW w:w="3960" w:type="dxa"/>
          </w:tcPr>
          <w:p w14:paraId="775BE318" w14:textId="77777777" w:rsidR="00E60591" w:rsidRDefault="00E60591" w:rsidP="00E60591">
            <w:pPr>
              <w:pStyle w:val="CopticVersemulti-line"/>
            </w:pPr>
            <w:r>
              <w:t>Ⲭⲉⲣⲉ ⲡⲓⲥ̀ⲧⲁⲙⲛⲟⲥ ⲛ̀ⲛⲟⲃⲓ:</w:t>
            </w:r>
          </w:p>
          <w:p w14:paraId="1B240429" w14:textId="77777777" w:rsidR="00E60591" w:rsidRDefault="00E60591" w:rsidP="00E60591">
            <w:pPr>
              <w:pStyle w:val="CopticVersemulti-line"/>
            </w:pPr>
            <w:r>
              <w:t>ⲉ̀ⲣⲉ ⲡⲓⲙⲁⲛⲛⲁ ϩⲏⲡ ⲛ̀ϧⲏⲧϥ:</w:t>
            </w:r>
          </w:p>
          <w:p w14:paraId="4FC056DC" w14:textId="77777777" w:rsidR="00E60591" w:rsidRDefault="00E60591" w:rsidP="00E60591">
            <w:pPr>
              <w:pStyle w:val="CopticVersemulti-line"/>
            </w:pPr>
            <w:r>
              <w:t>ⲛⲉⲙ ⲡⲓϣ̀ⲃⲱⲧ ⲛ̀ϣⲉ ⲙⲡⲉⲩⲕⲓⲛⲱⲛ:</w:t>
            </w:r>
          </w:p>
          <w:p w14:paraId="20D11815" w14:textId="77777777" w:rsidR="00E60591" w:rsidRPr="00A742AC" w:rsidRDefault="00E60591" w:rsidP="00E60591">
            <w:pPr>
              <w:pStyle w:val="CopticVerse"/>
            </w:pPr>
            <w:r>
              <w:t>ⲉ̀ⲧⲁ Ⲙⲱⲩ̀ⲥⲏⲥ ⲙⲉϣ ϯⲡⲉⲧⲣⲁ ⲛ̀ϧⲏⲧϥ.</w:t>
            </w:r>
          </w:p>
        </w:tc>
      </w:tr>
      <w:tr w:rsidR="00E60591" w14:paraId="5ADD108D" w14:textId="77777777" w:rsidTr="00E60591">
        <w:trPr>
          <w:cantSplit/>
          <w:jc w:val="center"/>
        </w:trPr>
        <w:tc>
          <w:tcPr>
            <w:tcW w:w="288" w:type="dxa"/>
          </w:tcPr>
          <w:p w14:paraId="54A1CDD8" w14:textId="77777777" w:rsidR="00E60591" w:rsidRDefault="00E60591" w:rsidP="00E60591">
            <w:pPr>
              <w:pStyle w:val="CopticCross"/>
            </w:pPr>
          </w:p>
        </w:tc>
        <w:tc>
          <w:tcPr>
            <w:tcW w:w="3960" w:type="dxa"/>
          </w:tcPr>
          <w:p w14:paraId="5E62A8EA" w14:textId="77777777" w:rsidR="00E60591" w:rsidRDefault="00E60591" w:rsidP="00E60591">
            <w:pPr>
              <w:pStyle w:val="EngHang"/>
            </w:pPr>
            <w:r>
              <w:t>Hail to you, O full of grace,</w:t>
            </w:r>
          </w:p>
          <w:p w14:paraId="09F703DC" w14:textId="77777777" w:rsidR="00E60591" w:rsidRDefault="00E60591" w:rsidP="00E60591">
            <w:pPr>
              <w:pStyle w:val="EngHang"/>
            </w:pPr>
            <w:r>
              <w:t>O spiritual table</w:t>
            </w:r>
          </w:p>
          <w:p w14:paraId="645BC325" w14:textId="77777777" w:rsidR="00E60591" w:rsidRDefault="00E60591" w:rsidP="00E60591">
            <w:pPr>
              <w:pStyle w:val="EngHang"/>
            </w:pPr>
            <w:r>
              <w:t>That gives life to everyone,</w:t>
            </w:r>
          </w:p>
          <w:p w14:paraId="2F5A536F" w14:textId="77777777" w:rsidR="00E60591" w:rsidRPr="001A0083" w:rsidRDefault="00E60591" w:rsidP="00E60591">
            <w:pPr>
              <w:pStyle w:val="EngHangEnd"/>
            </w:pPr>
            <w:r>
              <w:t>Who partakes from it.</w:t>
            </w:r>
          </w:p>
        </w:tc>
        <w:tc>
          <w:tcPr>
            <w:tcW w:w="288" w:type="dxa"/>
          </w:tcPr>
          <w:p w14:paraId="373F9FDE" w14:textId="77777777" w:rsidR="00E60591" w:rsidRDefault="00E60591" w:rsidP="00E60591"/>
        </w:tc>
        <w:tc>
          <w:tcPr>
            <w:tcW w:w="288" w:type="dxa"/>
          </w:tcPr>
          <w:p w14:paraId="1EE4D99F" w14:textId="77777777" w:rsidR="00E60591" w:rsidRDefault="00E60591" w:rsidP="00E60591">
            <w:pPr>
              <w:pStyle w:val="CopticCross"/>
            </w:pPr>
          </w:p>
        </w:tc>
        <w:tc>
          <w:tcPr>
            <w:tcW w:w="3960" w:type="dxa"/>
          </w:tcPr>
          <w:p w14:paraId="4C7D77A9" w14:textId="77777777" w:rsidR="00E60591" w:rsidRDefault="00E60591" w:rsidP="00E60591">
            <w:pPr>
              <w:pStyle w:val="CopticVersemulti-line"/>
            </w:pPr>
            <w:r>
              <w:t>Ⲭⲉⲣⲉ ⲕⲉⲭⲁⲣⲓⲧⲱⲙⲉⲛϩ:</w:t>
            </w:r>
          </w:p>
          <w:p w14:paraId="04647281" w14:textId="77777777" w:rsidR="00E60591" w:rsidRDefault="00E60591" w:rsidP="00E60591">
            <w:pPr>
              <w:pStyle w:val="CopticVersemulti-line"/>
            </w:pPr>
            <w:r>
              <w:t>ⲱ̀ ϯⲧ̀ⲣⲁⲡⲉⲍⲁ ⲙ̀ⲡ̀ⲛⲉⲩⲙⲁⲧⲓⲕⲏ:</w:t>
            </w:r>
          </w:p>
          <w:p w14:paraId="1C8965C1" w14:textId="77777777" w:rsidR="00E60591" w:rsidRDefault="00E60591" w:rsidP="00E60591">
            <w:pPr>
              <w:pStyle w:val="CopticVersemulti-line"/>
            </w:pPr>
            <w:r>
              <w:t>ⲉⲧϯ ⲙ̀ⲡ̀ⲱⲛϧ ⲛ̀ⲟⲩⲟⲛ ⲛⲓⲃⲉⲛ:</w:t>
            </w:r>
          </w:p>
          <w:p w14:paraId="5E115B01" w14:textId="77777777" w:rsidR="00E60591" w:rsidRPr="00A742AC" w:rsidRDefault="00E60591" w:rsidP="00E60591">
            <w:pPr>
              <w:pStyle w:val="CopticVerse"/>
            </w:pPr>
            <w:r>
              <w:t>ⲉⲑⲛⲁⲟⲩⲱⲙ ⲉ̀ⲃⲟⲗ ⲛ̀ϧⲏⲧⲥ.</w:t>
            </w:r>
          </w:p>
        </w:tc>
      </w:tr>
      <w:tr w:rsidR="00E60591" w14:paraId="237B8524" w14:textId="77777777" w:rsidTr="00E60591">
        <w:trPr>
          <w:cantSplit/>
          <w:jc w:val="center"/>
        </w:trPr>
        <w:tc>
          <w:tcPr>
            <w:tcW w:w="288" w:type="dxa"/>
          </w:tcPr>
          <w:p w14:paraId="6DD0CD3B" w14:textId="77777777" w:rsidR="00E60591" w:rsidRDefault="00E60591" w:rsidP="00E60591">
            <w:pPr>
              <w:pStyle w:val="CopticCross"/>
            </w:pPr>
          </w:p>
        </w:tc>
        <w:tc>
          <w:tcPr>
            <w:tcW w:w="3960" w:type="dxa"/>
          </w:tcPr>
          <w:p w14:paraId="7E5E52BB" w14:textId="77777777" w:rsidR="00E60591" w:rsidRDefault="00E60591" w:rsidP="00E60591">
            <w:pPr>
              <w:pStyle w:val="EngHang"/>
            </w:pPr>
            <w:r>
              <w:t>Hail to you, O incorrupt vessel</w:t>
            </w:r>
          </w:p>
          <w:p w14:paraId="0398CB58" w14:textId="77777777" w:rsidR="00E60591" w:rsidRDefault="00E60591" w:rsidP="00E60591">
            <w:pPr>
              <w:pStyle w:val="EngHang"/>
            </w:pPr>
            <w:r>
              <w:t>Of the Divinity,</w:t>
            </w:r>
          </w:p>
          <w:p w14:paraId="17BDA8BE" w14:textId="77777777" w:rsidR="00E60591" w:rsidRDefault="00E60591" w:rsidP="00E60591">
            <w:pPr>
              <w:pStyle w:val="EngHang"/>
            </w:pPr>
            <w:r>
              <w:t>Which heals everyone</w:t>
            </w:r>
          </w:p>
          <w:p w14:paraId="61FF3639" w14:textId="77777777" w:rsidR="00E60591" w:rsidRPr="007425E1" w:rsidRDefault="00E60591" w:rsidP="00E60591">
            <w:pPr>
              <w:pStyle w:val="EngHangEnd"/>
            </w:pPr>
            <w:r>
              <w:t>Who drinks of it.</w:t>
            </w:r>
          </w:p>
        </w:tc>
        <w:tc>
          <w:tcPr>
            <w:tcW w:w="288" w:type="dxa"/>
          </w:tcPr>
          <w:p w14:paraId="16D00133" w14:textId="77777777" w:rsidR="00E60591" w:rsidRDefault="00E60591" w:rsidP="00E60591"/>
        </w:tc>
        <w:tc>
          <w:tcPr>
            <w:tcW w:w="288" w:type="dxa"/>
          </w:tcPr>
          <w:p w14:paraId="44CAC8DC" w14:textId="77777777" w:rsidR="00E60591" w:rsidRDefault="00E60591" w:rsidP="00E60591">
            <w:pPr>
              <w:pStyle w:val="CopticCross"/>
            </w:pPr>
          </w:p>
        </w:tc>
        <w:tc>
          <w:tcPr>
            <w:tcW w:w="3960" w:type="dxa"/>
          </w:tcPr>
          <w:p w14:paraId="328876C4" w14:textId="77777777" w:rsidR="00E60591" w:rsidRDefault="00E60591" w:rsidP="00E60591">
            <w:pPr>
              <w:pStyle w:val="CopticVersemulti-line"/>
            </w:pPr>
            <w:r>
              <w:t>Ⲭⲉⲣⲉ ⲡⲓⲕⲩⲙⲓⲗⲗⲓⲟⲛ:</w:t>
            </w:r>
          </w:p>
          <w:p w14:paraId="384104AF" w14:textId="77777777" w:rsidR="00E60591" w:rsidRDefault="00E60591" w:rsidP="00E60591">
            <w:pPr>
              <w:pStyle w:val="CopticVersemulti-line"/>
            </w:pPr>
            <w:r>
              <w:t>ⲛ̀ⲁ̀ⲫⲑⲁⲣⲧⲟⲛ ⲛ̀ⲧⲉ ϯⲙⲉⲑⲛⲟⲩϯ:</w:t>
            </w:r>
          </w:p>
          <w:p w14:paraId="315D925B" w14:textId="77777777" w:rsidR="00E60591" w:rsidRDefault="00E60591" w:rsidP="00E60591">
            <w:pPr>
              <w:pStyle w:val="CopticVersemulti-line"/>
            </w:pPr>
            <w:r>
              <w:t>ⲉⲧⲉⲫⲁϧⲣⲓ ⲛ̀ⲟⲩⲟⲛ ⲛⲓⲃⲉⲛ:</w:t>
            </w:r>
          </w:p>
          <w:p w14:paraId="6DC46C4C" w14:textId="77777777" w:rsidR="00E60591" w:rsidRPr="00A742AC" w:rsidRDefault="00E60591" w:rsidP="00E60591">
            <w:pPr>
              <w:pStyle w:val="CopticVerse"/>
            </w:pPr>
            <w:r>
              <w:t>ⲉⲑⲛⲁⲥⲱ ⲉ̀ⲃⲟⲗ ⲛ̀ϧⲏⲧϥ.</w:t>
            </w:r>
          </w:p>
        </w:tc>
      </w:tr>
      <w:tr w:rsidR="00E60591" w14:paraId="4DD72F67" w14:textId="77777777" w:rsidTr="00E60591">
        <w:trPr>
          <w:cantSplit/>
          <w:jc w:val="center"/>
        </w:trPr>
        <w:tc>
          <w:tcPr>
            <w:tcW w:w="288" w:type="dxa"/>
          </w:tcPr>
          <w:p w14:paraId="54AF6E59" w14:textId="77777777" w:rsidR="00E60591" w:rsidRDefault="00E60591" w:rsidP="00E60591">
            <w:pPr>
              <w:pStyle w:val="CopticCross"/>
            </w:pPr>
            <w:r>
              <w:t>¿</w:t>
            </w:r>
          </w:p>
        </w:tc>
        <w:tc>
          <w:tcPr>
            <w:tcW w:w="3960" w:type="dxa"/>
          </w:tcPr>
          <w:p w14:paraId="692935FB" w14:textId="77777777" w:rsidR="00E60591" w:rsidRDefault="00E60591" w:rsidP="00E60591">
            <w:pPr>
              <w:pStyle w:val="EngHang"/>
            </w:pPr>
            <w:r>
              <w:t>I begin to move the strings</w:t>
            </w:r>
          </w:p>
          <w:p w14:paraId="6D08BC5E" w14:textId="77777777" w:rsidR="00E60591" w:rsidRDefault="00E60591" w:rsidP="00E60591">
            <w:pPr>
              <w:pStyle w:val="EngHang"/>
            </w:pPr>
            <w:r>
              <w:t>Of my tongue with eagerness,</w:t>
            </w:r>
          </w:p>
          <w:p w14:paraId="032F485B" w14:textId="77777777" w:rsidR="00E60591" w:rsidRDefault="00E60591" w:rsidP="00E60591">
            <w:pPr>
              <w:pStyle w:val="EngHang"/>
            </w:pPr>
            <w:r>
              <w:t>And speak of the honour of this Virgin,</w:t>
            </w:r>
          </w:p>
          <w:p w14:paraId="47F7753E" w14:textId="77777777" w:rsidR="00E60591" w:rsidRPr="005832A1" w:rsidRDefault="00E60591" w:rsidP="00E60591">
            <w:pPr>
              <w:pStyle w:val="EngHangEnd"/>
            </w:pPr>
            <w:r>
              <w:t>Ennumerating the types of her.</w:t>
            </w:r>
          </w:p>
        </w:tc>
        <w:tc>
          <w:tcPr>
            <w:tcW w:w="288" w:type="dxa"/>
          </w:tcPr>
          <w:p w14:paraId="7B59AF7A" w14:textId="77777777" w:rsidR="00E60591" w:rsidRDefault="00E60591" w:rsidP="00E60591"/>
        </w:tc>
        <w:tc>
          <w:tcPr>
            <w:tcW w:w="288" w:type="dxa"/>
          </w:tcPr>
          <w:p w14:paraId="3AADD800" w14:textId="77777777" w:rsidR="00E60591" w:rsidRDefault="00E60591" w:rsidP="00E60591">
            <w:pPr>
              <w:pStyle w:val="CopticCross"/>
            </w:pPr>
            <w:r>
              <w:t>¿</w:t>
            </w:r>
          </w:p>
        </w:tc>
        <w:tc>
          <w:tcPr>
            <w:tcW w:w="3960" w:type="dxa"/>
          </w:tcPr>
          <w:p w14:paraId="3A445B6E" w14:textId="77777777" w:rsidR="00E60591" w:rsidRDefault="00E60591" w:rsidP="00E60591">
            <w:pPr>
              <w:pStyle w:val="CopticVersemulti-line"/>
            </w:pPr>
            <w:r>
              <w:t>Ⲁⲓⲛⲁⲉⲣϩⲏⲧⲥ ϧⲉⲛ ⲟⲩϭⲓϣϣⲱⲟⲩ:</w:t>
            </w:r>
          </w:p>
          <w:p w14:paraId="6B746639" w14:textId="77777777" w:rsidR="00E60591" w:rsidRDefault="00E60591" w:rsidP="00E60591">
            <w:pPr>
              <w:pStyle w:val="CopticVersemulti-line"/>
            </w:pPr>
            <w:r>
              <w:t>ⲛ̀ⲧⲁⲕⲓⲙ ⲙ̀ⲡ̀ⲟⲣⲅⲁⲛⲟⲛ ⲙ̀ⲡⲁⲗⲁⲥ:</w:t>
            </w:r>
          </w:p>
          <w:p w14:paraId="6B827BAF" w14:textId="77777777" w:rsidR="00E60591" w:rsidRDefault="00E60591" w:rsidP="00E60591">
            <w:pPr>
              <w:pStyle w:val="CopticVersemulti-line"/>
            </w:pPr>
            <w:r>
              <w:t>ⲛ̀ⲧⲁϫⲱ ⲙ̀ⲡ̀ⲧⲁⲓⲟ̀ ⲛ̀ⲧⲉ ⲧⲁⲓⲡⲁⲣⲑⲉⲛⲟⲥ:</w:t>
            </w:r>
          </w:p>
          <w:p w14:paraId="07CFE6D5" w14:textId="77777777" w:rsidR="00E60591" w:rsidRPr="00A742AC" w:rsidRDefault="00E60591" w:rsidP="00E60591">
            <w:pPr>
              <w:pStyle w:val="CopticVerse"/>
            </w:pPr>
            <w:r>
              <w:t>ⲛⲉⲙ ⲛⲉⲥⲥⲩⲅⲅⲱⲙⲓⲟⲛ ⲉⲩⲥⲟⲡ.</w:t>
            </w:r>
          </w:p>
        </w:tc>
      </w:tr>
      <w:tr w:rsidR="00E60591" w14:paraId="5C992603" w14:textId="77777777" w:rsidTr="00E60591">
        <w:trPr>
          <w:cantSplit/>
          <w:jc w:val="center"/>
        </w:trPr>
        <w:tc>
          <w:tcPr>
            <w:tcW w:w="288" w:type="dxa"/>
          </w:tcPr>
          <w:p w14:paraId="53425AD5" w14:textId="77777777" w:rsidR="00E60591" w:rsidRDefault="00E60591" w:rsidP="00E60591">
            <w:pPr>
              <w:pStyle w:val="CopticCross"/>
            </w:pPr>
            <w:r>
              <w:t>¿</w:t>
            </w:r>
          </w:p>
        </w:tc>
        <w:tc>
          <w:tcPr>
            <w:tcW w:w="3960" w:type="dxa"/>
          </w:tcPr>
          <w:p w14:paraId="33A3841B" w14:textId="77777777" w:rsidR="00E60591" w:rsidRDefault="00E60591" w:rsidP="00E60591">
            <w:pPr>
              <w:pStyle w:val="EngHang"/>
            </w:pPr>
            <w:r>
              <w:t>For she is our price,</w:t>
            </w:r>
          </w:p>
          <w:p w14:paraId="230FDAC6" w14:textId="77777777" w:rsidR="00E60591" w:rsidRDefault="00E60591" w:rsidP="00E60591">
            <w:pPr>
              <w:pStyle w:val="EngHang"/>
            </w:pPr>
            <w:r>
              <w:t>Our hope, and our strength</w:t>
            </w:r>
          </w:p>
          <w:p w14:paraId="3248A50A" w14:textId="77777777" w:rsidR="00E60591" w:rsidRDefault="00E60591" w:rsidP="00E60591">
            <w:pPr>
              <w:pStyle w:val="EngHang"/>
            </w:pPr>
            <w:r>
              <w:t>In the Second coming of our God,</w:t>
            </w:r>
          </w:p>
          <w:p w14:paraId="27F03292" w14:textId="77777777" w:rsidR="00E60591" w:rsidRPr="005832A1" w:rsidRDefault="00E60591" w:rsidP="00E60591">
            <w:pPr>
              <w:pStyle w:val="EngHangEnd"/>
            </w:pPr>
            <w:r>
              <w:t>Of our Lord Jesus Christ.</w:t>
            </w:r>
          </w:p>
        </w:tc>
        <w:tc>
          <w:tcPr>
            <w:tcW w:w="288" w:type="dxa"/>
          </w:tcPr>
          <w:p w14:paraId="44D0DEE2" w14:textId="77777777" w:rsidR="00E60591" w:rsidRDefault="00E60591" w:rsidP="00E60591"/>
        </w:tc>
        <w:tc>
          <w:tcPr>
            <w:tcW w:w="288" w:type="dxa"/>
          </w:tcPr>
          <w:p w14:paraId="1C0367C2" w14:textId="77777777" w:rsidR="00E60591" w:rsidRDefault="00E60591" w:rsidP="00E60591">
            <w:pPr>
              <w:pStyle w:val="CopticCross"/>
            </w:pPr>
            <w:r>
              <w:t>¿</w:t>
            </w:r>
          </w:p>
        </w:tc>
        <w:tc>
          <w:tcPr>
            <w:tcW w:w="3960" w:type="dxa"/>
          </w:tcPr>
          <w:p w14:paraId="49B04748" w14:textId="77777777" w:rsidR="00E60591" w:rsidRDefault="00E60591" w:rsidP="00E60591">
            <w:pPr>
              <w:pStyle w:val="CopticVersemulti-line"/>
            </w:pPr>
            <w:r>
              <w:t>Ϫⲉ ⲛ̀ⲑⲟⲥ ⲅⲁⲣ ⲡⲉ ⲡⲉⲛϣⲟⲩϣⲟⲩ:</w:t>
            </w:r>
          </w:p>
          <w:p w14:paraId="0AAB6BC7" w14:textId="77777777" w:rsidR="00E60591" w:rsidRDefault="00E60591" w:rsidP="00E60591">
            <w:pPr>
              <w:pStyle w:val="CopticVersemulti-line"/>
            </w:pPr>
            <w:r>
              <w:t>ⲛⲉⲙ ⲧⲉⲛϩⲉⲗⲡⲓⲥ ⲛⲉⲙ ⲡⲉⲛⲧⲁϫⲣⲟ:</w:t>
            </w:r>
          </w:p>
          <w:p w14:paraId="6D5263DE" w14:textId="77777777" w:rsidR="00E60591" w:rsidRDefault="00E60591" w:rsidP="00E60591">
            <w:pPr>
              <w:pStyle w:val="CopticVersemulti-line"/>
            </w:pPr>
            <w:r>
              <w:t>ϧⲉⲛ ⲧ̀ⲡⲁⲣⲟⲩⲥⲓⲁ̀ ⲙ̀Ⲡⲉⲛⲛⲟⲩϯ:</w:t>
            </w:r>
          </w:p>
          <w:p w14:paraId="0CCE2CCB" w14:textId="77777777" w:rsidR="00E60591" w:rsidRPr="00A742AC" w:rsidRDefault="00E60591" w:rsidP="00E60591">
            <w:pPr>
              <w:pStyle w:val="CopticVerse"/>
            </w:pPr>
            <w:r>
              <w:t>Ⲡⲉⲛϭⲟⲓⲥ Ⲓⲏⲥⲟⲩⲥ ⲠⲓⲬ̀ⲣⲓⲥⲧⲟⲥ.</w:t>
            </w:r>
          </w:p>
        </w:tc>
      </w:tr>
      <w:tr w:rsidR="00E60591" w14:paraId="5CD2AF64" w14:textId="77777777" w:rsidTr="00E60591">
        <w:trPr>
          <w:cantSplit/>
          <w:jc w:val="center"/>
        </w:trPr>
        <w:tc>
          <w:tcPr>
            <w:tcW w:w="288" w:type="dxa"/>
          </w:tcPr>
          <w:p w14:paraId="7A5418C1" w14:textId="77777777" w:rsidR="00E60591" w:rsidRDefault="00E60591" w:rsidP="00E60591">
            <w:pPr>
              <w:pStyle w:val="CopticCross"/>
            </w:pPr>
          </w:p>
        </w:tc>
        <w:tc>
          <w:tcPr>
            <w:tcW w:w="3960" w:type="dxa"/>
          </w:tcPr>
          <w:p w14:paraId="074691E3" w14:textId="77777777" w:rsidR="00E60591" w:rsidRDefault="00E60591" w:rsidP="00E60591">
            <w:pPr>
              <w:pStyle w:val="EngHang"/>
            </w:pPr>
            <w:r>
              <w:t>We exalt you befittingly,</w:t>
            </w:r>
          </w:p>
          <w:p w14:paraId="395768FD" w14:textId="77777777" w:rsidR="00E60591" w:rsidRDefault="00E60591" w:rsidP="00E60591">
            <w:pPr>
              <w:pStyle w:val="EngHang"/>
            </w:pPr>
            <w:r>
              <w:t>With your cousin Elizabeth, saying,</w:t>
            </w:r>
          </w:p>
          <w:p w14:paraId="69637C3D" w14:textId="77777777" w:rsidR="00E60591" w:rsidRDefault="00E60591" w:rsidP="00E60591">
            <w:pPr>
              <w:pStyle w:val="EngHang"/>
            </w:pPr>
            <w:r>
              <w:t>“Blessed are you among women,</w:t>
            </w:r>
          </w:p>
          <w:p w14:paraId="28A21132" w14:textId="77777777" w:rsidR="00E60591" w:rsidRPr="005832A1" w:rsidRDefault="00E60591" w:rsidP="00E60591">
            <w:pPr>
              <w:pStyle w:val="EngHangEnd"/>
            </w:pPr>
            <w:r>
              <w:t>And blessed is the fruit of your womb.”</w:t>
            </w:r>
          </w:p>
        </w:tc>
        <w:tc>
          <w:tcPr>
            <w:tcW w:w="288" w:type="dxa"/>
          </w:tcPr>
          <w:p w14:paraId="6C7A6741" w14:textId="77777777" w:rsidR="00E60591" w:rsidRDefault="00E60591" w:rsidP="00E60591"/>
        </w:tc>
        <w:tc>
          <w:tcPr>
            <w:tcW w:w="288" w:type="dxa"/>
          </w:tcPr>
          <w:p w14:paraId="2ED81C61" w14:textId="77777777" w:rsidR="00E60591" w:rsidRDefault="00E60591" w:rsidP="00E60591">
            <w:pPr>
              <w:pStyle w:val="CopticCross"/>
            </w:pPr>
          </w:p>
        </w:tc>
        <w:tc>
          <w:tcPr>
            <w:tcW w:w="3960" w:type="dxa"/>
          </w:tcPr>
          <w:p w14:paraId="33C58124" w14:textId="77777777" w:rsidR="00E60591" w:rsidRDefault="00E60591" w:rsidP="00E60591">
            <w:pPr>
              <w:pStyle w:val="CopticVersemulti-line"/>
            </w:pPr>
            <w:r>
              <w:t>Ⲧⲉⲛϭⲓⲥⲓ ⲙ̀ⲙⲟ ϧⲉⲛ ⲟⲩⲉⲙⲡ̀ϣⲁ:</w:t>
            </w:r>
          </w:p>
          <w:p w14:paraId="3AF81BFE" w14:textId="77777777" w:rsidR="00E60591" w:rsidRDefault="00E60591" w:rsidP="00E60591">
            <w:pPr>
              <w:pStyle w:val="CopticVersemulti-line"/>
            </w:pPr>
            <w:r>
              <w:t>ⲛⲉⲙ Ⲉⲗⲓⲥⲁⲃⲉⲧ ⲧⲉⲥⲩⲅⲅⲉⲛⲏⲥ:</w:t>
            </w:r>
          </w:p>
          <w:p w14:paraId="5B56B7EA" w14:textId="77777777" w:rsidR="00E60591" w:rsidRDefault="00E60591" w:rsidP="00E60591">
            <w:pPr>
              <w:pStyle w:val="CopticVersemulti-line"/>
            </w:pPr>
            <w:r>
              <w:t>ϫⲉ ⲧⲉⲥ̀ⲙⲁⲣⲱⲟⲩⲧ ⲛ̀ⲑⲟ ϧⲉⲛ ⲛⲓϩⲓⲟ̀ⲙⲓ:</w:t>
            </w:r>
          </w:p>
          <w:p w14:paraId="28DA6147" w14:textId="77777777" w:rsidR="00E60591" w:rsidRPr="00A742AC" w:rsidRDefault="00E60591" w:rsidP="00E60591">
            <w:pPr>
              <w:pStyle w:val="CopticVerse"/>
            </w:pPr>
            <w:r>
              <w:t>ϥ̀ⲥ̀ⲙⲁⲣⲱⲟⲩⲧ ⲛ̀ϫⲉ ⲡ̀ⲟⲩⲧⲁϩ ⲛ̀ⲧⲉ ⲧⲉⲛⲉϫⲓ.</w:t>
            </w:r>
          </w:p>
        </w:tc>
      </w:tr>
      <w:tr w:rsidR="00E60591" w14:paraId="4F64C473" w14:textId="77777777" w:rsidTr="00E60591">
        <w:trPr>
          <w:cantSplit/>
          <w:jc w:val="center"/>
        </w:trPr>
        <w:tc>
          <w:tcPr>
            <w:tcW w:w="288" w:type="dxa"/>
          </w:tcPr>
          <w:p w14:paraId="199F7DED" w14:textId="77777777" w:rsidR="00E60591" w:rsidRDefault="00E60591" w:rsidP="00E60591">
            <w:pPr>
              <w:pStyle w:val="CopticCross"/>
            </w:pPr>
          </w:p>
        </w:tc>
        <w:tc>
          <w:tcPr>
            <w:tcW w:w="3960" w:type="dxa"/>
          </w:tcPr>
          <w:p w14:paraId="16AEA479" w14:textId="77777777" w:rsidR="00E60591" w:rsidRDefault="00E60591" w:rsidP="00E60591">
            <w:pPr>
              <w:pStyle w:val="EngHang"/>
            </w:pPr>
            <w:r>
              <w:t>We give you salutation,</w:t>
            </w:r>
          </w:p>
          <w:p w14:paraId="44E87259" w14:textId="77777777" w:rsidR="00E60591" w:rsidRDefault="00E60591" w:rsidP="00E60591">
            <w:pPr>
              <w:pStyle w:val="EngHang"/>
            </w:pPr>
            <w:r>
              <w:t>With Gabriel the Angel,</w:t>
            </w:r>
          </w:p>
          <w:p w14:paraId="2477A99C" w14:textId="77777777" w:rsidR="00E60591" w:rsidRDefault="00E60591" w:rsidP="00E60591">
            <w:pPr>
              <w:pStyle w:val="EngHang"/>
            </w:pPr>
            <w:r>
              <w:t>“Rejoice O full of grace,</w:t>
            </w:r>
          </w:p>
          <w:p w14:paraId="1DB28104" w14:textId="77777777" w:rsidR="00E60591" w:rsidRPr="005832A1" w:rsidRDefault="00E60591" w:rsidP="00E60591">
            <w:pPr>
              <w:pStyle w:val="EngHangEnd"/>
            </w:pPr>
            <w:r>
              <w:t>The Lord is with you.”</w:t>
            </w:r>
          </w:p>
        </w:tc>
        <w:tc>
          <w:tcPr>
            <w:tcW w:w="288" w:type="dxa"/>
          </w:tcPr>
          <w:p w14:paraId="640C4AE5" w14:textId="77777777" w:rsidR="00E60591" w:rsidRDefault="00E60591" w:rsidP="00E60591"/>
        </w:tc>
        <w:tc>
          <w:tcPr>
            <w:tcW w:w="288" w:type="dxa"/>
          </w:tcPr>
          <w:p w14:paraId="46A2283B" w14:textId="77777777" w:rsidR="00E60591" w:rsidRDefault="00E60591" w:rsidP="00E60591">
            <w:pPr>
              <w:pStyle w:val="CopticCross"/>
            </w:pPr>
          </w:p>
        </w:tc>
        <w:tc>
          <w:tcPr>
            <w:tcW w:w="3960" w:type="dxa"/>
          </w:tcPr>
          <w:p w14:paraId="55EE2EA2" w14:textId="77777777" w:rsidR="00E60591" w:rsidRDefault="00E60591" w:rsidP="00E60591">
            <w:pPr>
              <w:pStyle w:val="CopticVersemulti-line"/>
            </w:pPr>
            <w:r>
              <w:t>Ⲧⲉⲛϯ ⲛⲉ ⲙ̀ⲡⲓⲭⲉⲣⲉⲧⲓⲥⲙⲟⲥ:</w:t>
            </w:r>
          </w:p>
          <w:p w14:paraId="2D7FD678" w14:textId="77777777" w:rsidR="00E60591" w:rsidRDefault="00E60591" w:rsidP="00E60591">
            <w:pPr>
              <w:pStyle w:val="CopticVersemulti-line"/>
            </w:pPr>
            <w:r>
              <w:t>ⲛⲉⲙ Ⲅⲁⲃⲣⲓⲏⲗ ⲡⲓⲁⲅⲅⲉⲗⲟⲥ:</w:t>
            </w:r>
          </w:p>
          <w:p w14:paraId="1C53765D" w14:textId="77777777" w:rsidR="00E60591" w:rsidRDefault="00E60591" w:rsidP="00E60591">
            <w:pPr>
              <w:pStyle w:val="CopticVersemulti-line"/>
            </w:pPr>
            <w:r>
              <w:t>ϫⲉ ⲭⲉⲣⲉ ⲕⲉⲭⲁⲣⲓⲧⲱⲙⲉⲛⲏ:</w:t>
            </w:r>
          </w:p>
          <w:p w14:paraId="48F08D2D" w14:textId="77777777" w:rsidR="00E60591" w:rsidRPr="00A742AC" w:rsidRDefault="00E60591" w:rsidP="00E60591">
            <w:pPr>
              <w:pStyle w:val="CopticVerse"/>
            </w:pPr>
            <w:r>
              <w:t>ⲟ̀ Ⲕⲩⲣⲓⲟⲥ ⲙⲉⲧⲁ ⲥⲟⲩ.</w:t>
            </w:r>
          </w:p>
        </w:tc>
      </w:tr>
      <w:tr w:rsidR="00E60591" w14:paraId="0BC5A347" w14:textId="77777777" w:rsidTr="00E60591">
        <w:trPr>
          <w:cantSplit/>
          <w:jc w:val="center"/>
        </w:trPr>
        <w:tc>
          <w:tcPr>
            <w:tcW w:w="288" w:type="dxa"/>
          </w:tcPr>
          <w:p w14:paraId="67D14618" w14:textId="77777777" w:rsidR="00E60591" w:rsidRDefault="00E60591" w:rsidP="00E60591">
            <w:pPr>
              <w:pStyle w:val="CopticCross"/>
            </w:pPr>
            <w:r>
              <w:t>¿</w:t>
            </w:r>
          </w:p>
        </w:tc>
        <w:tc>
          <w:tcPr>
            <w:tcW w:w="3960" w:type="dxa"/>
          </w:tcPr>
          <w:p w14:paraId="627AEA26" w14:textId="77777777" w:rsidR="00E60591" w:rsidRDefault="00E60591" w:rsidP="00E60591">
            <w:pPr>
              <w:pStyle w:val="EngHang"/>
            </w:pPr>
            <w:r>
              <w:t>Hail to you O virgin,</w:t>
            </w:r>
          </w:p>
          <w:p w14:paraId="20758F12" w14:textId="77777777" w:rsidR="00E60591" w:rsidRDefault="00E60591" w:rsidP="00E60591">
            <w:pPr>
              <w:pStyle w:val="EngHang"/>
            </w:pPr>
            <w:r>
              <w:t>The true Queen,</w:t>
            </w:r>
          </w:p>
          <w:p w14:paraId="58FE6228" w14:textId="77777777" w:rsidR="00E60591" w:rsidRDefault="00E60591" w:rsidP="00E60591">
            <w:pPr>
              <w:pStyle w:val="EngHang"/>
            </w:pPr>
            <w:r>
              <w:t>Hail to the pride of our race</w:t>
            </w:r>
          </w:p>
          <w:p w14:paraId="32087059" w14:textId="77777777" w:rsidR="00E60591" w:rsidRPr="005832A1" w:rsidRDefault="00E60591" w:rsidP="00E60591">
            <w:pPr>
              <w:pStyle w:val="EngHangEnd"/>
            </w:pPr>
            <w:r>
              <w:t>Who has borne to us Emmanuel.</w:t>
            </w:r>
          </w:p>
        </w:tc>
        <w:tc>
          <w:tcPr>
            <w:tcW w:w="288" w:type="dxa"/>
          </w:tcPr>
          <w:p w14:paraId="08CADBAE" w14:textId="77777777" w:rsidR="00E60591" w:rsidRDefault="00E60591" w:rsidP="00E60591"/>
        </w:tc>
        <w:tc>
          <w:tcPr>
            <w:tcW w:w="288" w:type="dxa"/>
          </w:tcPr>
          <w:p w14:paraId="695A516A" w14:textId="77777777" w:rsidR="00E60591" w:rsidRDefault="00E60591" w:rsidP="00E60591">
            <w:pPr>
              <w:pStyle w:val="CopticCross"/>
            </w:pPr>
            <w:r>
              <w:t>¿</w:t>
            </w:r>
          </w:p>
        </w:tc>
        <w:tc>
          <w:tcPr>
            <w:tcW w:w="3960" w:type="dxa"/>
          </w:tcPr>
          <w:p w14:paraId="48F239FB" w14:textId="77777777" w:rsidR="00E60591" w:rsidRDefault="00E60591" w:rsidP="00E60591">
            <w:pPr>
              <w:pStyle w:val="CopticVersemulti-line"/>
            </w:pPr>
            <w:r>
              <w:t>Ⲭⲉⲣⲉ ⲛⲉ ⲱ̀ ϯⲡⲁⲣⲑⲉⲛⲟⲥ:</w:t>
            </w:r>
          </w:p>
          <w:p w14:paraId="0FA7304C" w14:textId="77777777" w:rsidR="00E60591" w:rsidRDefault="00E60591" w:rsidP="00E60591">
            <w:pPr>
              <w:pStyle w:val="CopticVersemulti-line"/>
            </w:pPr>
            <w:r>
              <w:t>Ϯⲟⲩⲣⲱ ⲙ̀ⲙⲏⲓ ⲛ̀ⲁⲗⲏⲑⲓⲛⲏ:</w:t>
            </w:r>
          </w:p>
          <w:p w14:paraId="1BF48C7C" w14:textId="77777777" w:rsidR="00E60591" w:rsidRDefault="00E60591" w:rsidP="00E60591">
            <w:pPr>
              <w:pStyle w:val="CopticVersemulti-line"/>
            </w:pPr>
            <w:r>
              <w:t>ⲭⲉⲣⲉ ⲡ̀ϣⲟⲩϣⲟⲩ ⲛ̀ⲧⲉ ⲡⲉⲛⲅⲉⲛⲟⲥ:</w:t>
            </w:r>
          </w:p>
          <w:p w14:paraId="0FBE1F5B" w14:textId="77777777" w:rsidR="00E60591" w:rsidRPr="00A742AC" w:rsidRDefault="00E60591" w:rsidP="00E60591">
            <w:pPr>
              <w:pStyle w:val="CopticVerse"/>
            </w:pPr>
            <w:r>
              <w:t>ⲁⲣⲉϫ̀ⲫⲟ ⲛⲁⲛ ⲉ̀Ⲉⲙⲙⲁⲛⲟⲩⲏⲗ.</w:t>
            </w:r>
          </w:p>
        </w:tc>
      </w:tr>
      <w:tr w:rsidR="00E60591" w14:paraId="22AA905E" w14:textId="77777777" w:rsidTr="00E60591">
        <w:trPr>
          <w:cantSplit/>
          <w:jc w:val="center"/>
        </w:trPr>
        <w:tc>
          <w:tcPr>
            <w:tcW w:w="288" w:type="dxa"/>
          </w:tcPr>
          <w:p w14:paraId="38159DA1" w14:textId="77777777" w:rsidR="00E60591" w:rsidRDefault="00E60591" w:rsidP="00E60591">
            <w:pPr>
              <w:pStyle w:val="CopticCross"/>
            </w:pPr>
            <w:r>
              <w:t>¿</w:t>
            </w:r>
          </w:p>
        </w:tc>
        <w:tc>
          <w:tcPr>
            <w:tcW w:w="3960" w:type="dxa"/>
          </w:tcPr>
          <w:p w14:paraId="304D043A" w14:textId="77777777" w:rsidR="00E60591" w:rsidRDefault="00E60591" w:rsidP="00E60591">
            <w:pPr>
              <w:pStyle w:val="EngHang"/>
            </w:pPr>
            <w:r>
              <w:t>We ask you, remember us,</w:t>
            </w:r>
          </w:p>
          <w:p w14:paraId="15A7FDA3" w14:textId="77777777" w:rsidR="00E60591" w:rsidRDefault="00E60591" w:rsidP="00E60591">
            <w:pPr>
              <w:pStyle w:val="EngHang"/>
            </w:pPr>
            <w:r>
              <w:t>O our faithful advocate,</w:t>
            </w:r>
          </w:p>
          <w:p w14:paraId="68BA2483" w14:textId="77777777" w:rsidR="00E60591" w:rsidRDefault="00E60591" w:rsidP="00E60591">
            <w:pPr>
              <w:pStyle w:val="EngHang"/>
            </w:pPr>
            <w:r>
              <w:t>Before our lord Jesus Christ,</w:t>
            </w:r>
          </w:p>
          <w:p w14:paraId="4817AEAC" w14:textId="77777777" w:rsidR="00E60591" w:rsidRPr="005832A1" w:rsidRDefault="00E60591" w:rsidP="00E60591">
            <w:pPr>
              <w:pStyle w:val="EngHangEnd"/>
            </w:pPr>
            <w:r>
              <w:t>That He may forgive us ours ins.</w:t>
            </w:r>
          </w:p>
        </w:tc>
        <w:tc>
          <w:tcPr>
            <w:tcW w:w="288" w:type="dxa"/>
          </w:tcPr>
          <w:p w14:paraId="4F94EAB4" w14:textId="77777777" w:rsidR="00E60591" w:rsidRDefault="00E60591" w:rsidP="00E60591"/>
        </w:tc>
        <w:tc>
          <w:tcPr>
            <w:tcW w:w="288" w:type="dxa"/>
          </w:tcPr>
          <w:p w14:paraId="1EFCDCA6" w14:textId="77777777" w:rsidR="00E60591" w:rsidRDefault="00E60591" w:rsidP="00E60591">
            <w:pPr>
              <w:pStyle w:val="CopticCross"/>
            </w:pPr>
            <w:r>
              <w:t>¿</w:t>
            </w:r>
          </w:p>
        </w:tc>
        <w:tc>
          <w:tcPr>
            <w:tcW w:w="3960" w:type="dxa"/>
          </w:tcPr>
          <w:p w14:paraId="65A99D4D" w14:textId="77777777" w:rsidR="00E60591" w:rsidRDefault="00E60591" w:rsidP="00E60591">
            <w:pPr>
              <w:pStyle w:val="CopticVersemulti-line"/>
            </w:pPr>
            <w:r>
              <w:t>Ⲧⲉⲛϯϩⲟ ⲁ̀ⲣⲓⲡⲉⲛⲙⲉⲩⲓ̀:</w:t>
            </w:r>
          </w:p>
          <w:p w14:paraId="37047A60" w14:textId="77777777" w:rsidR="00E60591" w:rsidRDefault="00E60591" w:rsidP="00E60591">
            <w:pPr>
              <w:pStyle w:val="CopticVersemulti-line"/>
            </w:pPr>
            <w:r>
              <w:t>ⲱ̀ ϯⲡ̀ⲣⲟⲥⲧⲁⲧⲏⲥ ⲉ̀ⲧⲉⲛϩⲟⲧ:</w:t>
            </w:r>
          </w:p>
          <w:p w14:paraId="41D781D4" w14:textId="77777777" w:rsidR="00E60591" w:rsidRDefault="00E60591" w:rsidP="00E60591">
            <w:pPr>
              <w:pStyle w:val="CopticVersemulti-line"/>
            </w:pPr>
            <w:r>
              <w:t>ⲛⲁϩⲣⲉⲛ Ⲡⲉⲛϭⲟⲓⲥ Ⲓⲏⲥⲟⲩⲥ Ⲡⲓⲭ̀ⲣⲓⲥⲧⲟⲥ:</w:t>
            </w:r>
          </w:p>
          <w:p w14:paraId="039C6A66" w14:textId="77777777" w:rsidR="00E60591" w:rsidRPr="00A742AC" w:rsidRDefault="00E60591" w:rsidP="00E60591">
            <w:pPr>
              <w:pStyle w:val="CopticVerse"/>
            </w:pPr>
            <w:r>
              <w:t>ⲛ̀ⲧⲉϥⲭⲁ ⲛⲉⲛⲛⲟⲃⲓ ⲛⲁⲛ ⲉ̀ⲃⲟⲗ.</w:t>
            </w:r>
          </w:p>
        </w:tc>
      </w:tr>
    </w:tbl>
    <w:p w14:paraId="3F2FEB3E" w14:textId="77777777" w:rsidR="00E60591" w:rsidRDefault="00E60591" w:rsidP="00E60591">
      <w:pPr>
        <w:pStyle w:val="Heading2"/>
        <w:rPr>
          <w:sz w:val="24"/>
        </w:rPr>
      </w:pPr>
      <w:bookmarkStart w:id="1154" w:name="_Toc485884441"/>
      <w:r>
        <w:lastRenderedPageBreak/>
        <w:t>Hymns for Paschaltide</w:t>
      </w:r>
      <w:bookmarkEnd w:id="1154"/>
    </w:p>
    <w:p w14:paraId="2C608A8F" w14:textId="77777777" w:rsidR="00E60591" w:rsidRDefault="00E60591" w:rsidP="00E60591">
      <w:pPr>
        <w:pStyle w:val="Heading4"/>
      </w:pPr>
      <w:bookmarkStart w:id="1155" w:name="_Ref479160157"/>
      <w:bookmarkStart w:id="1156" w:name="_Ref479145548"/>
      <w:r>
        <w:t>The Paschal Canticle</w:t>
      </w:r>
      <w:bookmarkEnd w:id="1155"/>
    </w:p>
    <w:p w14:paraId="0EB04C0C" w14:textId="77777777" w:rsidR="00E60591" w:rsidRPr="00AB1781" w:rsidRDefault="00E60591" w:rsidP="00E60591">
      <w:pPr>
        <w:pStyle w:val="EnglishHangNoCoptic"/>
      </w:pPr>
      <w:r>
        <w:t>Awaken</w:t>
      </w:r>
      <w:r w:rsidRPr="00AB1781">
        <w:t>, O Lord my God,</w:t>
      </w:r>
    </w:p>
    <w:p w14:paraId="1C620F66" w14:textId="77777777" w:rsidR="00E60591" w:rsidRPr="00AB1781" w:rsidRDefault="00E60591" w:rsidP="00E60591">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8F587E1" w14:textId="77777777" w:rsidR="00E60591" w:rsidRPr="00AB1781" w:rsidRDefault="00E60591" w:rsidP="00E60591">
      <w:pPr>
        <w:pStyle w:val="EnglishHangNoCoptic"/>
      </w:pPr>
      <w:r w:rsidRPr="00AB1781">
        <w:t xml:space="preserve">and </w:t>
      </w:r>
      <w:r>
        <w:t>a</w:t>
      </w:r>
      <w:r w:rsidRPr="00AB1781">
        <w:t xml:space="preserve"> congregation of peoples will gather </w:t>
      </w:r>
      <w:r>
        <w:t>a</w:t>
      </w:r>
      <w:r w:rsidRPr="00AB1781">
        <w:t xml:space="preserve">round </w:t>
      </w:r>
      <w:r>
        <w:t>You;</w:t>
      </w:r>
    </w:p>
    <w:p w14:paraId="7E6ABC0B" w14:textId="77777777" w:rsidR="00E60591" w:rsidRPr="00AB1781" w:rsidRDefault="00E60591" w:rsidP="00E60591">
      <w:pPr>
        <w:pStyle w:val="EnglishHangEndNoCoptic"/>
      </w:pPr>
      <w:r w:rsidRPr="00AB1781">
        <w:tab/>
      </w:r>
      <w:r>
        <w:t xml:space="preserve">for their sakes, </w:t>
      </w:r>
      <w:r w:rsidRPr="00AB1781">
        <w:t>ascend on high.</w:t>
      </w:r>
    </w:p>
    <w:p w14:paraId="5FBCF532" w14:textId="77777777" w:rsidR="00E60591" w:rsidRDefault="00E60591" w:rsidP="00E60591">
      <w:pPr>
        <w:pStyle w:val="EnglishHangEndNoCoptic"/>
      </w:pPr>
      <w:r w:rsidRPr="00AB1781">
        <w:t>The Lord will judge the p</w:t>
      </w:r>
      <w:r>
        <w:t xml:space="preserve">eoples. </w:t>
      </w:r>
      <w:r w:rsidRPr="001A28CB">
        <w:rPr>
          <w:i/>
          <w:iCs/>
        </w:rPr>
        <w:t>Alleluia</w:t>
      </w:r>
      <w:r>
        <w:t>. (Ps 7:7b-9a)</w:t>
      </w:r>
    </w:p>
    <w:p w14:paraId="6F175B19" w14:textId="77777777" w:rsidR="00E60591" w:rsidRPr="00AB1781" w:rsidRDefault="00E60591" w:rsidP="00E60591">
      <w:pPr>
        <w:pStyle w:val="EnglishHangNoCoptic"/>
      </w:pPr>
      <w:r w:rsidRPr="00AB1781">
        <w:t>Because of the oppression of the needy</w:t>
      </w:r>
    </w:p>
    <w:p w14:paraId="6E0EC969" w14:textId="77777777" w:rsidR="00E60591" w:rsidRPr="00AB1781" w:rsidRDefault="00E60591" w:rsidP="00E60591">
      <w:pPr>
        <w:pStyle w:val="EnglishHangNoCoptic"/>
      </w:pPr>
      <w:r w:rsidRPr="00AB1781">
        <w:tab/>
        <w:t>and the groaning of the poor,</w:t>
      </w:r>
    </w:p>
    <w:p w14:paraId="4851C0BF" w14:textId="77777777" w:rsidR="00E60591" w:rsidRPr="00AB1781" w:rsidRDefault="00E60591" w:rsidP="00E60591">
      <w:pPr>
        <w:pStyle w:val="EnglishHangNoCoptic"/>
      </w:pPr>
      <w:r>
        <w:tab/>
        <w:t>now I will arise,”</w:t>
      </w:r>
      <w:r w:rsidRPr="00AB1781">
        <w:t xml:space="preserve"> says the Lord;</w:t>
      </w:r>
    </w:p>
    <w:p w14:paraId="035C461E" w14:textId="77777777" w:rsidR="00E60591" w:rsidRDefault="00E60591" w:rsidP="00E60591">
      <w:pPr>
        <w:pStyle w:val="EnglishHangEndNoCoptic"/>
      </w:pPr>
      <w:r w:rsidRPr="00AB1781">
        <w:tab/>
      </w:r>
      <w:r>
        <w:t>“</w:t>
      </w:r>
      <w:r w:rsidRPr="00AB1781">
        <w:t xml:space="preserve">I will set him in safety and </w:t>
      </w:r>
      <w:r>
        <w:t>manifest Myself in it</w:t>
      </w:r>
      <w:r w:rsidRPr="00AB1781">
        <w:t>.</w:t>
      </w:r>
      <w:r>
        <w:t xml:space="preserve">” </w:t>
      </w:r>
      <w:r>
        <w:rPr>
          <w:i/>
          <w:iCs/>
        </w:rPr>
        <w:t>Alleluia.</w:t>
      </w:r>
      <w:r>
        <w:t xml:space="preserve"> (Ps 11:6)</w:t>
      </w:r>
    </w:p>
    <w:p w14:paraId="05FAA181" w14:textId="77777777" w:rsidR="00E60591" w:rsidRPr="00AB1781" w:rsidRDefault="00E60591" w:rsidP="00E60591">
      <w:pPr>
        <w:pStyle w:val="EnglishHangNoCoptic"/>
      </w:pPr>
      <w:r>
        <w:t>Lift up</w:t>
      </w:r>
      <w:r w:rsidRPr="00AB1781">
        <w:t xml:space="preserve"> the gates, you r</w:t>
      </w:r>
      <w:r>
        <w:t>ulers!</w:t>
      </w:r>
    </w:p>
    <w:p w14:paraId="7B12729B" w14:textId="77777777" w:rsidR="00E60591" w:rsidRPr="00AB1781" w:rsidRDefault="00E60591" w:rsidP="00E60591">
      <w:pPr>
        <w:pStyle w:val="EnglishHangNoCoptic"/>
      </w:pPr>
      <w:r w:rsidRPr="00AB1781">
        <w:tab/>
      </w:r>
      <w:r>
        <w:t>And be lifted up, you eternal doors!</w:t>
      </w:r>
    </w:p>
    <w:p w14:paraId="0DC38C9D" w14:textId="77777777" w:rsidR="00E60591" w:rsidRPr="00AB1781" w:rsidRDefault="00E60591" w:rsidP="00E60591">
      <w:pPr>
        <w:pStyle w:val="EnglishHangEndNoCoptic"/>
      </w:pPr>
      <w:r>
        <w:tab/>
        <w:t>An</w:t>
      </w:r>
      <w:r w:rsidRPr="00AB1781">
        <w:t>d the King of Glory will enter.</w:t>
      </w:r>
    </w:p>
    <w:p w14:paraId="21F61085" w14:textId="77777777" w:rsidR="00E60591" w:rsidRPr="00AB1781" w:rsidRDefault="00E60591" w:rsidP="00E60591">
      <w:pPr>
        <w:pStyle w:val="EnglishHangNoCoptic"/>
      </w:pPr>
      <w:r w:rsidRPr="00AB1781">
        <w:t>Who is this King of Glory?</w:t>
      </w:r>
    </w:p>
    <w:p w14:paraId="77E47B9B" w14:textId="77777777" w:rsidR="00E60591" w:rsidRPr="00AB1781" w:rsidRDefault="00E60591" w:rsidP="00E60591">
      <w:pPr>
        <w:pStyle w:val="EnglishHangNoCoptic"/>
      </w:pPr>
      <w:r w:rsidRPr="00AB1781">
        <w:tab/>
        <w:t>The Lord strong and mighty,</w:t>
      </w:r>
    </w:p>
    <w:p w14:paraId="1366D97B" w14:textId="77777777" w:rsidR="00E60591" w:rsidRDefault="00E60591" w:rsidP="00E60591">
      <w:pPr>
        <w:pStyle w:val="EnglishHangEndNoCoptic"/>
      </w:pPr>
      <w:r w:rsidRPr="00AB1781">
        <w:tab/>
        <w:t>the Lord mighty in battle.</w:t>
      </w:r>
      <w:r>
        <w:t xml:space="preserve"> </w:t>
      </w:r>
      <w:r>
        <w:rPr>
          <w:i/>
          <w:iCs/>
        </w:rPr>
        <w:t xml:space="preserve">Alleluia. </w:t>
      </w:r>
      <w:r>
        <w:t>(Psalm 23:7, 8)</w:t>
      </w:r>
    </w:p>
    <w:p w14:paraId="6BB1F403" w14:textId="77777777" w:rsidR="00E60591" w:rsidRPr="00AB1781" w:rsidRDefault="00E60591" w:rsidP="00E60591">
      <w:pPr>
        <w:pStyle w:val="EnglishHangNoCoptic"/>
      </w:pPr>
      <w:r>
        <w:t>Lift</w:t>
      </w:r>
      <w:r w:rsidRPr="00AB1781">
        <w:t xml:space="preserve"> </w:t>
      </w:r>
      <w:r>
        <w:t>up the gates, you rulers!</w:t>
      </w:r>
    </w:p>
    <w:p w14:paraId="24EAF700" w14:textId="77777777" w:rsidR="00E60591" w:rsidRPr="00AB1781" w:rsidRDefault="00E60591" w:rsidP="00E60591">
      <w:pPr>
        <w:pStyle w:val="EnglishHangNoCoptic"/>
      </w:pPr>
      <w:r w:rsidRPr="00AB1781">
        <w:tab/>
      </w:r>
      <w:r>
        <w:t>And be lifted up, you eternal doors!</w:t>
      </w:r>
    </w:p>
    <w:p w14:paraId="651281A8" w14:textId="77777777" w:rsidR="00E60591" w:rsidRPr="00AB1781" w:rsidRDefault="00E60591" w:rsidP="00E60591">
      <w:pPr>
        <w:pStyle w:val="EnglishHangEndNoCoptic"/>
      </w:pPr>
      <w:r>
        <w:tab/>
        <w:t>A</w:t>
      </w:r>
      <w:r w:rsidRPr="00AB1781">
        <w:t>nd the King of Glory will enter.</w:t>
      </w:r>
    </w:p>
    <w:p w14:paraId="1204EEE3" w14:textId="77777777" w:rsidR="00E60591" w:rsidRPr="00AB1781" w:rsidRDefault="00E60591" w:rsidP="00E60591">
      <w:pPr>
        <w:pStyle w:val="EnglishHangNoCoptic"/>
      </w:pPr>
      <w:r w:rsidRPr="00AB1781">
        <w:t>Who is this King of Glory?</w:t>
      </w:r>
    </w:p>
    <w:p w14:paraId="624D40AC" w14:textId="77777777" w:rsidR="00E60591" w:rsidRDefault="00E60591" w:rsidP="00E60591">
      <w:pPr>
        <w:pStyle w:val="EnglishHangEndNoCoptic"/>
      </w:pPr>
      <w:r w:rsidRPr="00AB1781">
        <w:tab/>
        <w:t>The Lord of Hosts, He is the King of Glory.</w:t>
      </w:r>
      <w:r>
        <w:t xml:space="preserve"> </w:t>
      </w:r>
      <w:r>
        <w:rPr>
          <w:i/>
          <w:iCs/>
        </w:rPr>
        <w:t xml:space="preserve">Alleluia. </w:t>
      </w:r>
      <w:r>
        <w:t>(Psalm 23:9, 10)</w:t>
      </w:r>
    </w:p>
    <w:p w14:paraId="48B6E7E4" w14:textId="77777777" w:rsidR="00E60591" w:rsidRPr="00AB1781" w:rsidRDefault="00E60591" w:rsidP="00E60591">
      <w:pPr>
        <w:pStyle w:val="EnglishHangNoCoptic"/>
      </w:pPr>
      <w:r w:rsidRPr="00AB1781">
        <w:t xml:space="preserve">God </w:t>
      </w:r>
      <w:r>
        <w:t>ascended</w:t>
      </w:r>
      <w:r w:rsidRPr="00AB1781">
        <w:t xml:space="preserve"> with a shout,</w:t>
      </w:r>
    </w:p>
    <w:p w14:paraId="2BEAF4C4" w14:textId="77777777" w:rsidR="00E60591" w:rsidRPr="00AB1781" w:rsidRDefault="00E60591" w:rsidP="00E60591">
      <w:pPr>
        <w:pStyle w:val="EnglishHangEndNoCoptic"/>
      </w:pPr>
      <w:r>
        <w:tab/>
        <w:t>the Lord with the sound of the trumpet</w:t>
      </w:r>
      <w:r w:rsidRPr="00AB1781">
        <w:t>.</w:t>
      </w:r>
    </w:p>
    <w:p w14:paraId="6FBCBBFF" w14:textId="77777777" w:rsidR="00E60591" w:rsidRPr="00AB1781" w:rsidRDefault="00E60591" w:rsidP="00E60591">
      <w:pPr>
        <w:pStyle w:val="EnglishHangNoCoptic"/>
      </w:pPr>
      <w:r w:rsidRPr="00AB1781">
        <w:t>Sing praises</w:t>
      </w:r>
      <w:r>
        <w:t xml:space="preserve"> to our God</w:t>
      </w:r>
      <w:r w:rsidRPr="00AB1781">
        <w:t>, sing praises;</w:t>
      </w:r>
    </w:p>
    <w:p w14:paraId="368519B4" w14:textId="77777777" w:rsidR="00E60591" w:rsidRPr="00AB1781" w:rsidRDefault="00E60591" w:rsidP="00E60591">
      <w:pPr>
        <w:pStyle w:val="EnglishHangEndNoCoptic"/>
      </w:pPr>
      <w:r w:rsidRPr="00AB1781">
        <w:tab/>
        <w:t>Sing praises</w:t>
      </w:r>
      <w:r>
        <w:t xml:space="preserve"> to our King</w:t>
      </w:r>
      <w:r w:rsidRPr="00AB1781">
        <w:t>, sing praises.</w:t>
      </w:r>
    </w:p>
    <w:p w14:paraId="2B37CFCE" w14:textId="77777777" w:rsidR="00E60591" w:rsidRPr="00AB1781" w:rsidRDefault="00E60591" w:rsidP="00E60591">
      <w:pPr>
        <w:pStyle w:val="EnglishHangNoCoptic"/>
      </w:pPr>
      <w:r w:rsidRPr="00AB1781">
        <w:t>For God is King of all the earth;</w:t>
      </w:r>
    </w:p>
    <w:p w14:paraId="172BDB45" w14:textId="77777777" w:rsidR="00E60591" w:rsidRPr="00AB1781" w:rsidRDefault="00E60591" w:rsidP="00E60591">
      <w:pPr>
        <w:pStyle w:val="EnglishHangEndNoCoptic"/>
      </w:pPr>
      <w:r w:rsidRPr="00AB1781">
        <w:tab/>
        <w:t>sing praises with understanding.</w:t>
      </w:r>
    </w:p>
    <w:p w14:paraId="088799D8" w14:textId="77777777" w:rsidR="00E60591" w:rsidRPr="00AB1781" w:rsidRDefault="00E60591" w:rsidP="00E60591">
      <w:pPr>
        <w:pStyle w:val="EnglishHangNoCoptic"/>
      </w:pPr>
      <w:r>
        <w:t>God reigns</w:t>
      </w:r>
      <w:r w:rsidRPr="00AB1781">
        <w:t xml:space="preserve"> over the nations;</w:t>
      </w:r>
    </w:p>
    <w:p w14:paraId="5525BAA6" w14:textId="77777777" w:rsidR="00E60591" w:rsidRDefault="00E60591" w:rsidP="00E60591">
      <w:pPr>
        <w:pStyle w:val="EnglishHangEndNoCoptic"/>
      </w:pPr>
      <w:r w:rsidRPr="00AB1781">
        <w:tab/>
        <w:t>God is seated on His holy throne.</w:t>
      </w:r>
      <w:r>
        <w:t xml:space="preserve"> </w:t>
      </w:r>
      <w:r>
        <w:rPr>
          <w:i/>
          <w:iCs/>
        </w:rPr>
        <w:t>Alleluia.</w:t>
      </w:r>
      <w:r>
        <w:t xml:space="preserve"> (Psalm 46:6-9)</w:t>
      </w:r>
    </w:p>
    <w:p w14:paraId="23766193" w14:textId="77777777" w:rsidR="00E60591" w:rsidRPr="00AB1781" w:rsidRDefault="00E60591" w:rsidP="00E60591">
      <w:pPr>
        <w:pStyle w:val="EnglishHangNoCoptic"/>
      </w:pPr>
      <w:r>
        <w:t>You</w:t>
      </w:r>
      <w:r w:rsidRPr="00AB1781">
        <w:t xml:space="preserve"> ascended on high,</w:t>
      </w:r>
      <w:r>
        <w:t xml:space="preserve"> You led captivity captive;</w:t>
      </w:r>
    </w:p>
    <w:p w14:paraId="0F8A1421" w14:textId="77777777" w:rsidR="00E60591" w:rsidRDefault="00E60591" w:rsidP="00E60591">
      <w:pPr>
        <w:pStyle w:val="EnglishHangEndNoCoptic"/>
      </w:pPr>
      <w:r w:rsidRPr="00AB1781">
        <w:tab/>
      </w:r>
      <w:r>
        <w:t>You</w:t>
      </w:r>
      <w:r w:rsidRPr="00AB1781">
        <w:t xml:space="preserve"> </w:t>
      </w:r>
      <w:r>
        <w:t>received gifts for</w:t>
      </w:r>
      <w:r w:rsidRPr="00AB1781">
        <w:t xml:space="preserve"> </w:t>
      </w:r>
      <w:r>
        <w:t>mankind</w:t>
      </w:r>
      <w:r w:rsidRPr="00AB1781">
        <w:t>,</w:t>
      </w:r>
    </w:p>
    <w:p w14:paraId="3F32F3A8" w14:textId="77777777" w:rsidR="00E60591" w:rsidRPr="00AB1781" w:rsidRDefault="00E60591" w:rsidP="00E60591">
      <w:pPr>
        <w:pStyle w:val="EnglishHangNoCoptic"/>
      </w:pPr>
      <w:r w:rsidRPr="00AB1781">
        <w:lastRenderedPageBreak/>
        <w:t>Sing to</w:t>
      </w:r>
      <w:r>
        <w:t xml:space="preserve"> God, you kingdoms of the earth,</w:t>
      </w:r>
    </w:p>
    <w:p w14:paraId="20BA3A51" w14:textId="77777777" w:rsidR="00E60591" w:rsidRPr="00AB1781" w:rsidRDefault="00E60591" w:rsidP="00E60591">
      <w:pPr>
        <w:pStyle w:val="EnglishHangEndNoCoptic"/>
      </w:pPr>
      <w:r>
        <w:tab/>
        <w:t>sing to the Lord.</w:t>
      </w:r>
    </w:p>
    <w:p w14:paraId="235BF771" w14:textId="77777777" w:rsidR="00E60591" w:rsidRPr="001A28CB" w:rsidRDefault="00E60591" w:rsidP="00E60591">
      <w:pPr>
        <w:pStyle w:val="EnglishHangEndNoCoptic"/>
      </w:pPr>
      <w:r w:rsidRPr="00AB1781">
        <w:t>Sing to God</w:t>
      </w:r>
      <w:r>
        <w:t>,</w:t>
      </w:r>
      <w:r w:rsidRPr="00AB1781">
        <w:t xml:space="preserve"> Who </w:t>
      </w:r>
      <w:r>
        <w:t>ascended</w:t>
      </w:r>
      <w:r w:rsidRPr="00AB1781">
        <w:t xml:space="preserve"> </w:t>
      </w:r>
      <w:r>
        <w:t>to</w:t>
      </w:r>
      <w:r w:rsidRPr="00AB1781">
        <w:t xml:space="preserve"> the heaven of heaven</w:t>
      </w:r>
      <w:r>
        <w:t>s</w:t>
      </w:r>
      <w:r w:rsidRPr="00AB1781">
        <w:t xml:space="preserve"> to</w:t>
      </w:r>
      <w:r>
        <w:t>wards</w:t>
      </w:r>
      <w:r w:rsidRPr="00AB1781">
        <w:t xml:space="preserve"> the East</w:t>
      </w:r>
      <w:r>
        <w:t xml:space="preserve">. </w:t>
      </w:r>
      <w:r>
        <w:rPr>
          <w:i/>
          <w:iCs/>
        </w:rPr>
        <w:t>Alleluia.</w:t>
      </w:r>
      <w:r>
        <w:t xml:space="preserve"> (Psalm 67:19ab, 33, 34a)</w:t>
      </w:r>
    </w:p>
    <w:p w14:paraId="1A305E81" w14:textId="77777777" w:rsidR="00E60591" w:rsidRPr="00AB1781" w:rsidRDefault="00E60591" w:rsidP="00E60591">
      <w:pPr>
        <w:pStyle w:val="EnglishHangNoCoptic"/>
      </w:pPr>
      <w:r w:rsidRPr="00AB1781">
        <w:t>Then the Lord awoke as from sleep,</w:t>
      </w:r>
    </w:p>
    <w:p w14:paraId="4CA63408" w14:textId="77777777" w:rsidR="00E60591" w:rsidRPr="00AB1781" w:rsidRDefault="00E60591" w:rsidP="00E60591">
      <w:pPr>
        <w:pStyle w:val="EnglishHangEndNoCoptic"/>
      </w:pPr>
      <w:r w:rsidRPr="00AB1781">
        <w:tab/>
        <w:t xml:space="preserve">like a </w:t>
      </w:r>
      <w:r>
        <w:t>strong man</w:t>
      </w:r>
      <w:r w:rsidRPr="00AB1781">
        <w:t xml:space="preserve"> </w:t>
      </w:r>
      <w:r>
        <w:t>drunk</w:t>
      </w:r>
      <w:r w:rsidRPr="00AB1781">
        <w:t xml:space="preserve"> from wine.</w:t>
      </w:r>
    </w:p>
    <w:p w14:paraId="1F270773" w14:textId="77777777" w:rsidR="00E60591" w:rsidRPr="00AB1781" w:rsidRDefault="00E60591" w:rsidP="00E60591">
      <w:pPr>
        <w:pStyle w:val="EnglishHangNoCoptic"/>
      </w:pPr>
      <w:r w:rsidRPr="00AB1781">
        <w:t>And He struck His enemies in the rear</w:t>
      </w:r>
      <w:r>
        <w:t>;</w:t>
      </w:r>
    </w:p>
    <w:p w14:paraId="375599E0" w14:textId="77777777" w:rsidR="00E60591" w:rsidRPr="00AB1781" w:rsidRDefault="00E60591" w:rsidP="00E60591">
      <w:pPr>
        <w:pStyle w:val="EnglishHangEndNoCoptic"/>
      </w:pPr>
      <w:r w:rsidRPr="00AB1781">
        <w:tab/>
        <w:t>He branded them with eternal disgrace.</w:t>
      </w:r>
      <w:r>
        <w:t xml:space="preserve"> </w:t>
      </w:r>
      <w:r>
        <w:rPr>
          <w:i/>
          <w:iCs/>
        </w:rPr>
        <w:t>Alleluia.</w:t>
      </w:r>
      <w:r>
        <w:t xml:space="preserve"> (Psalm 77:65,66)</w:t>
      </w:r>
    </w:p>
    <w:p w14:paraId="69FCEAB5" w14:textId="77777777" w:rsidR="00E60591" w:rsidRPr="00AB1781" w:rsidRDefault="00E60591" w:rsidP="00E60591">
      <w:pPr>
        <w:pStyle w:val="EnglishHangNoCoptic"/>
      </w:pPr>
      <w:r w:rsidRPr="00AB1781">
        <w:t xml:space="preserve">God </w:t>
      </w:r>
      <w:r>
        <w:t>stood</w:t>
      </w:r>
      <w:r w:rsidRPr="00AB1781">
        <w:t xml:space="preserve"> in the assembly of judges,</w:t>
      </w:r>
    </w:p>
    <w:p w14:paraId="26C514C5" w14:textId="77777777" w:rsidR="00E60591" w:rsidRPr="001A28CB" w:rsidRDefault="00E60591" w:rsidP="00E60591">
      <w:pPr>
        <w:pStyle w:val="EnglishHangEndNoCoptic"/>
      </w:pPr>
      <w:r w:rsidRPr="00AB1781">
        <w:tab/>
        <w:t xml:space="preserve">and in </w:t>
      </w:r>
      <w:r>
        <w:t>their midst He judges rulers,</w:t>
      </w:r>
    </w:p>
    <w:p w14:paraId="71BA9C6F" w14:textId="77777777" w:rsidR="00E60591" w:rsidRPr="00AB1781" w:rsidRDefault="00E60591" w:rsidP="00E60591">
      <w:pPr>
        <w:pStyle w:val="EnglishHangNoCoptic"/>
      </w:pPr>
      <w:r>
        <w:t>Arise, O God, judge the earth,</w:t>
      </w:r>
    </w:p>
    <w:p w14:paraId="1F104A7C" w14:textId="77777777" w:rsidR="00E60591" w:rsidRPr="00FC4468" w:rsidRDefault="00E60591" w:rsidP="00E60591">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r>
        <w:t xml:space="preserve"> </w:t>
      </w:r>
      <w:r>
        <w:rPr>
          <w:i/>
          <w:iCs/>
        </w:rPr>
        <w:t xml:space="preserve">Alleluia. </w:t>
      </w:r>
      <w:r>
        <w:t>(Psalm 81:1,8)</w:t>
      </w:r>
    </w:p>
    <w:p w14:paraId="4F0629C6" w14:textId="77777777" w:rsidR="00E60591" w:rsidRPr="00AB1781" w:rsidRDefault="00E60591" w:rsidP="00E60591">
      <w:pPr>
        <w:pStyle w:val="EnglishHangNoCoptic"/>
      </w:pPr>
      <w:r w:rsidRPr="00AB1781">
        <w:t>Sing a new song</w:t>
      </w:r>
      <w:r>
        <w:t xml:space="preserve"> </w:t>
      </w:r>
      <w:r w:rsidRPr="00AB1781">
        <w:t>to the Lord</w:t>
      </w:r>
      <w:r>
        <w:t>,</w:t>
      </w:r>
    </w:p>
    <w:p w14:paraId="3A7D69A5" w14:textId="77777777" w:rsidR="00E60591" w:rsidRPr="00AB1781" w:rsidRDefault="00E60591" w:rsidP="00E60591">
      <w:pPr>
        <w:pStyle w:val="EnglishHangEndNoCoptic"/>
      </w:pPr>
      <w:r w:rsidRPr="00AB1781">
        <w:tab/>
        <w:t>sing to the Lord</w:t>
      </w:r>
      <w:r>
        <w:t>, all the earth;</w:t>
      </w:r>
    </w:p>
    <w:p w14:paraId="784ABB2D" w14:textId="77777777" w:rsidR="00E60591" w:rsidRPr="00AB1781" w:rsidRDefault="00E60591" w:rsidP="00E60591">
      <w:pPr>
        <w:pStyle w:val="EnglishHangNoCoptic"/>
      </w:pPr>
      <w:r>
        <w:t>sing to the Lord, praise His N</w:t>
      </w:r>
      <w:r w:rsidRPr="00AB1781">
        <w:t>ame;</w:t>
      </w:r>
    </w:p>
    <w:p w14:paraId="65FB9E30" w14:textId="77777777" w:rsidR="00E60591" w:rsidRPr="00AB1781" w:rsidRDefault="00E60591" w:rsidP="00E60591">
      <w:pPr>
        <w:pStyle w:val="EnglishHangEndNoCoptic"/>
      </w:pPr>
      <w:r w:rsidRPr="00AB1781">
        <w:tab/>
      </w:r>
      <w:r>
        <w:t>proclaim His salvation from day to day;</w:t>
      </w:r>
    </w:p>
    <w:p w14:paraId="00F0868F" w14:textId="77777777" w:rsidR="00E60591" w:rsidRPr="00AB1781" w:rsidRDefault="00E60591" w:rsidP="00E60591">
      <w:pPr>
        <w:pStyle w:val="EnglishHangNoCoptic"/>
      </w:pPr>
      <w:r>
        <w:t>d</w:t>
      </w:r>
      <w:r w:rsidRPr="00AB1781">
        <w:t>eclare His glory among the nations,</w:t>
      </w:r>
    </w:p>
    <w:p w14:paraId="2666DDBD" w14:textId="77777777" w:rsidR="00E60591" w:rsidRDefault="00E60591" w:rsidP="00E60591">
      <w:r w:rsidRPr="00AB1781">
        <w:tab/>
        <w:t>His wonders among all peoples.</w:t>
      </w:r>
    </w:p>
    <w:p w14:paraId="53556192" w14:textId="77777777" w:rsidR="00E60591" w:rsidRDefault="00E60591" w:rsidP="00E60591">
      <w:r>
        <w:t xml:space="preserve">Say among the nations, “The Lord reigns from the Tree! </w:t>
      </w:r>
      <w:r>
        <w:rPr>
          <w:i/>
          <w:iCs/>
        </w:rPr>
        <w:t>Alleluia.</w:t>
      </w:r>
      <w:r>
        <w:t xml:space="preserve"> (Psalm 95:1-3, 10)</w:t>
      </w:r>
    </w:p>
    <w:p w14:paraId="0D8CEF14" w14:textId="77777777" w:rsidR="00E60591" w:rsidRPr="00AB1781" w:rsidRDefault="00E60591" w:rsidP="00E60591">
      <w:pPr>
        <w:pStyle w:val="EnglishHangNoCoptic"/>
      </w:pPr>
      <w:r>
        <w:t>The Lord reigns</w:t>
      </w:r>
      <w:r w:rsidRPr="00AB1781">
        <w:t>, let the earth rejoice;</w:t>
      </w:r>
    </w:p>
    <w:p w14:paraId="72BC8391" w14:textId="77777777" w:rsidR="00E60591" w:rsidRPr="00AB1781" w:rsidRDefault="00E60591" w:rsidP="00E60591">
      <w:pPr>
        <w:pStyle w:val="EnglishHangEndNoCoptic"/>
      </w:pPr>
      <w:r w:rsidRPr="00AB1781">
        <w:tab/>
      </w:r>
      <w:r>
        <w:t>let the many islands be glad!</w:t>
      </w:r>
    </w:p>
    <w:p w14:paraId="45103F72" w14:textId="77777777" w:rsidR="00E60591" w:rsidRPr="00AB1781" w:rsidRDefault="00E60591" w:rsidP="00E60591">
      <w:pPr>
        <w:pStyle w:val="EnglishHangNoCoptic"/>
      </w:pPr>
      <w:r w:rsidRPr="00AB1781">
        <w:t xml:space="preserve">Clouds and darkness are </w:t>
      </w:r>
      <w:r>
        <w:t>a</w:t>
      </w:r>
      <w:r w:rsidRPr="00AB1781">
        <w:t>round Him;</w:t>
      </w:r>
    </w:p>
    <w:p w14:paraId="1B5ED64D" w14:textId="77777777" w:rsidR="00E60591" w:rsidRPr="00AB1781" w:rsidRDefault="00E60591" w:rsidP="00E60591">
      <w:pPr>
        <w:pStyle w:val="EnglishHangEndNoCoptic"/>
      </w:pPr>
      <w:r w:rsidRPr="00AB1781">
        <w:tab/>
      </w:r>
      <w:r>
        <w:t>righteousness</w:t>
      </w:r>
      <w:r w:rsidRPr="00AB1781">
        <w:t xml:space="preserve"> and judgment</w:t>
      </w:r>
      <w:r>
        <w:t xml:space="preserve"> are the foundation of</w:t>
      </w:r>
      <w:r w:rsidRPr="00AB1781">
        <w:t xml:space="preserve"> His throne.</w:t>
      </w:r>
      <w:r>
        <w:t xml:space="preserve"> </w:t>
      </w:r>
      <w:r>
        <w:rPr>
          <w:i/>
          <w:iCs/>
        </w:rPr>
        <w:t>Alleluia.</w:t>
      </w:r>
      <w:r>
        <w:t xml:space="preserve"> (Psalm 96:1-2)</w:t>
      </w:r>
    </w:p>
    <w:p w14:paraId="2050124E" w14:textId="77777777" w:rsidR="00E60591" w:rsidRPr="00AB1781" w:rsidRDefault="00E60591" w:rsidP="00E60591">
      <w:pPr>
        <w:pStyle w:val="EnglishHangNoCoptic"/>
      </w:pPr>
      <w:r>
        <w:t>S</w:t>
      </w:r>
      <w:r w:rsidRPr="00AB1781">
        <w:t xml:space="preserve">ing </w:t>
      </w:r>
      <w:r>
        <w:t xml:space="preserve">a new song </w:t>
      </w:r>
      <w:r w:rsidRPr="00AB1781">
        <w:t>to the Lord,</w:t>
      </w:r>
    </w:p>
    <w:p w14:paraId="3ADAF501" w14:textId="77777777" w:rsidR="00E60591" w:rsidRDefault="00E60591" w:rsidP="00E60591">
      <w:pPr>
        <w:pStyle w:val="EnglishHangEndNoCoptic"/>
      </w:pPr>
      <w:r>
        <w:tab/>
        <w:t>for the Lord has done wondrous things.</w:t>
      </w:r>
    </w:p>
    <w:p w14:paraId="7CF609D1" w14:textId="77777777" w:rsidR="00E60591" w:rsidRPr="00AB1781" w:rsidRDefault="00E60591" w:rsidP="00E60591">
      <w:pPr>
        <w:pStyle w:val="EnglishHangNoCoptic"/>
      </w:pPr>
      <w:r w:rsidRPr="00AB1781">
        <w:t>The Lord made known His salvation;</w:t>
      </w:r>
    </w:p>
    <w:p w14:paraId="05E38AB2" w14:textId="77777777" w:rsidR="00E60591" w:rsidRPr="00AB1781" w:rsidRDefault="00E60591" w:rsidP="00E60591">
      <w:pPr>
        <w:pStyle w:val="EnglishHangNoCoptic"/>
      </w:pPr>
      <w:r w:rsidRPr="00AB1781">
        <w:tab/>
        <w:t>He revealed His righteousness</w:t>
      </w:r>
    </w:p>
    <w:p w14:paraId="054C7435" w14:textId="77777777" w:rsidR="00E60591" w:rsidRDefault="00E60591" w:rsidP="00E60591">
      <w:pPr>
        <w:pStyle w:val="EnglishHangEndNoCoptic"/>
      </w:pPr>
      <w:r w:rsidRPr="00AB1781">
        <w:tab/>
        <w:t>in the sight of the nations.</w:t>
      </w:r>
      <w:r>
        <w:t xml:space="preserve"> </w:t>
      </w:r>
      <w:r>
        <w:rPr>
          <w:i/>
          <w:iCs/>
        </w:rPr>
        <w:t xml:space="preserve">Alleluia. </w:t>
      </w:r>
      <w:r>
        <w:t>(Psalm 97:1ab, 2)</w:t>
      </w:r>
    </w:p>
    <w:p w14:paraId="6112C8CE" w14:textId="77777777" w:rsidR="00E60591" w:rsidRPr="00AB1781" w:rsidRDefault="00E60591" w:rsidP="00E60591">
      <w:pPr>
        <w:pStyle w:val="EnglishHangNoCoptic"/>
      </w:pPr>
      <w:r>
        <w:t>T</w:t>
      </w:r>
      <w:r w:rsidRPr="00AB1781">
        <w:t xml:space="preserve">hey cried to the Lord in their </w:t>
      </w:r>
      <w:r>
        <w:t>afflictions</w:t>
      </w:r>
      <w:r w:rsidRPr="00AB1781">
        <w:t>,</w:t>
      </w:r>
    </w:p>
    <w:p w14:paraId="28AE5F7A" w14:textId="77777777" w:rsidR="00E60591" w:rsidRPr="00AB1781" w:rsidRDefault="00E60591" w:rsidP="00E60591">
      <w:pPr>
        <w:pStyle w:val="EnglishHangEndNoCoptic"/>
      </w:pPr>
      <w:r w:rsidRPr="00AB1781">
        <w:tab/>
        <w:t>and He</w:t>
      </w:r>
      <w:r>
        <w:t xml:space="preserve"> saved them from their distress;</w:t>
      </w:r>
    </w:p>
    <w:p w14:paraId="4491A097" w14:textId="77777777" w:rsidR="00E60591" w:rsidRPr="00AB1781" w:rsidRDefault="00E60591" w:rsidP="00E60591">
      <w:pPr>
        <w:pStyle w:val="EnglishHangNoCoptic"/>
      </w:pPr>
      <w:r>
        <w:t>a</w:t>
      </w:r>
      <w:r w:rsidRPr="00AB1781">
        <w:t>nd He brought them out of darkness and the shadow of death</w:t>
      </w:r>
      <w:r>
        <w:t>,</w:t>
      </w:r>
    </w:p>
    <w:p w14:paraId="21CA8F75" w14:textId="77777777" w:rsidR="00E60591" w:rsidRPr="00AB1781" w:rsidRDefault="00E60591" w:rsidP="00E60591">
      <w:pPr>
        <w:pStyle w:val="EnglishHangEndNoCoptic"/>
      </w:pPr>
      <w:r w:rsidRPr="00AB1781">
        <w:tab/>
        <w:t xml:space="preserve">and </w:t>
      </w:r>
      <w:r>
        <w:t>broke</w:t>
      </w:r>
      <w:r w:rsidRPr="00AB1781">
        <w:t xml:space="preserve"> their chains</w:t>
      </w:r>
      <w:r>
        <w:t xml:space="preserve"> in pieces</w:t>
      </w:r>
      <w:r w:rsidRPr="00AB1781">
        <w:t>.</w:t>
      </w:r>
    </w:p>
    <w:p w14:paraId="72EE43BB" w14:textId="77777777" w:rsidR="00E60591" w:rsidRPr="00AB1781" w:rsidRDefault="00E60591" w:rsidP="00E60591">
      <w:pPr>
        <w:pStyle w:val="EnglishHangNoCoptic"/>
      </w:pPr>
      <w:r w:rsidRPr="00AB1781">
        <w:lastRenderedPageBreak/>
        <w:t xml:space="preserve">Let them </w:t>
      </w:r>
      <w:r>
        <w:t>confess</w:t>
      </w:r>
      <w:r w:rsidRPr="00AB1781">
        <w:t xml:space="preserve"> the Lord for His mercies</w:t>
      </w:r>
    </w:p>
    <w:p w14:paraId="39A96108" w14:textId="77777777" w:rsidR="00E60591" w:rsidRPr="00AB1781" w:rsidRDefault="00E60591" w:rsidP="00E60591">
      <w:pPr>
        <w:pStyle w:val="EnglishHangEndNoCoptic"/>
      </w:pPr>
      <w:r w:rsidRPr="00AB1781">
        <w:tab/>
        <w:t xml:space="preserve">and His wonders </w:t>
      </w:r>
      <w:r>
        <w:t>to</w:t>
      </w:r>
      <w:r w:rsidRPr="00AB1781">
        <w:t xml:space="preserve"> the children of</w:t>
      </w:r>
      <w:r>
        <w:t xml:space="preserve"> men. </w:t>
      </w:r>
      <w:r>
        <w:rPr>
          <w:i/>
          <w:iCs/>
        </w:rPr>
        <w:t>Alleluia.</w:t>
      </w:r>
      <w:r>
        <w:t xml:space="preserve"> (Psalm 106:13-15)</w:t>
      </w:r>
    </w:p>
    <w:p w14:paraId="31FC52BD" w14:textId="77777777" w:rsidR="00E60591" w:rsidRPr="00AB1781" w:rsidRDefault="00E60591" w:rsidP="00E60591">
      <w:pPr>
        <w:pStyle w:val="EnglishHangNoCoptic"/>
      </w:pPr>
      <w:r>
        <w:t>The Lord said to my Lord, “</w:t>
      </w:r>
      <w:r w:rsidRPr="00AB1781">
        <w:t>Sit at My right hand,</w:t>
      </w:r>
    </w:p>
    <w:p w14:paraId="37FEE68A" w14:textId="77777777" w:rsidR="00E60591" w:rsidRPr="00AB1781" w:rsidRDefault="00E60591" w:rsidP="00E60591">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48DF19B8" w14:textId="77777777" w:rsidR="00E60591" w:rsidRPr="00AB1781" w:rsidRDefault="00E60591" w:rsidP="00E60591">
      <w:pPr>
        <w:pStyle w:val="EnglishHangNoCoptic"/>
      </w:pPr>
      <w:r w:rsidRPr="00AB1781">
        <w:t xml:space="preserve">The Lord will send </w:t>
      </w:r>
      <w:r>
        <w:t xml:space="preserve">forth the rod of Your power </w:t>
      </w:r>
      <w:r w:rsidRPr="00AB1781">
        <w:t>from Zion</w:t>
      </w:r>
      <w:r>
        <w:t>,</w:t>
      </w:r>
    </w:p>
    <w:p w14:paraId="31EA7CAA" w14:textId="77777777" w:rsidR="00E60591" w:rsidRDefault="00E60591" w:rsidP="00E60591">
      <w:pPr>
        <w:pStyle w:val="EnglishHangEndNoCoptic"/>
      </w:pPr>
      <w:r>
        <w:tab/>
        <w:t>[and You will] r</w:t>
      </w:r>
      <w:r w:rsidRPr="00AB1781">
        <w:t xml:space="preserve">ule in the midst of </w:t>
      </w:r>
      <w:r>
        <w:t xml:space="preserve">Your enemies! </w:t>
      </w:r>
      <w:r>
        <w:rPr>
          <w:i/>
          <w:iCs/>
        </w:rPr>
        <w:t xml:space="preserve">Alleluia. </w:t>
      </w:r>
      <w:r>
        <w:t>(Psalm 109:1-2)</w:t>
      </w:r>
    </w:p>
    <w:p w14:paraId="0BBD50EA" w14:textId="77777777" w:rsidR="00E60591" w:rsidRPr="00AB1781" w:rsidRDefault="00E60591" w:rsidP="00E60591">
      <w:pPr>
        <w:pStyle w:val="EnglishHangNoCoptic"/>
      </w:pPr>
      <w:r w:rsidRPr="00AB1781">
        <w:t xml:space="preserve">The stone </w:t>
      </w:r>
      <w:r>
        <w:t>that</w:t>
      </w:r>
      <w:r w:rsidRPr="00AB1781">
        <w:t xml:space="preserve"> the builders rejected</w:t>
      </w:r>
    </w:p>
    <w:p w14:paraId="78D5DB99" w14:textId="77777777" w:rsidR="00E60591" w:rsidRPr="00AB1781" w:rsidRDefault="00E60591" w:rsidP="00E60591">
      <w:pPr>
        <w:pStyle w:val="EnglishHangEndNoCoptic"/>
      </w:pPr>
      <w:r>
        <w:tab/>
        <w:t>has become the corner</w:t>
      </w:r>
      <w:r w:rsidRPr="00AB1781">
        <w:t>stone.</w:t>
      </w:r>
    </w:p>
    <w:p w14:paraId="3F567E6F" w14:textId="77777777" w:rsidR="00E60591" w:rsidRPr="00AB1781" w:rsidRDefault="00E60591" w:rsidP="00E60591">
      <w:pPr>
        <w:pStyle w:val="EnglishHangNoCoptic"/>
      </w:pPr>
      <w:r w:rsidRPr="00AB1781">
        <w:t>This is the Lord’s doing,</w:t>
      </w:r>
    </w:p>
    <w:p w14:paraId="743D39EB" w14:textId="77777777" w:rsidR="00E60591" w:rsidRDefault="00E60591" w:rsidP="00E60591">
      <w:pPr>
        <w:pStyle w:val="EnglishHangEndNoCoptic"/>
      </w:pPr>
      <w:r w:rsidRPr="00AB1781">
        <w:tab/>
        <w:t>and it is marvelous in our eyes.</w:t>
      </w:r>
      <w:r>
        <w:t xml:space="preserve"> </w:t>
      </w:r>
      <w:r>
        <w:rPr>
          <w:i/>
          <w:iCs/>
        </w:rPr>
        <w:t>Alleluia.</w:t>
      </w:r>
      <w:r>
        <w:t xml:space="preserve"> (Psalm 117:22-23)</w:t>
      </w:r>
    </w:p>
    <w:p w14:paraId="6BE3E527" w14:textId="77777777" w:rsidR="00E60591" w:rsidRPr="00AB1781" w:rsidRDefault="00E60591" w:rsidP="00E60591">
      <w:pPr>
        <w:pStyle w:val="EnglishHangNoCoptic"/>
      </w:pPr>
      <w:r w:rsidRPr="00AB1781">
        <w:t>Let God arise, a</w:t>
      </w:r>
      <w:r>
        <w:t>nd let His enemies be scattered,</w:t>
      </w:r>
    </w:p>
    <w:p w14:paraId="20DB01E1" w14:textId="77777777" w:rsidR="00E60591" w:rsidRPr="00AB1781" w:rsidRDefault="00E60591" w:rsidP="00E60591">
      <w:pPr>
        <w:pStyle w:val="EnglishHangEndNoCoptic"/>
        <w:jc w:val="both"/>
      </w:pPr>
      <w:r w:rsidRPr="00AB1781">
        <w:tab/>
        <w:t xml:space="preserve">and let those who hate Him </w:t>
      </w:r>
      <w:r>
        <w:t>flee</w:t>
      </w:r>
      <w:r w:rsidRPr="00AB1781">
        <w:t xml:space="preserve"> from</w:t>
      </w:r>
      <w:r>
        <w:t xml:space="preserve"> before H</w:t>
      </w:r>
      <w:r w:rsidRPr="00AB1781">
        <w:t>is face.</w:t>
      </w:r>
      <w:r>
        <w:t xml:space="preserve"> </w:t>
      </w:r>
      <w:r>
        <w:rPr>
          <w:i/>
          <w:iCs/>
        </w:rPr>
        <w:t xml:space="preserve">Alleluia. </w:t>
      </w:r>
      <w:r>
        <w:t>(Psalm 67:2)</w:t>
      </w:r>
    </w:p>
    <w:p w14:paraId="0CE3E032" w14:textId="77777777" w:rsidR="00E60591" w:rsidRPr="00AB1781" w:rsidRDefault="00E60591" w:rsidP="00E60591">
      <w:pPr>
        <w:pStyle w:val="EnglishHangNoCoptic"/>
      </w:pPr>
      <w:r w:rsidRPr="00AB1781">
        <w:t>This is the day which the Lord has made;</w:t>
      </w:r>
    </w:p>
    <w:p w14:paraId="1D1C8E45" w14:textId="77777777" w:rsidR="00E60591" w:rsidRPr="00AB1781" w:rsidRDefault="00E60591" w:rsidP="00E60591">
      <w:pPr>
        <w:pStyle w:val="EnglishHangEndNoCoptic"/>
      </w:pPr>
      <w:r w:rsidRPr="00AB1781">
        <w:tab/>
        <w:t>let us rejoice and be glad in it.</w:t>
      </w:r>
    </w:p>
    <w:p w14:paraId="6B8AB811" w14:textId="77777777" w:rsidR="00E60591" w:rsidRPr="00AB1781" w:rsidRDefault="00E60591" w:rsidP="00E60591">
      <w:pPr>
        <w:pStyle w:val="EnglishHangNoCoptic"/>
      </w:pPr>
      <w:r>
        <w:t>O Lord, save us!</w:t>
      </w:r>
    </w:p>
    <w:p w14:paraId="43C45D8F" w14:textId="77777777" w:rsidR="00E60591" w:rsidRPr="00AB1781" w:rsidRDefault="00E60591" w:rsidP="00E60591">
      <w:pPr>
        <w:pStyle w:val="EnglishHangEndNoCoptic"/>
      </w:pPr>
      <w:r>
        <w:tab/>
      </w:r>
      <w:r w:rsidRPr="00AB1781">
        <w:t>O Lord</w:t>
      </w:r>
      <w:r>
        <w:t>, straighten our way!</w:t>
      </w:r>
    </w:p>
    <w:p w14:paraId="5F461AAD" w14:textId="77777777" w:rsidR="00E60591" w:rsidRDefault="00E60591" w:rsidP="00E60591">
      <w:pPr>
        <w:pStyle w:val="EnglishHangEndNoCoptic"/>
      </w:pPr>
      <w:r>
        <w:t xml:space="preserve">Blessed be he who comes in the Name of the Lord! </w:t>
      </w:r>
      <w:r>
        <w:rPr>
          <w:i/>
          <w:iCs/>
        </w:rPr>
        <w:t xml:space="preserve">Alleluia. </w:t>
      </w:r>
      <w:r>
        <w:t>(Psalm 117:24-26a)</w:t>
      </w:r>
    </w:p>
    <w:p w14:paraId="1F7A55FC" w14:textId="77777777" w:rsidR="00E60591" w:rsidRPr="00AB1781" w:rsidRDefault="00E60591" w:rsidP="00E60591">
      <w:pPr>
        <w:pStyle w:val="EnglishHangNoCoptic"/>
      </w:pPr>
      <w:r w:rsidRPr="00AB1781">
        <w:t>Let them exalt Him in the assembly of the people,</w:t>
      </w:r>
    </w:p>
    <w:p w14:paraId="3341770B" w14:textId="77777777" w:rsidR="00E60591" w:rsidRDefault="00E60591" w:rsidP="00E60591">
      <w:pPr>
        <w:pStyle w:val="EnglishHangEndNoCoptic"/>
      </w:pPr>
      <w:r w:rsidRPr="00AB1781">
        <w:tab/>
        <w:t xml:space="preserve">and praise Him </w:t>
      </w:r>
      <w:r>
        <w:t>in</w:t>
      </w:r>
      <w:r w:rsidRPr="00AB1781">
        <w:t xml:space="preserve"> the session of elders.</w:t>
      </w:r>
      <w:r>
        <w:t xml:space="preserve"> </w:t>
      </w:r>
    </w:p>
    <w:p w14:paraId="7180BA4F" w14:textId="77777777" w:rsidR="00E60591" w:rsidRPr="00AB1781" w:rsidRDefault="00E60591" w:rsidP="00E60591">
      <w:pPr>
        <w:pStyle w:val="EnglishHangNoCoptic"/>
      </w:pPr>
      <w:r>
        <w:t>He…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72785651" w14:textId="77777777" w:rsidR="00E60591" w:rsidRDefault="00E60591" w:rsidP="00E60591">
      <w:pPr>
        <w:pStyle w:val="EnglishHangEndNoCoptic"/>
        <w:ind w:firstLine="0"/>
      </w:pPr>
      <w:r>
        <w:t xml:space="preserve">The righteous will see it and be glad. </w:t>
      </w:r>
      <w:r>
        <w:rPr>
          <w:i/>
          <w:iCs/>
        </w:rPr>
        <w:t>Alleluia.</w:t>
      </w:r>
      <w:r>
        <w:t xml:space="preserve"> (Psalm 106:32, 41b, 42a)</w:t>
      </w:r>
    </w:p>
    <w:p w14:paraId="0D9457BE" w14:textId="77777777" w:rsidR="00E60591" w:rsidRPr="00AB1781" w:rsidRDefault="00E60591" w:rsidP="00E60591">
      <w:pPr>
        <w:pStyle w:val="EnglishHangNoCoptic"/>
      </w:pPr>
      <w:r w:rsidRPr="00AB1781">
        <w:t xml:space="preserve">The Lord has sworn and will not </w:t>
      </w:r>
      <w:r>
        <w:t>repent,</w:t>
      </w:r>
    </w:p>
    <w:p w14:paraId="0EF6C04F" w14:textId="77777777" w:rsidR="00E60591" w:rsidRPr="00AB1781" w:rsidRDefault="00E60591" w:rsidP="00E60591">
      <w:pPr>
        <w:pStyle w:val="EnglishHangNoCoptic"/>
      </w:pPr>
      <w:r>
        <w:tab/>
        <w:t>“You</w:t>
      </w:r>
      <w:r w:rsidRPr="00AB1781">
        <w:t xml:space="preserve"> are a priest forever </w:t>
      </w:r>
      <w:r>
        <w:t>according to the order</w:t>
      </w:r>
      <w:r w:rsidRPr="00AB1781">
        <w:t xml:space="preserve"> of </w:t>
      </w:r>
      <w:r>
        <w:t>Melchis</w:t>
      </w:r>
      <w:r w:rsidRPr="00AB1781">
        <w:t>edek</w:t>
      </w:r>
      <w:r>
        <w:t xml:space="preserve">.” </w:t>
      </w:r>
      <w:r>
        <w:rPr>
          <w:i/>
          <w:iCs/>
        </w:rPr>
        <w:t>Alleluia.</w:t>
      </w:r>
      <w:r>
        <w:t xml:space="preserve"> (Psalm 109:4)</w:t>
      </w:r>
    </w:p>
    <w:p w14:paraId="2B3C5797" w14:textId="77777777" w:rsidR="00E60591" w:rsidRPr="00AB1781" w:rsidRDefault="00E60591" w:rsidP="00E60591">
      <w:pPr>
        <w:pStyle w:val="EnglishHangNoCoptic"/>
      </w:pPr>
    </w:p>
    <w:p w14:paraId="44F8FADF" w14:textId="77777777" w:rsidR="00E60591" w:rsidRPr="00AB1781" w:rsidRDefault="00E60591" w:rsidP="00E60591">
      <w:pPr>
        <w:pStyle w:val="EnglishHangNoCoptic"/>
      </w:pPr>
      <w:r w:rsidRPr="00AB1781">
        <w:t>May God hav</w:t>
      </w:r>
      <w:r>
        <w:t>e compassion on us and bless us,</w:t>
      </w:r>
    </w:p>
    <w:p w14:paraId="1EBD0DA3" w14:textId="77777777" w:rsidR="00E60591" w:rsidRDefault="00E60591" w:rsidP="00E60591">
      <w:pPr>
        <w:pStyle w:val="EnglishHangNoCoptic"/>
      </w:pPr>
      <w:r w:rsidRPr="00AB1781">
        <w:tab/>
        <w:t xml:space="preserve">and may He manifest His </w:t>
      </w:r>
      <w:r>
        <w:t>face upon</w:t>
      </w:r>
      <w:r w:rsidRPr="00AB1781">
        <w:t xml:space="preserve"> us,</w:t>
      </w:r>
    </w:p>
    <w:p w14:paraId="55C0EAC6" w14:textId="77777777" w:rsidR="00E60591" w:rsidRDefault="00E60591" w:rsidP="00E60591">
      <w:pPr>
        <w:pStyle w:val="EnglishHangEndNoCoptic"/>
        <w:ind w:firstLine="0"/>
      </w:pPr>
      <w:r>
        <w:t xml:space="preserve">and have mercy upon us. </w:t>
      </w:r>
      <w:r>
        <w:rPr>
          <w:i/>
          <w:iCs/>
        </w:rPr>
        <w:t xml:space="preserve">Alleluia. </w:t>
      </w:r>
      <w:r>
        <w:t>(Psalm 66:2)</w:t>
      </w:r>
    </w:p>
    <w:p w14:paraId="64FB8F7C"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21BC74EB" w14:textId="77777777" w:rsidR="00E60591" w:rsidRDefault="00E60591" w:rsidP="00E60591">
      <w:pPr>
        <w:pStyle w:val="EnglishHangEndNoCoptic"/>
        <w:ind w:firstLine="0"/>
      </w:pPr>
      <w:r w:rsidRPr="00AB1781">
        <w:tab/>
        <w:t xml:space="preserve">shepherd </w:t>
      </w:r>
      <w:r>
        <w:t xml:space="preserve">them </w:t>
      </w:r>
      <w:r w:rsidRPr="00AB1781">
        <w:t xml:space="preserve">and </w:t>
      </w:r>
      <w:r>
        <w:t>raise</w:t>
      </w:r>
      <w:r w:rsidRPr="00AB1781">
        <w:t xml:space="preserve"> them </w:t>
      </w:r>
      <w:r>
        <w:t>up forever</w:t>
      </w:r>
      <w:r w:rsidRPr="00AB1781">
        <w:t>.</w:t>
      </w:r>
      <w:r>
        <w:t xml:space="preserve"> </w:t>
      </w:r>
      <w:r>
        <w:rPr>
          <w:i/>
          <w:iCs/>
        </w:rPr>
        <w:t xml:space="preserve">Alleluia. </w:t>
      </w:r>
      <w:r>
        <w:t>(Psalm 27:9)</w:t>
      </w:r>
    </w:p>
    <w:p w14:paraId="55DE3249"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483C0F55" w14:textId="77777777" w:rsidR="00E60591" w:rsidRDefault="00E60591" w:rsidP="00E60591">
      <w:pPr>
        <w:pStyle w:val="EnglishHangEndNoCoptic"/>
        <w:ind w:firstLine="0"/>
      </w:pPr>
      <w:r w:rsidRPr="00AB1781">
        <w:tab/>
        <w:t>and will und</w:t>
      </w:r>
      <w:r>
        <w:t xml:space="preserve">erstand the mercies of the Lord? </w:t>
      </w:r>
      <w:r>
        <w:rPr>
          <w:i/>
          <w:iCs/>
        </w:rPr>
        <w:t xml:space="preserve">Alleluia. </w:t>
      </w:r>
      <w:r>
        <w:t>(Psalm 106:43)</w:t>
      </w:r>
    </w:p>
    <w:p w14:paraId="43251089" w14:textId="77777777" w:rsidR="00E60591" w:rsidRDefault="00E60591" w:rsidP="00E60591">
      <w:pPr>
        <w:pStyle w:val="EnglishHangNoCoptic"/>
      </w:pPr>
      <w:r>
        <w:t>Bless me. See, the metonia. Forgive me, my fathers and my brothers.</w:t>
      </w:r>
    </w:p>
    <w:p w14:paraId="7FF83DBE" w14:textId="77777777" w:rsidR="00E60591" w:rsidRDefault="00E60591" w:rsidP="00E60591">
      <w:pPr>
        <w:pStyle w:val="EnglishHangEndNoCoptic"/>
      </w:pPr>
      <w:r>
        <w:tab/>
        <w:t>Pray for me. In love, I ask you to remember me.</w:t>
      </w:r>
    </w:p>
    <w:p w14:paraId="7165AA64" w14:textId="77777777" w:rsidR="00E60591" w:rsidRDefault="00E60591" w:rsidP="00E60591">
      <w:pPr>
        <w:pStyle w:val="EnglishHangNoCoptic"/>
      </w:pPr>
      <w:r>
        <w:lastRenderedPageBreak/>
        <w:t>Glory be to the Father, and to the Son,</w:t>
      </w:r>
    </w:p>
    <w:p w14:paraId="6446AEA5" w14:textId="77777777" w:rsidR="00E60591" w:rsidRDefault="00E60591" w:rsidP="00E60591">
      <w:pPr>
        <w:pStyle w:val="EnglishHangNoCoptic"/>
      </w:pPr>
      <w:r>
        <w:tab/>
        <w:t>And to the Holy Spirit,</w:t>
      </w:r>
    </w:p>
    <w:p w14:paraId="06A6D493" w14:textId="77777777" w:rsidR="00E60591" w:rsidRDefault="00E60591" w:rsidP="00E60591">
      <w:pPr>
        <w:pStyle w:val="EnglishHangNoCoptic"/>
        <w:ind w:firstLine="0"/>
      </w:pPr>
      <w:r>
        <w:t>Both now, and forever,</w:t>
      </w:r>
    </w:p>
    <w:p w14:paraId="4935BCB4" w14:textId="77777777" w:rsidR="00E60591" w:rsidRDefault="00E60591" w:rsidP="00E60591">
      <w:pPr>
        <w:pStyle w:val="EnglishHangEndNoCoptic"/>
        <w:ind w:firstLine="0"/>
      </w:pPr>
      <w:r>
        <w:t>and to the age of all ages. Amen.</w:t>
      </w:r>
    </w:p>
    <w:p w14:paraId="2D953329" w14:textId="77777777" w:rsidR="00E60591" w:rsidRDefault="00E60591" w:rsidP="00E60591">
      <w:pPr>
        <w:pStyle w:val="EnglishHangNoCoptic"/>
      </w:pPr>
      <w:r>
        <w:t>Alleluia. Lord have mercy.</w:t>
      </w:r>
    </w:p>
    <w:p w14:paraId="4FD889B4" w14:textId="77777777" w:rsidR="00E60591" w:rsidRDefault="00E60591" w:rsidP="00E60591">
      <w:pPr>
        <w:pStyle w:val="EnglishHangNoCoptic"/>
        <w:ind w:firstLine="0"/>
      </w:pPr>
      <w:r>
        <w:t>Lord have mercy.</w:t>
      </w:r>
    </w:p>
    <w:p w14:paraId="4127A81D" w14:textId="77777777" w:rsidR="00E60591" w:rsidRPr="00AD52C7" w:rsidRDefault="00E60591" w:rsidP="00E60591">
      <w:pPr>
        <w:pStyle w:val="EnglishHangEndNoCoptic"/>
        <w:ind w:firstLine="0"/>
      </w:pPr>
      <w:r>
        <w:t>Lord have mercy.</w:t>
      </w:r>
    </w:p>
    <w:p w14:paraId="296945B1" w14:textId="77777777" w:rsidR="00E60591" w:rsidRDefault="00E60591" w:rsidP="00E60591">
      <w:pPr>
        <w:pStyle w:val="Heading4"/>
      </w:pPr>
      <w:r>
        <w:t>Psali Adam Before the Second Canticle</w:t>
      </w:r>
      <w:bookmarkEnd w:id="11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40D0397" w14:textId="77777777" w:rsidTr="00E60591">
        <w:trPr>
          <w:cantSplit/>
        </w:trPr>
        <w:tc>
          <w:tcPr>
            <w:tcW w:w="288" w:type="dxa"/>
          </w:tcPr>
          <w:p w14:paraId="46A35305" w14:textId="77777777" w:rsidR="00E60591" w:rsidRDefault="00E60591" w:rsidP="00E60591">
            <w:pPr>
              <w:pStyle w:val="CopticCross"/>
            </w:pPr>
          </w:p>
        </w:tc>
        <w:tc>
          <w:tcPr>
            <w:tcW w:w="3960" w:type="dxa"/>
          </w:tcPr>
          <w:p w14:paraId="02B4B7BE" w14:textId="77777777" w:rsidR="00E60591" w:rsidRDefault="00E60591" w:rsidP="00E60591">
            <w:pPr>
              <w:pStyle w:val="EngHang"/>
            </w:pPr>
            <w:r>
              <w:t>The Lord reigns,</w:t>
            </w:r>
          </w:p>
          <w:p w14:paraId="69F9AE17" w14:textId="77777777" w:rsidR="00E60591" w:rsidRDefault="00E60591" w:rsidP="00E60591">
            <w:pPr>
              <w:pStyle w:val="EngHang"/>
            </w:pPr>
            <w:r>
              <w:t>Clothed with magnificence;</w:t>
            </w:r>
          </w:p>
          <w:p w14:paraId="2A989FCC" w14:textId="77777777" w:rsidR="00E60591" w:rsidRDefault="00E60591" w:rsidP="00E60591">
            <w:pPr>
              <w:pStyle w:val="EngHang"/>
            </w:pPr>
            <w:r>
              <w:t>The Lord is adorned</w:t>
            </w:r>
          </w:p>
          <w:p w14:paraId="3C370DC1" w14:textId="77777777" w:rsidR="00E60591" w:rsidRDefault="00E60591" w:rsidP="00E60591">
            <w:pPr>
              <w:pStyle w:val="EngHangEnd"/>
            </w:pPr>
            <w:r>
              <w:t>With power and glory.</w:t>
            </w:r>
          </w:p>
        </w:tc>
        <w:tc>
          <w:tcPr>
            <w:tcW w:w="288" w:type="dxa"/>
          </w:tcPr>
          <w:p w14:paraId="27178B3E" w14:textId="77777777" w:rsidR="00E60591" w:rsidRDefault="00E60591" w:rsidP="00E60591">
            <w:pPr>
              <w:pStyle w:val="CopticCross"/>
            </w:pPr>
          </w:p>
        </w:tc>
        <w:tc>
          <w:tcPr>
            <w:tcW w:w="288" w:type="dxa"/>
          </w:tcPr>
          <w:p w14:paraId="4D45931A" w14:textId="77777777" w:rsidR="00E60591" w:rsidRDefault="00E60591" w:rsidP="00E60591">
            <w:pPr>
              <w:pStyle w:val="CopticCross"/>
            </w:pPr>
          </w:p>
        </w:tc>
        <w:tc>
          <w:tcPr>
            <w:tcW w:w="3960" w:type="dxa"/>
          </w:tcPr>
          <w:p w14:paraId="01293486" w14:textId="77777777" w:rsidR="00E60591" w:rsidRDefault="00E60591" w:rsidP="00E60591">
            <w:pPr>
              <w:pStyle w:val="CopticVersemulti-line"/>
            </w:pPr>
            <w:r>
              <w:t>ⲀⲠϭⲟⲓⲥ ⲉ̀ⲣⲟⲩⲣⲟ:</w:t>
            </w:r>
          </w:p>
          <w:p w14:paraId="24D0B79F" w14:textId="77777777" w:rsidR="00E60591" w:rsidRDefault="00E60591" w:rsidP="00E60591">
            <w:pPr>
              <w:pStyle w:val="CopticVersemulti-line"/>
            </w:pPr>
            <w:r>
              <w:t>ⲁϥϯⲛ̀ⲟⲩⲥⲁⲓ ϩⲓⲱⲧϥ:</w:t>
            </w:r>
          </w:p>
          <w:p w14:paraId="7621186A" w14:textId="77777777" w:rsidR="00E60591" w:rsidRDefault="00E60591" w:rsidP="00E60591">
            <w:pPr>
              <w:pStyle w:val="CopticVersemulti-line"/>
            </w:pPr>
            <w:r>
              <w:t>Ⲡϭⲟⲓⲥ ϧⲉⲛ ⲡⲓϫⲟⲙ:</w:t>
            </w:r>
          </w:p>
          <w:p w14:paraId="6EB2950D" w14:textId="77777777" w:rsidR="00E60591" w:rsidRPr="005130A7" w:rsidRDefault="00E60591" w:rsidP="00E60591">
            <w:pPr>
              <w:pStyle w:val="CopticVerse"/>
            </w:pPr>
            <w:r>
              <w:t>ⲛⲉⲙ ⲡⲓⲱ̀ⲟⲩ ⲁϥⲙⲟⲣϥ.</w:t>
            </w:r>
          </w:p>
        </w:tc>
      </w:tr>
      <w:tr w:rsidR="00E60591" w14:paraId="488C030F" w14:textId="77777777" w:rsidTr="00E60591">
        <w:trPr>
          <w:cantSplit/>
        </w:trPr>
        <w:tc>
          <w:tcPr>
            <w:tcW w:w="288" w:type="dxa"/>
          </w:tcPr>
          <w:p w14:paraId="124F990A" w14:textId="77777777" w:rsidR="00E60591" w:rsidRPr="001E2E1C" w:rsidRDefault="00E60591" w:rsidP="00E60591">
            <w:pPr>
              <w:pStyle w:val="CopticCross"/>
            </w:pPr>
          </w:p>
        </w:tc>
        <w:tc>
          <w:tcPr>
            <w:tcW w:w="3960" w:type="dxa"/>
          </w:tcPr>
          <w:p w14:paraId="12AEDEAA" w14:textId="77777777" w:rsidR="00E60591" w:rsidRDefault="00E60591" w:rsidP="00E60591">
            <w:pPr>
              <w:pStyle w:val="EngHang"/>
            </w:pPr>
            <w:r>
              <w:t>He removed Adam’s sadness,</w:t>
            </w:r>
          </w:p>
          <w:p w14:paraId="59A0E4EA" w14:textId="77777777" w:rsidR="00E60591" w:rsidRDefault="00E60591" w:rsidP="00E60591">
            <w:pPr>
              <w:pStyle w:val="EngHang"/>
            </w:pPr>
            <w:r>
              <w:t>And his offenses,</w:t>
            </w:r>
          </w:p>
          <w:p w14:paraId="0C7AD7F4" w14:textId="77777777" w:rsidR="00E60591" w:rsidRDefault="00E60591" w:rsidP="00E60591">
            <w:pPr>
              <w:pStyle w:val="EngHang"/>
            </w:pPr>
            <w:r>
              <w:t>And restored him once more</w:t>
            </w:r>
          </w:p>
          <w:p w14:paraId="5FBB512E" w14:textId="77777777" w:rsidR="00E60591" w:rsidRDefault="00E60591" w:rsidP="00E60591">
            <w:pPr>
              <w:pStyle w:val="EngHangEnd"/>
            </w:pPr>
            <w:r>
              <w:t>To his authority.</w:t>
            </w:r>
          </w:p>
        </w:tc>
        <w:tc>
          <w:tcPr>
            <w:tcW w:w="288" w:type="dxa"/>
          </w:tcPr>
          <w:p w14:paraId="30262BA0" w14:textId="77777777" w:rsidR="00E60591" w:rsidRDefault="00E60591" w:rsidP="00E60591">
            <w:pPr>
              <w:pStyle w:val="CopticCross"/>
            </w:pPr>
          </w:p>
        </w:tc>
        <w:tc>
          <w:tcPr>
            <w:tcW w:w="288" w:type="dxa"/>
          </w:tcPr>
          <w:p w14:paraId="436471C4" w14:textId="77777777" w:rsidR="00E60591" w:rsidRDefault="00E60591" w:rsidP="00E60591">
            <w:pPr>
              <w:pStyle w:val="CopticCross"/>
            </w:pPr>
          </w:p>
        </w:tc>
        <w:tc>
          <w:tcPr>
            <w:tcW w:w="3960" w:type="dxa"/>
          </w:tcPr>
          <w:p w14:paraId="7F6D4178" w14:textId="77777777" w:rsidR="00E60591" w:rsidRDefault="00E60591" w:rsidP="00E60591">
            <w:pPr>
              <w:pStyle w:val="CopticVersemulti-line"/>
            </w:pPr>
            <w:r>
              <w:t>Ⲃⲱⲗ ⲉ̀ⲃⲟⲗ ⲙ̀ⲡⲓϩⲏⲃⲓ:</w:t>
            </w:r>
          </w:p>
          <w:p w14:paraId="1D758D8F" w14:textId="77777777" w:rsidR="00E60591" w:rsidRDefault="00E60591" w:rsidP="00E60591">
            <w:pPr>
              <w:pStyle w:val="CopticVersemulti-line"/>
            </w:pPr>
            <w:r>
              <w:t>Ⲁ̀ⲇⲁⲙ ⲛⲉⲙ ⲡⲉϥϭⲣⲟⲡ:</w:t>
            </w:r>
          </w:p>
          <w:p w14:paraId="41C46F41" w14:textId="77777777" w:rsidR="00E60591" w:rsidRDefault="00E60591" w:rsidP="00E60591">
            <w:pPr>
              <w:pStyle w:val="CopticVersemulti-line"/>
            </w:pPr>
            <w:r>
              <w:t>ⲟⲩⲟϩ ⲁϥⲧⲁⲥⲑⲟϥ:</w:t>
            </w:r>
          </w:p>
          <w:p w14:paraId="27ECF552" w14:textId="77777777" w:rsidR="00E60591" w:rsidRPr="005130A7" w:rsidRDefault="00E60591" w:rsidP="00E60591">
            <w:pPr>
              <w:pStyle w:val="CopticVerse"/>
            </w:pPr>
            <w:r>
              <w:t>ⲉ̀ⲧⲉϥⲁⲣⲭⲏ ⲛ̀ⲕⲉⲥⲟⲡ.</w:t>
            </w:r>
          </w:p>
        </w:tc>
      </w:tr>
      <w:tr w:rsidR="00E60591" w14:paraId="37BE51DC" w14:textId="77777777" w:rsidTr="00E60591">
        <w:trPr>
          <w:cantSplit/>
        </w:trPr>
        <w:tc>
          <w:tcPr>
            <w:tcW w:w="288" w:type="dxa"/>
          </w:tcPr>
          <w:p w14:paraId="3E5E4019" w14:textId="77777777" w:rsidR="00E60591" w:rsidRDefault="00E60591" w:rsidP="00E60591">
            <w:pPr>
              <w:pStyle w:val="CopticCross"/>
            </w:pPr>
            <w:r>
              <w:t>¿</w:t>
            </w:r>
          </w:p>
        </w:tc>
        <w:tc>
          <w:tcPr>
            <w:tcW w:w="3960" w:type="dxa"/>
          </w:tcPr>
          <w:p w14:paraId="40CDDD44" w14:textId="77777777" w:rsidR="00E60591" w:rsidRDefault="00E60591" w:rsidP="00E60591">
            <w:pPr>
              <w:pStyle w:val="EngHang"/>
            </w:pPr>
            <w:r>
              <w:t>He tore asunder the book</w:t>
            </w:r>
          </w:p>
          <w:p w14:paraId="34AE5FE8" w14:textId="77777777" w:rsidR="00E60591" w:rsidRDefault="00E60591" w:rsidP="00E60591">
            <w:pPr>
              <w:pStyle w:val="EngHang"/>
            </w:pPr>
            <w:r>
              <w:t>Of our sins upon the cross;</w:t>
            </w:r>
          </w:p>
          <w:p w14:paraId="20A217D5" w14:textId="77777777" w:rsidR="00E60591" w:rsidRDefault="00E60591" w:rsidP="00E60591">
            <w:pPr>
              <w:pStyle w:val="EngHang"/>
            </w:pPr>
            <w:r>
              <w:t>He abolished death,</w:t>
            </w:r>
          </w:p>
          <w:p w14:paraId="057903F9" w14:textId="77777777" w:rsidR="00E60591" w:rsidRDefault="00E60591" w:rsidP="00E60591">
            <w:pPr>
              <w:pStyle w:val="EngHangEnd"/>
            </w:pPr>
            <w:r>
              <w:t>By His death.</w:t>
            </w:r>
          </w:p>
        </w:tc>
        <w:tc>
          <w:tcPr>
            <w:tcW w:w="288" w:type="dxa"/>
          </w:tcPr>
          <w:p w14:paraId="0E9A26C6" w14:textId="77777777" w:rsidR="00E60591" w:rsidRDefault="00E60591" w:rsidP="00E60591">
            <w:pPr>
              <w:pStyle w:val="CopticCross"/>
            </w:pPr>
          </w:p>
        </w:tc>
        <w:tc>
          <w:tcPr>
            <w:tcW w:w="288" w:type="dxa"/>
          </w:tcPr>
          <w:p w14:paraId="4ACE4010" w14:textId="77777777" w:rsidR="00E60591" w:rsidRDefault="00E60591" w:rsidP="00E60591">
            <w:pPr>
              <w:pStyle w:val="CopticCross"/>
            </w:pPr>
            <w:r>
              <w:t>¿</w:t>
            </w:r>
          </w:p>
        </w:tc>
        <w:tc>
          <w:tcPr>
            <w:tcW w:w="3960" w:type="dxa"/>
          </w:tcPr>
          <w:p w14:paraId="657C8040" w14:textId="77777777" w:rsidR="00E60591" w:rsidRDefault="00E60591" w:rsidP="00E60591">
            <w:pPr>
              <w:pStyle w:val="CopticVersemulti-line"/>
            </w:pPr>
            <w:r>
              <w:t>Ⲅⲣⲁⲫⲏ ⲛ̀ⲛⲉⲛⲛⲟⲃⲓ:</w:t>
            </w:r>
          </w:p>
          <w:p w14:paraId="7450FA4D" w14:textId="77777777" w:rsidR="00E60591" w:rsidRDefault="00E60591" w:rsidP="00E60591">
            <w:pPr>
              <w:pStyle w:val="CopticVersemulti-line"/>
            </w:pPr>
            <w:r>
              <w:t>ⲁϥⲫⲁϧϥ ⲉ̀ⲡⲓⲥ̀ⲧⲁⲩⲣⲟⲥ:</w:t>
            </w:r>
          </w:p>
          <w:p w14:paraId="619F611E" w14:textId="77777777" w:rsidR="00E60591" w:rsidRDefault="00E60591" w:rsidP="00E60591">
            <w:pPr>
              <w:pStyle w:val="CopticVersemulti-line"/>
            </w:pPr>
            <w:r>
              <w:t>ⲟⲩⲟϩ ⲁⲩⲕⲱⲣϥ ⲙ̀ⲫ̀ⲙⲟⲩ:</w:t>
            </w:r>
          </w:p>
          <w:p w14:paraId="3A5DB38F" w14:textId="77777777" w:rsidR="00E60591" w:rsidRPr="005130A7" w:rsidRDefault="00E60591" w:rsidP="00E60591">
            <w:pPr>
              <w:pStyle w:val="CopticVerse"/>
            </w:pPr>
            <w:r>
              <w:t>ϧⲉⲛ ⲡⲉϥⲙⲟⲩ ⲛ̀ⲕⲁⲗⲱⲥ.</w:t>
            </w:r>
          </w:p>
        </w:tc>
      </w:tr>
      <w:tr w:rsidR="00E60591" w14:paraId="71EE829B" w14:textId="77777777" w:rsidTr="00E60591">
        <w:trPr>
          <w:cantSplit/>
        </w:trPr>
        <w:tc>
          <w:tcPr>
            <w:tcW w:w="288" w:type="dxa"/>
          </w:tcPr>
          <w:p w14:paraId="1B5747C1" w14:textId="77777777" w:rsidR="00E60591" w:rsidRDefault="00E60591" w:rsidP="00E60591">
            <w:pPr>
              <w:pStyle w:val="CopticCross"/>
            </w:pPr>
            <w:r>
              <w:t>¿</w:t>
            </w:r>
          </w:p>
        </w:tc>
        <w:tc>
          <w:tcPr>
            <w:tcW w:w="3960" w:type="dxa"/>
          </w:tcPr>
          <w:p w14:paraId="7E6880FD" w14:textId="77777777" w:rsidR="00E60591" w:rsidRDefault="00E60591" w:rsidP="00E60591">
            <w:pPr>
              <w:pStyle w:val="EngHang"/>
            </w:pPr>
            <w:r>
              <w:t>He has in truth granted us</w:t>
            </w:r>
          </w:p>
          <w:p w14:paraId="0A296DDD" w14:textId="77777777" w:rsidR="00E60591" w:rsidRDefault="00E60591" w:rsidP="00E60591">
            <w:pPr>
              <w:pStyle w:val="EngHang"/>
            </w:pPr>
            <w:r>
              <w:t>Life everlasting,</w:t>
            </w:r>
          </w:p>
          <w:p w14:paraId="726865D0" w14:textId="77777777" w:rsidR="00E60591" w:rsidRDefault="00E60591" w:rsidP="00E60591">
            <w:pPr>
              <w:pStyle w:val="EngHang"/>
            </w:pPr>
            <w:r>
              <w:t>And all good and</w:t>
            </w:r>
          </w:p>
          <w:p w14:paraId="2A16D50D" w14:textId="77777777" w:rsidR="00E60591" w:rsidRDefault="00E60591" w:rsidP="00E60591">
            <w:pPr>
              <w:pStyle w:val="EngHangEnd"/>
            </w:pPr>
            <w:r>
              <w:t>Perfect gifts.</w:t>
            </w:r>
          </w:p>
        </w:tc>
        <w:tc>
          <w:tcPr>
            <w:tcW w:w="288" w:type="dxa"/>
          </w:tcPr>
          <w:p w14:paraId="48F80A32" w14:textId="77777777" w:rsidR="00E60591" w:rsidRDefault="00E60591" w:rsidP="00E60591">
            <w:pPr>
              <w:pStyle w:val="CopticCross"/>
            </w:pPr>
          </w:p>
        </w:tc>
        <w:tc>
          <w:tcPr>
            <w:tcW w:w="288" w:type="dxa"/>
          </w:tcPr>
          <w:p w14:paraId="6EABFC06" w14:textId="77777777" w:rsidR="00E60591" w:rsidRDefault="00E60591" w:rsidP="00E60591">
            <w:pPr>
              <w:pStyle w:val="CopticCross"/>
            </w:pPr>
            <w:r>
              <w:t>¿</w:t>
            </w:r>
          </w:p>
        </w:tc>
        <w:tc>
          <w:tcPr>
            <w:tcW w:w="3960" w:type="dxa"/>
          </w:tcPr>
          <w:p w14:paraId="56F0668B" w14:textId="77777777" w:rsidR="00E60591" w:rsidRDefault="00E60591" w:rsidP="00E60591">
            <w:pPr>
              <w:pStyle w:val="CopticVersemulti-line"/>
            </w:pPr>
            <w:r>
              <w:t>Ⲇⲓⲕⲉⲟⲥ ⲁϥϯ ⲛⲁⲛ:</w:t>
            </w:r>
          </w:p>
          <w:p w14:paraId="5F9ABFC8" w14:textId="77777777" w:rsidR="00E60591" w:rsidRDefault="00E60591" w:rsidP="00E60591">
            <w:pPr>
              <w:pStyle w:val="CopticVersemulti-line"/>
            </w:pPr>
            <w:r>
              <w:t>ⲙ̀ⲡ̀ⲱⲛϧ ⲉϥⲙⲏⲛ ⲉⲃⲟⲗ:</w:t>
            </w:r>
          </w:p>
          <w:p w14:paraId="4EBC3AF7" w14:textId="77777777" w:rsidR="00E60591" w:rsidRDefault="00E60591" w:rsidP="00E60591">
            <w:pPr>
              <w:pStyle w:val="CopticVersemulti-line"/>
            </w:pPr>
            <w:r>
              <w:t>ⲛⲉⲙ ⲛⲓⲇⲱⲣⲉⲁ̀ ⲧⲏⲣⲟⲩ:</w:t>
            </w:r>
          </w:p>
          <w:p w14:paraId="262EF15F" w14:textId="77777777" w:rsidR="00E60591" w:rsidRPr="005130A7" w:rsidRDefault="00E60591" w:rsidP="00E60591">
            <w:pPr>
              <w:pStyle w:val="CopticVerse"/>
            </w:pPr>
            <w:r>
              <w:t>ⲑⲏⲉⲧϫⲏⲕ ⲉ̀ⲃⲟⲗ.</w:t>
            </w:r>
          </w:p>
        </w:tc>
      </w:tr>
      <w:tr w:rsidR="00E60591" w14:paraId="4FDA1E7A" w14:textId="77777777" w:rsidTr="00E60591">
        <w:trPr>
          <w:cantSplit/>
        </w:trPr>
        <w:tc>
          <w:tcPr>
            <w:tcW w:w="288" w:type="dxa"/>
          </w:tcPr>
          <w:p w14:paraId="66155DE1" w14:textId="77777777" w:rsidR="00E60591" w:rsidRDefault="00E60591" w:rsidP="00E60591">
            <w:pPr>
              <w:pStyle w:val="CopticCross"/>
            </w:pPr>
          </w:p>
        </w:tc>
        <w:tc>
          <w:tcPr>
            <w:tcW w:w="3960" w:type="dxa"/>
          </w:tcPr>
          <w:p w14:paraId="5CBF7E64" w14:textId="77777777" w:rsidR="00E60591" w:rsidRDefault="00E60591" w:rsidP="00E60591">
            <w:pPr>
              <w:pStyle w:val="EngHang"/>
            </w:pPr>
            <w:r>
              <w:t>Let us therefore proclaim,</w:t>
            </w:r>
          </w:p>
          <w:p w14:paraId="3960B39F" w14:textId="77777777" w:rsidR="00E60591" w:rsidRDefault="00E60591" w:rsidP="00E60591">
            <w:pPr>
              <w:pStyle w:val="EngHang"/>
            </w:pPr>
            <w:r>
              <w:t>With the pure</w:t>
            </w:r>
          </w:p>
          <w:p w14:paraId="4DD7A6D0" w14:textId="77777777" w:rsidR="00E60591" w:rsidRDefault="00E60591" w:rsidP="00E60591">
            <w:pPr>
              <w:pStyle w:val="EngHang"/>
            </w:pPr>
            <w:r>
              <w:t>and rigtheousDavid,</w:t>
            </w:r>
          </w:p>
          <w:p w14:paraId="65276169" w14:textId="77777777" w:rsidR="00E60591" w:rsidRDefault="00E60591" w:rsidP="00E60591">
            <w:pPr>
              <w:pStyle w:val="EngHangEnd"/>
            </w:pPr>
            <w:r>
              <w:t>The prophet and psalmist,</w:t>
            </w:r>
          </w:p>
        </w:tc>
        <w:tc>
          <w:tcPr>
            <w:tcW w:w="288" w:type="dxa"/>
          </w:tcPr>
          <w:p w14:paraId="32D0EFE8" w14:textId="77777777" w:rsidR="00E60591" w:rsidRDefault="00E60591" w:rsidP="00E60591">
            <w:pPr>
              <w:pStyle w:val="CopticCross"/>
            </w:pPr>
          </w:p>
        </w:tc>
        <w:tc>
          <w:tcPr>
            <w:tcW w:w="288" w:type="dxa"/>
          </w:tcPr>
          <w:p w14:paraId="14906D4D" w14:textId="77777777" w:rsidR="00E60591" w:rsidRDefault="00E60591" w:rsidP="00E60591">
            <w:pPr>
              <w:pStyle w:val="CopticCross"/>
            </w:pPr>
          </w:p>
        </w:tc>
        <w:tc>
          <w:tcPr>
            <w:tcW w:w="3960" w:type="dxa"/>
          </w:tcPr>
          <w:p w14:paraId="03BDEA88" w14:textId="77777777" w:rsidR="00E60591" w:rsidRDefault="00E60591" w:rsidP="00E60591">
            <w:pPr>
              <w:pStyle w:val="CopticVersemulti-line"/>
            </w:pPr>
            <w:r>
              <w:t>Ⲉⲑⲃⲉ ⲫⲁⲓ ⲧⲉⲛⲥⲁϫⲓ:</w:t>
            </w:r>
          </w:p>
          <w:p w14:paraId="27DB28CB" w14:textId="77777777" w:rsidR="00E60591" w:rsidRDefault="00E60591" w:rsidP="00E60591">
            <w:pPr>
              <w:pStyle w:val="CopticVersemulti-line"/>
            </w:pPr>
            <w:r>
              <w:t>ⲛⲉⲙ ⲡⲓⲯⲁⲗⲙⲟⲥ:</w:t>
            </w:r>
          </w:p>
          <w:p w14:paraId="1DB8AEDE" w14:textId="77777777" w:rsidR="00E60591" w:rsidRDefault="00E60591" w:rsidP="00E60591">
            <w:pPr>
              <w:pStyle w:val="CopticVersemulti-line"/>
            </w:pPr>
            <w:r>
              <w:t>Ⲇⲁⲩⲓⲇ ⲡⲓⲡ̀ⲣⲟⲫⲏⲧⲏⲥ:</w:t>
            </w:r>
          </w:p>
          <w:p w14:paraId="51193A30" w14:textId="77777777" w:rsidR="00E60591" w:rsidRDefault="00E60591" w:rsidP="00E60591">
            <w:pPr>
              <w:pStyle w:val="CopticVerse"/>
            </w:pPr>
            <w:r>
              <w:t>ⲑ̀ⲙⲏⲓ ⲡⲓⲇⲓⲕⲉⲟⲥ.</w:t>
            </w:r>
          </w:p>
        </w:tc>
      </w:tr>
      <w:tr w:rsidR="00E60591" w14:paraId="4F813A4C" w14:textId="77777777" w:rsidTr="00E60591">
        <w:trPr>
          <w:cantSplit/>
        </w:trPr>
        <w:tc>
          <w:tcPr>
            <w:tcW w:w="288" w:type="dxa"/>
          </w:tcPr>
          <w:p w14:paraId="7DCFFC64" w14:textId="77777777" w:rsidR="00E60591" w:rsidRDefault="00E60591" w:rsidP="00E60591">
            <w:pPr>
              <w:pStyle w:val="CopticCross"/>
            </w:pPr>
          </w:p>
        </w:tc>
        <w:tc>
          <w:tcPr>
            <w:tcW w:w="3960" w:type="dxa"/>
          </w:tcPr>
          <w:p w14:paraId="2F1292DF" w14:textId="77777777" w:rsidR="00E60591" w:rsidRDefault="00E60591" w:rsidP="00E60591">
            <w:pPr>
              <w:pStyle w:val="EngHang"/>
            </w:pPr>
            <w:r>
              <w:t>“The Lord has said in truth,</w:t>
            </w:r>
          </w:p>
          <w:p w14:paraId="7699494E" w14:textId="77777777" w:rsidR="00E60591" w:rsidRDefault="00E60591" w:rsidP="00E60591">
            <w:pPr>
              <w:pStyle w:val="EngHang"/>
            </w:pPr>
            <w:r>
              <w:t>‘Now I will arise.</w:t>
            </w:r>
          </w:p>
          <w:p w14:paraId="719E1C6F" w14:textId="77777777" w:rsidR="00E60591" w:rsidRDefault="00E60591" w:rsidP="00E60591">
            <w:pPr>
              <w:pStyle w:val="EngHang"/>
            </w:pPr>
            <w:r>
              <w:t>I will performtion</w:t>
            </w:r>
          </w:p>
          <w:p w14:paraId="59B5CC21" w14:textId="77777777" w:rsidR="00E60591" w:rsidRDefault="00E60591" w:rsidP="00E60591">
            <w:pPr>
              <w:pStyle w:val="EngHangEnd"/>
            </w:pPr>
            <w:r>
              <w:t>Savation openly’”</w:t>
            </w:r>
          </w:p>
        </w:tc>
        <w:tc>
          <w:tcPr>
            <w:tcW w:w="288" w:type="dxa"/>
          </w:tcPr>
          <w:p w14:paraId="2E64E6EE" w14:textId="77777777" w:rsidR="00E60591" w:rsidRDefault="00E60591" w:rsidP="00E60591">
            <w:pPr>
              <w:pStyle w:val="CopticCross"/>
            </w:pPr>
          </w:p>
        </w:tc>
        <w:tc>
          <w:tcPr>
            <w:tcW w:w="288" w:type="dxa"/>
          </w:tcPr>
          <w:p w14:paraId="6FFC033D" w14:textId="77777777" w:rsidR="00E60591" w:rsidRDefault="00E60591" w:rsidP="00E60591">
            <w:pPr>
              <w:pStyle w:val="CopticCross"/>
            </w:pPr>
          </w:p>
        </w:tc>
        <w:tc>
          <w:tcPr>
            <w:tcW w:w="3960" w:type="dxa"/>
          </w:tcPr>
          <w:p w14:paraId="32151FA4" w14:textId="77777777" w:rsidR="00E60591" w:rsidRDefault="00E60591" w:rsidP="00E60591">
            <w:pPr>
              <w:pStyle w:val="CopticVersemulti-line"/>
            </w:pPr>
            <w:r>
              <w:t>Ⲍⲉⲟⲛⲧⲟⲥ ⲡⲉϫⲉ Ⲡϭⲟⲓⲥ:</w:t>
            </w:r>
          </w:p>
          <w:p w14:paraId="6F6BA061" w14:textId="77777777" w:rsidR="00E60591" w:rsidRDefault="00E60591" w:rsidP="00E60591">
            <w:pPr>
              <w:pStyle w:val="CopticVersemulti-line"/>
            </w:pPr>
            <w:r>
              <w:t>ϯⲛⲟⲩ ϯⲛⲁⲧⲱⲛⲧ:</w:t>
            </w:r>
          </w:p>
          <w:p w14:paraId="0EF4A639" w14:textId="77777777" w:rsidR="00E60591" w:rsidRDefault="00E60591" w:rsidP="00E60591">
            <w:pPr>
              <w:pStyle w:val="CopticVersemulti-line"/>
            </w:pPr>
            <w:r>
              <w:t>ⲉⲓ̀ϣⲱⲡⲓ ϧⲉⲛ ⲫ̀ⲛⲟϩⲉⲙ:</w:t>
            </w:r>
          </w:p>
          <w:p w14:paraId="5A998B48" w14:textId="77777777" w:rsidR="00E60591" w:rsidRDefault="00E60591" w:rsidP="00E60591">
            <w:pPr>
              <w:pStyle w:val="CopticVerse"/>
            </w:pPr>
            <w:r>
              <w:t>ⲟⲩⲟϩ ⲉⲓⲉ̀ⲟⲩⲱⲛⲧ.</w:t>
            </w:r>
          </w:p>
        </w:tc>
      </w:tr>
      <w:tr w:rsidR="00E60591" w14:paraId="544F4306" w14:textId="77777777" w:rsidTr="00E60591">
        <w:trPr>
          <w:cantSplit/>
        </w:trPr>
        <w:tc>
          <w:tcPr>
            <w:tcW w:w="288" w:type="dxa"/>
          </w:tcPr>
          <w:p w14:paraId="2BA65A17" w14:textId="77777777" w:rsidR="00E60591" w:rsidRDefault="00E60591" w:rsidP="00E60591">
            <w:pPr>
              <w:pStyle w:val="CopticCross"/>
            </w:pPr>
            <w:r>
              <w:t>¿</w:t>
            </w:r>
          </w:p>
        </w:tc>
        <w:tc>
          <w:tcPr>
            <w:tcW w:w="3960" w:type="dxa"/>
          </w:tcPr>
          <w:p w14:paraId="27DAEE16" w14:textId="77777777" w:rsidR="00E60591" w:rsidRDefault="00E60591" w:rsidP="00E60591">
            <w:pPr>
              <w:pStyle w:val="EngHang"/>
            </w:pPr>
            <w:r>
              <w:t>May it be so!</w:t>
            </w:r>
          </w:p>
          <w:p w14:paraId="14EC91A5" w14:textId="77777777" w:rsidR="00E60591" w:rsidRDefault="00E60591" w:rsidP="00E60591">
            <w:pPr>
              <w:pStyle w:val="EngHang"/>
            </w:pPr>
            <w:r>
              <w:t>Let God arise!</w:t>
            </w:r>
          </w:p>
          <w:p w14:paraId="529C1DA3" w14:textId="77777777" w:rsidR="00E60591" w:rsidRDefault="00E60591" w:rsidP="00E60591">
            <w:pPr>
              <w:pStyle w:val="EngHang"/>
            </w:pPr>
            <w:r>
              <w:t>Let all His enemies</w:t>
            </w:r>
          </w:p>
          <w:p w14:paraId="4A29E6FB" w14:textId="77777777" w:rsidR="00E60591" w:rsidRDefault="00E60591" w:rsidP="00E60591">
            <w:pPr>
              <w:pStyle w:val="EngHangEnd"/>
            </w:pPr>
            <w:r>
              <w:t>Be scattered!</w:t>
            </w:r>
          </w:p>
        </w:tc>
        <w:tc>
          <w:tcPr>
            <w:tcW w:w="288" w:type="dxa"/>
          </w:tcPr>
          <w:p w14:paraId="448F132F" w14:textId="77777777" w:rsidR="00E60591" w:rsidRDefault="00E60591" w:rsidP="00E60591">
            <w:pPr>
              <w:pStyle w:val="CopticCross"/>
            </w:pPr>
          </w:p>
        </w:tc>
        <w:tc>
          <w:tcPr>
            <w:tcW w:w="288" w:type="dxa"/>
          </w:tcPr>
          <w:p w14:paraId="3FDFD069" w14:textId="77777777" w:rsidR="00E60591" w:rsidRDefault="00E60591" w:rsidP="00E60591">
            <w:pPr>
              <w:pStyle w:val="CopticCross"/>
            </w:pPr>
            <w:r>
              <w:t>¿</w:t>
            </w:r>
          </w:p>
        </w:tc>
        <w:tc>
          <w:tcPr>
            <w:tcW w:w="3960" w:type="dxa"/>
          </w:tcPr>
          <w:p w14:paraId="084B19EC" w14:textId="77777777" w:rsidR="00E60591" w:rsidRDefault="00E60591" w:rsidP="00E60591">
            <w:pPr>
              <w:pStyle w:val="CopticVersemulti-line"/>
            </w:pPr>
            <w:r>
              <w:t>Ⲏⲡⲡⲉ ⲁϥϫⲟⲥ ⲇⲉ ⲟⲛ:</w:t>
            </w:r>
          </w:p>
          <w:p w14:paraId="442E3B0A" w14:textId="77777777" w:rsidR="00E60591" w:rsidRDefault="00E60591" w:rsidP="00E60591">
            <w:pPr>
              <w:pStyle w:val="CopticVersemulti-line"/>
            </w:pPr>
            <w:r>
              <w:t>ⲙⲁⲣⲉϥⲧⲱⲛϥ ⲛ̀ϫⲉ Ⲫⲛⲟⲩϯ:</w:t>
            </w:r>
          </w:p>
          <w:p w14:paraId="3C9BD356" w14:textId="77777777" w:rsidR="00E60591" w:rsidRDefault="00E60591" w:rsidP="00E60591">
            <w:pPr>
              <w:pStyle w:val="CopticVersemulti-line"/>
            </w:pPr>
            <w:r>
              <w:t>ⲙⲁⲣⲟⲩϫⲱⲣ ⲉ̀ⲃⲟⲗ:</w:t>
            </w:r>
          </w:p>
          <w:p w14:paraId="410768E0" w14:textId="77777777" w:rsidR="00E60591" w:rsidRDefault="00E60591" w:rsidP="00E60591">
            <w:pPr>
              <w:pStyle w:val="CopticVerse"/>
            </w:pPr>
            <w:r>
              <w:t>ⲛ̀ϫⲉ ⲛⲏⲉⲑⲙⲟⲥϯ.</w:t>
            </w:r>
          </w:p>
        </w:tc>
      </w:tr>
      <w:tr w:rsidR="00E60591" w14:paraId="612832D5" w14:textId="77777777" w:rsidTr="00E60591">
        <w:trPr>
          <w:cantSplit/>
        </w:trPr>
        <w:tc>
          <w:tcPr>
            <w:tcW w:w="288" w:type="dxa"/>
          </w:tcPr>
          <w:p w14:paraId="7FCB1B5C"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2DE5A4FD" w14:textId="77777777" w:rsidR="00E60591" w:rsidRDefault="00E60591" w:rsidP="00E60591">
            <w:pPr>
              <w:pStyle w:val="EngHang"/>
            </w:pPr>
            <w:r>
              <w:t>All His enemies</w:t>
            </w:r>
          </w:p>
          <w:p w14:paraId="5DF74E75" w14:textId="77777777" w:rsidR="00E60591" w:rsidRDefault="00E60591" w:rsidP="00E60591">
            <w:pPr>
              <w:pStyle w:val="EngHang"/>
            </w:pPr>
            <w:r>
              <w:t>Will flee.</w:t>
            </w:r>
          </w:p>
          <w:p w14:paraId="7389C275" w14:textId="77777777" w:rsidR="00E60591" w:rsidRDefault="00E60591" w:rsidP="00E60591">
            <w:pPr>
              <w:pStyle w:val="EngHang"/>
            </w:pPr>
            <w:r>
              <w:t>God has arisen</w:t>
            </w:r>
          </w:p>
          <w:p w14:paraId="06F5E82F" w14:textId="77777777" w:rsidR="00E60591" w:rsidRDefault="00E60591" w:rsidP="00E60591">
            <w:pPr>
              <w:pStyle w:val="EngHangEnd"/>
            </w:pPr>
            <w:r>
              <w:t>As one from sleep,</w:t>
            </w:r>
          </w:p>
        </w:tc>
        <w:tc>
          <w:tcPr>
            <w:tcW w:w="288" w:type="dxa"/>
          </w:tcPr>
          <w:p w14:paraId="22D91949" w14:textId="77777777" w:rsidR="00E60591" w:rsidRDefault="00E60591" w:rsidP="00E60591">
            <w:pPr>
              <w:pStyle w:val="CopticCross"/>
            </w:pPr>
          </w:p>
        </w:tc>
        <w:tc>
          <w:tcPr>
            <w:tcW w:w="288" w:type="dxa"/>
          </w:tcPr>
          <w:p w14:paraId="7DABC08F" w14:textId="77777777" w:rsidR="00E60591" w:rsidRDefault="00E60591" w:rsidP="00E60591">
            <w:pPr>
              <w:pStyle w:val="CopticCross"/>
            </w:pPr>
            <w:r>
              <w:t>¿</w:t>
            </w:r>
          </w:p>
        </w:tc>
        <w:tc>
          <w:tcPr>
            <w:tcW w:w="3960" w:type="dxa"/>
          </w:tcPr>
          <w:p w14:paraId="4107333F" w14:textId="77777777" w:rsidR="00E60591" w:rsidRDefault="00E60591" w:rsidP="00E60591">
            <w:pPr>
              <w:pStyle w:val="CopticVersemulti-line"/>
            </w:pPr>
            <w:r>
              <w:t>Ⲑ̀ⲃⲁ ⲛ̀ⲛⲉϥϫⲁϫⲓ:</w:t>
            </w:r>
          </w:p>
          <w:p w14:paraId="4C45D71F" w14:textId="77777777" w:rsidR="00E60591" w:rsidRDefault="00E60591" w:rsidP="00E60591">
            <w:pPr>
              <w:pStyle w:val="CopticVersemulti-line"/>
            </w:pPr>
            <w:r>
              <w:t>ⲧⲏⲣⲟⲩ ⲙⲁⲣⲟⲩⲫⲱⲧ:</w:t>
            </w:r>
          </w:p>
          <w:p w14:paraId="2E5A94EF" w14:textId="77777777" w:rsidR="00E60591" w:rsidRDefault="00E60591" w:rsidP="00E60591">
            <w:pPr>
              <w:pStyle w:val="CopticVersemulti-line"/>
            </w:pPr>
            <w:r>
              <w:t>ⲁϥⲧⲱⲛϥ ⲛ̀ϫⲉ Ⲫⲛⲟⲩϯ:</w:t>
            </w:r>
          </w:p>
          <w:p w14:paraId="6410520A" w14:textId="77777777" w:rsidR="00E60591" w:rsidRDefault="00E60591" w:rsidP="00E60591">
            <w:pPr>
              <w:pStyle w:val="CopticVerse"/>
            </w:pPr>
            <w:r>
              <w:t>ⲕⲁⲧⲁ ⲫⲏⲉ̀ⲧⲉⲛⲕⲟⲧ.</w:t>
            </w:r>
          </w:p>
        </w:tc>
      </w:tr>
      <w:tr w:rsidR="00E60591" w14:paraId="3358EE9C" w14:textId="77777777" w:rsidTr="00E60591">
        <w:trPr>
          <w:cantSplit/>
        </w:trPr>
        <w:tc>
          <w:tcPr>
            <w:tcW w:w="288" w:type="dxa"/>
          </w:tcPr>
          <w:p w14:paraId="5E32F01E" w14:textId="77777777" w:rsidR="00E60591" w:rsidRDefault="00E60591" w:rsidP="00E60591">
            <w:pPr>
              <w:pStyle w:val="CopticCross"/>
            </w:pPr>
          </w:p>
        </w:tc>
        <w:tc>
          <w:tcPr>
            <w:tcW w:w="3960" w:type="dxa"/>
          </w:tcPr>
          <w:p w14:paraId="63328776" w14:textId="77777777" w:rsidR="00E60591" w:rsidRDefault="00E60591" w:rsidP="00E60591">
            <w:pPr>
              <w:pStyle w:val="EngHang"/>
            </w:pPr>
            <w:r>
              <w:t>As one who awakes</w:t>
            </w:r>
          </w:p>
          <w:p w14:paraId="2483AE88" w14:textId="77777777" w:rsidR="00E60591" w:rsidRDefault="00E60591" w:rsidP="00E60591">
            <w:pPr>
              <w:pStyle w:val="EngHang"/>
            </w:pPr>
            <w:r>
              <w:t>From wine,</w:t>
            </w:r>
          </w:p>
          <w:p w14:paraId="6ACB6A20" w14:textId="77777777" w:rsidR="00E60591" w:rsidRDefault="00E60591" w:rsidP="00E60591">
            <w:pPr>
              <w:pStyle w:val="EngHang"/>
            </w:pPr>
            <w:r>
              <w:t>He has struck His enemies</w:t>
            </w:r>
          </w:p>
          <w:p w14:paraId="18B33BD9" w14:textId="77777777" w:rsidR="00E60591" w:rsidRDefault="00E60591" w:rsidP="00E60591">
            <w:pPr>
              <w:pStyle w:val="EngHangEnd"/>
            </w:pPr>
            <w:r>
              <w:t>With great shame.</w:t>
            </w:r>
          </w:p>
        </w:tc>
        <w:tc>
          <w:tcPr>
            <w:tcW w:w="288" w:type="dxa"/>
          </w:tcPr>
          <w:p w14:paraId="2F0BAECD" w14:textId="77777777" w:rsidR="00E60591" w:rsidRDefault="00E60591" w:rsidP="00E60591">
            <w:pPr>
              <w:pStyle w:val="CopticCross"/>
            </w:pPr>
          </w:p>
        </w:tc>
        <w:tc>
          <w:tcPr>
            <w:tcW w:w="288" w:type="dxa"/>
          </w:tcPr>
          <w:p w14:paraId="6E3DC670" w14:textId="77777777" w:rsidR="00E60591" w:rsidRDefault="00E60591" w:rsidP="00E60591">
            <w:pPr>
              <w:pStyle w:val="CopticCross"/>
            </w:pPr>
          </w:p>
        </w:tc>
        <w:tc>
          <w:tcPr>
            <w:tcW w:w="3960" w:type="dxa"/>
          </w:tcPr>
          <w:p w14:paraId="52F299F7" w14:textId="77777777" w:rsidR="00E60591" w:rsidRDefault="00E60591" w:rsidP="00E60591">
            <w:pPr>
              <w:pStyle w:val="CopticVersemulti-line"/>
            </w:pPr>
            <w:r>
              <w:t>Ⲓⲉ ⲟⲩⲁⲓ ⲁϥⲑⲁϧⲓ:</w:t>
            </w:r>
          </w:p>
          <w:p w14:paraId="40098C7F" w14:textId="77777777" w:rsidR="00E60591" w:rsidRDefault="00E60591" w:rsidP="00E60591">
            <w:pPr>
              <w:pStyle w:val="CopticVersemulti-line"/>
            </w:pPr>
            <w:r>
              <w:t>ⲉ̀ⲃⲟⲗϧⲉⲛ ⲡⲓⲏⲣⲡ:</w:t>
            </w:r>
          </w:p>
          <w:p w14:paraId="495FAFF7" w14:textId="77777777" w:rsidR="00E60591" w:rsidRDefault="00E60591" w:rsidP="00E60591">
            <w:pPr>
              <w:pStyle w:val="CopticVersemulti-line"/>
            </w:pPr>
            <w:r>
              <w:t>ⲁϥϣⲁⲣⲓ ⲛ̀ⲛⲉϥϫⲁϫⲓ:</w:t>
            </w:r>
          </w:p>
          <w:p w14:paraId="76EE69AC" w14:textId="77777777" w:rsidR="00E60591" w:rsidRDefault="00E60591" w:rsidP="00E60591">
            <w:pPr>
              <w:pStyle w:val="CopticVerse"/>
            </w:pPr>
            <w:r>
              <w:t>ϧⲉⲛ ⲟⲩϣ̀ⲫⲓⲧ ⲁϥⲕⲏⲃ.</w:t>
            </w:r>
          </w:p>
        </w:tc>
      </w:tr>
      <w:tr w:rsidR="00E60591" w14:paraId="609A4B80" w14:textId="77777777" w:rsidTr="00E60591">
        <w:trPr>
          <w:cantSplit/>
        </w:trPr>
        <w:tc>
          <w:tcPr>
            <w:tcW w:w="288" w:type="dxa"/>
          </w:tcPr>
          <w:p w14:paraId="75C6ABB6" w14:textId="77777777" w:rsidR="00E60591" w:rsidRDefault="00E60591" w:rsidP="00E60591">
            <w:pPr>
              <w:pStyle w:val="CopticCross"/>
            </w:pPr>
          </w:p>
        </w:tc>
        <w:tc>
          <w:tcPr>
            <w:tcW w:w="3960" w:type="dxa"/>
          </w:tcPr>
          <w:p w14:paraId="61B66B89" w14:textId="77777777" w:rsidR="00E60591" w:rsidRDefault="00E60591" w:rsidP="00E60591">
            <w:pPr>
              <w:pStyle w:val="EngHang"/>
            </w:pPr>
            <w:r>
              <w:t>All the choirs</w:t>
            </w:r>
          </w:p>
          <w:p w14:paraId="2E4861E1" w14:textId="77777777" w:rsidR="00E60591" w:rsidRDefault="00E60591" w:rsidP="00E60591">
            <w:pPr>
              <w:pStyle w:val="EngHang"/>
            </w:pPr>
            <w:r>
              <w:t>Of the heavenly,</w:t>
            </w:r>
          </w:p>
          <w:p w14:paraId="29DFB8ED" w14:textId="77777777" w:rsidR="00E60591" w:rsidRDefault="00E60591" w:rsidP="00E60591">
            <w:pPr>
              <w:pStyle w:val="EngHang"/>
            </w:pPr>
            <w:r>
              <w:t>And the anglic</w:t>
            </w:r>
          </w:p>
          <w:p w14:paraId="06C61AD1" w14:textId="77777777" w:rsidR="00E60591" w:rsidRDefault="00E60591" w:rsidP="00E60591">
            <w:pPr>
              <w:pStyle w:val="EngHangEnd"/>
            </w:pPr>
            <w:r>
              <w:t>Hosts on high,</w:t>
            </w:r>
          </w:p>
        </w:tc>
        <w:tc>
          <w:tcPr>
            <w:tcW w:w="288" w:type="dxa"/>
          </w:tcPr>
          <w:p w14:paraId="78FF78AC" w14:textId="77777777" w:rsidR="00E60591" w:rsidRDefault="00E60591" w:rsidP="00E60591">
            <w:pPr>
              <w:pStyle w:val="CopticCross"/>
            </w:pPr>
          </w:p>
        </w:tc>
        <w:tc>
          <w:tcPr>
            <w:tcW w:w="288" w:type="dxa"/>
          </w:tcPr>
          <w:p w14:paraId="7BC559E3" w14:textId="77777777" w:rsidR="00E60591" w:rsidRDefault="00E60591" w:rsidP="00E60591">
            <w:pPr>
              <w:pStyle w:val="CopticCross"/>
            </w:pPr>
          </w:p>
        </w:tc>
        <w:tc>
          <w:tcPr>
            <w:tcW w:w="3960" w:type="dxa"/>
          </w:tcPr>
          <w:p w14:paraId="5D165FF6" w14:textId="77777777" w:rsidR="00E60591" w:rsidRDefault="00E60591" w:rsidP="00E60591">
            <w:pPr>
              <w:pStyle w:val="CopticVersemulti-line"/>
            </w:pPr>
            <w:r>
              <w:t>Ⲕⲁⲧⲁ ⲛⲓⲭⲱⲣⲟⲥ:</w:t>
            </w:r>
          </w:p>
          <w:p w14:paraId="3E6C3C01" w14:textId="77777777" w:rsidR="00E60591" w:rsidRDefault="00E60591" w:rsidP="00E60591">
            <w:pPr>
              <w:pStyle w:val="CopticVersemulti-line"/>
            </w:pPr>
            <w:r>
              <w:t>ⲛ̀ⲉ̀ⲡⲟⲩⲣⲁⲛⲓⲟⲛ:</w:t>
            </w:r>
          </w:p>
          <w:p w14:paraId="5946D1D2" w14:textId="77777777" w:rsidR="00E60591" w:rsidRDefault="00E60591" w:rsidP="00E60591">
            <w:pPr>
              <w:pStyle w:val="CopticVersemulti-line"/>
            </w:pPr>
            <w:r>
              <w:t>ⲛⲉⲙ ⲛⲓⲥ̀ⲧⲁⲣⲧⲓⲁ̀</w:t>
            </w:r>
          </w:p>
          <w:p w14:paraId="0CEC4EDE" w14:textId="77777777" w:rsidR="00E60591" w:rsidRDefault="00E60591" w:rsidP="00E60591">
            <w:pPr>
              <w:pStyle w:val="CopticVerse"/>
            </w:pPr>
            <w:r>
              <w:t>ⲛ̀ⲁⲅⲅⲉⲗⲓⲕⲟⲛ.</w:t>
            </w:r>
          </w:p>
        </w:tc>
      </w:tr>
      <w:tr w:rsidR="00E60591" w14:paraId="2E70326E" w14:textId="77777777" w:rsidTr="00E60591">
        <w:trPr>
          <w:cantSplit/>
        </w:trPr>
        <w:tc>
          <w:tcPr>
            <w:tcW w:w="288" w:type="dxa"/>
          </w:tcPr>
          <w:p w14:paraId="1A4F57D3" w14:textId="77777777" w:rsidR="00E60591" w:rsidRDefault="00E60591" w:rsidP="00E60591">
            <w:pPr>
              <w:pStyle w:val="CopticCross"/>
            </w:pPr>
            <w:r>
              <w:t>¿</w:t>
            </w:r>
          </w:p>
        </w:tc>
        <w:tc>
          <w:tcPr>
            <w:tcW w:w="3960" w:type="dxa"/>
          </w:tcPr>
          <w:p w14:paraId="70E909D3" w14:textId="77777777" w:rsidR="00E60591" w:rsidRDefault="00E60591" w:rsidP="00E60591">
            <w:pPr>
              <w:pStyle w:val="EngHang"/>
              <w:rPr>
                <w:rFonts w:eastAsia="Arial Unicode MS"/>
              </w:rPr>
            </w:pPr>
            <w:r>
              <w:rPr>
                <w:rFonts w:eastAsia="Arial Unicode MS"/>
              </w:rPr>
              <w:t>All human tongues,</w:t>
            </w:r>
          </w:p>
          <w:p w14:paraId="372ACB21" w14:textId="77777777" w:rsidR="00E60591" w:rsidRDefault="00E60591" w:rsidP="00E60591">
            <w:pPr>
              <w:pStyle w:val="EngHang"/>
              <w:rPr>
                <w:rFonts w:eastAsia="Arial Unicode MS"/>
              </w:rPr>
            </w:pPr>
            <w:r>
              <w:rPr>
                <w:rFonts w:eastAsia="Arial Unicode MS"/>
              </w:rPr>
              <w:t>Joyfully praise</w:t>
            </w:r>
          </w:p>
          <w:p w14:paraId="7FBF84FB" w14:textId="77777777" w:rsidR="00E60591" w:rsidRDefault="00E60591" w:rsidP="00E60591">
            <w:pPr>
              <w:pStyle w:val="EngHang"/>
              <w:rPr>
                <w:rFonts w:eastAsia="Arial Unicode MS"/>
              </w:rPr>
            </w:pPr>
            <w:r>
              <w:rPr>
                <w:rFonts w:eastAsia="Arial Unicode MS"/>
              </w:rPr>
              <w:t>Your resurrection,</w:t>
            </w:r>
          </w:p>
          <w:p w14:paraId="715D82C6" w14:textId="77777777" w:rsidR="00E60591" w:rsidRPr="003678BC" w:rsidRDefault="00E60591" w:rsidP="00E60591">
            <w:pPr>
              <w:pStyle w:val="EngHangEnd"/>
              <w:rPr>
                <w:rFonts w:eastAsia="Arial Unicode MS"/>
              </w:rPr>
            </w:pPr>
            <w:r>
              <w:rPr>
                <w:rFonts w:eastAsia="Arial Unicode MS"/>
              </w:rPr>
              <w:t>O Jesus Christ.</w:t>
            </w:r>
          </w:p>
        </w:tc>
        <w:tc>
          <w:tcPr>
            <w:tcW w:w="288" w:type="dxa"/>
          </w:tcPr>
          <w:p w14:paraId="2B6ECDDB" w14:textId="77777777" w:rsidR="00E60591" w:rsidRDefault="00E60591" w:rsidP="00E60591">
            <w:pPr>
              <w:pStyle w:val="CopticCross"/>
            </w:pPr>
          </w:p>
        </w:tc>
        <w:tc>
          <w:tcPr>
            <w:tcW w:w="288" w:type="dxa"/>
          </w:tcPr>
          <w:p w14:paraId="54DC2200" w14:textId="77777777" w:rsidR="00E60591" w:rsidRDefault="00E60591" w:rsidP="00E60591">
            <w:pPr>
              <w:pStyle w:val="CopticCross"/>
            </w:pPr>
            <w:r>
              <w:t>¿</w:t>
            </w:r>
          </w:p>
        </w:tc>
        <w:tc>
          <w:tcPr>
            <w:tcW w:w="3960" w:type="dxa"/>
          </w:tcPr>
          <w:p w14:paraId="1C1132DE" w14:textId="77777777" w:rsidR="00E60591" w:rsidRDefault="00E60591" w:rsidP="00E60591">
            <w:pPr>
              <w:pStyle w:val="CopticVersemulti-line"/>
            </w:pPr>
            <w:r>
              <w:t>Ⲗⲁⲥ ⲛⲓⲃⲉⲛ ⲛ̀ⲛⲓⲣⲱⲙⲓ:</w:t>
            </w:r>
          </w:p>
          <w:p w14:paraId="5AD93275" w14:textId="77777777" w:rsidR="00E60591" w:rsidRDefault="00E60591" w:rsidP="00E60591">
            <w:pPr>
              <w:pStyle w:val="CopticVersemulti-line"/>
            </w:pPr>
            <w:r>
              <w:t>ϧⲉⲛ ⲟⲩⲑⲉⲗⲏⲗ ⲉⲩϩⲱⲥ:</w:t>
            </w:r>
          </w:p>
          <w:p w14:paraId="59719B1A" w14:textId="77777777" w:rsidR="00E60591" w:rsidRDefault="00E60591" w:rsidP="00E60591">
            <w:pPr>
              <w:pStyle w:val="CopticVersemulti-line"/>
            </w:pPr>
            <w:r>
              <w:t>ⲉ̀ⲧⲉⲕⲁ̀ⲛⲁⲥⲧⲁⲥⲓⲥ:</w:t>
            </w:r>
          </w:p>
          <w:p w14:paraId="76582429" w14:textId="77777777" w:rsidR="00E60591" w:rsidRPr="005130A7" w:rsidRDefault="00E60591" w:rsidP="00E60591">
            <w:pPr>
              <w:pStyle w:val="CopticVerse"/>
            </w:pPr>
            <w:r>
              <w:t>ⲱ̀ Ⲓⲏ̄ⲥ̄ Ⲡⲭ̄ⲥ̄.</w:t>
            </w:r>
          </w:p>
        </w:tc>
      </w:tr>
      <w:tr w:rsidR="00E60591" w14:paraId="11557639" w14:textId="77777777" w:rsidTr="00E60591">
        <w:trPr>
          <w:cantSplit/>
        </w:trPr>
        <w:tc>
          <w:tcPr>
            <w:tcW w:w="288" w:type="dxa"/>
          </w:tcPr>
          <w:p w14:paraId="214B716A" w14:textId="77777777" w:rsidR="00E60591" w:rsidRDefault="00E60591" w:rsidP="00E60591">
            <w:pPr>
              <w:pStyle w:val="CopticCross"/>
            </w:pPr>
            <w:r>
              <w:lastRenderedPageBreak/>
              <w:t>¿</w:t>
            </w:r>
          </w:p>
        </w:tc>
        <w:tc>
          <w:tcPr>
            <w:tcW w:w="3960" w:type="dxa"/>
          </w:tcPr>
          <w:p w14:paraId="664AC5F9" w14:textId="77777777" w:rsidR="00E60591" w:rsidRDefault="00E60591" w:rsidP="00E60591">
            <w:pPr>
              <w:pStyle w:val="EngHang"/>
            </w:pPr>
            <w:r>
              <w:t>All the Orthodox,</w:t>
            </w:r>
          </w:p>
          <w:p w14:paraId="5D99D2D2" w14:textId="77777777" w:rsidR="00E60591" w:rsidRDefault="00E60591" w:rsidP="00E60591">
            <w:pPr>
              <w:pStyle w:val="EngHang"/>
            </w:pPr>
            <w:r>
              <w:t>The Christian people,</w:t>
            </w:r>
          </w:p>
          <w:p w14:paraId="7139BBAC" w14:textId="77777777" w:rsidR="00E60591" w:rsidRDefault="00E60591" w:rsidP="00E60591">
            <w:pPr>
              <w:pStyle w:val="EngHang"/>
            </w:pPr>
            <w:r>
              <w:t>The new Israel,</w:t>
            </w:r>
          </w:p>
          <w:p w14:paraId="4EE19937" w14:textId="77777777" w:rsidR="00E60591" w:rsidRDefault="00E60591" w:rsidP="00E60591">
            <w:pPr>
              <w:pStyle w:val="EngHangEnd"/>
            </w:pPr>
            <w:r>
              <w:t>Rejoice today.</w:t>
            </w:r>
          </w:p>
        </w:tc>
        <w:tc>
          <w:tcPr>
            <w:tcW w:w="288" w:type="dxa"/>
          </w:tcPr>
          <w:p w14:paraId="3FBFA3D4" w14:textId="77777777" w:rsidR="00E60591" w:rsidRDefault="00E60591" w:rsidP="00E60591">
            <w:pPr>
              <w:pStyle w:val="CopticCross"/>
            </w:pPr>
          </w:p>
        </w:tc>
        <w:tc>
          <w:tcPr>
            <w:tcW w:w="288" w:type="dxa"/>
          </w:tcPr>
          <w:p w14:paraId="35FCD57B" w14:textId="77777777" w:rsidR="00E60591" w:rsidRDefault="00E60591" w:rsidP="00E60591">
            <w:pPr>
              <w:pStyle w:val="CopticCross"/>
            </w:pPr>
            <w:r>
              <w:t>¿</w:t>
            </w:r>
          </w:p>
        </w:tc>
        <w:tc>
          <w:tcPr>
            <w:tcW w:w="3960" w:type="dxa"/>
          </w:tcPr>
          <w:p w14:paraId="3F96A4E1" w14:textId="77777777" w:rsidR="00E60591" w:rsidRDefault="00E60591" w:rsidP="00E60591">
            <w:pPr>
              <w:pStyle w:val="CopticVersemulti-line"/>
            </w:pPr>
            <w:r>
              <w:t>Ⲙⲁⲣⲟⲩⲟⲩⲛⲟϥ ⲙ̀ⲫⲟⲟⲩ:</w:t>
            </w:r>
          </w:p>
          <w:p w14:paraId="1140135F" w14:textId="77777777" w:rsidR="00E60591" w:rsidRDefault="00E60591" w:rsidP="00E60591">
            <w:pPr>
              <w:pStyle w:val="CopticVersemulti-line"/>
            </w:pPr>
            <w:r>
              <w:t>ⲛ̀ϫⲉ ⲛⲓⲞⲣⲑⲟⲇⲟⲝⲟⲥ:</w:t>
            </w:r>
          </w:p>
          <w:p w14:paraId="6233EFDD" w14:textId="77777777" w:rsidR="00E60591" w:rsidRDefault="00E60591" w:rsidP="00E60591">
            <w:pPr>
              <w:pStyle w:val="CopticVersemulti-line"/>
            </w:pPr>
            <w:r>
              <w:t>Ⲡⲓ̄ⲥ̄ⲗ̄ ⲙ̀ⲃⲉⲣⲓ:</w:t>
            </w:r>
          </w:p>
          <w:p w14:paraId="7D85CEA4" w14:textId="77777777" w:rsidR="00E60591" w:rsidRDefault="00E60591" w:rsidP="00E60591">
            <w:pPr>
              <w:pStyle w:val="CopticVerse"/>
            </w:pPr>
            <w:r>
              <w:t>ⲛ̀ⲧⲉ ⲛⲓⲭ̀ⲣⲓⲥⲧⲓⲁⲛⲟⲥ.</w:t>
            </w:r>
          </w:p>
        </w:tc>
      </w:tr>
      <w:tr w:rsidR="00E60591" w14:paraId="13A9D585" w14:textId="77777777" w:rsidTr="00E60591">
        <w:trPr>
          <w:cantSplit/>
        </w:trPr>
        <w:tc>
          <w:tcPr>
            <w:tcW w:w="288" w:type="dxa"/>
          </w:tcPr>
          <w:p w14:paraId="16A519F0" w14:textId="77777777" w:rsidR="00E60591" w:rsidRDefault="00E60591" w:rsidP="00E60591">
            <w:pPr>
              <w:pStyle w:val="CopticCross"/>
            </w:pPr>
          </w:p>
        </w:tc>
        <w:tc>
          <w:tcPr>
            <w:tcW w:w="3960" w:type="dxa"/>
          </w:tcPr>
          <w:p w14:paraId="56E0CCA0" w14:textId="77777777" w:rsidR="00E60591" w:rsidRDefault="00E60591" w:rsidP="00E60591">
            <w:pPr>
              <w:pStyle w:val="EngHang"/>
            </w:pPr>
            <w:r>
              <w:t>The Logos Himself,</w:t>
            </w:r>
          </w:p>
          <w:p w14:paraId="0916F80F" w14:textId="77777777" w:rsidR="00E60591" w:rsidRDefault="00E60591" w:rsidP="00E60591">
            <w:pPr>
              <w:pStyle w:val="EngHang"/>
            </w:pPr>
            <w:r>
              <w:t>Has granted us,</w:t>
            </w:r>
          </w:p>
          <w:p w14:paraId="51371A6F" w14:textId="77777777" w:rsidR="00E60591" w:rsidRDefault="00E60591" w:rsidP="00E60591">
            <w:pPr>
              <w:pStyle w:val="EngHang"/>
            </w:pPr>
            <w:r>
              <w:t>We the faithful of Christ,</w:t>
            </w:r>
          </w:p>
          <w:p w14:paraId="49FDFD00" w14:textId="77777777" w:rsidR="00E60591" w:rsidRDefault="00E60591" w:rsidP="00E60591">
            <w:pPr>
              <w:pStyle w:val="EngHangEnd"/>
            </w:pPr>
            <w:r>
              <w:t>True freedom.</w:t>
            </w:r>
          </w:p>
        </w:tc>
        <w:tc>
          <w:tcPr>
            <w:tcW w:w="288" w:type="dxa"/>
          </w:tcPr>
          <w:p w14:paraId="2FDFB953" w14:textId="77777777" w:rsidR="00E60591" w:rsidRDefault="00E60591" w:rsidP="00E60591">
            <w:pPr>
              <w:pStyle w:val="CopticCross"/>
            </w:pPr>
          </w:p>
        </w:tc>
        <w:tc>
          <w:tcPr>
            <w:tcW w:w="288" w:type="dxa"/>
          </w:tcPr>
          <w:p w14:paraId="34D57434" w14:textId="77777777" w:rsidR="00E60591" w:rsidRDefault="00E60591" w:rsidP="00E60591">
            <w:pPr>
              <w:pStyle w:val="CopticCross"/>
            </w:pPr>
          </w:p>
        </w:tc>
        <w:tc>
          <w:tcPr>
            <w:tcW w:w="3960" w:type="dxa"/>
          </w:tcPr>
          <w:p w14:paraId="7BD7BA91" w14:textId="77777777" w:rsidR="00E60591" w:rsidRDefault="00E60591" w:rsidP="00E60591">
            <w:pPr>
              <w:pStyle w:val="CopticVersemulti-line"/>
            </w:pPr>
            <w:r>
              <w:t>Ⲛⲓⲡⲓⲥⲧⲟⲥ ϧⲉⲛ Ⲡ</w:t>
            </w:r>
            <w:r>
              <w:pgNum/>
            </w:r>
            <w:r>
              <w:pgNum/>
            </w:r>
            <w:r>
              <w:t>ⲭ̄ⲥ̄:</w:t>
            </w:r>
          </w:p>
          <w:p w14:paraId="1E1D380D" w14:textId="77777777" w:rsidR="00E60591" w:rsidRDefault="00E60591" w:rsidP="00E60591">
            <w:pPr>
              <w:pStyle w:val="CopticVersemulti-line"/>
            </w:pPr>
            <w:r>
              <w:t>ⲡⲓⲗⲟⲅⲟⲥ ⲛ̀ⲁⲓⲇⲓⲁ̀:</w:t>
            </w:r>
          </w:p>
          <w:p w14:paraId="61FC0970" w14:textId="77777777" w:rsidR="00E60591" w:rsidRDefault="00E60591" w:rsidP="00E60591">
            <w:pPr>
              <w:pStyle w:val="CopticVersemulti-line"/>
            </w:pPr>
            <w:r>
              <w:t>ⲫⲏⲉ̀ⲧⲁϥⲉⲣϩ̀ⲙⲟⲧ ⲛⲁⲛ:</w:t>
            </w:r>
          </w:p>
          <w:p w14:paraId="1D02E8CE" w14:textId="77777777" w:rsidR="00E60591" w:rsidRDefault="00E60591" w:rsidP="00E60591">
            <w:pPr>
              <w:pStyle w:val="CopticVerse"/>
            </w:pPr>
            <w:r>
              <w:t>ⲛ̀ϯⲉ̀ⲗⲉⲩⲑⲉⲣⲓⲁ̀.</w:t>
            </w:r>
          </w:p>
        </w:tc>
      </w:tr>
      <w:tr w:rsidR="00E60591" w14:paraId="5334B3BF" w14:textId="77777777" w:rsidTr="00E60591">
        <w:trPr>
          <w:cantSplit/>
        </w:trPr>
        <w:tc>
          <w:tcPr>
            <w:tcW w:w="288" w:type="dxa"/>
          </w:tcPr>
          <w:p w14:paraId="75710902" w14:textId="77777777" w:rsidR="00E60591" w:rsidRDefault="00E60591" w:rsidP="00E60591">
            <w:pPr>
              <w:pStyle w:val="CopticCross"/>
            </w:pPr>
          </w:p>
        </w:tc>
        <w:tc>
          <w:tcPr>
            <w:tcW w:w="3960" w:type="dxa"/>
          </w:tcPr>
          <w:p w14:paraId="0C738CB0" w14:textId="77777777" w:rsidR="00E60591" w:rsidRDefault="00E60591" w:rsidP="00E60591">
            <w:pPr>
              <w:pStyle w:val="EngHang"/>
            </w:pPr>
            <w:r>
              <w:t>You are truly blessed,</w:t>
            </w:r>
          </w:p>
          <w:p w14:paraId="47E8F243" w14:textId="77777777" w:rsidR="00E60591" w:rsidRDefault="00E60591" w:rsidP="00E60591">
            <w:pPr>
              <w:pStyle w:val="EngHang"/>
            </w:pPr>
            <w:r>
              <w:t>You Who are risen</w:t>
            </w:r>
          </w:p>
          <w:p w14:paraId="4EA2C244" w14:textId="77777777" w:rsidR="00E60591" w:rsidRDefault="00E60591" w:rsidP="00E60591">
            <w:pPr>
              <w:pStyle w:val="EngHang"/>
            </w:pPr>
            <w:r>
              <w:t>From death and has</w:t>
            </w:r>
          </w:p>
          <w:p w14:paraId="550380F2" w14:textId="77777777" w:rsidR="00E60591" w:rsidRDefault="00E60591" w:rsidP="00E60591">
            <w:pPr>
              <w:pStyle w:val="EngHangEnd"/>
            </w:pPr>
            <w:r>
              <w:t>Abolished death.</w:t>
            </w:r>
          </w:p>
        </w:tc>
        <w:tc>
          <w:tcPr>
            <w:tcW w:w="288" w:type="dxa"/>
          </w:tcPr>
          <w:p w14:paraId="0276A061" w14:textId="77777777" w:rsidR="00E60591" w:rsidRDefault="00E60591" w:rsidP="00E60591">
            <w:pPr>
              <w:pStyle w:val="CopticCross"/>
            </w:pPr>
          </w:p>
        </w:tc>
        <w:tc>
          <w:tcPr>
            <w:tcW w:w="288" w:type="dxa"/>
          </w:tcPr>
          <w:p w14:paraId="1BF36243" w14:textId="77777777" w:rsidR="00E60591" w:rsidRDefault="00E60591" w:rsidP="00E60591">
            <w:pPr>
              <w:pStyle w:val="CopticCross"/>
            </w:pPr>
          </w:p>
        </w:tc>
        <w:tc>
          <w:tcPr>
            <w:tcW w:w="3960" w:type="dxa"/>
          </w:tcPr>
          <w:p w14:paraId="630D6095" w14:textId="77777777" w:rsidR="00E60591" w:rsidRDefault="00E60591" w:rsidP="00E60591">
            <w:pPr>
              <w:pStyle w:val="CopticVersemulti-line"/>
            </w:pPr>
            <w:r>
              <w:t>Ⲝⲙ̀ⲁⲣⲱⲟⲩⲧ ⲁ̀ⲗⲏⲑⲟⲥ:</w:t>
            </w:r>
          </w:p>
          <w:p w14:paraId="133F2679" w14:textId="77777777" w:rsidR="00E60591" w:rsidRDefault="00E60591" w:rsidP="00E60591">
            <w:pPr>
              <w:pStyle w:val="CopticVersemulti-line"/>
            </w:pPr>
            <w:r>
              <w:t>ⲱ̀ ⲫⲏⲉⲧⲁϥⲧⲱⲛϥ:</w:t>
            </w:r>
          </w:p>
          <w:p w14:paraId="78B3AA79" w14:textId="77777777" w:rsidR="00E60591" w:rsidRDefault="00E60591" w:rsidP="00E60591">
            <w:pPr>
              <w:pStyle w:val="CopticVersemulti-line"/>
            </w:pPr>
            <w:r>
              <w:t>ⲉ̀ⲃⲟⲗϧⲉⲛ ⲛⲏⲉⲑⲙⲱⲟⲩⲧ:</w:t>
            </w:r>
          </w:p>
          <w:p w14:paraId="1F9FDED7" w14:textId="77777777" w:rsidR="00E60591" w:rsidRDefault="00E60591" w:rsidP="00E60591">
            <w:pPr>
              <w:pStyle w:val="CopticVerse"/>
            </w:pPr>
            <w:r>
              <w:t>ⲛⲉⲙ ⲡⲓⲙⲟⲩ ⲁϥⲕⲱⲣϥ.</w:t>
            </w:r>
          </w:p>
        </w:tc>
      </w:tr>
      <w:tr w:rsidR="00E60591" w14:paraId="638D58FB" w14:textId="77777777" w:rsidTr="00E60591">
        <w:trPr>
          <w:cantSplit/>
        </w:trPr>
        <w:tc>
          <w:tcPr>
            <w:tcW w:w="288" w:type="dxa"/>
          </w:tcPr>
          <w:p w14:paraId="27E097D4" w14:textId="77777777" w:rsidR="00E60591" w:rsidRDefault="00E60591" w:rsidP="00E60591">
            <w:pPr>
              <w:pStyle w:val="CopticCross"/>
            </w:pPr>
            <w:r>
              <w:t>¿</w:t>
            </w:r>
          </w:p>
        </w:tc>
        <w:tc>
          <w:tcPr>
            <w:tcW w:w="3960" w:type="dxa"/>
          </w:tcPr>
          <w:p w14:paraId="6E2D7A01" w14:textId="77777777" w:rsidR="00E60591" w:rsidRDefault="00E60591" w:rsidP="00E60591">
            <w:pPr>
              <w:pStyle w:val="EngHang"/>
            </w:pPr>
            <w:r>
              <w:t>He appeared in power,</w:t>
            </w:r>
          </w:p>
          <w:p w14:paraId="61AE57F8" w14:textId="77777777" w:rsidR="00E60591" w:rsidRDefault="00E60591" w:rsidP="00E60591">
            <w:pPr>
              <w:pStyle w:val="EngHang"/>
            </w:pPr>
            <w:r>
              <w:t>And saved His people,</w:t>
            </w:r>
          </w:p>
          <w:p w14:paraId="7871BC9A" w14:textId="77777777" w:rsidR="00E60591" w:rsidRDefault="00E60591" w:rsidP="00E60591">
            <w:pPr>
              <w:pStyle w:val="EngHang"/>
            </w:pPr>
            <w:r>
              <w:t>From the devil</w:t>
            </w:r>
          </w:p>
          <w:p w14:paraId="3E5D5549" w14:textId="77777777" w:rsidR="00E60591" w:rsidRDefault="00E60591" w:rsidP="00E60591">
            <w:pPr>
              <w:pStyle w:val="EngHangEnd"/>
            </w:pPr>
            <w:r>
              <w:t>With His upraised arm.</w:t>
            </w:r>
          </w:p>
        </w:tc>
        <w:tc>
          <w:tcPr>
            <w:tcW w:w="288" w:type="dxa"/>
          </w:tcPr>
          <w:p w14:paraId="1D9D9662" w14:textId="77777777" w:rsidR="00E60591" w:rsidRDefault="00E60591" w:rsidP="00E60591">
            <w:pPr>
              <w:pStyle w:val="CopticCross"/>
            </w:pPr>
          </w:p>
        </w:tc>
        <w:tc>
          <w:tcPr>
            <w:tcW w:w="288" w:type="dxa"/>
          </w:tcPr>
          <w:p w14:paraId="419EDE4E" w14:textId="77777777" w:rsidR="00E60591" w:rsidRDefault="00E60591" w:rsidP="00E60591">
            <w:pPr>
              <w:pStyle w:val="CopticCross"/>
            </w:pPr>
            <w:r>
              <w:t>¿</w:t>
            </w:r>
          </w:p>
        </w:tc>
        <w:tc>
          <w:tcPr>
            <w:tcW w:w="3960" w:type="dxa"/>
          </w:tcPr>
          <w:p w14:paraId="06C332BA" w14:textId="77777777" w:rsidR="00E60591" w:rsidRDefault="00E60591" w:rsidP="00E60591">
            <w:pPr>
              <w:pStyle w:val="CopticVersemulti-line"/>
            </w:pPr>
            <w:r>
              <w:t>Ⲟⲩⲟϩ ⲁϥⲟⲩⲱⲛϩ ϧⲉⲛ ⲧⲉϥϫⲟⲙ:</w:t>
            </w:r>
          </w:p>
          <w:p w14:paraId="097DBBA0" w14:textId="77777777" w:rsidR="00E60591" w:rsidRDefault="00E60591" w:rsidP="00E60591">
            <w:pPr>
              <w:pStyle w:val="CopticVersemulti-line"/>
            </w:pPr>
            <w:r>
              <w:t>ⲁϥⲥⲱϯ ⲙ̀ⲡⲉϥⲗⲁⲟⲥ:</w:t>
            </w:r>
          </w:p>
          <w:p w14:paraId="3793A97D" w14:textId="77777777" w:rsidR="00E60591" w:rsidRDefault="00E60591" w:rsidP="00E60591">
            <w:pPr>
              <w:pStyle w:val="CopticVersemulti-line"/>
            </w:pPr>
            <w:r>
              <w:t>ⲛ̀ϩ̀ⲣⲏⲓ ϧⲉⲛ ⲡⲉϥϣⲱⲃϣ:</w:t>
            </w:r>
          </w:p>
          <w:p w14:paraId="36D9FB60" w14:textId="77777777" w:rsidR="00E60591" w:rsidRDefault="00E60591" w:rsidP="00E60591">
            <w:pPr>
              <w:pStyle w:val="CopticVerse"/>
            </w:pPr>
            <w:r>
              <w:t>ϧⲉⲛ ⲡⲓⲇⲓⲁⲃⲟⲗⲟⲥ.</w:t>
            </w:r>
          </w:p>
        </w:tc>
      </w:tr>
      <w:tr w:rsidR="00E60591" w14:paraId="41757F9A" w14:textId="77777777" w:rsidTr="00E60591">
        <w:trPr>
          <w:cantSplit/>
        </w:trPr>
        <w:tc>
          <w:tcPr>
            <w:tcW w:w="288" w:type="dxa"/>
          </w:tcPr>
          <w:p w14:paraId="409B7D7C" w14:textId="77777777" w:rsidR="00E60591" w:rsidRDefault="00E60591" w:rsidP="00E60591">
            <w:pPr>
              <w:pStyle w:val="CopticCross"/>
            </w:pPr>
            <w:r>
              <w:t>¿</w:t>
            </w:r>
          </w:p>
        </w:tc>
        <w:tc>
          <w:tcPr>
            <w:tcW w:w="3960" w:type="dxa"/>
          </w:tcPr>
          <w:p w14:paraId="2829D1E5" w14:textId="77777777" w:rsidR="00E60591" w:rsidRDefault="00E60591" w:rsidP="00E60591">
            <w:pPr>
              <w:pStyle w:val="EngHang"/>
            </w:pPr>
            <w:r>
              <w:t>He also descended</w:t>
            </w:r>
          </w:p>
          <w:p w14:paraId="6765FB7B" w14:textId="77777777" w:rsidR="00E60591" w:rsidRDefault="00E60591" w:rsidP="00E60591">
            <w:pPr>
              <w:pStyle w:val="EngHang"/>
            </w:pPr>
            <w:r>
              <w:t>To the lower parts</w:t>
            </w:r>
          </w:p>
          <w:p w14:paraId="4E6D8DDA" w14:textId="77777777" w:rsidR="00E60591" w:rsidRDefault="00E60591" w:rsidP="00E60591">
            <w:pPr>
              <w:pStyle w:val="EngHang"/>
            </w:pPr>
            <w:r>
              <w:t>Of the earth, to Hades,</w:t>
            </w:r>
          </w:p>
          <w:p w14:paraId="5BE7BAD0" w14:textId="77777777" w:rsidR="00E60591" w:rsidRDefault="00E60591" w:rsidP="00E60591">
            <w:pPr>
              <w:pStyle w:val="EngHangEnd"/>
            </w:pPr>
            <w:r>
              <w:t>Through His mercy.</w:t>
            </w:r>
          </w:p>
        </w:tc>
        <w:tc>
          <w:tcPr>
            <w:tcW w:w="288" w:type="dxa"/>
          </w:tcPr>
          <w:p w14:paraId="63F69680" w14:textId="77777777" w:rsidR="00E60591" w:rsidRDefault="00E60591" w:rsidP="00E60591">
            <w:pPr>
              <w:pStyle w:val="CopticCross"/>
            </w:pPr>
          </w:p>
        </w:tc>
        <w:tc>
          <w:tcPr>
            <w:tcW w:w="288" w:type="dxa"/>
          </w:tcPr>
          <w:p w14:paraId="05F89DA5" w14:textId="77777777" w:rsidR="00E60591" w:rsidRDefault="00E60591" w:rsidP="00E60591">
            <w:pPr>
              <w:pStyle w:val="CopticCross"/>
            </w:pPr>
            <w:r>
              <w:t>¿</w:t>
            </w:r>
          </w:p>
        </w:tc>
        <w:tc>
          <w:tcPr>
            <w:tcW w:w="3960" w:type="dxa"/>
          </w:tcPr>
          <w:p w14:paraId="2DC4810F" w14:textId="77777777" w:rsidR="00E60591" w:rsidRDefault="00E60591" w:rsidP="00E60591">
            <w:pPr>
              <w:pStyle w:val="CopticVersemulti-line"/>
            </w:pPr>
            <w:r>
              <w:t>Ⲡⲁⲗⲓⲛ ⲟⲛ ⲁϥϣⲉⲛⲁϥ:</w:t>
            </w:r>
          </w:p>
          <w:p w14:paraId="6697E62D" w14:textId="77777777" w:rsidR="00E60591" w:rsidRDefault="00E60591" w:rsidP="00E60591">
            <w:pPr>
              <w:pStyle w:val="CopticVersemulti-line"/>
            </w:pPr>
            <w:r>
              <w:t>ⲉ̀ⲛⲓⲙⲉⲧⲥⲁⲡⲉⲥⲏⲧ:</w:t>
            </w:r>
          </w:p>
          <w:p w14:paraId="6C66425B" w14:textId="77777777" w:rsidR="00E60591" w:rsidRDefault="00E60591" w:rsidP="00E60591">
            <w:pPr>
              <w:pStyle w:val="CopticVersemulti-line"/>
            </w:pPr>
            <w:r>
              <w:t>ⲙ̀ⲡ̀ⲕⲁϩⲓ ϧⲉⲛ ⲁ̀ⲙⲉⲛϯ:</w:t>
            </w:r>
          </w:p>
          <w:p w14:paraId="2A0CA07C" w14:textId="77777777" w:rsidR="00E60591" w:rsidRDefault="00E60591" w:rsidP="00E60591">
            <w:pPr>
              <w:pStyle w:val="CopticVerse"/>
            </w:pPr>
            <w:r>
              <w:t>ϧⲉⲛ ⲧⲉϥⲙⲉⲧⲛⲁⲏⲧ.</w:t>
            </w:r>
          </w:p>
        </w:tc>
      </w:tr>
      <w:tr w:rsidR="00E60591" w14:paraId="312C2724" w14:textId="77777777" w:rsidTr="00E60591">
        <w:trPr>
          <w:cantSplit/>
        </w:trPr>
        <w:tc>
          <w:tcPr>
            <w:tcW w:w="288" w:type="dxa"/>
          </w:tcPr>
          <w:p w14:paraId="53AD0685" w14:textId="77777777" w:rsidR="00E60591" w:rsidRDefault="00E60591" w:rsidP="00E60591">
            <w:pPr>
              <w:pStyle w:val="CopticCross"/>
            </w:pPr>
          </w:p>
        </w:tc>
        <w:tc>
          <w:tcPr>
            <w:tcW w:w="3960" w:type="dxa"/>
          </w:tcPr>
          <w:p w14:paraId="2FDFF269" w14:textId="77777777" w:rsidR="00E60591" w:rsidRDefault="00E60591" w:rsidP="00E60591">
            <w:pPr>
              <w:pStyle w:val="EngHang"/>
            </w:pPr>
            <w:r>
              <w:t>There, in that place,</w:t>
            </w:r>
          </w:p>
          <w:p w14:paraId="3D6374AB" w14:textId="77777777" w:rsidR="00E60591" w:rsidRDefault="00E60591" w:rsidP="00E60591">
            <w:pPr>
              <w:pStyle w:val="EngHang"/>
            </w:pPr>
            <w:r>
              <w:t>He captured</w:t>
            </w:r>
          </w:p>
          <w:p w14:paraId="2B7FABC0" w14:textId="77777777" w:rsidR="00E60591" w:rsidRDefault="00E60591" w:rsidP="00E60591">
            <w:pPr>
              <w:pStyle w:val="EngHang"/>
            </w:pPr>
            <w:r>
              <w:t>Captivity itself</w:t>
            </w:r>
          </w:p>
          <w:p w14:paraId="5BECA03E" w14:textId="77777777" w:rsidR="00E60591" w:rsidRDefault="00E60591" w:rsidP="00E60591">
            <w:pPr>
              <w:pStyle w:val="EngHangEnd"/>
            </w:pPr>
            <w:r>
              <w:t>Without hindrance.</w:t>
            </w:r>
          </w:p>
        </w:tc>
        <w:tc>
          <w:tcPr>
            <w:tcW w:w="288" w:type="dxa"/>
          </w:tcPr>
          <w:p w14:paraId="1FCC4CE8" w14:textId="77777777" w:rsidR="00E60591" w:rsidRDefault="00E60591" w:rsidP="00E60591">
            <w:pPr>
              <w:pStyle w:val="CopticCross"/>
            </w:pPr>
          </w:p>
        </w:tc>
        <w:tc>
          <w:tcPr>
            <w:tcW w:w="288" w:type="dxa"/>
          </w:tcPr>
          <w:p w14:paraId="7BAF26B6" w14:textId="77777777" w:rsidR="00E60591" w:rsidRDefault="00E60591" w:rsidP="00E60591">
            <w:pPr>
              <w:pStyle w:val="CopticCross"/>
            </w:pPr>
          </w:p>
        </w:tc>
        <w:tc>
          <w:tcPr>
            <w:tcW w:w="3960" w:type="dxa"/>
          </w:tcPr>
          <w:p w14:paraId="096D0A6F" w14:textId="77777777" w:rsidR="00E60591" w:rsidRDefault="00E60591" w:rsidP="00E60591">
            <w:pPr>
              <w:pStyle w:val="CopticVersemulti-line"/>
            </w:pPr>
            <w:r>
              <w:t>Ⲣⲏⲧⲟⲥ ⲉ̀ⲧⲉ ⲙ̀ⲙⲁⲩ:</w:t>
            </w:r>
          </w:p>
          <w:p w14:paraId="3735F09C" w14:textId="77777777" w:rsidR="00E60591" w:rsidRDefault="00E60591" w:rsidP="00E60591">
            <w:pPr>
              <w:pStyle w:val="CopticVersemulti-line"/>
            </w:pPr>
            <w:r>
              <w:t>ⲁϥⲉⲣⲉⲭⲙⲁⲗⲱⲧⲉⲩⲓⲛ:</w:t>
            </w:r>
          </w:p>
          <w:p w14:paraId="2B5C5190" w14:textId="77777777" w:rsidR="00E60591" w:rsidRDefault="00E60591" w:rsidP="00E60591">
            <w:pPr>
              <w:pStyle w:val="CopticVersemulti-line"/>
            </w:pPr>
            <w:r>
              <w:t>ⲛ̀ϯⲉⲝⲙⲁⲗⲱⲥⲓⲁ̀:</w:t>
            </w:r>
          </w:p>
          <w:p w14:paraId="0FB1C055" w14:textId="77777777" w:rsidR="00E60591" w:rsidRDefault="00E60591" w:rsidP="00E60591">
            <w:pPr>
              <w:pStyle w:val="CopticVerse"/>
            </w:pPr>
            <w:r>
              <w:t>ⲛⲁⲧⲉⲣⲕⲟⲗⲓⲛ.</w:t>
            </w:r>
          </w:p>
        </w:tc>
      </w:tr>
      <w:tr w:rsidR="00E60591" w14:paraId="66FB9302" w14:textId="77777777" w:rsidTr="00E60591">
        <w:trPr>
          <w:cantSplit/>
        </w:trPr>
        <w:tc>
          <w:tcPr>
            <w:tcW w:w="288" w:type="dxa"/>
          </w:tcPr>
          <w:p w14:paraId="05E654A4" w14:textId="77777777" w:rsidR="00E60591" w:rsidRDefault="00E60591" w:rsidP="00E60591">
            <w:pPr>
              <w:pStyle w:val="CopticCross"/>
            </w:pPr>
          </w:p>
        </w:tc>
        <w:tc>
          <w:tcPr>
            <w:tcW w:w="3960" w:type="dxa"/>
          </w:tcPr>
          <w:p w14:paraId="7049D2C5" w14:textId="77777777" w:rsidR="00E60591" w:rsidRDefault="00E60591" w:rsidP="00E60591">
            <w:pPr>
              <w:pStyle w:val="EngHang"/>
            </w:pPr>
            <w:r>
              <w:t>He broke asunder</w:t>
            </w:r>
          </w:p>
          <w:p w14:paraId="5B27BC70" w14:textId="77777777" w:rsidR="00E60591" w:rsidRDefault="00E60591" w:rsidP="00E60591">
            <w:pPr>
              <w:pStyle w:val="EngHang"/>
            </w:pPr>
            <w:r>
              <w:t>The iron lock,</w:t>
            </w:r>
          </w:p>
          <w:p w14:paraId="1E74EBAE" w14:textId="77777777" w:rsidR="00E60591" w:rsidRDefault="00E60591" w:rsidP="00E60591">
            <w:pPr>
              <w:pStyle w:val="EngHang"/>
            </w:pPr>
            <w:r>
              <w:t>And brought out His elect</w:t>
            </w:r>
          </w:p>
          <w:p w14:paraId="068247A2" w14:textId="77777777" w:rsidR="00E60591" w:rsidRDefault="00E60591" w:rsidP="00E60591">
            <w:pPr>
              <w:pStyle w:val="EngHangEnd"/>
            </w:pPr>
            <w:r>
              <w:t>With dignity.</w:t>
            </w:r>
          </w:p>
        </w:tc>
        <w:tc>
          <w:tcPr>
            <w:tcW w:w="288" w:type="dxa"/>
          </w:tcPr>
          <w:p w14:paraId="4F02C806" w14:textId="77777777" w:rsidR="00E60591" w:rsidRDefault="00E60591" w:rsidP="00E60591">
            <w:pPr>
              <w:pStyle w:val="CopticCross"/>
            </w:pPr>
          </w:p>
        </w:tc>
        <w:tc>
          <w:tcPr>
            <w:tcW w:w="288" w:type="dxa"/>
          </w:tcPr>
          <w:p w14:paraId="38C07488" w14:textId="77777777" w:rsidR="00E60591" w:rsidRDefault="00E60591" w:rsidP="00E60591">
            <w:pPr>
              <w:pStyle w:val="CopticCross"/>
            </w:pPr>
          </w:p>
        </w:tc>
        <w:tc>
          <w:tcPr>
            <w:tcW w:w="3960" w:type="dxa"/>
          </w:tcPr>
          <w:p w14:paraId="4A4363E4" w14:textId="77777777" w:rsidR="00E60591" w:rsidRDefault="00E60591" w:rsidP="00E60591">
            <w:pPr>
              <w:pStyle w:val="CopticVersemulti-line"/>
            </w:pPr>
            <w:r>
              <w:t>Ⲥⲉ ⲉⲣⲛⲟϥⲣⲓ ⲇⲉ ⲁϥⲕⲱϣ:</w:t>
            </w:r>
          </w:p>
          <w:p w14:paraId="165BFD8B" w14:textId="77777777" w:rsidR="00E60591" w:rsidRDefault="00E60591" w:rsidP="00E60591">
            <w:pPr>
              <w:pStyle w:val="CopticVersemulti-line"/>
            </w:pPr>
            <w:r>
              <w:t>ⲛ̀ϩⲁⲛⲙⲟⲭⲗⲟⲥ ⲙ̀ⲃⲉⲛⲓⲡⲓ:</w:t>
            </w:r>
          </w:p>
          <w:p w14:paraId="621A7D8F" w14:textId="77777777" w:rsidR="00E60591" w:rsidRDefault="00E60591" w:rsidP="00E60591">
            <w:pPr>
              <w:pStyle w:val="CopticVersemulti-line"/>
            </w:pPr>
            <w:r>
              <w:t>ⲁϥⲓ̀ⲛⲓ ⲛⲛⲉϥⲥⲱⲧⲡ:</w:t>
            </w:r>
          </w:p>
          <w:p w14:paraId="2D4FBC67" w14:textId="77777777" w:rsidR="00E60591" w:rsidRDefault="00E60591" w:rsidP="00E60591">
            <w:pPr>
              <w:pStyle w:val="CopticVerse"/>
            </w:pPr>
            <w:r>
              <w:t>ϧⲉⲛ ⲟⲩⲙⲉⲧⲁⲧϭⲓϣⲓⲡⲓ.</w:t>
            </w:r>
          </w:p>
        </w:tc>
      </w:tr>
      <w:tr w:rsidR="00E60591" w14:paraId="16743033" w14:textId="77777777" w:rsidTr="00E60591">
        <w:trPr>
          <w:cantSplit/>
        </w:trPr>
        <w:tc>
          <w:tcPr>
            <w:tcW w:w="288" w:type="dxa"/>
          </w:tcPr>
          <w:p w14:paraId="5C439A87" w14:textId="77777777" w:rsidR="00E60591" w:rsidRDefault="00E60591" w:rsidP="00E60591">
            <w:pPr>
              <w:pStyle w:val="CopticCross"/>
            </w:pPr>
            <w:r>
              <w:lastRenderedPageBreak/>
              <w:t>¿</w:t>
            </w:r>
          </w:p>
        </w:tc>
        <w:tc>
          <w:tcPr>
            <w:tcW w:w="3960" w:type="dxa"/>
          </w:tcPr>
          <w:p w14:paraId="288C0EFA" w14:textId="77777777" w:rsidR="00E60591" w:rsidRDefault="00E60591" w:rsidP="00E60591">
            <w:pPr>
              <w:pStyle w:val="EngHang"/>
            </w:pPr>
            <w:r>
              <w:t>He carried them</w:t>
            </w:r>
          </w:p>
          <w:p w14:paraId="20274FCF" w14:textId="77777777" w:rsidR="00E60591" w:rsidRDefault="00E60591" w:rsidP="00E60591">
            <w:pPr>
              <w:pStyle w:val="EngHang"/>
            </w:pPr>
            <w:r>
              <w:t>With Himself to the highest,</w:t>
            </w:r>
          </w:p>
          <w:p w14:paraId="1F2D7A83" w14:textId="77777777" w:rsidR="00E60591" w:rsidRDefault="00E60591" w:rsidP="00E60591">
            <w:pPr>
              <w:pStyle w:val="EngHang"/>
            </w:pPr>
            <w:r>
              <w:t>To the place of rest,</w:t>
            </w:r>
          </w:p>
          <w:p w14:paraId="2EC1C3EA" w14:textId="77777777" w:rsidR="00E60591" w:rsidRDefault="00E60591" w:rsidP="00E60591">
            <w:pPr>
              <w:pStyle w:val="EngHangEnd"/>
            </w:pPr>
            <w:r>
              <w:t>With joy and rejoicing.</w:t>
            </w:r>
          </w:p>
        </w:tc>
        <w:tc>
          <w:tcPr>
            <w:tcW w:w="288" w:type="dxa"/>
          </w:tcPr>
          <w:p w14:paraId="5A85B70E" w14:textId="77777777" w:rsidR="00E60591" w:rsidRDefault="00E60591" w:rsidP="00E60591">
            <w:pPr>
              <w:pStyle w:val="CopticCross"/>
            </w:pPr>
          </w:p>
        </w:tc>
        <w:tc>
          <w:tcPr>
            <w:tcW w:w="288" w:type="dxa"/>
          </w:tcPr>
          <w:p w14:paraId="56CC8620" w14:textId="77777777" w:rsidR="00E60591" w:rsidRDefault="00E60591" w:rsidP="00E60591">
            <w:pPr>
              <w:pStyle w:val="CopticCross"/>
            </w:pPr>
            <w:r>
              <w:t>¿</w:t>
            </w:r>
          </w:p>
        </w:tc>
        <w:tc>
          <w:tcPr>
            <w:tcW w:w="3960" w:type="dxa"/>
          </w:tcPr>
          <w:p w14:paraId="7F4264FE" w14:textId="77777777" w:rsidR="00E60591" w:rsidRDefault="00E60591" w:rsidP="00E60591">
            <w:pPr>
              <w:pStyle w:val="CopticVersemulti-line"/>
            </w:pPr>
            <w:r>
              <w:t>Ⲧⲟⲧⲉ ⲟⲩⲟϩ ⲁϥⲟⲗⲟⲩ:</w:t>
            </w:r>
          </w:p>
          <w:p w14:paraId="31296FA4" w14:textId="77777777" w:rsidR="00E60591" w:rsidRDefault="00E60591" w:rsidP="00E60591">
            <w:pPr>
              <w:pStyle w:val="CopticVersemulti-line"/>
            </w:pPr>
            <w:r>
              <w:t>ⲙ̀ⲡ̀ϭⲓⲥⲓ ⲛⲉⲙⲁϥ</w:t>
            </w:r>
          </w:p>
          <w:p w14:paraId="1DACBABA" w14:textId="77777777" w:rsidR="00E60591" w:rsidRDefault="00E60591" w:rsidP="00E60591">
            <w:pPr>
              <w:pStyle w:val="CopticVersemulti-line"/>
            </w:pPr>
            <w:r>
              <w:t>ⲉ̀ⲡⲉϥⲙⲁⲛⲉⲙⲧⲟⲛ:</w:t>
            </w:r>
          </w:p>
          <w:p w14:paraId="06842460" w14:textId="77777777" w:rsidR="00E60591" w:rsidRDefault="00E60591" w:rsidP="00E60591">
            <w:pPr>
              <w:pStyle w:val="CopticVerse"/>
            </w:pPr>
            <w:r>
              <w:t>ϧⲉⲛ ⲫ̀ⲣⲁϣⲓ ⲛⲉⲙ ⲟⲩⲟⲩⲛⲟϥ.</w:t>
            </w:r>
          </w:p>
        </w:tc>
      </w:tr>
      <w:tr w:rsidR="00E60591" w14:paraId="6C5403DF" w14:textId="77777777" w:rsidTr="00E60591">
        <w:trPr>
          <w:cantSplit/>
        </w:trPr>
        <w:tc>
          <w:tcPr>
            <w:tcW w:w="288" w:type="dxa"/>
          </w:tcPr>
          <w:p w14:paraId="0269C649" w14:textId="77777777" w:rsidR="00E60591" w:rsidRDefault="00E60591" w:rsidP="00E60591">
            <w:pPr>
              <w:pStyle w:val="CopticCross"/>
            </w:pPr>
            <w:r>
              <w:t>¿</w:t>
            </w:r>
          </w:p>
        </w:tc>
        <w:tc>
          <w:tcPr>
            <w:tcW w:w="3960" w:type="dxa"/>
          </w:tcPr>
          <w:p w14:paraId="2EE88303" w14:textId="77777777" w:rsidR="00E60591" w:rsidRDefault="00E60591" w:rsidP="00E60591">
            <w:pPr>
              <w:pStyle w:val="EngHang"/>
            </w:pPr>
            <w:r>
              <w:t>Because of His mercy</w:t>
            </w:r>
          </w:p>
          <w:p w14:paraId="28F6CF2E" w14:textId="77777777" w:rsidR="00E60591" w:rsidRDefault="00E60591" w:rsidP="00E60591">
            <w:pPr>
              <w:pStyle w:val="EngHang"/>
            </w:pPr>
            <w:r>
              <w:t>And His compassion,</w:t>
            </w:r>
          </w:p>
          <w:p w14:paraId="1F76CDF6" w14:textId="77777777" w:rsidR="00E60591" w:rsidRDefault="00E60591" w:rsidP="00E60591">
            <w:pPr>
              <w:pStyle w:val="EngHang"/>
            </w:pPr>
            <w:r>
              <w:t>Has has removed</w:t>
            </w:r>
          </w:p>
          <w:p w14:paraId="2BC81D53" w14:textId="77777777" w:rsidR="00E60591" w:rsidRDefault="00E60591" w:rsidP="00E60591">
            <w:pPr>
              <w:pStyle w:val="EngHangEnd"/>
            </w:pPr>
            <w:r>
              <w:t>Sorrow from us.</w:t>
            </w:r>
          </w:p>
        </w:tc>
        <w:tc>
          <w:tcPr>
            <w:tcW w:w="288" w:type="dxa"/>
          </w:tcPr>
          <w:p w14:paraId="3719D384" w14:textId="77777777" w:rsidR="00E60591" w:rsidRDefault="00E60591" w:rsidP="00E60591">
            <w:pPr>
              <w:pStyle w:val="CopticCross"/>
            </w:pPr>
          </w:p>
        </w:tc>
        <w:tc>
          <w:tcPr>
            <w:tcW w:w="288" w:type="dxa"/>
          </w:tcPr>
          <w:p w14:paraId="74D44B09" w14:textId="77777777" w:rsidR="00E60591" w:rsidRDefault="00E60591" w:rsidP="00E60591">
            <w:pPr>
              <w:pStyle w:val="CopticCross"/>
            </w:pPr>
            <w:r>
              <w:t>¿</w:t>
            </w:r>
          </w:p>
        </w:tc>
        <w:tc>
          <w:tcPr>
            <w:tcW w:w="3960" w:type="dxa"/>
          </w:tcPr>
          <w:p w14:paraId="0F4FA18B" w14:textId="77777777" w:rsidR="00E60591" w:rsidRDefault="00E60591" w:rsidP="00E60591">
            <w:pPr>
              <w:pStyle w:val="CopticVersemulti-line"/>
            </w:pPr>
            <w:r>
              <w:t>Ⲩⲡⲉⲣ ⲙⲡⲉϥⲛⲁⲓ:</w:t>
            </w:r>
          </w:p>
          <w:p w14:paraId="7CF4FBFA" w14:textId="77777777" w:rsidR="00E60591" w:rsidRDefault="00E60591" w:rsidP="00E60591">
            <w:pPr>
              <w:pStyle w:val="CopticVersemulti-line"/>
            </w:pPr>
            <w:r>
              <w:t>ⲛⲉⲙ ⲛⲉϥⲙⲉⲧϣⲉⲛϩⲏⲧ:</w:t>
            </w:r>
          </w:p>
          <w:p w14:paraId="5D73A5A6" w14:textId="77777777" w:rsidR="00E60591" w:rsidRDefault="00E60591" w:rsidP="00E60591">
            <w:pPr>
              <w:pStyle w:val="CopticVersemulti-line"/>
            </w:pPr>
            <w:r>
              <w:t>ⲁϥⲃⲱⲗ ⲉ̀ⲃⲟⲗ ϩⲁⲣⲟⲛ:</w:t>
            </w:r>
          </w:p>
          <w:p w14:paraId="38A6A6A6" w14:textId="77777777" w:rsidR="00E60591" w:rsidRDefault="00E60591" w:rsidP="00E60591">
            <w:pPr>
              <w:pStyle w:val="CopticVerse"/>
            </w:pPr>
            <w:r>
              <w:t>ⲛ̀ⲉⲙⲕⲁϩⲛ̀ϩⲏⲧ.</w:t>
            </w:r>
          </w:p>
        </w:tc>
      </w:tr>
      <w:tr w:rsidR="00E60591" w14:paraId="67C19184" w14:textId="77777777" w:rsidTr="00E60591">
        <w:trPr>
          <w:cantSplit/>
        </w:trPr>
        <w:tc>
          <w:tcPr>
            <w:tcW w:w="288" w:type="dxa"/>
          </w:tcPr>
          <w:p w14:paraId="6E256C7B" w14:textId="77777777" w:rsidR="00E60591" w:rsidRDefault="00E60591" w:rsidP="00E60591">
            <w:pPr>
              <w:pStyle w:val="CopticCross"/>
            </w:pPr>
          </w:p>
        </w:tc>
        <w:tc>
          <w:tcPr>
            <w:tcW w:w="3960" w:type="dxa"/>
          </w:tcPr>
          <w:p w14:paraId="2CBFAF3C" w14:textId="77777777" w:rsidR="00E60591" w:rsidRDefault="00E60591" w:rsidP="00E60591">
            <w:pPr>
              <w:pStyle w:val="EngHang"/>
            </w:pPr>
            <w:r>
              <w:t>This is the day</w:t>
            </w:r>
          </w:p>
          <w:p w14:paraId="50B250B6" w14:textId="77777777" w:rsidR="00E60591" w:rsidRDefault="00E60591" w:rsidP="00E60591">
            <w:pPr>
              <w:pStyle w:val="EngHang"/>
            </w:pPr>
            <w:r>
              <w:t>Which the Lord has made!</w:t>
            </w:r>
          </w:p>
          <w:p w14:paraId="63CF2DA2" w14:textId="77777777" w:rsidR="00E60591" w:rsidRDefault="00E60591" w:rsidP="00E60591">
            <w:pPr>
              <w:pStyle w:val="EngHang"/>
            </w:pPr>
            <w:r>
              <w:t>Let us rejoice</w:t>
            </w:r>
          </w:p>
          <w:p w14:paraId="1E167FB0" w14:textId="77777777" w:rsidR="00E60591" w:rsidRDefault="00E60591" w:rsidP="00E60591">
            <w:pPr>
              <w:pStyle w:val="EngHangEnd"/>
            </w:pPr>
            <w:r>
              <w:t>And be glad in it!</w:t>
            </w:r>
          </w:p>
        </w:tc>
        <w:tc>
          <w:tcPr>
            <w:tcW w:w="288" w:type="dxa"/>
          </w:tcPr>
          <w:p w14:paraId="602D42A0" w14:textId="77777777" w:rsidR="00E60591" w:rsidRDefault="00E60591" w:rsidP="00E60591">
            <w:pPr>
              <w:pStyle w:val="CopticCross"/>
            </w:pPr>
          </w:p>
        </w:tc>
        <w:tc>
          <w:tcPr>
            <w:tcW w:w="288" w:type="dxa"/>
          </w:tcPr>
          <w:p w14:paraId="4361DD1A" w14:textId="77777777" w:rsidR="00E60591" w:rsidRDefault="00E60591" w:rsidP="00E60591">
            <w:pPr>
              <w:pStyle w:val="CopticCross"/>
            </w:pPr>
          </w:p>
        </w:tc>
        <w:tc>
          <w:tcPr>
            <w:tcW w:w="3960" w:type="dxa"/>
          </w:tcPr>
          <w:p w14:paraId="1C6BF448" w14:textId="77777777" w:rsidR="00E60591" w:rsidRDefault="00E60591" w:rsidP="00E60591">
            <w:pPr>
              <w:pStyle w:val="CopticVersemulti-line"/>
            </w:pPr>
            <w:r>
              <w:t>Ⲫⲁⲓ ⲡⲉ ⲡⲓⲉ̀ϩⲟⲟⲩ:</w:t>
            </w:r>
          </w:p>
          <w:p w14:paraId="74872CB8" w14:textId="77777777" w:rsidR="00E60591" w:rsidRDefault="00E60591" w:rsidP="00E60591">
            <w:pPr>
              <w:pStyle w:val="CopticVersemulti-line"/>
            </w:pPr>
            <w:r>
              <w:t>ⲉ̀ⲧⲁ Ⲡϭⲟⲓⲥ ⲑⲁⲙⲓⲟϥ:</w:t>
            </w:r>
          </w:p>
          <w:p w14:paraId="00CB8263" w14:textId="77777777" w:rsidR="00E60591" w:rsidRDefault="00E60591" w:rsidP="00E60591">
            <w:pPr>
              <w:pStyle w:val="CopticVersemulti-line"/>
            </w:pPr>
            <w:r>
              <w:t>ⲙⲁⲣⲉⲛⲑⲉⲗⲏⲗ ⲛ̀ϧⲏⲧϥ:</w:t>
            </w:r>
          </w:p>
          <w:p w14:paraId="1A55C70A" w14:textId="77777777" w:rsidR="00E60591" w:rsidRDefault="00E60591" w:rsidP="00E60591">
            <w:pPr>
              <w:pStyle w:val="CopticVerse"/>
            </w:pPr>
            <w:r>
              <w:t>ⲟⲩⲟϩ ⲛ̀ⲧⲉⲛⲟⲩⲛⲟϥ.</w:t>
            </w:r>
          </w:p>
        </w:tc>
      </w:tr>
      <w:tr w:rsidR="00E60591" w14:paraId="110EB598" w14:textId="77777777" w:rsidTr="00E60591">
        <w:trPr>
          <w:cantSplit/>
        </w:trPr>
        <w:tc>
          <w:tcPr>
            <w:tcW w:w="288" w:type="dxa"/>
          </w:tcPr>
          <w:p w14:paraId="07F853DB" w14:textId="77777777" w:rsidR="00E60591" w:rsidRDefault="00E60591" w:rsidP="00E60591">
            <w:pPr>
              <w:pStyle w:val="CopticCross"/>
            </w:pPr>
          </w:p>
        </w:tc>
        <w:tc>
          <w:tcPr>
            <w:tcW w:w="3960" w:type="dxa"/>
          </w:tcPr>
          <w:p w14:paraId="5CB59AB9" w14:textId="77777777" w:rsidR="00E60591" w:rsidRDefault="00E60591" w:rsidP="00E60591">
            <w:pPr>
              <w:pStyle w:val="EngHang"/>
            </w:pPr>
            <w:r>
              <w:t>Holy, Holy, Holy,</w:t>
            </w:r>
          </w:p>
          <w:p w14:paraId="3DFDA4D1" w14:textId="77777777" w:rsidR="00E60591" w:rsidRDefault="00E60591" w:rsidP="00E60591">
            <w:pPr>
              <w:pStyle w:val="EngHang"/>
            </w:pPr>
            <w:r>
              <w:t>O Son of God,</w:t>
            </w:r>
          </w:p>
          <w:p w14:paraId="46A8B832" w14:textId="77777777" w:rsidR="00E60591" w:rsidRPr="0030209C" w:rsidRDefault="00E60591" w:rsidP="00E60591">
            <w:pPr>
              <w:pStyle w:val="EngHang"/>
              <w:rPr>
                <w:iCs/>
              </w:rPr>
            </w:pPr>
            <w:r>
              <w:rPr>
                <w:iCs/>
              </w:rPr>
              <w:t>We send up glory</w:t>
            </w:r>
          </w:p>
          <w:p w14:paraId="51AF40F0" w14:textId="77777777" w:rsidR="00E60591" w:rsidRDefault="00E60591" w:rsidP="00E60591">
            <w:pPr>
              <w:pStyle w:val="EngHangEnd"/>
            </w:pPr>
            <w:r>
              <w:t>And hymns to You.</w:t>
            </w:r>
          </w:p>
        </w:tc>
        <w:tc>
          <w:tcPr>
            <w:tcW w:w="288" w:type="dxa"/>
          </w:tcPr>
          <w:p w14:paraId="4B5B0ACF" w14:textId="77777777" w:rsidR="00E60591" w:rsidRDefault="00E60591" w:rsidP="00E60591">
            <w:pPr>
              <w:pStyle w:val="CopticCross"/>
            </w:pPr>
          </w:p>
        </w:tc>
        <w:tc>
          <w:tcPr>
            <w:tcW w:w="288" w:type="dxa"/>
          </w:tcPr>
          <w:p w14:paraId="7EBA75F2" w14:textId="77777777" w:rsidR="00E60591" w:rsidRDefault="00E60591" w:rsidP="00E60591">
            <w:pPr>
              <w:pStyle w:val="CopticCross"/>
            </w:pPr>
          </w:p>
        </w:tc>
        <w:tc>
          <w:tcPr>
            <w:tcW w:w="3960" w:type="dxa"/>
          </w:tcPr>
          <w:p w14:paraId="524BC172" w14:textId="77777777" w:rsidR="00E60591" w:rsidRDefault="00E60591" w:rsidP="00E60591">
            <w:pPr>
              <w:pStyle w:val="CopticVersemulti-line"/>
            </w:pPr>
            <w:r>
              <w:t>Ⲭⲟⲩⲁⲃ ⲭⲟⲩⲁⲃ ⲭⲟⲩⲁⲃ:</w:t>
            </w:r>
          </w:p>
          <w:p w14:paraId="3F49080F" w14:textId="77777777" w:rsidR="00E60591" w:rsidRDefault="00E60591" w:rsidP="00E60591">
            <w:pPr>
              <w:pStyle w:val="CopticVersemulti-line"/>
            </w:pPr>
            <w:r>
              <w:t>ⲛ̀ⲑⲟⲕ ⲱ̀ Ⲩ</w:t>
            </w:r>
            <w:r>
              <w:pgNum/>
            </w:r>
            <w:r>
              <w:t>ⲥ̄ Ⲑⲥ̄:</w:t>
            </w:r>
          </w:p>
          <w:p w14:paraId="6FC6F286" w14:textId="77777777" w:rsidR="00E60591" w:rsidRDefault="00E60591" w:rsidP="00E60591">
            <w:pPr>
              <w:pStyle w:val="CopticVersemulti-line"/>
            </w:pPr>
            <w:r>
              <w:t>ⲧⲉⲛⲟⲩⲱⲣⲡ ⲛⲁⲕ ⲉ̀ⲡ̀ϣⲱⲓ:</w:t>
            </w:r>
          </w:p>
          <w:p w14:paraId="3E52FF08" w14:textId="77777777" w:rsidR="00E60591" w:rsidRDefault="00E60591" w:rsidP="00E60591">
            <w:pPr>
              <w:pStyle w:val="CopticVerse"/>
            </w:pPr>
            <w:r>
              <w:t>ⲡⲓⲱⲟⲩ ⲛⲉⲙ ⲡⲓϩⲩⲙⲛⲟⲥ.</w:t>
            </w:r>
          </w:p>
        </w:tc>
      </w:tr>
      <w:tr w:rsidR="00E60591" w14:paraId="6FB0A80E" w14:textId="77777777" w:rsidTr="00E60591">
        <w:trPr>
          <w:cantSplit/>
        </w:trPr>
        <w:tc>
          <w:tcPr>
            <w:tcW w:w="288" w:type="dxa"/>
          </w:tcPr>
          <w:p w14:paraId="7C5939F8" w14:textId="77777777" w:rsidR="00E60591" w:rsidRDefault="00E60591" w:rsidP="00E60591">
            <w:pPr>
              <w:pStyle w:val="CopticCross"/>
            </w:pPr>
            <w:r>
              <w:t>¿</w:t>
            </w:r>
          </w:p>
        </w:tc>
        <w:tc>
          <w:tcPr>
            <w:tcW w:w="3960" w:type="dxa"/>
          </w:tcPr>
          <w:p w14:paraId="0611D050" w14:textId="77777777" w:rsidR="00E60591" w:rsidRDefault="00E60591" w:rsidP="00E60591">
            <w:pPr>
              <w:pStyle w:val="EngHang"/>
            </w:pPr>
            <w:r>
              <w:t>As long as we’re here,</w:t>
            </w:r>
          </w:p>
          <w:p w14:paraId="74715238" w14:textId="77777777" w:rsidR="00E60591" w:rsidRDefault="00E60591" w:rsidP="00E60591">
            <w:pPr>
              <w:pStyle w:val="EngHang"/>
            </w:pPr>
            <w:r>
              <w:t>As well as after</w:t>
            </w:r>
          </w:p>
          <w:p w14:paraId="3A6C2149" w14:textId="77777777" w:rsidR="00E60591" w:rsidRDefault="00E60591" w:rsidP="00E60591">
            <w:pPr>
              <w:pStyle w:val="EngHang"/>
            </w:pPr>
            <w:r>
              <w:t>Our departure,</w:t>
            </w:r>
          </w:p>
          <w:p w14:paraId="6145B992" w14:textId="77777777" w:rsidR="00E60591" w:rsidRDefault="00E60591" w:rsidP="00E60591">
            <w:pPr>
              <w:pStyle w:val="EngHangEnd"/>
            </w:pPr>
            <w:r>
              <w:t>We will praise Your greatness,</w:t>
            </w:r>
          </w:p>
        </w:tc>
        <w:tc>
          <w:tcPr>
            <w:tcW w:w="288" w:type="dxa"/>
          </w:tcPr>
          <w:p w14:paraId="4AECFDE4" w14:textId="77777777" w:rsidR="00E60591" w:rsidRDefault="00E60591" w:rsidP="00E60591">
            <w:pPr>
              <w:pStyle w:val="CopticCross"/>
            </w:pPr>
          </w:p>
        </w:tc>
        <w:tc>
          <w:tcPr>
            <w:tcW w:w="288" w:type="dxa"/>
          </w:tcPr>
          <w:p w14:paraId="00D4E43B" w14:textId="77777777" w:rsidR="00E60591" w:rsidRDefault="00E60591" w:rsidP="00E60591">
            <w:pPr>
              <w:pStyle w:val="CopticCross"/>
            </w:pPr>
            <w:r>
              <w:t>¿</w:t>
            </w:r>
          </w:p>
        </w:tc>
        <w:tc>
          <w:tcPr>
            <w:tcW w:w="3960" w:type="dxa"/>
          </w:tcPr>
          <w:p w14:paraId="02445B18" w14:textId="77777777" w:rsidR="00E60591" w:rsidRDefault="00E60591" w:rsidP="00E60591">
            <w:pPr>
              <w:pStyle w:val="CopticVersemulti-line"/>
            </w:pPr>
            <w:r>
              <w:t>Ⲯⲉⲡⲓ ⲙ̀ⲡⲉⲛⲱⲛϧ:</w:t>
            </w:r>
          </w:p>
          <w:p w14:paraId="136748EB" w14:textId="77777777" w:rsidR="00E60591" w:rsidRDefault="00E60591" w:rsidP="00E60591">
            <w:pPr>
              <w:pStyle w:val="CopticVersemulti-line"/>
            </w:pPr>
            <w:r>
              <w:t>ⲟⲩⲟϩ ⲟⲛ ⲙ̀ⲡⲁⲓⲣⲏϯ:</w:t>
            </w:r>
          </w:p>
          <w:p w14:paraId="7C6509E3" w14:textId="77777777" w:rsidR="00E60591" w:rsidRDefault="00E60591" w:rsidP="00E60591">
            <w:pPr>
              <w:pStyle w:val="CopticVersemulti-line"/>
            </w:pPr>
            <w:r>
              <w:t>ⲙⲉⲛⲉⲛⲥⲁ ⲡⲓⲟⲩⲱ̀ⲧⲉⲛ:</w:t>
            </w:r>
          </w:p>
          <w:p w14:paraId="4B3948F4" w14:textId="77777777" w:rsidR="00E60591" w:rsidRDefault="00E60591" w:rsidP="00E60591">
            <w:pPr>
              <w:pStyle w:val="CopticVerse"/>
            </w:pPr>
            <w:r>
              <w:t>ⲧⲉⲛϩⲱⲥ ⲉ̀ⲧⲉⲕⲙⲉⲧⲛⲓϣϯ.</w:t>
            </w:r>
          </w:p>
        </w:tc>
      </w:tr>
      <w:tr w:rsidR="00E60591" w14:paraId="608A7684" w14:textId="77777777" w:rsidTr="00E60591">
        <w:trPr>
          <w:cantSplit/>
        </w:trPr>
        <w:tc>
          <w:tcPr>
            <w:tcW w:w="288" w:type="dxa"/>
          </w:tcPr>
          <w:p w14:paraId="672C251C" w14:textId="77777777" w:rsidR="00E60591" w:rsidRDefault="00E60591" w:rsidP="00E60591">
            <w:pPr>
              <w:pStyle w:val="CopticCross"/>
            </w:pPr>
            <w:r>
              <w:t>¿</w:t>
            </w:r>
          </w:p>
        </w:tc>
        <w:tc>
          <w:tcPr>
            <w:tcW w:w="3960" w:type="dxa"/>
          </w:tcPr>
          <w:p w14:paraId="23987F1C" w14:textId="77777777" w:rsidR="00E60591" w:rsidRDefault="00E60591" w:rsidP="00E60591">
            <w:pPr>
              <w:pStyle w:val="EngHang"/>
            </w:pPr>
            <w:r>
              <w:t>O Only-Begotten,</w:t>
            </w:r>
          </w:p>
          <w:p w14:paraId="2C512A24" w14:textId="77777777" w:rsidR="00E60591" w:rsidRDefault="00E60591" w:rsidP="00E60591">
            <w:pPr>
              <w:pStyle w:val="EngHang"/>
            </w:pPr>
            <w:r>
              <w:t>With Your good Father,</w:t>
            </w:r>
          </w:p>
          <w:p w14:paraId="40CA802B" w14:textId="77777777" w:rsidR="00E60591" w:rsidRDefault="00E60591" w:rsidP="00E60591">
            <w:pPr>
              <w:pStyle w:val="EngHang"/>
            </w:pPr>
            <w:r>
              <w:t>And the Holy Spirit,</w:t>
            </w:r>
          </w:p>
          <w:p w14:paraId="33A3CA56" w14:textId="77777777" w:rsidR="00E60591" w:rsidRDefault="00E60591" w:rsidP="00E60591">
            <w:pPr>
              <w:pStyle w:val="EngHangEnd"/>
            </w:pPr>
            <w:r>
              <w:t>Forever, incessantly.</w:t>
            </w:r>
          </w:p>
        </w:tc>
        <w:tc>
          <w:tcPr>
            <w:tcW w:w="288" w:type="dxa"/>
          </w:tcPr>
          <w:p w14:paraId="2D96217B" w14:textId="77777777" w:rsidR="00E60591" w:rsidRDefault="00E60591" w:rsidP="00E60591">
            <w:pPr>
              <w:pStyle w:val="CopticCross"/>
            </w:pPr>
          </w:p>
        </w:tc>
        <w:tc>
          <w:tcPr>
            <w:tcW w:w="288" w:type="dxa"/>
          </w:tcPr>
          <w:p w14:paraId="738F3629" w14:textId="77777777" w:rsidR="00E60591" w:rsidRDefault="00E60591" w:rsidP="00E60591">
            <w:pPr>
              <w:pStyle w:val="CopticCross"/>
            </w:pPr>
            <w:r>
              <w:t>¿</w:t>
            </w:r>
          </w:p>
        </w:tc>
        <w:tc>
          <w:tcPr>
            <w:tcW w:w="3960" w:type="dxa"/>
          </w:tcPr>
          <w:p w14:paraId="581DB1DD" w14:textId="77777777" w:rsidR="00E60591" w:rsidRDefault="00E60591" w:rsidP="00E60591">
            <w:pPr>
              <w:pStyle w:val="CopticVersemulti-line"/>
            </w:pPr>
            <w:r>
              <w:t>Ⲱ ⲡⲓⲙⲟⲛⲟⲅⲉⲛⲏⲥ:</w:t>
            </w:r>
          </w:p>
          <w:p w14:paraId="063D4594" w14:textId="77777777" w:rsidR="00E60591" w:rsidRDefault="00E60591" w:rsidP="00E60591">
            <w:pPr>
              <w:pStyle w:val="CopticVersemulti-line"/>
            </w:pPr>
            <w:r>
              <w:t>ⲛⲉⲙ ⲡⲉⲕⲓⲱⲧ ⲛ̀ⲁ̀ⲅⲁⲑⲟⲥ:</w:t>
            </w:r>
          </w:p>
          <w:p w14:paraId="77A2ED85" w14:textId="77777777" w:rsidR="00E60591" w:rsidRDefault="00E60591" w:rsidP="00E60591">
            <w:pPr>
              <w:pStyle w:val="CopticVersemulti-line"/>
            </w:pPr>
            <w:r>
              <w:t>ⲛⲉⲙ ⲡⲓⲡ̄ⲛ̄ⲁ̄ ⲉ̄ⲑ̄ⲩ̄:</w:t>
            </w:r>
          </w:p>
          <w:p w14:paraId="407EEE58" w14:textId="77777777" w:rsidR="00E60591" w:rsidRDefault="00E60591" w:rsidP="00E60591">
            <w:pPr>
              <w:pStyle w:val="CopticVerse"/>
            </w:pPr>
            <w:r>
              <w:t>ϣⲁ ⲉ̀ⲛⲉϩ ⲛ̀ⲁⲧⲭⲁⲣⲱⲥ.</w:t>
            </w:r>
          </w:p>
        </w:tc>
      </w:tr>
    </w:tbl>
    <w:p w14:paraId="3AF189E8" w14:textId="77777777" w:rsidR="00E60591" w:rsidRDefault="00E60591" w:rsidP="00E60591">
      <w:pPr>
        <w:pStyle w:val="Heading4"/>
      </w:pPr>
      <w:bookmarkStart w:id="1157" w:name="_Ref479318422"/>
      <w:r>
        <w:lastRenderedPageBreak/>
        <w:t>Psali Batos After the Second Canticle</w:t>
      </w:r>
      <w:bookmarkEnd w:id="11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27D43409" w14:textId="77777777" w:rsidTr="00E60591">
        <w:trPr>
          <w:cantSplit/>
        </w:trPr>
        <w:tc>
          <w:tcPr>
            <w:tcW w:w="288" w:type="dxa"/>
          </w:tcPr>
          <w:p w14:paraId="5F446EF5" w14:textId="77777777" w:rsidR="00E60591" w:rsidRDefault="00E60591" w:rsidP="00E60591">
            <w:pPr>
              <w:pStyle w:val="CopticCross"/>
            </w:pPr>
          </w:p>
        </w:tc>
        <w:tc>
          <w:tcPr>
            <w:tcW w:w="3960" w:type="dxa"/>
          </w:tcPr>
          <w:p w14:paraId="5F619980" w14:textId="77777777" w:rsidR="00E60591" w:rsidRDefault="00E60591" w:rsidP="00E60591">
            <w:pPr>
              <w:pStyle w:val="EngHang"/>
            </w:pPr>
            <w:r>
              <w:t>Christ our Lord</w:t>
            </w:r>
          </w:p>
          <w:p w14:paraId="3E4A9DF0" w14:textId="77777777" w:rsidR="00E60591" w:rsidRDefault="00E60591" w:rsidP="00E60591">
            <w:pPr>
              <w:pStyle w:val="EngHang"/>
            </w:pPr>
            <w:r>
              <w:t>Fulfilled our salvation.</w:t>
            </w:r>
          </w:p>
          <w:p w14:paraId="4F99E33E" w14:textId="77777777" w:rsidR="00E60591" w:rsidRDefault="00E60591" w:rsidP="00E60591">
            <w:pPr>
              <w:pStyle w:val="EngHang"/>
            </w:pPr>
            <w:r>
              <w:t>He rose from the dead!</w:t>
            </w:r>
          </w:p>
          <w:p w14:paraId="5DAFA04E" w14:textId="77777777" w:rsidR="00E60591" w:rsidRDefault="00E60591" w:rsidP="00E60591">
            <w:pPr>
              <w:pStyle w:val="EngHangEnd"/>
            </w:pPr>
            <w:r>
              <w:t>Come and see!</w:t>
            </w:r>
          </w:p>
        </w:tc>
        <w:tc>
          <w:tcPr>
            <w:tcW w:w="288" w:type="dxa"/>
          </w:tcPr>
          <w:p w14:paraId="35A5C7EC" w14:textId="77777777" w:rsidR="00E60591" w:rsidRDefault="00E60591" w:rsidP="00E60591">
            <w:pPr>
              <w:pStyle w:val="CopticCross"/>
            </w:pPr>
          </w:p>
        </w:tc>
        <w:tc>
          <w:tcPr>
            <w:tcW w:w="288" w:type="dxa"/>
          </w:tcPr>
          <w:p w14:paraId="33F37EAE" w14:textId="77777777" w:rsidR="00E60591" w:rsidRDefault="00E60591" w:rsidP="00E60591">
            <w:pPr>
              <w:pStyle w:val="CopticCross"/>
            </w:pPr>
          </w:p>
        </w:tc>
        <w:tc>
          <w:tcPr>
            <w:tcW w:w="3960" w:type="dxa"/>
          </w:tcPr>
          <w:p w14:paraId="1F4F99CD" w14:textId="77777777" w:rsidR="00E60591" w:rsidRDefault="00E60591" w:rsidP="00E60591">
            <w:pPr>
              <w:pStyle w:val="CopticVersemulti-line"/>
            </w:pPr>
            <w:r>
              <w:t>ⲀⲠⲭ̄ⲥ̄ Ⲡⲛⲛⲟⲩϯ:</w:t>
            </w:r>
          </w:p>
          <w:p w14:paraId="4BCC16FA" w14:textId="77777777" w:rsidR="00E60591" w:rsidRDefault="00E60591" w:rsidP="00E60591">
            <w:pPr>
              <w:pStyle w:val="CopticVersemulti-line"/>
            </w:pPr>
            <w:r>
              <w:t>Ϫⲱⲕ ⲙ̀ⲡⲉⲛⲥⲱϯ:</w:t>
            </w:r>
          </w:p>
          <w:p w14:paraId="6F9A55ED" w14:textId="77777777" w:rsidR="00E60591" w:rsidRDefault="00E60591" w:rsidP="00E60591">
            <w:pPr>
              <w:pStyle w:val="CopticVersemulti-line"/>
            </w:pPr>
            <w:r>
              <w:t>ⲁϥⲧⲱⲛϥ ϧⲉⲛ ⲛⲏⲉⲑⲙⲱⲟⲩⲧ:</w:t>
            </w:r>
          </w:p>
          <w:p w14:paraId="0EDF4E86" w14:textId="77777777" w:rsidR="00E60591" w:rsidRPr="005130A7" w:rsidRDefault="00E60591" w:rsidP="00E60591">
            <w:pPr>
              <w:pStyle w:val="CopticVerse"/>
            </w:pPr>
            <w:r>
              <w:t>ⲁⲙⲱⲓⲛⲓ ⲁ̀ⲛⲁⲩ.</w:t>
            </w:r>
          </w:p>
        </w:tc>
      </w:tr>
      <w:tr w:rsidR="00E60591" w14:paraId="4124F929" w14:textId="77777777" w:rsidTr="00E60591">
        <w:trPr>
          <w:cantSplit/>
        </w:trPr>
        <w:tc>
          <w:tcPr>
            <w:tcW w:w="288" w:type="dxa"/>
          </w:tcPr>
          <w:p w14:paraId="12DD1071" w14:textId="77777777" w:rsidR="00E60591" w:rsidRPr="001E2E1C" w:rsidRDefault="00E60591" w:rsidP="00E60591">
            <w:pPr>
              <w:pStyle w:val="CopticCross"/>
            </w:pPr>
          </w:p>
        </w:tc>
        <w:tc>
          <w:tcPr>
            <w:tcW w:w="3960" w:type="dxa"/>
          </w:tcPr>
          <w:p w14:paraId="45CC8A5B" w14:textId="77777777" w:rsidR="00E60591" w:rsidRDefault="00E60591" w:rsidP="00E60591">
            <w:pPr>
              <w:pStyle w:val="EngHang"/>
            </w:pPr>
            <w:r>
              <w:t>The strong man escaped</w:t>
            </w:r>
          </w:p>
          <w:p w14:paraId="52E48D97" w14:textId="77777777" w:rsidR="00E60591" w:rsidRDefault="00E60591" w:rsidP="00E60591">
            <w:pPr>
              <w:pStyle w:val="EngHang"/>
            </w:pPr>
            <w:r>
              <w:t>With his demons;</w:t>
            </w:r>
          </w:p>
          <w:p w14:paraId="2518AD1A" w14:textId="77777777" w:rsidR="00E60591" w:rsidRDefault="00E60591" w:rsidP="00E60591">
            <w:pPr>
              <w:pStyle w:val="EngHang"/>
            </w:pPr>
            <w:r>
              <w:t>They rejected</w:t>
            </w:r>
          </w:p>
          <w:p w14:paraId="3EB590B8" w14:textId="77777777" w:rsidR="00E60591" w:rsidRDefault="00E60591" w:rsidP="00E60591">
            <w:pPr>
              <w:pStyle w:val="EngHangEnd"/>
            </w:pPr>
            <w:r>
              <w:t>Rational worship.</w:t>
            </w:r>
          </w:p>
        </w:tc>
        <w:tc>
          <w:tcPr>
            <w:tcW w:w="288" w:type="dxa"/>
          </w:tcPr>
          <w:p w14:paraId="567DA741" w14:textId="77777777" w:rsidR="00E60591" w:rsidRDefault="00E60591" w:rsidP="00E60591">
            <w:pPr>
              <w:pStyle w:val="CopticCross"/>
            </w:pPr>
          </w:p>
        </w:tc>
        <w:tc>
          <w:tcPr>
            <w:tcW w:w="288" w:type="dxa"/>
          </w:tcPr>
          <w:p w14:paraId="2D863C3C" w14:textId="77777777" w:rsidR="00E60591" w:rsidRDefault="00E60591" w:rsidP="00E60591">
            <w:pPr>
              <w:pStyle w:val="CopticCross"/>
            </w:pPr>
          </w:p>
        </w:tc>
        <w:tc>
          <w:tcPr>
            <w:tcW w:w="3960" w:type="dxa"/>
          </w:tcPr>
          <w:p w14:paraId="11C1988D" w14:textId="77777777" w:rsidR="00E60591" w:rsidRDefault="00E60591" w:rsidP="00E60591">
            <w:pPr>
              <w:pStyle w:val="CopticVersemulti-line"/>
            </w:pPr>
            <w:r>
              <w:t>Ⲃⲁⲗⲓⲁⲣ ⲁϥⲫⲱⲧ:</w:t>
            </w:r>
          </w:p>
          <w:p w14:paraId="4B060907" w14:textId="77777777" w:rsidR="00E60591" w:rsidRDefault="00E60591" w:rsidP="00E60591">
            <w:pPr>
              <w:pStyle w:val="CopticVersemulti-line"/>
            </w:pPr>
            <w:r>
              <w:t>ⲛⲉⲙ ⲛⲉϥⲇⲩⲛⲁⲙⲓⲥ:</w:t>
            </w:r>
          </w:p>
          <w:p w14:paraId="41952709" w14:textId="77777777" w:rsidR="00E60591" w:rsidRDefault="00E60591" w:rsidP="00E60591">
            <w:pPr>
              <w:pStyle w:val="CopticVersemulti-line"/>
            </w:pPr>
            <w:r>
              <w:t>ⲛⲉⲙ ⲡⲓϣⲉⲙϣⲓ ⲙ̀ⲃⲟϯ:</w:t>
            </w:r>
          </w:p>
          <w:p w14:paraId="120767C7" w14:textId="77777777" w:rsidR="00E60591" w:rsidRPr="005130A7" w:rsidRDefault="00E60591" w:rsidP="00E60591">
            <w:pPr>
              <w:pStyle w:val="CopticVerse"/>
            </w:pPr>
            <w:r>
              <w:t>ⲛ̀ⲧⲉ ⲡⲓⲛⲟⲩⲏ̀ⲣⲟⲛ.</w:t>
            </w:r>
          </w:p>
        </w:tc>
      </w:tr>
      <w:tr w:rsidR="00E60591" w14:paraId="2FCEC9C8" w14:textId="77777777" w:rsidTr="00E60591">
        <w:trPr>
          <w:cantSplit/>
        </w:trPr>
        <w:tc>
          <w:tcPr>
            <w:tcW w:w="288" w:type="dxa"/>
          </w:tcPr>
          <w:p w14:paraId="427778C1" w14:textId="77777777" w:rsidR="00E60591" w:rsidRDefault="00E60591" w:rsidP="00E60591">
            <w:pPr>
              <w:pStyle w:val="CopticCross"/>
            </w:pPr>
            <w:r>
              <w:t>¿</w:t>
            </w:r>
          </w:p>
        </w:tc>
        <w:tc>
          <w:tcPr>
            <w:tcW w:w="3960" w:type="dxa"/>
          </w:tcPr>
          <w:p w14:paraId="7C605C4D" w14:textId="77777777" w:rsidR="00E60591" w:rsidRDefault="00E60591" w:rsidP="00E60591">
            <w:pPr>
              <w:pStyle w:val="EngHang"/>
            </w:pPr>
            <w:r>
              <w:t>The mighty Galilean,</w:t>
            </w:r>
          </w:p>
          <w:p w14:paraId="17C1EE29" w14:textId="77777777" w:rsidR="00E60591" w:rsidRDefault="00E60591" w:rsidP="00E60591">
            <w:pPr>
              <w:pStyle w:val="EngHang"/>
            </w:pPr>
            <w:r>
              <w:t>By His authority,</w:t>
            </w:r>
          </w:p>
          <w:p w14:paraId="05DA5BDC" w14:textId="77777777" w:rsidR="00E60591" w:rsidRDefault="00E60591" w:rsidP="00E60591">
            <w:pPr>
              <w:pStyle w:val="EngHang"/>
            </w:pPr>
            <w:r>
              <w:t>Revealed His power</w:t>
            </w:r>
          </w:p>
          <w:p w14:paraId="2502CCE8" w14:textId="77777777" w:rsidR="00E60591" w:rsidRDefault="00E60591" w:rsidP="00E60591">
            <w:pPr>
              <w:pStyle w:val="EngHangEnd"/>
            </w:pPr>
            <w:r>
              <w:t>After His death.</w:t>
            </w:r>
          </w:p>
        </w:tc>
        <w:tc>
          <w:tcPr>
            <w:tcW w:w="288" w:type="dxa"/>
          </w:tcPr>
          <w:p w14:paraId="777BACC8" w14:textId="77777777" w:rsidR="00E60591" w:rsidRDefault="00E60591" w:rsidP="00E60591">
            <w:pPr>
              <w:pStyle w:val="CopticCross"/>
            </w:pPr>
          </w:p>
        </w:tc>
        <w:tc>
          <w:tcPr>
            <w:tcW w:w="288" w:type="dxa"/>
          </w:tcPr>
          <w:p w14:paraId="5EA05FF4" w14:textId="77777777" w:rsidR="00E60591" w:rsidRDefault="00E60591" w:rsidP="00E60591">
            <w:pPr>
              <w:pStyle w:val="CopticCross"/>
            </w:pPr>
            <w:r>
              <w:t>¿</w:t>
            </w:r>
          </w:p>
        </w:tc>
        <w:tc>
          <w:tcPr>
            <w:tcW w:w="3960" w:type="dxa"/>
          </w:tcPr>
          <w:p w14:paraId="498DF1AD" w14:textId="77777777" w:rsidR="00E60591" w:rsidRDefault="00E60591" w:rsidP="00E60591">
            <w:pPr>
              <w:pStyle w:val="CopticVersemulti-line"/>
            </w:pPr>
            <w:r>
              <w:t>Ⲅⲁⲗⲓⲗⲉⲟⲥ ⲡⲓϫⲱⲣⲓ:</w:t>
            </w:r>
          </w:p>
          <w:p w14:paraId="657D521C" w14:textId="77777777" w:rsidR="00E60591" w:rsidRDefault="00E60591" w:rsidP="00E60591">
            <w:pPr>
              <w:pStyle w:val="CopticVersemulti-line"/>
            </w:pPr>
            <w:r>
              <w:t>ⲉ̀ⲛⲓⲉⲝⲟⲩⲥⲓⲁⲥⲧⲏⲥ:</w:t>
            </w:r>
          </w:p>
          <w:p w14:paraId="13C3FB54" w14:textId="77777777" w:rsidR="00E60591" w:rsidRDefault="00E60591" w:rsidP="00E60591">
            <w:pPr>
              <w:pStyle w:val="CopticVersemulti-line"/>
            </w:pPr>
            <w:r>
              <w:t>ⲁϥⲟⲩⲱⲛϩ ⲛ̀ⲧⲉϥϫⲟⲙ:</w:t>
            </w:r>
          </w:p>
          <w:p w14:paraId="608D825B" w14:textId="77777777" w:rsidR="00E60591" w:rsidRPr="005130A7" w:rsidRDefault="00E60591" w:rsidP="00E60591">
            <w:pPr>
              <w:pStyle w:val="CopticVerse"/>
            </w:pPr>
            <w:r>
              <w:t>ⲙⲉⲛⲉⲥⲁ ⲡⲉϥⲙⲟⲩ.</w:t>
            </w:r>
          </w:p>
        </w:tc>
      </w:tr>
      <w:tr w:rsidR="00E60591" w14:paraId="6C2CBD52" w14:textId="77777777" w:rsidTr="00E60591">
        <w:trPr>
          <w:cantSplit/>
        </w:trPr>
        <w:tc>
          <w:tcPr>
            <w:tcW w:w="288" w:type="dxa"/>
          </w:tcPr>
          <w:p w14:paraId="2B1FC6A3" w14:textId="77777777" w:rsidR="00E60591" w:rsidRDefault="00E60591" w:rsidP="00E60591">
            <w:pPr>
              <w:pStyle w:val="CopticCross"/>
            </w:pPr>
            <w:r>
              <w:t>¿</w:t>
            </w:r>
          </w:p>
        </w:tc>
        <w:tc>
          <w:tcPr>
            <w:tcW w:w="3960" w:type="dxa"/>
          </w:tcPr>
          <w:p w14:paraId="7D1431E7" w14:textId="77777777" w:rsidR="00E60591" w:rsidRDefault="00E60591" w:rsidP="00E60591">
            <w:pPr>
              <w:pStyle w:val="EngHang"/>
            </w:pPr>
            <w:r>
              <w:t>David has praised</w:t>
            </w:r>
          </w:p>
          <w:p w14:paraId="0ACB7131" w14:textId="77777777" w:rsidR="00E60591" w:rsidRDefault="00E60591" w:rsidP="00E60591">
            <w:pPr>
              <w:pStyle w:val="EngHang"/>
            </w:pPr>
            <w:r>
              <w:t>For many ages,</w:t>
            </w:r>
          </w:p>
          <w:p w14:paraId="39C22B75" w14:textId="77777777" w:rsidR="00E60591" w:rsidRDefault="00E60591" w:rsidP="00E60591">
            <w:pPr>
              <w:pStyle w:val="EngHang"/>
            </w:pPr>
            <w:r>
              <w:t>And has revealed</w:t>
            </w:r>
          </w:p>
          <w:p w14:paraId="690A0C5B" w14:textId="77777777" w:rsidR="00E60591" w:rsidRDefault="00E60591" w:rsidP="00E60591">
            <w:pPr>
              <w:pStyle w:val="EngHangEnd"/>
            </w:pPr>
            <w:r>
              <w:t>The truth clearly to us.</w:t>
            </w:r>
          </w:p>
        </w:tc>
        <w:tc>
          <w:tcPr>
            <w:tcW w:w="288" w:type="dxa"/>
          </w:tcPr>
          <w:p w14:paraId="4188EBA1" w14:textId="77777777" w:rsidR="00E60591" w:rsidRDefault="00E60591" w:rsidP="00E60591">
            <w:pPr>
              <w:pStyle w:val="CopticCross"/>
            </w:pPr>
          </w:p>
        </w:tc>
        <w:tc>
          <w:tcPr>
            <w:tcW w:w="288" w:type="dxa"/>
          </w:tcPr>
          <w:p w14:paraId="3CC460E5" w14:textId="77777777" w:rsidR="00E60591" w:rsidRDefault="00E60591" w:rsidP="00E60591">
            <w:pPr>
              <w:pStyle w:val="CopticCross"/>
            </w:pPr>
            <w:r>
              <w:t>¿</w:t>
            </w:r>
          </w:p>
        </w:tc>
        <w:tc>
          <w:tcPr>
            <w:tcW w:w="3960" w:type="dxa"/>
          </w:tcPr>
          <w:p w14:paraId="54C61020" w14:textId="77777777" w:rsidR="00E60591" w:rsidRDefault="00E60591" w:rsidP="00E60591">
            <w:pPr>
              <w:pStyle w:val="CopticVersemulti-line"/>
            </w:pPr>
            <w:r>
              <w:t>Ⲇⲁⲩⲓⲇ ⲁϥⲉⲣⲯⲁⲗⲓⲛ:</w:t>
            </w:r>
          </w:p>
          <w:p w14:paraId="4D657AC9" w14:textId="77777777" w:rsidR="00E60591" w:rsidRDefault="00E60591" w:rsidP="00E60591">
            <w:pPr>
              <w:pStyle w:val="CopticVersemulti-line"/>
            </w:pPr>
            <w:r>
              <w:t>Ϧⲁϫⲉⲛ ⲟⲩⲙⲉⲏϣ ⲛ̀ⲥⲏⲟⲩ:</w:t>
            </w:r>
          </w:p>
          <w:p w14:paraId="49243EB8" w14:textId="77777777" w:rsidR="00E60591" w:rsidRDefault="00E60591" w:rsidP="00E60591">
            <w:pPr>
              <w:pStyle w:val="CopticVersemulti-line"/>
            </w:pPr>
            <w:r>
              <w:t>ⲁϥⲧⲁⲙⲟ ⲙ̀ⲙⲟⲛ:</w:t>
            </w:r>
          </w:p>
          <w:p w14:paraId="0E87008C" w14:textId="77777777" w:rsidR="00E60591" w:rsidRPr="005130A7" w:rsidRDefault="00E60591" w:rsidP="00E60591">
            <w:pPr>
              <w:pStyle w:val="CopticVerse"/>
            </w:pPr>
            <w:r>
              <w:t>ϧⲉⲛ ⲟⲩⲱⲛϩ ⲉ̀ⲃⲟⲗ.</w:t>
            </w:r>
          </w:p>
        </w:tc>
      </w:tr>
      <w:tr w:rsidR="00E60591" w14:paraId="004A7981" w14:textId="77777777" w:rsidTr="00E60591">
        <w:trPr>
          <w:cantSplit/>
        </w:trPr>
        <w:tc>
          <w:tcPr>
            <w:tcW w:w="288" w:type="dxa"/>
          </w:tcPr>
          <w:p w14:paraId="0B67D10D" w14:textId="77777777" w:rsidR="00E60591" w:rsidRDefault="00E60591" w:rsidP="00E60591">
            <w:pPr>
              <w:pStyle w:val="CopticCross"/>
            </w:pPr>
          </w:p>
        </w:tc>
        <w:tc>
          <w:tcPr>
            <w:tcW w:w="3960" w:type="dxa"/>
          </w:tcPr>
          <w:p w14:paraId="28CBA6AE" w14:textId="77777777" w:rsidR="00E60591" w:rsidRDefault="00E60591" w:rsidP="00E60591">
            <w:pPr>
              <w:pStyle w:val="EngHang"/>
            </w:pPr>
            <w:r>
              <w:t>Today, the chief priests</w:t>
            </w:r>
          </w:p>
          <w:p w14:paraId="27C63B94" w14:textId="77777777" w:rsidR="00E60591" w:rsidRDefault="00E60591" w:rsidP="00E60591">
            <w:pPr>
              <w:pStyle w:val="EngHang"/>
            </w:pPr>
            <w:r>
              <w:t>Who plotted together</w:t>
            </w:r>
          </w:p>
          <w:p w14:paraId="7AE8527C" w14:textId="77777777" w:rsidR="00E60591" w:rsidRDefault="00E60591" w:rsidP="00E60591">
            <w:pPr>
              <w:pStyle w:val="EngHang"/>
            </w:pPr>
            <w:r>
              <w:t>With the soldiers</w:t>
            </w:r>
          </w:p>
          <w:p w14:paraId="3DB16851" w14:textId="77777777" w:rsidR="00E60591" w:rsidRDefault="00E60591" w:rsidP="00E60591">
            <w:pPr>
              <w:pStyle w:val="EngHangEnd"/>
            </w:pPr>
            <w:r>
              <w:t>Are disgraced.</w:t>
            </w:r>
          </w:p>
        </w:tc>
        <w:tc>
          <w:tcPr>
            <w:tcW w:w="288" w:type="dxa"/>
          </w:tcPr>
          <w:p w14:paraId="59FBBC46" w14:textId="77777777" w:rsidR="00E60591" w:rsidRDefault="00E60591" w:rsidP="00E60591">
            <w:pPr>
              <w:pStyle w:val="CopticCross"/>
            </w:pPr>
          </w:p>
        </w:tc>
        <w:tc>
          <w:tcPr>
            <w:tcW w:w="288" w:type="dxa"/>
          </w:tcPr>
          <w:p w14:paraId="2972A2E5" w14:textId="77777777" w:rsidR="00E60591" w:rsidRDefault="00E60591" w:rsidP="00E60591">
            <w:pPr>
              <w:pStyle w:val="CopticCross"/>
            </w:pPr>
          </w:p>
        </w:tc>
        <w:tc>
          <w:tcPr>
            <w:tcW w:w="3960" w:type="dxa"/>
          </w:tcPr>
          <w:p w14:paraId="2DE00063" w14:textId="77777777" w:rsidR="00E60591" w:rsidRDefault="00E60591" w:rsidP="00E60591">
            <w:pPr>
              <w:pStyle w:val="CopticVersemulti-line"/>
            </w:pPr>
            <w:r>
              <w:t>Ⲉⲩⲉϭⲓϣⲓⲡⲓ ⲙⲫⲟⲟⲩ:</w:t>
            </w:r>
          </w:p>
          <w:p w14:paraId="057B9D9A" w14:textId="77777777" w:rsidR="00E60591" w:rsidRDefault="00E60591" w:rsidP="00E60591">
            <w:pPr>
              <w:pStyle w:val="CopticVersemulti-line"/>
            </w:pPr>
            <w:r>
              <w:t>ⲛϫⲉ ⲛⲓⲁⲣⲭⲏⲉ̀ⲣⲉⲩⲥ:</w:t>
            </w:r>
          </w:p>
          <w:p w14:paraId="7259C2EE" w14:textId="77777777" w:rsidR="00E60591" w:rsidRDefault="00E60591" w:rsidP="00E60591">
            <w:pPr>
              <w:pStyle w:val="CopticVersemulti-line"/>
            </w:pPr>
            <w:r>
              <w:t>ⲛⲏⲉ̀ⲧⲁⲩ ϯⲥⲟϭⲛⲓ:</w:t>
            </w:r>
          </w:p>
          <w:p w14:paraId="7898282F" w14:textId="77777777" w:rsidR="00E60591" w:rsidRDefault="00E60591" w:rsidP="00E60591">
            <w:pPr>
              <w:pStyle w:val="CopticVerse"/>
            </w:pPr>
            <w:r>
              <w:t>ⲛⲉⲙ ⲛⲓⲕⲟⲥⲧⲱⲗⲓⲁ̀.</w:t>
            </w:r>
          </w:p>
        </w:tc>
      </w:tr>
      <w:tr w:rsidR="00E60591" w14:paraId="286784EB" w14:textId="77777777" w:rsidTr="00E60591">
        <w:trPr>
          <w:cantSplit/>
        </w:trPr>
        <w:tc>
          <w:tcPr>
            <w:tcW w:w="288" w:type="dxa"/>
          </w:tcPr>
          <w:p w14:paraId="44240907" w14:textId="77777777" w:rsidR="00E60591" w:rsidRDefault="00E60591" w:rsidP="00E60591">
            <w:pPr>
              <w:pStyle w:val="CopticCross"/>
            </w:pPr>
          </w:p>
        </w:tc>
        <w:tc>
          <w:tcPr>
            <w:tcW w:w="3960" w:type="dxa"/>
          </w:tcPr>
          <w:p w14:paraId="357B301B" w14:textId="77777777" w:rsidR="00E60591" w:rsidRDefault="00E60591" w:rsidP="00E60591">
            <w:pPr>
              <w:pStyle w:val="EngHang"/>
            </w:pPr>
            <w:r>
              <w:t>Jesus of Nazareth,</w:t>
            </w:r>
          </w:p>
          <w:p w14:paraId="51F14683" w14:textId="77777777" w:rsidR="00E60591" w:rsidRDefault="00E60591" w:rsidP="00E60591">
            <w:pPr>
              <w:pStyle w:val="EngHang"/>
            </w:pPr>
            <w:r>
              <w:t>The Son of David,</w:t>
            </w:r>
          </w:p>
          <w:p w14:paraId="302AED1A" w14:textId="77777777" w:rsidR="00E60591" w:rsidRDefault="00E60591" w:rsidP="00E60591">
            <w:pPr>
              <w:pStyle w:val="EngHang"/>
            </w:pPr>
            <w:r>
              <w:t>Has revealed the power</w:t>
            </w:r>
          </w:p>
          <w:p w14:paraId="79D6CC4B" w14:textId="77777777" w:rsidR="00E60591" w:rsidRDefault="00E60591" w:rsidP="00E60591">
            <w:pPr>
              <w:pStyle w:val="EngHangEnd"/>
            </w:pPr>
            <w:r>
              <w:t>Of the Kingdom.</w:t>
            </w:r>
          </w:p>
        </w:tc>
        <w:tc>
          <w:tcPr>
            <w:tcW w:w="288" w:type="dxa"/>
          </w:tcPr>
          <w:p w14:paraId="40684EE2" w14:textId="77777777" w:rsidR="00E60591" w:rsidRDefault="00E60591" w:rsidP="00E60591">
            <w:pPr>
              <w:pStyle w:val="CopticCross"/>
            </w:pPr>
          </w:p>
        </w:tc>
        <w:tc>
          <w:tcPr>
            <w:tcW w:w="288" w:type="dxa"/>
          </w:tcPr>
          <w:p w14:paraId="7CA714D5" w14:textId="77777777" w:rsidR="00E60591" w:rsidRDefault="00E60591" w:rsidP="00E60591">
            <w:pPr>
              <w:pStyle w:val="CopticCross"/>
            </w:pPr>
          </w:p>
        </w:tc>
        <w:tc>
          <w:tcPr>
            <w:tcW w:w="3960" w:type="dxa"/>
          </w:tcPr>
          <w:p w14:paraId="30D71C53" w14:textId="77777777" w:rsidR="00E60591" w:rsidRDefault="00E60591" w:rsidP="00E60591">
            <w:pPr>
              <w:pStyle w:val="CopticVersemulti-line"/>
            </w:pPr>
            <w:r>
              <w:t>Ⲍⲱⲣⲉⲟⲥ ⲡⲉ Ⲓⲏ̄ⲥ̄:</w:t>
            </w:r>
          </w:p>
          <w:p w14:paraId="47667A30" w14:textId="77777777" w:rsidR="00E60591" w:rsidRDefault="00E60591" w:rsidP="00E60591">
            <w:pPr>
              <w:pStyle w:val="CopticVersemulti-line"/>
            </w:pPr>
            <w:r>
              <w:t>ⲡϣⲏⲣⲓ ⲛ̀Ⲇⲁⲩⲓⲇ:</w:t>
            </w:r>
          </w:p>
          <w:p w14:paraId="416A5BB4" w14:textId="77777777" w:rsidR="00E60591" w:rsidRDefault="00E60591" w:rsidP="00E60591">
            <w:pPr>
              <w:pStyle w:val="CopticVersemulti-line"/>
            </w:pPr>
            <w:r>
              <w:t>ⲁϥⲟⲩⲱⲛϩ ⲛϯϫⲱⲙ:</w:t>
            </w:r>
          </w:p>
          <w:p w14:paraId="284CE12F" w14:textId="77777777" w:rsidR="00E60591" w:rsidRDefault="00E60591" w:rsidP="00E60591">
            <w:pPr>
              <w:pStyle w:val="CopticVerse"/>
            </w:pPr>
            <w:r>
              <w:t>ⲛ̀ⲧⲉ ϯⲙⲉⲧⲟⲩⲣⲟ.</w:t>
            </w:r>
          </w:p>
        </w:tc>
      </w:tr>
      <w:tr w:rsidR="00E60591" w14:paraId="05E5D832" w14:textId="77777777" w:rsidTr="00E60591">
        <w:trPr>
          <w:cantSplit/>
        </w:trPr>
        <w:tc>
          <w:tcPr>
            <w:tcW w:w="288" w:type="dxa"/>
          </w:tcPr>
          <w:p w14:paraId="2662F1BB" w14:textId="77777777" w:rsidR="00E60591" w:rsidRDefault="00E60591" w:rsidP="00E60591">
            <w:pPr>
              <w:pStyle w:val="CopticCross"/>
            </w:pPr>
            <w:r>
              <w:lastRenderedPageBreak/>
              <w:t>¿</w:t>
            </w:r>
          </w:p>
        </w:tc>
        <w:tc>
          <w:tcPr>
            <w:tcW w:w="3960" w:type="dxa"/>
          </w:tcPr>
          <w:p w14:paraId="3CE05BEA" w14:textId="77777777" w:rsidR="00E60591" w:rsidRDefault="00E60591" w:rsidP="00E60591">
            <w:pPr>
              <w:pStyle w:val="EngHang"/>
            </w:pPr>
            <w:r>
              <w:t>Emmanuel</w:t>
            </w:r>
            <w:r w:rsidRPr="00223049">
              <w:rPr>
                <w:rStyle w:val="FootnoteReference"/>
              </w:rPr>
              <w:footnoteReference w:id="960"/>
            </w:r>
            <w:r>
              <w:t xml:space="preserve"> is the true God</w:t>
            </w:r>
          </w:p>
          <w:p w14:paraId="0632F6B4" w14:textId="77777777" w:rsidR="00E60591" w:rsidRDefault="00E60591" w:rsidP="00E60591">
            <w:pPr>
              <w:pStyle w:val="EngHang"/>
            </w:pPr>
            <w:r>
              <w:t>Who descended from heaven,</w:t>
            </w:r>
          </w:p>
          <w:p w14:paraId="6C2F10EF" w14:textId="77777777" w:rsidR="00E60591" w:rsidRDefault="00E60591" w:rsidP="00E60591">
            <w:pPr>
              <w:pStyle w:val="EngHang"/>
            </w:pPr>
            <w:r>
              <w:t>And became the Son of Man,</w:t>
            </w:r>
          </w:p>
          <w:p w14:paraId="64A98DD8" w14:textId="77777777" w:rsidR="00E60591" w:rsidRDefault="00E60591" w:rsidP="00E60591">
            <w:pPr>
              <w:pStyle w:val="EngHangEnd"/>
            </w:pPr>
            <w:r>
              <w:t>In order to save us.</w:t>
            </w:r>
          </w:p>
        </w:tc>
        <w:tc>
          <w:tcPr>
            <w:tcW w:w="288" w:type="dxa"/>
          </w:tcPr>
          <w:p w14:paraId="57B37C65" w14:textId="77777777" w:rsidR="00E60591" w:rsidRDefault="00E60591" w:rsidP="00E60591">
            <w:pPr>
              <w:pStyle w:val="CopticCross"/>
            </w:pPr>
          </w:p>
        </w:tc>
        <w:tc>
          <w:tcPr>
            <w:tcW w:w="288" w:type="dxa"/>
          </w:tcPr>
          <w:p w14:paraId="1BB8223C" w14:textId="77777777" w:rsidR="00E60591" w:rsidRDefault="00E60591" w:rsidP="00E60591">
            <w:pPr>
              <w:pStyle w:val="CopticCross"/>
            </w:pPr>
            <w:r>
              <w:t>¿</w:t>
            </w:r>
          </w:p>
        </w:tc>
        <w:tc>
          <w:tcPr>
            <w:tcW w:w="3960" w:type="dxa"/>
          </w:tcPr>
          <w:p w14:paraId="02060EB9" w14:textId="77777777" w:rsidR="00E60591" w:rsidRDefault="00E60591" w:rsidP="00E60591">
            <w:pPr>
              <w:pStyle w:val="CopticVersemulti-line"/>
            </w:pPr>
            <w:r>
              <w:t>Ⲏⲗ ⲡⲉ Ⲫⲛⲟⲩϯ ⲙ̀ⲙⲏⲓ:</w:t>
            </w:r>
          </w:p>
          <w:p w14:paraId="3D6F8827" w14:textId="77777777" w:rsidR="00E60591" w:rsidRDefault="00E60591" w:rsidP="00E60591">
            <w:pPr>
              <w:pStyle w:val="CopticVersemulti-line"/>
            </w:pPr>
            <w:r>
              <w:t>ⲁϥⲓ ⲉ̀ⲃⲟⲗϧⲉⲛ ⲧ̀ⲫⲉ:</w:t>
            </w:r>
          </w:p>
          <w:p w14:paraId="7AC71BCE" w14:textId="77777777" w:rsidR="00E60591" w:rsidRDefault="00E60591" w:rsidP="00E60591">
            <w:pPr>
              <w:pStyle w:val="CopticVersemulti-line"/>
            </w:pPr>
            <w:r>
              <w:t>ⲁϥϣⲱⲡⲓ ⲛ̀ϣⲏⲣⲓ ⲛ̀ⲣⲱⲙⲓ:</w:t>
            </w:r>
          </w:p>
          <w:p w14:paraId="4382A44C" w14:textId="77777777" w:rsidR="00E60591" w:rsidRDefault="00E60591" w:rsidP="00E60591">
            <w:pPr>
              <w:pStyle w:val="CopticVerse"/>
            </w:pPr>
            <w:r>
              <w:t>ϣⲁ ⲛⲧⲉϥⲥⲱϯ ⲙ̀ⲙⲟⲛ.</w:t>
            </w:r>
          </w:p>
        </w:tc>
      </w:tr>
      <w:tr w:rsidR="00E60591" w14:paraId="6DC2BAD9" w14:textId="77777777" w:rsidTr="00E60591">
        <w:trPr>
          <w:cantSplit/>
        </w:trPr>
        <w:tc>
          <w:tcPr>
            <w:tcW w:w="288" w:type="dxa"/>
          </w:tcPr>
          <w:p w14:paraId="5DA3AECF"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B762153" w14:textId="77777777" w:rsidR="00E60591" w:rsidRDefault="00E60591" w:rsidP="00E60591">
            <w:pPr>
              <w:pStyle w:val="EngHang"/>
            </w:pPr>
            <w:r>
              <w:t>The right hand of the Lord</w:t>
            </w:r>
          </w:p>
          <w:p w14:paraId="2DE95D19" w14:textId="77777777" w:rsidR="00E60591" w:rsidRDefault="00E60591" w:rsidP="00E60591">
            <w:pPr>
              <w:pStyle w:val="EngHang"/>
            </w:pPr>
            <w:r>
              <w:t>Has worked in power;</w:t>
            </w:r>
          </w:p>
          <w:p w14:paraId="6CA549F1" w14:textId="77777777" w:rsidR="00E60591" w:rsidRDefault="00E60591" w:rsidP="00E60591">
            <w:pPr>
              <w:pStyle w:val="EngHang"/>
            </w:pPr>
            <w:r>
              <w:t>The right hand of the Lord</w:t>
            </w:r>
          </w:p>
          <w:p w14:paraId="1C1295CB" w14:textId="77777777" w:rsidR="00E60591" w:rsidRDefault="00E60591" w:rsidP="00E60591">
            <w:pPr>
              <w:pStyle w:val="EngHangEnd"/>
            </w:pPr>
            <w:r>
              <w:t>Has lifted me up.</w:t>
            </w:r>
          </w:p>
        </w:tc>
        <w:tc>
          <w:tcPr>
            <w:tcW w:w="288" w:type="dxa"/>
          </w:tcPr>
          <w:p w14:paraId="10094E50" w14:textId="77777777" w:rsidR="00E60591" w:rsidRDefault="00E60591" w:rsidP="00E60591">
            <w:pPr>
              <w:pStyle w:val="CopticCross"/>
            </w:pPr>
          </w:p>
        </w:tc>
        <w:tc>
          <w:tcPr>
            <w:tcW w:w="288" w:type="dxa"/>
          </w:tcPr>
          <w:p w14:paraId="500E0411" w14:textId="77777777" w:rsidR="00E60591" w:rsidRDefault="00E60591" w:rsidP="00E60591">
            <w:pPr>
              <w:pStyle w:val="CopticCross"/>
            </w:pPr>
            <w:r>
              <w:t>¿</w:t>
            </w:r>
          </w:p>
        </w:tc>
        <w:tc>
          <w:tcPr>
            <w:tcW w:w="3960" w:type="dxa"/>
          </w:tcPr>
          <w:p w14:paraId="44BED213" w14:textId="77777777" w:rsidR="00E60591" w:rsidRDefault="00E60591" w:rsidP="00E60591">
            <w:pPr>
              <w:pStyle w:val="CopticVersemulti-line"/>
            </w:pPr>
            <w:r>
              <w:t>Ⲑⲟⲩⲓ ⲛⲁⲛ ⲙ̀Ⲡϭⲟⲓⲥ:</w:t>
            </w:r>
          </w:p>
          <w:p w14:paraId="678DEAD5" w14:textId="77777777" w:rsidR="00E60591" w:rsidRDefault="00E60591" w:rsidP="00E60591">
            <w:pPr>
              <w:pStyle w:val="CopticVersemulti-line"/>
            </w:pPr>
            <w:r>
              <w:t>ⲁⲥⲓⲣⲓ ⲛ̀ⲟⲩϫⲟⲙ:</w:t>
            </w:r>
          </w:p>
          <w:p w14:paraId="4A76D59B" w14:textId="77777777" w:rsidR="00E60591" w:rsidRDefault="00E60591" w:rsidP="00E60591">
            <w:pPr>
              <w:pStyle w:val="CopticVersemulti-line"/>
            </w:pPr>
            <w:r>
              <w:t>ⲑⲟⲩⲓ̀ ⲛⲁⲛ ⲙ̀Ⲡϭⲟⲓⲥ:</w:t>
            </w:r>
          </w:p>
          <w:p w14:paraId="4BED682F" w14:textId="77777777" w:rsidR="00E60591" w:rsidRDefault="00E60591" w:rsidP="00E60591">
            <w:pPr>
              <w:pStyle w:val="CopticVerse"/>
            </w:pPr>
            <w:r>
              <w:t>ⲛ̀ⲑⲟⲥ ⲡⲉⲧⲁⲥϭⲁⲥⲧ.</w:t>
            </w:r>
          </w:p>
        </w:tc>
      </w:tr>
      <w:tr w:rsidR="00E60591" w14:paraId="75D95A64" w14:textId="77777777" w:rsidTr="00E60591">
        <w:trPr>
          <w:cantSplit/>
        </w:trPr>
        <w:tc>
          <w:tcPr>
            <w:tcW w:w="288" w:type="dxa"/>
          </w:tcPr>
          <w:p w14:paraId="628706A0" w14:textId="77777777" w:rsidR="00E60591" w:rsidRDefault="00E60591" w:rsidP="00E60591">
            <w:pPr>
              <w:pStyle w:val="CopticCross"/>
            </w:pPr>
          </w:p>
        </w:tc>
        <w:tc>
          <w:tcPr>
            <w:tcW w:w="3960" w:type="dxa"/>
          </w:tcPr>
          <w:p w14:paraId="71160243" w14:textId="77777777" w:rsidR="00E60591" w:rsidRDefault="00E60591" w:rsidP="00E60591">
            <w:pPr>
              <w:pStyle w:val="EngHang"/>
            </w:pPr>
            <w:r>
              <w:t>You existed before the ages,</w:t>
            </w:r>
          </w:p>
          <w:p w14:paraId="7461B1E2" w14:textId="77777777" w:rsidR="00E60591" w:rsidRDefault="00E60591" w:rsidP="00E60591">
            <w:pPr>
              <w:pStyle w:val="EngHang"/>
            </w:pPr>
            <w:r>
              <w:t>With your power,</w:t>
            </w:r>
          </w:p>
          <w:p w14:paraId="62F21A85" w14:textId="77777777" w:rsidR="00E60591" w:rsidRDefault="00E60591" w:rsidP="00E60591">
            <w:pPr>
              <w:pStyle w:val="EngHang"/>
            </w:pPr>
            <w:r>
              <w:t>Without beginning,</w:t>
            </w:r>
          </w:p>
          <w:p w14:paraId="7CF03E0C" w14:textId="77777777" w:rsidR="00E60591" w:rsidRDefault="00E60591" w:rsidP="00E60591">
            <w:pPr>
              <w:pStyle w:val="EngHangEnd"/>
            </w:pPr>
            <w:r>
              <w:t>And without end.</w:t>
            </w:r>
          </w:p>
        </w:tc>
        <w:tc>
          <w:tcPr>
            <w:tcW w:w="288" w:type="dxa"/>
          </w:tcPr>
          <w:p w14:paraId="27895B7B" w14:textId="77777777" w:rsidR="00E60591" w:rsidRDefault="00E60591" w:rsidP="00E60591">
            <w:pPr>
              <w:pStyle w:val="CopticCross"/>
            </w:pPr>
          </w:p>
        </w:tc>
        <w:tc>
          <w:tcPr>
            <w:tcW w:w="288" w:type="dxa"/>
          </w:tcPr>
          <w:p w14:paraId="5B8740BE" w14:textId="77777777" w:rsidR="00E60591" w:rsidRDefault="00E60591" w:rsidP="00E60591">
            <w:pPr>
              <w:pStyle w:val="CopticCross"/>
            </w:pPr>
          </w:p>
        </w:tc>
        <w:tc>
          <w:tcPr>
            <w:tcW w:w="3960" w:type="dxa"/>
          </w:tcPr>
          <w:p w14:paraId="6ECBA8AA" w14:textId="77777777" w:rsidR="00E60591" w:rsidRDefault="00E60591" w:rsidP="00E60591">
            <w:pPr>
              <w:pStyle w:val="CopticVersemulti-line"/>
            </w:pPr>
            <w:r>
              <w:t>Ⲓⲥϫⲉⲛ ⲡ̀ⲉ̀ⲛⲉϩ ⲥϣⲟⲡ:</w:t>
            </w:r>
          </w:p>
          <w:p w14:paraId="16127453" w14:textId="77777777" w:rsidR="00E60591" w:rsidRDefault="00E60591" w:rsidP="00E60591">
            <w:pPr>
              <w:pStyle w:val="CopticVersemulti-line"/>
            </w:pPr>
            <w:r>
              <w:t>ϧⲉⲛ ⲧⲉⲕⲉⲝⲟⲩⲥⲓⲁ̀:</w:t>
            </w:r>
          </w:p>
          <w:p w14:paraId="5D0563A6" w14:textId="77777777" w:rsidR="00E60591" w:rsidRDefault="00E60591" w:rsidP="00E60591">
            <w:pPr>
              <w:pStyle w:val="CopticVersemulti-line"/>
            </w:pPr>
            <w:r>
              <w:t>ⲙ̀ⲙⲟⲛ ⲁⲣⲭⲏ ⲛ̀ⲧⲁⲕ:</w:t>
            </w:r>
          </w:p>
          <w:p w14:paraId="32CCCCCB" w14:textId="77777777" w:rsidR="00E60591" w:rsidRDefault="00E60591" w:rsidP="00E60591">
            <w:pPr>
              <w:pStyle w:val="CopticVerse"/>
            </w:pPr>
            <w:r>
              <w:t>ⲟⲩⲇⲉ ϫⲱⲕ ⲉ̀ⲃⲟⲗ.</w:t>
            </w:r>
          </w:p>
        </w:tc>
      </w:tr>
      <w:tr w:rsidR="00E60591" w14:paraId="1862FF1C" w14:textId="77777777" w:rsidTr="00E60591">
        <w:trPr>
          <w:cantSplit/>
        </w:trPr>
        <w:tc>
          <w:tcPr>
            <w:tcW w:w="288" w:type="dxa"/>
          </w:tcPr>
          <w:p w14:paraId="2E6D9595" w14:textId="77777777" w:rsidR="00E60591" w:rsidRDefault="00E60591" w:rsidP="00E60591">
            <w:pPr>
              <w:pStyle w:val="CopticCross"/>
            </w:pPr>
          </w:p>
        </w:tc>
        <w:tc>
          <w:tcPr>
            <w:tcW w:w="3960" w:type="dxa"/>
          </w:tcPr>
          <w:p w14:paraId="3D10344B" w14:textId="77777777" w:rsidR="00E60591" w:rsidRDefault="00E60591" w:rsidP="00E60591">
            <w:pPr>
              <w:pStyle w:val="EngHang"/>
            </w:pPr>
            <w:r>
              <w:t>Through Your love towards mankind,</w:t>
            </w:r>
          </w:p>
          <w:p w14:paraId="31B2FFCF" w14:textId="77777777" w:rsidR="00E60591" w:rsidRDefault="00E60591" w:rsidP="00E60591">
            <w:pPr>
              <w:pStyle w:val="EngHang"/>
            </w:pPr>
            <w:r>
              <w:t>O God the Logos,</w:t>
            </w:r>
          </w:p>
          <w:p w14:paraId="3B0C6484" w14:textId="77777777" w:rsidR="00E60591" w:rsidRDefault="00E60591" w:rsidP="00E60591">
            <w:pPr>
              <w:pStyle w:val="EngHang"/>
            </w:pPr>
            <w:r>
              <w:t>You bore the sins</w:t>
            </w:r>
          </w:p>
          <w:p w14:paraId="6578FE42" w14:textId="77777777" w:rsidR="00E60591" w:rsidRDefault="00E60591" w:rsidP="00E60591">
            <w:pPr>
              <w:pStyle w:val="EngHangEnd"/>
            </w:pPr>
            <w:r>
              <w:t>And the iniquities.</w:t>
            </w:r>
          </w:p>
        </w:tc>
        <w:tc>
          <w:tcPr>
            <w:tcW w:w="288" w:type="dxa"/>
          </w:tcPr>
          <w:p w14:paraId="6DBF0FCD" w14:textId="77777777" w:rsidR="00E60591" w:rsidRDefault="00E60591" w:rsidP="00E60591">
            <w:pPr>
              <w:pStyle w:val="CopticCross"/>
            </w:pPr>
          </w:p>
        </w:tc>
        <w:tc>
          <w:tcPr>
            <w:tcW w:w="288" w:type="dxa"/>
          </w:tcPr>
          <w:p w14:paraId="55CE25E8" w14:textId="77777777" w:rsidR="00E60591" w:rsidRDefault="00E60591" w:rsidP="00E60591">
            <w:pPr>
              <w:pStyle w:val="CopticCross"/>
            </w:pPr>
          </w:p>
        </w:tc>
        <w:tc>
          <w:tcPr>
            <w:tcW w:w="3960" w:type="dxa"/>
          </w:tcPr>
          <w:p w14:paraId="609107A0" w14:textId="77777777" w:rsidR="00E60591" w:rsidRDefault="00E60591" w:rsidP="00E60591">
            <w:pPr>
              <w:pStyle w:val="CopticVersemulti-line"/>
            </w:pPr>
            <w:r>
              <w:t>Ⲕⲁⲧⲁ ⲧⲉⲕⲙⲉⲧⲙⲁⲓⲣⲱⲙⲓ:</w:t>
            </w:r>
          </w:p>
          <w:p w14:paraId="36DE76DE" w14:textId="77777777" w:rsidR="00E60591" w:rsidRDefault="00E60591" w:rsidP="00E60591">
            <w:pPr>
              <w:pStyle w:val="CopticVersemulti-line"/>
            </w:pPr>
            <w:r>
              <w:t>ⲱ̀ ⲡⲓⲗⲟⲅⲟⲥ ⲛ̀ⲛⲟⲩϯ:</w:t>
            </w:r>
          </w:p>
          <w:p w14:paraId="0F82F227" w14:textId="77777777" w:rsidR="00E60591" w:rsidRDefault="00E60591" w:rsidP="00E60591">
            <w:pPr>
              <w:pStyle w:val="CopticVersemulti-line"/>
            </w:pPr>
            <w:r>
              <w:t>ⲁⲕϥⲁⲓ ⲛ̀ⲛⲓⲛⲟⲃⲓ:</w:t>
            </w:r>
          </w:p>
          <w:p w14:paraId="2D906AEE" w14:textId="77777777" w:rsidR="00E60591" w:rsidRDefault="00E60591" w:rsidP="00E60591">
            <w:pPr>
              <w:pStyle w:val="CopticVerse"/>
            </w:pPr>
            <w:r>
              <w:t>ⲛⲉⲙ ⲛⲓⲁ̀ⲛⲟⲙⲓⲁ̀.</w:t>
            </w:r>
          </w:p>
        </w:tc>
      </w:tr>
      <w:tr w:rsidR="00E60591" w14:paraId="23062123" w14:textId="77777777" w:rsidTr="00E60591">
        <w:trPr>
          <w:cantSplit/>
        </w:trPr>
        <w:tc>
          <w:tcPr>
            <w:tcW w:w="288" w:type="dxa"/>
          </w:tcPr>
          <w:p w14:paraId="28E19610" w14:textId="77777777" w:rsidR="00E60591" w:rsidRDefault="00E60591" w:rsidP="00E60591">
            <w:pPr>
              <w:pStyle w:val="CopticCross"/>
            </w:pPr>
            <w:r>
              <w:t>¿</w:t>
            </w:r>
          </w:p>
        </w:tc>
        <w:tc>
          <w:tcPr>
            <w:tcW w:w="3960" w:type="dxa"/>
          </w:tcPr>
          <w:p w14:paraId="7146A2D3" w14:textId="77777777" w:rsidR="00E60591" w:rsidRDefault="00E60591" w:rsidP="00E60591">
            <w:pPr>
              <w:pStyle w:val="EngHang"/>
              <w:rPr>
                <w:rFonts w:eastAsia="Arial Unicode MS"/>
              </w:rPr>
            </w:pPr>
            <w:r>
              <w:rPr>
                <w:rFonts w:eastAsia="Arial Unicode MS"/>
              </w:rPr>
              <w:t>The Light of Your glory shone,</w:t>
            </w:r>
          </w:p>
          <w:p w14:paraId="3DE16FA4" w14:textId="77777777" w:rsidR="00E60591" w:rsidRDefault="00E60591" w:rsidP="00E60591">
            <w:pPr>
              <w:pStyle w:val="EngHang"/>
              <w:rPr>
                <w:rFonts w:eastAsia="Arial Unicode MS"/>
              </w:rPr>
            </w:pPr>
            <w:r>
              <w:rPr>
                <w:rFonts w:eastAsia="Arial Unicode MS"/>
              </w:rPr>
              <w:t>O Good One,</w:t>
            </w:r>
          </w:p>
          <w:p w14:paraId="0C84AB24" w14:textId="77777777" w:rsidR="00E60591" w:rsidRDefault="00E60591" w:rsidP="00E60591">
            <w:pPr>
              <w:pStyle w:val="EngHang"/>
              <w:rPr>
                <w:rFonts w:eastAsia="Arial Unicode MS"/>
              </w:rPr>
            </w:pPr>
            <w:r>
              <w:rPr>
                <w:rFonts w:eastAsia="Arial Unicode MS"/>
              </w:rPr>
              <w:t>Covering the whole</w:t>
            </w:r>
          </w:p>
          <w:p w14:paraId="58A63F45" w14:textId="77777777" w:rsidR="00E60591" w:rsidRPr="003678BC" w:rsidRDefault="00E60591" w:rsidP="00E60591">
            <w:pPr>
              <w:pStyle w:val="EngHangEnd"/>
              <w:rPr>
                <w:rFonts w:eastAsia="Arial Unicode MS"/>
              </w:rPr>
            </w:pPr>
            <w:r>
              <w:rPr>
                <w:rFonts w:eastAsia="Arial Unicode MS"/>
              </w:rPr>
              <w:t>Material world.</w:t>
            </w:r>
          </w:p>
        </w:tc>
        <w:tc>
          <w:tcPr>
            <w:tcW w:w="288" w:type="dxa"/>
          </w:tcPr>
          <w:p w14:paraId="7CD626EF" w14:textId="77777777" w:rsidR="00E60591" w:rsidRDefault="00E60591" w:rsidP="00E60591">
            <w:pPr>
              <w:pStyle w:val="CopticCross"/>
            </w:pPr>
          </w:p>
        </w:tc>
        <w:tc>
          <w:tcPr>
            <w:tcW w:w="288" w:type="dxa"/>
          </w:tcPr>
          <w:p w14:paraId="3EA09C1B" w14:textId="77777777" w:rsidR="00E60591" w:rsidRDefault="00E60591" w:rsidP="00E60591">
            <w:pPr>
              <w:pStyle w:val="CopticCross"/>
            </w:pPr>
            <w:r>
              <w:t>¿</w:t>
            </w:r>
          </w:p>
        </w:tc>
        <w:tc>
          <w:tcPr>
            <w:tcW w:w="3960" w:type="dxa"/>
          </w:tcPr>
          <w:p w14:paraId="32918642" w14:textId="77777777" w:rsidR="00E60591" w:rsidRDefault="00E60591" w:rsidP="00E60591">
            <w:pPr>
              <w:pStyle w:val="CopticVersemulti-line"/>
            </w:pPr>
            <w:r>
              <w:t>Ⲗⲁⲙ ⲡⲣⲟⲥ ⲙⲡⲉⲕⲱⲟⲩ:</w:t>
            </w:r>
          </w:p>
          <w:p w14:paraId="13D872A3" w14:textId="77777777" w:rsidR="00E60591" w:rsidRDefault="00E60591" w:rsidP="00E60591">
            <w:pPr>
              <w:pStyle w:val="CopticVersemulti-line"/>
            </w:pPr>
            <w:r>
              <w:t>ⲱ ⲛⲓⲁⲅⲁⲑⲟⲥ:</w:t>
            </w:r>
          </w:p>
          <w:p w14:paraId="71B296D4" w14:textId="77777777" w:rsidR="00E60591" w:rsidRDefault="00E60591" w:rsidP="00E60591">
            <w:pPr>
              <w:pStyle w:val="CopticVersemulti-line"/>
            </w:pPr>
            <w:r>
              <w:t>ⲁϥϩⲱⲃⲥ ⲙ̀ⲡⲓⲕⲟⲥⲙⲟⲥ:</w:t>
            </w:r>
          </w:p>
          <w:p w14:paraId="6B512505" w14:textId="77777777" w:rsidR="00E60591" w:rsidRPr="005130A7" w:rsidRDefault="00E60591" w:rsidP="00E60591">
            <w:pPr>
              <w:pStyle w:val="CopticVerse"/>
            </w:pPr>
            <w:r>
              <w:t>ⲛ̀ⲥⲱⲙⲁⲧⲓⲕⲟⲥ.</w:t>
            </w:r>
          </w:p>
        </w:tc>
      </w:tr>
      <w:tr w:rsidR="00E60591" w14:paraId="742DE73B" w14:textId="77777777" w:rsidTr="00E60591">
        <w:trPr>
          <w:cantSplit/>
        </w:trPr>
        <w:tc>
          <w:tcPr>
            <w:tcW w:w="288" w:type="dxa"/>
          </w:tcPr>
          <w:p w14:paraId="3D31F9FB" w14:textId="77777777" w:rsidR="00E60591" w:rsidRDefault="00E60591" w:rsidP="00E60591">
            <w:pPr>
              <w:pStyle w:val="CopticCross"/>
            </w:pPr>
            <w:r>
              <w:t>¿</w:t>
            </w:r>
          </w:p>
        </w:tc>
        <w:tc>
          <w:tcPr>
            <w:tcW w:w="3960" w:type="dxa"/>
          </w:tcPr>
          <w:p w14:paraId="414FE9DA" w14:textId="77777777" w:rsidR="00E60591" w:rsidRDefault="00E60591" w:rsidP="00E60591">
            <w:pPr>
              <w:pStyle w:val="EngHang"/>
            </w:pPr>
            <w:r>
              <w:t>Let us rejoice,</w:t>
            </w:r>
          </w:p>
          <w:p w14:paraId="31CB179A" w14:textId="77777777" w:rsidR="00E60591" w:rsidRDefault="00E60591" w:rsidP="00E60591">
            <w:pPr>
              <w:pStyle w:val="EngHang"/>
            </w:pPr>
            <w:r>
              <w:t>And be joyful,</w:t>
            </w:r>
          </w:p>
          <w:p w14:paraId="57554CC1" w14:textId="77777777" w:rsidR="00E60591" w:rsidRDefault="00E60591" w:rsidP="00E60591">
            <w:pPr>
              <w:pStyle w:val="EngHang"/>
            </w:pPr>
            <w:r>
              <w:t>For Emmanuel</w:t>
            </w:r>
          </w:p>
          <w:p w14:paraId="7E6E71D5" w14:textId="77777777" w:rsidR="00E60591" w:rsidRDefault="00E60591" w:rsidP="00E60591">
            <w:pPr>
              <w:pStyle w:val="EngHangEnd"/>
            </w:pPr>
            <w:r>
              <w:t>Has had mercy upon us.</w:t>
            </w:r>
          </w:p>
        </w:tc>
        <w:tc>
          <w:tcPr>
            <w:tcW w:w="288" w:type="dxa"/>
          </w:tcPr>
          <w:p w14:paraId="6E1203E5" w14:textId="77777777" w:rsidR="00E60591" w:rsidRDefault="00E60591" w:rsidP="00E60591">
            <w:pPr>
              <w:pStyle w:val="CopticCross"/>
            </w:pPr>
          </w:p>
        </w:tc>
        <w:tc>
          <w:tcPr>
            <w:tcW w:w="288" w:type="dxa"/>
          </w:tcPr>
          <w:p w14:paraId="442C4A6C" w14:textId="77777777" w:rsidR="00E60591" w:rsidRDefault="00E60591" w:rsidP="00E60591">
            <w:pPr>
              <w:pStyle w:val="CopticCross"/>
            </w:pPr>
            <w:r>
              <w:t>¿</w:t>
            </w:r>
          </w:p>
        </w:tc>
        <w:tc>
          <w:tcPr>
            <w:tcW w:w="3960" w:type="dxa"/>
          </w:tcPr>
          <w:p w14:paraId="722FF02A" w14:textId="77777777" w:rsidR="00E60591" w:rsidRDefault="00E60591" w:rsidP="00E60591">
            <w:pPr>
              <w:pStyle w:val="CopticVersemulti-line"/>
            </w:pPr>
            <w:r>
              <w:t>Ⲙⲁⲣⲉⲛⲟⲩⲛⲟϥ ⲙ̀ⲙⲟⲛ:</w:t>
            </w:r>
          </w:p>
          <w:p w14:paraId="341D80C8" w14:textId="77777777" w:rsidR="00E60591" w:rsidRDefault="00E60591" w:rsidP="00E60591">
            <w:pPr>
              <w:pStyle w:val="CopticVersemulti-line"/>
            </w:pPr>
            <w:r>
              <w:t>ⲟⲩⲟϩ ⲛ̀ⲧⲉⲛⲑⲉⲗⲏⲗ:</w:t>
            </w:r>
          </w:p>
          <w:p w14:paraId="6AE24681" w14:textId="77777777" w:rsidR="00E60591" w:rsidRDefault="00E60591" w:rsidP="00E60591">
            <w:pPr>
              <w:pStyle w:val="CopticVersemulti-line"/>
            </w:pPr>
            <w:r>
              <w:t>ϫⲉ Ⲉⲙⲙⲁⲛⲟⲩⲗ:</w:t>
            </w:r>
          </w:p>
          <w:p w14:paraId="05B7B881" w14:textId="77777777" w:rsidR="00E60591" w:rsidRDefault="00E60591" w:rsidP="00E60591">
            <w:pPr>
              <w:pStyle w:val="CopticVerse"/>
            </w:pPr>
            <w:r>
              <w:t>ⲁϥⲉ̀ⲣⲟⲩⲛⲁⲓ ⲛⲉⲙⲁⲛ.</w:t>
            </w:r>
          </w:p>
        </w:tc>
      </w:tr>
      <w:tr w:rsidR="00E60591" w14:paraId="0CB72FE8" w14:textId="77777777" w:rsidTr="00E60591">
        <w:trPr>
          <w:cantSplit/>
        </w:trPr>
        <w:tc>
          <w:tcPr>
            <w:tcW w:w="288" w:type="dxa"/>
          </w:tcPr>
          <w:p w14:paraId="200CAF62" w14:textId="77777777" w:rsidR="00E60591" w:rsidRDefault="00E60591" w:rsidP="00E60591">
            <w:pPr>
              <w:pStyle w:val="CopticCross"/>
            </w:pPr>
          </w:p>
        </w:tc>
        <w:tc>
          <w:tcPr>
            <w:tcW w:w="3960" w:type="dxa"/>
          </w:tcPr>
          <w:p w14:paraId="21B0FA47" w14:textId="77777777" w:rsidR="00E60591" w:rsidRDefault="00E60591" w:rsidP="00E60591">
            <w:pPr>
              <w:pStyle w:val="EngHang"/>
            </w:pPr>
            <w:r>
              <w:t>The heavens are Yours,</w:t>
            </w:r>
          </w:p>
          <w:p w14:paraId="1D7E27B3" w14:textId="77777777" w:rsidR="00E60591" w:rsidRDefault="00E60591" w:rsidP="00E60591">
            <w:pPr>
              <w:pStyle w:val="EngHang"/>
            </w:pPr>
            <w:r>
              <w:t>O Good One,</w:t>
            </w:r>
          </w:p>
          <w:p w14:paraId="0BC5B075" w14:textId="77777777" w:rsidR="00E60591" w:rsidRDefault="00E60591" w:rsidP="00E60591">
            <w:pPr>
              <w:pStyle w:val="EngHang"/>
            </w:pPr>
            <w:r>
              <w:t>As is the earth,</w:t>
            </w:r>
          </w:p>
          <w:p w14:paraId="3A0F3559" w14:textId="77777777" w:rsidR="00E60591" w:rsidRDefault="00E60591" w:rsidP="00E60591">
            <w:pPr>
              <w:pStyle w:val="EngHangEnd"/>
            </w:pPr>
            <w:r>
              <w:t>And everything within them.</w:t>
            </w:r>
          </w:p>
        </w:tc>
        <w:tc>
          <w:tcPr>
            <w:tcW w:w="288" w:type="dxa"/>
          </w:tcPr>
          <w:p w14:paraId="747E5DB0" w14:textId="77777777" w:rsidR="00E60591" w:rsidRDefault="00E60591" w:rsidP="00E60591">
            <w:pPr>
              <w:pStyle w:val="CopticCross"/>
            </w:pPr>
          </w:p>
        </w:tc>
        <w:tc>
          <w:tcPr>
            <w:tcW w:w="288" w:type="dxa"/>
          </w:tcPr>
          <w:p w14:paraId="2EDD1848" w14:textId="77777777" w:rsidR="00E60591" w:rsidRDefault="00E60591" w:rsidP="00E60591">
            <w:pPr>
              <w:pStyle w:val="CopticCross"/>
            </w:pPr>
          </w:p>
        </w:tc>
        <w:tc>
          <w:tcPr>
            <w:tcW w:w="3960" w:type="dxa"/>
          </w:tcPr>
          <w:p w14:paraId="72F958FF" w14:textId="77777777" w:rsidR="00E60591" w:rsidRDefault="00E60591" w:rsidP="00E60591">
            <w:pPr>
              <w:pStyle w:val="CopticVersemulti-line"/>
            </w:pPr>
            <w:r>
              <w:t>Ⲛⲟⲩⲕ ⲛⲉ ⲛⲓⲫⲏⲟⲩⲓ:</w:t>
            </w:r>
          </w:p>
          <w:p w14:paraId="62D81C7B" w14:textId="77777777" w:rsidR="00E60591" w:rsidRDefault="00E60591" w:rsidP="00E60591">
            <w:pPr>
              <w:pStyle w:val="CopticVersemulti-line"/>
            </w:pPr>
            <w:r>
              <w:t>ⲱ ⲡⲓⲁⲅⲁⲑⲟⲥ:</w:t>
            </w:r>
          </w:p>
          <w:p w14:paraId="17C97F9D" w14:textId="77777777" w:rsidR="00E60591" w:rsidRDefault="00E60591" w:rsidP="00E60591">
            <w:pPr>
              <w:pStyle w:val="CopticVersemulti-line"/>
            </w:pPr>
            <w:r>
              <w:t>ⲫⲱⲕ ⲡⲉ ⲡⲓⲕⲁϩⲓ:</w:t>
            </w:r>
          </w:p>
          <w:p w14:paraId="28317737" w14:textId="77777777" w:rsidR="00E60591" w:rsidRDefault="00E60591" w:rsidP="00E60591">
            <w:pPr>
              <w:pStyle w:val="CopticVerse"/>
            </w:pPr>
            <w:r>
              <w:t>ⲛⲉⲙ ⲡⲉϥⲙⲟϩ ⲉ̀ⲃⲟⲗ.</w:t>
            </w:r>
          </w:p>
        </w:tc>
      </w:tr>
      <w:tr w:rsidR="00E60591" w14:paraId="4E6A978D" w14:textId="77777777" w:rsidTr="00E60591">
        <w:trPr>
          <w:cantSplit/>
        </w:trPr>
        <w:tc>
          <w:tcPr>
            <w:tcW w:w="288" w:type="dxa"/>
          </w:tcPr>
          <w:p w14:paraId="6AB59039" w14:textId="77777777" w:rsidR="00E60591" w:rsidRDefault="00E60591" w:rsidP="00E60591">
            <w:pPr>
              <w:pStyle w:val="CopticCross"/>
            </w:pPr>
          </w:p>
        </w:tc>
        <w:tc>
          <w:tcPr>
            <w:tcW w:w="3960" w:type="dxa"/>
          </w:tcPr>
          <w:p w14:paraId="526ADCB5" w14:textId="77777777" w:rsidR="00E60591" w:rsidRDefault="00E60591" w:rsidP="00E60591">
            <w:pPr>
              <w:pStyle w:val="EngHang"/>
            </w:pPr>
            <w:r>
              <w:t>Sadness of heart</w:t>
            </w:r>
          </w:p>
          <w:p w14:paraId="68A1EB36" w14:textId="77777777" w:rsidR="00E60591" w:rsidRDefault="00E60591" w:rsidP="00E60591">
            <w:pPr>
              <w:pStyle w:val="EngHang"/>
            </w:pPr>
            <w:r>
              <w:t>Came from one tree,</w:t>
            </w:r>
          </w:p>
          <w:p w14:paraId="26C96031" w14:textId="77777777" w:rsidR="00E60591" w:rsidRDefault="00E60591" w:rsidP="00E60591">
            <w:pPr>
              <w:pStyle w:val="EngHang"/>
            </w:pPr>
            <w:r>
              <w:t>Which brought mankind</w:t>
            </w:r>
          </w:p>
          <w:p w14:paraId="167C0F05" w14:textId="77777777" w:rsidR="00E60591" w:rsidRDefault="00E60591" w:rsidP="00E60591">
            <w:pPr>
              <w:pStyle w:val="EngHangEnd"/>
            </w:pPr>
            <w:r>
              <w:t>Under judgment.</w:t>
            </w:r>
          </w:p>
        </w:tc>
        <w:tc>
          <w:tcPr>
            <w:tcW w:w="288" w:type="dxa"/>
          </w:tcPr>
          <w:p w14:paraId="3058F6C7" w14:textId="77777777" w:rsidR="00E60591" w:rsidRDefault="00E60591" w:rsidP="00E60591">
            <w:pPr>
              <w:pStyle w:val="CopticCross"/>
            </w:pPr>
          </w:p>
        </w:tc>
        <w:tc>
          <w:tcPr>
            <w:tcW w:w="288" w:type="dxa"/>
          </w:tcPr>
          <w:p w14:paraId="60000077" w14:textId="77777777" w:rsidR="00E60591" w:rsidRDefault="00E60591" w:rsidP="00E60591">
            <w:pPr>
              <w:pStyle w:val="CopticCross"/>
            </w:pPr>
          </w:p>
        </w:tc>
        <w:tc>
          <w:tcPr>
            <w:tcW w:w="3960" w:type="dxa"/>
          </w:tcPr>
          <w:p w14:paraId="7B1EBCB4" w14:textId="77777777" w:rsidR="00E60591" w:rsidRDefault="00E60591" w:rsidP="00E60591">
            <w:pPr>
              <w:pStyle w:val="CopticVersemulti-line"/>
            </w:pPr>
            <w:r>
              <w:t>Ⲝⲩⲗⲱⲛ ⲛ̀ⲟⲩⲱⲧ:</w:t>
            </w:r>
          </w:p>
          <w:p w14:paraId="653A3FAC" w14:textId="77777777" w:rsidR="00E60591" w:rsidRDefault="00E60591" w:rsidP="00E60591">
            <w:pPr>
              <w:pStyle w:val="CopticVersemulti-line"/>
            </w:pPr>
            <w:r>
              <w:t>ⲉ̀ⲧⲉ ⲡⲓⲙ̀ⲕⲁϩ ⲛ̀ϩⲏⲧ:</w:t>
            </w:r>
          </w:p>
          <w:p w14:paraId="06A9941C" w14:textId="77777777" w:rsidR="00E60591" w:rsidRDefault="00E60591" w:rsidP="00E60591">
            <w:pPr>
              <w:pStyle w:val="CopticVersemulti-line"/>
            </w:pPr>
            <w:r>
              <w:t>ⲉϥϩⲏⲟⲩ ⲙ̀ⲡⲓⲣⲱⲙⲓ:</w:t>
            </w:r>
          </w:p>
          <w:p w14:paraId="32A3BBDB" w14:textId="77777777" w:rsidR="00E60591" w:rsidRDefault="00E60591" w:rsidP="00E60591">
            <w:pPr>
              <w:pStyle w:val="CopticVerse"/>
            </w:pPr>
            <w:r>
              <w:t>ⲉ̀ⲡⲓϩⲓⲟⲩⲓ̀ ⲉ̀ⲡ̀ϩⲁⲡ.</w:t>
            </w:r>
          </w:p>
        </w:tc>
      </w:tr>
      <w:tr w:rsidR="00E60591" w14:paraId="2AB9418B" w14:textId="77777777" w:rsidTr="00E60591">
        <w:trPr>
          <w:cantSplit/>
        </w:trPr>
        <w:tc>
          <w:tcPr>
            <w:tcW w:w="288" w:type="dxa"/>
          </w:tcPr>
          <w:p w14:paraId="6A44D1A3" w14:textId="77777777" w:rsidR="00E60591" w:rsidRDefault="00E60591" w:rsidP="00E60591">
            <w:pPr>
              <w:pStyle w:val="CopticCross"/>
            </w:pPr>
            <w:r>
              <w:t>¿</w:t>
            </w:r>
          </w:p>
        </w:tc>
        <w:tc>
          <w:tcPr>
            <w:tcW w:w="3960" w:type="dxa"/>
          </w:tcPr>
          <w:p w14:paraId="6D2B5D1D" w14:textId="77777777" w:rsidR="00E60591" w:rsidRDefault="00E60591" w:rsidP="00E60591">
            <w:pPr>
              <w:pStyle w:val="EngHang"/>
            </w:pPr>
            <w:r>
              <w:t>Joy has come</w:t>
            </w:r>
          </w:p>
          <w:p w14:paraId="33A007E3" w14:textId="77777777" w:rsidR="00E60591" w:rsidRDefault="00E60591" w:rsidP="00E60591">
            <w:pPr>
              <w:pStyle w:val="EngHang"/>
            </w:pPr>
            <w:r>
              <w:t>To the world,</w:t>
            </w:r>
          </w:p>
          <w:p w14:paraId="1D5B6E1A" w14:textId="77777777" w:rsidR="00E60591" w:rsidRDefault="00E60591" w:rsidP="00E60591">
            <w:pPr>
              <w:pStyle w:val="EngHang"/>
            </w:pPr>
            <w:r>
              <w:t>For the Son of God</w:t>
            </w:r>
          </w:p>
          <w:p w14:paraId="579B9EBB" w14:textId="77777777" w:rsidR="00E60591" w:rsidRDefault="00E60591" w:rsidP="00E60591">
            <w:pPr>
              <w:pStyle w:val="EngHangEnd"/>
            </w:pPr>
            <w:r>
              <w:t>Has dwelt among men.</w:t>
            </w:r>
          </w:p>
        </w:tc>
        <w:tc>
          <w:tcPr>
            <w:tcW w:w="288" w:type="dxa"/>
          </w:tcPr>
          <w:p w14:paraId="08254A1F" w14:textId="77777777" w:rsidR="00E60591" w:rsidRDefault="00E60591" w:rsidP="00E60591">
            <w:pPr>
              <w:pStyle w:val="CopticCross"/>
            </w:pPr>
          </w:p>
        </w:tc>
        <w:tc>
          <w:tcPr>
            <w:tcW w:w="288" w:type="dxa"/>
          </w:tcPr>
          <w:p w14:paraId="1999471A" w14:textId="77777777" w:rsidR="00E60591" w:rsidRDefault="00E60591" w:rsidP="00E60591">
            <w:pPr>
              <w:pStyle w:val="CopticCross"/>
            </w:pPr>
            <w:r>
              <w:t>¿</w:t>
            </w:r>
          </w:p>
        </w:tc>
        <w:tc>
          <w:tcPr>
            <w:tcW w:w="3960" w:type="dxa"/>
          </w:tcPr>
          <w:p w14:paraId="284980FF" w14:textId="77777777" w:rsidR="00E60591" w:rsidRDefault="00E60591" w:rsidP="00E60591">
            <w:pPr>
              <w:pStyle w:val="CopticVersemulti-line"/>
            </w:pPr>
            <w:r>
              <w:t>Ⲟⲩⲣⲁϣⲓ ⲛⲁϣⲱⲡⲓ:</w:t>
            </w:r>
          </w:p>
          <w:p w14:paraId="26E6743B" w14:textId="77777777" w:rsidR="00E60591" w:rsidRDefault="00E60591" w:rsidP="00E60591">
            <w:pPr>
              <w:pStyle w:val="CopticVersemulti-line"/>
            </w:pPr>
            <w:r>
              <w:t>Ϯⲟⲓⲕⲟⲩⲙⲉⲛⲏ:</w:t>
            </w:r>
          </w:p>
          <w:p w14:paraId="7205BABF" w14:textId="77777777" w:rsidR="00E60591" w:rsidRDefault="00E60591" w:rsidP="00E60591">
            <w:pPr>
              <w:pStyle w:val="CopticVersemulti-line"/>
            </w:pPr>
            <w:r>
              <w:t>ⲉⲑⲃⲉ ϫⲉ ⲁⲪⲛⲟⲩϯ:</w:t>
            </w:r>
          </w:p>
          <w:p w14:paraId="60DA1DE2" w14:textId="77777777" w:rsidR="00E60591" w:rsidRDefault="00E60591" w:rsidP="00E60591">
            <w:pPr>
              <w:pStyle w:val="CopticVerse"/>
            </w:pPr>
            <w:r>
              <w:t>ϣⲱⲡⲓ ⲛⲉⲙ ⲛⲓⲣⲱⲙⲓ.</w:t>
            </w:r>
          </w:p>
        </w:tc>
      </w:tr>
      <w:tr w:rsidR="00E60591" w14:paraId="5D67D180" w14:textId="77777777" w:rsidTr="00E60591">
        <w:trPr>
          <w:cantSplit/>
        </w:trPr>
        <w:tc>
          <w:tcPr>
            <w:tcW w:w="288" w:type="dxa"/>
          </w:tcPr>
          <w:p w14:paraId="20142E31" w14:textId="77777777" w:rsidR="00E60591" w:rsidRDefault="00E60591" w:rsidP="00E60591">
            <w:pPr>
              <w:pStyle w:val="CopticCross"/>
            </w:pPr>
            <w:r>
              <w:t>¿</w:t>
            </w:r>
          </w:p>
        </w:tc>
        <w:tc>
          <w:tcPr>
            <w:tcW w:w="3960" w:type="dxa"/>
          </w:tcPr>
          <w:p w14:paraId="413CC639" w14:textId="77777777" w:rsidR="00E60591" w:rsidRDefault="00E60591" w:rsidP="00E60591">
            <w:pPr>
              <w:pStyle w:val="EngHang"/>
            </w:pPr>
            <w:r>
              <w:t>The Lamb is the Logos</w:t>
            </w:r>
          </w:p>
          <w:p w14:paraId="538D49EE" w14:textId="77777777" w:rsidR="00E60591" w:rsidRDefault="00E60591" w:rsidP="00E60591">
            <w:pPr>
              <w:pStyle w:val="EngHang"/>
            </w:pPr>
            <w:r>
              <w:t>Of the Pantocrator,</w:t>
            </w:r>
          </w:p>
          <w:p w14:paraId="6E5A0567" w14:textId="77777777" w:rsidR="00E60591" w:rsidRDefault="00E60591" w:rsidP="00E60591">
            <w:pPr>
              <w:pStyle w:val="EngHang"/>
            </w:pPr>
            <w:r>
              <w:t>The One free from</w:t>
            </w:r>
          </w:p>
          <w:p w14:paraId="0E8E275F" w14:textId="77777777" w:rsidR="00E60591" w:rsidRDefault="00E60591" w:rsidP="00E60591">
            <w:pPr>
              <w:pStyle w:val="EngHangEnd"/>
            </w:pPr>
            <w:r>
              <w:t>Corruption and evil.</w:t>
            </w:r>
          </w:p>
        </w:tc>
        <w:tc>
          <w:tcPr>
            <w:tcW w:w="288" w:type="dxa"/>
          </w:tcPr>
          <w:p w14:paraId="7E89312A" w14:textId="77777777" w:rsidR="00E60591" w:rsidRDefault="00E60591" w:rsidP="00E60591">
            <w:pPr>
              <w:pStyle w:val="CopticCross"/>
            </w:pPr>
          </w:p>
        </w:tc>
        <w:tc>
          <w:tcPr>
            <w:tcW w:w="288" w:type="dxa"/>
          </w:tcPr>
          <w:p w14:paraId="7030074D" w14:textId="77777777" w:rsidR="00E60591" w:rsidRDefault="00E60591" w:rsidP="00E60591">
            <w:pPr>
              <w:pStyle w:val="CopticCross"/>
            </w:pPr>
            <w:r>
              <w:t>¿</w:t>
            </w:r>
          </w:p>
        </w:tc>
        <w:tc>
          <w:tcPr>
            <w:tcW w:w="3960" w:type="dxa"/>
          </w:tcPr>
          <w:p w14:paraId="7D94F64D" w14:textId="77777777" w:rsidR="00E60591" w:rsidRDefault="00E60591" w:rsidP="00E60591">
            <w:pPr>
              <w:pStyle w:val="CopticVersemulti-line"/>
            </w:pPr>
            <w:r>
              <w:t>Ⲛⲓϩⲓⲏⲃ ⲡⲉ ⲡⲓⲗⲟⲅⲟⲥ:</w:t>
            </w:r>
          </w:p>
          <w:p w14:paraId="56B9E660" w14:textId="77777777" w:rsidR="00E60591" w:rsidRDefault="00E60591" w:rsidP="00E60591">
            <w:pPr>
              <w:pStyle w:val="CopticVersemulti-line"/>
            </w:pPr>
            <w:r>
              <w:t>ⲡⲓⲡⲁⲛⲧⲟⲕⲣⲁⲧⲱⲣ:</w:t>
            </w:r>
          </w:p>
          <w:p w14:paraId="34C7DB33" w14:textId="77777777" w:rsidR="00E60591" w:rsidRDefault="00E60591" w:rsidP="00E60591">
            <w:pPr>
              <w:pStyle w:val="CopticVersemulti-line"/>
            </w:pPr>
            <w:r>
              <w:t>ⲉ̀ϥⲟⲓ ⲛ̀ⲁⲧⲭ̀ⲣⲱϥ:</w:t>
            </w:r>
          </w:p>
          <w:p w14:paraId="723103B3" w14:textId="77777777" w:rsidR="00E60591" w:rsidRDefault="00E60591" w:rsidP="00E60591">
            <w:pPr>
              <w:pStyle w:val="CopticVerse"/>
            </w:pPr>
            <w:r>
              <w:t>ⲟⲩⲇⲉ ⲛ̀ⲁⲧⲕⲁⲕⲓⲁ̀.</w:t>
            </w:r>
          </w:p>
        </w:tc>
      </w:tr>
      <w:tr w:rsidR="00E60591" w14:paraId="6068A99E" w14:textId="77777777" w:rsidTr="00E60591">
        <w:trPr>
          <w:cantSplit/>
        </w:trPr>
        <w:tc>
          <w:tcPr>
            <w:tcW w:w="288" w:type="dxa"/>
          </w:tcPr>
          <w:p w14:paraId="72DD15DB" w14:textId="77777777" w:rsidR="00E60591" w:rsidRDefault="00E60591" w:rsidP="00E60591">
            <w:pPr>
              <w:pStyle w:val="CopticCross"/>
            </w:pPr>
          </w:p>
        </w:tc>
        <w:tc>
          <w:tcPr>
            <w:tcW w:w="3960" w:type="dxa"/>
          </w:tcPr>
          <w:p w14:paraId="269C6427" w14:textId="77777777" w:rsidR="00E60591" w:rsidRDefault="00E60591" w:rsidP="00E60591">
            <w:pPr>
              <w:pStyle w:val="EngHang"/>
            </w:pPr>
            <w:r>
              <w:t>All the heavenly</w:t>
            </w:r>
          </w:p>
          <w:p w14:paraId="58BAEDBB" w14:textId="77777777" w:rsidR="00E60591" w:rsidRDefault="00E60591" w:rsidP="00E60591">
            <w:pPr>
              <w:pStyle w:val="EngHang"/>
            </w:pPr>
            <w:r>
              <w:t>Orders on high</w:t>
            </w:r>
          </w:p>
          <w:p w14:paraId="163EF64E" w14:textId="77777777" w:rsidR="00E60591" w:rsidRDefault="00E60591" w:rsidP="00E60591">
            <w:pPr>
              <w:pStyle w:val="EngHang"/>
            </w:pPr>
            <w:r>
              <w:t>Rejoice with Him</w:t>
            </w:r>
          </w:p>
          <w:p w14:paraId="087BB9DF" w14:textId="77777777" w:rsidR="00E60591" w:rsidRDefault="00E60591" w:rsidP="00E60591">
            <w:pPr>
              <w:pStyle w:val="EngHangEnd"/>
            </w:pPr>
            <w:r>
              <w:t>In His Kingdom.</w:t>
            </w:r>
          </w:p>
        </w:tc>
        <w:tc>
          <w:tcPr>
            <w:tcW w:w="288" w:type="dxa"/>
          </w:tcPr>
          <w:p w14:paraId="0D9667F2" w14:textId="77777777" w:rsidR="00E60591" w:rsidRDefault="00E60591" w:rsidP="00E60591">
            <w:pPr>
              <w:pStyle w:val="CopticCross"/>
            </w:pPr>
          </w:p>
        </w:tc>
        <w:tc>
          <w:tcPr>
            <w:tcW w:w="288" w:type="dxa"/>
          </w:tcPr>
          <w:p w14:paraId="5E1E70C6" w14:textId="77777777" w:rsidR="00E60591" w:rsidRDefault="00E60591" w:rsidP="00E60591">
            <w:pPr>
              <w:pStyle w:val="CopticCross"/>
            </w:pPr>
          </w:p>
        </w:tc>
        <w:tc>
          <w:tcPr>
            <w:tcW w:w="3960" w:type="dxa"/>
          </w:tcPr>
          <w:p w14:paraId="50D94F2B" w14:textId="77777777" w:rsidR="00E60591" w:rsidRDefault="00E60591" w:rsidP="00E60591">
            <w:pPr>
              <w:pStyle w:val="CopticVersemulti-line"/>
            </w:pPr>
            <w:r>
              <w:t>Ⲣⲁⲛ ⲛⲓⲃⲉⲛ ⲉⲧϭⲟⲥⲓ:</w:t>
            </w:r>
          </w:p>
          <w:p w14:paraId="3BBF0C66" w14:textId="77777777" w:rsidR="00E60591" w:rsidRDefault="00E60591" w:rsidP="00E60591">
            <w:pPr>
              <w:pStyle w:val="CopticVersemulti-line"/>
            </w:pPr>
            <w:r>
              <w:t>ⲛ̀ⲧⲉ ⲛⲁⲛⲓⲫⲏⲟⲩⲓ:</w:t>
            </w:r>
          </w:p>
          <w:p w14:paraId="2B4B6E7C" w14:textId="77777777" w:rsidR="00E60591" w:rsidRDefault="00E60591" w:rsidP="00E60591">
            <w:pPr>
              <w:pStyle w:val="CopticVersemulti-line"/>
            </w:pPr>
            <w:r>
              <w:t>ⲉⲩⲉ̀ⲣⲁϣⲓ ⲛⲉⲙⲁϥ:</w:t>
            </w:r>
          </w:p>
          <w:p w14:paraId="07DA6530" w14:textId="77777777" w:rsidR="00E60591" w:rsidRDefault="00E60591" w:rsidP="00E60591">
            <w:pPr>
              <w:pStyle w:val="CopticVerse"/>
            </w:pPr>
            <w:r>
              <w:t>ϧⲉⲛ ⲧⲉϥⲙⲉⲧⲟⲩⲣⲟ.</w:t>
            </w:r>
          </w:p>
        </w:tc>
      </w:tr>
      <w:tr w:rsidR="00E60591" w14:paraId="42CECD93" w14:textId="77777777" w:rsidTr="00E60591">
        <w:trPr>
          <w:cantSplit/>
        </w:trPr>
        <w:tc>
          <w:tcPr>
            <w:tcW w:w="288" w:type="dxa"/>
          </w:tcPr>
          <w:p w14:paraId="2A4001AB" w14:textId="77777777" w:rsidR="00E60591" w:rsidRDefault="00E60591" w:rsidP="00E60591">
            <w:pPr>
              <w:pStyle w:val="CopticCross"/>
            </w:pPr>
          </w:p>
        </w:tc>
        <w:tc>
          <w:tcPr>
            <w:tcW w:w="3960" w:type="dxa"/>
          </w:tcPr>
          <w:p w14:paraId="748CCCD8" w14:textId="77777777" w:rsidR="00E60591" w:rsidRDefault="00E60591" w:rsidP="00E60591">
            <w:pPr>
              <w:pStyle w:val="EngHang"/>
            </w:pPr>
            <w:r>
              <w:t>Be adorned with honour,</w:t>
            </w:r>
          </w:p>
          <w:p w14:paraId="589B5E7F" w14:textId="77777777" w:rsidR="00E60591" w:rsidRDefault="00E60591" w:rsidP="00E60591">
            <w:pPr>
              <w:pStyle w:val="EngHang"/>
            </w:pPr>
            <w:r>
              <w:t>O faithful women,</w:t>
            </w:r>
          </w:p>
          <w:p w14:paraId="5B851ADB" w14:textId="77777777" w:rsidR="00E60591" w:rsidRDefault="00E60591" w:rsidP="00E60591">
            <w:pPr>
              <w:pStyle w:val="EngHang"/>
            </w:pPr>
            <w:r>
              <w:t>Bearing the fragrant ointment,</w:t>
            </w:r>
          </w:p>
          <w:p w14:paraId="1C6432E8" w14:textId="77777777" w:rsidR="00E60591" w:rsidRDefault="00E60591" w:rsidP="00E60591">
            <w:pPr>
              <w:pStyle w:val="EngHangEnd"/>
            </w:pPr>
            <w:r>
              <w:t>And the incense.</w:t>
            </w:r>
          </w:p>
        </w:tc>
        <w:tc>
          <w:tcPr>
            <w:tcW w:w="288" w:type="dxa"/>
          </w:tcPr>
          <w:p w14:paraId="4B019E9C" w14:textId="77777777" w:rsidR="00E60591" w:rsidRDefault="00E60591" w:rsidP="00E60591">
            <w:pPr>
              <w:pStyle w:val="CopticCross"/>
            </w:pPr>
          </w:p>
        </w:tc>
        <w:tc>
          <w:tcPr>
            <w:tcW w:w="288" w:type="dxa"/>
          </w:tcPr>
          <w:p w14:paraId="182EA695" w14:textId="77777777" w:rsidR="00E60591" w:rsidRDefault="00E60591" w:rsidP="00E60591">
            <w:pPr>
              <w:pStyle w:val="CopticCross"/>
            </w:pPr>
          </w:p>
        </w:tc>
        <w:tc>
          <w:tcPr>
            <w:tcW w:w="3960" w:type="dxa"/>
          </w:tcPr>
          <w:p w14:paraId="50B968C9" w14:textId="77777777" w:rsidR="00E60591" w:rsidRDefault="00E60591" w:rsidP="00E60591">
            <w:pPr>
              <w:pStyle w:val="CopticVersemulti-line"/>
            </w:pPr>
            <w:r>
              <w:t>Ⲥⲟⲗⲥⲉⲗ ⲛ̀ⲛⲉⲧⲉⲛ ⲧⲁⲓⲟ̀:</w:t>
            </w:r>
          </w:p>
          <w:p w14:paraId="73F5CBDF" w14:textId="77777777" w:rsidR="00E60591" w:rsidRDefault="00E60591" w:rsidP="00E60591">
            <w:pPr>
              <w:pStyle w:val="CopticVersemulti-line"/>
            </w:pPr>
            <w:r>
              <w:t>ⲛⲓϩⲓⲟ̀ⲙⲓ ⲙⲡⲓⲥⲧⲟⲥ:</w:t>
            </w:r>
          </w:p>
          <w:p w14:paraId="379B1695" w14:textId="77777777" w:rsidR="00E60591" w:rsidRDefault="00E60591" w:rsidP="00E60591">
            <w:pPr>
              <w:pStyle w:val="CopticVersemulti-line"/>
            </w:pPr>
            <w:r>
              <w:t>ⲉ̀ϥⲁⲓ ⲙ̀ⲡⲓⲥⲟϫⲉⲛ:</w:t>
            </w:r>
          </w:p>
          <w:p w14:paraId="53BE339C" w14:textId="77777777" w:rsidR="00E60591" w:rsidRDefault="00E60591" w:rsidP="00E60591">
            <w:pPr>
              <w:pStyle w:val="CopticVerse"/>
            </w:pPr>
            <w:r>
              <w:t>ⲛⲉⲙ ⲡⲓⲕⲩⲛⲁⲙⲱⲛⲟⲛ.</w:t>
            </w:r>
          </w:p>
        </w:tc>
      </w:tr>
      <w:tr w:rsidR="00E60591" w14:paraId="0820AD64" w14:textId="77777777" w:rsidTr="00E60591">
        <w:trPr>
          <w:cantSplit/>
        </w:trPr>
        <w:tc>
          <w:tcPr>
            <w:tcW w:w="288" w:type="dxa"/>
          </w:tcPr>
          <w:p w14:paraId="12B15B71" w14:textId="77777777" w:rsidR="00E60591" w:rsidRDefault="00E60591" w:rsidP="00E60591">
            <w:pPr>
              <w:pStyle w:val="CopticCross"/>
            </w:pPr>
            <w:r>
              <w:t>¿</w:t>
            </w:r>
          </w:p>
        </w:tc>
        <w:tc>
          <w:tcPr>
            <w:tcW w:w="3960" w:type="dxa"/>
          </w:tcPr>
          <w:p w14:paraId="390DCC20" w14:textId="77777777" w:rsidR="00E60591" w:rsidRDefault="00E60591" w:rsidP="00E60591">
            <w:pPr>
              <w:pStyle w:val="EngHang"/>
            </w:pPr>
            <w:r>
              <w:t>Arise, be in our midst,</w:t>
            </w:r>
          </w:p>
          <w:p w14:paraId="615CCBCD" w14:textId="77777777" w:rsidR="00E60591" w:rsidRDefault="00E60591" w:rsidP="00E60591">
            <w:pPr>
              <w:pStyle w:val="EngHang"/>
            </w:pPr>
            <w:r>
              <w:t>O hymnist</w:t>
            </w:r>
          </w:p>
          <w:p w14:paraId="4003720E" w14:textId="77777777" w:rsidR="00E60591" w:rsidRDefault="00E60591" w:rsidP="00E60591">
            <w:pPr>
              <w:pStyle w:val="EngHang"/>
            </w:pPr>
            <w:r>
              <w:t>And Psalmist</w:t>
            </w:r>
          </w:p>
          <w:p w14:paraId="5F3B6338" w14:textId="77777777" w:rsidR="00E60591" w:rsidRDefault="00E60591" w:rsidP="00E60591">
            <w:pPr>
              <w:pStyle w:val="EngHangEnd"/>
            </w:pPr>
            <w:r>
              <w:t>Of the house of Judah.</w:t>
            </w:r>
          </w:p>
        </w:tc>
        <w:tc>
          <w:tcPr>
            <w:tcW w:w="288" w:type="dxa"/>
          </w:tcPr>
          <w:p w14:paraId="045A36E9" w14:textId="77777777" w:rsidR="00E60591" w:rsidRDefault="00E60591" w:rsidP="00E60591">
            <w:pPr>
              <w:pStyle w:val="CopticCross"/>
            </w:pPr>
          </w:p>
        </w:tc>
        <w:tc>
          <w:tcPr>
            <w:tcW w:w="288" w:type="dxa"/>
          </w:tcPr>
          <w:p w14:paraId="13F93AC6" w14:textId="77777777" w:rsidR="00E60591" w:rsidRDefault="00E60591" w:rsidP="00E60591">
            <w:pPr>
              <w:pStyle w:val="CopticCross"/>
            </w:pPr>
            <w:r>
              <w:t>¿</w:t>
            </w:r>
          </w:p>
        </w:tc>
        <w:tc>
          <w:tcPr>
            <w:tcW w:w="3960" w:type="dxa"/>
          </w:tcPr>
          <w:p w14:paraId="5B508543" w14:textId="77777777" w:rsidR="00E60591" w:rsidRDefault="00E60591" w:rsidP="00E60591">
            <w:pPr>
              <w:pStyle w:val="CopticVersemulti-line"/>
            </w:pPr>
            <w:r>
              <w:t>Ⲧⲱⲛⲕ ⲁⲙⲟⲩ ⲉⲑⲙⲏϯ:</w:t>
            </w:r>
          </w:p>
          <w:p w14:paraId="3B15322F" w14:textId="77777777" w:rsidR="00E60591" w:rsidRDefault="00E60591" w:rsidP="00E60591">
            <w:pPr>
              <w:pStyle w:val="CopticVersemulti-line"/>
            </w:pPr>
            <w:r>
              <w:t>ⲱ ⲡⲓϩⲩⲙⲛⲟⲇⲟⲥ:</w:t>
            </w:r>
          </w:p>
          <w:p w14:paraId="3732FC8F" w14:textId="77777777" w:rsidR="00E60591" w:rsidRDefault="00E60591" w:rsidP="00E60591">
            <w:pPr>
              <w:pStyle w:val="CopticVersemulti-line"/>
            </w:pPr>
            <w:r>
              <w:t>ⲟⲩⲟϩ ⲛⲓⲯⲁⲗⲙⲟⲧⲟⲥ:</w:t>
            </w:r>
          </w:p>
          <w:p w14:paraId="3A0FB85D" w14:textId="77777777" w:rsidR="00E60591" w:rsidRDefault="00E60591" w:rsidP="00E60591">
            <w:pPr>
              <w:pStyle w:val="CopticVerse"/>
            </w:pPr>
            <w:r>
              <w:t>ⲛ̀ⲧⲉ ⲡ̀ⲏⲓ ⲛ̀Ⲓⲟⲩⲇⲁⲓ.</w:t>
            </w:r>
          </w:p>
        </w:tc>
      </w:tr>
      <w:tr w:rsidR="00E60591" w14:paraId="6F7A77E1" w14:textId="77777777" w:rsidTr="00E60591">
        <w:trPr>
          <w:cantSplit/>
        </w:trPr>
        <w:tc>
          <w:tcPr>
            <w:tcW w:w="288" w:type="dxa"/>
          </w:tcPr>
          <w:p w14:paraId="68A8947E" w14:textId="77777777" w:rsidR="00E60591" w:rsidRDefault="00E60591" w:rsidP="00E60591">
            <w:pPr>
              <w:pStyle w:val="CopticCross"/>
            </w:pPr>
            <w:r>
              <w:lastRenderedPageBreak/>
              <w:t>¿</w:t>
            </w:r>
          </w:p>
        </w:tc>
        <w:tc>
          <w:tcPr>
            <w:tcW w:w="3960" w:type="dxa"/>
          </w:tcPr>
          <w:p w14:paraId="26558456" w14:textId="77777777" w:rsidR="00E60591" w:rsidRDefault="00E60591" w:rsidP="00E60591">
            <w:pPr>
              <w:pStyle w:val="EngHang"/>
            </w:pPr>
            <w:r>
              <w:t>Jesus, the Son of God,</w:t>
            </w:r>
          </w:p>
          <w:p w14:paraId="39C2938F" w14:textId="77777777" w:rsidR="00E60591" w:rsidRDefault="00E60591" w:rsidP="00E60591">
            <w:pPr>
              <w:pStyle w:val="EngHang"/>
            </w:pPr>
            <w:r>
              <w:t>Who became the Son of Man</w:t>
            </w:r>
          </w:p>
          <w:p w14:paraId="78A3B741" w14:textId="77777777" w:rsidR="00E60591" w:rsidRDefault="00E60591" w:rsidP="00E60591">
            <w:pPr>
              <w:pStyle w:val="EngHang"/>
            </w:pPr>
            <w:r>
              <w:t>From your house,</w:t>
            </w:r>
          </w:p>
          <w:p w14:paraId="3BBA1E71" w14:textId="77777777" w:rsidR="00E60591" w:rsidRDefault="00E60591" w:rsidP="00E60591">
            <w:pPr>
              <w:pStyle w:val="EngHangEnd"/>
            </w:pPr>
            <w:r>
              <w:t>O King David.</w:t>
            </w:r>
          </w:p>
        </w:tc>
        <w:tc>
          <w:tcPr>
            <w:tcW w:w="288" w:type="dxa"/>
          </w:tcPr>
          <w:p w14:paraId="6E2EA931" w14:textId="77777777" w:rsidR="00E60591" w:rsidRDefault="00E60591" w:rsidP="00E60591">
            <w:pPr>
              <w:pStyle w:val="CopticCross"/>
            </w:pPr>
          </w:p>
        </w:tc>
        <w:tc>
          <w:tcPr>
            <w:tcW w:w="288" w:type="dxa"/>
          </w:tcPr>
          <w:p w14:paraId="0F1DBC55" w14:textId="77777777" w:rsidR="00E60591" w:rsidRDefault="00E60591" w:rsidP="00E60591">
            <w:pPr>
              <w:pStyle w:val="CopticCross"/>
            </w:pPr>
            <w:r>
              <w:t>¿</w:t>
            </w:r>
          </w:p>
        </w:tc>
        <w:tc>
          <w:tcPr>
            <w:tcW w:w="3960" w:type="dxa"/>
          </w:tcPr>
          <w:p w14:paraId="02CEC25A" w14:textId="77777777" w:rsidR="00E60591" w:rsidRDefault="00E60591" w:rsidP="00E60591">
            <w:pPr>
              <w:pStyle w:val="CopticVersemulti-line"/>
            </w:pPr>
            <w:r>
              <w:t>Ⲩ</w:t>
            </w:r>
            <w:r>
              <w:pgNum/>
            </w:r>
            <w:r>
              <w:t>ⲥ̄ Ⲑⲥ̄ Ⲓⲏ̄ⲥ̄:</w:t>
            </w:r>
          </w:p>
          <w:p w14:paraId="5102B662" w14:textId="77777777" w:rsidR="00E60591" w:rsidRDefault="00E60591" w:rsidP="00E60591">
            <w:pPr>
              <w:pStyle w:val="CopticVersemulti-line"/>
            </w:pPr>
            <w:r>
              <w:t>ⲉ̀ⲧⲁϥⲉⲣϣⲏⲣⲓ ⲛ̀ⲣⲱⲙⲓ:</w:t>
            </w:r>
          </w:p>
          <w:p w14:paraId="701BB693" w14:textId="77777777" w:rsidR="00E60591" w:rsidRDefault="00E60591" w:rsidP="00E60591">
            <w:pPr>
              <w:pStyle w:val="CopticVersemulti-line"/>
            </w:pPr>
            <w:r>
              <w:t>ⲉ̀ⲃⲟⲗϧⲉⲛ ⲡⲉⲕⲏⲓ:</w:t>
            </w:r>
          </w:p>
          <w:p w14:paraId="72382899" w14:textId="77777777" w:rsidR="00E60591" w:rsidRDefault="00E60591" w:rsidP="00E60591">
            <w:pPr>
              <w:pStyle w:val="CopticVerse"/>
            </w:pPr>
            <w:r>
              <w:t>ⲱ̀ Ⲇⲁⲩⲓⲇ ⲡ̀ⲟⲩⲣⲟ.</w:t>
            </w:r>
          </w:p>
        </w:tc>
      </w:tr>
      <w:tr w:rsidR="00E60591" w14:paraId="223074CF" w14:textId="77777777" w:rsidTr="00E60591">
        <w:trPr>
          <w:cantSplit/>
        </w:trPr>
        <w:tc>
          <w:tcPr>
            <w:tcW w:w="288" w:type="dxa"/>
          </w:tcPr>
          <w:p w14:paraId="4855EE25" w14:textId="77777777" w:rsidR="00E60591" w:rsidRDefault="00E60591" w:rsidP="00E60591">
            <w:pPr>
              <w:pStyle w:val="CopticCross"/>
            </w:pPr>
          </w:p>
        </w:tc>
        <w:tc>
          <w:tcPr>
            <w:tcW w:w="3960" w:type="dxa"/>
          </w:tcPr>
          <w:p w14:paraId="239DE194" w14:textId="77777777" w:rsidR="00E60591" w:rsidRDefault="00E60591" w:rsidP="00E60591">
            <w:pPr>
              <w:pStyle w:val="EngHang"/>
            </w:pPr>
            <w:r>
              <w:t>This is the day</w:t>
            </w:r>
          </w:p>
          <w:p w14:paraId="7AE39FF6" w14:textId="77777777" w:rsidR="00E60591" w:rsidRDefault="00E60591" w:rsidP="00E60591">
            <w:pPr>
              <w:pStyle w:val="EngHang"/>
            </w:pPr>
            <w:r>
              <w:t>Which the Lord has made!</w:t>
            </w:r>
          </w:p>
          <w:p w14:paraId="097C9F39" w14:textId="77777777" w:rsidR="00E60591" w:rsidRDefault="00E60591" w:rsidP="00E60591">
            <w:pPr>
              <w:pStyle w:val="EngHang"/>
            </w:pPr>
            <w:r>
              <w:t>Let us rejoice</w:t>
            </w:r>
          </w:p>
          <w:p w14:paraId="0CF5151E" w14:textId="77777777" w:rsidR="00E60591" w:rsidRDefault="00E60591" w:rsidP="00E60591">
            <w:pPr>
              <w:pStyle w:val="EngHangEnd"/>
            </w:pPr>
            <w:r>
              <w:t>And be glad in it!</w:t>
            </w:r>
          </w:p>
        </w:tc>
        <w:tc>
          <w:tcPr>
            <w:tcW w:w="288" w:type="dxa"/>
          </w:tcPr>
          <w:p w14:paraId="3137D759" w14:textId="77777777" w:rsidR="00E60591" w:rsidRDefault="00E60591" w:rsidP="00E60591">
            <w:pPr>
              <w:pStyle w:val="CopticCross"/>
            </w:pPr>
          </w:p>
        </w:tc>
        <w:tc>
          <w:tcPr>
            <w:tcW w:w="288" w:type="dxa"/>
          </w:tcPr>
          <w:p w14:paraId="464D34B1" w14:textId="77777777" w:rsidR="00E60591" w:rsidRDefault="00E60591" w:rsidP="00E60591">
            <w:pPr>
              <w:pStyle w:val="CopticCross"/>
            </w:pPr>
          </w:p>
        </w:tc>
        <w:tc>
          <w:tcPr>
            <w:tcW w:w="3960" w:type="dxa"/>
          </w:tcPr>
          <w:p w14:paraId="1AEB4F75" w14:textId="77777777" w:rsidR="00E60591" w:rsidRDefault="00E60591" w:rsidP="00E60591">
            <w:pPr>
              <w:pStyle w:val="CopticVersemulti-line"/>
            </w:pPr>
            <w:r>
              <w:t>Ⲫⲁⲓ ⲡⲉ ⲡⲓⲉϩⲟⲟⲩ:</w:t>
            </w:r>
          </w:p>
          <w:p w14:paraId="5053F739" w14:textId="77777777" w:rsidR="00E60591" w:rsidRDefault="00E60591" w:rsidP="00E60591">
            <w:pPr>
              <w:pStyle w:val="CopticVersemulti-line"/>
            </w:pPr>
            <w:r>
              <w:t>ⲉⲧⲁ Ⲡⲟ̄ⲥ̄ ⲑⲁⲙⲓⲟϥ:</w:t>
            </w:r>
          </w:p>
          <w:p w14:paraId="404016A1" w14:textId="77777777" w:rsidR="00E60591" w:rsidRDefault="00E60591" w:rsidP="00E60591">
            <w:pPr>
              <w:pStyle w:val="CopticVersemulti-line"/>
            </w:pPr>
            <w:r>
              <w:t>ⲁ̀ⲙⲱⲓⲛⲓ ⲙⲁⲣⲉⲛⲑⲉⲗⲏⲗ:</w:t>
            </w:r>
          </w:p>
          <w:p w14:paraId="75B0FEEB" w14:textId="77777777" w:rsidR="00E60591" w:rsidRDefault="00E60591" w:rsidP="00E60591">
            <w:pPr>
              <w:pStyle w:val="CopticVerse"/>
            </w:pPr>
            <w:r>
              <w:t>ⲟⲩⲟϩ ⲛ̀ⲧⲉⲛⲟⲩⲛⲟϥ.</w:t>
            </w:r>
          </w:p>
        </w:tc>
      </w:tr>
      <w:tr w:rsidR="00E60591" w14:paraId="0DEC6B00" w14:textId="77777777" w:rsidTr="00E60591">
        <w:trPr>
          <w:cantSplit/>
        </w:trPr>
        <w:tc>
          <w:tcPr>
            <w:tcW w:w="288" w:type="dxa"/>
          </w:tcPr>
          <w:p w14:paraId="37FDF15B" w14:textId="77777777" w:rsidR="00E60591" w:rsidRDefault="00E60591" w:rsidP="00E60591">
            <w:pPr>
              <w:pStyle w:val="CopticCross"/>
            </w:pPr>
          </w:p>
        </w:tc>
        <w:tc>
          <w:tcPr>
            <w:tcW w:w="3960" w:type="dxa"/>
          </w:tcPr>
          <w:p w14:paraId="242106D4" w14:textId="77777777" w:rsidR="00E60591" w:rsidRDefault="00E60591" w:rsidP="00E60591">
            <w:pPr>
              <w:pStyle w:val="EngHang"/>
            </w:pPr>
            <w:r>
              <w:t>Hail to the holy field</w:t>
            </w:r>
          </w:p>
          <w:p w14:paraId="220FB388" w14:textId="77777777" w:rsidR="00E60591" w:rsidRDefault="00E60591" w:rsidP="00E60591">
            <w:pPr>
              <w:pStyle w:val="EngHang"/>
            </w:pPr>
            <w:r>
              <w:t>Of Jehosaphat,</w:t>
            </w:r>
          </w:p>
          <w:p w14:paraId="4F672AF1" w14:textId="77777777" w:rsidR="00E60591" w:rsidRPr="0030209C" w:rsidRDefault="00E60591" w:rsidP="00E60591">
            <w:pPr>
              <w:pStyle w:val="EngHang"/>
              <w:rPr>
                <w:iCs/>
              </w:rPr>
            </w:pPr>
            <w:r>
              <w:t>Hail to the place of justice,</w:t>
            </w:r>
          </w:p>
          <w:p w14:paraId="43E744C7" w14:textId="77777777" w:rsidR="00E60591" w:rsidRDefault="00E60591" w:rsidP="00E60591">
            <w:pPr>
              <w:pStyle w:val="EngHangEnd"/>
            </w:pPr>
            <w:r>
              <w:t>The place of judgment.</w:t>
            </w:r>
          </w:p>
        </w:tc>
        <w:tc>
          <w:tcPr>
            <w:tcW w:w="288" w:type="dxa"/>
          </w:tcPr>
          <w:p w14:paraId="1A466F58" w14:textId="77777777" w:rsidR="00E60591" w:rsidRDefault="00E60591" w:rsidP="00E60591">
            <w:pPr>
              <w:pStyle w:val="CopticCross"/>
            </w:pPr>
          </w:p>
        </w:tc>
        <w:tc>
          <w:tcPr>
            <w:tcW w:w="288" w:type="dxa"/>
          </w:tcPr>
          <w:p w14:paraId="1B2A4FC6" w14:textId="77777777" w:rsidR="00E60591" w:rsidRDefault="00E60591" w:rsidP="00E60591">
            <w:pPr>
              <w:pStyle w:val="CopticCross"/>
            </w:pPr>
          </w:p>
        </w:tc>
        <w:tc>
          <w:tcPr>
            <w:tcW w:w="3960" w:type="dxa"/>
          </w:tcPr>
          <w:p w14:paraId="41431960" w14:textId="77777777" w:rsidR="00E60591" w:rsidRDefault="00E60591" w:rsidP="00E60591">
            <w:pPr>
              <w:pStyle w:val="CopticVersemulti-line"/>
            </w:pPr>
            <w:r>
              <w:t>Ⲭⲉⲣⲉ ϯⲕⲟⲓ ⲉⲑⲟⲩⲁⲃ:</w:t>
            </w:r>
          </w:p>
          <w:p w14:paraId="4631456D" w14:textId="77777777" w:rsidR="00E60591" w:rsidRDefault="00E60591" w:rsidP="00E60591">
            <w:pPr>
              <w:pStyle w:val="CopticVersemulti-line"/>
            </w:pPr>
            <w:r>
              <w:t>ⲛ̀ⲧⲉ Ⲓⲱⲥⲁⲫⲁⲧ:</w:t>
            </w:r>
          </w:p>
          <w:p w14:paraId="6B41405C" w14:textId="77777777" w:rsidR="00E60591" w:rsidRDefault="00E60591" w:rsidP="00E60591">
            <w:pPr>
              <w:pStyle w:val="CopticVersemulti-line"/>
            </w:pPr>
            <w:r>
              <w:t>ⲭⲉⲣⲉ ϯⲣⲓ ⲛ̀ⲑ̀ⲙⲏⲓ:</w:t>
            </w:r>
          </w:p>
          <w:p w14:paraId="414EFA7D" w14:textId="77777777" w:rsidR="00E60591" w:rsidRDefault="00E60591" w:rsidP="00E60591">
            <w:pPr>
              <w:pStyle w:val="CopticVerse"/>
            </w:pPr>
            <w:r>
              <w:t>ⲫ̀ⲙⲁ ⲙⲡⲓϩⲁⲡ.</w:t>
            </w:r>
          </w:p>
        </w:tc>
      </w:tr>
      <w:tr w:rsidR="00E60591" w14:paraId="6D524809" w14:textId="77777777" w:rsidTr="00E60591">
        <w:trPr>
          <w:cantSplit/>
        </w:trPr>
        <w:tc>
          <w:tcPr>
            <w:tcW w:w="288" w:type="dxa"/>
          </w:tcPr>
          <w:p w14:paraId="41D18D75" w14:textId="77777777" w:rsidR="00E60591" w:rsidRDefault="00E60591" w:rsidP="00E60591">
            <w:pPr>
              <w:pStyle w:val="CopticCross"/>
            </w:pPr>
            <w:r>
              <w:t>¿</w:t>
            </w:r>
          </w:p>
        </w:tc>
        <w:tc>
          <w:tcPr>
            <w:tcW w:w="3960" w:type="dxa"/>
          </w:tcPr>
          <w:p w14:paraId="1F2C8CA9" w14:textId="77777777" w:rsidR="00E60591" w:rsidRDefault="00E60591" w:rsidP="00E60591">
            <w:pPr>
              <w:pStyle w:val="EngHang"/>
            </w:pPr>
            <w:r>
              <w:t>You adorned the heavens</w:t>
            </w:r>
          </w:p>
          <w:p w14:paraId="0B1CE9FE" w14:textId="77777777" w:rsidR="00E60591" w:rsidRDefault="00E60591" w:rsidP="00E60591">
            <w:pPr>
              <w:pStyle w:val="EngHang"/>
            </w:pPr>
            <w:r>
              <w:t>With the multitude of stars,</w:t>
            </w:r>
          </w:p>
          <w:p w14:paraId="6F496A65" w14:textId="77777777" w:rsidR="00E60591" w:rsidRDefault="00E60591" w:rsidP="00E60591">
            <w:pPr>
              <w:pStyle w:val="EngHang"/>
            </w:pPr>
            <w:r>
              <w:t>And also the earth,</w:t>
            </w:r>
          </w:p>
          <w:p w14:paraId="6E839C93" w14:textId="77777777" w:rsidR="00E60591" w:rsidRDefault="00E60591" w:rsidP="00E60591">
            <w:pPr>
              <w:pStyle w:val="EngHangEnd"/>
            </w:pPr>
            <w:r>
              <w:t>With the multitude of flowers.</w:t>
            </w:r>
          </w:p>
        </w:tc>
        <w:tc>
          <w:tcPr>
            <w:tcW w:w="288" w:type="dxa"/>
          </w:tcPr>
          <w:p w14:paraId="4A1AA538" w14:textId="77777777" w:rsidR="00E60591" w:rsidRDefault="00E60591" w:rsidP="00E60591">
            <w:pPr>
              <w:pStyle w:val="CopticCross"/>
            </w:pPr>
          </w:p>
        </w:tc>
        <w:tc>
          <w:tcPr>
            <w:tcW w:w="288" w:type="dxa"/>
          </w:tcPr>
          <w:p w14:paraId="7B412BE2" w14:textId="77777777" w:rsidR="00E60591" w:rsidRDefault="00E60591" w:rsidP="00E60591">
            <w:pPr>
              <w:pStyle w:val="CopticCross"/>
            </w:pPr>
            <w:r>
              <w:t>¿</w:t>
            </w:r>
          </w:p>
        </w:tc>
        <w:tc>
          <w:tcPr>
            <w:tcW w:w="3960" w:type="dxa"/>
          </w:tcPr>
          <w:p w14:paraId="0E3D7571" w14:textId="77777777" w:rsidR="00E60591" w:rsidRDefault="00E60591" w:rsidP="00E60591">
            <w:pPr>
              <w:pStyle w:val="CopticVersemulti-line"/>
            </w:pPr>
            <w:r>
              <w:t>Ⲯⲟⲗⲥⲉⲗ ⲛ̀ⲛⲓⲫⲏⲟⲩⲓ̀:</w:t>
            </w:r>
          </w:p>
          <w:p w14:paraId="66CF18BC" w14:textId="77777777" w:rsidR="00E60591" w:rsidRDefault="00E60591" w:rsidP="00E60591">
            <w:pPr>
              <w:pStyle w:val="CopticVersemulti-line"/>
            </w:pPr>
            <w:r>
              <w:t>ⲡ̀ⲁ̀ϣⲁⲓ ⲛ̀ⲛⲓⲥⲓⲟⲩ:</w:t>
            </w:r>
          </w:p>
          <w:p w14:paraId="31F4D657" w14:textId="77777777" w:rsidR="00E60591" w:rsidRDefault="00E60591" w:rsidP="00E60591">
            <w:pPr>
              <w:pStyle w:val="CopticVersemulti-line"/>
            </w:pPr>
            <w:r>
              <w:t>ⲡⲓⲕⲁϩⲓ ⲇⲉ ⲟⲛ:</w:t>
            </w:r>
          </w:p>
          <w:p w14:paraId="18CF8C9E" w14:textId="77777777" w:rsidR="00E60591" w:rsidRDefault="00E60591" w:rsidP="00E60591">
            <w:pPr>
              <w:pStyle w:val="CopticVerse"/>
            </w:pPr>
            <w:r>
              <w:t>ϧⲉⲛ ⲡ̀ⲁ̀ϣⲁⲓ ⲛ̀ⲛⲓϩⲣⲏⲣⲓ.</w:t>
            </w:r>
          </w:p>
        </w:tc>
      </w:tr>
      <w:tr w:rsidR="00E60591" w14:paraId="089828AD" w14:textId="77777777" w:rsidTr="00E60591">
        <w:trPr>
          <w:cantSplit/>
        </w:trPr>
        <w:tc>
          <w:tcPr>
            <w:tcW w:w="288" w:type="dxa"/>
          </w:tcPr>
          <w:p w14:paraId="08A27BC8" w14:textId="77777777" w:rsidR="00E60591" w:rsidRDefault="00E60591" w:rsidP="00E60591">
            <w:pPr>
              <w:pStyle w:val="CopticCross"/>
            </w:pPr>
            <w:r>
              <w:t>¿</w:t>
            </w:r>
          </w:p>
        </w:tc>
        <w:tc>
          <w:tcPr>
            <w:tcW w:w="3960" w:type="dxa"/>
          </w:tcPr>
          <w:p w14:paraId="5C735A88" w14:textId="77777777" w:rsidR="00E60591" w:rsidRDefault="00E60591" w:rsidP="00E60591">
            <w:pPr>
              <w:pStyle w:val="EngHang"/>
            </w:pPr>
            <w:r>
              <w:t>Blessed are you,</w:t>
            </w:r>
          </w:p>
          <w:p w14:paraId="5064FA0F" w14:textId="77777777" w:rsidR="00E60591" w:rsidRDefault="00E60591" w:rsidP="00E60591">
            <w:pPr>
              <w:pStyle w:val="EngHang"/>
            </w:pPr>
            <w:r>
              <w:t>O man of Arimathea,</w:t>
            </w:r>
          </w:p>
          <w:p w14:paraId="4CD9E572" w14:textId="77777777" w:rsidR="00E60591" w:rsidRDefault="00E60591" w:rsidP="00E60591">
            <w:pPr>
              <w:pStyle w:val="EngHang"/>
            </w:pPr>
            <w:r>
              <w:t>For you were greatly glorified</w:t>
            </w:r>
          </w:p>
          <w:p w14:paraId="5E4411A4" w14:textId="77777777" w:rsidR="00E60591" w:rsidRDefault="00E60591" w:rsidP="00E60591">
            <w:pPr>
              <w:pStyle w:val="EngHangEnd"/>
            </w:pPr>
            <w:r>
              <w:t>With great glory.</w:t>
            </w:r>
          </w:p>
        </w:tc>
        <w:tc>
          <w:tcPr>
            <w:tcW w:w="288" w:type="dxa"/>
          </w:tcPr>
          <w:p w14:paraId="7465A880" w14:textId="77777777" w:rsidR="00E60591" w:rsidRDefault="00E60591" w:rsidP="00E60591">
            <w:pPr>
              <w:pStyle w:val="CopticCross"/>
            </w:pPr>
          </w:p>
        </w:tc>
        <w:tc>
          <w:tcPr>
            <w:tcW w:w="288" w:type="dxa"/>
          </w:tcPr>
          <w:p w14:paraId="7AFE343A" w14:textId="77777777" w:rsidR="00E60591" w:rsidRDefault="00E60591" w:rsidP="00E60591">
            <w:pPr>
              <w:pStyle w:val="CopticCross"/>
            </w:pPr>
            <w:r>
              <w:t>¿</w:t>
            </w:r>
          </w:p>
        </w:tc>
        <w:tc>
          <w:tcPr>
            <w:tcW w:w="3960" w:type="dxa"/>
          </w:tcPr>
          <w:p w14:paraId="05268D7C" w14:textId="77777777" w:rsidR="00E60591" w:rsidRDefault="00E60591" w:rsidP="00E60591">
            <w:pPr>
              <w:pStyle w:val="CopticVersemulti-line"/>
            </w:pPr>
            <w:r>
              <w:t>Ⲱⲟⲩⲛⲓⲁⲧⲕ ⲛ̀ⲑⲟⲕ:</w:t>
            </w:r>
          </w:p>
          <w:p w14:paraId="330E7DA1" w14:textId="77777777" w:rsidR="00E60591" w:rsidRDefault="00E60591" w:rsidP="00E60591">
            <w:pPr>
              <w:pStyle w:val="CopticVersemulti-line"/>
            </w:pPr>
            <w:r>
              <w:t>ⲱ̀ ⲡⲓⲣⲉⲙ ⲁⲣⲓⲙⲁⲑⲉⲁⲥ:</w:t>
            </w:r>
          </w:p>
          <w:p w14:paraId="4DF64A13" w14:textId="77777777" w:rsidR="00E60591" w:rsidRDefault="00E60591" w:rsidP="00E60591">
            <w:pPr>
              <w:pStyle w:val="CopticVersemulti-line"/>
            </w:pPr>
            <w:r>
              <w:t>ϫⲉ ⲁⲕϭⲓⲱ̀ⲟⲩ ⲉ̀ⲙⲁϣⲱ:</w:t>
            </w:r>
          </w:p>
          <w:p w14:paraId="7C84AAC4" w14:textId="77777777" w:rsidR="00E60591" w:rsidRDefault="00E60591" w:rsidP="00E60591">
            <w:pPr>
              <w:pStyle w:val="CopticVerse"/>
            </w:pPr>
            <w:r>
              <w:t>ⲛ̀ϫⲉ ⲡⲉⲕⲛⲓϣϯ ⲛ̀ⲱ̀ⲟⲩ.</w:t>
            </w:r>
          </w:p>
        </w:tc>
      </w:tr>
      <w:tr w:rsidR="00E60591" w14:paraId="4C80011A" w14:textId="77777777" w:rsidTr="00E60591">
        <w:trPr>
          <w:cantSplit/>
        </w:trPr>
        <w:tc>
          <w:tcPr>
            <w:tcW w:w="288" w:type="dxa"/>
          </w:tcPr>
          <w:p w14:paraId="505D37E8" w14:textId="77777777" w:rsidR="00E60591" w:rsidRDefault="00E60591" w:rsidP="00E60591">
            <w:pPr>
              <w:pStyle w:val="CopticCross"/>
            </w:pPr>
          </w:p>
        </w:tc>
        <w:tc>
          <w:tcPr>
            <w:tcW w:w="3960" w:type="dxa"/>
          </w:tcPr>
          <w:p w14:paraId="2336AEED" w14:textId="77777777" w:rsidR="00E60591" w:rsidRDefault="00E60591" w:rsidP="00E60591">
            <w:pPr>
              <w:pStyle w:val="EngHang"/>
            </w:pPr>
            <w:r>
              <w:t>For the appearance</w:t>
            </w:r>
          </w:p>
          <w:p w14:paraId="03E1864E" w14:textId="77777777" w:rsidR="00E60591" w:rsidRDefault="00E60591" w:rsidP="00E60591">
            <w:pPr>
              <w:pStyle w:val="EngHang"/>
            </w:pPr>
            <w:r>
              <w:t>Of the Logos</w:t>
            </w:r>
          </w:p>
          <w:p w14:paraId="7DEA0765" w14:textId="77777777" w:rsidR="00E60591" w:rsidRDefault="00E60591" w:rsidP="00E60591">
            <w:pPr>
              <w:pStyle w:val="EngHang"/>
            </w:pPr>
            <w:r>
              <w:t>Upon our earth,</w:t>
            </w:r>
          </w:p>
          <w:p w14:paraId="162A9C37" w14:textId="77777777" w:rsidR="00E60591" w:rsidRDefault="00E60591" w:rsidP="00E60591">
            <w:pPr>
              <w:pStyle w:val="EngHang"/>
            </w:pPr>
            <w:r>
              <w:t>For the Resurrection.</w:t>
            </w:r>
          </w:p>
        </w:tc>
        <w:tc>
          <w:tcPr>
            <w:tcW w:w="288" w:type="dxa"/>
          </w:tcPr>
          <w:p w14:paraId="7BB79A75" w14:textId="77777777" w:rsidR="00E60591" w:rsidRDefault="00E60591" w:rsidP="00E60591">
            <w:pPr>
              <w:pStyle w:val="CopticCross"/>
            </w:pPr>
          </w:p>
        </w:tc>
        <w:tc>
          <w:tcPr>
            <w:tcW w:w="288" w:type="dxa"/>
          </w:tcPr>
          <w:p w14:paraId="4DAD6859" w14:textId="77777777" w:rsidR="00E60591" w:rsidRDefault="00E60591" w:rsidP="00E60591">
            <w:pPr>
              <w:pStyle w:val="CopticCross"/>
            </w:pPr>
          </w:p>
        </w:tc>
        <w:tc>
          <w:tcPr>
            <w:tcW w:w="3960" w:type="dxa"/>
          </w:tcPr>
          <w:p w14:paraId="10890343" w14:textId="77777777" w:rsidR="00E60591" w:rsidRDefault="00E60591" w:rsidP="00E60591">
            <w:pPr>
              <w:pStyle w:val="CopticVersemulti-line"/>
            </w:pPr>
            <w:r>
              <w:t>Ϫⲉ ⲁ̀ϯⲡⲁⲣⲟⲩⲥⲓⲁ:</w:t>
            </w:r>
          </w:p>
          <w:p w14:paraId="734EEE83" w14:textId="77777777" w:rsidR="00E60591" w:rsidRDefault="00E60591" w:rsidP="00E60591">
            <w:pPr>
              <w:pStyle w:val="CopticVersemulti-line"/>
            </w:pPr>
            <w:r>
              <w:t>Ⲫⲛⲟⲩϯ ⲡⲓⲗⲟⲅⲟⲥ:</w:t>
            </w:r>
          </w:p>
          <w:p w14:paraId="36211B3D" w14:textId="77777777" w:rsidR="00E60591" w:rsidRDefault="00E60591" w:rsidP="00E60591">
            <w:pPr>
              <w:pStyle w:val="CopticVersemulti-line"/>
            </w:pPr>
            <w:r>
              <w:t>Ϣⲱⲡⲓ ⲛⲉⲛⲕⲁϩⲓ:</w:t>
            </w:r>
          </w:p>
          <w:p w14:paraId="2F1ED28C" w14:textId="77777777" w:rsidR="00E60591" w:rsidRDefault="00E60591" w:rsidP="00E60591">
            <w:pPr>
              <w:pStyle w:val="CopticVerse"/>
            </w:pPr>
            <w:r>
              <w:t>ⲉⲑⲃⲉ ϯⲁ̀ⲛⲁⲥⲧⲁⲥⲓⲥ.</w:t>
            </w:r>
          </w:p>
        </w:tc>
      </w:tr>
    </w:tbl>
    <w:p w14:paraId="65B71DC8" w14:textId="77777777" w:rsidR="00E60591" w:rsidRDefault="00E60591" w:rsidP="00E60591">
      <w:pPr>
        <w:pStyle w:val="Heading4"/>
      </w:pPr>
      <w:bookmarkStart w:id="1158" w:name="_Ref479318514"/>
      <w:r>
        <w:lastRenderedPageBreak/>
        <w:t>Psali Adam After the Third Canticle</w:t>
      </w:r>
      <w:bookmarkEnd w:id="11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386321AA" w14:textId="77777777" w:rsidTr="00E60591">
        <w:trPr>
          <w:cantSplit/>
        </w:trPr>
        <w:tc>
          <w:tcPr>
            <w:tcW w:w="288" w:type="dxa"/>
          </w:tcPr>
          <w:p w14:paraId="3CFE6B9B" w14:textId="77777777" w:rsidR="00E60591" w:rsidRDefault="00E60591" w:rsidP="00E60591">
            <w:pPr>
              <w:pStyle w:val="CopticCross"/>
            </w:pPr>
          </w:p>
        </w:tc>
        <w:tc>
          <w:tcPr>
            <w:tcW w:w="3960" w:type="dxa"/>
          </w:tcPr>
          <w:p w14:paraId="0772ED02" w14:textId="77777777" w:rsidR="00E60591" w:rsidRDefault="00E60591" w:rsidP="00E60591">
            <w:pPr>
              <w:pStyle w:val="EngHang"/>
            </w:pPr>
            <w:r>
              <w:t>O sing today,</w:t>
            </w:r>
          </w:p>
          <w:p w14:paraId="5EFB1514" w14:textId="77777777" w:rsidR="00E60591" w:rsidRDefault="00E60591" w:rsidP="00E60591">
            <w:pPr>
              <w:pStyle w:val="EngHang"/>
            </w:pPr>
            <w:r>
              <w:t>With a joyful voice,</w:t>
            </w:r>
          </w:p>
          <w:p w14:paraId="616498AC" w14:textId="77777777" w:rsidR="00E60591" w:rsidRPr="000A5BD3" w:rsidRDefault="00E60591" w:rsidP="00E60591">
            <w:pPr>
              <w:pStyle w:val="EngHang"/>
              <w:rPr>
                <w:rFonts w:ascii="Arial Unicode MS" w:eastAsia="Arial Unicode MS" w:hAnsi="Arial Unicode MS" w:cs="Arial Unicode MS"/>
              </w:rPr>
            </w:pPr>
            <w:r>
              <w:t>For the King of glory,</w:t>
            </w:r>
          </w:p>
          <w:p w14:paraId="6B41FAB7" w14:textId="77777777" w:rsidR="00E60591" w:rsidRDefault="00E60591" w:rsidP="00E60591">
            <w:pPr>
              <w:pStyle w:val="EngHangEnd"/>
            </w:pPr>
            <w:r>
              <w:t>Jesus Christ, arose!</w:t>
            </w:r>
          </w:p>
        </w:tc>
        <w:tc>
          <w:tcPr>
            <w:tcW w:w="288" w:type="dxa"/>
          </w:tcPr>
          <w:p w14:paraId="5D3C1E76" w14:textId="77777777" w:rsidR="00E60591" w:rsidRDefault="00E60591" w:rsidP="00E60591">
            <w:pPr>
              <w:pStyle w:val="CopticCross"/>
            </w:pPr>
          </w:p>
        </w:tc>
        <w:tc>
          <w:tcPr>
            <w:tcW w:w="288" w:type="dxa"/>
          </w:tcPr>
          <w:p w14:paraId="666988EE" w14:textId="77777777" w:rsidR="00E60591" w:rsidRDefault="00E60591" w:rsidP="00E60591">
            <w:pPr>
              <w:pStyle w:val="CopticCross"/>
            </w:pPr>
          </w:p>
        </w:tc>
        <w:tc>
          <w:tcPr>
            <w:tcW w:w="3960" w:type="dxa"/>
          </w:tcPr>
          <w:p w14:paraId="79B6FA29" w14:textId="77777777" w:rsidR="00E60591" w:rsidRDefault="00E60591" w:rsidP="00E60591">
            <w:pPr>
              <w:pStyle w:val="CopticVersemulti-line"/>
            </w:pPr>
            <w:r>
              <w:t>Ⲁⲣⲓⲯⲁⲗⲓⲛ ⲙ̀ⲫⲟⲟⲩ:</w:t>
            </w:r>
          </w:p>
          <w:p w14:paraId="7BA7DFB7" w14:textId="77777777" w:rsidR="00E60591" w:rsidRDefault="00E60591" w:rsidP="00E60591">
            <w:pPr>
              <w:pStyle w:val="CopticVersemulti-line"/>
            </w:pPr>
            <w:r>
              <w:t>ϧⲉⲛ ⲛ̀ⲟⲩⲛⲟϥ:</w:t>
            </w:r>
          </w:p>
          <w:p w14:paraId="723E742D" w14:textId="77777777" w:rsidR="00E60591" w:rsidRDefault="00E60591" w:rsidP="00E60591">
            <w:pPr>
              <w:pStyle w:val="CopticVersemulti-line"/>
            </w:pPr>
            <w:r>
              <w:t>ϫⲉ ⲛ̀ⲟⲩⲣⲟ ⲛ̀ⲧⲉ ⲡ̀ⲱ̀ⲟⲩ:</w:t>
            </w:r>
          </w:p>
          <w:p w14:paraId="60FBD68F" w14:textId="77777777" w:rsidR="00E60591" w:rsidRPr="005130A7" w:rsidRDefault="00E60591" w:rsidP="00E60591">
            <w:pPr>
              <w:pStyle w:val="CopticVerse"/>
            </w:pPr>
            <w:r>
              <w:t>Ⲓⲏ̄ⲥ̄ Ⲡⲭ̄ⲥ̄ ⲁϥⲧⲱⲛϥ.</w:t>
            </w:r>
          </w:p>
        </w:tc>
      </w:tr>
      <w:tr w:rsidR="00E60591" w14:paraId="1D458316" w14:textId="77777777" w:rsidTr="00E60591">
        <w:trPr>
          <w:cantSplit/>
        </w:trPr>
        <w:tc>
          <w:tcPr>
            <w:tcW w:w="288" w:type="dxa"/>
          </w:tcPr>
          <w:p w14:paraId="4E0F37F2" w14:textId="77777777" w:rsidR="00E60591" w:rsidRPr="001E2E1C" w:rsidRDefault="00E60591" w:rsidP="00E60591">
            <w:pPr>
              <w:pStyle w:val="CopticCross"/>
            </w:pPr>
          </w:p>
        </w:tc>
        <w:tc>
          <w:tcPr>
            <w:tcW w:w="3960" w:type="dxa"/>
          </w:tcPr>
          <w:p w14:paraId="38E219CE" w14:textId="77777777" w:rsidR="00E60591" w:rsidRDefault="00E60591" w:rsidP="00E60591">
            <w:pPr>
              <w:pStyle w:val="EngHang"/>
            </w:pPr>
            <w:r>
              <w:t>Remove the thoughts</w:t>
            </w:r>
          </w:p>
          <w:p w14:paraId="5504B3F9" w14:textId="77777777" w:rsidR="00E60591" w:rsidRDefault="00E60591" w:rsidP="00E60591">
            <w:pPr>
              <w:pStyle w:val="EngHang"/>
            </w:pPr>
            <w:r>
              <w:t>Of corruption from your hearts,</w:t>
            </w:r>
          </w:p>
          <w:p w14:paraId="307943E1" w14:textId="77777777" w:rsidR="00E60591" w:rsidRDefault="00E60591" w:rsidP="00E60591">
            <w:pPr>
              <w:pStyle w:val="EngHang"/>
            </w:pPr>
            <w:r>
              <w:t>For the merciful Lord</w:t>
            </w:r>
          </w:p>
          <w:p w14:paraId="372DE236" w14:textId="77777777" w:rsidR="00E60591" w:rsidRDefault="00E60591" w:rsidP="00E60591">
            <w:pPr>
              <w:pStyle w:val="EngHangEnd"/>
            </w:pPr>
            <w:r>
              <w:t>Jesus Christ arose!</w:t>
            </w:r>
          </w:p>
        </w:tc>
        <w:tc>
          <w:tcPr>
            <w:tcW w:w="288" w:type="dxa"/>
          </w:tcPr>
          <w:p w14:paraId="764BF26D" w14:textId="77777777" w:rsidR="00E60591" w:rsidRDefault="00E60591" w:rsidP="00E60591">
            <w:pPr>
              <w:pStyle w:val="CopticCross"/>
            </w:pPr>
          </w:p>
        </w:tc>
        <w:tc>
          <w:tcPr>
            <w:tcW w:w="288" w:type="dxa"/>
          </w:tcPr>
          <w:p w14:paraId="5AA0445F" w14:textId="77777777" w:rsidR="00E60591" w:rsidRDefault="00E60591" w:rsidP="00E60591">
            <w:pPr>
              <w:pStyle w:val="CopticCross"/>
            </w:pPr>
          </w:p>
        </w:tc>
        <w:tc>
          <w:tcPr>
            <w:tcW w:w="3960" w:type="dxa"/>
          </w:tcPr>
          <w:p w14:paraId="516BC541" w14:textId="77777777" w:rsidR="00E60591" w:rsidRDefault="00E60591" w:rsidP="00E60591">
            <w:pPr>
              <w:pStyle w:val="CopticVersemulti-line"/>
            </w:pPr>
            <w:r>
              <w:t>Ⲃⲱⲗⲟⲩ ϧⲉⲛ ⲛⲉⲧⲉⲛϩⲏⲧ:</w:t>
            </w:r>
          </w:p>
          <w:p w14:paraId="2E7B392A" w14:textId="77777777" w:rsidR="00E60591" w:rsidRDefault="00E60591" w:rsidP="00E60591">
            <w:pPr>
              <w:pStyle w:val="CopticVersemulti-line"/>
            </w:pPr>
            <w:r>
              <w:t>ⲛ̀ⲛⲓⲙⲟⲕⲙⲉⲕ ⲛ̀ⲭ̀ⲣⲱϥ:</w:t>
            </w:r>
          </w:p>
          <w:p w14:paraId="484CBEF9" w14:textId="77777777" w:rsidR="00E60591" w:rsidRDefault="00E60591" w:rsidP="00E60591">
            <w:pPr>
              <w:pStyle w:val="CopticVersemulti-line"/>
            </w:pPr>
            <w:r>
              <w:t>ϫⲉ Ⲡϭⲟⲓⲥ ⲡⲓⲛⲁⲏⲧ:</w:t>
            </w:r>
          </w:p>
          <w:p w14:paraId="43473192" w14:textId="77777777" w:rsidR="00E60591" w:rsidRPr="005130A7" w:rsidRDefault="00E60591" w:rsidP="00E60591">
            <w:pPr>
              <w:pStyle w:val="CopticVerse"/>
            </w:pPr>
            <w:r>
              <w:t>Ⲓⲏ̄ⲥ̄ Ⲡⲭ̄ⲥ̄ ⲁϥⲧⲱⲛϥ.</w:t>
            </w:r>
          </w:p>
        </w:tc>
      </w:tr>
      <w:tr w:rsidR="00E60591" w14:paraId="3FB3C4F3" w14:textId="77777777" w:rsidTr="00E60591">
        <w:trPr>
          <w:cantSplit/>
        </w:trPr>
        <w:tc>
          <w:tcPr>
            <w:tcW w:w="288" w:type="dxa"/>
          </w:tcPr>
          <w:p w14:paraId="0EC29CB1" w14:textId="77777777" w:rsidR="00E60591" w:rsidRDefault="00E60591" w:rsidP="00E60591">
            <w:pPr>
              <w:pStyle w:val="CopticCross"/>
            </w:pPr>
            <w:r>
              <w:t>¿</w:t>
            </w:r>
          </w:p>
        </w:tc>
        <w:tc>
          <w:tcPr>
            <w:tcW w:w="3960" w:type="dxa"/>
          </w:tcPr>
          <w:p w14:paraId="5B01E088" w14:textId="77777777" w:rsidR="00E60591" w:rsidRDefault="00E60591" w:rsidP="00E60591">
            <w:pPr>
              <w:pStyle w:val="EngHang"/>
            </w:pPr>
            <w:r>
              <w:t>For He is our God,</w:t>
            </w:r>
          </w:p>
          <w:p w14:paraId="720F9E04" w14:textId="77777777" w:rsidR="00E60591" w:rsidRDefault="00E60591" w:rsidP="00E60591">
            <w:pPr>
              <w:pStyle w:val="EngHang"/>
            </w:pPr>
            <w:r>
              <w:t>Let us praise Him,</w:t>
            </w:r>
          </w:p>
          <w:p w14:paraId="5C2DECC6" w14:textId="77777777" w:rsidR="00E60591" w:rsidRDefault="00E60591" w:rsidP="00E60591">
            <w:pPr>
              <w:pStyle w:val="EngHang"/>
            </w:pPr>
            <w:r>
              <w:t>And cry out saying,</w:t>
            </w:r>
          </w:p>
          <w:p w14:paraId="68E1425E" w14:textId="77777777" w:rsidR="00E60591" w:rsidRDefault="00E60591" w:rsidP="00E60591">
            <w:pPr>
              <w:pStyle w:val="EngHangEnd"/>
            </w:pPr>
            <w:r>
              <w:t>Jesus Christ arose!</w:t>
            </w:r>
          </w:p>
        </w:tc>
        <w:tc>
          <w:tcPr>
            <w:tcW w:w="288" w:type="dxa"/>
          </w:tcPr>
          <w:p w14:paraId="24BBF335" w14:textId="77777777" w:rsidR="00E60591" w:rsidRDefault="00E60591" w:rsidP="00E60591">
            <w:pPr>
              <w:pStyle w:val="CopticCross"/>
            </w:pPr>
          </w:p>
        </w:tc>
        <w:tc>
          <w:tcPr>
            <w:tcW w:w="288" w:type="dxa"/>
          </w:tcPr>
          <w:p w14:paraId="596DF0AC" w14:textId="77777777" w:rsidR="00E60591" w:rsidRDefault="00E60591" w:rsidP="00E60591">
            <w:pPr>
              <w:pStyle w:val="CopticCross"/>
            </w:pPr>
            <w:r>
              <w:t>¿</w:t>
            </w:r>
          </w:p>
        </w:tc>
        <w:tc>
          <w:tcPr>
            <w:tcW w:w="3960" w:type="dxa"/>
          </w:tcPr>
          <w:p w14:paraId="69B6EE11" w14:textId="77777777" w:rsidR="00E60591" w:rsidRDefault="00E60591" w:rsidP="00E60591">
            <w:pPr>
              <w:pStyle w:val="CopticVersemulti-line"/>
            </w:pPr>
            <w:r>
              <w:t>Ⲅⲉ ⲅⲁⲣ ⲛ̀ⲑⲟⲕ ⲡⲉ ⲡⲉⲛⲛⲟⲩϯ:</w:t>
            </w:r>
          </w:p>
          <w:p w14:paraId="29D7FE7C" w14:textId="77777777" w:rsidR="00E60591" w:rsidRDefault="00E60591" w:rsidP="00E60591">
            <w:pPr>
              <w:pStyle w:val="CopticVersemulti-line"/>
            </w:pPr>
            <w:r>
              <w:t>ⲙⲁⲣⲉⲛϩⲱⲥ ⲉ̀ⲣⲟϥ:</w:t>
            </w:r>
          </w:p>
          <w:p w14:paraId="5E4A9BA2" w14:textId="77777777" w:rsidR="00E60591" w:rsidRDefault="00E60591" w:rsidP="00E60591">
            <w:pPr>
              <w:pStyle w:val="CopticVersemulti-line"/>
            </w:pPr>
            <w:r>
              <w:t>ⲉⲛⲱϣ ⲉⲃⲟⲗ ⲙ̀ⲡⲁⲓⲣⲏϯ:</w:t>
            </w:r>
          </w:p>
          <w:p w14:paraId="6F4185B8" w14:textId="77777777" w:rsidR="00E60591" w:rsidRPr="005130A7" w:rsidRDefault="00E60591" w:rsidP="00E60591">
            <w:pPr>
              <w:pStyle w:val="CopticVerse"/>
            </w:pPr>
            <w:r>
              <w:t>Ⲓⲏ̄ⲥ̄ Ⲡⲭ̄ⲥ̄ ⲁϥⲧⲱⲛϥ.</w:t>
            </w:r>
          </w:p>
        </w:tc>
      </w:tr>
      <w:tr w:rsidR="00E60591" w14:paraId="3D4EAFFD" w14:textId="77777777" w:rsidTr="00E60591">
        <w:trPr>
          <w:cantSplit/>
        </w:trPr>
        <w:tc>
          <w:tcPr>
            <w:tcW w:w="288" w:type="dxa"/>
          </w:tcPr>
          <w:p w14:paraId="6E9787B3" w14:textId="77777777" w:rsidR="00E60591" w:rsidRDefault="00E60591" w:rsidP="00E60591">
            <w:pPr>
              <w:pStyle w:val="CopticCross"/>
            </w:pPr>
            <w:r>
              <w:t>¿</w:t>
            </w:r>
          </w:p>
        </w:tc>
        <w:tc>
          <w:tcPr>
            <w:tcW w:w="3960" w:type="dxa"/>
          </w:tcPr>
          <w:p w14:paraId="463DCDAC" w14:textId="77777777" w:rsidR="00E60591" w:rsidRDefault="00E60591" w:rsidP="00E60591">
            <w:pPr>
              <w:pStyle w:val="EngHang"/>
            </w:pPr>
            <w:r>
              <w:t>Come, O David,</w:t>
            </w:r>
          </w:p>
          <w:p w14:paraId="4C080BD6" w14:textId="77777777" w:rsidR="00E60591" w:rsidRDefault="00E60591" w:rsidP="00E60591">
            <w:pPr>
              <w:pStyle w:val="EngHang"/>
            </w:pPr>
            <w:r>
              <w:t>The greatly honoured,</w:t>
            </w:r>
          </w:p>
          <w:p w14:paraId="6BBAEE1A" w14:textId="77777777" w:rsidR="00E60591" w:rsidRDefault="00E60591" w:rsidP="00E60591">
            <w:pPr>
              <w:pStyle w:val="EngHang"/>
            </w:pPr>
            <w:r>
              <w:t>For the Lamb of God,</w:t>
            </w:r>
          </w:p>
          <w:p w14:paraId="7D4D41B8" w14:textId="77777777" w:rsidR="00E60591" w:rsidRDefault="00E60591" w:rsidP="00E60591">
            <w:pPr>
              <w:pStyle w:val="EngHangEnd"/>
            </w:pPr>
            <w:r>
              <w:t>Jesus Christ arose!</w:t>
            </w:r>
          </w:p>
        </w:tc>
        <w:tc>
          <w:tcPr>
            <w:tcW w:w="288" w:type="dxa"/>
          </w:tcPr>
          <w:p w14:paraId="17DF2DCD" w14:textId="77777777" w:rsidR="00E60591" w:rsidRDefault="00E60591" w:rsidP="00E60591">
            <w:pPr>
              <w:pStyle w:val="CopticCross"/>
            </w:pPr>
          </w:p>
        </w:tc>
        <w:tc>
          <w:tcPr>
            <w:tcW w:w="288" w:type="dxa"/>
          </w:tcPr>
          <w:p w14:paraId="67ECD1FC" w14:textId="77777777" w:rsidR="00E60591" w:rsidRDefault="00E60591" w:rsidP="00E60591">
            <w:pPr>
              <w:pStyle w:val="CopticCross"/>
            </w:pPr>
            <w:r>
              <w:t>¿</w:t>
            </w:r>
          </w:p>
        </w:tc>
        <w:tc>
          <w:tcPr>
            <w:tcW w:w="3960" w:type="dxa"/>
          </w:tcPr>
          <w:p w14:paraId="03409973" w14:textId="77777777" w:rsidR="00E60591" w:rsidRDefault="00E60591" w:rsidP="00E60591">
            <w:pPr>
              <w:pStyle w:val="CopticVersemulti-line"/>
            </w:pPr>
            <w:r>
              <w:t>Ⲇⲁⲩⲓⲇ ⲁ̀ⲙⲟⲩ ⲧⲉⲛⲙⲏϯ:</w:t>
            </w:r>
          </w:p>
          <w:p w14:paraId="604B8FA4" w14:textId="77777777" w:rsidR="00E60591" w:rsidRDefault="00E60591" w:rsidP="00E60591">
            <w:pPr>
              <w:pStyle w:val="CopticVersemulti-line"/>
            </w:pPr>
            <w:r>
              <w:t>ⲙ̀ⲡⲓϣⲟⲩⲧⲁⲓⲟϥ:</w:t>
            </w:r>
          </w:p>
          <w:p w14:paraId="4DD26FA1" w14:textId="77777777" w:rsidR="00E60591" w:rsidRDefault="00E60591" w:rsidP="00E60591">
            <w:pPr>
              <w:pStyle w:val="CopticVersemulti-line"/>
            </w:pPr>
            <w:r>
              <w:t>ϫⲉ ⲡⲓϩⲓⲏⲃ ⲛ̀ⲧⲉ Ⲫⲛⲟⲩϯ:</w:t>
            </w:r>
          </w:p>
          <w:p w14:paraId="1D11574C" w14:textId="77777777" w:rsidR="00E60591" w:rsidRPr="005130A7" w:rsidRDefault="00E60591" w:rsidP="00E60591">
            <w:pPr>
              <w:pStyle w:val="CopticVerse"/>
            </w:pPr>
            <w:r>
              <w:t>Ⲓⲏ̄ⲥ̄ Ⲡⲭ̄ⲥ̄ ⲁϥⲧⲱⲛϥ.</w:t>
            </w:r>
          </w:p>
        </w:tc>
      </w:tr>
      <w:tr w:rsidR="00E60591" w14:paraId="031A80D8" w14:textId="77777777" w:rsidTr="00E60591">
        <w:trPr>
          <w:cantSplit/>
        </w:trPr>
        <w:tc>
          <w:tcPr>
            <w:tcW w:w="288" w:type="dxa"/>
          </w:tcPr>
          <w:p w14:paraId="0EC24B4A" w14:textId="77777777" w:rsidR="00E60591" w:rsidRDefault="00E60591" w:rsidP="00E60591">
            <w:pPr>
              <w:pStyle w:val="CopticCross"/>
            </w:pPr>
          </w:p>
        </w:tc>
        <w:tc>
          <w:tcPr>
            <w:tcW w:w="3960" w:type="dxa"/>
          </w:tcPr>
          <w:p w14:paraId="4ECF0935" w14:textId="77777777" w:rsidR="00E60591" w:rsidRDefault="00E60591" w:rsidP="00E60591">
            <w:pPr>
              <w:pStyle w:val="EngHang"/>
            </w:pPr>
            <w:r>
              <w:t>For we obtained joy,</w:t>
            </w:r>
          </w:p>
          <w:p w14:paraId="77A12059" w14:textId="77777777" w:rsidR="00E60591" w:rsidRDefault="00E60591" w:rsidP="00E60591">
            <w:pPr>
              <w:pStyle w:val="EngHang"/>
            </w:pPr>
            <w:r>
              <w:t>Glory, and grace</w:t>
            </w:r>
          </w:p>
          <w:p w14:paraId="7B62FE53" w14:textId="77777777" w:rsidR="00E60591" w:rsidRDefault="00E60591" w:rsidP="00E60591">
            <w:pPr>
              <w:pStyle w:val="EngHang"/>
            </w:pPr>
            <w:r>
              <w:t>Through the Resurrection.</w:t>
            </w:r>
          </w:p>
          <w:p w14:paraId="1FC3AA12" w14:textId="77777777" w:rsidR="00E60591" w:rsidRDefault="00E60591" w:rsidP="00E60591">
            <w:pPr>
              <w:pStyle w:val="EngHangEnd"/>
            </w:pPr>
            <w:r>
              <w:t>Jesus Christ arose!</w:t>
            </w:r>
          </w:p>
        </w:tc>
        <w:tc>
          <w:tcPr>
            <w:tcW w:w="288" w:type="dxa"/>
          </w:tcPr>
          <w:p w14:paraId="30602804" w14:textId="77777777" w:rsidR="00E60591" w:rsidRDefault="00E60591" w:rsidP="00E60591">
            <w:pPr>
              <w:pStyle w:val="CopticCross"/>
            </w:pPr>
          </w:p>
        </w:tc>
        <w:tc>
          <w:tcPr>
            <w:tcW w:w="288" w:type="dxa"/>
          </w:tcPr>
          <w:p w14:paraId="73EBF31F" w14:textId="77777777" w:rsidR="00E60591" w:rsidRDefault="00E60591" w:rsidP="00E60591">
            <w:pPr>
              <w:pStyle w:val="CopticCross"/>
            </w:pPr>
          </w:p>
        </w:tc>
        <w:tc>
          <w:tcPr>
            <w:tcW w:w="3960" w:type="dxa"/>
          </w:tcPr>
          <w:p w14:paraId="3DDAEC04" w14:textId="77777777" w:rsidR="00E60591" w:rsidRDefault="00E60591" w:rsidP="00E60591">
            <w:pPr>
              <w:pStyle w:val="CopticVersemulti-line"/>
            </w:pPr>
            <w:r>
              <w:t>Ⲉⲑⲃⲉ ϯⲁ̀ⲛⲁⲥⲧⲁⲥⲓⲥ:</w:t>
            </w:r>
          </w:p>
          <w:p w14:paraId="129D23C2" w14:textId="77777777" w:rsidR="00E60591" w:rsidRDefault="00E60591" w:rsidP="00E60591">
            <w:pPr>
              <w:pStyle w:val="CopticVersemulti-line"/>
            </w:pPr>
            <w:r>
              <w:t>ⲛ̀ϣⲱⲡⲓ ⲛ̀ⲟⲩⲛⲟϥ:</w:t>
            </w:r>
          </w:p>
          <w:p w14:paraId="317175D6" w14:textId="77777777" w:rsidR="00E60591" w:rsidRDefault="00E60591" w:rsidP="00E60591">
            <w:pPr>
              <w:pStyle w:val="CopticVersemulti-line"/>
            </w:pPr>
            <w:r>
              <w:t>ⲙⲙⲱⲟⲩ ⲛⲉⲙ ⲟⲩⲭⲁⲣⲓⲥⲙⲁ:</w:t>
            </w:r>
          </w:p>
          <w:p w14:paraId="68C25A99" w14:textId="77777777" w:rsidR="00E60591" w:rsidRDefault="00E60591" w:rsidP="00E60591">
            <w:pPr>
              <w:pStyle w:val="CopticVerse"/>
            </w:pPr>
            <w:r>
              <w:t>Ⲓⲏ̄ⲥ̄ Ⲡⲭ̄ⲥ̄ ⲁϥⲧⲱⲛϥ.</w:t>
            </w:r>
          </w:p>
        </w:tc>
      </w:tr>
      <w:tr w:rsidR="00E60591" w14:paraId="7BAFA8C3" w14:textId="77777777" w:rsidTr="00E60591">
        <w:trPr>
          <w:cantSplit/>
        </w:trPr>
        <w:tc>
          <w:tcPr>
            <w:tcW w:w="288" w:type="dxa"/>
          </w:tcPr>
          <w:p w14:paraId="2ACD891B" w14:textId="77777777" w:rsidR="00E60591" w:rsidRDefault="00E60591" w:rsidP="00E60591">
            <w:pPr>
              <w:pStyle w:val="CopticCross"/>
            </w:pPr>
          </w:p>
        </w:tc>
        <w:tc>
          <w:tcPr>
            <w:tcW w:w="3960" w:type="dxa"/>
          </w:tcPr>
          <w:p w14:paraId="2A1191DA" w14:textId="77777777" w:rsidR="00E60591" w:rsidRDefault="00E60591" w:rsidP="00E60591">
            <w:pPr>
              <w:pStyle w:val="EngHang"/>
            </w:pPr>
            <w:r>
              <w:t>In truth,</w:t>
            </w:r>
          </w:p>
          <w:p w14:paraId="7F1515C8" w14:textId="77777777" w:rsidR="00E60591" w:rsidRDefault="00E60591" w:rsidP="00E60591">
            <w:pPr>
              <w:pStyle w:val="EngHang"/>
            </w:pPr>
            <w:r>
              <w:t>The Incomprehensible</w:t>
            </w:r>
          </w:p>
          <w:p w14:paraId="66F1A5B2" w14:textId="77777777" w:rsidR="00E60591" w:rsidRDefault="00E60591" w:rsidP="00E60591">
            <w:pPr>
              <w:pStyle w:val="EngHang"/>
            </w:pPr>
            <w:r>
              <w:t>Has saved our race today.</w:t>
            </w:r>
          </w:p>
          <w:p w14:paraId="5F6E8A3C" w14:textId="77777777" w:rsidR="00E60591" w:rsidRDefault="00E60591" w:rsidP="00E60591">
            <w:pPr>
              <w:pStyle w:val="EngHangEnd"/>
            </w:pPr>
            <w:r>
              <w:t>Jesus Christ arose!</w:t>
            </w:r>
          </w:p>
        </w:tc>
        <w:tc>
          <w:tcPr>
            <w:tcW w:w="288" w:type="dxa"/>
          </w:tcPr>
          <w:p w14:paraId="2EBA0134" w14:textId="77777777" w:rsidR="00E60591" w:rsidRDefault="00E60591" w:rsidP="00E60591">
            <w:pPr>
              <w:pStyle w:val="CopticCross"/>
            </w:pPr>
          </w:p>
        </w:tc>
        <w:tc>
          <w:tcPr>
            <w:tcW w:w="288" w:type="dxa"/>
          </w:tcPr>
          <w:p w14:paraId="30CD06D3" w14:textId="77777777" w:rsidR="00E60591" w:rsidRDefault="00E60591" w:rsidP="00E60591">
            <w:pPr>
              <w:pStyle w:val="CopticCross"/>
            </w:pPr>
          </w:p>
        </w:tc>
        <w:tc>
          <w:tcPr>
            <w:tcW w:w="3960" w:type="dxa"/>
          </w:tcPr>
          <w:p w14:paraId="448BABD0" w14:textId="77777777" w:rsidR="00E60591" w:rsidRDefault="00E60591" w:rsidP="00E60591">
            <w:pPr>
              <w:pStyle w:val="CopticVersemulti-line"/>
            </w:pPr>
            <w:r>
              <w:t>Ⲍⲉⲛⲧⲟⲥ ⲁ̀ⲗⲏⲑⲟⲥ:</w:t>
            </w:r>
          </w:p>
          <w:p w14:paraId="3D4B1843" w14:textId="77777777" w:rsidR="00E60591" w:rsidRDefault="00E60591" w:rsidP="00E60591">
            <w:pPr>
              <w:pStyle w:val="CopticVersemulti-line"/>
            </w:pPr>
            <w:r>
              <w:t>ⲙ̀ⲫⲟⲟⲩ ϫⲉ ⲡⲓⲁⲧϣ̀ⲧⲁϩⲟϥ:</w:t>
            </w:r>
          </w:p>
          <w:p w14:paraId="04EEAA0B" w14:textId="77777777" w:rsidR="00E60591" w:rsidRDefault="00E60591" w:rsidP="00E60591">
            <w:pPr>
              <w:pStyle w:val="CopticVersemulti-line"/>
            </w:pPr>
            <w:r>
              <w:t>ⲁϥⲥⲱϯ ⲙ̀ⲡⲉⲛⲅⲉⲛⲟⲥ:</w:t>
            </w:r>
          </w:p>
          <w:p w14:paraId="52FE2A75" w14:textId="77777777" w:rsidR="00E60591" w:rsidRDefault="00E60591" w:rsidP="00E60591">
            <w:pPr>
              <w:pStyle w:val="CopticVerse"/>
            </w:pPr>
            <w:r>
              <w:t>Ⲓⲏ̄ⲥ̄ Ⲡⲭ̄ⲥ̄ ⲁϥⲧⲱⲛϥ.</w:t>
            </w:r>
          </w:p>
        </w:tc>
      </w:tr>
      <w:tr w:rsidR="00E60591" w14:paraId="0B1C855D" w14:textId="77777777" w:rsidTr="00E60591">
        <w:trPr>
          <w:cantSplit/>
        </w:trPr>
        <w:tc>
          <w:tcPr>
            <w:tcW w:w="288" w:type="dxa"/>
          </w:tcPr>
          <w:p w14:paraId="1CEA2E03" w14:textId="77777777" w:rsidR="00E60591" w:rsidRDefault="00E60591" w:rsidP="00E60591">
            <w:pPr>
              <w:pStyle w:val="CopticCross"/>
            </w:pPr>
            <w:r>
              <w:lastRenderedPageBreak/>
              <w:t>¿</w:t>
            </w:r>
          </w:p>
        </w:tc>
        <w:tc>
          <w:tcPr>
            <w:tcW w:w="3960" w:type="dxa"/>
          </w:tcPr>
          <w:p w14:paraId="5EF3F597" w14:textId="77777777" w:rsidR="00E60591" w:rsidRDefault="00E60591" w:rsidP="00E60591">
            <w:pPr>
              <w:pStyle w:val="EngHang"/>
            </w:pPr>
            <w:r>
              <w:t>See, the angel</w:t>
            </w:r>
          </w:p>
          <w:p w14:paraId="50218D27" w14:textId="77777777" w:rsidR="00E60591" w:rsidRDefault="00E60591" w:rsidP="00E60591">
            <w:pPr>
              <w:pStyle w:val="EngHang"/>
            </w:pPr>
            <w:r>
              <w:t>Spoke with joy</w:t>
            </w:r>
          </w:p>
          <w:p w14:paraId="3230EF34" w14:textId="77777777" w:rsidR="00E60591" w:rsidRDefault="00E60591" w:rsidP="00E60591">
            <w:pPr>
              <w:pStyle w:val="EngHang"/>
            </w:pPr>
            <w:r>
              <w:t>And goodness with the women:</w:t>
            </w:r>
          </w:p>
          <w:p w14:paraId="1A557629" w14:textId="77777777" w:rsidR="00E60591" w:rsidRDefault="00E60591" w:rsidP="00E60591">
            <w:pPr>
              <w:pStyle w:val="EngHangEnd"/>
            </w:pPr>
            <w:r>
              <w:t>“Jesus Christ arose!”</w:t>
            </w:r>
          </w:p>
        </w:tc>
        <w:tc>
          <w:tcPr>
            <w:tcW w:w="288" w:type="dxa"/>
          </w:tcPr>
          <w:p w14:paraId="5BA2B552" w14:textId="77777777" w:rsidR="00E60591" w:rsidRDefault="00E60591" w:rsidP="00E60591">
            <w:pPr>
              <w:pStyle w:val="CopticCross"/>
            </w:pPr>
          </w:p>
        </w:tc>
        <w:tc>
          <w:tcPr>
            <w:tcW w:w="288" w:type="dxa"/>
          </w:tcPr>
          <w:p w14:paraId="0C12EDFF" w14:textId="77777777" w:rsidR="00E60591" w:rsidRDefault="00E60591" w:rsidP="00E60591">
            <w:pPr>
              <w:pStyle w:val="CopticCross"/>
            </w:pPr>
            <w:r>
              <w:t>¿</w:t>
            </w:r>
          </w:p>
        </w:tc>
        <w:tc>
          <w:tcPr>
            <w:tcW w:w="3960" w:type="dxa"/>
          </w:tcPr>
          <w:p w14:paraId="4D4115FE" w14:textId="77777777" w:rsidR="00E60591" w:rsidRDefault="00E60591" w:rsidP="00E60591">
            <w:pPr>
              <w:pStyle w:val="CopticVersemulti-line"/>
            </w:pPr>
            <w:r>
              <w:t>Ⲏⲡⲡⲉ ⲛⲓⲁⲅⲅⲉⲗⲟⲥ:</w:t>
            </w:r>
          </w:p>
          <w:p w14:paraId="54F5A09E" w14:textId="77777777" w:rsidR="00E60591" w:rsidRDefault="00E60591" w:rsidP="00E60591">
            <w:pPr>
              <w:pStyle w:val="CopticVersemulti-line"/>
            </w:pPr>
            <w:r>
              <w:t>ⲁϥⲥⲁϫⲓ ϧⲉⲛ ⲟⲩⲛⲟϥ:</w:t>
            </w:r>
          </w:p>
          <w:p w14:paraId="6E1FA417" w14:textId="77777777" w:rsidR="00E60591" w:rsidRDefault="00E60591" w:rsidP="00E60591">
            <w:pPr>
              <w:pStyle w:val="CopticVersemulti-line"/>
            </w:pPr>
            <w:r>
              <w:t>ⲛⲉⲙ ⲛⲓϩⲓⲟⲙⲓ ⲕⲁⲗⲱⲥ:</w:t>
            </w:r>
          </w:p>
          <w:p w14:paraId="4EE6E643" w14:textId="77777777" w:rsidR="00E60591" w:rsidRPr="00556F35" w:rsidRDefault="00E60591" w:rsidP="00E60591">
            <w:pPr>
              <w:pStyle w:val="CopticVerse"/>
              <w:rPr>
                <w:b/>
              </w:rPr>
            </w:pPr>
            <w:r>
              <w:t>Ⲓⲏ̄ⲥ̄ Ⲡⲭ̄ⲥ̄ ⲁϥⲧⲱⲛϥ.</w:t>
            </w:r>
          </w:p>
        </w:tc>
      </w:tr>
      <w:tr w:rsidR="00E60591" w14:paraId="653A8AB8" w14:textId="77777777" w:rsidTr="00E60591">
        <w:trPr>
          <w:cantSplit/>
        </w:trPr>
        <w:tc>
          <w:tcPr>
            <w:tcW w:w="288" w:type="dxa"/>
          </w:tcPr>
          <w:p w14:paraId="6034FF46"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C320D00" w14:textId="77777777" w:rsidR="00E60591" w:rsidRDefault="00E60591" w:rsidP="00E60591">
            <w:pPr>
              <w:pStyle w:val="EngHang"/>
            </w:pPr>
            <w:r>
              <w:t>Rejoice, O Virgin,</w:t>
            </w:r>
          </w:p>
          <w:p w14:paraId="57299A68" w14:textId="77777777" w:rsidR="00E60591" w:rsidRDefault="00E60591" w:rsidP="00E60591">
            <w:pPr>
              <w:pStyle w:val="EngHang"/>
            </w:pPr>
            <w:r>
              <w:t>For the invisible,</w:t>
            </w:r>
          </w:p>
          <w:p w14:paraId="721566B6" w14:textId="77777777" w:rsidR="00E60591" w:rsidRDefault="00E60591" w:rsidP="00E60591">
            <w:pPr>
              <w:pStyle w:val="EngHang"/>
            </w:pPr>
            <w:r>
              <w:t>The Logos, your Son,</w:t>
            </w:r>
          </w:p>
          <w:p w14:paraId="3A1259A4" w14:textId="77777777" w:rsidR="00E60591" w:rsidRDefault="00E60591" w:rsidP="00E60591">
            <w:pPr>
              <w:pStyle w:val="EngHangEnd"/>
            </w:pPr>
            <w:r>
              <w:t>Jesus Christ arose!</w:t>
            </w:r>
          </w:p>
        </w:tc>
        <w:tc>
          <w:tcPr>
            <w:tcW w:w="288" w:type="dxa"/>
          </w:tcPr>
          <w:p w14:paraId="6D05B66D" w14:textId="77777777" w:rsidR="00E60591" w:rsidRDefault="00E60591" w:rsidP="00E60591">
            <w:pPr>
              <w:pStyle w:val="CopticCross"/>
            </w:pPr>
          </w:p>
        </w:tc>
        <w:tc>
          <w:tcPr>
            <w:tcW w:w="288" w:type="dxa"/>
          </w:tcPr>
          <w:p w14:paraId="0F34693D" w14:textId="77777777" w:rsidR="00E60591" w:rsidRDefault="00E60591" w:rsidP="00E60591">
            <w:pPr>
              <w:pStyle w:val="CopticCross"/>
            </w:pPr>
            <w:r>
              <w:t>¿</w:t>
            </w:r>
          </w:p>
        </w:tc>
        <w:tc>
          <w:tcPr>
            <w:tcW w:w="3960" w:type="dxa"/>
          </w:tcPr>
          <w:p w14:paraId="68B60387" w14:textId="77777777" w:rsidR="00E60591" w:rsidRDefault="00E60591" w:rsidP="00E60591">
            <w:pPr>
              <w:pStyle w:val="CopticVersemulti-line"/>
            </w:pPr>
            <w:r>
              <w:t>Ⲑⲉⲗⲏⲗ ⲱ̀ ϯⲡⲁⲣⲑⲉⲛⲟⲥ:</w:t>
            </w:r>
          </w:p>
          <w:p w14:paraId="29B23EFE" w14:textId="77777777" w:rsidR="00E60591" w:rsidRDefault="00E60591" w:rsidP="00E60591">
            <w:pPr>
              <w:pStyle w:val="CopticVersemulti-line"/>
            </w:pPr>
            <w:r>
              <w:t>Ϫⲉ ⲫⲏⲉⲑⲛⲁⲩ ⲉ̀ⲣⲟϥ:</w:t>
            </w:r>
          </w:p>
          <w:p w14:paraId="36274DCC" w14:textId="77777777" w:rsidR="00E60591" w:rsidRDefault="00E60591" w:rsidP="00E60591">
            <w:pPr>
              <w:pStyle w:val="CopticVersemulti-line"/>
            </w:pPr>
            <w:r>
              <w:t>ⲡⲉϣⲏⲣⲓ ⲡⲓⲗⲟⲅⲟⲥ:</w:t>
            </w:r>
          </w:p>
          <w:p w14:paraId="1CE05571" w14:textId="77777777" w:rsidR="00E60591" w:rsidRDefault="00E60591" w:rsidP="00E60591">
            <w:pPr>
              <w:pStyle w:val="CopticVerse"/>
            </w:pPr>
            <w:r>
              <w:t>Ⲓⲏ̄ⲥ̄ Ⲡⲭ̄ⲥ̄ ⲁϥⲧⲱⲛϥ.</w:t>
            </w:r>
          </w:p>
        </w:tc>
      </w:tr>
      <w:tr w:rsidR="00E60591" w14:paraId="4209740E" w14:textId="77777777" w:rsidTr="00E60591">
        <w:trPr>
          <w:cantSplit/>
        </w:trPr>
        <w:tc>
          <w:tcPr>
            <w:tcW w:w="288" w:type="dxa"/>
          </w:tcPr>
          <w:p w14:paraId="11E8974D" w14:textId="77777777" w:rsidR="00E60591" w:rsidRDefault="00E60591" w:rsidP="00E60591">
            <w:pPr>
              <w:pStyle w:val="CopticCross"/>
            </w:pPr>
          </w:p>
        </w:tc>
        <w:tc>
          <w:tcPr>
            <w:tcW w:w="3960" w:type="dxa"/>
          </w:tcPr>
          <w:p w14:paraId="23013260" w14:textId="77777777" w:rsidR="00E60591" w:rsidRDefault="00E60591" w:rsidP="00E60591">
            <w:pPr>
              <w:pStyle w:val="EngHang"/>
            </w:pPr>
            <w:r>
              <w:t>The cloths have shown</w:t>
            </w:r>
          </w:p>
          <w:p w14:paraId="7FF658B3" w14:textId="77777777" w:rsidR="00E60591" w:rsidRDefault="00E60591" w:rsidP="00E60591">
            <w:pPr>
              <w:pStyle w:val="EngHang"/>
            </w:pPr>
            <w:r>
              <w:t>The Apostles, and us—</w:t>
            </w:r>
          </w:p>
          <w:p w14:paraId="28B5C457" w14:textId="77777777" w:rsidR="00E60591" w:rsidRDefault="00E60591" w:rsidP="00E60591">
            <w:pPr>
              <w:pStyle w:val="EngHang"/>
            </w:pPr>
            <w:r>
              <w:t>They whitness that</w:t>
            </w:r>
          </w:p>
          <w:p w14:paraId="6039F414" w14:textId="77777777" w:rsidR="00E60591" w:rsidRDefault="00E60591" w:rsidP="00E60591">
            <w:pPr>
              <w:pStyle w:val="EngHangEnd"/>
            </w:pPr>
            <w:r>
              <w:t>Jesus Christ arose!</w:t>
            </w:r>
          </w:p>
        </w:tc>
        <w:tc>
          <w:tcPr>
            <w:tcW w:w="288" w:type="dxa"/>
          </w:tcPr>
          <w:p w14:paraId="2A557F21" w14:textId="77777777" w:rsidR="00E60591" w:rsidRDefault="00E60591" w:rsidP="00E60591">
            <w:pPr>
              <w:pStyle w:val="CopticCross"/>
            </w:pPr>
          </w:p>
        </w:tc>
        <w:tc>
          <w:tcPr>
            <w:tcW w:w="288" w:type="dxa"/>
          </w:tcPr>
          <w:p w14:paraId="2CFAE2FD" w14:textId="77777777" w:rsidR="00E60591" w:rsidRDefault="00E60591" w:rsidP="00E60591">
            <w:pPr>
              <w:pStyle w:val="CopticCross"/>
            </w:pPr>
          </w:p>
        </w:tc>
        <w:tc>
          <w:tcPr>
            <w:tcW w:w="3960" w:type="dxa"/>
          </w:tcPr>
          <w:p w14:paraId="2FE2E11F" w14:textId="77777777" w:rsidR="00E60591" w:rsidRDefault="00E60591" w:rsidP="00E60591">
            <w:pPr>
              <w:pStyle w:val="CopticVersemulti-line"/>
            </w:pPr>
            <w:r>
              <w:t>Ⲓⲥ ⲛⲓϩⲃⲱⲥ ⲁⲩⲧⲁⲙⲟⲛ:</w:t>
            </w:r>
          </w:p>
          <w:p w14:paraId="2DE33A9B" w14:textId="77777777" w:rsidR="00E60591" w:rsidRDefault="00E60591" w:rsidP="00E60591">
            <w:pPr>
              <w:pStyle w:val="CopticVersemulti-line"/>
            </w:pPr>
            <w:r>
              <w:t>ⲛⲉⲙ ⲛⲓⲁ̀ⲡⲟⲥⲧⲟⲗⲟⲥ:</w:t>
            </w:r>
          </w:p>
          <w:p w14:paraId="014C05B5" w14:textId="77777777" w:rsidR="00E60591" w:rsidRDefault="00E60591" w:rsidP="00E60591">
            <w:pPr>
              <w:pStyle w:val="CopticVersemulti-line"/>
            </w:pPr>
            <w:r>
              <w:t>ϩⲱϥ ⲉⲩⲉⲣⲙⲉⲑⲣⲉ ⲇⲉ ⲟⲛ:</w:t>
            </w:r>
          </w:p>
          <w:p w14:paraId="5C83A979" w14:textId="77777777" w:rsidR="00E60591" w:rsidRDefault="00E60591" w:rsidP="00E60591">
            <w:pPr>
              <w:pStyle w:val="CopticVerse"/>
            </w:pPr>
            <w:r>
              <w:t>Ⲓⲏ̄ⲥ̄ Ⲡⲭ̄ⲥ̄ ⲁϥⲧⲱⲛϥ.</w:t>
            </w:r>
          </w:p>
        </w:tc>
      </w:tr>
      <w:tr w:rsidR="00E60591" w14:paraId="755901B1" w14:textId="77777777" w:rsidTr="00E60591">
        <w:trPr>
          <w:cantSplit/>
        </w:trPr>
        <w:tc>
          <w:tcPr>
            <w:tcW w:w="288" w:type="dxa"/>
          </w:tcPr>
          <w:p w14:paraId="7FB60E01" w14:textId="77777777" w:rsidR="00E60591" w:rsidRDefault="00E60591" w:rsidP="00E60591">
            <w:pPr>
              <w:pStyle w:val="CopticCross"/>
            </w:pPr>
          </w:p>
        </w:tc>
        <w:tc>
          <w:tcPr>
            <w:tcW w:w="3960" w:type="dxa"/>
          </w:tcPr>
          <w:p w14:paraId="0644432A" w14:textId="77777777" w:rsidR="00E60591" w:rsidRDefault="00E60591" w:rsidP="00E60591">
            <w:pPr>
              <w:pStyle w:val="EngHang"/>
            </w:pPr>
            <w:r>
              <w:t>Let us praise</w:t>
            </w:r>
          </w:p>
          <w:p w14:paraId="03D14D0C" w14:textId="77777777" w:rsidR="00E60591" w:rsidRDefault="00E60591" w:rsidP="00E60591">
            <w:pPr>
              <w:pStyle w:val="EngHang"/>
            </w:pPr>
            <w:r>
              <w:t>The Lord, our Saviour,</w:t>
            </w:r>
          </w:p>
          <w:p w14:paraId="0F856DF9" w14:textId="77777777" w:rsidR="00E60591" w:rsidRDefault="00E60591" w:rsidP="00E60591">
            <w:pPr>
              <w:pStyle w:val="EngHang"/>
            </w:pPr>
            <w:r>
              <w:t>The shinning light.</w:t>
            </w:r>
          </w:p>
          <w:p w14:paraId="0CD8AE2B" w14:textId="77777777" w:rsidR="00E60591" w:rsidRDefault="00E60591" w:rsidP="00E60591">
            <w:pPr>
              <w:pStyle w:val="EngHangEnd"/>
            </w:pPr>
            <w:r>
              <w:t>Jesus Christ arose!</w:t>
            </w:r>
          </w:p>
        </w:tc>
        <w:tc>
          <w:tcPr>
            <w:tcW w:w="288" w:type="dxa"/>
          </w:tcPr>
          <w:p w14:paraId="6F9E70C0" w14:textId="77777777" w:rsidR="00E60591" w:rsidRDefault="00E60591" w:rsidP="00E60591">
            <w:pPr>
              <w:pStyle w:val="CopticCross"/>
            </w:pPr>
          </w:p>
        </w:tc>
        <w:tc>
          <w:tcPr>
            <w:tcW w:w="288" w:type="dxa"/>
          </w:tcPr>
          <w:p w14:paraId="2C585A61" w14:textId="77777777" w:rsidR="00E60591" w:rsidRDefault="00E60591" w:rsidP="00E60591">
            <w:pPr>
              <w:pStyle w:val="CopticCross"/>
            </w:pPr>
          </w:p>
        </w:tc>
        <w:tc>
          <w:tcPr>
            <w:tcW w:w="3960" w:type="dxa"/>
          </w:tcPr>
          <w:p w14:paraId="549012FA" w14:textId="77777777" w:rsidR="00E60591" w:rsidRDefault="00E60591" w:rsidP="00E60591">
            <w:pPr>
              <w:pStyle w:val="CopticVersemulti-line"/>
            </w:pPr>
            <w:r>
              <w:t>Ⲕⲩⲣⲓⲟⲥ ⲡⲉⲛⲥⲱⲧⲏⲣ:</w:t>
            </w:r>
          </w:p>
          <w:p w14:paraId="3634F58F" w14:textId="77777777" w:rsidR="00E60591" w:rsidRDefault="00E60591" w:rsidP="00E60591">
            <w:pPr>
              <w:pStyle w:val="CopticVersemulti-line"/>
            </w:pPr>
            <w:r>
              <w:t>ⲙⲁⲣⲉⲛϩⲱⲥ ⲉ̀ⲣⲟϥ:</w:t>
            </w:r>
          </w:p>
          <w:p w14:paraId="28BD48A4" w14:textId="77777777" w:rsidR="00E60591" w:rsidRDefault="00E60591" w:rsidP="00E60591">
            <w:pPr>
              <w:pStyle w:val="CopticVersemulti-line"/>
            </w:pPr>
            <w:r>
              <w:t>ⲡⲓⲟⲩⲱⲓⲛⲓ ⲡⲓⲕⲁⲣⲁⲕⲏⲧⲏⲣ:</w:t>
            </w:r>
          </w:p>
          <w:p w14:paraId="00987F51" w14:textId="77777777" w:rsidR="00E60591" w:rsidRDefault="00E60591" w:rsidP="00E60591">
            <w:pPr>
              <w:pStyle w:val="CopticVerse"/>
            </w:pPr>
            <w:r>
              <w:t>Ⲓⲏ̄ⲥ̄ Ⲡⲭ̄ⲥ̄ ⲁϥⲧⲱⲛϥ.</w:t>
            </w:r>
          </w:p>
        </w:tc>
      </w:tr>
      <w:tr w:rsidR="00E60591" w14:paraId="08FC1C12" w14:textId="77777777" w:rsidTr="00E60591">
        <w:trPr>
          <w:cantSplit/>
        </w:trPr>
        <w:tc>
          <w:tcPr>
            <w:tcW w:w="288" w:type="dxa"/>
          </w:tcPr>
          <w:p w14:paraId="72A2D723" w14:textId="77777777" w:rsidR="00E60591" w:rsidRDefault="00E60591" w:rsidP="00E60591">
            <w:pPr>
              <w:pStyle w:val="CopticCross"/>
            </w:pPr>
            <w:r>
              <w:t>¿</w:t>
            </w:r>
          </w:p>
        </w:tc>
        <w:tc>
          <w:tcPr>
            <w:tcW w:w="3960" w:type="dxa"/>
          </w:tcPr>
          <w:p w14:paraId="6C245E69" w14:textId="77777777" w:rsidR="00E60591" w:rsidRDefault="00E60591" w:rsidP="00E60591">
            <w:pPr>
              <w:pStyle w:val="EngHang"/>
              <w:rPr>
                <w:rFonts w:eastAsia="Arial Unicode MS"/>
              </w:rPr>
            </w:pPr>
            <w:r>
              <w:rPr>
                <w:rFonts w:eastAsia="Arial Unicode MS"/>
              </w:rPr>
              <w:t>Sing, O faithful,</w:t>
            </w:r>
          </w:p>
          <w:p w14:paraId="4A46D65C" w14:textId="77777777" w:rsidR="00E60591" w:rsidRDefault="00E60591" w:rsidP="00E60591">
            <w:pPr>
              <w:pStyle w:val="EngHang"/>
              <w:rPr>
                <w:rFonts w:eastAsia="Arial Unicode MS"/>
              </w:rPr>
            </w:pPr>
            <w:r>
              <w:rPr>
                <w:rFonts w:eastAsia="Arial Unicode MS"/>
              </w:rPr>
              <w:t>With joy and rejoicing,</w:t>
            </w:r>
          </w:p>
          <w:p w14:paraId="1A9A56C6" w14:textId="77777777" w:rsidR="00E60591" w:rsidRDefault="00E60591" w:rsidP="00E60591">
            <w:pPr>
              <w:pStyle w:val="EngHang"/>
              <w:rPr>
                <w:rFonts w:eastAsia="Arial Unicode MS"/>
              </w:rPr>
            </w:pPr>
            <w:r>
              <w:rPr>
                <w:rFonts w:eastAsia="Arial Unicode MS"/>
              </w:rPr>
              <w:t>For God the Logos,</w:t>
            </w:r>
          </w:p>
          <w:p w14:paraId="2DFFAB1E" w14:textId="77777777" w:rsidR="00E60591" w:rsidRPr="003678BC" w:rsidRDefault="00E60591" w:rsidP="00E60591">
            <w:pPr>
              <w:pStyle w:val="EngHangEnd"/>
              <w:rPr>
                <w:rFonts w:eastAsia="Arial Unicode MS"/>
              </w:rPr>
            </w:pPr>
            <w:r>
              <w:rPr>
                <w:rFonts w:eastAsia="Arial Unicode MS"/>
              </w:rPr>
              <w:t>Jesus Christ arose!</w:t>
            </w:r>
          </w:p>
        </w:tc>
        <w:tc>
          <w:tcPr>
            <w:tcW w:w="288" w:type="dxa"/>
          </w:tcPr>
          <w:p w14:paraId="445478C9" w14:textId="77777777" w:rsidR="00E60591" w:rsidRDefault="00E60591" w:rsidP="00E60591">
            <w:pPr>
              <w:pStyle w:val="CopticCross"/>
            </w:pPr>
          </w:p>
        </w:tc>
        <w:tc>
          <w:tcPr>
            <w:tcW w:w="288" w:type="dxa"/>
          </w:tcPr>
          <w:p w14:paraId="77AA9D85" w14:textId="77777777" w:rsidR="00E60591" w:rsidRDefault="00E60591" w:rsidP="00E60591">
            <w:pPr>
              <w:pStyle w:val="CopticCross"/>
            </w:pPr>
            <w:r>
              <w:t>¿</w:t>
            </w:r>
          </w:p>
        </w:tc>
        <w:tc>
          <w:tcPr>
            <w:tcW w:w="3960" w:type="dxa"/>
          </w:tcPr>
          <w:p w14:paraId="6769E3BC" w14:textId="77777777" w:rsidR="00E60591" w:rsidRDefault="00E60591" w:rsidP="00E60591">
            <w:pPr>
              <w:pStyle w:val="CopticVersemulti-line"/>
            </w:pPr>
            <w:r>
              <w:t>Ⲗⲁⲗⲓ ⲱ ⲛⲓⲡⲓⲥⲧⲟⲥ:</w:t>
            </w:r>
          </w:p>
          <w:p w14:paraId="64529D34" w14:textId="77777777" w:rsidR="00E60591" w:rsidRDefault="00E60591" w:rsidP="00E60591">
            <w:pPr>
              <w:pStyle w:val="CopticVersemulti-line"/>
            </w:pPr>
            <w:r>
              <w:t>Ϧⲉⲛ ⲫ̀ⲣⲁϣⲓ ⲛⲉⲙ ⲡ̀ⲟⲩⲛⲟϥ:</w:t>
            </w:r>
          </w:p>
          <w:p w14:paraId="5065C209" w14:textId="77777777" w:rsidR="00E60591" w:rsidRDefault="00E60591" w:rsidP="00E60591">
            <w:pPr>
              <w:pStyle w:val="CopticVersemulti-line"/>
            </w:pPr>
            <w:r>
              <w:t>Ⲫⲛⲟⲩϯ ⲡⲓⲗⲟⲅⲟⲥ:</w:t>
            </w:r>
          </w:p>
          <w:p w14:paraId="6AD1AD8E" w14:textId="77777777" w:rsidR="00E60591" w:rsidRPr="005130A7" w:rsidRDefault="00E60591" w:rsidP="00E60591">
            <w:pPr>
              <w:pStyle w:val="CopticVerse"/>
            </w:pPr>
            <w:r>
              <w:t>Ⲓⲏ̄ⲥ̄ Ⲡⲭ̄ⲥ̄ ⲁϥⲧⲱⲛϥ.</w:t>
            </w:r>
          </w:p>
        </w:tc>
      </w:tr>
      <w:tr w:rsidR="00E60591" w14:paraId="2F08A183" w14:textId="77777777" w:rsidTr="00E60591">
        <w:trPr>
          <w:cantSplit/>
        </w:trPr>
        <w:tc>
          <w:tcPr>
            <w:tcW w:w="288" w:type="dxa"/>
          </w:tcPr>
          <w:p w14:paraId="4ACD9F34" w14:textId="77777777" w:rsidR="00E60591" w:rsidRDefault="00E60591" w:rsidP="00E60591">
            <w:pPr>
              <w:pStyle w:val="CopticCross"/>
            </w:pPr>
            <w:r>
              <w:t>¿</w:t>
            </w:r>
          </w:p>
        </w:tc>
        <w:tc>
          <w:tcPr>
            <w:tcW w:w="3960" w:type="dxa"/>
          </w:tcPr>
          <w:p w14:paraId="4D615E5D" w14:textId="77777777" w:rsidR="00E60591" w:rsidRDefault="00E60591" w:rsidP="00E60591">
            <w:pPr>
              <w:pStyle w:val="EngHang"/>
            </w:pPr>
            <w:r>
              <w:t>Matthew and Mark</w:t>
            </w:r>
          </w:p>
          <w:p w14:paraId="2B6DF2C6" w14:textId="77777777" w:rsidR="00E60591" w:rsidRDefault="00E60591" w:rsidP="00E60591">
            <w:pPr>
              <w:pStyle w:val="EngHang"/>
            </w:pPr>
            <w:r>
              <w:t>Showed us the joy</w:t>
            </w:r>
          </w:p>
          <w:p w14:paraId="3407595E" w14:textId="77777777" w:rsidR="00E60591" w:rsidRDefault="00E60591" w:rsidP="00E60591">
            <w:pPr>
              <w:pStyle w:val="EngHang"/>
            </w:pPr>
            <w:r>
              <w:t>Of the Ressureciton of the Lord:</w:t>
            </w:r>
          </w:p>
          <w:p w14:paraId="18FC30E9" w14:textId="77777777" w:rsidR="00E60591" w:rsidRDefault="00E60591" w:rsidP="00E60591">
            <w:pPr>
              <w:pStyle w:val="EngHangEnd"/>
            </w:pPr>
            <w:r>
              <w:t>Jesus Christ arose!</w:t>
            </w:r>
          </w:p>
        </w:tc>
        <w:tc>
          <w:tcPr>
            <w:tcW w:w="288" w:type="dxa"/>
          </w:tcPr>
          <w:p w14:paraId="1DED123E" w14:textId="77777777" w:rsidR="00E60591" w:rsidRDefault="00E60591" w:rsidP="00E60591">
            <w:pPr>
              <w:pStyle w:val="CopticCross"/>
            </w:pPr>
          </w:p>
        </w:tc>
        <w:tc>
          <w:tcPr>
            <w:tcW w:w="288" w:type="dxa"/>
          </w:tcPr>
          <w:p w14:paraId="2AE1A5D2" w14:textId="77777777" w:rsidR="00E60591" w:rsidRDefault="00E60591" w:rsidP="00E60591">
            <w:pPr>
              <w:pStyle w:val="CopticCross"/>
            </w:pPr>
            <w:r>
              <w:t>¿</w:t>
            </w:r>
          </w:p>
        </w:tc>
        <w:tc>
          <w:tcPr>
            <w:tcW w:w="3960" w:type="dxa"/>
          </w:tcPr>
          <w:p w14:paraId="2DA34634" w14:textId="77777777" w:rsidR="00E60591" w:rsidRDefault="00E60591" w:rsidP="00E60591">
            <w:pPr>
              <w:pStyle w:val="CopticVersemulti-line"/>
            </w:pPr>
            <w:r>
              <w:t>Ⲙⲁⲧⲑⲉⲟⲥ ⲛⲉⲙ Ⲙⲁⲣⲕⲟⲥ:</w:t>
            </w:r>
          </w:p>
          <w:p w14:paraId="6BC8F55B" w14:textId="77777777" w:rsidR="00E60591" w:rsidRDefault="00E60591" w:rsidP="00E60591">
            <w:pPr>
              <w:pStyle w:val="CopticVersemulti-line"/>
            </w:pPr>
            <w:r>
              <w:t>ⲁⲩⲧⲁⲙⲟⲛ ϧⲉⲛ ⲟⲩⲛⲟϥ:</w:t>
            </w:r>
          </w:p>
          <w:p w14:paraId="1779944E" w14:textId="77777777" w:rsidR="00E60591" w:rsidRDefault="00E60591" w:rsidP="00E60591">
            <w:pPr>
              <w:pStyle w:val="CopticVersemulti-line"/>
            </w:pPr>
            <w:r>
              <w:t>ⲛ̀ⲧⲉ ⲁ̀ⲛⲁⲥⲧⲁⲥⲓⲥ ⲙ̀Ⲡ̀ϭⲟⲓⲥ:</w:t>
            </w:r>
          </w:p>
          <w:p w14:paraId="2E3B2BB6" w14:textId="77777777" w:rsidR="00E60591" w:rsidRDefault="00E60591" w:rsidP="00E60591">
            <w:pPr>
              <w:pStyle w:val="CopticVerse"/>
            </w:pPr>
            <w:r>
              <w:t>Ⲓⲏ̄ⲥ̄ Ⲡⲭ̄ⲥ̄ ⲁϥⲧⲱⲛϥ.</w:t>
            </w:r>
          </w:p>
        </w:tc>
      </w:tr>
      <w:tr w:rsidR="00E60591" w14:paraId="0CF4522B" w14:textId="77777777" w:rsidTr="00E60591">
        <w:trPr>
          <w:cantSplit/>
        </w:trPr>
        <w:tc>
          <w:tcPr>
            <w:tcW w:w="288" w:type="dxa"/>
          </w:tcPr>
          <w:p w14:paraId="7928E17F" w14:textId="77777777" w:rsidR="00E60591" w:rsidRDefault="00E60591" w:rsidP="00E60591">
            <w:pPr>
              <w:pStyle w:val="CopticCross"/>
            </w:pPr>
          </w:p>
        </w:tc>
        <w:tc>
          <w:tcPr>
            <w:tcW w:w="3960" w:type="dxa"/>
          </w:tcPr>
          <w:p w14:paraId="305FCD35" w14:textId="77777777" w:rsidR="00E60591" w:rsidRDefault="00E60591" w:rsidP="00E60591">
            <w:pPr>
              <w:pStyle w:val="EngHang"/>
            </w:pPr>
            <w:r>
              <w:t>The wise Luke,</w:t>
            </w:r>
          </w:p>
          <w:p w14:paraId="66503EB2" w14:textId="77777777" w:rsidR="00E60591" w:rsidRDefault="00E60591" w:rsidP="00E60591">
            <w:pPr>
              <w:pStyle w:val="EngHang"/>
            </w:pPr>
            <w:r>
              <w:t>And John the beloved</w:t>
            </w:r>
          </w:p>
          <w:p w14:paraId="2F8227B4" w14:textId="77777777" w:rsidR="00E60591" w:rsidRDefault="00E60591" w:rsidP="00E60591">
            <w:pPr>
              <w:pStyle w:val="EngHang"/>
            </w:pPr>
            <w:r>
              <w:t>Preached with goodness that</w:t>
            </w:r>
          </w:p>
          <w:p w14:paraId="2F39F397" w14:textId="77777777" w:rsidR="00E60591" w:rsidRDefault="00E60591" w:rsidP="00E60591">
            <w:pPr>
              <w:pStyle w:val="EngHangEnd"/>
            </w:pPr>
            <w:r>
              <w:t>Jesus Christ arose!</w:t>
            </w:r>
          </w:p>
        </w:tc>
        <w:tc>
          <w:tcPr>
            <w:tcW w:w="288" w:type="dxa"/>
          </w:tcPr>
          <w:p w14:paraId="5D42C178" w14:textId="77777777" w:rsidR="00E60591" w:rsidRDefault="00E60591" w:rsidP="00E60591">
            <w:pPr>
              <w:pStyle w:val="CopticCross"/>
            </w:pPr>
          </w:p>
        </w:tc>
        <w:tc>
          <w:tcPr>
            <w:tcW w:w="288" w:type="dxa"/>
          </w:tcPr>
          <w:p w14:paraId="6504FBB9" w14:textId="77777777" w:rsidR="00E60591" w:rsidRDefault="00E60591" w:rsidP="00E60591">
            <w:pPr>
              <w:pStyle w:val="CopticCross"/>
            </w:pPr>
          </w:p>
        </w:tc>
        <w:tc>
          <w:tcPr>
            <w:tcW w:w="3960" w:type="dxa"/>
          </w:tcPr>
          <w:p w14:paraId="0B39CDF7" w14:textId="77777777" w:rsidR="00E60591" w:rsidRDefault="00E60591" w:rsidP="00E60591">
            <w:pPr>
              <w:pStyle w:val="CopticVersemulti-line"/>
            </w:pPr>
            <w:r>
              <w:t>Ⲛⲉⲙ Ⲗⲟⲩⲕⲁⲥ ⲡⲓⲥⲟⲫⲟⲥ:</w:t>
            </w:r>
          </w:p>
          <w:p w14:paraId="439F2378" w14:textId="77777777" w:rsidR="00E60591" w:rsidRDefault="00E60591" w:rsidP="00E60591">
            <w:pPr>
              <w:pStyle w:val="CopticVersemulti-line"/>
            </w:pPr>
            <w:r>
              <w:t>ⲛⲉⲙ Ⲓⲱ̄ⲁ̄ ⲡⲉϥⲙⲉⲛⲣⲓⲧ:</w:t>
            </w:r>
          </w:p>
          <w:p w14:paraId="4B2088E9" w14:textId="77777777" w:rsidR="00E60591" w:rsidRDefault="00E60591" w:rsidP="00E60591">
            <w:pPr>
              <w:pStyle w:val="CopticVersemulti-line"/>
            </w:pPr>
            <w:r>
              <w:t>ⲁϥϩⲓⲱⲓϣ ⲛ̀ⲕⲁⲗⲱⲥ:</w:t>
            </w:r>
          </w:p>
          <w:p w14:paraId="3A313613" w14:textId="77777777" w:rsidR="00E60591" w:rsidRDefault="00E60591" w:rsidP="00E60591">
            <w:pPr>
              <w:pStyle w:val="CopticVerse"/>
            </w:pPr>
            <w:r>
              <w:t>Ⲓⲏ̄ⲥ̄ Ⲡⲭ̄ⲥ̄ ⲁϥⲧⲱⲛϥ.</w:t>
            </w:r>
          </w:p>
        </w:tc>
      </w:tr>
      <w:tr w:rsidR="00E60591" w14:paraId="6404C50A" w14:textId="77777777" w:rsidTr="00E60591">
        <w:trPr>
          <w:cantSplit/>
        </w:trPr>
        <w:tc>
          <w:tcPr>
            <w:tcW w:w="288" w:type="dxa"/>
          </w:tcPr>
          <w:p w14:paraId="1400F83E" w14:textId="77777777" w:rsidR="00E60591" w:rsidRDefault="00E60591" w:rsidP="00E60591">
            <w:pPr>
              <w:pStyle w:val="CopticCross"/>
            </w:pPr>
          </w:p>
        </w:tc>
        <w:tc>
          <w:tcPr>
            <w:tcW w:w="3960" w:type="dxa"/>
          </w:tcPr>
          <w:p w14:paraId="044013FB" w14:textId="77777777" w:rsidR="00E60591" w:rsidRDefault="00E60591" w:rsidP="00E60591">
            <w:pPr>
              <w:pStyle w:val="EngHang"/>
            </w:pPr>
            <w:r>
              <w:t>You are blessed, O Christ,</w:t>
            </w:r>
          </w:p>
          <w:p w14:paraId="294B332A" w14:textId="77777777" w:rsidR="00E60591" w:rsidRDefault="00E60591" w:rsidP="00E60591">
            <w:pPr>
              <w:pStyle w:val="EngHang"/>
            </w:pPr>
            <w:r>
              <w:t>The unapproachable light.</w:t>
            </w:r>
          </w:p>
          <w:p w14:paraId="44F6A7D3" w14:textId="77777777" w:rsidR="00E60591" w:rsidRDefault="00E60591" w:rsidP="00E60591">
            <w:pPr>
              <w:pStyle w:val="EngHang"/>
            </w:pPr>
            <w:r>
              <w:t>Come let us praise, for</w:t>
            </w:r>
          </w:p>
          <w:p w14:paraId="45913420" w14:textId="77777777" w:rsidR="00E60591" w:rsidRDefault="00E60591" w:rsidP="00E60591">
            <w:pPr>
              <w:pStyle w:val="EngHangEnd"/>
            </w:pPr>
            <w:r>
              <w:t>Jesus Christ arose!</w:t>
            </w:r>
          </w:p>
        </w:tc>
        <w:tc>
          <w:tcPr>
            <w:tcW w:w="288" w:type="dxa"/>
          </w:tcPr>
          <w:p w14:paraId="6E898DBB" w14:textId="77777777" w:rsidR="00E60591" w:rsidRDefault="00E60591" w:rsidP="00E60591">
            <w:pPr>
              <w:pStyle w:val="CopticCross"/>
            </w:pPr>
          </w:p>
        </w:tc>
        <w:tc>
          <w:tcPr>
            <w:tcW w:w="288" w:type="dxa"/>
          </w:tcPr>
          <w:p w14:paraId="2E0F4488" w14:textId="77777777" w:rsidR="00E60591" w:rsidRDefault="00E60591" w:rsidP="00E60591">
            <w:pPr>
              <w:pStyle w:val="CopticCross"/>
            </w:pPr>
          </w:p>
        </w:tc>
        <w:tc>
          <w:tcPr>
            <w:tcW w:w="3960" w:type="dxa"/>
          </w:tcPr>
          <w:p w14:paraId="1AC4EA27" w14:textId="77777777" w:rsidR="00E60591" w:rsidRDefault="00E60591" w:rsidP="00E60591">
            <w:pPr>
              <w:pStyle w:val="CopticVersemulti-line"/>
            </w:pPr>
            <w:r>
              <w:t>Ⲝⲥ̀ⲁⲣⲱⲟⲩⲧ ⲱ̀ Ⲡⲭ̄ⲥ̄:</w:t>
            </w:r>
          </w:p>
          <w:p w14:paraId="0F579E5B" w14:textId="77777777" w:rsidR="00E60591" w:rsidRDefault="00E60591" w:rsidP="00E60591">
            <w:pPr>
              <w:pStyle w:val="CopticVersemulti-line"/>
            </w:pPr>
            <w:r>
              <w:t>ⲡⲓⲟⲩⲱⲓⲛⲓ ⲛ̀ⲁⲧϣ̀ϧⲉⲧϧⲱⲧϥ:</w:t>
            </w:r>
          </w:p>
          <w:p w14:paraId="2F62C7C6" w14:textId="77777777" w:rsidR="00E60591" w:rsidRDefault="00E60591" w:rsidP="00E60591">
            <w:pPr>
              <w:pStyle w:val="CopticVersemulti-line"/>
            </w:pPr>
            <w:r>
              <w:t>ⲁ̀ⲙⲱⲓⲛⲓ ⲙⲁⲣⲉⲛϩⲱⲥ:</w:t>
            </w:r>
          </w:p>
          <w:p w14:paraId="7B96D20A" w14:textId="77777777" w:rsidR="00E60591" w:rsidRDefault="00E60591" w:rsidP="00E60591">
            <w:pPr>
              <w:pStyle w:val="CopticVerse"/>
            </w:pPr>
            <w:r>
              <w:t>Ⲓⲏ̄ⲥ̄ Ⲡⲭ̄ⲥ̄ ⲁϥⲧⲱⲛϥ.</w:t>
            </w:r>
          </w:p>
        </w:tc>
      </w:tr>
      <w:tr w:rsidR="00E60591" w14:paraId="6499F6B5" w14:textId="77777777" w:rsidTr="00E60591">
        <w:trPr>
          <w:cantSplit/>
        </w:trPr>
        <w:tc>
          <w:tcPr>
            <w:tcW w:w="288" w:type="dxa"/>
          </w:tcPr>
          <w:p w14:paraId="2607F0C5" w14:textId="77777777" w:rsidR="00E60591" w:rsidRDefault="00E60591" w:rsidP="00E60591">
            <w:pPr>
              <w:pStyle w:val="CopticCross"/>
            </w:pPr>
            <w:r>
              <w:t>¿</w:t>
            </w:r>
          </w:p>
        </w:tc>
        <w:tc>
          <w:tcPr>
            <w:tcW w:w="3960" w:type="dxa"/>
          </w:tcPr>
          <w:p w14:paraId="19AC6AC5" w14:textId="77777777" w:rsidR="00E60591" w:rsidRDefault="00E60591" w:rsidP="00E60591">
            <w:pPr>
              <w:pStyle w:val="EngHang"/>
            </w:pPr>
            <w:r>
              <w:t>For He saved His people</w:t>
            </w:r>
          </w:p>
          <w:p w14:paraId="0688B9B3" w14:textId="77777777" w:rsidR="00E60591" w:rsidRDefault="00E60591" w:rsidP="00E60591">
            <w:pPr>
              <w:pStyle w:val="EngHang"/>
            </w:pPr>
            <w:r>
              <w:t>From the devil</w:t>
            </w:r>
          </w:p>
          <w:p w14:paraId="4648A8FF" w14:textId="77777777" w:rsidR="00E60591" w:rsidRDefault="00E60591" w:rsidP="00E60591">
            <w:pPr>
              <w:pStyle w:val="EngHang"/>
            </w:pPr>
            <w:r>
              <w:t>By His mighty arm.</w:t>
            </w:r>
          </w:p>
          <w:p w14:paraId="6C88157A" w14:textId="77777777" w:rsidR="00E60591" w:rsidRDefault="00E60591" w:rsidP="00E60591">
            <w:pPr>
              <w:pStyle w:val="EngHangEnd"/>
            </w:pPr>
            <w:r>
              <w:t>Jesus Christ arose!</w:t>
            </w:r>
          </w:p>
        </w:tc>
        <w:tc>
          <w:tcPr>
            <w:tcW w:w="288" w:type="dxa"/>
          </w:tcPr>
          <w:p w14:paraId="3BACD72A" w14:textId="77777777" w:rsidR="00E60591" w:rsidRDefault="00E60591" w:rsidP="00E60591">
            <w:pPr>
              <w:pStyle w:val="CopticCross"/>
            </w:pPr>
          </w:p>
        </w:tc>
        <w:tc>
          <w:tcPr>
            <w:tcW w:w="288" w:type="dxa"/>
          </w:tcPr>
          <w:p w14:paraId="70C74B2F" w14:textId="77777777" w:rsidR="00E60591" w:rsidRDefault="00E60591" w:rsidP="00E60591">
            <w:pPr>
              <w:pStyle w:val="CopticCross"/>
            </w:pPr>
            <w:r>
              <w:t>¿</w:t>
            </w:r>
          </w:p>
        </w:tc>
        <w:tc>
          <w:tcPr>
            <w:tcW w:w="3960" w:type="dxa"/>
          </w:tcPr>
          <w:p w14:paraId="289C3D9E" w14:textId="77777777" w:rsidR="00E60591" w:rsidRDefault="00E60591" w:rsidP="00E60591">
            <w:pPr>
              <w:pStyle w:val="CopticVersemulti-line"/>
            </w:pPr>
            <w:r>
              <w:t>Ⲟⲟⲩϩ ⲁϥⲥⲱϯ ⲙ̀ⲡⲉϥⲗⲁⲟⲥ:</w:t>
            </w:r>
          </w:p>
          <w:p w14:paraId="0CF48D79" w14:textId="77777777" w:rsidR="00E60591" w:rsidRDefault="00E60591" w:rsidP="00E60591">
            <w:pPr>
              <w:pStyle w:val="CopticVersemulti-line"/>
            </w:pPr>
            <w:r>
              <w:t>ⲛ̀ϩ̀ⲣⲏⲓ ϧⲉⲛ ⲡⲉϥϣⲱⲃϣ:</w:t>
            </w:r>
          </w:p>
          <w:p w14:paraId="1CE421D7" w14:textId="77777777" w:rsidR="00E60591" w:rsidRDefault="00E60591" w:rsidP="00E60591">
            <w:pPr>
              <w:pStyle w:val="CopticVersemulti-line"/>
            </w:pPr>
            <w:r>
              <w:t>ⲉ̀ⲃⲟⲗϧⲉⲛ ⲡⲓⲇⲓⲁⲃⲟⲗⲟⲥ:</w:t>
            </w:r>
          </w:p>
          <w:p w14:paraId="76F3087F" w14:textId="77777777" w:rsidR="00E60591" w:rsidRDefault="00E60591" w:rsidP="00E60591">
            <w:pPr>
              <w:pStyle w:val="CopticVerse"/>
            </w:pPr>
            <w:r>
              <w:t>Ⲓⲏ̄ⲥ̄ Ⲡⲭ̄ⲥ̄ ⲁϥⲧⲱⲛϥ.</w:t>
            </w:r>
          </w:p>
        </w:tc>
      </w:tr>
      <w:tr w:rsidR="00E60591" w14:paraId="28A1C448" w14:textId="77777777" w:rsidTr="00E60591">
        <w:trPr>
          <w:cantSplit/>
        </w:trPr>
        <w:tc>
          <w:tcPr>
            <w:tcW w:w="288" w:type="dxa"/>
          </w:tcPr>
          <w:p w14:paraId="019A604A" w14:textId="77777777" w:rsidR="00E60591" w:rsidRDefault="00E60591" w:rsidP="00E60591">
            <w:pPr>
              <w:pStyle w:val="CopticCross"/>
            </w:pPr>
            <w:r>
              <w:t>¿</w:t>
            </w:r>
          </w:p>
        </w:tc>
        <w:tc>
          <w:tcPr>
            <w:tcW w:w="3960" w:type="dxa"/>
          </w:tcPr>
          <w:p w14:paraId="1A6CA4E4" w14:textId="77777777" w:rsidR="00E60591" w:rsidRDefault="00E60591" w:rsidP="00E60591">
            <w:pPr>
              <w:pStyle w:val="EngHang"/>
            </w:pPr>
            <w:r>
              <w:t>Let us praise;</w:t>
            </w:r>
          </w:p>
          <w:p w14:paraId="54FE8689" w14:textId="77777777" w:rsidR="00E60591" w:rsidRDefault="00E60591" w:rsidP="00E60591">
            <w:pPr>
              <w:pStyle w:val="EngHang"/>
            </w:pPr>
            <w:r>
              <w:t>The true Lamb,</w:t>
            </w:r>
          </w:p>
          <w:p w14:paraId="437C1497" w14:textId="77777777" w:rsidR="00E60591" w:rsidRDefault="00E60591" w:rsidP="00E60591">
            <w:pPr>
              <w:pStyle w:val="EngHang"/>
            </w:pPr>
            <w:r>
              <w:t>The true God,</w:t>
            </w:r>
          </w:p>
          <w:p w14:paraId="0A2ECCB6" w14:textId="77777777" w:rsidR="00E60591" w:rsidRDefault="00E60591" w:rsidP="00E60591">
            <w:pPr>
              <w:pStyle w:val="EngHangEnd"/>
            </w:pPr>
            <w:r>
              <w:t>Jesus Christ arose!</w:t>
            </w:r>
          </w:p>
        </w:tc>
        <w:tc>
          <w:tcPr>
            <w:tcW w:w="288" w:type="dxa"/>
          </w:tcPr>
          <w:p w14:paraId="40700C27" w14:textId="77777777" w:rsidR="00E60591" w:rsidRDefault="00E60591" w:rsidP="00E60591">
            <w:pPr>
              <w:pStyle w:val="CopticCross"/>
            </w:pPr>
          </w:p>
        </w:tc>
        <w:tc>
          <w:tcPr>
            <w:tcW w:w="288" w:type="dxa"/>
          </w:tcPr>
          <w:p w14:paraId="258F0A30" w14:textId="77777777" w:rsidR="00E60591" w:rsidRDefault="00E60591" w:rsidP="00E60591">
            <w:pPr>
              <w:pStyle w:val="CopticCross"/>
            </w:pPr>
            <w:r>
              <w:t>¿</w:t>
            </w:r>
          </w:p>
        </w:tc>
        <w:tc>
          <w:tcPr>
            <w:tcW w:w="3960" w:type="dxa"/>
          </w:tcPr>
          <w:p w14:paraId="7B869AFE" w14:textId="77777777" w:rsidR="00E60591" w:rsidRDefault="00E60591" w:rsidP="00E60591">
            <w:pPr>
              <w:pStyle w:val="CopticVersemulti-line"/>
            </w:pPr>
            <w:r>
              <w:t>Ⲡⲓϩⲓⲏⲃ ⲙ̀ⲙⲏⲓ:</w:t>
            </w:r>
          </w:p>
          <w:p w14:paraId="75F4EE04" w14:textId="77777777" w:rsidR="00E60591" w:rsidRDefault="00E60591" w:rsidP="00E60591">
            <w:pPr>
              <w:pStyle w:val="CopticVersemulti-line"/>
            </w:pPr>
            <w:r>
              <w:t>ⲙⲁⲣⲉⲛϩⲱⲥ ⲉ̀ⲣⲟϥ:</w:t>
            </w:r>
          </w:p>
          <w:p w14:paraId="505C1773" w14:textId="77777777" w:rsidR="00E60591" w:rsidRDefault="00E60591" w:rsidP="00E60591">
            <w:pPr>
              <w:pStyle w:val="CopticVersemulti-line"/>
            </w:pPr>
            <w:r>
              <w:t>ⲡⲓⲛⲟⲩϯ ⲛ̀ⲁⲧⲫ̀ⲙⲏⲓ:</w:t>
            </w:r>
          </w:p>
          <w:p w14:paraId="77FC6453" w14:textId="77777777" w:rsidR="00E60591" w:rsidRDefault="00E60591" w:rsidP="00E60591">
            <w:pPr>
              <w:pStyle w:val="CopticVerse"/>
            </w:pPr>
            <w:r>
              <w:t>Ⲓⲏ̄ⲥ̄ Ⲡⲭ̄ⲥ̄ ⲁϥⲧⲱⲛϥ.</w:t>
            </w:r>
          </w:p>
        </w:tc>
      </w:tr>
      <w:tr w:rsidR="00E60591" w14:paraId="1A7580C1" w14:textId="77777777" w:rsidTr="00E60591">
        <w:trPr>
          <w:cantSplit/>
        </w:trPr>
        <w:tc>
          <w:tcPr>
            <w:tcW w:w="288" w:type="dxa"/>
          </w:tcPr>
          <w:p w14:paraId="60F3C902" w14:textId="77777777" w:rsidR="00E60591" w:rsidRDefault="00E60591" w:rsidP="00E60591">
            <w:pPr>
              <w:pStyle w:val="CopticCross"/>
            </w:pPr>
          </w:p>
        </w:tc>
        <w:tc>
          <w:tcPr>
            <w:tcW w:w="3960" w:type="dxa"/>
          </w:tcPr>
          <w:p w14:paraId="03733D2E" w14:textId="77777777" w:rsidR="00E60591" w:rsidRDefault="00E60591" w:rsidP="00E60591">
            <w:pPr>
              <w:pStyle w:val="EngHang"/>
            </w:pPr>
            <w:r>
              <w:t>Our mouth is filled with joy,</w:t>
            </w:r>
          </w:p>
          <w:p w14:paraId="76FEACF4" w14:textId="77777777" w:rsidR="00E60591" w:rsidRDefault="00E60591" w:rsidP="00E60591">
            <w:pPr>
              <w:pStyle w:val="EngHang"/>
            </w:pPr>
            <w:r>
              <w:t>For the invisible One</w:t>
            </w:r>
          </w:p>
          <w:p w14:paraId="233E0308" w14:textId="77777777" w:rsidR="00E60591" w:rsidRDefault="00E60591" w:rsidP="00E60591">
            <w:pPr>
              <w:pStyle w:val="EngHang"/>
            </w:pPr>
            <w:r>
              <w:t>Of the high council,</w:t>
            </w:r>
          </w:p>
          <w:p w14:paraId="1D06FD16" w14:textId="77777777" w:rsidR="00E60591" w:rsidRDefault="00E60591" w:rsidP="00E60591">
            <w:pPr>
              <w:pStyle w:val="EngHangEnd"/>
            </w:pPr>
            <w:r>
              <w:t>Jesus Christ arose!</w:t>
            </w:r>
          </w:p>
        </w:tc>
        <w:tc>
          <w:tcPr>
            <w:tcW w:w="288" w:type="dxa"/>
          </w:tcPr>
          <w:p w14:paraId="3027EACB" w14:textId="77777777" w:rsidR="00E60591" w:rsidRDefault="00E60591" w:rsidP="00E60591">
            <w:pPr>
              <w:pStyle w:val="CopticCross"/>
            </w:pPr>
          </w:p>
        </w:tc>
        <w:tc>
          <w:tcPr>
            <w:tcW w:w="288" w:type="dxa"/>
          </w:tcPr>
          <w:p w14:paraId="06673143" w14:textId="77777777" w:rsidR="00E60591" w:rsidRDefault="00E60591" w:rsidP="00E60591">
            <w:pPr>
              <w:pStyle w:val="CopticCross"/>
            </w:pPr>
          </w:p>
        </w:tc>
        <w:tc>
          <w:tcPr>
            <w:tcW w:w="3960" w:type="dxa"/>
          </w:tcPr>
          <w:p w14:paraId="3FD97DB4" w14:textId="77777777" w:rsidR="00E60591" w:rsidRDefault="00E60591" w:rsidP="00E60591">
            <w:pPr>
              <w:pStyle w:val="CopticVersemulti-line"/>
            </w:pPr>
            <w:r>
              <w:t>Ⲣⲱⲛ ⲁϥⲙⲟϩ ⲛⲣⲁϣⲓ:</w:t>
            </w:r>
          </w:p>
          <w:p w14:paraId="15B83C3C" w14:textId="77777777" w:rsidR="00E60591" w:rsidRDefault="00E60591" w:rsidP="00E60591">
            <w:pPr>
              <w:pStyle w:val="CopticVersemulti-line"/>
            </w:pPr>
            <w:r>
              <w:t>Ϫⲉ ⲫⲏⲉⲑⲛⲁⲩ ⲉ̀ⲣⲱⲟⲩ:</w:t>
            </w:r>
          </w:p>
          <w:p w14:paraId="57EB751B" w14:textId="77777777" w:rsidR="00E60591" w:rsidRDefault="00E60591" w:rsidP="00E60591">
            <w:pPr>
              <w:pStyle w:val="CopticVersemulti-line"/>
            </w:pPr>
            <w:r>
              <w:t>ⲫⲁ ⲡⲓⲥⲟϭⲛⲓ ⲉⲧϭⲟⲥⲓ:</w:t>
            </w:r>
          </w:p>
          <w:p w14:paraId="7EF86632" w14:textId="77777777" w:rsidR="00E60591" w:rsidRDefault="00E60591" w:rsidP="00E60591">
            <w:pPr>
              <w:pStyle w:val="CopticVerse"/>
            </w:pPr>
            <w:r>
              <w:t>Ⲓⲏ̄ⲥ̄ Ⲡⲭ̄ⲥ̄ ⲁϥⲧⲱⲛϥ.</w:t>
            </w:r>
          </w:p>
        </w:tc>
      </w:tr>
      <w:tr w:rsidR="00E60591" w14:paraId="1BAAD3B7" w14:textId="77777777" w:rsidTr="00E60591">
        <w:trPr>
          <w:cantSplit/>
        </w:trPr>
        <w:tc>
          <w:tcPr>
            <w:tcW w:w="288" w:type="dxa"/>
          </w:tcPr>
          <w:p w14:paraId="28D937DE" w14:textId="77777777" w:rsidR="00E60591" w:rsidRDefault="00E60591" w:rsidP="00E60591">
            <w:pPr>
              <w:pStyle w:val="CopticCross"/>
            </w:pPr>
          </w:p>
        </w:tc>
        <w:tc>
          <w:tcPr>
            <w:tcW w:w="3960" w:type="dxa"/>
          </w:tcPr>
          <w:p w14:paraId="30410BA1" w14:textId="77777777" w:rsidR="00E60591" w:rsidRDefault="00E60591" w:rsidP="00E60591">
            <w:pPr>
              <w:pStyle w:val="EngHang"/>
            </w:pPr>
            <w:r>
              <w:t>Zion and Jerusalem</w:t>
            </w:r>
          </w:p>
          <w:p w14:paraId="4A67DA02" w14:textId="77777777" w:rsidR="00E60591" w:rsidRDefault="00E60591" w:rsidP="00E60591">
            <w:pPr>
              <w:pStyle w:val="EngHang"/>
            </w:pPr>
            <w:r>
              <w:t>Rejoice today,</w:t>
            </w:r>
          </w:p>
          <w:p w14:paraId="0D235340" w14:textId="77777777" w:rsidR="00E60591" w:rsidRDefault="00E60591" w:rsidP="00E60591">
            <w:pPr>
              <w:pStyle w:val="EngHang"/>
            </w:pPr>
            <w:r>
              <w:t>With the land of Naphtali, for</w:t>
            </w:r>
          </w:p>
          <w:p w14:paraId="1F3D6D88" w14:textId="77777777" w:rsidR="00E60591" w:rsidRDefault="00E60591" w:rsidP="00E60591">
            <w:pPr>
              <w:pStyle w:val="EngHangEnd"/>
            </w:pPr>
            <w:r>
              <w:t>Jesus Christ arose!</w:t>
            </w:r>
          </w:p>
        </w:tc>
        <w:tc>
          <w:tcPr>
            <w:tcW w:w="288" w:type="dxa"/>
          </w:tcPr>
          <w:p w14:paraId="129FC57D" w14:textId="77777777" w:rsidR="00E60591" w:rsidRDefault="00E60591" w:rsidP="00E60591">
            <w:pPr>
              <w:pStyle w:val="CopticCross"/>
            </w:pPr>
          </w:p>
        </w:tc>
        <w:tc>
          <w:tcPr>
            <w:tcW w:w="288" w:type="dxa"/>
          </w:tcPr>
          <w:p w14:paraId="1668000A" w14:textId="77777777" w:rsidR="00E60591" w:rsidRDefault="00E60591" w:rsidP="00E60591">
            <w:pPr>
              <w:pStyle w:val="CopticCross"/>
            </w:pPr>
          </w:p>
        </w:tc>
        <w:tc>
          <w:tcPr>
            <w:tcW w:w="3960" w:type="dxa"/>
          </w:tcPr>
          <w:p w14:paraId="2ED638E1" w14:textId="77777777" w:rsidR="00E60591" w:rsidRDefault="00E60591" w:rsidP="00E60591">
            <w:pPr>
              <w:pStyle w:val="CopticVersemulti-line"/>
            </w:pPr>
            <w:r>
              <w:t>Ⲥⲓⲱⲛ ⲛⲉⲙ Ⲓⲗ̄ⲏ̄ⲙ̄:</w:t>
            </w:r>
          </w:p>
          <w:p w14:paraId="6B50E0E2" w14:textId="77777777" w:rsidR="00E60591" w:rsidRDefault="00E60591" w:rsidP="00E60591">
            <w:pPr>
              <w:pStyle w:val="CopticVersemulti-line"/>
            </w:pPr>
            <w:r>
              <w:t>ⲙ̀ⲫⲟⲟⲩ ⲉⲩⲉ̀ⲟⲩⲛⲟϥ:</w:t>
            </w:r>
          </w:p>
          <w:p w14:paraId="18D03371" w14:textId="77777777" w:rsidR="00E60591" w:rsidRDefault="00E60591" w:rsidP="00E60591">
            <w:pPr>
              <w:pStyle w:val="CopticVersemulti-line"/>
            </w:pPr>
            <w:r>
              <w:t>ⲛⲉⲙ ⲡ̀ⲕⲁϩⲓ Ⲛⲉⲫⲑⲁⲗⲓⲙ:</w:t>
            </w:r>
          </w:p>
          <w:p w14:paraId="06523AEA" w14:textId="77777777" w:rsidR="00E60591" w:rsidRDefault="00E60591" w:rsidP="00E60591">
            <w:pPr>
              <w:pStyle w:val="CopticVerse"/>
            </w:pPr>
            <w:r>
              <w:t>Ⲓⲏ̄ⲥ̄ Ⲡⲭ̄ⲥ̄ ⲁϥⲧⲱⲛϥ.</w:t>
            </w:r>
          </w:p>
        </w:tc>
      </w:tr>
      <w:tr w:rsidR="00E60591" w14:paraId="7C7B1A64" w14:textId="77777777" w:rsidTr="00E60591">
        <w:trPr>
          <w:cantSplit/>
        </w:trPr>
        <w:tc>
          <w:tcPr>
            <w:tcW w:w="288" w:type="dxa"/>
          </w:tcPr>
          <w:p w14:paraId="0388C982" w14:textId="77777777" w:rsidR="00E60591" w:rsidRDefault="00E60591" w:rsidP="00E60591">
            <w:pPr>
              <w:pStyle w:val="CopticCross"/>
            </w:pPr>
            <w:r>
              <w:t>¿</w:t>
            </w:r>
          </w:p>
        </w:tc>
        <w:tc>
          <w:tcPr>
            <w:tcW w:w="3960" w:type="dxa"/>
          </w:tcPr>
          <w:p w14:paraId="31A73248" w14:textId="77777777" w:rsidR="00E60591" w:rsidRDefault="00E60591" w:rsidP="00E60591">
            <w:pPr>
              <w:pStyle w:val="EngHang"/>
            </w:pPr>
            <w:r>
              <w:t>We praise and bless Him,</w:t>
            </w:r>
          </w:p>
          <w:p w14:paraId="7640B484" w14:textId="77777777" w:rsidR="00E60591" w:rsidRDefault="00E60591" w:rsidP="00E60591">
            <w:pPr>
              <w:pStyle w:val="EngHang"/>
            </w:pPr>
            <w:r>
              <w:t>We serve Him,</w:t>
            </w:r>
          </w:p>
          <w:p w14:paraId="2B5A2D48" w14:textId="77777777" w:rsidR="00E60591" w:rsidRDefault="00E60591" w:rsidP="00E60591">
            <w:pPr>
              <w:pStyle w:val="EngHang"/>
            </w:pPr>
            <w:r>
              <w:t>We worship Him.</w:t>
            </w:r>
          </w:p>
          <w:p w14:paraId="3D87EA6A" w14:textId="77777777" w:rsidR="00E60591" w:rsidRDefault="00E60591" w:rsidP="00E60591">
            <w:pPr>
              <w:pStyle w:val="EngHangEnd"/>
            </w:pPr>
            <w:r>
              <w:t>Jesus Christ arose!</w:t>
            </w:r>
          </w:p>
        </w:tc>
        <w:tc>
          <w:tcPr>
            <w:tcW w:w="288" w:type="dxa"/>
          </w:tcPr>
          <w:p w14:paraId="2238B462" w14:textId="77777777" w:rsidR="00E60591" w:rsidRDefault="00E60591" w:rsidP="00E60591">
            <w:pPr>
              <w:pStyle w:val="CopticCross"/>
            </w:pPr>
          </w:p>
        </w:tc>
        <w:tc>
          <w:tcPr>
            <w:tcW w:w="288" w:type="dxa"/>
          </w:tcPr>
          <w:p w14:paraId="746CDF34" w14:textId="77777777" w:rsidR="00E60591" w:rsidRDefault="00E60591" w:rsidP="00E60591">
            <w:pPr>
              <w:pStyle w:val="CopticCross"/>
            </w:pPr>
            <w:r>
              <w:t>¿</w:t>
            </w:r>
          </w:p>
        </w:tc>
        <w:tc>
          <w:tcPr>
            <w:tcW w:w="3960" w:type="dxa"/>
          </w:tcPr>
          <w:p w14:paraId="0FBBB24C" w14:textId="77777777" w:rsidR="00E60591" w:rsidRDefault="00E60591" w:rsidP="00E60591">
            <w:pPr>
              <w:pStyle w:val="CopticVersemulti-line"/>
            </w:pPr>
            <w:r>
              <w:t>Ⲧⲉⲛϩⲱⲥ ⲧⲉⲛⲥⲙⲟⲩ ⲉⲣⲟϥ:</w:t>
            </w:r>
          </w:p>
          <w:p w14:paraId="2EB3D05F" w14:textId="77777777" w:rsidR="00E60591" w:rsidRDefault="00E60591" w:rsidP="00E60591">
            <w:pPr>
              <w:pStyle w:val="CopticVersemulti-line"/>
            </w:pPr>
            <w:r>
              <w:t>ⲧⲉⲛϣⲉⲙϣⲓ ⲙ̀ⲙⲟϥ:</w:t>
            </w:r>
          </w:p>
          <w:p w14:paraId="434DA048" w14:textId="77777777" w:rsidR="00E60591" w:rsidRDefault="00E60591" w:rsidP="00E60591">
            <w:pPr>
              <w:pStyle w:val="CopticVersemulti-line"/>
            </w:pPr>
            <w:r>
              <w:t>ⲟⲩⲟϩ ⲧⲉⲛⲟⲩⲱϣⲧ ⲙ̀ⲙⲟϥ:</w:t>
            </w:r>
          </w:p>
          <w:p w14:paraId="140AC6D8" w14:textId="77777777" w:rsidR="00E60591" w:rsidRPr="00FE0104" w:rsidRDefault="00E60591" w:rsidP="00E60591">
            <w:pPr>
              <w:pStyle w:val="CopticVerse"/>
            </w:pPr>
            <w:r>
              <w:t>Ⲓⲏ̄ⲥ̄ Ⲡⲭ̄ⲥ̄ ⲁϥⲧⲱⲛϥ.</w:t>
            </w:r>
          </w:p>
        </w:tc>
      </w:tr>
      <w:tr w:rsidR="00E60591" w14:paraId="0F7E7ECA" w14:textId="77777777" w:rsidTr="00E60591">
        <w:trPr>
          <w:cantSplit/>
        </w:trPr>
        <w:tc>
          <w:tcPr>
            <w:tcW w:w="288" w:type="dxa"/>
          </w:tcPr>
          <w:p w14:paraId="19B06AF0" w14:textId="77777777" w:rsidR="00E60591" w:rsidRDefault="00E60591" w:rsidP="00E60591">
            <w:pPr>
              <w:pStyle w:val="CopticCross"/>
            </w:pPr>
            <w:r>
              <w:lastRenderedPageBreak/>
              <w:t>¿</w:t>
            </w:r>
          </w:p>
        </w:tc>
        <w:tc>
          <w:tcPr>
            <w:tcW w:w="3960" w:type="dxa"/>
          </w:tcPr>
          <w:p w14:paraId="20032F5D" w14:textId="77777777" w:rsidR="00E60591" w:rsidRDefault="00E60591" w:rsidP="00E60591">
            <w:pPr>
              <w:pStyle w:val="EngHang"/>
            </w:pPr>
            <w:r>
              <w:t>The Son of God, Our King,</w:t>
            </w:r>
          </w:p>
          <w:p w14:paraId="353CC2C6" w14:textId="77777777" w:rsidR="00E60591" w:rsidRDefault="00E60591" w:rsidP="00E60591">
            <w:pPr>
              <w:pStyle w:val="EngHang"/>
            </w:pPr>
            <w:r>
              <w:t>Died and was buried,</w:t>
            </w:r>
          </w:p>
          <w:p w14:paraId="77090469" w14:textId="77777777" w:rsidR="00E60591" w:rsidRDefault="00E60591" w:rsidP="00E60591">
            <w:pPr>
              <w:pStyle w:val="EngHang"/>
            </w:pPr>
            <w:r>
              <w:t>And after three days,</w:t>
            </w:r>
          </w:p>
          <w:p w14:paraId="2FFB3239" w14:textId="77777777" w:rsidR="00E60591" w:rsidRDefault="00E60591" w:rsidP="00E60591">
            <w:pPr>
              <w:pStyle w:val="EngHangEnd"/>
            </w:pPr>
            <w:r>
              <w:t>Jesus Christ arose!</w:t>
            </w:r>
          </w:p>
        </w:tc>
        <w:tc>
          <w:tcPr>
            <w:tcW w:w="288" w:type="dxa"/>
          </w:tcPr>
          <w:p w14:paraId="52C274C5" w14:textId="77777777" w:rsidR="00E60591" w:rsidRDefault="00E60591" w:rsidP="00E60591">
            <w:pPr>
              <w:pStyle w:val="CopticCross"/>
            </w:pPr>
          </w:p>
        </w:tc>
        <w:tc>
          <w:tcPr>
            <w:tcW w:w="288" w:type="dxa"/>
          </w:tcPr>
          <w:p w14:paraId="09068F06" w14:textId="77777777" w:rsidR="00E60591" w:rsidRDefault="00E60591" w:rsidP="00E60591">
            <w:pPr>
              <w:pStyle w:val="CopticCross"/>
            </w:pPr>
            <w:r>
              <w:t>¿</w:t>
            </w:r>
          </w:p>
        </w:tc>
        <w:tc>
          <w:tcPr>
            <w:tcW w:w="3960" w:type="dxa"/>
          </w:tcPr>
          <w:p w14:paraId="5BA98A68" w14:textId="77777777" w:rsidR="00E60591" w:rsidRDefault="00E60591" w:rsidP="00E60591">
            <w:pPr>
              <w:pStyle w:val="CopticVersemulti-line"/>
            </w:pPr>
            <w:r>
              <w:t>Ⲩⲥ̄ Ⲑⲥ̄ ⲡⲉⲛⲟⲩⲣⲟ:</w:t>
            </w:r>
          </w:p>
          <w:p w14:paraId="122F9E96" w14:textId="77777777" w:rsidR="00E60591" w:rsidRDefault="00E60591" w:rsidP="00E60591">
            <w:pPr>
              <w:pStyle w:val="CopticVersemulti-line"/>
            </w:pPr>
            <w:r>
              <w:t>ⲁϥⲙⲟⲩ ⲟⲩⲟϩ ⲁϥⲕⲟⲥϥ:</w:t>
            </w:r>
          </w:p>
          <w:p w14:paraId="47E39C0F" w14:textId="77777777" w:rsidR="00E60591" w:rsidRDefault="00E60591" w:rsidP="00E60591">
            <w:pPr>
              <w:pStyle w:val="CopticVersemulti-line"/>
            </w:pPr>
            <w:r>
              <w:t>ⲙⲉⲛⲉⲛⲥⲁ ϣⲟⲙⲧ ⲛ̀ⲉ̀ϩⲟⲟⲩ:</w:t>
            </w:r>
          </w:p>
          <w:p w14:paraId="01E6D4CD" w14:textId="77777777" w:rsidR="00E60591" w:rsidRDefault="00E60591" w:rsidP="00E60591">
            <w:pPr>
              <w:pStyle w:val="CopticVerse"/>
            </w:pPr>
            <w:r>
              <w:t>Ⲓⲏ̄ⲥ̄ Ⲡⲭ̄ⲥ̄ ⲁϥⲧⲱⲛϥ.</w:t>
            </w:r>
          </w:p>
        </w:tc>
      </w:tr>
      <w:tr w:rsidR="00E60591" w14:paraId="653536AC" w14:textId="77777777" w:rsidTr="00E60591">
        <w:trPr>
          <w:cantSplit/>
        </w:trPr>
        <w:tc>
          <w:tcPr>
            <w:tcW w:w="288" w:type="dxa"/>
          </w:tcPr>
          <w:p w14:paraId="02D2B559" w14:textId="77777777" w:rsidR="00E60591" w:rsidRDefault="00E60591" w:rsidP="00E60591">
            <w:pPr>
              <w:pStyle w:val="CopticCross"/>
            </w:pPr>
          </w:p>
        </w:tc>
        <w:tc>
          <w:tcPr>
            <w:tcW w:w="3960" w:type="dxa"/>
          </w:tcPr>
          <w:p w14:paraId="6883D705" w14:textId="77777777" w:rsidR="00E60591" w:rsidRDefault="00E60591" w:rsidP="00E60591">
            <w:pPr>
              <w:pStyle w:val="EngHang"/>
            </w:pPr>
            <w:r>
              <w:t>This is the day</w:t>
            </w:r>
          </w:p>
          <w:p w14:paraId="24DCC3CC" w14:textId="77777777" w:rsidR="00E60591" w:rsidRDefault="00E60591" w:rsidP="00E60591">
            <w:pPr>
              <w:pStyle w:val="EngHang"/>
            </w:pPr>
            <w:r>
              <w:t>Which the Lord has made;</w:t>
            </w:r>
          </w:p>
          <w:p w14:paraId="44501F95" w14:textId="77777777" w:rsidR="00E60591" w:rsidRDefault="00E60591" w:rsidP="00E60591">
            <w:pPr>
              <w:pStyle w:val="EngHang"/>
            </w:pPr>
            <w:r>
              <w:t>Let us rejoice therein—</w:t>
            </w:r>
          </w:p>
          <w:p w14:paraId="50D872FE" w14:textId="77777777" w:rsidR="00E60591" w:rsidRDefault="00E60591" w:rsidP="00E60591">
            <w:pPr>
              <w:pStyle w:val="EngHangEnd"/>
            </w:pPr>
            <w:r>
              <w:t>Jesus Christ arose!</w:t>
            </w:r>
          </w:p>
        </w:tc>
        <w:tc>
          <w:tcPr>
            <w:tcW w:w="288" w:type="dxa"/>
          </w:tcPr>
          <w:p w14:paraId="1AC04847" w14:textId="77777777" w:rsidR="00E60591" w:rsidRDefault="00E60591" w:rsidP="00E60591">
            <w:pPr>
              <w:pStyle w:val="CopticCross"/>
            </w:pPr>
          </w:p>
        </w:tc>
        <w:tc>
          <w:tcPr>
            <w:tcW w:w="288" w:type="dxa"/>
          </w:tcPr>
          <w:p w14:paraId="5DA182A4" w14:textId="77777777" w:rsidR="00E60591" w:rsidRDefault="00E60591" w:rsidP="00E60591">
            <w:pPr>
              <w:pStyle w:val="CopticCross"/>
            </w:pPr>
          </w:p>
        </w:tc>
        <w:tc>
          <w:tcPr>
            <w:tcW w:w="3960" w:type="dxa"/>
          </w:tcPr>
          <w:p w14:paraId="181DA5EC" w14:textId="77777777" w:rsidR="00E60591" w:rsidRDefault="00E60591" w:rsidP="00E60591">
            <w:pPr>
              <w:pStyle w:val="CopticVersemulti-line"/>
            </w:pPr>
            <w:r>
              <w:t>Ⲫⲁⲓ ⲡⲉ ⲡⲓⲉϩⲟⲟⲩ:</w:t>
            </w:r>
          </w:p>
          <w:p w14:paraId="44730821" w14:textId="77777777" w:rsidR="00E60591" w:rsidRDefault="00E60591" w:rsidP="00E60591">
            <w:pPr>
              <w:pStyle w:val="CopticVersemulti-line"/>
            </w:pPr>
            <w:r>
              <w:t>ⲉⲧⲁ Ⲡⲟ̄ⲥ̄ ⲑⲁⲙⲓⲟϥ:</w:t>
            </w:r>
          </w:p>
          <w:p w14:paraId="0C0BB913" w14:textId="77777777" w:rsidR="00E60591" w:rsidRDefault="00E60591" w:rsidP="00E60591">
            <w:pPr>
              <w:pStyle w:val="CopticVersemulti-line"/>
            </w:pPr>
            <w:r>
              <w:t>ⲙⲁⲣⲉⲛⲑⲉⲗⲏⲗ ⲙ̀ⲫⲟⲟⲩ:</w:t>
            </w:r>
          </w:p>
          <w:p w14:paraId="38C7D4A3" w14:textId="77777777" w:rsidR="00E60591" w:rsidRDefault="00E60591" w:rsidP="00E60591">
            <w:pPr>
              <w:pStyle w:val="CopticVerse"/>
            </w:pPr>
            <w:r>
              <w:t>Ⲓⲏ̄ⲥ̄ Ⲡⲭ̄ⲥ̄ ⲁϥⲧⲱⲛϥ.</w:t>
            </w:r>
          </w:p>
        </w:tc>
      </w:tr>
      <w:tr w:rsidR="00E60591" w14:paraId="666B9607" w14:textId="77777777" w:rsidTr="00E60591">
        <w:trPr>
          <w:cantSplit/>
        </w:trPr>
        <w:tc>
          <w:tcPr>
            <w:tcW w:w="288" w:type="dxa"/>
          </w:tcPr>
          <w:p w14:paraId="457F4CEF" w14:textId="77777777" w:rsidR="00E60591" w:rsidRDefault="00E60591" w:rsidP="00E60591">
            <w:pPr>
              <w:pStyle w:val="CopticCross"/>
            </w:pPr>
          </w:p>
        </w:tc>
        <w:tc>
          <w:tcPr>
            <w:tcW w:w="3960" w:type="dxa"/>
          </w:tcPr>
          <w:p w14:paraId="3FB74E9B" w14:textId="77777777" w:rsidR="00E60591" w:rsidRDefault="00E60591" w:rsidP="00E60591">
            <w:pPr>
              <w:pStyle w:val="EngHang"/>
            </w:pPr>
            <w:r>
              <w:t>Hail to the Resurrection,</w:t>
            </w:r>
          </w:p>
          <w:p w14:paraId="764F6BB8" w14:textId="77777777" w:rsidR="00E60591" w:rsidRDefault="00E60591" w:rsidP="00E60591">
            <w:pPr>
              <w:pStyle w:val="EngHang"/>
            </w:pPr>
            <w:r>
              <w:t>The tumb, and the Blood,</w:t>
            </w:r>
          </w:p>
          <w:p w14:paraId="5FE462C2" w14:textId="77777777" w:rsidR="00E60591" w:rsidRPr="0030209C" w:rsidRDefault="00E60591" w:rsidP="00E60591">
            <w:pPr>
              <w:pStyle w:val="EngHang"/>
              <w:rPr>
                <w:iCs/>
              </w:rPr>
            </w:pPr>
            <w:r>
              <w:t>Which the Only-Begotten shed.</w:t>
            </w:r>
          </w:p>
          <w:p w14:paraId="57ADA27D" w14:textId="77777777" w:rsidR="00E60591" w:rsidRDefault="00E60591" w:rsidP="00E60591">
            <w:pPr>
              <w:pStyle w:val="EngHangEnd"/>
            </w:pPr>
            <w:r>
              <w:t>Jesus Christ arose!</w:t>
            </w:r>
          </w:p>
        </w:tc>
        <w:tc>
          <w:tcPr>
            <w:tcW w:w="288" w:type="dxa"/>
          </w:tcPr>
          <w:p w14:paraId="3B3F7279" w14:textId="77777777" w:rsidR="00E60591" w:rsidRDefault="00E60591" w:rsidP="00E60591">
            <w:pPr>
              <w:pStyle w:val="CopticCross"/>
            </w:pPr>
          </w:p>
        </w:tc>
        <w:tc>
          <w:tcPr>
            <w:tcW w:w="288" w:type="dxa"/>
          </w:tcPr>
          <w:p w14:paraId="0C17565D" w14:textId="77777777" w:rsidR="00E60591" w:rsidRDefault="00E60591" w:rsidP="00E60591">
            <w:pPr>
              <w:pStyle w:val="CopticCross"/>
            </w:pPr>
          </w:p>
        </w:tc>
        <w:tc>
          <w:tcPr>
            <w:tcW w:w="3960" w:type="dxa"/>
          </w:tcPr>
          <w:p w14:paraId="7658EF6B" w14:textId="77777777" w:rsidR="00E60591" w:rsidRDefault="00E60591" w:rsidP="00E60591">
            <w:pPr>
              <w:pStyle w:val="CopticVersemulti-line"/>
            </w:pPr>
            <w:r>
              <w:t>Ⲭⲉⲣⲉ ϯⲁ̀ⲛⲁⲥⲧⲁⲥⲓⲥ:</w:t>
            </w:r>
          </w:p>
          <w:p w14:paraId="4CE5E092" w14:textId="77777777" w:rsidR="00E60591" w:rsidRDefault="00E60591" w:rsidP="00E60591">
            <w:pPr>
              <w:pStyle w:val="CopticVersemulti-line"/>
            </w:pPr>
            <w:r>
              <w:t>ⲛⲉⲙ ⲡⲓⲙ̀ϩⲁⲩ ⲛⲉⲙ ⲡⲓⲥ̀ⲛⲟϥ:</w:t>
            </w:r>
          </w:p>
          <w:p w14:paraId="29E50EE4" w14:textId="77777777" w:rsidR="00E60591" w:rsidRDefault="00E60591" w:rsidP="00E60591">
            <w:pPr>
              <w:pStyle w:val="CopticVersemulti-line"/>
            </w:pPr>
            <w:r>
              <w:t>ⲉ̀ⲧⲁϥ ⲫⲟⲛϥ ⲛ̀ϫⲉ ⲡⲓⲙⲟⲛⲟⲅⲉⲛⲏⲥ:</w:t>
            </w:r>
          </w:p>
          <w:p w14:paraId="5379101A" w14:textId="77777777" w:rsidR="00E60591" w:rsidRDefault="00E60591" w:rsidP="00E60591">
            <w:pPr>
              <w:pStyle w:val="CopticVerse"/>
            </w:pPr>
            <w:r>
              <w:t>Ⲓⲏ̄ⲥ̄ Ⲡⲭ̄ⲥ̄ ⲁϥⲧⲱⲛϥ.</w:t>
            </w:r>
          </w:p>
        </w:tc>
      </w:tr>
      <w:tr w:rsidR="00E60591" w14:paraId="19B75526" w14:textId="77777777" w:rsidTr="00E60591">
        <w:trPr>
          <w:cantSplit/>
        </w:trPr>
        <w:tc>
          <w:tcPr>
            <w:tcW w:w="288" w:type="dxa"/>
          </w:tcPr>
          <w:p w14:paraId="4867698D" w14:textId="77777777" w:rsidR="00E60591" w:rsidRDefault="00E60591" w:rsidP="00E60591">
            <w:pPr>
              <w:pStyle w:val="CopticCross"/>
            </w:pPr>
            <w:r>
              <w:t>¿</w:t>
            </w:r>
          </w:p>
        </w:tc>
        <w:tc>
          <w:tcPr>
            <w:tcW w:w="3960" w:type="dxa"/>
          </w:tcPr>
          <w:p w14:paraId="42492C5A" w14:textId="77777777" w:rsidR="00E60591" w:rsidRDefault="00E60591" w:rsidP="00E60591">
            <w:pPr>
              <w:pStyle w:val="EngHang"/>
            </w:pPr>
            <w:r>
              <w:t>Repose the souls</w:t>
            </w:r>
          </w:p>
          <w:p w14:paraId="0C374247" w14:textId="77777777" w:rsidR="00E60591" w:rsidRDefault="00E60591" w:rsidP="00E60591">
            <w:pPr>
              <w:pStyle w:val="EngHang"/>
            </w:pPr>
            <w:r>
              <w:t>In the paradise of joy</w:t>
            </w:r>
          </w:p>
          <w:p w14:paraId="3EF65F81" w14:textId="77777777" w:rsidR="00E60591" w:rsidRDefault="00E60591" w:rsidP="00E60591">
            <w:pPr>
              <w:pStyle w:val="EngHang"/>
            </w:pPr>
            <w:r>
              <w:t>For the sake of your Mother, the Queen.</w:t>
            </w:r>
          </w:p>
          <w:p w14:paraId="0CBABD2B" w14:textId="77777777" w:rsidR="00E60591" w:rsidRDefault="00E60591" w:rsidP="00E60591">
            <w:pPr>
              <w:pStyle w:val="EngHangEnd"/>
            </w:pPr>
            <w:r>
              <w:t>Jesus Christ arose!</w:t>
            </w:r>
          </w:p>
        </w:tc>
        <w:tc>
          <w:tcPr>
            <w:tcW w:w="288" w:type="dxa"/>
          </w:tcPr>
          <w:p w14:paraId="72F7E446" w14:textId="77777777" w:rsidR="00E60591" w:rsidRDefault="00E60591" w:rsidP="00E60591">
            <w:pPr>
              <w:pStyle w:val="CopticCross"/>
            </w:pPr>
          </w:p>
        </w:tc>
        <w:tc>
          <w:tcPr>
            <w:tcW w:w="288" w:type="dxa"/>
          </w:tcPr>
          <w:p w14:paraId="2AFD407A" w14:textId="77777777" w:rsidR="00E60591" w:rsidRDefault="00E60591" w:rsidP="00E60591">
            <w:pPr>
              <w:pStyle w:val="CopticCross"/>
            </w:pPr>
            <w:r>
              <w:t>¿</w:t>
            </w:r>
          </w:p>
        </w:tc>
        <w:tc>
          <w:tcPr>
            <w:tcW w:w="3960" w:type="dxa"/>
          </w:tcPr>
          <w:p w14:paraId="509F434A" w14:textId="77777777" w:rsidR="00E60591" w:rsidRDefault="00E60591" w:rsidP="00E60591">
            <w:pPr>
              <w:pStyle w:val="CopticVersemulti-line"/>
            </w:pPr>
            <w:r>
              <w:t>Ⲯⲩⲭⲏ ⲙⲁⲉⲛⲧⲟⲛ ⲛⲱⲟⲩ:</w:t>
            </w:r>
          </w:p>
          <w:p w14:paraId="08E545DA" w14:textId="77777777" w:rsidR="00E60591" w:rsidRDefault="00E60591" w:rsidP="00E60591">
            <w:pPr>
              <w:pStyle w:val="CopticVersemulti-line"/>
            </w:pPr>
            <w:r>
              <w:t>ϧⲉⲛ ⲫ̀ⲙⲁⲛϣⲱⲡⲓ ⲛ̀ⲧⲉ ⲡ̀ⲟⲩⲛⲟϥ:</w:t>
            </w:r>
          </w:p>
          <w:p w14:paraId="5EB5791C" w14:textId="77777777" w:rsidR="00E60591" w:rsidRDefault="00E60591" w:rsidP="00E60591">
            <w:pPr>
              <w:pStyle w:val="CopticVersemulti-line"/>
            </w:pPr>
            <w:r>
              <w:t>ⲉⲑⲃⲉ ⲧⲉⲕⲙⲁⲩ ϯⲟⲩⲣⲱ:</w:t>
            </w:r>
          </w:p>
          <w:p w14:paraId="72F41ADC" w14:textId="77777777" w:rsidR="00E60591" w:rsidRDefault="00E60591" w:rsidP="00E60591">
            <w:pPr>
              <w:pStyle w:val="CopticVerse"/>
            </w:pPr>
            <w:r>
              <w:t>Ⲓⲏ̄ⲥ̄ Ⲡⲭ̄ⲥ̄ ⲁϥⲧⲱⲛϥ.</w:t>
            </w:r>
          </w:p>
        </w:tc>
      </w:tr>
      <w:tr w:rsidR="00E60591" w14:paraId="6164EF54" w14:textId="77777777" w:rsidTr="00E60591">
        <w:trPr>
          <w:cantSplit/>
        </w:trPr>
        <w:tc>
          <w:tcPr>
            <w:tcW w:w="288" w:type="dxa"/>
          </w:tcPr>
          <w:p w14:paraId="294A4396" w14:textId="77777777" w:rsidR="00E60591" w:rsidRDefault="00E60591" w:rsidP="00E60591">
            <w:pPr>
              <w:pStyle w:val="CopticCross"/>
            </w:pPr>
            <w:r>
              <w:t>¿</w:t>
            </w:r>
          </w:p>
        </w:tc>
        <w:tc>
          <w:tcPr>
            <w:tcW w:w="3960" w:type="dxa"/>
          </w:tcPr>
          <w:p w14:paraId="210F8E7C" w14:textId="77777777" w:rsidR="00E60591" w:rsidRDefault="00E60591" w:rsidP="00E60591">
            <w:pPr>
              <w:pStyle w:val="EngHang"/>
            </w:pPr>
            <w:r>
              <w:t>O You who suffered,</w:t>
            </w:r>
          </w:p>
          <w:p w14:paraId="6CD9FF57" w14:textId="77777777" w:rsidR="00E60591" w:rsidRDefault="00E60591" w:rsidP="00E60591">
            <w:pPr>
              <w:pStyle w:val="EngHang"/>
            </w:pPr>
            <w:r>
              <w:t>And abolished death,</w:t>
            </w:r>
          </w:p>
          <w:p w14:paraId="022593B6" w14:textId="77777777" w:rsidR="00E60591" w:rsidRDefault="00E60591" w:rsidP="00E60591">
            <w:pPr>
              <w:pStyle w:val="EngHang"/>
            </w:pPr>
            <w:r>
              <w:t>Have mercy on us, O eternal King.</w:t>
            </w:r>
          </w:p>
          <w:p w14:paraId="76A05E31" w14:textId="77777777" w:rsidR="00E60591" w:rsidRDefault="00E60591" w:rsidP="00E60591">
            <w:pPr>
              <w:pStyle w:val="EngHangEnd"/>
            </w:pPr>
            <w:r>
              <w:t>Jesus Christ arose!</w:t>
            </w:r>
          </w:p>
        </w:tc>
        <w:tc>
          <w:tcPr>
            <w:tcW w:w="288" w:type="dxa"/>
          </w:tcPr>
          <w:p w14:paraId="014A7D09" w14:textId="77777777" w:rsidR="00E60591" w:rsidRDefault="00E60591" w:rsidP="00E60591">
            <w:pPr>
              <w:pStyle w:val="CopticCross"/>
            </w:pPr>
          </w:p>
        </w:tc>
        <w:tc>
          <w:tcPr>
            <w:tcW w:w="288" w:type="dxa"/>
          </w:tcPr>
          <w:p w14:paraId="21AB76CC" w14:textId="77777777" w:rsidR="00E60591" w:rsidRDefault="00E60591" w:rsidP="00E60591">
            <w:pPr>
              <w:pStyle w:val="CopticCross"/>
            </w:pPr>
            <w:r>
              <w:t>¿</w:t>
            </w:r>
          </w:p>
        </w:tc>
        <w:tc>
          <w:tcPr>
            <w:tcW w:w="3960" w:type="dxa"/>
          </w:tcPr>
          <w:p w14:paraId="49F93040" w14:textId="77777777" w:rsidR="00E60591" w:rsidRDefault="00E60591" w:rsidP="00E60591">
            <w:pPr>
              <w:pStyle w:val="CopticVersemulti-line"/>
            </w:pPr>
            <w:r>
              <w:t>Ⲱ ⲫⲏⲉ̀ⲧⲁϥϭⲓ ⲙ̀ⲕⲁϩ:</w:t>
            </w:r>
          </w:p>
          <w:p w14:paraId="77BCD8CE" w14:textId="77777777" w:rsidR="00E60591" w:rsidRDefault="00E60591" w:rsidP="00E60591">
            <w:pPr>
              <w:pStyle w:val="CopticVersemulti-line"/>
            </w:pPr>
            <w:r>
              <w:t>ⲟⲩⲟϩ ⲉ̀ⲫ̀ⲙⲟⲩ ⲁϥⲕⲱⲣϥ:</w:t>
            </w:r>
          </w:p>
          <w:p w14:paraId="22D65F5B" w14:textId="77777777" w:rsidR="00E60591" w:rsidRDefault="00E60591" w:rsidP="00E60591">
            <w:pPr>
              <w:pStyle w:val="CopticVersemulti-line"/>
            </w:pPr>
            <w:r>
              <w:t>ⲛⲁⲓ ⲛⲁⲓ ⲱ̀ ⲡⲓⲟⲩⲣⲟ ⲛ̀ⲉ̀ⲛⲉϩ:</w:t>
            </w:r>
          </w:p>
          <w:p w14:paraId="1514FE1A" w14:textId="77777777" w:rsidR="00E60591" w:rsidRDefault="00E60591" w:rsidP="00E60591">
            <w:pPr>
              <w:pStyle w:val="CopticVerse"/>
            </w:pPr>
            <w:r>
              <w:t>Ⲓⲏ̄ⲥ̄ Ⲡⲭ̄ⲥ̄ ⲁϥⲧⲱⲛϥ.</w:t>
            </w:r>
          </w:p>
        </w:tc>
      </w:tr>
    </w:tbl>
    <w:p w14:paraId="783E5915" w14:textId="77777777" w:rsidR="00E60591" w:rsidRDefault="00E60591" w:rsidP="00E60591">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6A71A79F" w14:textId="77777777" w:rsidTr="00E60591">
        <w:trPr>
          <w:cantSplit/>
        </w:trPr>
        <w:tc>
          <w:tcPr>
            <w:tcW w:w="288" w:type="dxa"/>
          </w:tcPr>
          <w:p w14:paraId="0AEC663B" w14:textId="77777777" w:rsidR="00E60591" w:rsidRDefault="00E60591" w:rsidP="00E60591">
            <w:pPr>
              <w:pStyle w:val="CopticCross"/>
            </w:pPr>
          </w:p>
        </w:tc>
        <w:tc>
          <w:tcPr>
            <w:tcW w:w="3960" w:type="dxa"/>
          </w:tcPr>
          <w:p w14:paraId="2A1A929E" w14:textId="77777777" w:rsidR="00E60591" w:rsidRDefault="00E60591" w:rsidP="00E60591">
            <w:pPr>
              <w:pStyle w:val="EngHang"/>
            </w:pPr>
            <w:r>
              <w:t>Sing to the Lord—</w:t>
            </w:r>
          </w:p>
          <w:p w14:paraId="58777F2E" w14:textId="77777777" w:rsidR="00E60591" w:rsidRDefault="00E60591" w:rsidP="00E60591">
            <w:pPr>
              <w:pStyle w:val="EngHang"/>
            </w:pPr>
            <w:r>
              <w:t>Who came and saved us—</w:t>
            </w:r>
          </w:p>
          <w:p w14:paraId="7B56E1FF" w14:textId="77777777" w:rsidR="00E60591" w:rsidRPr="000A5BD3" w:rsidRDefault="00E60591" w:rsidP="00E60591">
            <w:pPr>
              <w:pStyle w:val="EngHang"/>
              <w:rPr>
                <w:rFonts w:ascii="Arial Unicode MS" w:eastAsia="Arial Unicode MS" w:hAnsi="Arial Unicode MS" w:cs="Arial Unicode MS"/>
              </w:rPr>
            </w:pPr>
            <w:r>
              <w:t>With understanding</w:t>
            </w:r>
          </w:p>
          <w:p w14:paraId="4F28EF1E" w14:textId="77777777" w:rsidR="00E60591" w:rsidRDefault="00E60591" w:rsidP="00E60591">
            <w:pPr>
              <w:pStyle w:val="EngHangEnd"/>
            </w:pPr>
            <w:r>
              <w:t>Christ is risen from the dead!</w:t>
            </w:r>
          </w:p>
        </w:tc>
        <w:tc>
          <w:tcPr>
            <w:tcW w:w="288" w:type="dxa"/>
          </w:tcPr>
          <w:p w14:paraId="706A38EC" w14:textId="77777777" w:rsidR="00E60591" w:rsidRDefault="00E60591" w:rsidP="00E60591">
            <w:pPr>
              <w:pStyle w:val="CopticCross"/>
            </w:pPr>
          </w:p>
        </w:tc>
        <w:tc>
          <w:tcPr>
            <w:tcW w:w="288" w:type="dxa"/>
          </w:tcPr>
          <w:p w14:paraId="3616AC92" w14:textId="77777777" w:rsidR="00E60591" w:rsidRDefault="00E60591" w:rsidP="00E60591">
            <w:pPr>
              <w:pStyle w:val="CopticCross"/>
            </w:pPr>
          </w:p>
        </w:tc>
        <w:tc>
          <w:tcPr>
            <w:tcW w:w="3960" w:type="dxa"/>
          </w:tcPr>
          <w:p w14:paraId="1EE73A2D" w14:textId="77777777" w:rsidR="00E60591" w:rsidRDefault="00E60591" w:rsidP="00E60591">
            <w:pPr>
              <w:pStyle w:val="CopticVersemulti-line"/>
            </w:pPr>
            <w:r>
              <w:t>Ⲁⲣⲓⲯⲁⲗⲓⲛ Ⲡϭⲟⲓⲥ ϧⲉⲛ ⲟⲩⲕⲁϯ:</w:t>
            </w:r>
          </w:p>
          <w:p w14:paraId="27AFA1B9" w14:textId="77777777" w:rsidR="00E60591" w:rsidRDefault="00E60591" w:rsidP="00E60591">
            <w:pPr>
              <w:pStyle w:val="CopticVersemulti-line"/>
            </w:pPr>
            <w:r>
              <w:t>ⲫⲏⲉ̀ⲧⲁϥⲓ̀ ⲁϥⲥⲱϯ ⲙ̀ⲙⲟⲛ:</w:t>
            </w:r>
          </w:p>
          <w:p w14:paraId="17DBF3BA" w14:textId="77777777" w:rsidR="00E60591" w:rsidRDefault="00E60591" w:rsidP="00E60591">
            <w:pPr>
              <w:pStyle w:val="CopticVersemulti-line"/>
            </w:pPr>
            <w:r>
              <w:t>ⲟⲩⲟϩ ⲁϥⲙⲟⲩ ⲉⲑⲃⲉ ⲡⲉⲛⲥⲱϯ:</w:t>
            </w:r>
          </w:p>
          <w:p w14:paraId="6C21DEEA" w14:textId="77777777" w:rsidR="00E60591" w:rsidRPr="005130A7" w:rsidRDefault="00E60591" w:rsidP="00E60591">
            <w:pPr>
              <w:pStyle w:val="CopticVerse"/>
            </w:pPr>
            <w:r>
              <w:t>Ⲡⲭⲣⲓⲥⲧⲟⲥ ⲁ̀ⲛⲉⲥⲧⲏ ⲉⲕ ⲛⲉⲕⲣⲱⲛ.</w:t>
            </w:r>
          </w:p>
        </w:tc>
      </w:tr>
      <w:tr w:rsidR="00E60591" w14:paraId="2942602D" w14:textId="77777777" w:rsidTr="00E60591">
        <w:trPr>
          <w:cantSplit/>
        </w:trPr>
        <w:tc>
          <w:tcPr>
            <w:tcW w:w="288" w:type="dxa"/>
          </w:tcPr>
          <w:p w14:paraId="25387F44" w14:textId="77777777" w:rsidR="00E60591" w:rsidRPr="001E2E1C" w:rsidRDefault="00E60591" w:rsidP="00E60591">
            <w:pPr>
              <w:pStyle w:val="CopticCross"/>
            </w:pPr>
          </w:p>
        </w:tc>
        <w:tc>
          <w:tcPr>
            <w:tcW w:w="3960" w:type="dxa"/>
          </w:tcPr>
          <w:p w14:paraId="03771AE4" w14:textId="77777777" w:rsidR="00E60591" w:rsidRDefault="00E60591" w:rsidP="00E60591">
            <w:pPr>
              <w:pStyle w:val="EngHang"/>
            </w:pPr>
            <w:r>
              <w:t>All joy, rejoicing,</w:t>
            </w:r>
          </w:p>
          <w:p w14:paraId="0B4F3F60" w14:textId="77777777" w:rsidR="00E60591" w:rsidRDefault="00E60591" w:rsidP="00E60591">
            <w:pPr>
              <w:pStyle w:val="EngHang"/>
            </w:pPr>
            <w:r>
              <w:t>And happiness came to us,</w:t>
            </w:r>
          </w:p>
          <w:p w14:paraId="7A3EEF3B" w14:textId="77777777" w:rsidR="00E60591" w:rsidRDefault="00E60591" w:rsidP="00E60591">
            <w:pPr>
              <w:pStyle w:val="EngHang"/>
            </w:pPr>
            <w:r>
              <w:t>For our King, Emmanuel,</w:t>
            </w:r>
          </w:p>
          <w:p w14:paraId="5B6CB4D3" w14:textId="77777777" w:rsidR="00E60591" w:rsidRDefault="00E60591" w:rsidP="00E60591">
            <w:pPr>
              <w:pStyle w:val="EngHangEnd"/>
            </w:pPr>
            <w:r>
              <w:t>Christ is risen from the dead!</w:t>
            </w:r>
          </w:p>
        </w:tc>
        <w:tc>
          <w:tcPr>
            <w:tcW w:w="288" w:type="dxa"/>
          </w:tcPr>
          <w:p w14:paraId="7461EF5F" w14:textId="77777777" w:rsidR="00E60591" w:rsidRDefault="00E60591" w:rsidP="00E60591">
            <w:pPr>
              <w:pStyle w:val="CopticCross"/>
            </w:pPr>
          </w:p>
        </w:tc>
        <w:tc>
          <w:tcPr>
            <w:tcW w:w="288" w:type="dxa"/>
          </w:tcPr>
          <w:p w14:paraId="6C28FEDA" w14:textId="77777777" w:rsidR="00E60591" w:rsidRDefault="00E60591" w:rsidP="00E60591">
            <w:pPr>
              <w:pStyle w:val="CopticCross"/>
            </w:pPr>
          </w:p>
        </w:tc>
        <w:tc>
          <w:tcPr>
            <w:tcW w:w="3960" w:type="dxa"/>
          </w:tcPr>
          <w:p w14:paraId="7BC5EE66" w14:textId="77777777" w:rsidR="00E60591" w:rsidRDefault="00E60591" w:rsidP="00E60591">
            <w:pPr>
              <w:pStyle w:val="CopticVersemulti-line"/>
            </w:pPr>
            <w:r>
              <w:t>Ⲃⲟⲛⲟⲩ ⲟⲩⲛⲟϥ ⲛⲉⲙ ⲟⲩⲑⲉⲗⲏⲗ:</w:t>
            </w:r>
          </w:p>
          <w:p w14:paraId="7357ACF9" w14:textId="77777777" w:rsidR="00E60591" w:rsidRDefault="00E60591" w:rsidP="00E60591">
            <w:pPr>
              <w:pStyle w:val="CopticVersemulti-line"/>
            </w:pPr>
            <w:r>
              <w:t>ⲛⲉⲙ ⲟⲩⲣⲁϣⲓ ⲉⲩⲓ̀ ⲉ̀ⲣⲟⲛ:</w:t>
            </w:r>
          </w:p>
          <w:p w14:paraId="0593B848" w14:textId="77777777" w:rsidR="00E60591" w:rsidRDefault="00E60591" w:rsidP="00E60591">
            <w:pPr>
              <w:pStyle w:val="CopticVersemulti-line"/>
            </w:pPr>
            <w:r>
              <w:t>ϫⲉ ⲡⲉⲛⲟⲩⲣⲟ Ⲉⲙⲙⲁⲛⲟⲩⲏⲗ:</w:t>
            </w:r>
          </w:p>
          <w:p w14:paraId="0F116452" w14:textId="77777777" w:rsidR="00E60591" w:rsidRPr="005130A7" w:rsidRDefault="00E60591" w:rsidP="00E60591">
            <w:pPr>
              <w:pStyle w:val="CopticVerse"/>
            </w:pPr>
            <w:r>
              <w:t>Ⲡⲭⲣⲓⲥⲧⲟⲥ ⲁ̀ⲛⲉⲥⲧⲏⲥ ⲉⲕ ⲛⲉⲕⲣⲟⲛ.</w:t>
            </w:r>
          </w:p>
        </w:tc>
      </w:tr>
      <w:tr w:rsidR="00E60591" w14:paraId="37177580" w14:textId="77777777" w:rsidTr="00E60591">
        <w:trPr>
          <w:cantSplit/>
        </w:trPr>
        <w:tc>
          <w:tcPr>
            <w:tcW w:w="288" w:type="dxa"/>
          </w:tcPr>
          <w:p w14:paraId="727075A3" w14:textId="77777777" w:rsidR="00E60591" w:rsidRDefault="00E60591" w:rsidP="00E60591">
            <w:pPr>
              <w:pStyle w:val="CopticCross"/>
            </w:pPr>
            <w:r>
              <w:t>¿</w:t>
            </w:r>
          </w:p>
        </w:tc>
        <w:tc>
          <w:tcPr>
            <w:tcW w:w="3960" w:type="dxa"/>
          </w:tcPr>
          <w:p w14:paraId="5F5DDF81" w14:textId="77777777" w:rsidR="00E60591" w:rsidRDefault="00E60591" w:rsidP="00E60591">
            <w:pPr>
              <w:pStyle w:val="EngHang"/>
            </w:pPr>
            <w:r>
              <w:t>The whole human race,</w:t>
            </w:r>
          </w:p>
          <w:p w14:paraId="2F544A48" w14:textId="77777777" w:rsidR="00E60591" w:rsidRDefault="00E60591" w:rsidP="00E60591">
            <w:pPr>
              <w:pStyle w:val="EngHang"/>
            </w:pPr>
            <w:r>
              <w:t>From Adam, the first,</w:t>
            </w:r>
          </w:p>
          <w:p w14:paraId="4FB26DA5" w14:textId="77777777" w:rsidR="00E60591" w:rsidRDefault="00E60591" w:rsidP="00E60591">
            <w:pPr>
              <w:pStyle w:val="EngHang"/>
            </w:pPr>
            <w:r>
              <w:t>Awaited the Provider.</w:t>
            </w:r>
          </w:p>
          <w:p w14:paraId="0B252358" w14:textId="77777777" w:rsidR="00E60591" w:rsidRDefault="00E60591" w:rsidP="00E60591">
            <w:pPr>
              <w:pStyle w:val="EngHangEnd"/>
            </w:pPr>
            <w:r>
              <w:t>Christ is risen from the dead!</w:t>
            </w:r>
          </w:p>
        </w:tc>
        <w:tc>
          <w:tcPr>
            <w:tcW w:w="288" w:type="dxa"/>
          </w:tcPr>
          <w:p w14:paraId="2AC996A0" w14:textId="77777777" w:rsidR="00E60591" w:rsidRDefault="00E60591" w:rsidP="00E60591">
            <w:pPr>
              <w:pStyle w:val="CopticCross"/>
            </w:pPr>
          </w:p>
        </w:tc>
        <w:tc>
          <w:tcPr>
            <w:tcW w:w="288" w:type="dxa"/>
          </w:tcPr>
          <w:p w14:paraId="12A43FAF" w14:textId="77777777" w:rsidR="00E60591" w:rsidRDefault="00E60591" w:rsidP="00E60591">
            <w:pPr>
              <w:pStyle w:val="CopticCross"/>
            </w:pPr>
            <w:r>
              <w:t>¿</w:t>
            </w:r>
          </w:p>
        </w:tc>
        <w:tc>
          <w:tcPr>
            <w:tcW w:w="3960" w:type="dxa"/>
          </w:tcPr>
          <w:p w14:paraId="422BE1F5" w14:textId="77777777" w:rsidR="00E60591" w:rsidRDefault="00E60591" w:rsidP="00E60591">
            <w:pPr>
              <w:pStyle w:val="CopticVersemulti-line"/>
            </w:pPr>
            <w:r>
              <w:t>Ⲅⲉⲛⲟⲥ ⲛⲓⲃⲉⲛ ⲛ̀ⲧⲉ ⲛⲓⲣⲱⲙⲓ:</w:t>
            </w:r>
          </w:p>
          <w:p w14:paraId="2888557D" w14:textId="77777777" w:rsidR="00E60591" w:rsidRDefault="00E60591" w:rsidP="00E60591">
            <w:pPr>
              <w:pStyle w:val="CopticVersemulti-line"/>
            </w:pPr>
            <w:r>
              <w:t>ⲛⲉⲙ Ⲁⲇⲁⲙ ⲡⲓⲁⲣⲭⲉⲟⲛ:</w:t>
            </w:r>
          </w:p>
          <w:p w14:paraId="11445BF4" w14:textId="77777777" w:rsidR="00E60591" w:rsidRDefault="00E60591" w:rsidP="00E60591">
            <w:pPr>
              <w:pStyle w:val="CopticVersemulti-line"/>
            </w:pPr>
            <w:r>
              <w:t>ⲁⲩϣⲱⲡⲓ ⲁⲩϫⲟⲩϣⲧ ⲙ̀ⲡⲓⲣⲉϥⲉⲣϩⲉⲙⲓ:</w:t>
            </w:r>
          </w:p>
          <w:p w14:paraId="06885452" w14:textId="77777777" w:rsidR="00E60591" w:rsidRPr="005130A7" w:rsidRDefault="00E60591" w:rsidP="00E60591">
            <w:pPr>
              <w:pStyle w:val="CopticVerse"/>
            </w:pPr>
            <w:r>
              <w:t>Ⲡⲭⲣⲓⲥⲧⲟⲥ ⲁ̀ⲛⲉⲥⲧⲏⲥ ⲉⲕ ⲛⲉⲕⲣⲟⲛ.</w:t>
            </w:r>
          </w:p>
        </w:tc>
      </w:tr>
      <w:tr w:rsidR="00E60591" w14:paraId="1277E002" w14:textId="77777777" w:rsidTr="00E60591">
        <w:trPr>
          <w:cantSplit/>
        </w:trPr>
        <w:tc>
          <w:tcPr>
            <w:tcW w:w="288" w:type="dxa"/>
          </w:tcPr>
          <w:p w14:paraId="1A0393AF" w14:textId="77777777" w:rsidR="00E60591" w:rsidRDefault="00E60591" w:rsidP="00E60591">
            <w:pPr>
              <w:pStyle w:val="CopticCross"/>
            </w:pPr>
            <w:r>
              <w:t>¿</w:t>
            </w:r>
          </w:p>
        </w:tc>
        <w:tc>
          <w:tcPr>
            <w:tcW w:w="3960" w:type="dxa"/>
          </w:tcPr>
          <w:p w14:paraId="16454E6F" w14:textId="77777777" w:rsidR="00E60591" w:rsidRDefault="00E60591" w:rsidP="00E60591">
            <w:pPr>
              <w:pStyle w:val="EngHang"/>
            </w:pPr>
            <w:r>
              <w:t>King David, the hymnist,</w:t>
            </w:r>
          </w:p>
          <w:p w14:paraId="7BDEB217" w14:textId="77777777" w:rsidR="00E60591" w:rsidRDefault="00E60591" w:rsidP="00E60591">
            <w:pPr>
              <w:pStyle w:val="EngHang"/>
            </w:pPr>
            <w:r>
              <w:t>Said on the psaltery,</w:t>
            </w:r>
          </w:p>
          <w:p w14:paraId="29631E48" w14:textId="77777777" w:rsidR="00E60591" w:rsidRDefault="00E60591" w:rsidP="00E60591">
            <w:pPr>
              <w:pStyle w:val="EngHang"/>
            </w:pPr>
            <w:r>
              <w:t>God the Logos has risen.</w:t>
            </w:r>
          </w:p>
          <w:p w14:paraId="5A8D88CC" w14:textId="77777777" w:rsidR="00E60591" w:rsidRDefault="00E60591" w:rsidP="00E60591">
            <w:pPr>
              <w:pStyle w:val="EngHangEnd"/>
            </w:pPr>
            <w:r>
              <w:t>Christ is risen from the dead!</w:t>
            </w:r>
          </w:p>
        </w:tc>
        <w:tc>
          <w:tcPr>
            <w:tcW w:w="288" w:type="dxa"/>
          </w:tcPr>
          <w:p w14:paraId="02C5CF62" w14:textId="77777777" w:rsidR="00E60591" w:rsidRDefault="00E60591" w:rsidP="00E60591">
            <w:pPr>
              <w:pStyle w:val="CopticCross"/>
            </w:pPr>
          </w:p>
        </w:tc>
        <w:tc>
          <w:tcPr>
            <w:tcW w:w="288" w:type="dxa"/>
          </w:tcPr>
          <w:p w14:paraId="79B18AD6" w14:textId="77777777" w:rsidR="00E60591" w:rsidRDefault="00E60591" w:rsidP="00E60591">
            <w:pPr>
              <w:pStyle w:val="CopticCross"/>
            </w:pPr>
            <w:r>
              <w:t>¿</w:t>
            </w:r>
          </w:p>
        </w:tc>
        <w:tc>
          <w:tcPr>
            <w:tcW w:w="3960" w:type="dxa"/>
          </w:tcPr>
          <w:p w14:paraId="2B282257" w14:textId="77777777" w:rsidR="00E60591" w:rsidRDefault="00E60591" w:rsidP="00E60591">
            <w:pPr>
              <w:pStyle w:val="CopticVersemulti-line"/>
            </w:pPr>
            <w:r>
              <w:t>Ⲇⲁⲩⲓⲇ ⲡ̀ⲟⲩⲣⲟ ⲡⲓϩⲯⲙⲛⲟⲇⲟⲥ:</w:t>
            </w:r>
          </w:p>
          <w:p w14:paraId="3DBA320E" w14:textId="77777777" w:rsidR="00E60591" w:rsidRDefault="00E60591" w:rsidP="00E60591">
            <w:pPr>
              <w:pStyle w:val="CopticVersemulti-line"/>
            </w:pPr>
            <w:r>
              <w:t>ⲁϥϫⲟⲥ ϧⲉⲛ ⲡⲓⲯⲁⲗⲧⲏⲣⲓⲟⲛ:</w:t>
            </w:r>
          </w:p>
          <w:p w14:paraId="2B1F23BF" w14:textId="77777777" w:rsidR="00E60591" w:rsidRDefault="00E60591" w:rsidP="00E60591">
            <w:pPr>
              <w:pStyle w:val="CopticVersemulti-line"/>
            </w:pPr>
            <w:r>
              <w:t>ϫⲉ ⲁϥⲧⲱⲛϥ ⲛ̀ϫⲉ Ⲫⲛⲟⲩϯ ⲡⲓⲗⲟⲅⲟⲥ:</w:t>
            </w:r>
          </w:p>
          <w:p w14:paraId="64AB1600" w14:textId="77777777" w:rsidR="00E60591" w:rsidRPr="005130A7" w:rsidRDefault="00E60591" w:rsidP="00E60591">
            <w:pPr>
              <w:pStyle w:val="CopticVerse"/>
            </w:pPr>
            <w:r>
              <w:t>Ⲡⲭⲣⲓⲥⲧⲟⲥ ⲁ̀ⲛⲉⲥⲧⲏⲥ ⲉⲕ ⲛⲉⲕⲣⲟⲛ.</w:t>
            </w:r>
          </w:p>
        </w:tc>
      </w:tr>
      <w:tr w:rsidR="00E60591" w14:paraId="014531D3" w14:textId="77777777" w:rsidTr="00E60591">
        <w:trPr>
          <w:cantSplit/>
        </w:trPr>
        <w:tc>
          <w:tcPr>
            <w:tcW w:w="288" w:type="dxa"/>
          </w:tcPr>
          <w:p w14:paraId="1BD976AF" w14:textId="77777777" w:rsidR="00E60591" w:rsidRDefault="00E60591" w:rsidP="00E60591">
            <w:pPr>
              <w:pStyle w:val="CopticCross"/>
            </w:pPr>
          </w:p>
        </w:tc>
        <w:tc>
          <w:tcPr>
            <w:tcW w:w="3960" w:type="dxa"/>
          </w:tcPr>
          <w:p w14:paraId="00AAD5C5" w14:textId="77777777" w:rsidR="00E60591" w:rsidRDefault="00E60591" w:rsidP="00E60591">
            <w:pPr>
              <w:pStyle w:val="EngHang"/>
            </w:pPr>
            <w:r>
              <w:t>Therefore, he cries saying,</w:t>
            </w:r>
          </w:p>
          <w:p w14:paraId="34D790E7" w14:textId="77777777" w:rsidR="00E60591" w:rsidRDefault="00E60591" w:rsidP="00E60591">
            <w:pPr>
              <w:pStyle w:val="EngHang"/>
            </w:pPr>
            <w:r>
              <w:t>O Creator of all ages,</w:t>
            </w:r>
          </w:p>
          <w:p w14:paraId="4CDEB972" w14:textId="77777777" w:rsidR="00E60591" w:rsidRDefault="00E60591" w:rsidP="00E60591">
            <w:pPr>
              <w:pStyle w:val="EngHang"/>
            </w:pPr>
            <w:r>
              <w:t>Rise and scatter [Your enemies].</w:t>
            </w:r>
          </w:p>
          <w:p w14:paraId="177D335B" w14:textId="77777777" w:rsidR="00E60591" w:rsidRDefault="00E60591" w:rsidP="00E60591">
            <w:pPr>
              <w:pStyle w:val="EngHangEnd"/>
            </w:pPr>
            <w:r>
              <w:t>Christ is risen from the dead!</w:t>
            </w:r>
          </w:p>
        </w:tc>
        <w:tc>
          <w:tcPr>
            <w:tcW w:w="288" w:type="dxa"/>
          </w:tcPr>
          <w:p w14:paraId="3927D944" w14:textId="77777777" w:rsidR="00E60591" w:rsidRDefault="00E60591" w:rsidP="00E60591">
            <w:pPr>
              <w:pStyle w:val="CopticCross"/>
            </w:pPr>
          </w:p>
        </w:tc>
        <w:tc>
          <w:tcPr>
            <w:tcW w:w="288" w:type="dxa"/>
          </w:tcPr>
          <w:p w14:paraId="48C6C9D0" w14:textId="77777777" w:rsidR="00E60591" w:rsidRDefault="00E60591" w:rsidP="00E60591">
            <w:pPr>
              <w:pStyle w:val="CopticCross"/>
            </w:pPr>
          </w:p>
        </w:tc>
        <w:tc>
          <w:tcPr>
            <w:tcW w:w="3960" w:type="dxa"/>
          </w:tcPr>
          <w:p w14:paraId="0D390EAD" w14:textId="77777777" w:rsidR="00E60591" w:rsidRDefault="00E60591" w:rsidP="00E60591">
            <w:pPr>
              <w:pStyle w:val="CopticVersemulti-line"/>
            </w:pPr>
            <w:r>
              <w:t>Ⲉⲑⲃⲉ ⲫⲁⲓ ⲉϥⲱϣ ⲉ̀ⲃⲟⲗ:</w:t>
            </w:r>
          </w:p>
          <w:p w14:paraId="60F4BBB7" w14:textId="77777777" w:rsidR="00E60591" w:rsidRDefault="00E60591" w:rsidP="00E60591">
            <w:pPr>
              <w:pStyle w:val="CopticVersemulti-line"/>
            </w:pPr>
            <w:r>
              <w:t>Ϫⲉ ⲡⲓⲣⲉϥⲥⲱⲛⲧ ⲛⲧⲉ ⲛⲓⲉ̀ⲱⲛ:</w:t>
            </w:r>
          </w:p>
          <w:p w14:paraId="27D25684" w14:textId="77777777" w:rsidR="00E60591" w:rsidRDefault="00E60591" w:rsidP="00E60591">
            <w:pPr>
              <w:pStyle w:val="CopticVersemulti-line"/>
            </w:pPr>
            <w:r>
              <w:t>ⲙⲁⲣⲉϥⲧⲱⲛϥ ⲙⲁⲣⲟⲩϫⲱⲣ ⲉ̀ⲃⲟⲗ:</w:t>
            </w:r>
          </w:p>
          <w:p w14:paraId="4B4DC32B" w14:textId="77777777" w:rsidR="00E60591" w:rsidRDefault="00E60591" w:rsidP="00E60591">
            <w:pPr>
              <w:pStyle w:val="CopticVerse"/>
            </w:pPr>
            <w:r>
              <w:t>Ⲡⲭⲣⲓⲥⲧⲟⲥ ⲁ̀ⲛⲉⲥⲧⲏⲥ ⲉⲕ ⲛⲉⲕⲣⲟⲛ.</w:t>
            </w:r>
          </w:p>
        </w:tc>
      </w:tr>
      <w:tr w:rsidR="00E60591" w14:paraId="2B148F29" w14:textId="77777777" w:rsidTr="00E60591">
        <w:trPr>
          <w:cantSplit/>
        </w:trPr>
        <w:tc>
          <w:tcPr>
            <w:tcW w:w="288" w:type="dxa"/>
          </w:tcPr>
          <w:p w14:paraId="56952007" w14:textId="77777777" w:rsidR="00E60591" w:rsidRDefault="00E60591" w:rsidP="00E60591">
            <w:pPr>
              <w:pStyle w:val="CopticCross"/>
            </w:pPr>
          </w:p>
        </w:tc>
        <w:tc>
          <w:tcPr>
            <w:tcW w:w="3960" w:type="dxa"/>
          </w:tcPr>
          <w:p w14:paraId="31FA851C" w14:textId="77777777" w:rsidR="00E60591" w:rsidRDefault="00E60591" w:rsidP="00E60591">
            <w:pPr>
              <w:pStyle w:val="EngHang"/>
            </w:pPr>
            <w:r>
              <w:t>Seven commanders of the angelic orders,</w:t>
            </w:r>
          </w:p>
          <w:p w14:paraId="72D15CEF" w14:textId="77777777" w:rsidR="00E60591" w:rsidRDefault="00E60591" w:rsidP="00E60591">
            <w:pPr>
              <w:pStyle w:val="EngHang"/>
            </w:pPr>
            <w:r>
              <w:t>And the rational beings,</w:t>
            </w:r>
          </w:p>
          <w:p w14:paraId="64E72DE4" w14:textId="77777777" w:rsidR="00E60591" w:rsidRDefault="00E60591" w:rsidP="00E60591">
            <w:pPr>
              <w:pStyle w:val="EngHang"/>
            </w:pPr>
            <w:r>
              <w:t>Worship and offer hymns.</w:t>
            </w:r>
          </w:p>
          <w:p w14:paraId="13D8616B" w14:textId="77777777" w:rsidR="00E60591" w:rsidRDefault="00E60591" w:rsidP="00E60591">
            <w:pPr>
              <w:pStyle w:val="EngHangEnd"/>
            </w:pPr>
            <w:r>
              <w:t>Christ is risen from the dead!</w:t>
            </w:r>
          </w:p>
        </w:tc>
        <w:tc>
          <w:tcPr>
            <w:tcW w:w="288" w:type="dxa"/>
          </w:tcPr>
          <w:p w14:paraId="6F1DF453" w14:textId="77777777" w:rsidR="00E60591" w:rsidRDefault="00E60591" w:rsidP="00E60591">
            <w:pPr>
              <w:pStyle w:val="CopticCross"/>
            </w:pPr>
          </w:p>
        </w:tc>
        <w:tc>
          <w:tcPr>
            <w:tcW w:w="288" w:type="dxa"/>
          </w:tcPr>
          <w:p w14:paraId="6B3305AB" w14:textId="77777777" w:rsidR="00E60591" w:rsidRDefault="00E60591" w:rsidP="00E60591">
            <w:pPr>
              <w:pStyle w:val="CopticCross"/>
            </w:pPr>
          </w:p>
        </w:tc>
        <w:tc>
          <w:tcPr>
            <w:tcW w:w="3960" w:type="dxa"/>
          </w:tcPr>
          <w:p w14:paraId="1F6D5228" w14:textId="77777777" w:rsidR="00E60591" w:rsidRDefault="00E60591" w:rsidP="00E60591">
            <w:pPr>
              <w:pStyle w:val="CopticVersemulti-line"/>
            </w:pPr>
            <w:r>
              <w:t>Ⲍ ⲛ̀ⲧⲁⲅⲙⲁ ⲛ̀ⲁⲣⲭⲏ ⲁⲅⲅⲉⲗⲟⲥ:</w:t>
            </w:r>
          </w:p>
          <w:p w14:paraId="3FF584B3" w14:textId="77777777" w:rsidR="00E60591" w:rsidRDefault="00E60591" w:rsidP="00E60591">
            <w:pPr>
              <w:pStyle w:val="CopticVersemulti-line"/>
            </w:pPr>
            <w:r>
              <w:t>ⲛⲉⲙ ⲛⲓⲫⲩⲥⲓⲥ ⲛ̀ⲛⲟⲩⲏⲣⲟⲛ:</w:t>
            </w:r>
          </w:p>
          <w:p w14:paraId="48F09B65" w14:textId="77777777" w:rsidR="00E60591" w:rsidRDefault="00E60591" w:rsidP="00E60591">
            <w:pPr>
              <w:pStyle w:val="CopticVersemulti-line"/>
            </w:pPr>
            <w:r>
              <w:t>ⲉⲩⲟⲩⲱϣⲧ ⲉⲩⲉⲣϩⲩⲙⲛⲟⲥ:</w:t>
            </w:r>
          </w:p>
          <w:p w14:paraId="51865FC3" w14:textId="77777777" w:rsidR="00E60591" w:rsidRDefault="00E60591" w:rsidP="00E60591">
            <w:pPr>
              <w:pStyle w:val="CopticVerse"/>
            </w:pPr>
            <w:r>
              <w:t>Ⲡⲭⲣⲓⲥⲧⲟⲥ ⲁ̀ⲛⲉⲥⲧⲏⲥ ⲉⲕ ⲛⲉⲕⲣⲟⲛ.</w:t>
            </w:r>
          </w:p>
        </w:tc>
      </w:tr>
      <w:tr w:rsidR="00E60591" w14:paraId="623BA30F" w14:textId="77777777" w:rsidTr="00E60591">
        <w:trPr>
          <w:cantSplit/>
        </w:trPr>
        <w:tc>
          <w:tcPr>
            <w:tcW w:w="288" w:type="dxa"/>
          </w:tcPr>
          <w:p w14:paraId="4EC4F122" w14:textId="77777777" w:rsidR="00E60591" w:rsidRDefault="00E60591" w:rsidP="00E60591">
            <w:pPr>
              <w:pStyle w:val="CopticCross"/>
            </w:pPr>
            <w:r>
              <w:t>¿</w:t>
            </w:r>
          </w:p>
        </w:tc>
        <w:tc>
          <w:tcPr>
            <w:tcW w:w="3960" w:type="dxa"/>
          </w:tcPr>
          <w:p w14:paraId="74638C00" w14:textId="77777777" w:rsidR="00E60591" w:rsidRDefault="00E60591" w:rsidP="00E60591">
            <w:pPr>
              <w:pStyle w:val="EngHang"/>
            </w:pPr>
            <w:r>
              <w:t>See, the angel</w:t>
            </w:r>
          </w:p>
          <w:p w14:paraId="29FED65C" w14:textId="77777777" w:rsidR="00E60591" w:rsidRDefault="00E60591" w:rsidP="00E60591">
            <w:pPr>
              <w:pStyle w:val="EngHang"/>
            </w:pPr>
            <w:r>
              <w:t>Spoke with the women.</w:t>
            </w:r>
          </w:p>
          <w:p w14:paraId="307252BA" w14:textId="77777777" w:rsidR="00E60591" w:rsidRDefault="00E60591" w:rsidP="00E60591">
            <w:pPr>
              <w:pStyle w:val="EngHang"/>
            </w:pPr>
            <w:r>
              <w:t>He evangelized them, saying,</w:t>
            </w:r>
          </w:p>
          <w:p w14:paraId="2CDC721A" w14:textId="77777777" w:rsidR="00E60591" w:rsidRDefault="00E60591" w:rsidP="00E60591">
            <w:pPr>
              <w:pStyle w:val="EngHangEnd"/>
            </w:pPr>
            <w:r>
              <w:t>“Christ is risen from the dead!”</w:t>
            </w:r>
          </w:p>
        </w:tc>
        <w:tc>
          <w:tcPr>
            <w:tcW w:w="288" w:type="dxa"/>
          </w:tcPr>
          <w:p w14:paraId="201222B1" w14:textId="77777777" w:rsidR="00E60591" w:rsidRDefault="00E60591" w:rsidP="00E60591">
            <w:pPr>
              <w:pStyle w:val="CopticCross"/>
            </w:pPr>
          </w:p>
        </w:tc>
        <w:tc>
          <w:tcPr>
            <w:tcW w:w="288" w:type="dxa"/>
          </w:tcPr>
          <w:p w14:paraId="72C9B292" w14:textId="77777777" w:rsidR="00E60591" w:rsidRDefault="00E60591" w:rsidP="00E60591">
            <w:pPr>
              <w:pStyle w:val="CopticCross"/>
            </w:pPr>
            <w:r>
              <w:t>¿</w:t>
            </w:r>
          </w:p>
        </w:tc>
        <w:tc>
          <w:tcPr>
            <w:tcW w:w="3960" w:type="dxa"/>
          </w:tcPr>
          <w:p w14:paraId="3ED475D0" w14:textId="77777777" w:rsidR="00E60591" w:rsidRPr="003608BE" w:rsidRDefault="00E60591" w:rsidP="00E60591">
            <w:pPr>
              <w:pStyle w:val="CopticVersemulti-line"/>
            </w:pPr>
            <w:r w:rsidRPr="003608BE">
              <w:t>Ⲏⲡⲡⲉ ⲓⲥ ⲡⲓⲁⲅⲅⲉⲗⲟⲥ:</w:t>
            </w:r>
          </w:p>
          <w:p w14:paraId="77B88041" w14:textId="77777777" w:rsidR="00E60591" w:rsidRPr="003608BE" w:rsidRDefault="00E60591" w:rsidP="00E60591">
            <w:pPr>
              <w:pStyle w:val="CopticVersemulti-line"/>
            </w:pPr>
            <w:r w:rsidRPr="003608BE">
              <w:t>ⲁϥⲥⲁϫⲓ ⲛⲉⲙ ⲛⲓϩⲓⲟⲙⲓ ⲉ̀ⲣⲟⲛ:</w:t>
            </w:r>
          </w:p>
          <w:p w14:paraId="7C1D39B1" w14:textId="77777777" w:rsidR="00E60591" w:rsidRPr="003608BE" w:rsidRDefault="00E60591" w:rsidP="00E60591">
            <w:pPr>
              <w:pStyle w:val="CopticVersemulti-line"/>
            </w:pPr>
            <w:r w:rsidRPr="003608BE">
              <w:t>ⲁϥϩⲓϣⲉⲛⲛⲟⲩϥⲓ ⲛⲉⲱⲟⲩ ⲁϥϫⲟⲥ:</w:t>
            </w:r>
          </w:p>
          <w:p w14:paraId="083B33B7" w14:textId="77777777" w:rsidR="00E60591" w:rsidRPr="00556F35" w:rsidRDefault="00E60591" w:rsidP="00E60591">
            <w:pPr>
              <w:pStyle w:val="CopticVerse"/>
              <w:rPr>
                <w:b/>
              </w:rPr>
            </w:pPr>
            <w:r>
              <w:t>Ⲡⲭⲣⲓⲥⲧⲟⲥ ⲁ̀ⲛⲉⲥⲧⲏⲥ ⲉⲕ ⲛⲉⲕⲣⲟⲛ.</w:t>
            </w:r>
          </w:p>
        </w:tc>
      </w:tr>
      <w:tr w:rsidR="00E60591" w14:paraId="6258A291" w14:textId="77777777" w:rsidTr="00E60591">
        <w:trPr>
          <w:cantSplit/>
        </w:trPr>
        <w:tc>
          <w:tcPr>
            <w:tcW w:w="288" w:type="dxa"/>
          </w:tcPr>
          <w:p w14:paraId="24EB5D67"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746B01EB" w14:textId="77777777" w:rsidR="00E60591" w:rsidRDefault="00E60591" w:rsidP="00E60591">
            <w:pPr>
              <w:pStyle w:val="EngHang"/>
            </w:pPr>
            <w:r>
              <w:t>Gather, all my beloved,</w:t>
            </w:r>
          </w:p>
          <w:p w14:paraId="48359BD7" w14:textId="77777777" w:rsidR="00E60591" w:rsidRDefault="00E60591" w:rsidP="00E60591">
            <w:pPr>
              <w:pStyle w:val="EngHang"/>
            </w:pPr>
            <w:r>
              <w:t>Who believe in the Good News</w:t>
            </w:r>
          </w:p>
          <w:p w14:paraId="4BA87087" w14:textId="77777777" w:rsidR="00E60591" w:rsidRDefault="00E60591" w:rsidP="00E60591">
            <w:pPr>
              <w:pStyle w:val="EngHang"/>
            </w:pPr>
            <w:r>
              <w:t>Of the Resurrection of the Son of God.</w:t>
            </w:r>
          </w:p>
          <w:p w14:paraId="17F1DAB0" w14:textId="77777777" w:rsidR="00E60591" w:rsidRDefault="00E60591" w:rsidP="00E60591">
            <w:pPr>
              <w:pStyle w:val="EngHangEnd"/>
            </w:pPr>
            <w:r>
              <w:t>Christ is risen from the dead!</w:t>
            </w:r>
          </w:p>
        </w:tc>
        <w:tc>
          <w:tcPr>
            <w:tcW w:w="288" w:type="dxa"/>
          </w:tcPr>
          <w:p w14:paraId="345F5E24" w14:textId="77777777" w:rsidR="00E60591" w:rsidRDefault="00E60591" w:rsidP="00E60591">
            <w:pPr>
              <w:pStyle w:val="CopticCross"/>
            </w:pPr>
          </w:p>
        </w:tc>
        <w:tc>
          <w:tcPr>
            <w:tcW w:w="288" w:type="dxa"/>
          </w:tcPr>
          <w:p w14:paraId="49AB5A80" w14:textId="77777777" w:rsidR="00E60591" w:rsidRDefault="00E60591" w:rsidP="00E60591">
            <w:pPr>
              <w:pStyle w:val="CopticCross"/>
            </w:pPr>
            <w:r>
              <w:t>¿</w:t>
            </w:r>
          </w:p>
        </w:tc>
        <w:tc>
          <w:tcPr>
            <w:tcW w:w="3960" w:type="dxa"/>
          </w:tcPr>
          <w:p w14:paraId="4DBBCF05" w14:textId="77777777" w:rsidR="00E60591" w:rsidRDefault="00E60591" w:rsidP="00E60591">
            <w:pPr>
              <w:pStyle w:val="CopticVersemulti-line"/>
            </w:pPr>
            <w:r>
              <w:t>Ⲑⲱⲟⲩϯ ⲧⲏⲣⲟⲩ ⲱ̀ ⲛⲁⲙⲉⲛⲣⲁϯ:</w:t>
            </w:r>
          </w:p>
          <w:p w14:paraId="3901C996" w14:textId="77777777" w:rsidR="00E60591" w:rsidRDefault="00E60591" w:rsidP="00E60591">
            <w:pPr>
              <w:pStyle w:val="CopticVersemulti-line"/>
            </w:pPr>
            <w:r>
              <w:t>ⲉⲑⲛⲁϩϯ ϧⲉⲛ ⲡⲓⲉⲩⲁⲅⲅⲉⲗⲓⲟⲛ:</w:t>
            </w:r>
          </w:p>
          <w:p w14:paraId="149F4002" w14:textId="77777777" w:rsidR="00E60591" w:rsidRDefault="00E60591" w:rsidP="00E60591">
            <w:pPr>
              <w:pStyle w:val="CopticVersemulti-line"/>
            </w:pPr>
            <w:r>
              <w:t>ϧⲉⲛ ϯⲁ̀ⲛⲁⲥⲧⲁⲥⲓⲥ ⲡ̀ϣⲏⲣⲓ ⲙ̀Ⲫⲛⲟⲩϯ:</w:t>
            </w:r>
          </w:p>
          <w:p w14:paraId="3C674F43" w14:textId="77777777" w:rsidR="00E60591" w:rsidRDefault="00E60591" w:rsidP="00E60591">
            <w:pPr>
              <w:pStyle w:val="CopticVerse"/>
            </w:pPr>
            <w:r>
              <w:t>Ⲡⲭⲣⲓⲥⲧⲟⲥ ⲁ̀ⲛⲉⲥⲧⲏⲥ ⲉⲕ ⲛⲉⲕⲣⲟⲛ.</w:t>
            </w:r>
          </w:p>
        </w:tc>
      </w:tr>
      <w:tr w:rsidR="00E60591" w14:paraId="7A31604F" w14:textId="77777777" w:rsidTr="00E60591">
        <w:trPr>
          <w:cantSplit/>
        </w:trPr>
        <w:tc>
          <w:tcPr>
            <w:tcW w:w="288" w:type="dxa"/>
          </w:tcPr>
          <w:p w14:paraId="7D617DB9" w14:textId="77777777" w:rsidR="00E60591" w:rsidRDefault="00E60591" w:rsidP="00E60591">
            <w:pPr>
              <w:pStyle w:val="CopticCross"/>
            </w:pPr>
          </w:p>
        </w:tc>
        <w:tc>
          <w:tcPr>
            <w:tcW w:w="3960" w:type="dxa"/>
          </w:tcPr>
          <w:p w14:paraId="20211560" w14:textId="77777777" w:rsidR="00E60591" w:rsidRDefault="00E60591" w:rsidP="00E60591">
            <w:pPr>
              <w:pStyle w:val="EngHang"/>
            </w:pPr>
            <w:r>
              <w:t>Our forefathers, the patriarchs,</w:t>
            </w:r>
          </w:p>
          <w:p w14:paraId="303DBE65" w14:textId="77777777" w:rsidR="00E60591" w:rsidRDefault="00E60591" w:rsidP="00E60591">
            <w:pPr>
              <w:pStyle w:val="EngHang"/>
            </w:pPr>
            <w:r>
              <w:t>And the prophets believed</w:t>
            </w:r>
          </w:p>
          <w:p w14:paraId="4BBDFD36" w14:textId="77777777" w:rsidR="00E60591" w:rsidRDefault="00E60591" w:rsidP="00E60591">
            <w:pPr>
              <w:pStyle w:val="EngHang"/>
            </w:pPr>
            <w:r>
              <w:t>In the eternal joy.</w:t>
            </w:r>
          </w:p>
          <w:p w14:paraId="52A7D642" w14:textId="77777777" w:rsidR="00E60591" w:rsidRDefault="00E60591" w:rsidP="00E60591">
            <w:pPr>
              <w:pStyle w:val="EngHangEnd"/>
            </w:pPr>
            <w:r>
              <w:t>Christ is risen from the dead!</w:t>
            </w:r>
          </w:p>
        </w:tc>
        <w:tc>
          <w:tcPr>
            <w:tcW w:w="288" w:type="dxa"/>
          </w:tcPr>
          <w:p w14:paraId="0BD3936C" w14:textId="77777777" w:rsidR="00E60591" w:rsidRDefault="00E60591" w:rsidP="00E60591">
            <w:pPr>
              <w:pStyle w:val="CopticCross"/>
            </w:pPr>
          </w:p>
        </w:tc>
        <w:tc>
          <w:tcPr>
            <w:tcW w:w="288" w:type="dxa"/>
          </w:tcPr>
          <w:p w14:paraId="4ECB49DC" w14:textId="77777777" w:rsidR="00E60591" w:rsidRDefault="00E60591" w:rsidP="00E60591">
            <w:pPr>
              <w:pStyle w:val="CopticCross"/>
            </w:pPr>
          </w:p>
        </w:tc>
        <w:tc>
          <w:tcPr>
            <w:tcW w:w="3960" w:type="dxa"/>
          </w:tcPr>
          <w:p w14:paraId="67DD5C87" w14:textId="77777777" w:rsidR="00E60591" w:rsidRDefault="00E60591" w:rsidP="00E60591">
            <w:pPr>
              <w:pStyle w:val="CopticVersemulti-line"/>
            </w:pPr>
            <w:r>
              <w:t>Ⲓⲥ ⲛⲉⲛⲓⲟϯ ⲙ̀ⲡⲁⲧⲣⲓⲁⲣⲭⲏⲥ:</w:t>
            </w:r>
          </w:p>
          <w:p w14:paraId="32339E8E" w14:textId="77777777" w:rsidR="00E60591" w:rsidRDefault="00E60591" w:rsidP="00E60591">
            <w:pPr>
              <w:pStyle w:val="CopticVersemulti-line"/>
            </w:pPr>
            <w:r>
              <w:t>ⲛⲓⲁⲣⲭⲉⲟⲥ ϧⲉⲛ ⲡ̀ⲱ̀ⲟⲩ ⲛ̀ⲧⲉ ⲉ̀ⲱ̀ⲛ:</w:t>
            </w:r>
          </w:p>
          <w:p w14:paraId="01567C91" w14:textId="77777777" w:rsidR="00E60591" w:rsidRDefault="00E60591" w:rsidP="00E60591">
            <w:pPr>
              <w:pStyle w:val="CopticVersemulti-line"/>
            </w:pPr>
            <w:r>
              <w:t>ⲁⲩⲛⲁϩϯ ⲛⲉⲙ ⲛⲓⲡ̀ⲣⲟⲫⲏⲧⲏⲥ:</w:t>
            </w:r>
          </w:p>
          <w:p w14:paraId="6DF56505" w14:textId="77777777" w:rsidR="00E60591" w:rsidRDefault="00E60591" w:rsidP="00E60591">
            <w:pPr>
              <w:pStyle w:val="CopticVerse"/>
            </w:pPr>
            <w:r>
              <w:t>Ⲡⲭⲣⲓⲥⲧⲟⲥ ⲁ̀ⲛⲉⲥⲧⲏⲥ ⲉⲕ ⲛⲉⲕⲣⲟⲛ.</w:t>
            </w:r>
          </w:p>
        </w:tc>
      </w:tr>
      <w:tr w:rsidR="00E60591" w14:paraId="1FBBD6DA" w14:textId="77777777" w:rsidTr="00E60591">
        <w:trPr>
          <w:cantSplit/>
        </w:trPr>
        <w:tc>
          <w:tcPr>
            <w:tcW w:w="288" w:type="dxa"/>
          </w:tcPr>
          <w:p w14:paraId="5348A6DE" w14:textId="77777777" w:rsidR="00E60591" w:rsidRDefault="00E60591" w:rsidP="00E60591">
            <w:pPr>
              <w:pStyle w:val="CopticCross"/>
            </w:pPr>
          </w:p>
        </w:tc>
        <w:tc>
          <w:tcPr>
            <w:tcW w:w="3960" w:type="dxa"/>
          </w:tcPr>
          <w:p w14:paraId="25366958" w14:textId="77777777" w:rsidR="00E60591" w:rsidRDefault="00E60591" w:rsidP="00E60591">
            <w:pPr>
              <w:pStyle w:val="EngHang"/>
            </w:pPr>
            <w:r>
              <w:t>The coming of Mary Magdaline</w:t>
            </w:r>
          </w:p>
          <w:p w14:paraId="33740E84" w14:textId="77777777" w:rsidR="00E60591" w:rsidRDefault="00E60591" w:rsidP="00E60591">
            <w:pPr>
              <w:pStyle w:val="EngHang"/>
            </w:pPr>
            <w:r>
              <w:t>To us today is good,</w:t>
            </w:r>
          </w:p>
          <w:p w14:paraId="065DA49D" w14:textId="77777777" w:rsidR="00E60591" w:rsidRDefault="00E60591" w:rsidP="00E60591">
            <w:pPr>
              <w:pStyle w:val="EngHang"/>
            </w:pPr>
            <w:r>
              <w:t>Proclaiming that the King of Glory,</w:t>
            </w:r>
          </w:p>
          <w:p w14:paraId="5180D986" w14:textId="77777777" w:rsidR="00E60591" w:rsidRDefault="00E60591" w:rsidP="00E60591">
            <w:pPr>
              <w:pStyle w:val="EngHangEnd"/>
            </w:pPr>
            <w:r>
              <w:t>Christ is risen from the dead!</w:t>
            </w:r>
          </w:p>
        </w:tc>
        <w:tc>
          <w:tcPr>
            <w:tcW w:w="288" w:type="dxa"/>
          </w:tcPr>
          <w:p w14:paraId="5725D640" w14:textId="77777777" w:rsidR="00E60591" w:rsidRDefault="00E60591" w:rsidP="00E60591">
            <w:pPr>
              <w:pStyle w:val="CopticCross"/>
            </w:pPr>
          </w:p>
        </w:tc>
        <w:tc>
          <w:tcPr>
            <w:tcW w:w="288" w:type="dxa"/>
          </w:tcPr>
          <w:p w14:paraId="619936A8" w14:textId="77777777" w:rsidR="00E60591" w:rsidRDefault="00E60591" w:rsidP="00E60591">
            <w:pPr>
              <w:pStyle w:val="CopticCross"/>
            </w:pPr>
          </w:p>
        </w:tc>
        <w:tc>
          <w:tcPr>
            <w:tcW w:w="3960" w:type="dxa"/>
          </w:tcPr>
          <w:p w14:paraId="4DD2A9F7" w14:textId="77777777" w:rsidR="00E60591" w:rsidRDefault="00E60591" w:rsidP="00E60591">
            <w:pPr>
              <w:pStyle w:val="CopticVersemulti-line"/>
            </w:pPr>
            <w:r>
              <w:t>Ⲕⲁⲗⲱⲥ ⲁⲥⲓ̀ ϣⲁⲣⲟⲛ ⲙ̀ⲫⲟⲟⲩ:</w:t>
            </w:r>
          </w:p>
          <w:p w14:paraId="25CF47E4" w14:textId="77777777" w:rsidR="00E60591" w:rsidRDefault="00E60591" w:rsidP="00E60591">
            <w:pPr>
              <w:pStyle w:val="CopticVersemulti-line"/>
            </w:pPr>
            <w:r>
              <w:t>Ⲙⲁⲣⲓⲁ̀ ϯⲘⲁⲅⲇⲁⲗⲱⲛ:</w:t>
            </w:r>
          </w:p>
          <w:p w14:paraId="1C05C388" w14:textId="77777777" w:rsidR="00E60591" w:rsidRDefault="00E60591" w:rsidP="00E60591">
            <w:pPr>
              <w:pStyle w:val="CopticVersemulti-line"/>
            </w:pPr>
            <w:r>
              <w:t>ⲡⲉϫⲁⲥ ϫⲉ ⲡ̀ⲟⲩⲣⲟ ⲛ̀ⲧⲉ ⲡ̀ⲱ̀ⲟⲩ:</w:t>
            </w:r>
          </w:p>
          <w:p w14:paraId="242AF9BF" w14:textId="77777777" w:rsidR="00E60591" w:rsidRDefault="00E60591" w:rsidP="00E60591">
            <w:pPr>
              <w:pStyle w:val="CopticVerse"/>
            </w:pPr>
            <w:r>
              <w:t>Ⲡⲭⲣⲓⲥⲧⲟⲥ ⲁ̀ⲛⲉⲥⲧⲏⲥ ⲉⲕ ⲛⲉⲕⲣⲟⲛ.</w:t>
            </w:r>
          </w:p>
        </w:tc>
      </w:tr>
      <w:tr w:rsidR="00E60591" w14:paraId="032379EF" w14:textId="77777777" w:rsidTr="00E60591">
        <w:trPr>
          <w:cantSplit/>
        </w:trPr>
        <w:tc>
          <w:tcPr>
            <w:tcW w:w="288" w:type="dxa"/>
          </w:tcPr>
          <w:p w14:paraId="042E2119" w14:textId="77777777" w:rsidR="00E60591" w:rsidRDefault="00E60591" w:rsidP="00E60591">
            <w:pPr>
              <w:pStyle w:val="CopticCross"/>
            </w:pPr>
            <w:r>
              <w:t>¿</w:t>
            </w:r>
          </w:p>
        </w:tc>
        <w:tc>
          <w:tcPr>
            <w:tcW w:w="3960" w:type="dxa"/>
          </w:tcPr>
          <w:p w14:paraId="78B85C86" w14:textId="77777777" w:rsidR="00E60591" w:rsidRDefault="00E60591" w:rsidP="00E60591">
            <w:pPr>
              <w:pStyle w:val="EngHang"/>
              <w:rPr>
                <w:rFonts w:eastAsia="Arial Unicode MS"/>
              </w:rPr>
            </w:pPr>
            <w:r>
              <w:rPr>
                <w:rFonts w:eastAsia="Arial Unicode MS"/>
              </w:rPr>
              <w:t>He also spoke with Mary,</w:t>
            </w:r>
          </w:p>
          <w:p w14:paraId="53C27378" w14:textId="77777777" w:rsidR="00E60591" w:rsidRDefault="00E60591" w:rsidP="00E60591">
            <w:pPr>
              <w:pStyle w:val="EngHang"/>
              <w:rPr>
                <w:rFonts w:eastAsia="Arial Unicode MS"/>
              </w:rPr>
            </w:pPr>
            <w:r>
              <w:rPr>
                <w:rFonts w:eastAsia="Arial Unicode MS"/>
              </w:rPr>
              <w:t>Saying, “Go to My brothers,</w:t>
            </w:r>
          </w:p>
          <w:p w14:paraId="65D4A6EC" w14:textId="77777777" w:rsidR="00E60591" w:rsidRDefault="00E60591" w:rsidP="00E60591">
            <w:pPr>
              <w:pStyle w:val="EngHang"/>
              <w:rPr>
                <w:rFonts w:eastAsia="Arial Unicode MS"/>
              </w:rPr>
            </w:pPr>
            <w:r>
              <w:rPr>
                <w:rFonts w:eastAsia="Arial Unicode MS"/>
              </w:rPr>
              <w:t>So that they may see me in Galilee.</w:t>
            </w:r>
          </w:p>
          <w:p w14:paraId="2A148DE4" w14:textId="77777777" w:rsidR="00E60591" w:rsidRPr="003678BC" w:rsidRDefault="00E60591" w:rsidP="00E60591">
            <w:pPr>
              <w:pStyle w:val="EngHangEnd"/>
              <w:rPr>
                <w:rFonts w:eastAsia="Arial Unicode MS"/>
              </w:rPr>
            </w:pPr>
            <w:r>
              <w:t>Christ is risen from the dead!</w:t>
            </w:r>
          </w:p>
        </w:tc>
        <w:tc>
          <w:tcPr>
            <w:tcW w:w="288" w:type="dxa"/>
          </w:tcPr>
          <w:p w14:paraId="71943BB7" w14:textId="77777777" w:rsidR="00E60591" w:rsidRDefault="00E60591" w:rsidP="00E60591">
            <w:pPr>
              <w:pStyle w:val="CopticCross"/>
            </w:pPr>
          </w:p>
        </w:tc>
        <w:tc>
          <w:tcPr>
            <w:tcW w:w="288" w:type="dxa"/>
          </w:tcPr>
          <w:p w14:paraId="5EC3DE27" w14:textId="77777777" w:rsidR="00E60591" w:rsidRDefault="00E60591" w:rsidP="00E60591">
            <w:pPr>
              <w:pStyle w:val="CopticCross"/>
            </w:pPr>
            <w:r>
              <w:t>¿</w:t>
            </w:r>
          </w:p>
        </w:tc>
        <w:tc>
          <w:tcPr>
            <w:tcW w:w="3960" w:type="dxa"/>
          </w:tcPr>
          <w:p w14:paraId="1B2E75FB" w14:textId="77777777" w:rsidR="00E60591" w:rsidRDefault="00E60591" w:rsidP="00E60591">
            <w:pPr>
              <w:pStyle w:val="CopticVersemulti-line"/>
            </w:pPr>
            <w:r>
              <w:t>Ⲗⲟⲓⲡⲟⲛ ⲁϥⲥⲁϫⲓ ⲛⲉⲙ Ⲙⲁⲣⲓⲁ̀:</w:t>
            </w:r>
          </w:p>
          <w:p w14:paraId="6070E2AB" w14:textId="77777777" w:rsidR="00E60591" w:rsidRDefault="00E60591" w:rsidP="00E60591">
            <w:pPr>
              <w:pStyle w:val="CopticVersemulti-line"/>
            </w:pPr>
            <w:r>
              <w:t>Ϫⲉ ⲙⲁϣⲉⲛⲉ ⲛⲁⲥ̀ⲛⲏⲟⲩ:</w:t>
            </w:r>
          </w:p>
          <w:p w14:paraId="65B494B5" w14:textId="77777777" w:rsidR="00E60591" w:rsidRDefault="00E60591" w:rsidP="00E60591">
            <w:pPr>
              <w:pStyle w:val="CopticVersemulti-line"/>
            </w:pPr>
            <w:r>
              <w:t>ⲛ̀ⲧⲟⲩⲛⲁⲩ ⲉ̀ⲣⲟⲓ ϧⲉⲛ ϯⲄⲁⲗⲓⲗⲉⲁ̀:</w:t>
            </w:r>
          </w:p>
          <w:p w14:paraId="5BB9D4BF" w14:textId="77777777" w:rsidR="00E60591" w:rsidRPr="005130A7" w:rsidRDefault="00E60591" w:rsidP="00E60591">
            <w:pPr>
              <w:pStyle w:val="CopticVerse"/>
            </w:pPr>
            <w:r>
              <w:t>Ⲡⲭⲣⲓⲥⲧⲟⲥ ⲁ̀ⲛⲉⲥⲧⲏⲥ ⲉⲕ ⲛⲉⲕⲣⲟⲛ.</w:t>
            </w:r>
          </w:p>
        </w:tc>
      </w:tr>
      <w:tr w:rsidR="00E60591" w14:paraId="1D823C11" w14:textId="77777777" w:rsidTr="00E60591">
        <w:trPr>
          <w:cantSplit/>
        </w:trPr>
        <w:tc>
          <w:tcPr>
            <w:tcW w:w="288" w:type="dxa"/>
          </w:tcPr>
          <w:p w14:paraId="03097170" w14:textId="77777777" w:rsidR="00E60591" w:rsidRDefault="00E60591" w:rsidP="00E60591">
            <w:pPr>
              <w:pStyle w:val="CopticCross"/>
            </w:pPr>
            <w:r>
              <w:t>¿</w:t>
            </w:r>
          </w:p>
        </w:tc>
        <w:tc>
          <w:tcPr>
            <w:tcW w:w="3960" w:type="dxa"/>
          </w:tcPr>
          <w:p w14:paraId="1C517E3B" w14:textId="77777777" w:rsidR="00E60591" w:rsidRDefault="00E60591" w:rsidP="00E60591">
            <w:pPr>
              <w:pStyle w:val="EngHang"/>
            </w:pPr>
            <w:r>
              <w:t>Mary went to the Disciples,</w:t>
            </w:r>
          </w:p>
          <w:p w14:paraId="7D644BCE" w14:textId="77777777" w:rsidR="00E60591" w:rsidRDefault="00E60591" w:rsidP="00E60591">
            <w:pPr>
              <w:pStyle w:val="EngHang"/>
            </w:pPr>
            <w:r>
              <w:t>And evangelized them and Simon,</w:t>
            </w:r>
          </w:p>
          <w:p w14:paraId="0BBD271C" w14:textId="77777777" w:rsidR="00E60591" w:rsidRDefault="00E60591" w:rsidP="00E60591">
            <w:pPr>
              <w:pStyle w:val="EngHang"/>
            </w:pPr>
            <w:r>
              <w:t>Saying, “The Master is risen;</w:t>
            </w:r>
          </w:p>
          <w:p w14:paraId="729207A7" w14:textId="77777777" w:rsidR="00E60591" w:rsidRDefault="00E60591" w:rsidP="00E60591">
            <w:pPr>
              <w:pStyle w:val="EngHangEnd"/>
            </w:pPr>
            <w:r>
              <w:t>Christ is risen from the dead!”</w:t>
            </w:r>
          </w:p>
        </w:tc>
        <w:tc>
          <w:tcPr>
            <w:tcW w:w="288" w:type="dxa"/>
          </w:tcPr>
          <w:p w14:paraId="673C917E" w14:textId="77777777" w:rsidR="00E60591" w:rsidRDefault="00E60591" w:rsidP="00E60591">
            <w:pPr>
              <w:pStyle w:val="CopticCross"/>
            </w:pPr>
          </w:p>
        </w:tc>
        <w:tc>
          <w:tcPr>
            <w:tcW w:w="288" w:type="dxa"/>
          </w:tcPr>
          <w:p w14:paraId="19A68A7C" w14:textId="77777777" w:rsidR="00E60591" w:rsidRDefault="00E60591" w:rsidP="00E60591">
            <w:pPr>
              <w:pStyle w:val="CopticCross"/>
            </w:pPr>
            <w:r>
              <w:t>¿</w:t>
            </w:r>
          </w:p>
        </w:tc>
        <w:tc>
          <w:tcPr>
            <w:tcW w:w="3960" w:type="dxa"/>
          </w:tcPr>
          <w:p w14:paraId="251B6641" w14:textId="77777777" w:rsidR="00E60591" w:rsidRDefault="00E60591" w:rsidP="00E60591">
            <w:pPr>
              <w:pStyle w:val="CopticVersemulti-line"/>
            </w:pPr>
            <w:r>
              <w:t>Ⲙⲁⲣⲓⲁ ⲁⲥϣⲉⲛⲁⲥ ϣⲁ ⲛⲓⲙⲁⲑⲏⲧⲏⲥ:</w:t>
            </w:r>
          </w:p>
          <w:p w14:paraId="272E8FBA" w14:textId="77777777" w:rsidR="00E60591" w:rsidRDefault="00E60591" w:rsidP="00E60591">
            <w:pPr>
              <w:pStyle w:val="CopticVersemulti-line"/>
            </w:pPr>
            <w:r>
              <w:t>ⲁⲥϩⲓϣⲉⲛⲛⲟⲩϥⲓ ⲛⲱⲟⲩ ⲛⲉⲙ Ⲥⲓⲙⲱⲛ:</w:t>
            </w:r>
          </w:p>
          <w:p w14:paraId="404C8A51" w14:textId="77777777" w:rsidR="00E60591" w:rsidRDefault="00E60591" w:rsidP="00E60591">
            <w:pPr>
              <w:pStyle w:val="CopticVersemulti-line"/>
            </w:pPr>
            <w:r>
              <w:t>ϫⲉ ⲁϥⲧⲱⲛϥ ⲛ̀ϫⲉ ⲡⲓⲇⲉⲥⲡⲟⲧⲏⲥ:</w:t>
            </w:r>
          </w:p>
          <w:p w14:paraId="536324A9" w14:textId="77777777" w:rsidR="00E60591" w:rsidRDefault="00E60591" w:rsidP="00E60591">
            <w:pPr>
              <w:pStyle w:val="CopticVerse"/>
            </w:pPr>
            <w:r>
              <w:t>Ⲡⲭⲣⲓⲥⲧⲟⲥ ⲁ̀ⲛⲉⲥⲧⲏⲥ ⲉⲕ ⲛⲉⲕⲣⲟⲛ.</w:t>
            </w:r>
          </w:p>
        </w:tc>
      </w:tr>
      <w:tr w:rsidR="00E60591" w14:paraId="7A1CE322" w14:textId="77777777" w:rsidTr="00E60591">
        <w:trPr>
          <w:cantSplit/>
        </w:trPr>
        <w:tc>
          <w:tcPr>
            <w:tcW w:w="288" w:type="dxa"/>
          </w:tcPr>
          <w:p w14:paraId="28471565" w14:textId="77777777" w:rsidR="00E60591" w:rsidRDefault="00E60591" w:rsidP="00E60591">
            <w:pPr>
              <w:pStyle w:val="CopticCross"/>
            </w:pPr>
          </w:p>
        </w:tc>
        <w:tc>
          <w:tcPr>
            <w:tcW w:w="3960" w:type="dxa"/>
          </w:tcPr>
          <w:p w14:paraId="4A0C8687" w14:textId="77777777" w:rsidR="00E60591" w:rsidRDefault="00E60591" w:rsidP="00E60591">
            <w:pPr>
              <w:pStyle w:val="EngHang"/>
            </w:pPr>
            <w:r>
              <w:t>The Disciples hurried,</w:t>
            </w:r>
          </w:p>
          <w:p w14:paraId="5D91C3C8" w14:textId="77777777" w:rsidR="00E60591" w:rsidRDefault="00E60591" w:rsidP="00E60591">
            <w:pPr>
              <w:pStyle w:val="EngHang"/>
            </w:pPr>
            <w:r>
              <w:t>John and Simon,</w:t>
            </w:r>
          </w:p>
          <w:p w14:paraId="3C10A839" w14:textId="77777777" w:rsidR="00E60591" w:rsidRDefault="00E60591" w:rsidP="00E60591">
            <w:pPr>
              <w:pStyle w:val="EngHang"/>
            </w:pPr>
            <w:r>
              <w:t xml:space="preserve">And entered the tomb. </w:t>
            </w:r>
          </w:p>
          <w:p w14:paraId="66126101" w14:textId="77777777" w:rsidR="00E60591" w:rsidRDefault="00E60591" w:rsidP="00E60591">
            <w:pPr>
              <w:pStyle w:val="EngHangEnd"/>
            </w:pPr>
            <w:r>
              <w:t>Christ is risen from the dead!</w:t>
            </w:r>
          </w:p>
        </w:tc>
        <w:tc>
          <w:tcPr>
            <w:tcW w:w="288" w:type="dxa"/>
          </w:tcPr>
          <w:p w14:paraId="6A205C72" w14:textId="77777777" w:rsidR="00E60591" w:rsidRDefault="00E60591" w:rsidP="00E60591">
            <w:pPr>
              <w:pStyle w:val="CopticCross"/>
            </w:pPr>
          </w:p>
        </w:tc>
        <w:tc>
          <w:tcPr>
            <w:tcW w:w="288" w:type="dxa"/>
          </w:tcPr>
          <w:p w14:paraId="76876FA1" w14:textId="77777777" w:rsidR="00E60591" w:rsidRDefault="00E60591" w:rsidP="00E60591">
            <w:pPr>
              <w:pStyle w:val="CopticCross"/>
            </w:pPr>
          </w:p>
        </w:tc>
        <w:tc>
          <w:tcPr>
            <w:tcW w:w="3960" w:type="dxa"/>
          </w:tcPr>
          <w:p w14:paraId="44D27B1C" w14:textId="77777777" w:rsidR="00E60591" w:rsidRDefault="00E60591" w:rsidP="00E60591">
            <w:pPr>
              <w:pStyle w:val="CopticVersemulti-line"/>
            </w:pPr>
            <w:r>
              <w:t>Ⲛⲓⲙⲁⲑⲏⲧⲏⲥ ⲁⲩⲓⲏⲥ ⲙ̀ⲙⲱⲟⲩ:</w:t>
            </w:r>
          </w:p>
          <w:p w14:paraId="59C9B251" w14:textId="77777777" w:rsidR="00E60591" w:rsidRDefault="00E60591" w:rsidP="00E60591">
            <w:pPr>
              <w:pStyle w:val="CopticVersemulti-line"/>
            </w:pPr>
            <w:r>
              <w:t>ⲛⲉⲙ Ⲓⲱ̄ⲁ̄ ⲛⲉⲙ Ⲥⲓⲙⲱⲛ:</w:t>
            </w:r>
          </w:p>
          <w:p w14:paraId="29CAC2C4" w14:textId="77777777" w:rsidR="00E60591" w:rsidRDefault="00E60591" w:rsidP="00E60591">
            <w:pPr>
              <w:pStyle w:val="CopticVersemulti-line"/>
            </w:pPr>
            <w:r>
              <w:t>ⲁⲩϣⲉ ⲉ̀ϧⲟⲩⲛ ⲉ̀ⲡⲓⲙ̀ϩⲁⲩ:</w:t>
            </w:r>
          </w:p>
          <w:p w14:paraId="629E9DE9" w14:textId="77777777" w:rsidR="00E60591" w:rsidRDefault="00E60591" w:rsidP="00E60591">
            <w:pPr>
              <w:pStyle w:val="CopticVerse"/>
            </w:pPr>
            <w:r>
              <w:t>Ⲡⲭⲣⲓⲥⲧⲟⲥ ⲁ̀ⲛⲉⲥⲧⲏⲥ ⲉⲕ ⲛⲉⲕⲣⲟⲛ.</w:t>
            </w:r>
          </w:p>
        </w:tc>
      </w:tr>
      <w:tr w:rsidR="00E60591" w14:paraId="3506005D" w14:textId="77777777" w:rsidTr="00E60591">
        <w:trPr>
          <w:cantSplit/>
        </w:trPr>
        <w:tc>
          <w:tcPr>
            <w:tcW w:w="288" w:type="dxa"/>
          </w:tcPr>
          <w:p w14:paraId="41429A58" w14:textId="77777777" w:rsidR="00E60591" w:rsidRDefault="00E60591" w:rsidP="00E60591">
            <w:pPr>
              <w:pStyle w:val="CopticCross"/>
            </w:pPr>
          </w:p>
        </w:tc>
        <w:tc>
          <w:tcPr>
            <w:tcW w:w="3960" w:type="dxa"/>
          </w:tcPr>
          <w:p w14:paraId="3327F9B6" w14:textId="77777777" w:rsidR="00E60591" w:rsidRDefault="00E60591" w:rsidP="00E60591">
            <w:pPr>
              <w:pStyle w:val="EngHang"/>
            </w:pPr>
            <w:r>
              <w:t>They saw the cloths,</w:t>
            </w:r>
          </w:p>
          <w:p w14:paraId="1FA3897F" w14:textId="77777777" w:rsidR="00E60591" w:rsidRDefault="00E60591" w:rsidP="00E60591">
            <w:pPr>
              <w:pStyle w:val="EngHang"/>
            </w:pPr>
            <w:r>
              <w:t>Placed with the hankerchief,</w:t>
            </w:r>
          </w:p>
          <w:p w14:paraId="5FDE8076" w14:textId="77777777" w:rsidR="00E60591" w:rsidRDefault="00E60591" w:rsidP="00E60591">
            <w:pPr>
              <w:pStyle w:val="EngHang"/>
            </w:pPr>
            <w:r>
              <w:t>And the angelic voice proclaimed,</w:t>
            </w:r>
          </w:p>
          <w:p w14:paraId="75F318F6" w14:textId="77777777" w:rsidR="00E60591" w:rsidRDefault="00E60591" w:rsidP="00E60591">
            <w:pPr>
              <w:pStyle w:val="EngHangEnd"/>
            </w:pPr>
            <w:r>
              <w:t>“Christ is risen from the dead!”</w:t>
            </w:r>
          </w:p>
        </w:tc>
        <w:tc>
          <w:tcPr>
            <w:tcW w:w="288" w:type="dxa"/>
          </w:tcPr>
          <w:p w14:paraId="0A119D5E" w14:textId="77777777" w:rsidR="00E60591" w:rsidRDefault="00E60591" w:rsidP="00E60591">
            <w:pPr>
              <w:pStyle w:val="CopticCross"/>
            </w:pPr>
          </w:p>
        </w:tc>
        <w:tc>
          <w:tcPr>
            <w:tcW w:w="288" w:type="dxa"/>
          </w:tcPr>
          <w:p w14:paraId="60CEC656" w14:textId="77777777" w:rsidR="00E60591" w:rsidRDefault="00E60591" w:rsidP="00E60591">
            <w:pPr>
              <w:pStyle w:val="CopticCross"/>
            </w:pPr>
          </w:p>
        </w:tc>
        <w:tc>
          <w:tcPr>
            <w:tcW w:w="3960" w:type="dxa"/>
          </w:tcPr>
          <w:p w14:paraId="779BAB01" w14:textId="77777777" w:rsidR="00E60591" w:rsidRDefault="00E60591" w:rsidP="00E60591">
            <w:pPr>
              <w:pStyle w:val="CopticVersemulti-line"/>
            </w:pPr>
            <w:r>
              <w:t>Ⲝⲁⲡⲓⲛⲁ ⲁⲩⲛⲁⲩ ⲉ̀ⲛⲓϩ̀ⲃⲱⲥ:</w:t>
            </w:r>
          </w:p>
          <w:p w14:paraId="29FC366F" w14:textId="77777777" w:rsidR="00E60591" w:rsidRDefault="00E60591" w:rsidP="00E60591">
            <w:pPr>
              <w:pStyle w:val="CopticVersemulti-line"/>
            </w:pPr>
            <w:r>
              <w:t>ⲉⲩⲭⲏ ⲉ̀ϧ̀ⲣⲏⲓ ⲛⲉⲙ ⲡⲓⲥⲟⲇⲁⲣⲓⲟⲛ:</w:t>
            </w:r>
          </w:p>
          <w:p w14:paraId="4BC0F78C" w14:textId="77777777" w:rsidR="00E60591" w:rsidRDefault="00E60591" w:rsidP="00E60591">
            <w:pPr>
              <w:pStyle w:val="CopticVersemulti-line"/>
            </w:pPr>
            <w:r>
              <w:t>ⲛⲉⲙ ϯⲥ̀ⲙⲏ ⲛ̀ⲧⲉ ⲡⲓⲁⲅⲅⲉⲗⲟⲥ:</w:t>
            </w:r>
          </w:p>
          <w:p w14:paraId="44E58AAE" w14:textId="77777777" w:rsidR="00E60591" w:rsidRDefault="00E60591" w:rsidP="00E60591">
            <w:pPr>
              <w:pStyle w:val="CopticVerse"/>
            </w:pPr>
            <w:r>
              <w:t>Ⲡⲭⲣⲓⲥⲧⲟⲥ ⲁ̀ⲛⲉⲥⲧⲏⲥ ⲉⲕ ⲛⲉⲕⲣⲟⲛ.</w:t>
            </w:r>
          </w:p>
        </w:tc>
      </w:tr>
      <w:tr w:rsidR="00E60591" w14:paraId="4BF67C26" w14:textId="77777777" w:rsidTr="00E60591">
        <w:trPr>
          <w:cantSplit/>
        </w:trPr>
        <w:tc>
          <w:tcPr>
            <w:tcW w:w="288" w:type="dxa"/>
          </w:tcPr>
          <w:p w14:paraId="4248D0BE" w14:textId="77777777" w:rsidR="00E60591" w:rsidRDefault="00E60591" w:rsidP="00E60591">
            <w:pPr>
              <w:pStyle w:val="CopticCross"/>
            </w:pPr>
            <w:r>
              <w:lastRenderedPageBreak/>
              <w:t>¿</w:t>
            </w:r>
          </w:p>
        </w:tc>
        <w:tc>
          <w:tcPr>
            <w:tcW w:w="3960" w:type="dxa"/>
          </w:tcPr>
          <w:p w14:paraId="7E7CE482" w14:textId="77777777" w:rsidR="00E60591" w:rsidRDefault="00E60591" w:rsidP="00E60591">
            <w:pPr>
              <w:pStyle w:val="EngHang"/>
            </w:pPr>
            <w:r>
              <w:t>The believed all the Scriputres</w:t>
            </w:r>
          </w:p>
          <w:p w14:paraId="1857471D" w14:textId="77777777" w:rsidR="00E60591" w:rsidRDefault="00E60591" w:rsidP="00E60591">
            <w:pPr>
              <w:pStyle w:val="EngHang"/>
            </w:pPr>
            <w:r>
              <w:t>With uprightness of heart,</w:t>
            </w:r>
          </w:p>
          <w:p w14:paraId="674FEEFC" w14:textId="77777777" w:rsidR="00E60591" w:rsidRDefault="00E60591" w:rsidP="00E60591">
            <w:pPr>
              <w:pStyle w:val="EngHang"/>
            </w:pPr>
            <w:r>
              <w:t>And evangelized the whole world,</w:t>
            </w:r>
          </w:p>
          <w:p w14:paraId="00903662" w14:textId="77777777" w:rsidR="00E60591" w:rsidRDefault="00E60591" w:rsidP="00E60591">
            <w:pPr>
              <w:pStyle w:val="EngHangEnd"/>
            </w:pPr>
            <w:r>
              <w:t>Christ is risen from the dead!</w:t>
            </w:r>
          </w:p>
        </w:tc>
        <w:tc>
          <w:tcPr>
            <w:tcW w:w="288" w:type="dxa"/>
          </w:tcPr>
          <w:p w14:paraId="3782F23E" w14:textId="77777777" w:rsidR="00E60591" w:rsidRDefault="00E60591" w:rsidP="00E60591">
            <w:pPr>
              <w:pStyle w:val="CopticCross"/>
            </w:pPr>
          </w:p>
        </w:tc>
        <w:tc>
          <w:tcPr>
            <w:tcW w:w="288" w:type="dxa"/>
          </w:tcPr>
          <w:p w14:paraId="3594078C" w14:textId="77777777" w:rsidR="00E60591" w:rsidRDefault="00E60591" w:rsidP="00E60591">
            <w:pPr>
              <w:pStyle w:val="CopticCross"/>
            </w:pPr>
            <w:r>
              <w:t>¿</w:t>
            </w:r>
          </w:p>
        </w:tc>
        <w:tc>
          <w:tcPr>
            <w:tcW w:w="3960" w:type="dxa"/>
          </w:tcPr>
          <w:p w14:paraId="0AF24EB1" w14:textId="77777777" w:rsidR="00E60591" w:rsidRDefault="00E60591" w:rsidP="00E60591">
            <w:pPr>
              <w:pStyle w:val="CopticVersemulti-line"/>
            </w:pPr>
            <w:r>
              <w:t>Ⲟⲩⲟϩ ⲁⲩⲛⲁϩϯ ϧⲉⲛ ⲛⲓⲅ̀ⲣⲁⲫⲏ ⲧⲏⲣⲟⲩ:</w:t>
            </w:r>
          </w:p>
          <w:p w14:paraId="0CC1A50F" w14:textId="77777777" w:rsidR="00E60591" w:rsidRDefault="00E60591" w:rsidP="00E60591">
            <w:pPr>
              <w:pStyle w:val="CopticVersemulti-line"/>
            </w:pPr>
            <w:r>
              <w:t>ϧⲉⲛ ⲡ̀ϩⲏⲧ ⲙ̀ⲙⲱⲟⲩ ⲉϥⲥⲟⲩⲧⲱⲛ:</w:t>
            </w:r>
          </w:p>
          <w:p w14:paraId="7BE5F23C" w14:textId="77777777" w:rsidR="00E60591" w:rsidRDefault="00E60591" w:rsidP="00E60591">
            <w:pPr>
              <w:pStyle w:val="CopticVersemulti-line"/>
            </w:pPr>
            <w:r>
              <w:t>ⲟⲩⲟϩ ⲁⲩϩⲓⲱⲓϣ ϧⲉⲛ ⲛⲓⲭⲱⲣⲁ ⲧⲏⲣⲟⲩ:</w:t>
            </w:r>
          </w:p>
          <w:p w14:paraId="3F8AD412" w14:textId="77777777" w:rsidR="00E60591" w:rsidRDefault="00E60591" w:rsidP="00E60591">
            <w:pPr>
              <w:pStyle w:val="CopticVerse"/>
            </w:pPr>
            <w:r>
              <w:t>Ⲡⲭⲣⲓⲥⲧⲟⲥ ⲁ̀ⲛⲉⲥⲧⲏⲥ ⲉⲕ ⲛⲉⲕⲣⲟⲛ.</w:t>
            </w:r>
          </w:p>
        </w:tc>
      </w:tr>
      <w:tr w:rsidR="00E60591" w14:paraId="6C6C3081" w14:textId="77777777" w:rsidTr="00E60591">
        <w:trPr>
          <w:cantSplit/>
        </w:trPr>
        <w:tc>
          <w:tcPr>
            <w:tcW w:w="288" w:type="dxa"/>
          </w:tcPr>
          <w:p w14:paraId="4A058DD4" w14:textId="77777777" w:rsidR="00E60591" w:rsidRDefault="00E60591" w:rsidP="00E60591">
            <w:pPr>
              <w:pStyle w:val="CopticCross"/>
            </w:pPr>
            <w:r>
              <w:t>¿</w:t>
            </w:r>
          </w:p>
        </w:tc>
        <w:tc>
          <w:tcPr>
            <w:tcW w:w="3960" w:type="dxa"/>
          </w:tcPr>
          <w:p w14:paraId="521ED78E" w14:textId="77777777" w:rsidR="00E60591" w:rsidRDefault="00E60591" w:rsidP="00E60591">
            <w:pPr>
              <w:pStyle w:val="EngHang"/>
            </w:pPr>
            <w:r>
              <w:t>The Creator of the world</w:t>
            </w:r>
          </w:p>
          <w:p w14:paraId="04403EC0" w14:textId="77777777" w:rsidR="00E60591" w:rsidRDefault="00E60591" w:rsidP="00E60591">
            <w:pPr>
              <w:pStyle w:val="EngHang"/>
            </w:pPr>
            <w:r>
              <w:t>Came to the upper room in Zion,</w:t>
            </w:r>
          </w:p>
          <w:p w14:paraId="2FB40F43" w14:textId="77777777" w:rsidR="00E60591" w:rsidRDefault="00E60591" w:rsidP="00E60591">
            <w:pPr>
              <w:pStyle w:val="EngHang"/>
            </w:pPr>
            <w:r>
              <w:t>To the Apostles,</w:t>
            </w:r>
          </w:p>
          <w:p w14:paraId="29BA4A11" w14:textId="77777777" w:rsidR="00E60591" w:rsidRDefault="00E60591" w:rsidP="00E60591">
            <w:pPr>
              <w:pStyle w:val="EngHangEnd"/>
            </w:pPr>
            <w:r>
              <w:t>Christ is risen from the dead!</w:t>
            </w:r>
          </w:p>
        </w:tc>
        <w:tc>
          <w:tcPr>
            <w:tcW w:w="288" w:type="dxa"/>
          </w:tcPr>
          <w:p w14:paraId="6AB84803" w14:textId="77777777" w:rsidR="00E60591" w:rsidRDefault="00E60591" w:rsidP="00E60591">
            <w:pPr>
              <w:pStyle w:val="CopticCross"/>
            </w:pPr>
          </w:p>
        </w:tc>
        <w:tc>
          <w:tcPr>
            <w:tcW w:w="288" w:type="dxa"/>
          </w:tcPr>
          <w:p w14:paraId="3AAF9320" w14:textId="77777777" w:rsidR="00E60591" w:rsidRDefault="00E60591" w:rsidP="00E60591">
            <w:pPr>
              <w:pStyle w:val="CopticCross"/>
            </w:pPr>
            <w:r>
              <w:t>¿</w:t>
            </w:r>
          </w:p>
        </w:tc>
        <w:tc>
          <w:tcPr>
            <w:tcW w:w="3960" w:type="dxa"/>
          </w:tcPr>
          <w:p w14:paraId="7CAC0C03" w14:textId="77777777" w:rsidR="00E60591" w:rsidRDefault="00E60591" w:rsidP="00E60591">
            <w:pPr>
              <w:pStyle w:val="CopticVersemulti-line"/>
            </w:pPr>
            <w:r>
              <w:t>Ⲡⲓⲣⲉϥⲥⲱⲛⲧ ⲙ̀ⲡⲓⲕⲟⲥⲙⲟⲥ:</w:t>
            </w:r>
          </w:p>
          <w:p w14:paraId="6F55C3AD" w14:textId="77777777" w:rsidR="00E60591" w:rsidRDefault="00E60591" w:rsidP="00E60591">
            <w:pPr>
              <w:pStyle w:val="CopticVersemulti-line"/>
            </w:pPr>
            <w:r>
              <w:t>ϧⲉⲛ ϯⲃⲁϩⲙⲓ ⲛ̀ⲧⲉ Ⲥⲓⲱⲛ:</w:t>
            </w:r>
          </w:p>
          <w:p w14:paraId="4840B5F7" w14:textId="77777777" w:rsidR="00E60591" w:rsidRDefault="00E60591" w:rsidP="00E60591">
            <w:pPr>
              <w:pStyle w:val="CopticVersemulti-line"/>
            </w:pPr>
            <w:r>
              <w:t>ⲁϥⲓ̀ ϣⲁ ⲛⲓⲁ̀ⲡⲟⲥⲧⲟⲗⲟⲥ:</w:t>
            </w:r>
          </w:p>
          <w:p w14:paraId="759190C8" w14:textId="77777777" w:rsidR="00E60591" w:rsidRDefault="00E60591" w:rsidP="00E60591">
            <w:pPr>
              <w:pStyle w:val="CopticVerse"/>
            </w:pPr>
            <w:r>
              <w:t>Ⲡⲭⲣⲓⲥⲧⲟⲥ ⲁ̀ⲛⲉⲥⲧⲏⲥ ⲉⲕ ⲛⲉⲕⲣⲟⲛ.</w:t>
            </w:r>
          </w:p>
        </w:tc>
      </w:tr>
      <w:tr w:rsidR="00E60591" w14:paraId="15FA777A" w14:textId="77777777" w:rsidTr="00E60591">
        <w:trPr>
          <w:cantSplit/>
        </w:trPr>
        <w:tc>
          <w:tcPr>
            <w:tcW w:w="288" w:type="dxa"/>
          </w:tcPr>
          <w:p w14:paraId="0D8DBBC7" w14:textId="77777777" w:rsidR="00E60591" w:rsidRDefault="00E60591" w:rsidP="00E60591">
            <w:pPr>
              <w:pStyle w:val="CopticCross"/>
            </w:pPr>
          </w:p>
        </w:tc>
        <w:tc>
          <w:tcPr>
            <w:tcW w:w="3960" w:type="dxa"/>
          </w:tcPr>
          <w:p w14:paraId="11697EF6" w14:textId="77777777" w:rsidR="00E60591" w:rsidRDefault="00E60591" w:rsidP="00E60591">
            <w:pPr>
              <w:pStyle w:val="EngHang"/>
            </w:pPr>
            <w:r>
              <w:t>The doors of the upper room were shut,</w:t>
            </w:r>
          </w:p>
          <w:p w14:paraId="173869A7" w14:textId="77777777" w:rsidR="00E60591" w:rsidRDefault="00E60591" w:rsidP="00E60591">
            <w:pPr>
              <w:pStyle w:val="EngHang"/>
            </w:pPr>
            <w:r>
              <w:t>As He entered through them by His will,</w:t>
            </w:r>
          </w:p>
          <w:p w14:paraId="6A39EDAD" w14:textId="77777777" w:rsidR="00E60591" w:rsidRDefault="00E60591" w:rsidP="00E60591">
            <w:pPr>
              <w:pStyle w:val="EngHang"/>
            </w:pPr>
            <w:r>
              <w:t>He spoke to them and they heard Him.</w:t>
            </w:r>
          </w:p>
          <w:p w14:paraId="4B600706" w14:textId="77777777" w:rsidR="00E60591" w:rsidRDefault="00E60591" w:rsidP="00E60591">
            <w:pPr>
              <w:pStyle w:val="EngHangEnd"/>
            </w:pPr>
            <w:r>
              <w:t>Christ is risen from the dead!</w:t>
            </w:r>
          </w:p>
        </w:tc>
        <w:tc>
          <w:tcPr>
            <w:tcW w:w="288" w:type="dxa"/>
          </w:tcPr>
          <w:p w14:paraId="3DFA50B7" w14:textId="77777777" w:rsidR="00E60591" w:rsidRDefault="00E60591" w:rsidP="00E60591">
            <w:pPr>
              <w:pStyle w:val="CopticCross"/>
            </w:pPr>
          </w:p>
        </w:tc>
        <w:tc>
          <w:tcPr>
            <w:tcW w:w="288" w:type="dxa"/>
          </w:tcPr>
          <w:p w14:paraId="46F746A9" w14:textId="77777777" w:rsidR="00E60591" w:rsidRDefault="00E60591" w:rsidP="00E60591">
            <w:pPr>
              <w:pStyle w:val="CopticCross"/>
            </w:pPr>
          </w:p>
        </w:tc>
        <w:tc>
          <w:tcPr>
            <w:tcW w:w="3960" w:type="dxa"/>
          </w:tcPr>
          <w:p w14:paraId="175E947E" w14:textId="77777777" w:rsidR="00E60591" w:rsidRDefault="00E60591" w:rsidP="00E60591">
            <w:pPr>
              <w:pStyle w:val="CopticVersemulti-line"/>
            </w:pPr>
            <w:r>
              <w:t>Ⲣⲱⲟⲩ ⲛ̀ϯⲃⲁϩⲙⲓ ⲁⲥϣⲱⲡⲓ ⲉⲩϣⲱⲧⲉⲙ:</w:t>
            </w:r>
          </w:p>
          <w:p w14:paraId="22736A1C" w14:textId="77777777" w:rsidR="00E60591" w:rsidRDefault="00E60591" w:rsidP="00E60591">
            <w:pPr>
              <w:pStyle w:val="CopticVersemulti-line"/>
            </w:pPr>
            <w:r>
              <w:t>ⲁϥϣⲉ ⲉ̀ϧⲟⲩⲛ ⲉ̀ⲣⲱⲟⲩ ϧⲉⲛ ⲡⲉϥϩⲱⲛ:</w:t>
            </w:r>
          </w:p>
          <w:p w14:paraId="40BA80D3" w14:textId="77777777" w:rsidR="00E60591" w:rsidRDefault="00E60591" w:rsidP="00E60591">
            <w:pPr>
              <w:pStyle w:val="CopticVersemulti-line"/>
            </w:pPr>
            <w:r>
              <w:t>ⲁⲩⲥⲁϫⲓ ⲛⲉⲙⲱⲟⲩ ⲟⲩⲟϩ ⲁⲩⲥⲱⲧⲉⲙ:</w:t>
            </w:r>
          </w:p>
          <w:p w14:paraId="4DECF186" w14:textId="77777777" w:rsidR="00E60591" w:rsidRDefault="00E60591" w:rsidP="00E60591">
            <w:pPr>
              <w:pStyle w:val="CopticVerse"/>
            </w:pPr>
            <w:r>
              <w:t>Ⲡⲭⲣⲓⲥⲧⲟⲥ ⲁ̀ⲛⲉⲥⲧⲏⲥ ⲉⲕ ⲛⲉⲕⲣⲟⲛ.</w:t>
            </w:r>
          </w:p>
        </w:tc>
      </w:tr>
      <w:tr w:rsidR="00E60591" w14:paraId="192AADA2" w14:textId="77777777" w:rsidTr="00E60591">
        <w:trPr>
          <w:cantSplit/>
        </w:trPr>
        <w:tc>
          <w:tcPr>
            <w:tcW w:w="288" w:type="dxa"/>
          </w:tcPr>
          <w:p w14:paraId="44C635F9" w14:textId="77777777" w:rsidR="00E60591" w:rsidRDefault="00E60591" w:rsidP="00E60591">
            <w:pPr>
              <w:pStyle w:val="CopticCross"/>
            </w:pPr>
          </w:p>
        </w:tc>
        <w:tc>
          <w:tcPr>
            <w:tcW w:w="3960" w:type="dxa"/>
          </w:tcPr>
          <w:p w14:paraId="03116335" w14:textId="77777777" w:rsidR="00E60591" w:rsidRDefault="00E60591" w:rsidP="00E60591">
            <w:pPr>
              <w:pStyle w:val="EngHang"/>
            </w:pPr>
            <w:r>
              <w:t>Listen to me, O faithful,</w:t>
            </w:r>
          </w:p>
          <w:p w14:paraId="4D17A23F" w14:textId="77777777" w:rsidR="00E60591" w:rsidRDefault="00E60591" w:rsidP="00E60591">
            <w:pPr>
              <w:pStyle w:val="EngHang"/>
            </w:pPr>
            <w:r>
              <w:t>Concerning this glorious work,</w:t>
            </w:r>
          </w:p>
          <w:p w14:paraId="1EB83B5C" w14:textId="77777777" w:rsidR="00E60591" w:rsidRDefault="00E60591" w:rsidP="00E60591">
            <w:pPr>
              <w:pStyle w:val="EngHang"/>
            </w:pPr>
            <w:r>
              <w:t>Which was wrought for our salvation:</w:t>
            </w:r>
          </w:p>
          <w:p w14:paraId="1CC9F531" w14:textId="77777777" w:rsidR="00E60591" w:rsidRDefault="00E60591" w:rsidP="00E60591">
            <w:pPr>
              <w:pStyle w:val="EngHangEnd"/>
            </w:pPr>
            <w:r>
              <w:t>Christ is risen from the dead!</w:t>
            </w:r>
          </w:p>
        </w:tc>
        <w:tc>
          <w:tcPr>
            <w:tcW w:w="288" w:type="dxa"/>
          </w:tcPr>
          <w:p w14:paraId="0AD01832" w14:textId="77777777" w:rsidR="00E60591" w:rsidRDefault="00E60591" w:rsidP="00E60591">
            <w:pPr>
              <w:pStyle w:val="CopticCross"/>
            </w:pPr>
          </w:p>
        </w:tc>
        <w:tc>
          <w:tcPr>
            <w:tcW w:w="288" w:type="dxa"/>
          </w:tcPr>
          <w:p w14:paraId="6C3CDCE6" w14:textId="77777777" w:rsidR="00E60591" w:rsidRDefault="00E60591" w:rsidP="00E60591">
            <w:pPr>
              <w:pStyle w:val="CopticCross"/>
            </w:pPr>
          </w:p>
        </w:tc>
        <w:tc>
          <w:tcPr>
            <w:tcW w:w="3960" w:type="dxa"/>
          </w:tcPr>
          <w:p w14:paraId="75F3603B" w14:textId="77777777" w:rsidR="00E60591" w:rsidRDefault="00E60591" w:rsidP="00E60591">
            <w:pPr>
              <w:pStyle w:val="CopticVersemulti-line"/>
            </w:pPr>
            <w:r>
              <w:t>Ⲥⲱⲧⲉⲙ ⲉ̀ⲣⲟⲓ ⲱ̀ ⲛⲓⲁⲑⲛⲁϩⲧ:</w:t>
            </w:r>
          </w:p>
          <w:p w14:paraId="14BFC13B" w14:textId="77777777" w:rsidR="00E60591" w:rsidRDefault="00E60591" w:rsidP="00E60591">
            <w:pPr>
              <w:pStyle w:val="CopticVersemulti-line"/>
            </w:pPr>
            <w:r>
              <w:t>ϧⲉⲛ ⲡⲁⲓϩⲱⲃ ⲙ̀ⲡⲁⲣⲁⲇⲟⲝⲟⲛ:</w:t>
            </w:r>
          </w:p>
          <w:p w14:paraId="1B64A969" w14:textId="77777777" w:rsidR="00E60591" w:rsidRDefault="00E60591" w:rsidP="00E60591">
            <w:pPr>
              <w:pStyle w:val="CopticVersemulti-line"/>
            </w:pPr>
            <w:r>
              <w:t>ⲫⲏⲉ̀ⲧⲁϥϣⲱⲡⲓ ⲉⲑⲃⲉ ⲡⲉⲛⲥⲱϯ:</w:t>
            </w:r>
          </w:p>
          <w:p w14:paraId="7FC3E4BA" w14:textId="77777777" w:rsidR="00E60591" w:rsidRDefault="00E60591" w:rsidP="00E60591">
            <w:pPr>
              <w:pStyle w:val="CopticVerse"/>
            </w:pPr>
            <w:r>
              <w:t>Ⲡⲭⲣⲓⲥⲧⲟⲥ ⲁ̀ⲛⲉⲥⲧⲏⲥ ⲉⲕ ⲛⲉⲕⲣⲟⲛ.</w:t>
            </w:r>
          </w:p>
        </w:tc>
      </w:tr>
      <w:tr w:rsidR="00E60591" w14:paraId="61BDB35B" w14:textId="77777777" w:rsidTr="00E60591">
        <w:trPr>
          <w:cantSplit/>
        </w:trPr>
        <w:tc>
          <w:tcPr>
            <w:tcW w:w="288" w:type="dxa"/>
          </w:tcPr>
          <w:p w14:paraId="1553CF49" w14:textId="77777777" w:rsidR="00E60591" w:rsidRDefault="00E60591" w:rsidP="00E60591">
            <w:pPr>
              <w:pStyle w:val="CopticCross"/>
            </w:pPr>
            <w:r>
              <w:t>¿</w:t>
            </w:r>
          </w:p>
        </w:tc>
        <w:tc>
          <w:tcPr>
            <w:tcW w:w="3960" w:type="dxa"/>
          </w:tcPr>
          <w:p w14:paraId="4B43D62C" w14:textId="77777777" w:rsidR="00E60591" w:rsidRDefault="00E60591" w:rsidP="00E60591">
            <w:pPr>
              <w:pStyle w:val="EngHang"/>
            </w:pPr>
            <w:r>
              <w:t>We praise and exalt Him,</w:t>
            </w:r>
          </w:p>
          <w:p w14:paraId="047C27BC" w14:textId="77777777" w:rsidR="00E60591" w:rsidRDefault="00E60591" w:rsidP="00E60591">
            <w:pPr>
              <w:pStyle w:val="EngHang"/>
            </w:pPr>
            <w:r>
              <w:t>He Who has risen and saved us,</w:t>
            </w:r>
          </w:p>
          <w:p w14:paraId="2A0D114B" w14:textId="77777777" w:rsidR="00E60591" w:rsidRDefault="00E60591" w:rsidP="00E60591">
            <w:pPr>
              <w:pStyle w:val="EngHang"/>
            </w:pPr>
            <w:r>
              <w:t>And has abolished and despised death.</w:t>
            </w:r>
          </w:p>
          <w:p w14:paraId="525D3459" w14:textId="77777777" w:rsidR="00E60591" w:rsidRDefault="00E60591" w:rsidP="00E60591">
            <w:pPr>
              <w:pStyle w:val="EngHangEnd"/>
            </w:pPr>
            <w:r>
              <w:t>Christ is risen from the dead!</w:t>
            </w:r>
          </w:p>
        </w:tc>
        <w:tc>
          <w:tcPr>
            <w:tcW w:w="288" w:type="dxa"/>
          </w:tcPr>
          <w:p w14:paraId="5CAE2CD2" w14:textId="77777777" w:rsidR="00E60591" w:rsidRDefault="00E60591" w:rsidP="00E60591">
            <w:pPr>
              <w:pStyle w:val="CopticCross"/>
            </w:pPr>
          </w:p>
        </w:tc>
        <w:tc>
          <w:tcPr>
            <w:tcW w:w="288" w:type="dxa"/>
          </w:tcPr>
          <w:p w14:paraId="20FA631C" w14:textId="77777777" w:rsidR="00E60591" w:rsidRDefault="00E60591" w:rsidP="00E60591">
            <w:pPr>
              <w:pStyle w:val="CopticCross"/>
            </w:pPr>
            <w:r>
              <w:t>¿</w:t>
            </w:r>
          </w:p>
        </w:tc>
        <w:tc>
          <w:tcPr>
            <w:tcW w:w="3960" w:type="dxa"/>
          </w:tcPr>
          <w:p w14:paraId="40B8F573" w14:textId="77777777" w:rsidR="00E60591" w:rsidRDefault="00E60591" w:rsidP="00E60591">
            <w:pPr>
              <w:pStyle w:val="CopticVersemulti-line"/>
            </w:pPr>
            <w:r>
              <w:t>Ⲧⲉⲛϩⲱⲥ ⲉ̀ⲣⲟϥ ⲧⲉⲛⲉⲣϩⲟⲩⲟ̀ ϭⲁⲥϥ:</w:t>
            </w:r>
          </w:p>
          <w:p w14:paraId="12AD132C" w14:textId="77777777" w:rsidR="00E60591" w:rsidRDefault="00E60591" w:rsidP="00E60591">
            <w:pPr>
              <w:pStyle w:val="CopticVersemulti-line"/>
            </w:pPr>
            <w:r>
              <w:t>ⲫⲏⲉ̀ⲧⲁϥⲧⲱⲛϥ ⲁϥⲥⲱϯ ⲙ̀ⲙⲟⲛ:</w:t>
            </w:r>
          </w:p>
          <w:p w14:paraId="14C54306" w14:textId="77777777" w:rsidR="00E60591" w:rsidRDefault="00E60591" w:rsidP="00E60591">
            <w:pPr>
              <w:pStyle w:val="CopticVersemulti-line"/>
            </w:pPr>
            <w:r>
              <w:t>ⲁϥⲕⲱⲣϥ ⲙ̀ⲫ̀ⲙⲟⲩ ⲁϥϯϣⲟϣϥ:</w:t>
            </w:r>
          </w:p>
          <w:p w14:paraId="6EA8EDF5" w14:textId="77777777" w:rsidR="00E60591" w:rsidRPr="00FE0104" w:rsidRDefault="00E60591" w:rsidP="00E60591">
            <w:pPr>
              <w:pStyle w:val="CopticVerse"/>
            </w:pPr>
            <w:r>
              <w:t>Ⲡⲭⲣⲓⲥⲧⲟⲥ ⲁ̀ⲛⲉⲥⲧⲏⲥ ⲉⲕ ⲛⲉⲕⲣⲟⲛ.</w:t>
            </w:r>
          </w:p>
        </w:tc>
      </w:tr>
      <w:tr w:rsidR="00E60591" w14:paraId="439A197F" w14:textId="77777777" w:rsidTr="00E60591">
        <w:trPr>
          <w:cantSplit/>
        </w:trPr>
        <w:tc>
          <w:tcPr>
            <w:tcW w:w="288" w:type="dxa"/>
          </w:tcPr>
          <w:p w14:paraId="4596A4DE" w14:textId="77777777" w:rsidR="00E60591" w:rsidRDefault="00E60591" w:rsidP="00E60591">
            <w:pPr>
              <w:pStyle w:val="CopticCross"/>
            </w:pPr>
            <w:r>
              <w:t>¿</w:t>
            </w:r>
          </w:p>
        </w:tc>
        <w:tc>
          <w:tcPr>
            <w:tcW w:w="3960" w:type="dxa"/>
          </w:tcPr>
          <w:p w14:paraId="3F3FA753" w14:textId="77777777" w:rsidR="00E60591" w:rsidRDefault="00E60591" w:rsidP="00E60591">
            <w:pPr>
              <w:pStyle w:val="EngHang"/>
            </w:pPr>
            <w:r>
              <w:t>The Son of God turned our sorrow</w:t>
            </w:r>
          </w:p>
          <w:p w14:paraId="0802EA5B" w14:textId="77777777" w:rsidR="00E60591" w:rsidRDefault="00E60591" w:rsidP="00E60591">
            <w:pPr>
              <w:pStyle w:val="EngHang"/>
            </w:pPr>
            <w:r>
              <w:t>Into His upright faith,</w:t>
            </w:r>
          </w:p>
          <w:p w14:paraId="72E5584F" w14:textId="77777777" w:rsidR="00E60591" w:rsidRDefault="00E60591" w:rsidP="00E60591">
            <w:pPr>
              <w:pStyle w:val="EngHang"/>
            </w:pPr>
            <w:r>
              <w:t>And He saved us from our sins.</w:t>
            </w:r>
          </w:p>
          <w:p w14:paraId="6379B1D4" w14:textId="77777777" w:rsidR="00E60591" w:rsidRDefault="00E60591" w:rsidP="00E60591">
            <w:pPr>
              <w:pStyle w:val="EngHangEnd"/>
            </w:pPr>
            <w:r>
              <w:t>Christ is risen from the dead!</w:t>
            </w:r>
          </w:p>
        </w:tc>
        <w:tc>
          <w:tcPr>
            <w:tcW w:w="288" w:type="dxa"/>
          </w:tcPr>
          <w:p w14:paraId="4EA7F7D8" w14:textId="77777777" w:rsidR="00E60591" w:rsidRDefault="00E60591" w:rsidP="00E60591">
            <w:pPr>
              <w:pStyle w:val="CopticCross"/>
            </w:pPr>
          </w:p>
        </w:tc>
        <w:tc>
          <w:tcPr>
            <w:tcW w:w="288" w:type="dxa"/>
          </w:tcPr>
          <w:p w14:paraId="1CDBED8A" w14:textId="77777777" w:rsidR="00E60591" w:rsidRDefault="00E60591" w:rsidP="00E60591">
            <w:pPr>
              <w:pStyle w:val="CopticCross"/>
            </w:pPr>
            <w:r>
              <w:t>¿</w:t>
            </w:r>
          </w:p>
        </w:tc>
        <w:tc>
          <w:tcPr>
            <w:tcW w:w="3960" w:type="dxa"/>
          </w:tcPr>
          <w:p w14:paraId="3C349954" w14:textId="77777777" w:rsidR="00E60591" w:rsidRDefault="00E60591" w:rsidP="00E60591">
            <w:pPr>
              <w:pStyle w:val="CopticVersemulti-line"/>
            </w:pPr>
            <w:r>
              <w:t>Ⲩⲥ̄ Ⲑⲥ̄ ⲑϥⲫⲱⲛϩ ⲙ̀ⲡⲉⲛϩⲏⲃⲓ:</w:t>
            </w:r>
          </w:p>
          <w:p w14:paraId="48EB0F52" w14:textId="77777777" w:rsidR="00E60591" w:rsidRDefault="00E60591" w:rsidP="00E60591">
            <w:pPr>
              <w:pStyle w:val="CopticVersemulti-line"/>
            </w:pPr>
            <w:r>
              <w:t>ⲉ̀ⲡⲉϥⲛⲁϩϯ ⲉⲧⲥⲟⲩⲧⲱⲛ:</w:t>
            </w:r>
          </w:p>
          <w:p w14:paraId="7CB79487" w14:textId="77777777" w:rsidR="00E60591" w:rsidRDefault="00E60591" w:rsidP="00E60591">
            <w:pPr>
              <w:pStyle w:val="CopticVersemulti-line"/>
            </w:pPr>
            <w:r>
              <w:t>ⲟⲩⲟϩ ⲁϥⲥⲟⲧⲉⲛ ϧⲉⲛ ⲛⲉⲛⲛⲟⲃⲓ:</w:t>
            </w:r>
          </w:p>
          <w:p w14:paraId="29C9F3C8" w14:textId="77777777" w:rsidR="00E60591" w:rsidRDefault="00E60591" w:rsidP="00E60591">
            <w:pPr>
              <w:pStyle w:val="CopticVerse"/>
            </w:pPr>
            <w:r>
              <w:t>Ⲡⲭⲣⲓⲥⲧⲟⲥ ⲁ̀ⲛⲉⲥⲧⲏⲥ ⲉⲕ ⲛⲉⲕⲣⲟⲛ.</w:t>
            </w:r>
          </w:p>
        </w:tc>
      </w:tr>
      <w:tr w:rsidR="00E60591" w14:paraId="291093E7" w14:textId="77777777" w:rsidTr="00E60591">
        <w:trPr>
          <w:cantSplit/>
        </w:trPr>
        <w:tc>
          <w:tcPr>
            <w:tcW w:w="288" w:type="dxa"/>
          </w:tcPr>
          <w:p w14:paraId="09D0EED0" w14:textId="77777777" w:rsidR="00E60591" w:rsidRDefault="00E60591" w:rsidP="00E60591">
            <w:pPr>
              <w:pStyle w:val="CopticCross"/>
            </w:pPr>
          </w:p>
        </w:tc>
        <w:tc>
          <w:tcPr>
            <w:tcW w:w="3960" w:type="dxa"/>
          </w:tcPr>
          <w:p w14:paraId="2F665497" w14:textId="77777777" w:rsidR="00E60591" w:rsidRDefault="00E60591" w:rsidP="00E60591">
            <w:pPr>
              <w:pStyle w:val="EngHang"/>
            </w:pPr>
            <w:r>
              <w:t>This is the great day</w:t>
            </w:r>
          </w:p>
          <w:p w14:paraId="03C7F316" w14:textId="77777777" w:rsidR="00E60591" w:rsidRDefault="00E60591" w:rsidP="00E60591">
            <w:pPr>
              <w:pStyle w:val="EngHang"/>
            </w:pPr>
            <w:r>
              <w:t>Of the King of ages,</w:t>
            </w:r>
          </w:p>
          <w:p w14:paraId="28C53862" w14:textId="77777777" w:rsidR="00E60591" w:rsidRDefault="00E60591" w:rsidP="00E60591">
            <w:pPr>
              <w:pStyle w:val="EngHang"/>
            </w:pPr>
            <w:r>
              <w:t>The day of His salvation.</w:t>
            </w:r>
          </w:p>
          <w:p w14:paraId="3110D395" w14:textId="77777777" w:rsidR="00E60591" w:rsidRDefault="00E60591" w:rsidP="00E60591">
            <w:pPr>
              <w:pStyle w:val="EngHangEnd"/>
            </w:pPr>
            <w:r>
              <w:t>Christ is risen from the dead!</w:t>
            </w:r>
          </w:p>
        </w:tc>
        <w:tc>
          <w:tcPr>
            <w:tcW w:w="288" w:type="dxa"/>
          </w:tcPr>
          <w:p w14:paraId="6D91B5A5" w14:textId="77777777" w:rsidR="00E60591" w:rsidRDefault="00E60591" w:rsidP="00E60591">
            <w:pPr>
              <w:pStyle w:val="CopticCross"/>
            </w:pPr>
          </w:p>
        </w:tc>
        <w:tc>
          <w:tcPr>
            <w:tcW w:w="288" w:type="dxa"/>
          </w:tcPr>
          <w:p w14:paraId="09F275D4" w14:textId="77777777" w:rsidR="00E60591" w:rsidRDefault="00E60591" w:rsidP="00E60591">
            <w:pPr>
              <w:pStyle w:val="CopticCross"/>
            </w:pPr>
          </w:p>
        </w:tc>
        <w:tc>
          <w:tcPr>
            <w:tcW w:w="3960" w:type="dxa"/>
          </w:tcPr>
          <w:p w14:paraId="359EF54C" w14:textId="77777777" w:rsidR="00E60591" w:rsidRDefault="00E60591" w:rsidP="00E60591">
            <w:pPr>
              <w:pStyle w:val="CopticVersemulti-line"/>
            </w:pPr>
            <w:r>
              <w:t>Ⲫⲁⲓ ⲡⲉ ⲡⲓⲉ̀ϩⲟⲟⲩ ⲛ̀ⲛⲓϣϯ:</w:t>
            </w:r>
          </w:p>
          <w:p w14:paraId="2E352FB0" w14:textId="77777777" w:rsidR="00E60591" w:rsidRDefault="00E60591" w:rsidP="00E60591">
            <w:pPr>
              <w:pStyle w:val="CopticVersemulti-line"/>
            </w:pPr>
            <w:r>
              <w:t>ⲛ̀ⲧⲉ ⲡ̀ⲟⲩⲣⲟ ⲛ̀ⲛⲓⲉ̀ⲱⲛ:</w:t>
            </w:r>
          </w:p>
          <w:p w14:paraId="49734CED" w14:textId="77777777" w:rsidR="00E60591" w:rsidRDefault="00E60591" w:rsidP="00E60591">
            <w:pPr>
              <w:pStyle w:val="CopticVersemulti-line"/>
            </w:pPr>
            <w:r>
              <w:t>ⲑⲁⲙⲓⲟ̀ ⲛⲁϥ ⲛ̀ⲟⲩⲥⲱϯ:</w:t>
            </w:r>
          </w:p>
          <w:p w14:paraId="675AFFB4" w14:textId="77777777" w:rsidR="00E60591" w:rsidRDefault="00E60591" w:rsidP="00E60591">
            <w:pPr>
              <w:pStyle w:val="CopticVerse"/>
            </w:pPr>
            <w:r>
              <w:t>Ⲡⲭⲣⲓⲥⲧⲟⲥ ⲁ̀ⲛⲉⲥⲧⲏⲥ ⲉⲕ ⲛⲉⲕⲣⲟⲛ.</w:t>
            </w:r>
          </w:p>
        </w:tc>
      </w:tr>
      <w:tr w:rsidR="00E60591" w14:paraId="6A39F405" w14:textId="77777777" w:rsidTr="00E60591">
        <w:trPr>
          <w:cantSplit/>
        </w:trPr>
        <w:tc>
          <w:tcPr>
            <w:tcW w:w="288" w:type="dxa"/>
          </w:tcPr>
          <w:p w14:paraId="7C06D3E4" w14:textId="77777777" w:rsidR="00E60591" w:rsidRDefault="00E60591" w:rsidP="00E60591">
            <w:pPr>
              <w:pStyle w:val="CopticCross"/>
            </w:pPr>
          </w:p>
        </w:tc>
        <w:tc>
          <w:tcPr>
            <w:tcW w:w="3960" w:type="dxa"/>
          </w:tcPr>
          <w:p w14:paraId="2CFBBCE7" w14:textId="77777777" w:rsidR="00E60591" w:rsidRDefault="00E60591" w:rsidP="00E60591">
            <w:pPr>
              <w:pStyle w:val="EngHang"/>
            </w:pPr>
            <w:r>
              <w:t>Hail to the holy Resurrection,</w:t>
            </w:r>
          </w:p>
          <w:p w14:paraId="508AB31F" w14:textId="77777777" w:rsidR="00E60591" w:rsidRDefault="00E60591" w:rsidP="00E60591">
            <w:pPr>
              <w:pStyle w:val="EngHang"/>
            </w:pPr>
            <w:r>
              <w:t>In which He rose and saved us</w:t>
            </w:r>
          </w:p>
          <w:p w14:paraId="740697DB" w14:textId="77777777" w:rsidR="00E60591" w:rsidRPr="0030209C" w:rsidRDefault="00E60591" w:rsidP="00E60591">
            <w:pPr>
              <w:pStyle w:val="EngHang"/>
              <w:rPr>
                <w:iCs/>
              </w:rPr>
            </w:pPr>
            <w:r>
              <w:t>On the holy Sunday.</w:t>
            </w:r>
          </w:p>
          <w:p w14:paraId="3BFCA678" w14:textId="77777777" w:rsidR="00E60591" w:rsidRDefault="00E60591" w:rsidP="00E60591">
            <w:pPr>
              <w:pStyle w:val="EngHangEnd"/>
            </w:pPr>
            <w:r>
              <w:t>Christ is risen from the dead!</w:t>
            </w:r>
          </w:p>
        </w:tc>
        <w:tc>
          <w:tcPr>
            <w:tcW w:w="288" w:type="dxa"/>
          </w:tcPr>
          <w:p w14:paraId="668B1173" w14:textId="77777777" w:rsidR="00E60591" w:rsidRDefault="00E60591" w:rsidP="00E60591">
            <w:pPr>
              <w:pStyle w:val="CopticCross"/>
            </w:pPr>
          </w:p>
        </w:tc>
        <w:tc>
          <w:tcPr>
            <w:tcW w:w="288" w:type="dxa"/>
          </w:tcPr>
          <w:p w14:paraId="00294A0A" w14:textId="77777777" w:rsidR="00E60591" w:rsidRDefault="00E60591" w:rsidP="00E60591">
            <w:pPr>
              <w:pStyle w:val="CopticCross"/>
            </w:pPr>
          </w:p>
        </w:tc>
        <w:tc>
          <w:tcPr>
            <w:tcW w:w="3960" w:type="dxa"/>
          </w:tcPr>
          <w:p w14:paraId="4B0A0C44" w14:textId="77777777" w:rsidR="00E60591" w:rsidRDefault="00E60591" w:rsidP="00E60591">
            <w:pPr>
              <w:pStyle w:val="CopticVersemulti-line"/>
            </w:pPr>
            <w:r>
              <w:t>Ⲭⲉⲣⲉ ⲧⲉϥⲁ̀ⲛⲁⲥⲧⲁⲥⲓⲥ ⲉⲑⲟⲩⲁⲃ:</w:t>
            </w:r>
          </w:p>
          <w:p w14:paraId="5B85741B" w14:textId="77777777" w:rsidR="00E60591" w:rsidRDefault="00E60591" w:rsidP="00E60591">
            <w:pPr>
              <w:pStyle w:val="CopticVersemulti-line"/>
            </w:pPr>
            <w:r>
              <w:t>ⲫⲏⲉ̀ⲧⲁϥⲧⲱⲛϥ ⲁϥⲥⲱϯ ⲙ̀ⲙⲟⲛ:</w:t>
            </w:r>
          </w:p>
          <w:p w14:paraId="29C40B26" w14:textId="77777777" w:rsidR="00E60591" w:rsidRDefault="00E60591" w:rsidP="00E60591">
            <w:pPr>
              <w:pStyle w:val="CopticVersemulti-line"/>
            </w:pPr>
            <w:r>
              <w:t>ϧⲉⲛ ϯⲕⲩⲣⲓⲁⲕⲏ ⲉⲑⲟⲩⲁⲃ:</w:t>
            </w:r>
          </w:p>
          <w:p w14:paraId="60EC7463" w14:textId="77777777" w:rsidR="00E60591" w:rsidRDefault="00E60591" w:rsidP="00E60591">
            <w:pPr>
              <w:pStyle w:val="CopticVerse"/>
            </w:pPr>
            <w:r>
              <w:t>Ⲡⲭⲣⲓⲥⲧⲟⲥ ⲁ̀ⲛⲉⲥⲧⲏⲥ ⲉⲕ ⲛⲉⲕⲣⲟⲛ.</w:t>
            </w:r>
          </w:p>
        </w:tc>
      </w:tr>
      <w:tr w:rsidR="00E60591" w14:paraId="24D8AD3C" w14:textId="77777777" w:rsidTr="00E60591">
        <w:trPr>
          <w:cantSplit/>
        </w:trPr>
        <w:tc>
          <w:tcPr>
            <w:tcW w:w="288" w:type="dxa"/>
          </w:tcPr>
          <w:p w14:paraId="4C535FE6" w14:textId="77777777" w:rsidR="00E60591" w:rsidRDefault="00E60591" w:rsidP="00E60591">
            <w:pPr>
              <w:pStyle w:val="CopticCross"/>
            </w:pPr>
            <w:r>
              <w:t>¿</w:t>
            </w:r>
          </w:p>
        </w:tc>
        <w:tc>
          <w:tcPr>
            <w:tcW w:w="3960" w:type="dxa"/>
          </w:tcPr>
          <w:p w14:paraId="3592CC9A" w14:textId="77777777" w:rsidR="00E60591" w:rsidRDefault="00E60591" w:rsidP="00E60591">
            <w:pPr>
              <w:pStyle w:val="EngHang"/>
            </w:pPr>
            <w:r>
              <w:t>We worship Him, and ask Him,</w:t>
            </w:r>
          </w:p>
          <w:p w14:paraId="5BC005D0" w14:textId="77777777" w:rsidR="00E60591" w:rsidRDefault="00E60591" w:rsidP="00E60591">
            <w:pPr>
              <w:pStyle w:val="EngHang"/>
            </w:pPr>
            <w:r>
              <w:t>The Saviour of our souls,</w:t>
            </w:r>
          </w:p>
          <w:p w14:paraId="70ABDC8B" w14:textId="77777777" w:rsidR="00E60591" w:rsidRDefault="00E60591" w:rsidP="00E60591">
            <w:pPr>
              <w:pStyle w:val="EngHang"/>
            </w:pPr>
            <w:r>
              <w:t>To hear our prayers.</w:t>
            </w:r>
          </w:p>
          <w:p w14:paraId="0C38B47D" w14:textId="77777777" w:rsidR="00E60591" w:rsidRDefault="00E60591" w:rsidP="00E60591">
            <w:pPr>
              <w:pStyle w:val="EngHangEnd"/>
            </w:pPr>
            <w:r>
              <w:t>Christ is risen from the dead!</w:t>
            </w:r>
          </w:p>
        </w:tc>
        <w:tc>
          <w:tcPr>
            <w:tcW w:w="288" w:type="dxa"/>
          </w:tcPr>
          <w:p w14:paraId="7670D9C7" w14:textId="77777777" w:rsidR="00E60591" w:rsidRDefault="00E60591" w:rsidP="00E60591">
            <w:pPr>
              <w:pStyle w:val="CopticCross"/>
            </w:pPr>
          </w:p>
        </w:tc>
        <w:tc>
          <w:tcPr>
            <w:tcW w:w="288" w:type="dxa"/>
          </w:tcPr>
          <w:p w14:paraId="625F943D" w14:textId="77777777" w:rsidR="00E60591" w:rsidRDefault="00E60591" w:rsidP="00E60591">
            <w:pPr>
              <w:pStyle w:val="CopticCross"/>
            </w:pPr>
            <w:r>
              <w:t>¿</w:t>
            </w:r>
          </w:p>
        </w:tc>
        <w:tc>
          <w:tcPr>
            <w:tcW w:w="3960" w:type="dxa"/>
          </w:tcPr>
          <w:p w14:paraId="07C6C633" w14:textId="77777777" w:rsidR="00E60591" w:rsidRDefault="00E60591" w:rsidP="00E60591">
            <w:pPr>
              <w:pStyle w:val="CopticVersemulti-line"/>
            </w:pPr>
            <w:r>
              <w:t>Ⲯⲱⲧⲏⲣ ⲛ̀ⲧⲉ ⲛⲉⲛⲯⲩⲭⲏ:</w:t>
            </w:r>
          </w:p>
          <w:p w14:paraId="6FAE446D" w14:textId="77777777" w:rsidR="00E60591" w:rsidRDefault="00E60591" w:rsidP="00E60591">
            <w:pPr>
              <w:pStyle w:val="CopticVersemulti-line"/>
            </w:pPr>
            <w:r>
              <w:t>ⲧⲉⲛⲟⲩⲱϣⲧ ⲙ̀ⲙⲟϥ ⲧⲉⲛⲧⲱⲃϩ ⲁⲛⲟⲛ:</w:t>
            </w:r>
          </w:p>
          <w:p w14:paraId="0B8408C1" w14:textId="77777777" w:rsidR="00E60591" w:rsidRDefault="00E60591" w:rsidP="00E60591">
            <w:pPr>
              <w:pStyle w:val="CopticVersemulti-line"/>
            </w:pPr>
            <w:r>
              <w:t>ⲛ̀ⲧⲉϥⲥⲱⲧⲉⲙ ⲛ̀ⲛⲉⲛⲉⲩⲭⲏ:</w:t>
            </w:r>
          </w:p>
          <w:p w14:paraId="63509107" w14:textId="77777777" w:rsidR="00E60591" w:rsidRDefault="00E60591" w:rsidP="00E60591">
            <w:pPr>
              <w:pStyle w:val="CopticVerse"/>
            </w:pPr>
            <w:r>
              <w:t>Ⲡⲭⲣⲓⲥⲧⲟⲥ ⲁ̀ⲛⲉⲥⲧⲏⲥ ⲉⲕ ⲛⲉⲕⲣⲟⲛ.</w:t>
            </w:r>
          </w:p>
        </w:tc>
      </w:tr>
      <w:tr w:rsidR="00E60591" w14:paraId="55475326" w14:textId="77777777" w:rsidTr="00E60591">
        <w:trPr>
          <w:cantSplit/>
        </w:trPr>
        <w:tc>
          <w:tcPr>
            <w:tcW w:w="288" w:type="dxa"/>
          </w:tcPr>
          <w:p w14:paraId="277A9BA8" w14:textId="77777777" w:rsidR="00E60591" w:rsidRDefault="00E60591" w:rsidP="00E60591">
            <w:pPr>
              <w:pStyle w:val="CopticCross"/>
            </w:pPr>
            <w:r>
              <w:t>¿</w:t>
            </w:r>
          </w:p>
        </w:tc>
        <w:tc>
          <w:tcPr>
            <w:tcW w:w="3960" w:type="dxa"/>
          </w:tcPr>
          <w:p w14:paraId="25B2531A" w14:textId="77777777" w:rsidR="00E60591" w:rsidRDefault="00E60591" w:rsidP="00E60591">
            <w:pPr>
              <w:pStyle w:val="EngHang"/>
            </w:pPr>
            <w:r>
              <w:t>O our Lord Jesus Christ,</w:t>
            </w:r>
          </w:p>
          <w:p w14:paraId="452AC278" w14:textId="77777777" w:rsidR="00E60591" w:rsidRDefault="00E60591" w:rsidP="00E60591">
            <w:pPr>
              <w:pStyle w:val="EngHang"/>
            </w:pPr>
            <w:r>
              <w:t>Who rose and saved us,</w:t>
            </w:r>
          </w:p>
          <w:p w14:paraId="14734E03" w14:textId="77777777" w:rsidR="00E60591" w:rsidRDefault="00E60591" w:rsidP="00E60591">
            <w:pPr>
              <w:pStyle w:val="EngHang"/>
            </w:pPr>
            <w:r>
              <w:t>Make us worthy to proclaim:</w:t>
            </w:r>
          </w:p>
          <w:p w14:paraId="26848975" w14:textId="77777777" w:rsidR="00E60591" w:rsidRDefault="00E60591" w:rsidP="00E60591">
            <w:pPr>
              <w:pStyle w:val="EngHangEnd"/>
            </w:pPr>
            <w:r>
              <w:t>“Christ is risen from the dead!”</w:t>
            </w:r>
          </w:p>
        </w:tc>
        <w:tc>
          <w:tcPr>
            <w:tcW w:w="288" w:type="dxa"/>
          </w:tcPr>
          <w:p w14:paraId="459A021B" w14:textId="77777777" w:rsidR="00E60591" w:rsidRDefault="00E60591" w:rsidP="00E60591">
            <w:pPr>
              <w:pStyle w:val="CopticCross"/>
            </w:pPr>
          </w:p>
        </w:tc>
        <w:tc>
          <w:tcPr>
            <w:tcW w:w="288" w:type="dxa"/>
          </w:tcPr>
          <w:p w14:paraId="404F8CEA" w14:textId="77777777" w:rsidR="00E60591" w:rsidRDefault="00E60591" w:rsidP="00E60591">
            <w:pPr>
              <w:pStyle w:val="CopticCross"/>
            </w:pPr>
            <w:r>
              <w:t>¿</w:t>
            </w:r>
          </w:p>
        </w:tc>
        <w:tc>
          <w:tcPr>
            <w:tcW w:w="3960" w:type="dxa"/>
          </w:tcPr>
          <w:p w14:paraId="46DDD54F" w14:textId="77777777" w:rsidR="00E60591" w:rsidRDefault="00E60591" w:rsidP="00E60591">
            <w:pPr>
              <w:pStyle w:val="CopticVersemulti-line"/>
            </w:pPr>
            <w:r>
              <w:t>Ⲱ Ⲡⲉⲛϭⲟⲓⲥ Ⲓⲏⲥⲟⲩⲥ Ⲡⲭⲣⲓⲥⲧⲟⲥ:</w:t>
            </w:r>
          </w:p>
          <w:p w14:paraId="474D0B8B" w14:textId="77777777" w:rsidR="00E60591" w:rsidRDefault="00E60591" w:rsidP="00E60591">
            <w:pPr>
              <w:pStyle w:val="CopticVersemulti-line"/>
            </w:pPr>
            <w:r>
              <w:t>ⲫⲏⲉ̀ⲧⲁϥⲧⲱⲛϥ ⲁϥⲥⲱϯ ⲙ̀ⲙⲟⲛ:</w:t>
            </w:r>
          </w:p>
          <w:p w14:paraId="71C0B726" w14:textId="77777777" w:rsidR="00E60591" w:rsidRDefault="00E60591" w:rsidP="00E60591">
            <w:pPr>
              <w:pStyle w:val="CopticVersemulti-line"/>
            </w:pPr>
            <w:r>
              <w:t>ⲁ̀ⲣⲓⲧⲉⲛ ⲛ̀ⲉⲙⲡ̀ϣⲁ ⲛ̀ϫⲟⲥ:</w:t>
            </w:r>
          </w:p>
          <w:p w14:paraId="093F1CFA" w14:textId="77777777" w:rsidR="00E60591" w:rsidRDefault="00E60591" w:rsidP="00E60591">
            <w:pPr>
              <w:pStyle w:val="CopticVerse"/>
            </w:pPr>
            <w:r>
              <w:t>Ⲡⲭⲣⲓⲥⲧⲟⲥ ⲁ̀ⲛⲉⲥⲧⲏⲥ ⲉⲕ ⲛⲉⲕⲣⲟⲛ.</w:t>
            </w:r>
          </w:p>
        </w:tc>
      </w:tr>
    </w:tbl>
    <w:p w14:paraId="2C4DB8B7" w14:textId="77777777" w:rsidR="00E60591" w:rsidRDefault="00E60591" w:rsidP="00E60591">
      <w:pPr>
        <w:pStyle w:val="Heading4"/>
      </w:pPr>
      <w:bookmarkStart w:id="1159" w:name="_Ref482774011"/>
      <w:r>
        <w:t>Psali Adam After the Fourth Canticle</w:t>
      </w:r>
      <w:bookmarkEnd w:id="11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550D9FB" w14:textId="77777777" w:rsidTr="00E60591">
        <w:trPr>
          <w:cantSplit/>
        </w:trPr>
        <w:tc>
          <w:tcPr>
            <w:tcW w:w="288" w:type="dxa"/>
          </w:tcPr>
          <w:p w14:paraId="3CB40B23" w14:textId="77777777" w:rsidR="00E60591" w:rsidRDefault="00E60591" w:rsidP="00E60591">
            <w:pPr>
              <w:pStyle w:val="CopticCross"/>
            </w:pPr>
          </w:p>
        </w:tc>
        <w:tc>
          <w:tcPr>
            <w:tcW w:w="3960" w:type="dxa"/>
          </w:tcPr>
          <w:p w14:paraId="621C2291" w14:textId="77777777" w:rsidR="00E60591" w:rsidRDefault="00E60591" w:rsidP="00E60591">
            <w:pPr>
              <w:pStyle w:val="EngHang"/>
            </w:pPr>
            <w:r>
              <w:t>The Lord is awakened,</w:t>
            </w:r>
          </w:p>
          <w:p w14:paraId="6C67013F" w14:textId="77777777" w:rsidR="00E60591" w:rsidRDefault="00E60591" w:rsidP="00E60591">
            <w:pPr>
              <w:pStyle w:val="EngHang"/>
            </w:pPr>
            <w:r>
              <w:t>As One from sleep,</w:t>
            </w:r>
          </w:p>
          <w:p w14:paraId="46A7AF4B" w14:textId="77777777" w:rsidR="00E60591" w:rsidRDefault="00E60591" w:rsidP="00E60591">
            <w:pPr>
              <w:pStyle w:val="EngHang"/>
            </w:pPr>
            <w:r>
              <w:t>That He might save</w:t>
            </w:r>
          </w:p>
          <w:p w14:paraId="29FCAF2F" w14:textId="77777777" w:rsidR="00E60591" w:rsidRDefault="00E60591" w:rsidP="00E60591">
            <w:pPr>
              <w:pStyle w:val="EngHangEnd"/>
            </w:pPr>
            <w:r>
              <w:t>Those who have fallen asleep.</w:t>
            </w:r>
          </w:p>
        </w:tc>
        <w:tc>
          <w:tcPr>
            <w:tcW w:w="288" w:type="dxa"/>
          </w:tcPr>
          <w:p w14:paraId="5DD956DE" w14:textId="77777777" w:rsidR="00E60591" w:rsidRDefault="00E60591" w:rsidP="00E60591">
            <w:pPr>
              <w:pStyle w:val="CopticCross"/>
            </w:pPr>
          </w:p>
        </w:tc>
        <w:tc>
          <w:tcPr>
            <w:tcW w:w="288" w:type="dxa"/>
          </w:tcPr>
          <w:p w14:paraId="75E676B6" w14:textId="77777777" w:rsidR="00E60591" w:rsidRDefault="00E60591" w:rsidP="00E60591">
            <w:pPr>
              <w:pStyle w:val="CopticCross"/>
            </w:pPr>
          </w:p>
        </w:tc>
        <w:tc>
          <w:tcPr>
            <w:tcW w:w="3960" w:type="dxa"/>
          </w:tcPr>
          <w:p w14:paraId="25650BD2" w14:textId="77777777" w:rsidR="00E60591" w:rsidRDefault="00E60591" w:rsidP="00E60591">
            <w:pPr>
              <w:pStyle w:val="CopticVersemulti-line"/>
            </w:pPr>
            <w:r>
              <w:t>Ⲁϥⲧⲱⲛϥ ⲛ̀ϫⲉ Ⲫⲛⲟⲩϯ:</w:t>
            </w:r>
          </w:p>
          <w:p w14:paraId="308339C0" w14:textId="77777777" w:rsidR="00E60591" w:rsidRDefault="00E60591" w:rsidP="00E60591">
            <w:pPr>
              <w:pStyle w:val="CopticVersemulti-line"/>
            </w:pPr>
            <w:r>
              <w:t>ⲙ̀ⲫ̀ⲣⲏϯ ⲙ̀ⲫⲏⲉ̀ⲧⲉⲛⲕⲟⲧ:</w:t>
            </w:r>
          </w:p>
          <w:p w14:paraId="354B5903" w14:textId="77777777" w:rsidR="00E60591" w:rsidRDefault="00E60591" w:rsidP="00E60591">
            <w:pPr>
              <w:pStyle w:val="CopticVersemulti-line"/>
            </w:pPr>
            <w:r>
              <w:t>ϩⲓⲛⲁ ⲛ̀ⲧⲉϥⲥⲱϯ:</w:t>
            </w:r>
          </w:p>
          <w:p w14:paraId="26A28EE6" w14:textId="77777777" w:rsidR="00E60591" w:rsidRPr="005130A7" w:rsidRDefault="00E60591" w:rsidP="00E60591">
            <w:pPr>
              <w:pStyle w:val="CopticVerse"/>
            </w:pPr>
            <w:r>
              <w:t>ⲛ̀ⲛⲏⲉ̀ⲧⲁⲩⲉⲛⲕⲟⲧ.</w:t>
            </w:r>
          </w:p>
        </w:tc>
      </w:tr>
      <w:tr w:rsidR="00E60591" w14:paraId="20E1406F" w14:textId="77777777" w:rsidTr="00E60591">
        <w:trPr>
          <w:cantSplit/>
        </w:trPr>
        <w:tc>
          <w:tcPr>
            <w:tcW w:w="288" w:type="dxa"/>
          </w:tcPr>
          <w:p w14:paraId="49C75683" w14:textId="77777777" w:rsidR="00E60591" w:rsidRPr="001E2E1C" w:rsidRDefault="00E60591" w:rsidP="00E60591">
            <w:pPr>
              <w:pStyle w:val="CopticCross"/>
            </w:pPr>
          </w:p>
        </w:tc>
        <w:tc>
          <w:tcPr>
            <w:tcW w:w="3960" w:type="dxa"/>
          </w:tcPr>
          <w:p w14:paraId="7F4EC1BE" w14:textId="77777777" w:rsidR="00E60591" w:rsidRDefault="00E60591" w:rsidP="00E60591">
            <w:pPr>
              <w:pStyle w:val="EngHang"/>
            </w:pPr>
            <w:r>
              <w:t>All those who have died,</w:t>
            </w:r>
          </w:p>
          <w:p w14:paraId="0B6B9448" w14:textId="77777777" w:rsidR="00E60591" w:rsidRDefault="00E60591" w:rsidP="00E60591">
            <w:pPr>
              <w:pStyle w:val="EngHang"/>
            </w:pPr>
            <w:r>
              <w:t>Killed by sin,</w:t>
            </w:r>
          </w:p>
          <w:p w14:paraId="3924442E" w14:textId="77777777" w:rsidR="00E60591" w:rsidRDefault="00E60591" w:rsidP="00E60591">
            <w:pPr>
              <w:pStyle w:val="EngHang"/>
            </w:pPr>
            <w:r>
              <w:t>Were saved and rescued</w:t>
            </w:r>
          </w:p>
          <w:p w14:paraId="3F587120" w14:textId="77777777" w:rsidR="00E60591" w:rsidRDefault="00E60591" w:rsidP="00E60591">
            <w:pPr>
              <w:pStyle w:val="EngHangEnd"/>
            </w:pPr>
            <w:r>
              <w:t>By the sinless Lord.</w:t>
            </w:r>
          </w:p>
        </w:tc>
        <w:tc>
          <w:tcPr>
            <w:tcW w:w="288" w:type="dxa"/>
          </w:tcPr>
          <w:p w14:paraId="3EF8BF5A" w14:textId="77777777" w:rsidR="00E60591" w:rsidRDefault="00E60591" w:rsidP="00E60591">
            <w:pPr>
              <w:pStyle w:val="CopticCross"/>
            </w:pPr>
          </w:p>
        </w:tc>
        <w:tc>
          <w:tcPr>
            <w:tcW w:w="288" w:type="dxa"/>
          </w:tcPr>
          <w:p w14:paraId="67D1BAA8" w14:textId="77777777" w:rsidR="00E60591" w:rsidRDefault="00E60591" w:rsidP="00E60591">
            <w:pPr>
              <w:pStyle w:val="CopticCross"/>
            </w:pPr>
          </w:p>
        </w:tc>
        <w:tc>
          <w:tcPr>
            <w:tcW w:w="3960" w:type="dxa"/>
          </w:tcPr>
          <w:p w14:paraId="73F2AC80" w14:textId="77777777" w:rsidR="00E60591" w:rsidRDefault="00E60591" w:rsidP="00E60591">
            <w:pPr>
              <w:pStyle w:val="CopticVersemulti-line"/>
            </w:pPr>
            <w:r>
              <w:t>Ⲃⲟⲛ ⲛⲓⲃⲉⲛ ⲉ̀ⲧⲁⲩⲙⲟⲩ:</w:t>
            </w:r>
          </w:p>
          <w:p w14:paraId="3FD092CD" w14:textId="77777777" w:rsidR="00E60591" w:rsidRDefault="00E60591" w:rsidP="00E60591">
            <w:pPr>
              <w:pStyle w:val="CopticVersemulti-line"/>
            </w:pPr>
            <w:r>
              <w:t>ⲁϥϧⲟⲑⲃⲟⲩ ⲛ̀ϫⲉ ⲫ̀ⲛⲟⲃⲓ:</w:t>
            </w:r>
          </w:p>
          <w:p w14:paraId="3F9C9651" w14:textId="77777777" w:rsidR="00E60591" w:rsidRDefault="00E60591" w:rsidP="00E60591">
            <w:pPr>
              <w:pStyle w:val="CopticVersemulti-line"/>
            </w:pPr>
            <w:r>
              <w:t>ⲥⲟⲧⲧⲟⲩ ⲁϥⲛⲁϩⲙⲟⲩ:</w:t>
            </w:r>
          </w:p>
          <w:p w14:paraId="753F8514" w14:textId="77777777" w:rsidR="00E60591" w:rsidRPr="005130A7" w:rsidRDefault="00E60591" w:rsidP="00E60591">
            <w:pPr>
              <w:pStyle w:val="CopticVerse"/>
            </w:pPr>
            <w:r>
              <w:t>ⲛ̀ϫⲉ Ⲡ̀ϭⲟⲓⲥ ⲡⲓⲁⲑⲛⲟⲃⲓ.</w:t>
            </w:r>
          </w:p>
        </w:tc>
      </w:tr>
      <w:tr w:rsidR="00E60591" w14:paraId="25F9AC19" w14:textId="77777777" w:rsidTr="00E60591">
        <w:trPr>
          <w:cantSplit/>
        </w:trPr>
        <w:tc>
          <w:tcPr>
            <w:tcW w:w="288" w:type="dxa"/>
          </w:tcPr>
          <w:p w14:paraId="7C71B903" w14:textId="77777777" w:rsidR="00E60591" w:rsidRDefault="00E60591" w:rsidP="00E60591">
            <w:pPr>
              <w:pStyle w:val="CopticCross"/>
            </w:pPr>
            <w:r>
              <w:t>¿</w:t>
            </w:r>
          </w:p>
        </w:tc>
        <w:tc>
          <w:tcPr>
            <w:tcW w:w="3960" w:type="dxa"/>
          </w:tcPr>
          <w:p w14:paraId="31D3AE5D" w14:textId="77777777" w:rsidR="00E60591" w:rsidRDefault="00E60591" w:rsidP="00E60591">
            <w:pPr>
              <w:pStyle w:val="EngHang"/>
            </w:pPr>
            <w:r>
              <w:t>Mankind, With our father, Adam,</w:t>
            </w:r>
          </w:p>
          <w:p w14:paraId="20D4EC72" w14:textId="77777777" w:rsidR="00E60591" w:rsidRDefault="00E60591" w:rsidP="00E60591">
            <w:pPr>
              <w:pStyle w:val="EngHang"/>
            </w:pPr>
            <w:r>
              <w:t>Was saved from sorrow</w:t>
            </w:r>
          </w:p>
          <w:p w14:paraId="237F8FE8" w14:textId="77777777" w:rsidR="00E60591" w:rsidRDefault="00E60591" w:rsidP="00E60591">
            <w:pPr>
              <w:pStyle w:val="EngHang"/>
            </w:pPr>
            <w:r>
              <w:t xml:space="preserve">By the Lord, </w:t>
            </w:r>
          </w:p>
          <w:p w14:paraId="6FC07D7D" w14:textId="77777777" w:rsidR="00E60591" w:rsidRDefault="00E60591" w:rsidP="00E60591">
            <w:pPr>
              <w:pStyle w:val="EngHangEnd"/>
            </w:pPr>
            <w:r>
              <w:t>Our refuge.</w:t>
            </w:r>
          </w:p>
        </w:tc>
        <w:tc>
          <w:tcPr>
            <w:tcW w:w="288" w:type="dxa"/>
          </w:tcPr>
          <w:p w14:paraId="469B05D1" w14:textId="77777777" w:rsidR="00E60591" w:rsidRDefault="00E60591" w:rsidP="00E60591">
            <w:pPr>
              <w:pStyle w:val="CopticCross"/>
            </w:pPr>
          </w:p>
        </w:tc>
        <w:tc>
          <w:tcPr>
            <w:tcW w:w="288" w:type="dxa"/>
          </w:tcPr>
          <w:p w14:paraId="443B01DC" w14:textId="77777777" w:rsidR="00E60591" w:rsidRDefault="00E60591" w:rsidP="00E60591">
            <w:pPr>
              <w:pStyle w:val="CopticCross"/>
            </w:pPr>
            <w:r>
              <w:t>¿</w:t>
            </w:r>
          </w:p>
        </w:tc>
        <w:tc>
          <w:tcPr>
            <w:tcW w:w="3960" w:type="dxa"/>
          </w:tcPr>
          <w:p w14:paraId="26C33415" w14:textId="77777777" w:rsidR="00E60591" w:rsidRDefault="00E60591" w:rsidP="00E60591">
            <w:pPr>
              <w:pStyle w:val="CopticVersemulti-line"/>
            </w:pPr>
            <w:r>
              <w:t>Ⲅⲉⲛⲟⲥ ⲛ̀ⲛⲓⲣⲱⲙⲓ:</w:t>
            </w:r>
          </w:p>
          <w:p w14:paraId="29B1D755" w14:textId="77777777" w:rsidR="00E60591" w:rsidRDefault="00E60591" w:rsidP="00E60591">
            <w:pPr>
              <w:pStyle w:val="CopticVersemulti-line"/>
            </w:pPr>
            <w:r>
              <w:t>ⲛⲉⲙ Ⲁ̀ⲇⲁⲙ ⲡⲉⲛⲓⲱⲧ:</w:t>
            </w:r>
          </w:p>
          <w:p w14:paraId="269E9938" w14:textId="77777777" w:rsidR="00E60591" w:rsidRDefault="00E60591" w:rsidP="00E60591">
            <w:pPr>
              <w:pStyle w:val="CopticVersemulti-line"/>
            </w:pPr>
            <w:r>
              <w:t>ⲁϥⲛⲁϩⲙⲟⲩ ϧⲉⲛ ⲟⲩϩⲏⲃⲓ:</w:t>
            </w:r>
          </w:p>
          <w:p w14:paraId="2D68BBCE" w14:textId="77777777" w:rsidR="00E60591" w:rsidRPr="005130A7" w:rsidRDefault="00E60591" w:rsidP="00E60591">
            <w:pPr>
              <w:pStyle w:val="CopticVerse"/>
            </w:pPr>
            <w:r>
              <w:t>ⲛ̀ϫⲉ Ⲡϭⲟⲓⲥ ⲡⲓⲙⲁⲛⲫⲱⲧ.</w:t>
            </w:r>
          </w:p>
        </w:tc>
      </w:tr>
      <w:tr w:rsidR="00E60591" w14:paraId="6CFA6EDF" w14:textId="77777777" w:rsidTr="00E60591">
        <w:trPr>
          <w:cantSplit/>
        </w:trPr>
        <w:tc>
          <w:tcPr>
            <w:tcW w:w="288" w:type="dxa"/>
          </w:tcPr>
          <w:p w14:paraId="764C01E3" w14:textId="77777777" w:rsidR="00E60591" w:rsidRDefault="00E60591" w:rsidP="00E60591">
            <w:pPr>
              <w:pStyle w:val="CopticCross"/>
            </w:pPr>
            <w:r>
              <w:lastRenderedPageBreak/>
              <w:t>¿</w:t>
            </w:r>
          </w:p>
        </w:tc>
        <w:tc>
          <w:tcPr>
            <w:tcW w:w="3960" w:type="dxa"/>
          </w:tcPr>
          <w:p w14:paraId="5CF15441" w14:textId="77777777" w:rsidR="00E60591" w:rsidRDefault="00E60591" w:rsidP="00E60591">
            <w:pPr>
              <w:pStyle w:val="EngHang"/>
            </w:pPr>
            <w:r>
              <w:t>David has spoken,</w:t>
            </w:r>
          </w:p>
          <w:p w14:paraId="313A25F2" w14:textId="77777777" w:rsidR="00E60591" w:rsidRDefault="00E60591" w:rsidP="00E60591">
            <w:pPr>
              <w:pStyle w:val="EngHang"/>
            </w:pPr>
            <w:r>
              <w:t>With this great word:</w:t>
            </w:r>
          </w:p>
          <w:p w14:paraId="1ECE70B6" w14:textId="77777777" w:rsidR="00E60591" w:rsidRDefault="00E60591" w:rsidP="00E60591">
            <w:pPr>
              <w:pStyle w:val="EngHang"/>
            </w:pPr>
            <w:r>
              <w:t>“The Lord has arisen</w:t>
            </w:r>
          </w:p>
          <w:p w14:paraId="70C6A7A4" w14:textId="77777777" w:rsidR="00E60591" w:rsidRDefault="00E60591" w:rsidP="00E60591">
            <w:pPr>
              <w:pStyle w:val="EngHangEnd"/>
            </w:pPr>
            <w:r>
              <w:t>And scattered His enemies.”</w:t>
            </w:r>
          </w:p>
        </w:tc>
        <w:tc>
          <w:tcPr>
            <w:tcW w:w="288" w:type="dxa"/>
          </w:tcPr>
          <w:p w14:paraId="101A4142" w14:textId="77777777" w:rsidR="00E60591" w:rsidRDefault="00E60591" w:rsidP="00E60591">
            <w:pPr>
              <w:pStyle w:val="CopticCross"/>
            </w:pPr>
          </w:p>
        </w:tc>
        <w:tc>
          <w:tcPr>
            <w:tcW w:w="288" w:type="dxa"/>
          </w:tcPr>
          <w:p w14:paraId="5A462C0F" w14:textId="77777777" w:rsidR="00E60591" w:rsidRDefault="00E60591" w:rsidP="00E60591">
            <w:pPr>
              <w:pStyle w:val="CopticCross"/>
            </w:pPr>
            <w:r>
              <w:t>¿</w:t>
            </w:r>
          </w:p>
        </w:tc>
        <w:tc>
          <w:tcPr>
            <w:tcW w:w="3960" w:type="dxa"/>
          </w:tcPr>
          <w:p w14:paraId="5115264C" w14:textId="77777777" w:rsidR="00E60591" w:rsidRDefault="00E60591" w:rsidP="00E60591">
            <w:pPr>
              <w:pStyle w:val="CopticVersemulti-line"/>
            </w:pPr>
            <w:r>
              <w:t>Ⲇⲁⲩⲓⲇ ⲅⲁⲣ ⲁϥϫⲟⲥ:</w:t>
            </w:r>
          </w:p>
          <w:p w14:paraId="336B0C33" w14:textId="77777777" w:rsidR="00E60591" w:rsidRDefault="00E60591" w:rsidP="00E60591">
            <w:pPr>
              <w:pStyle w:val="CopticVersemulti-line"/>
            </w:pPr>
            <w:r>
              <w:t>ϧⲉⲛ ⲡⲉϥⲛⲓϣϯ ⲛ̀ⲥⲁϫⲓ:</w:t>
            </w:r>
          </w:p>
          <w:p w14:paraId="2CBFCB28" w14:textId="77777777" w:rsidR="00E60591" w:rsidRDefault="00E60591" w:rsidP="00E60591">
            <w:pPr>
              <w:pStyle w:val="CopticVersemulti-line"/>
            </w:pPr>
            <w:r>
              <w:t>ϫⲉ ⲁϥⲧⲱⲛϥ ⲛ̀ϫⲉ Ⲡϭⲟⲓⲥ:</w:t>
            </w:r>
          </w:p>
          <w:p w14:paraId="54E19413" w14:textId="77777777" w:rsidR="00E60591" w:rsidRPr="005130A7" w:rsidRDefault="00E60591" w:rsidP="00E60591">
            <w:pPr>
              <w:pStyle w:val="CopticVerse"/>
            </w:pPr>
            <w:r>
              <w:t>ⲁϥϫⲱⲣ ⲛ̀ⲛⲉϥϫⲁϫⲓ.</w:t>
            </w:r>
          </w:p>
        </w:tc>
      </w:tr>
      <w:tr w:rsidR="00E60591" w14:paraId="1EB41843" w14:textId="77777777" w:rsidTr="00E60591">
        <w:trPr>
          <w:cantSplit/>
        </w:trPr>
        <w:tc>
          <w:tcPr>
            <w:tcW w:w="288" w:type="dxa"/>
          </w:tcPr>
          <w:p w14:paraId="5E7C5646" w14:textId="77777777" w:rsidR="00E60591" w:rsidRDefault="00E60591" w:rsidP="00E60591">
            <w:pPr>
              <w:pStyle w:val="CopticCross"/>
            </w:pPr>
          </w:p>
        </w:tc>
        <w:tc>
          <w:tcPr>
            <w:tcW w:w="3960" w:type="dxa"/>
          </w:tcPr>
          <w:p w14:paraId="63069F9B" w14:textId="77777777" w:rsidR="00E60591" w:rsidRDefault="00E60591" w:rsidP="00E60591">
            <w:pPr>
              <w:pStyle w:val="EngHang"/>
            </w:pPr>
            <w:r>
              <w:t>Therefore we praise,</w:t>
            </w:r>
          </w:p>
          <w:p w14:paraId="1025F7E5" w14:textId="77777777" w:rsidR="00E60591" w:rsidRDefault="00E60591" w:rsidP="00E60591">
            <w:pPr>
              <w:pStyle w:val="EngHang"/>
            </w:pPr>
            <w:r>
              <w:t>We sing with</w:t>
            </w:r>
          </w:p>
          <w:p w14:paraId="1BA3C5F7" w14:textId="77777777" w:rsidR="00E60591" w:rsidRDefault="00E60591" w:rsidP="00E60591">
            <w:pPr>
              <w:pStyle w:val="EngHang"/>
            </w:pPr>
            <w:r>
              <w:t>The angels,</w:t>
            </w:r>
          </w:p>
          <w:p w14:paraId="74EE49ED" w14:textId="77777777" w:rsidR="00E60591" w:rsidRDefault="00E60591" w:rsidP="00E60591">
            <w:pPr>
              <w:pStyle w:val="EngHangEnd"/>
            </w:pPr>
            <w:r>
              <w:t>Without wearying.</w:t>
            </w:r>
          </w:p>
        </w:tc>
        <w:tc>
          <w:tcPr>
            <w:tcW w:w="288" w:type="dxa"/>
          </w:tcPr>
          <w:p w14:paraId="749707F3" w14:textId="77777777" w:rsidR="00E60591" w:rsidRDefault="00E60591" w:rsidP="00E60591">
            <w:pPr>
              <w:pStyle w:val="CopticCross"/>
            </w:pPr>
          </w:p>
        </w:tc>
        <w:tc>
          <w:tcPr>
            <w:tcW w:w="288" w:type="dxa"/>
          </w:tcPr>
          <w:p w14:paraId="6118E30C" w14:textId="77777777" w:rsidR="00E60591" w:rsidRDefault="00E60591" w:rsidP="00E60591">
            <w:pPr>
              <w:pStyle w:val="CopticCross"/>
            </w:pPr>
          </w:p>
        </w:tc>
        <w:tc>
          <w:tcPr>
            <w:tcW w:w="3960" w:type="dxa"/>
          </w:tcPr>
          <w:p w14:paraId="12CB213F" w14:textId="77777777" w:rsidR="00E60591" w:rsidRDefault="00E60591" w:rsidP="00E60591">
            <w:pPr>
              <w:pStyle w:val="CopticVersemulti-line"/>
            </w:pPr>
            <w:r>
              <w:t>Ⲉⲑⲃⲉ ⲫⲁⲓ ⲧⲉⲛϩⲱⲥ:</w:t>
            </w:r>
          </w:p>
          <w:p w14:paraId="15C73838" w14:textId="77777777" w:rsidR="00E60591" w:rsidRDefault="00E60591" w:rsidP="00E60591">
            <w:pPr>
              <w:pStyle w:val="CopticVersemulti-line"/>
            </w:pPr>
            <w:r>
              <w:t>ⲟⲩⲟϩ ⲧⲉⲛⲉⲣⲯⲁⲗⲓⲛ:</w:t>
            </w:r>
          </w:p>
          <w:p w14:paraId="16C47704" w14:textId="77777777" w:rsidR="00E60591" w:rsidRDefault="00E60591" w:rsidP="00E60591">
            <w:pPr>
              <w:pStyle w:val="CopticVersemulti-line"/>
            </w:pPr>
            <w:r>
              <w:t>ⲛⲉⲙ ⲛⲓⲁⲅⲅⲉⲗⲟⲥ:</w:t>
            </w:r>
          </w:p>
          <w:p w14:paraId="0A16908D" w14:textId="77777777" w:rsidR="00E60591" w:rsidRDefault="00E60591" w:rsidP="00E60591">
            <w:pPr>
              <w:pStyle w:val="CopticVerse"/>
            </w:pPr>
            <w:r>
              <w:t>ϧⲉⲛ ⲟⲩⲙⲉⲧⲁⲧⲕⲓⲛ.</w:t>
            </w:r>
          </w:p>
        </w:tc>
      </w:tr>
      <w:tr w:rsidR="00E60591" w14:paraId="33C46D84" w14:textId="77777777" w:rsidTr="00E60591">
        <w:trPr>
          <w:cantSplit/>
        </w:trPr>
        <w:tc>
          <w:tcPr>
            <w:tcW w:w="288" w:type="dxa"/>
          </w:tcPr>
          <w:p w14:paraId="7E138E2A" w14:textId="77777777" w:rsidR="00E60591" w:rsidRDefault="00E60591" w:rsidP="00E60591">
            <w:pPr>
              <w:pStyle w:val="CopticCross"/>
            </w:pPr>
          </w:p>
        </w:tc>
        <w:tc>
          <w:tcPr>
            <w:tcW w:w="3960" w:type="dxa"/>
          </w:tcPr>
          <w:p w14:paraId="4F41DA91" w14:textId="77777777" w:rsidR="00E60591" w:rsidRDefault="00E60591" w:rsidP="00E60591">
            <w:pPr>
              <w:pStyle w:val="EngHang"/>
            </w:pPr>
            <w:r>
              <w:t>In truth, in deed,</w:t>
            </w:r>
          </w:p>
          <w:p w14:paraId="2C6AC983" w14:textId="77777777" w:rsidR="00E60591" w:rsidRDefault="00E60591" w:rsidP="00E60591">
            <w:pPr>
              <w:pStyle w:val="EngHang"/>
            </w:pPr>
            <w:r>
              <w:t>We marvel at</w:t>
            </w:r>
          </w:p>
          <w:p w14:paraId="17C18274" w14:textId="77777777" w:rsidR="00E60591" w:rsidRDefault="00E60591" w:rsidP="00E60591">
            <w:pPr>
              <w:pStyle w:val="EngHang"/>
            </w:pPr>
            <w:r>
              <w:t>His great glory,</w:t>
            </w:r>
          </w:p>
          <w:p w14:paraId="75B66A23" w14:textId="77777777" w:rsidR="00E60591" w:rsidRDefault="00E60591" w:rsidP="00E60591">
            <w:pPr>
              <w:pStyle w:val="EngHangEnd"/>
            </w:pPr>
            <w:r>
              <w:t>And we praise.</w:t>
            </w:r>
          </w:p>
        </w:tc>
        <w:tc>
          <w:tcPr>
            <w:tcW w:w="288" w:type="dxa"/>
          </w:tcPr>
          <w:p w14:paraId="7212C449" w14:textId="77777777" w:rsidR="00E60591" w:rsidRDefault="00E60591" w:rsidP="00E60591">
            <w:pPr>
              <w:pStyle w:val="CopticCross"/>
            </w:pPr>
          </w:p>
        </w:tc>
        <w:tc>
          <w:tcPr>
            <w:tcW w:w="288" w:type="dxa"/>
          </w:tcPr>
          <w:p w14:paraId="55012339" w14:textId="77777777" w:rsidR="00E60591" w:rsidRDefault="00E60591" w:rsidP="00E60591">
            <w:pPr>
              <w:pStyle w:val="CopticCross"/>
            </w:pPr>
          </w:p>
        </w:tc>
        <w:tc>
          <w:tcPr>
            <w:tcW w:w="3960" w:type="dxa"/>
          </w:tcPr>
          <w:p w14:paraId="27B1218B" w14:textId="77777777" w:rsidR="00E60591" w:rsidRDefault="00E60591" w:rsidP="00E60591">
            <w:pPr>
              <w:pStyle w:val="CopticVersemulti-line"/>
            </w:pPr>
            <w:r>
              <w:t>Ⲍⲉ ⲟⲛⲧⲟⲥ ⲁ̀ⲗⲏⲑⲱⲥ:</w:t>
            </w:r>
          </w:p>
          <w:p w14:paraId="5160912F" w14:textId="77777777" w:rsidR="00E60591" w:rsidRDefault="00E60591" w:rsidP="00E60591">
            <w:pPr>
              <w:pStyle w:val="CopticVersemulti-line"/>
            </w:pPr>
            <w:r>
              <w:t>ⲛ̀ⲧⲉⲛⲉⲣⲑⲉⲟ̀ⲣⲓⲛ:</w:t>
            </w:r>
          </w:p>
          <w:p w14:paraId="00AEA10E" w14:textId="77777777" w:rsidR="00E60591" w:rsidRDefault="00E60591" w:rsidP="00E60591">
            <w:pPr>
              <w:pStyle w:val="CopticVersemulti-line"/>
            </w:pPr>
            <w:r>
              <w:t>ⲉ̀ⲡⲉϥⲱ̀ⲟⲩ ⲉⲑⲛⲉⲥⲟⲥ:</w:t>
            </w:r>
          </w:p>
          <w:p w14:paraId="4665358E" w14:textId="77777777" w:rsidR="00E60591" w:rsidRDefault="00E60591" w:rsidP="00E60591">
            <w:pPr>
              <w:pStyle w:val="CopticVerse"/>
            </w:pPr>
            <w:r>
              <w:t>ⲟⲩⲟϩ ⲧⲉⲛⲉⲣⲯⲁⲗⲓⲛ.</w:t>
            </w:r>
          </w:p>
        </w:tc>
      </w:tr>
      <w:tr w:rsidR="00E60591" w14:paraId="7C275EEA" w14:textId="77777777" w:rsidTr="00E60591">
        <w:trPr>
          <w:cantSplit/>
        </w:trPr>
        <w:tc>
          <w:tcPr>
            <w:tcW w:w="288" w:type="dxa"/>
          </w:tcPr>
          <w:p w14:paraId="11AA3999" w14:textId="77777777" w:rsidR="00E60591" w:rsidRDefault="00E60591" w:rsidP="00E60591">
            <w:pPr>
              <w:pStyle w:val="CopticCross"/>
            </w:pPr>
            <w:r>
              <w:t>¿</w:t>
            </w:r>
          </w:p>
        </w:tc>
        <w:tc>
          <w:tcPr>
            <w:tcW w:w="3960" w:type="dxa"/>
          </w:tcPr>
          <w:p w14:paraId="4A70517D" w14:textId="77777777" w:rsidR="00E60591" w:rsidRDefault="00E60591" w:rsidP="00E60591">
            <w:pPr>
              <w:pStyle w:val="EngHang"/>
            </w:pPr>
            <w:r>
              <w:t>Look, the angel</w:t>
            </w:r>
          </w:p>
          <w:p w14:paraId="51F2F702" w14:textId="77777777" w:rsidR="00E60591" w:rsidRDefault="00E60591" w:rsidP="00E60591">
            <w:pPr>
              <w:pStyle w:val="EngHang"/>
            </w:pPr>
            <w:r>
              <w:t>Spoke with the women,</w:t>
            </w:r>
          </w:p>
          <w:p w14:paraId="70FAF651" w14:textId="77777777" w:rsidR="00E60591" w:rsidRDefault="00E60591" w:rsidP="00E60591">
            <w:pPr>
              <w:pStyle w:val="EngHang"/>
            </w:pPr>
            <w:r>
              <w:t>“Truly He is risen,</w:t>
            </w:r>
          </w:p>
          <w:p w14:paraId="66C88586" w14:textId="77777777" w:rsidR="00E60591" w:rsidRDefault="00E60591" w:rsidP="00E60591">
            <w:pPr>
              <w:pStyle w:val="EngHangEnd"/>
            </w:pPr>
            <w:r>
              <w:t>Wipe away your tears.”</w:t>
            </w:r>
          </w:p>
        </w:tc>
        <w:tc>
          <w:tcPr>
            <w:tcW w:w="288" w:type="dxa"/>
          </w:tcPr>
          <w:p w14:paraId="35B74883" w14:textId="77777777" w:rsidR="00E60591" w:rsidRDefault="00E60591" w:rsidP="00E60591">
            <w:pPr>
              <w:pStyle w:val="CopticCross"/>
            </w:pPr>
          </w:p>
        </w:tc>
        <w:tc>
          <w:tcPr>
            <w:tcW w:w="288" w:type="dxa"/>
          </w:tcPr>
          <w:p w14:paraId="53659378" w14:textId="77777777" w:rsidR="00E60591" w:rsidRDefault="00E60591" w:rsidP="00E60591">
            <w:pPr>
              <w:pStyle w:val="CopticCross"/>
            </w:pPr>
            <w:r>
              <w:t>¿</w:t>
            </w:r>
          </w:p>
        </w:tc>
        <w:tc>
          <w:tcPr>
            <w:tcW w:w="3960" w:type="dxa"/>
          </w:tcPr>
          <w:p w14:paraId="7AD7402D" w14:textId="77777777" w:rsidR="00E60591" w:rsidRDefault="00E60591" w:rsidP="00E60591">
            <w:pPr>
              <w:pStyle w:val="CopticVersemulti-line"/>
            </w:pPr>
            <w:r w:rsidRPr="007241F3">
              <w:t>Ⲏⲡⲡⲉ</w:t>
            </w:r>
            <w:r>
              <w:t xml:space="preserve"> ⲓⲥ ⲡⲓⲁⲅⲅⲉⲗⲟⲥ:</w:t>
            </w:r>
          </w:p>
          <w:p w14:paraId="2EC5F988" w14:textId="77777777" w:rsidR="00E60591" w:rsidRDefault="00E60591" w:rsidP="00E60591">
            <w:pPr>
              <w:pStyle w:val="CopticVersemulti-line"/>
            </w:pPr>
            <w:r>
              <w:t>ⲁϥⲥⲁϫⲓ ⲛⲉⲙ ⲛⲓϩⲓⲟ̀ⲙⲓ:</w:t>
            </w:r>
          </w:p>
          <w:p w14:paraId="7C02A18E" w14:textId="77777777" w:rsidR="00E60591" w:rsidRDefault="00E60591" w:rsidP="00E60591">
            <w:pPr>
              <w:pStyle w:val="CopticVersemulti-line"/>
            </w:pPr>
            <w:r>
              <w:t>ϫⲉ ⲁϥⲧⲱⲛϥ ⲁ̀ⲗⲏⲑⲟⲥ:</w:t>
            </w:r>
          </w:p>
          <w:p w14:paraId="0BFCCBE9" w14:textId="77777777" w:rsidR="00E60591" w:rsidRPr="007241F3" w:rsidRDefault="00E60591" w:rsidP="00E60591">
            <w:pPr>
              <w:pStyle w:val="CopticVerse"/>
            </w:pPr>
            <w:r>
              <w:t>ϥⲱϯ ⲛ̀ⲛⲉⲧⲉⲛⲉⲣⲙⲱⲟⲩⲓ̀.</w:t>
            </w:r>
          </w:p>
        </w:tc>
      </w:tr>
      <w:tr w:rsidR="00E60591" w14:paraId="3C9B63B4" w14:textId="77777777" w:rsidTr="00E60591">
        <w:trPr>
          <w:cantSplit/>
        </w:trPr>
        <w:tc>
          <w:tcPr>
            <w:tcW w:w="288" w:type="dxa"/>
          </w:tcPr>
          <w:p w14:paraId="0D713CD5"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4C377ABD" w14:textId="77777777" w:rsidR="00E60591" w:rsidRDefault="00E60591" w:rsidP="00E60591">
            <w:pPr>
              <w:pStyle w:val="EngHang"/>
            </w:pPr>
            <w:r>
              <w:t>Rejoice joyfully;</w:t>
            </w:r>
          </w:p>
          <w:p w14:paraId="076C89D1" w14:textId="77777777" w:rsidR="00E60591" w:rsidRDefault="00E60591" w:rsidP="00E60591">
            <w:pPr>
              <w:pStyle w:val="EngHang"/>
            </w:pPr>
            <w:r>
              <w:t>Be pleased to</w:t>
            </w:r>
          </w:p>
          <w:p w14:paraId="69EFD2A4" w14:textId="77777777" w:rsidR="00E60591" w:rsidRDefault="00E60591" w:rsidP="00E60591">
            <w:pPr>
              <w:pStyle w:val="EngHang"/>
            </w:pPr>
            <w:r>
              <w:t>Go forth and proclaim</w:t>
            </w:r>
          </w:p>
          <w:p w14:paraId="3070D4DE" w14:textId="77777777" w:rsidR="00E60591" w:rsidRDefault="00E60591" w:rsidP="00E60591">
            <w:pPr>
              <w:pStyle w:val="EngHangEnd"/>
            </w:pPr>
            <w:r>
              <w:t>His resurrection.</w:t>
            </w:r>
          </w:p>
        </w:tc>
        <w:tc>
          <w:tcPr>
            <w:tcW w:w="288" w:type="dxa"/>
          </w:tcPr>
          <w:p w14:paraId="73A302B7" w14:textId="77777777" w:rsidR="00E60591" w:rsidRDefault="00E60591" w:rsidP="00E60591">
            <w:pPr>
              <w:pStyle w:val="CopticCross"/>
            </w:pPr>
          </w:p>
        </w:tc>
        <w:tc>
          <w:tcPr>
            <w:tcW w:w="288" w:type="dxa"/>
          </w:tcPr>
          <w:p w14:paraId="4FAC1DEA" w14:textId="77777777" w:rsidR="00E60591" w:rsidRDefault="00E60591" w:rsidP="00E60591">
            <w:pPr>
              <w:pStyle w:val="CopticCross"/>
            </w:pPr>
            <w:r>
              <w:t>¿</w:t>
            </w:r>
          </w:p>
        </w:tc>
        <w:tc>
          <w:tcPr>
            <w:tcW w:w="3960" w:type="dxa"/>
          </w:tcPr>
          <w:p w14:paraId="19048888" w14:textId="77777777" w:rsidR="00E60591" w:rsidRDefault="00E60591" w:rsidP="00E60591">
            <w:pPr>
              <w:pStyle w:val="CopticVersemulti-line"/>
            </w:pPr>
            <w:r>
              <w:t>Ⲑⲉⲗⲏⲗ ⲟⲩⲟϩ ⲣⲁϣⲓ:</w:t>
            </w:r>
          </w:p>
          <w:p w14:paraId="5DF679CF" w14:textId="77777777" w:rsidR="00E60591" w:rsidRDefault="00E60591" w:rsidP="00E60591">
            <w:pPr>
              <w:pStyle w:val="CopticVersemulti-line"/>
            </w:pPr>
            <w:r>
              <w:t>ϧⲉⲛ ⲟⲩⲁ̀ⲡⲟⲗⲁⲩⲥⲓⲥ:</w:t>
            </w:r>
          </w:p>
          <w:p w14:paraId="53ABE113" w14:textId="77777777" w:rsidR="00E60591" w:rsidRDefault="00E60591" w:rsidP="00E60591">
            <w:pPr>
              <w:pStyle w:val="CopticVersemulti-line"/>
            </w:pPr>
            <w:r>
              <w:t>ϩⲓⲱⲓϣ ⲟⲩⲟϩ ⲙⲟϣⲓ:</w:t>
            </w:r>
          </w:p>
          <w:p w14:paraId="03E67ECE" w14:textId="77777777" w:rsidR="00E60591" w:rsidRDefault="00E60591" w:rsidP="00E60591">
            <w:pPr>
              <w:pStyle w:val="CopticVerse"/>
            </w:pPr>
            <w:r>
              <w:t>ⲛ̀ⲥⲁ ⲧⲉϥⲁ̀ⲛⲁⲥⲧⲁⲥⲓⲥ.</w:t>
            </w:r>
          </w:p>
        </w:tc>
      </w:tr>
      <w:tr w:rsidR="00E60591" w14:paraId="45152BA0" w14:textId="77777777" w:rsidTr="00E60591">
        <w:trPr>
          <w:cantSplit/>
        </w:trPr>
        <w:tc>
          <w:tcPr>
            <w:tcW w:w="288" w:type="dxa"/>
          </w:tcPr>
          <w:p w14:paraId="304CB314" w14:textId="77777777" w:rsidR="00E60591" w:rsidRDefault="00E60591" w:rsidP="00E60591">
            <w:pPr>
              <w:pStyle w:val="CopticCross"/>
            </w:pPr>
          </w:p>
        </w:tc>
        <w:tc>
          <w:tcPr>
            <w:tcW w:w="3960" w:type="dxa"/>
          </w:tcPr>
          <w:p w14:paraId="097ED312" w14:textId="77777777" w:rsidR="00E60591" w:rsidRDefault="00E60591" w:rsidP="00E60591">
            <w:pPr>
              <w:pStyle w:val="EngHang"/>
            </w:pPr>
            <w:r>
              <w:t>See the clothes placed</w:t>
            </w:r>
          </w:p>
          <w:p w14:paraId="617413FB" w14:textId="77777777" w:rsidR="00E60591" w:rsidRDefault="00E60591" w:rsidP="00E60591">
            <w:pPr>
              <w:pStyle w:val="EngHang"/>
            </w:pPr>
            <w:r>
              <w:t>With the head-covering;</w:t>
            </w:r>
          </w:p>
          <w:p w14:paraId="3D2F7819" w14:textId="77777777" w:rsidR="00E60591" w:rsidRDefault="00E60591" w:rsidP="00E60591">
            <w:pPr>
              <w:pStyle w:val="EngHang"/>
            </w:pPr>
            <w:r>
              <w:t>Witness to His</w:t>
            </w:r>
          </w:p>
          <w:p w14:paraId="611F30D8" w14:textId="77777777" w:rsidR="00E60591" w:rsidRDefault="00E60591" w:rsidP="00E60591">
            <w:pPr>
              <w:pStyle w:val="EngHangEnd"/>
            </w:pPr>
            <w:r>
              <w:t>Mystery.</w:t>
            </w:r>
          </w:p>
        </w:tc>
        <w:tc>
          <w:tcPr>
            <w:tcW w:w="288" w:type="dxa"/>
          </w:tcPr>
          <w:p w14:paraId="04A1BF8A" w14:textId="77777777" w:rsidR="00E60591" w:rsidRDefault="00E60591" w:rsidP="00E60591">
            <w:pPr>
              <w:pStyle w:val="CopticCross"/>
            </w:pPr>
          </w:p>
        </w:tc>
        <w:tc>
          <w:tcPr>
            <w:tcW w:w="288" w:type="dxa"/>
          </w:tcPr>
          <w:p w14:paraId="4C3DC848" w14:textId="77777777" w:rsidR="00E60591" w:rsidRDefault="00E60591" w:rsidP="00E60591">
            <w:pPr>
              <w:pStyle w:val="CopticCross"/>
            </w:pPr>
          </w:p>
        </w:tc>
        <w:tc>
          <w:tcPr>
            <w:tcW w:w="3960" w:type="dxa"/>
          </w:tcPr>
          <w:p w14:paraId="79394001" w14:textId="77777777" w:rsidR="00E60591" w:rsidRDefault="00E60591" w:rsidP="00E60591">
            <w:pPr>
              <w:pStyle w:val="CopticVersemulti-line"/>
            </w:pPr>
            <w:r>
              <w:t>Ⲓⲥ ⲛⲓϩ̀ⲃⲱⲥ ⲉⲩⲭⲏ:</w:t>
            </w:r>
          </w:p>
          <w:p w14:paraId="24595C01" w14:textId="77777777" w:rsidR="00E60591" w:rsidRDefault="00E60591" w:rsidP="00E60591">
            <w:pPr>
              <w:pStyle w:val="CopticVersemulti-line"/>
            </w:pPr>
            <w:r>
              <w:t>ⲛⲉⲙ ⲡⲓⲥⲟⲇⲁⲣⲓⲟⲛ:</w:t>
            </w:r>
          </w:p>
          <w:p w14:paraId="132B4CBC" w14:textId="77777777" w:rsidR="00E60591" w:rsidRDefault="00E60591" w:rsidP="00E60591">
            <w:pPr>
              <w:pStyle w:val="CopticVersemulti-line"/>
            </w:pPr>
            <w:r>
              <w:t>ⲛ̀ⲑⲱⲟⲩ ⲉⲩⲉⲣⲙⲉⲑⲣⲉ:</w:t>
            </w:r>
          </w:p>
          <w:p w14:paraId="7F2B8EE0" w14:textId="77777777" w:rsidR="00E60591" w:rsidRDefault="00E60591" w:rsidP="00E60591">
            <w:pPr>
              <w:pStyle w:val="CopticVerse"/>
            </w:pPr>
            <w:r>
              <w:t>ⲉ̀ⲡⲉϥⲙⲩⲥⲧⲏⲣⲓⲟⲛ.</w:t>
            </w:r>
          </w:p>
        </w:tc>
      </w:tr>
      <w:tr w:rsidR="00E60591" w14:paraId="054A66C5" w14:textId="77777777" w:rsidTr="00E60591">
        <w:trPr>
          <w:cantSplit/>
        </w:trPr>
        <w:tc>
          <w:tcPr>
            <w:tcW w:w="288" w:type="dxa"/>
          </w:tcPr>
          <w:p w14:paraId="58376387" w14:textId="77777777" w:rsidR="00E60591" w:rsidRDefault="00E60591" w:rsidP="00E60591">
            <w:pPr>
              <w:pStyle w:val="CopticCross"/>
            </w:pPr>
          </w:p>
        </w:tc>
        <w:tc>
          <w:tcPr>
            <w:tcW w:w="3960" w:type="dxa"/>
          </w:tcPr>
          <w:p w14:paraId="5FF21A0B" w14:textId="77777777" w:rsidR="00E60591" w:rsidRDefault="00E60591" w:rsidP="00E60591">
            <w:pPr>
              <w:pStyle w:val="EngHang"/>
            </w:pPr>
            <w:r>
              <w:t>In truth it has been</w:t>
            </w:r>
          </w:p>
          <w:p w14:paraId="65DDF654" w14:textId="77777777" w:rsidR="00E60591" w:rsidRDefault="00E60591" w:rsidP="00E60591">
            <w:pPr>
              <w:pStyle w:val="EngHang"/>
            </w:pPr>
            <w:r>
              <w:t>Revealed to us today:</w:t>
            </w:r>
          </w:p>
          <w:p w14:paraId="0F3FE8A8" w14:textId="77777777" w:rsidR="00E60591" w:rsidRDefault="00E60591" w:rsidP="00E60591">
            <w:pPr>
              <w:pStyle w:val="EngHang"/>
            </w:pPr>
            <w:r>
              <w:t>This true Lamb,</w:t>
            </w:r>
          </w:p>
          <w:p w14:paraId="21CD3D57" w14:textId="77777777" w:rsidR="00E60591" w:rsidRDefault="00E60591" w:rsidP="00E60591">
            <w:pPr>
              <w:pStyle w:val="EngHangEnd"/>
            </w:pPr>
            <w:r>
              <w:t>Fully of glory.</w:t>
            </w:r>
          </w:p>
        </w:tc>
        <w:tc>
          <w:tcPr>
            <w:tcW w:w="288" w:type="dxa"/>
          </w:tcPr>
          <w:p w14:paraId="59B6F0F2" w14:textId="77777777" w:rsidR="00E60591" w:rsidRDefault="00E60591" w:rsidP="00E60591">
            <w:pPr>
              <w:pStyle w:val="CopticCross"/>
            </w:pPr>
          </w:p>
        </w:tc>
        <w:tc>
          <w:tcPr>
            <w:tcW w:w="288" w:type="dxa"/>
          </w:tcPr>
          <w:p w14:paraId="5A46528C" w14:textId="77777777" w:rsidR="00E60591" w:rsidRDefault="00E60591" w:rsidP="00E60591">
            <w:pPr>
              <w:pStyle w:val="CopticCross"/>
            </w:pPr>
          </w:p>
        </w:tc>
        <w:tc>
          <w:tcPr>
            <w:tcW w:w="3960" w:type="dxa"/>
          </w:tcPr>
          <w:p w14:paraId="56D9AE82" w14:textId="77777777" w:rsidR="00E60591" w:rsidRDefault="00E60591" w:rsidP="00E60591">
            <w:pPr>
              <w:pStyle w:val="CopticVersemulti-line"/>
            </w:pPr>
            <w:r>
              <w:t>Ⲕⲁⲗⲱⲥ ϧⲉⲛ ⲟⲩⲙⲉⲑⲙⲏⲓ:</w:t>
            </w:r>
          </w:p>
          <w:p w14:paraId="78088F69" w14:textId="77777777" w:rsidR="00E60591" w:rsidRDefault="00E60591" w:rsidP="00E60591">
            <w:pPr>
              <w:pStyle w:val="CopticVersemulti-line"/>
            </w:pPr>
            <w:r>
              <w:t>ⲁϥⲟⲩⲱⲛϩ ⲛⲁⲛ ⲙ̀ⲫⲟⲟⲩ:</w:t>
            </w:r>
          </w:p>
          <w:p w14:paraId="7B729558" w14:textId="77777777" w:rsidR="00E60591" w:rsidRDefault="00E60591" w:rsidP="00E60591">
            <w:pPr>
              <w:pStyle w:val="CopticVersemulti-line"/>
            </w:pPr>
            <w:r>
              <w:t>ⲛ̀ϫⲉ ⲡⲁⲓϩⲱⲃ ⲙ̀ⲙⲏⲓ:</w:t>
            </w:r>
          </w:p>
          <w:p w14:paraId="75D847E1" w14:textId="77777777" w:rsidR="00E60591" w:rsidRDefault="00E60591" w:rsidP="00E60591">
            <w:pPr>
              <w:pStyle w:val="CopticVerse"/>
            </w:pPr>
            <w:r>
              <w:t>ⲟⲩⲟϩ ⲉϥⲙⲉϩ ⲛ̀ⲱ̀ⲟⲩ.</w:t>
            </w:r>
          </w:p>
        </w:tc>
      </w:tr>
      <w:tr w:rsidR="00E60591" w14:paraId="3AD0D79D" w14:textId="77777777" w:rsidTr="00E60591">
        <w:trPr>
          <w:cantSplit/>
        </w:trPr>
        <w:tc>
          <w:tcPr>
            <w:tcW w:w="288" w:type="dxa"/>
          </w:tcPr>
          <w:p w14:paraId="125559ED" w14:textId="77777777" w:rsidR="00E60591" w:rsidRDefault="00E60591" w:rsidP="00E60591">
            <w:pPr>
              <w:pStyle w:val="CopticCross"/>
            </w:pPr>
            <w:r>
              <w:lastRenderedPageBreak/>
              <w:t>¿</w:t>
            </w:r>
          </w:p>
        </w:tc>
        <w:tc>
          <w:tcPr>
            <w:tcW w:w="3960" w:type="dxa"/>
          </w:tcPr>
          <w:p w14:paraId="6F67A213" w14:textId="77777777" w:rsidR="00E60591" w:rsidRDefault="00E60591" w:rsidP="00E60591">
            <w:pPr>
              <w:pStyle w:val="EngHang"/>
              <w:rPr>
                <w:rFonts w:eastAsia="Arial Unicode MS"/>
              </w:rPr>
            </w:pPr>
            <w:r>
              <w:rPr>
                <w:rFonts w:eastAsia="Arial Unicode MS"/>
              </w:rPr>
              <w:t>Sing, O Mary,</w:t>
            </w:r>
          </w:p>
          <w:p w14:paraId="75C1AFF4" w14:textId="77777777" w:rsidR="00E60591" w:rsidRDefault="00E60591" w:rsidP="00E60591">
            <w:pPr>
              <w:pStyle w:val="EngHang"/>
              <w:rPr>
                <w:rFonts w:eastAsia="Arial Unicode MS"/>
              </w:rPr>
            </w:pPr>
            <w:r>
              <w:rPr>
                <w:rFonts w:eastAsia="Arial Unicode MS"/>
              </w:rPr>
              <w:t>The handmaiden and Mother.</w:t>
            </w:r>
          </w:p>
          <w:p w14:paraId="228829FD" w14:textId="77777777" w:rsidR="00E60591" w:rsidRDefault="00E60591" w:rsidP="00E60591">
            <w:pPr>
              <w:pStyle w:val="EngHang"/>
              <w:rPr>
                <w:rFonts w:eastAsia="Arial Unicode MS"/>
              </w:rPr>
            </w:pPr>
            <w:r>
              <w:rPr>
                <w:rFonts w:eastAsia="Arial Unicode MS"/>
              </w:rPr>
              <w:t>Come with boldness,</w:t>
            </w:r>
          </w:p>
          <w:p w14:paraId="5CBF9C9C" w14:textId="77777777" w:rsidR="00E60591" w:rsidRPr="003678BC" w:rsidRDefault="00E60591" w:rsidP="00E60591">
            <w:pPr>
              <w:pStyle w:val="EngHangEnd"/>
              <w:rPr>
                <w:rFonts w:eastAsia="Arial Unicode MS"/>
              </w:rPr>
            </w:pPr>
            <w:r>
              <w:rPr>
                <w:rFonts w:eastAsia="Arial Unicode MS"/>
              </w:rPr>
              <w:t>And enter the tomb.</w:t>
            </w:r>
          </w:p>
        </w:tc>
        <w:tc>
          <w:tcPr>
            <w:tcW w:w="288" w:type="dxa"/>
          </w:tcPr>
          <w:p w14:paraId="3DE7F460" w14:textId="77777777" w:rsidR="00E60591" w:rsidRDefault="00E60591" w:rsidP="00E60591">
            <w:pPr>
              <w:pStyle w:val="CopticCross"/>
            </w:pPr>
          </w:p>
        </w:tc>
        <w:tc>
          <w:tcPr>
            <w:tcW w:w="288" w:type="dxa"/>
          </w:tcPr>
          <w:p w14:paraId="0696C957" w14:textId="77777777" w:rsidR="00E60591" w:rsidRDefault="00E60591" w:rsidP="00E60591">
            <w:pPr>
              <w:pStyle w:val="CopticCross"/>
            </w:pPr>
            <w:r>
              <w:t>¿</w:t>
            </w:r>
          </w:p>
        </w:tc>
        <w:tc>
          <w:tcPr>
            <w:tcW w:w="3960" w:type="dxa"/>
          </w:tcPr>
          <w:p w14:paraId="61B6C680" w14:textId="77777777" w:rsidR="00E60591" w:rsidRDefault="00E60591" w:rsidP="00E60591">
            <w:pPr>
              <w:pStyle w:val="CopticVersemulti-line"/>
            </w:pPr>
            <w:r>
              <w:t>Ⲗⲁⲗⲓ ⲱ̀ Ⲙⲁⲣⲓⲁ̀:</w:t>
            </w:r>
          </w:p>
          <w:p w14:paraId="3BEA09AC" w14:textId="77777777" w:rsidR="00E60591" w:rsidRDefault="00E60591" w:rsidP="00E60591">
            <w:pPr>
              <w:pStyle w:val="CopticVersemulti-line"/>
            </w:pPr>
            <w:r>
              <w:t>Ϯⲃⲟⲕⲓ ⲟⲩⲟϩ ϯⲙⲁⲩ:</w:t>
            </w:r>
          </w:p>
          <w:p w14:paraId="1C81D7EA" w14:textId="77777777" w:rsidR="00E60591" w:rsidRDefault="00E60591" w:rsidP="00E60591">
            <w:pPr>
              <w:pStyle w:val="CopticVersemulti-line"/>
            </w:pPr>
            <w:r>
              <w:t>ⲁ̀ⲙⲏ ϧⲉⲛ ⲟⲩⲡⲁⲣⲣⲏⲥⲓⲁ̀:</w:t>
            </w:r>
          </w:p>
          <w:p w14:paraId="3C44E9F9" w14:textId="77777777" w:rsidR="00E60591" w:rsidRPr="005130A7" w:rsidRDefault="00E60591" w:rsidP="00E60591">
            <w:pPr>
              <w:pStyle w:val="CopticVerse"/>
            </w:pPr>
            <w:r>
              <w:t>ⲉ̀ϧⲟⲩⲛ ⲉ̀ⲡⲓⲙ̀ϩⲁⲩ.</w:t>
            </w:r>
          </w:p>
        </w:tc>
      </w:tr>
      <w:tr w:rsidR="00E60591" w14:paraId="36C15C37" w14:textId="77777777" w:rsidTr="00E60591">
        <w:trPr>
          <w:cantSplit/>
        </w:trPr>
        <w:tc>
          <w:tcPr>
            <w:tcW w:w="288" w:type="dxa"/>
          </w:tcPr>
          <w:p w14:paraId="78EC79EC" w14:textId="77777777" w:rsidR="00E60591" w:rsidRDefault="00E60591" w:rsidP="00E60591">
            <w:pPr>
              <w:pStyle w:val="CopticCross"/>
            </w:pPr>
            <w:r>
              <w:t>¿</w:t>
            </w:r>
          </w:p>
        </w:tc>
        <w:tc>
          <w:tcPr>
            <w:tcW w:w="3960" w:type="dxa"/>
          </w:tcPr>
          <w:p w14:paraId="230E5569" w14:textId="77777777" w:rsidR="00E60591" w:rsidRDefault="00E60591" w:rsidP="00E60591">
            <w:pPr>
              <w:pStyle w:val="EngHang"/>
            </w:pPr>
            <w:r>
              <w:t>Rejoice today that</w:t>
            </w:r>
          </w:p>
          <w:p w14:paraId="77EF6E97" w14:textId="77777777" w:rsidR="00E60591" w:rsidRDefault="00E60591" w:rsidP="00E60591">
            <w:pPr>
              <w:pStyle w:val="EngHang"/>
            </w:pPr>
            <w:r>
              <w:t>our fathers</w:t>
            </w:r>
          </w:p>
          <w:p w14:paraId="377281B4" w14:textId="77777777" w:rsidR="00E60591" w:rsidRDefault="00E60591" w:rsidP="00E60591">
            <w:pPr>
              <w:pStyle w:val="EngHang"/>
            </w:pPr>
            <w:r>
              <w:t>Adam and Abraham</w:t>
            </w:r>
          </w:p>
          <w:p w14:paraId="3EE6B121" w14:textId="77777777" w:rsidR="00E60591" w:rsidRDefault="00E60591" w:rsidP="00E60591">
            <w:pPr>
              <w:pStyle w:val="EngHangEnd"/>
            </w:pPr>
            <w:r>
              <w:t>May be proud.</w:t>
            </w:r>
          </w:p>
        </w:tc>
        <w:tc>
          <w:tcPr>
            <w:tcW w:w="288" w:type="dxa"/>
          </w:tcPr>
          <w:p w14:paraId="3326178E" w14:textId="77777777" w:rsidR="00E60591" w:rsidRDefault="00E60591" w:rsidP="00E60591">
            <w:pPr>
              <w:pStyle w:val="CopticCross"/>
            </w:pPr>
          </w:p>
        </w:tc>
        <w:tc>
          <w:tcPr>
            <w:tcW w:w="288" w:type="dxa"/>
          </w:tcPr>
          <w:p w14:paraId="576270E3" w14:textId="77777777" w:rsidR="00E60591" w:rsidRDefault="00E60591" w:rsidP="00E60591">
            <w:pPr>
              <w:pStyle w:val="CopticCross"/>
            </w:pPr>
            <w:r>
              <w:t>¿</w:t>
            </w:r>
          </w:p>
        </w:tc>
        <w:tc>
          <w:tcPr>
            <w:tcW w:w="3960" w:type="dxa"/>
          </w:tcPr>
          <w:p w14:paraId="7691872F" w14:textId="77777777" w:rsidR="00E60591" w:rsidRDefault="00E60591" w:rsidP="00E60591">
            <w:pPr>
              <w:pStyle w:val="CopticVersemulti-line"/>
            </w:pPr>
            <w:r>
              <w:t>Ⲙⲁⲣⲉϥⲣⲁϣⲓ ϯⲛⲟⲩ:</w:t>
            </w:r>
          </w:p>
          <w:p w14:paraId="47FC044B" w14:textId="77777777" w:rsidR="00E60591" w:rsidRDefault="00E60591" w:rsidP="00E60591">
            <w:pPr>
              <w:pStyle w:val="CopticVersemulti-line"/>
            </w:pPr>
            <w:r>
              <w:t>ⲛ̀ϫⲉ ⲡⲉⲛⲓⲱⲧ Ⲁⲇⲁⲙ:</w:t>
            </w:r>
          </w:p>
          <w:p w14:paraId="2A3D9294" w14:textId="77777777" w:rsidR="00E60591" w:rsidRDefault="00E60591" w:rsidP="00E60591">
            <w:pPr>
              <w:pStyle w:val="CopticVersemulti-line"/>
            </w:pPr>
            <w:r>
              <w:t>ⲟⲩⲟϩ ⲙⲁⲣⲉϥϣⲟⲩϣⲟⲩ:</w:t>
            </w:r>
          </w:p>
          <w:p w14:paraId="172D0FBC" w14:textId="77777777" w:rsidR="00E60591" w:rsidRDefault="00E60591" w:rsidP="00E60591">
            <w:pPr>
              <w:pStyle w:val="CopticVerse"/>
            </w:pPr>
            <w:r>
              <w:t>ⲛ̀ϫⲉ Ⲁⲃⲣⲁⲁⲙ.</w:t>
            </w:r>
          </w:p>
        </w:tc>
      </w:tr>
      <w:tr w:rsidR="00E60591" w14:paraId="40945650" w14:textId="77777777" w:rsidTr="00E60591">
        <w:trPr>
          <w:cantSplit/>
        </w:trPr>
        <w:tc>
          <w:tcPr>
            <w:tcW w:w="288" w:type="dxa"/>
          </w:tcPr>
          <w:p w14:paraId="32FB774F" w14:textId="77777777" w:rsidR="00E60591" w:rsidRDefault="00E60591" w:rsidP="00E60591">
            <w:pPr>
              <w:pStyle w:val="CopticCross"/>
            </w:pPr>
          </w:p>
        </w:tc>
        <w:tc>
          <w:tcPr>
            <w:tcW w:w="3960" w:type="dxa"/>
          </w:tcPr>
          <w:p w14:paraId="741CD68E" w14:textId="77777777" w:rsidR="00E60591" w:rsidRDefault="00E60591" w:rsidP="00E60591">
            <w:pPr>
              <w:pStyle w:val="EngHang"/>
            </w:pPr>
            <w:r>
              <w:t>He has destroyed</w:t>
            </w:r>
          </w:p>
          <w:p w14:paraId="11600305" w14:textId="77777777" w:rsidR="00E60591" w:rsidRDefault="00E60591" w:rsidP="00E60591">
            <w:pPr>
              <w:pStyle w:val="EngHang"/>
            </w:pPr>
            <w:r>
              <w:t>The gates of Hades,</w:t>
            </w:r>
          </w:p>
          <w:p w14:paraId="2B608CFE" w14:textId="77777777" w:rsidR="00E60591" w:rsidRDefault="00E60591" w:rsidP="00E60591">
            <w:pPr>
              <w:pStyle w:val="EngHang"/>
            </w:pPr>
            <w:r>
              <w:t>And even its foundations,</w:t>
            </w:r>
          </w:p>
          <w:p w14:paraId="320DAC43" w14:textId="77777777" w:rsidR="00E60591" w:rsidRDefault="00E60591" w:rsidP="00E60591">
            <w:pPr>
              <w:pStyle w:val="EngHangEnd"/>
            </w:pPr>
            <w:r>
              <w:t>Which He has made.</w:t>
            </w:r>
          </w:p>
        </w:tc>
        <w:tc>
          <w:tcPr>
            <w:tcW w:w="288" w:type="dxa"/>
          </w:tcPr>
          <w:p w14:paraId="519664D3" w14:textId="77777777" w:rsidR="00E60591" w:rsidRDefault="00E60591" w:rsidP="00E60591">
            <w:pPr>
              <w:pStyle w:val="CopticCross"/>
            </w:pPr>
          </w:p>
        </w:tc>
        <w:tc>
          <w:tcPr>
            <w:tcW w:w="288" w:type="dxa"/>
          </w:tcPr>
          <w:p w14:paraId="11A6CE5E" w14:textId="77777777" w:rsidR="00E60591" w:rsidRDefault="00E60591" w:rsidP="00E60591">
            <w:pPr>
              <w:pStyle w:val="CopticCross"/>
            </w:pPr>
          </w:p>
        </w:tc>
        <w:tc>
          <w:tcPr>
            <w:tcW w:w="3960" w:type="dxa"/>
          </w:tcPr>
          <w:p w14:paraId="4747AC36" w14:textId="77777777" w:rsidR="00E60591" w:rsidRDefault="00E60591" w:rsidP="00E60591">
            <w:pPr>
              <w:pStyle w:val="CopticVersemulti-line"/>
            </w:pPr>
            <w:r>
              <w:t>Ⲛⲓⲡⲩⲗⲏ ⲛ̀ⲧⲉ ⲁ̀ⲙⲉⲛϯ:</w:t>
            </w:r>
          </w:p>
          <w:p w14:paraId="23A67912" w14:textId="77777777" w:rsidR="00E60591" w:rsidRDefault="00E60591" w:rsidP="00E60591">
            <w:pPr>
              <w:pStyle w:val="CopticVersemulti-line"/>
            </w:pPr>
            <w:r>
              <w:t>ⲁϥϧⲟⲙϧⲉⲙ ⲙ̀ⲙⲱⲟⲩ:</w:t>
            </w:r>
          </w:p>
          <w:p w14:paraId="447F7F21" w14:textId="77777777" w:rsidR="00E60591" w:rsidRDefault="00E60591" w:rsidP="00E60591">
            <w:pPr>
              <w:pStyle w:val="CopticVersemulti-line"/>
            </w:pPr>
            <w:r>
              <w:t>ⲛ̀ϩ̀ⲣⲏⲓ ϣⲁ ⲧⲟⲩⲥⲉⲛϯ:</w:t>
            </w:r>
          </w:p>
          <w:p w14:paraId="6A3CFBCA" w14:textId="77777777" w:rsidR="00E60591" w:rsidRDefault="00E60591" w:rsidP="00E60591">
            <w:pPr>
              <w:pStyle w:val="CopticVerse"/>
            </w:pPr>
            <w:r>
              <w:t>ⲛ̀ϫⲉ ⲫⲏⲉ̀ⲧⲁϥⲑⲁⲙⲓⲱ̀ⲟⲩ.</w:t>
            </w:r>
          </w:p>
        </w:tc>
      </w:tr>
      <w:tr w:rsidR="00E60591" w14:paraId="5FF392B4" w14:textId="77777777" w:rsidTr="00E60591">
        <w:trPr>
          <w:cantSplit/>
        </w:trPr>
        <w:tc>
          <w:tcPr>
            <w:tcW w:w="288" w:type="dxa"/>
          </w:tcPr>
          <w:p w14:paraId="15C0246A" w14:textId="77777777" w:rsidR="00E60591" w:rsidRDefault="00E60591" w:rsidP="00E60591">
            <w:pPr>
              <w:pStyle w:val="CopticCross"/>
            </w:pPr>
          </w:p>
        </w:tc>
        <w:tc>
          <w:tcPr>
            <w:tcW w:w="3960" w:type="dxa"/>
          </w:tcPr>
          <w:p w14:paraId="0741B8D3" w14:textId="77777777" w:rsidR="00E60591" w:rsidRDefault="00E60591" w:rsidP="00E60591">
            <w:pPr>
              <w:pStyle w:val="EngHang"/>
            </w:pPr>
            <w:r>
              <w:t>You are truly blessed,</w:t>
            </w:r>
          </w:p>
          <w:p w14:paraId="7F5C209C" w14:textId="77777777" w:rsidR="00E60591" w:rsidRDefault="00E60591" w:rsidP="00E60591">
            <w:pPr>
              <w:pStyle w:val="EngHang"/>
            </w:pPr>
            <w:r>
              <w:t>And in great glory,</w:t>
            </w:r>
          </w:p>
          <w:p w14:paraId="0C5BF617" w14:textId="77777777" w:rsidR="00E60591" w:rsidRDefault="00E60591" w:rsidP="00E60591">
            <w:pPr>
              <w:pStyle w:val="EngHang"/>
            </w:pPr>
            <w:r>
              <w:t>You Who tasted death,</w:t>
            </w:r>
          </w:p>
          <w:p w14:paraId="3EFC75BF" w14:textId="77777777" w:rsidR="00E60591" w:rsidRDefault="00E60591" w:rsidP="00E60591">
            <w:pPr>
              <w:pStyle w:val="EngHangEnd"/>
            </w:pPr>
            <w:r>
              <w:t>And rose from the dead.</w:t>
            </w:r>
          </w:p>
        </w:tc>
        <w:tc>
          <w:tcPr>
            <w:tcW w:w="288" w:type="dxa"/>
          </w:tcPr>
          <w:p w14:paraId="763DEC5C" w14:textId="77777777" w:rsidR="00E60591" w:rsidRDefault="00E60591" w:rsidP="00E60591">
            <w:pPr>
              <w:pStyle w:val="CopticCross"/>
            </w:pPr>
          </w:p>
        </w:tc>
        <w:tc>
          <w:tcPr>
            <w:tcW w:w="288" w:type="dxa"/>
          </w:tcPr>
          <w:p w14:paraId="40A18CAB" w14:textId="77777777" w:rsidR="00E60591" w:rsidRDefault="00E60591" w:rsidP="00E60591">
            <w:pPr>
              <w:pStyle w:val="CopticCross"/>
            </w:pPr>
          </w:p>
        </w:tc>
        <w:tc>
          <w:tcPr>
            <w:tcW w:w="3960" w:type="dxa"/>
          </w:tcPr>
          <w:p w14:paraId="109E50B8" w14:textId="77777777" w:rsidR="00E60591" w:rsidRDefault="00E60591" w:rsidP="00E60591">
            <w:pPr>
              <w:pStyle w:val="CopticVersemulti-line"/>
            </w:pPr>
            <w:r>
              <w:t>Ⲝⲥ̀ⲙⲁⲣⲱⲟⲩⲧ ϧⲉⲛ ⲟⲩⲥ̀ⲙⲟⲩ:</w:t>
            </w:r>
          </w:p>
          <w:p w14:paraId="248B5918" w14:textId="77777777" w:rsidR="00E60591" w:rsidRDefault="00E60591" w:rsidP="00E60591">
            <w:pPr>
              <w:pStyle w:val="CopticVersemulti-line"/>
            </w:pPr>
            <w:r>
              <w:t>ⲛⲉⲙ ⲟⲩⲱ̀ⲟⲩ ⲉⲧⲕⲉⲛⲓⲱ̀ⲟⲩⲧ:</w:t>
            </w:r>
          </w:p>
          <w:p w14:paraId="10E5B4AE" w14:textId="77777777" w:rsidR="00E60591" w:rsidRDefault="00E60591" w:rsidP="00E60591">
            <w:pPr>
              <w:pStyle w:val="CopticVersemulti-line"/>
            </w:pPr>
            <w:r>
              <w:t>ⲫⲏⲉ̀ⲧⲁϥϫⲉⲙϯ ⲡⲓⲙ̀ⲫ̀ⲙⲟⲩ:</w:t>
            </w:r>
          </w:p>
          <w:p w14:paraId="57512B36" w14:textId="77777777" w:rsidR="00E60591" w:rsidRDefault="00E60591" w:rsidP="00E60591">
            <w:pPr>
              <w:pStyle w:val="CopticVerse"/>
            </w:pPr>
            <w:r>
              <w:t>ⲁϥⲧⲱⲛϥ ϧⲉⲛ ⲛⲏⲉⲑⲙⲱⲟⲩⲧ.</w:t>
            </w:r>
          </w:p>
        </w:tc>
      </w:tr>
      <w:tr w:rsidR="00E60591" w14:paraId="3E28B6F8" w14:textId="77777777" w:rsidTr="00E60591">
        <w:trPr>
          <w:cantSplit/>
        </w:trPr>
        <w:tc>
          <w:tcPr>
            <w:tcW w:w="288" w:type="dxa"/>
          </w:tcPr>
          <w:p w14:paraId="1E4FE64C" w14:textId="77777777" w:rsidR="00E60591" w:rsidRDefault="00E60591" w:rsidP="00E60591">
            <w:pPr>
              <w:pStyle w:val="CopticCross"/>
            </w:pPr>
            <w:r>
              <w:t>¿</w:t>
            </w:r>
          </w:p>
        </w:tc>
        <w:tc>
          <w:tcPr>
            <w:tcW w:w="3960" w:type="dxa"/>
          </w:tcPr>
          <w:p w14:paraId="7A42C274" w14:textId="77777777" w:rsidR="00E60591" w:rsidRDefault="00E60591" w:rsidP="00E60591">
            <w:pPr>
              <w:pStyle w:val="EngHang"/>
            </w:pPr>
            <w:r>
              <w:t>And You have rescued</w:t>
            </w:r>
          </w:p>
          <w:p w14:paraId="6E2ADBF7" w14:textId="77777777" w:rsidR="00E60591" w:rsidRDefault="00E60591" w:rsidP="00E60591">
            <w:pPr>
              <w:pStyle w:val="EngHang"/>
            </w:pPr>
            <w:r>
              <w:t>The captives from</w:t>
            </w:r>
          </w:p>
          <w:p w14:paraId="7D458E6F" w14:textId="77777777" w:rsidR="00E60591" w:rsidRDefault="00E60591" w:rsidP="00E60591">
            <w:pPr>
              <w:pStyle w:val="EngHang"/>
            </w:pPr>
            <w:r>
              <w:t>The hands of the adversary,</w:t>
            </w:r>
          </w:p>
          <w:p w14:paraId="70763454" w14:textId="77777777" w:rsidR="00E60591" w:rsidRDefault="00E60591" w:rsidP="00E60591">
            <w:pPr>
              <w:pStyle w:val="EngHangEnd"/>
            </w:pPr>
            <w:r>
              <w:t>The violent one.</w:t>
            </w:r>
          </w:p>
        </w:tc>
        <w:tc>
          <w:tcPr>
            <w:tcW w:w="288" w:type="dxa"/>
          </w:tcPr>
          <w:p w14:paraId="01C26C09" w14:textId="77777777" w:rsidR="00E60591" w:rsidRDefault="00E60591" w:rsidP="00E60591">
            <w:pPr>
              <w:pStyle w:val="CopticCross"/>
            </w:pPr>
          </w:p>
        </w:tc>
        <w:tc>
          <w:tcPr>
            <w:tcW w:w="288" w:type="dxa"/>
          </w:tcPr>
          <w:p w14:paraId="1AB74FF1" w14:textId="77777777" w:rsidR="00E60591" w:rsidRDefault="00E60591" w:rsidP="00E60591">
            <w:pPr>
              <w:pStyle w:val="CopticCross"/>
            </w:pPr>
            <w:r>
              <w:t>¿</w:t>
            </w:r>
          </w:p>
        </w:tc>
        <w:tc>
          <w:tcPr>
            <w:tcW w:w="3960" w:type="dxa"/>
          </w:tcPr>
          <w:p w14:paraId="05828CA6" w14:textId="77777777" w:rsidR="00E60591" w:rsidRPr="005E3AC1" w:rsidRDefault="00E60591" w:rsidP="00E60591">
            <w:pPr>
              <w:pStyle w:val="CopticVersemulti-line"/>
            </w:pPr>
            <w:r w:rsidRPr="005E3AC1">
              <w:t>Ⲟⲟⲩϩ ⲁⲕⲛⲟϩⲉⲙ:</w:t>
            </w:r>
          </w:p>
          <w:p w14:paraId="7C5A7A58" w14:textId="77777777" w:rsidR="00E60591" w:rsidRPr="005E3AC1" w:rsidRDefault="00E60591" w:rsidP="00E60591">
            <w:pPr>
              <w:pStyle w:val="CopticVersemulti-line"/>
            </w:pPr>
            <w:r w:rsidRPr="005E3AC1">
              <w:t>ⲛ̀ⲛⲓⲉⲭⲙⲁⲗⲱⲧⲟⲥ:</w:t>
            </w:r>
          </w:p>
          <w:p w14:paraId="36146B18" w14:textId="77777777" w:rsidR="00E60591" w:rsidRPr="005E3AC1" w:rsidRDefault="00E60591" w:rsidP="00E60591">
            <w:pPr>
              <w:pStyle w:val="CopticVersemulti-line"/>
            </w:pPr>
            <w:r w:rsidRPr="005E3AC1">
              <w:t>ϧⲉⲛ ⲧ̀ϫⲓϫ ⲙ̀ⲡⲓⲣⲉϥϩⲱⲗⲉⲙ:</w:t>
            </w:r>
          </w:p>
          <w:p w14:paraId="485D4B90" w14:textId="77777777" w:rsidR="00E60591" w:rsidRDefault="00E60591" w:rsidP="00E60591">
            <w:pPr>
              <w:pStyle w:val="CopticVerse"/>
            </w:pPr>
            <w:r>
              <w:t>ⲡⲓⲁⲛⲧⲓⲕⲓⲙⲉⲛⲟⲥ.</w:t>
            </w:r>
          </w:p>
        </w:tc>
      </w:tr>
      <w:tr w:rsidR="00E60591" w14:paraId="52E48D2E" w14:textId="77777777" w:rsidTr="00E60591">
        <w:trPr>
          <w:cantSplit/>
        </w:trPr>
        <w:tc>
          <w:tcPr>
            <w:tcW w:w="288" w:type="dxa"/>
          </w:tcPr>
          <w:p w14:paraId="3B0011E6" w14:textId="77777777" w:rsidR="00E60591" w:rsidRDefault="00E60591" w:rsidP="00E60591">
            <w:pPr>
              <w:pStyle w:val="CopticCross"/>
            </w:pPr>
            <w:r>
              <w:t>¿</w:t>
            </w:r>
          </w:p>
        </w:tc>
        <w:tc>
          <w:tcPr>
            <w:tcW w:w="3960" w:type="dxa"/>
          </w:tcPr>
          <w:p w14:paraId="0CBB7B2D" w14:textId="77777777" w:rsidR="00E60591" w:rsidRDefault="00E60591" w:rsidP="00E60591">
            <w:pPr>
              <w:pStyle w:val="EngHang"/>
            </w:pPr>
            <w:r>
              <w:t>He Who died for us</w:t>
            </w:r>
          </w:p>
          <w:p w14:paraId="0F711FED" w14:textId="77777777" w:rsidR="00E60591" w:rsidRDefault="00E60591" w:rsidP="00E60591">
            <w:pPr>
              <w:pStyle w:val="EngHang"/>
            </w:pPr>
            <w:r>
              <w:t>has released us</w:t>
            </w:r>
          </w:p>
          <w:p w14:paraId="01E291E1" w14:textId="77777777" w:rsidR="00E60591" w:rsidRDefault="00E60591" w:rsidP="00E60591">
            <w:pPr>
              <w:pStyle w:val="EngHang"/>
            </w:pPr>
            <w:r>
              <w:t>From the curse of old,</w:t>
            </w:r>
          </w:p>
          <w:p w14:paraId="6C0322DA" w14:textId="77777777" w:rsidR="00E60591" w:rsidRDefault="00E60591" w:rsidP="00E60591">
            <w:pPr>
              <w:pStyle w:val="EngHangEnd"/>
            </w:pPr>
            <w:r>
              <w:t>With the power of the Messias.</w:t>
            </w:r>
          </w:p>
        </w:tc>
        <w:tc>
          <w:tcPr>
            <w:tcW w:w="288" w:type="dxa"/>
          </w:tcPr>
          <w:p w14:paraId="4F5CF54A" w14:textId="77777777" w:rsidR="00E60591" w:rsidRDefault="00E60591" w:rsidP="00E60591">
            <w:pPr>
              <w:pStyle w:val="CopticCross"/>
            </w:pPr>
          </w:p>
        </w:tc>
        <w:tc>
          <w:tcPr>
            <w:tcW w:w="288" w:type="dxa"/>
          </w:tcPr>
          <w:p w14:paraId="3C3AFE9C" w14:textId="77777777" w:rsidR="00E60591" w:rsidRDefault="00E60591" w:rsidP="00E60591">
            <w:pPr>
              <w:pStyle w:val="CopticCross"/>
            </w:pPr>
            <w:r>
              <w:t>¿</w:t>
            </w:r>
          </w:p>
        </w:tc>
        <w:tc>
          <w:tcPr>
            <w:tcW w:w="3960" w:type="dxa"/>
          </w:tcPr>
          <w:p w14:paraId="3E4681A3" w14:textId="77777777" w:rsidR="00E60591" w:rsidRDefault="00E60591" w:rsidP="00E60591">
            <w:pPr>
              <w:pStyle w:val="CopticVersemulti-line"/>
            </w:pPr>
            <w:r>
              <w:t>Ⲡⲓⲥⲁϩⲟⲩⲓ̀ ⲛ̀ⲁ̀ⲡⲁⲥ:</w:t>
            </w:r>
          </w:p>
          <w:p w14:paraId="31E81153" w14:textId="77777777" w:rsidR="00E60591" w:rsidRDefault="00E60591" w:rsidP="00E60591">
            <w:pPr>
              <w:pStyle w:val="CopticVersemulti-line"/>
            </w:pPr>
            <w:r>
              <w:t>ⲁϥⲃⲟⲗϥ ⲉ̀ⲃⲟⲗ ϩⲁⲣⲟⲛ:</w:t>
            </w:r>
          </w:p>
          <w:p w14:paraId="2EED5F17" w14:textId="77777777" w:rsidR="00E60591" w:rsidRDefault="00E60591" w:rsidP="00E60591">
            <w:pPr>
              <w:pStyle w:val="CopticVersemulti-line"/>
            </w:pPr>
            <w:r>
              <w:t>ϧⲉⲛ ⲧ̀ϫⲟⲙ ⲙ̀Ⲙⲁⲥⲓⲁⲥ:</w:t>
            </w:r>
          </w:p>
          <w:p w14:paraId="6365C933" w14:textId="77777777" w:rsidR="00E60591" w:rsidRDefault="00E60591" w:rsidP="00E60591">
            <w:pPr>
              <w:pStyle w:val="CopticVerse"/>
            </w:pPr>
            <w:r>
              <w:t>ⲫⲏⲉ̀ⲧⲁϥⲙⲟⲩ ϧⲁⲣⲟⲛ.</w:t>
            </w:r>
          </w:p>
        </w:tc>
      </w:tr>
      <w:tr w:rsidR="00E60591" w14:paraId="5CA26A46" w14:textId="77777777" w:rsidTr="00E60591">
        <w:trPr>
          <w:cantSplit/>
        </w:trPr>
        <w:tc>
          <w:tcPr>
            <w:tcW w:w="288" w:type="dxa"/>
          </w:tcPr>
          <w:p w14:paraId="25090DE1" w14:textId="77777777" w:rsidR="00E60591" w:rsidRDefault="00E60591" w:rsidP="00E60591">
            <w:pPr>
              <w:pStyle w:val="CopticCross"/>
            </w:pPr>
          </w:p>
        </w:tc>
        <w:tc>
          <w:tcPr>
            <w:tcW w:w="3960" w:type="dxa"/>
          </w:tcPr>
          <w:p w14:paraId="6766475A" w14:textId="77777777" w:rsidR="00E60591" w:rsidRDefault="00E60591" w:rsidP="00E60591">
            <w:pPr>
              <w:pStyle w:val="EngHang"/>
            </w:pPr>
            <w:r>
              <w:t>Our mouth is filled with joy,</w:t>
            </w:r>
          </w:p>
          <w:p w14:paraId="59CC46FF" w14:textId="77777777" w:rsidR="00E60591" w:rsidRDefault="00E60591" w:rsidP="00E60591">
            <w:pPr>
              <w:pStyle w:val="EngHang"/>
            </w:pPr>
            <w:r>
              <w:t>Salvation has come to us;</w:t>
            </w:r>
          </w:p>
          <w:p w14:paraId="0CCC95C8" w14:textId="77777777" w:rsidR="00E60591" w:rsidRDefault="00E60591" w:rsidP="00E60591">
            <w:pPr>
              <w:pStyle w:val="EngHang"/>
            </w:pPr>
            <w:r>
              <w:t>He has freed us</w:t>
            </w:r>
          </w:p>
          <w:p w14:paraId="1F9AD7C6" w14:textId="77777777" w:rsidR="00E60591" w:rsidRDefault="00E60591" w:rsidP="00E60591">
            <w:pPr>
              <w:pStyle w:val="EngHangEnd"/>
            </w:pPr>
            <w:r>
              <w:t>From the bitter bondage.</w:t>
            </w:r>
          </w:p>
        </w:tc>
        <w:tc>
          <w:tcPr>
            <w:tcW w:w="288" w:type="dxa"/>
          </w:tcPr>
          <w:p w14:paraId="125490AA" w14:textId="77777777" w:rsidR="00E60591" w:rsidRDefault="00E60591" w:rsidP="00E60591">
            <w:pPr>
              <w:pStyle w:val="CopticCross"/>
            </w:pPr>
          </w:p>
        </w:tc>
        <w:tc>
          <w:tcPr>
            <w:tcW w:w="288" w:type="dxa"/>
          </w:tcPr>
          <w:p w14:paraId="513E730B" w14:textId="77777777" w:rsidR="00E60591" w:rsidRDefault="00E60591" w:rsidP="00E60591">
            <w:pPr>
              <w:pStyle w:val="CopticCross"/>
            </w:pPr>
          </w:p>
        </w:tc>
        <w:tc>
          <w:tcPr>
            <w:tcW w:w="3960" w:type="dxa"/>
          </w:tcPr>
          <w:p w14:paraId="63D04A0E" w14:textId="77777777" w:rsidR="00E60591" w:rsidRDefault="00E60591" w:rsidP="00E60591">
            <w:pPr>
              <w:pStyle w:val="CopticVersemulti-line"/>
            </w:pPr>
            <w:r>
              <w:t>Ⲣⲱⲛ ⲁϥⲙⲟϩ ⲛ̀ⲣⲁϣⲓ:</w:t>
            </w:r>
          </w:p>
          <w:p w14:paraId="48B5EBDA" w14:textId="77777777" w:rsidR="00E60591" w:rsidRDefault="00E60591" w:rsidP="00E60591">
            <w:pPr>
              <w:pStyle w:val="CopticVersemulti-line"/>
            </w:pPr>
            <w:r>
              <w:t>ⲡⲓⲟⲩϫⲁⲓ ⲁϥⲓ̀ ϣⲁⲣⲟⲛ:</w:t>
            </w:r>
          </w:p>
          <w:p w14:paraId="0625F233" w14:textId="77777777" w:rsidR="00E60591" w:rsidRDefault="00E60591" w:rsidP="00E60591">
            <w:pPr>
              <w:pStyle w:val="CopticVersemulti-line"/>
            </w:pPr>
            <w:r>
              <w:t>ⲧⲉⲛⲙⲉⲧⲃⲱⲕ ⲉⲥⲉⲛϣⲁϣⲓ:</w:t>
            </w:r>
          </w:p>
          <w:p w14:paraId="78C9467F" w14:textId="77777777" w:rsidR="00E60591" w:rsidRDefault="00E60591" w:rsidP="00E60591">
            <w:pPr>
              <w:pStyle w:val="CopticVerse"/>
            </w:pPr>
            <w:r>
              <w:t>ⲁϥⲃⲟⲗⲃϥ ⲉ̀ⲃⲟⲗ.</w:t>
            </w:r>
          </w:p>
        </w:tc>
      </w:tr>
      <w:tr w:rsidR="00E60591" w14:paraId="445B2061" w14:textId="77777777" w:rsidTr="00E60591">
        <w:trPr>
          <w:cantSplit/>
        </w:trPr>
        <w:tc>
          <w:tcPr>
            <w:tcW w:w="288" w:type="dxa"/>
          </w:tcPr>
          <w:p w14:paraId="5DD3EE3F" w14:textId="77777777" w:rsidR="00E60591" w:rsidRDefault="00E60591" w:rsidP="00E60591">
            <w:pPr>
              <w:pStyle w:val="CopticCross"/>
            </w:pPr>
          </w:p>
        </w:tc>
        <w:tc>
          <w:tcPr>
            <w:tcW w:w="3960" w:type="dxa"/>
          </w:tcPr>
          <w:p w14:paraId="2667D987" w14:textId="77777777" w:rsidR="00E60591" w:rsidRDefault="00E60591" w:rsidP="00E60591">
            <w:pPr>
              <w:pStyle w:val="EngHang"/>
            </w:pPr>
            <w:r>
              <w:t>Hear King David!</w:t>
            </w:r>
          </w:p>
          <w:p w14:paraId="7910E66F" w14:textId="77777777" w:rsidR="00E60591" w:rsidRDefault="00E60591" w:rsidP="00E60591">
            <w:pPr>
              <w:pStyle w:val="EngHang"/>
            </w:pPr>
            <w:r>
              <w:t>He spoke, proclaiming and saying,</w:t>
            </w:r>
          </w:p>
          <w:p w14:paraId="18651ABA" w14:textId="77777777" w:rsidR="00E60591" w:rsidRDefault="00E60591" w:rsidP="00E60591">
            <w:pPr>
              <w:pStyle w:val="EngHang"/>
            </w:pPr>
            <w:r>
              <w:t>“The Lord has reigned</w:t>
            </w:r>
          </w:p>
          <w:p w14:paraId="79BF0258" w14:textId="77777777" w:rsidR="00E60591" w:rsidRDefault="00E60591" w:rsidP="00E60591">
            <w:pPr>
              <w:pStyle w:val="EngHangEnd"/>
            </w:pPr>
            <w:r>
              <w:t>From the Tree.”</w:t>
            </w:r>
          </w:p>
        </w:tc>
        <w:tc>
          <w:tcPr>
            <w:tcW w:w="288" w:type="dxa"/>
          </w:tcPr>
          <w:p w14:paraId="2FC9F3B0" w14:textId="77777777" w:rsidR="00E60591" w:rsidRDefault="00E60591" w:rsidP="00E60591">
            <w:pPr>
              <w:pStyle w:val="CopticCross"/>
            </w:pPr>
          </w:p>
        </w:tc>
        <w:tc>
          <w:tcPr>
            <w:tcW w:w="288" w:type="dxa"/>
          </w:tcPr>
          <w:p w14:paraId="71967B61" w14:textId="77777777" w:rsidR="00E60591" w:rsidRDefault="00E60591" w:rsidP="00E60591">
            <w:pPr>
              <w:pStyle w:val="CopticCross"/>
            </w:pPr>
          </w:p>
        </w:tc>
        <w:tc>
          <w:tcPr>
            <w:tcW w:w="3960" w:type="dxa"/>
          </w:tcPr>
          <w:p w14:paraId="35082D47" w14:textId="77777777" w:rsidR="00E60591" w:rsidRDefault="00E60591" w:rsidP="00E60591">
            <w:pPr>
              <w:pStyle w:val="CopticVersemulti-line"/>
            </w:pPr>
            <w:r>
              <w:t>Ⲥⲱⲧⲉⲙ ⲉ̀Ⲇⲁⲩⲓⲇ ⲡ̀ⲟⲩⲣⲟ:</w:t>
            </w:r>
          </w:p>
          <w:p w14:paraId="15BDCC25" w14:textId="77777777" w:rsidR="00E60591" w:rsidRDefault="00E60591" w:rsidP="00E60591">
            <w:pPr>
              <w:pStyle w:val="CopticVersemulti-line"/>
            </w:pPr>
            <w:r>
              <w:t>ⲁϥⲥⲁϫⲓ ⲁϥⲉⲣⲙⲉⲑⲣⲉ:</w:t>
            </w:r>
          </w:p>
          <w:p w14:paraId="2D4D68A1" w14:textId="77777777" w:rsidR="00E60591" w:rsidRDefault="00E60591" w:rsidP="00E60591">
            <w:pPr>
              <w:pStyle w:val="CopticVersemulti-line"/>
            </w:pPr>
            <w:r>
              <w:t>ϫⲉ ⲁ̀Ⲡϭⲟⲓⲥ ⲉ̀ⲣⲟⲩⲣⲟ:</w:t>
            </w:r>
          </w:p>
          <w:p w14:paraId="0DB3C361" w14:textId="77777777" w:rsidR="00E60591" w:rsidRDefault="00E60591" w:rsidP="00E60591">
            <w:pPr>
              <w:pStyle w:val="CopticVerse"/>
            </w:pPr>
            <w:r>
              <w:t>ⲉ̀ⲃⲟⲗϩⲓ ⲟⲩϣⲉ.</w:t>
            </w:r>
          </w:p>
        </w:tc>
      </w:tr>
      <w:tr w:rsidR="00E60591" w14:paraId="2D48FE97" w14:textId="77777777" w:rsidTr="00E60591">
        <w:trPr>
          <w:cantSplit/>
        </w:trPr>
        <w:tc>
          <w:tcPr>
            <w:tcW w:w="288" w:type="dxa"/>
          </w:tcPr>
          <w:p w14:paraId="76F5EF4B" w14:textId="77777777" w:rsidR="00E60591" w:rsidRDefault="00E60591" w:rsidP="00E60591">
            <w:pPr>
              <w:pStyle w:val="CopticCross"/>
            </w:pPr>
            <w:r>
              <w:t>¿</w:t>
            </w:r>
          </w:p>
        </w:tc>
        <w:tc>
          <w:tcPr>
            <w:tcW w:w="3960" w:type="dxa"/>
          </w:tcPr>
          <w:p w14:paraId="53EA0A14" w14:textId="77777777" w:rsidR="00E60591" w:rsidRDefault="00E60591" w:rsidP="00E60591">
            <w:pPr>
              <w:pStyle w:val="EngHang"/>
            </w:pPr>
            <w:r>
              <w:t>Arise O Lord God</w:t>
            </w:r>
          </w:p>
          <w:p w14:paraId="54918897" w14:textId="77777777" w:rsidR="00E60591" w:rsidRDefault="00E60591" w:rsidP="00E60591">
            <w:pPr>
              <w:pStyle w:val="EngHang"/>
            </w:pPr>
            <w:r>
              <w:t>In great glory!</w:t>
            </w:r>
          </w:p>
          <w:p w14:paraId="6E31F533" w14:textId="77777777" w:rsidR="00E60591" w:rsidRDefault="00E60591" w:rsidP="00E60591">
            <w:pPr>
              <w:pStyle w:val="EngHang"/>
            </w:pPr>
            <w:r>
              <w:t>Let your enemies,</w:t>
            </w:r>
          </w:p>
          <w:p w14:paraId="0D989865" w14:textId="77777777" w:rsidR="00E60591" w:rsidRDefault="00E60591" w:rsidP="00E60591">
            <w:pPr>
              <w:pStyle w:val="EngHangEnd"/>
            </w:pPr>
            <w:r>
              <w:t>The wicked, tremble.</w:t>
            </w:r>
          </w:p>
        </w:tc>
        <w:tc>
          <w:tcPr>
            <w:tcW w:w="288" w:type="dxa"/>
          </w:tcPr>
          <w:p w14:paraId="321B1FB4" w14:textId="77777777" w:rsidR="00E60591" w:rsidRDefault="00E60591" w:rsidP="00E60591">
            <w:pPr>
              <w:pStyle w:val="CopticCross"/>
            </w:pPr>
          </w:p>
        </w:tc>
        <w:tc>
          <w:tcPr>
            <w:tcW w:w="288" w:type="dxa"/>
          </w:tcPr>
          <w:p w14:paraId="559BFB08" w14:textId="77777777" w:rsidR="00E60591" w:rsidRDefault="00E60591" w:rsidP="00E60591">
            <w:pPr>
              <w:pStyle w:val="CopticCross"/>
            </w:pPr>
            <w:r>
              <w:t>¿</w:t>
            </w:r>
          </w:p>
        </w:tc>
        <w:tc>
          <w:tcPr>
            <w:tcW w:w="3960" w:type="dxa"/>
          </w:tcPr>
          <w:p w14:paraId="5BFA360D" w14:textId="77777777" w:rsidR="00E60591" w:rsidRDefault="00E60591" w:rsidP="00E60591">
            <w:pPr>
              <w:pStyle w:val="CopticVersemulti-line"/>
            </w:pPr>
            <w:r>
              <w:t>Ⲧⲟⲛⲕ Ⲡ̀ϭⲟⲓⲥ Ⲫⲛⲟⲩϯ:</w:t>
            </w:r>
          </w:p>
          <w:p w14:paraId="28F869E4" w14:textId="77777777" w:rsidR="00E60591" w:rsidRDefault="00E60591" w:rsidP="00E60591">
            <w:pPr>
              <w:pStyle w:val="CopticVersemulti-line"/>
            </w:pPr>
            <w:r>
              <w:t>Ϧⲉⲛ ⲟⲩⲛⲓϣϯ ⲛ̀ⲱ̀ⲟⲩ:</w:t>
            </w:r>
          </w:p>
          <w:p w14:paraId="5D030926" w14:textId="77777777" w:rsidR="00E60591" w:rsidRDefault="00E60591" w:rsidP="00E60591">
            <w:pPr>
              <w:pStyle w:val="CopticVersemulti-line"/>
            </w:pPr>
            <w:r>
              <w:t>ⲟⲩⲟϩ ⲙⲁⲣⲟⲩⲉⲣϩⲟϯ:</w:t>
            </w:r>
          </w:p>
          <w:p w14:paraId="5882CEEB" w14:textId="77777777" w:rsidR="00E60591" w:rsidRPr="00FE0104" w:rsidRDefault="00E60591" w:rsidP="00E60591">
            <w:pPr>
              <w:pStyle w:val="CopticVerse"/>
            </w:pPr>
            <w:r>
              <w:t>ⲛ̀ϫⲉ ⲛⲉⲕϫⲁϫⲓ ⲉⲩϩⲱⲟⲩ.</w:t>
            </w:r>
          </w:p>
        </w:tc>
      </w:tr>
      <w:tr w:rsidR="00E60591" w14:paraId="4F0CA078" w14:textId="77777777" w:rsidTr="00E60591">
        <w:trPr>
          <w:cantSplit/>
        </w:trPr>
        <w:tc>
          <w:tcPr>
            <w:tcW w:w="288" w:type="dxa"/>
          </w:tcPr>
          <w:p w14:paraId="645BABF0" w14:textId="77777777" w:rsidR="00E60591" w:rsidRDefault="00E60591" w:rsidP="00E60591">
            <w:pPr>
              <w:pStyle w:val="CopticCross"/>
            </w:pPr>
            <w:r>
              <w:t>¿</w:t>
            </w:r>
          </w:p>
        </w:tc>
        <w:tc>
          <w:tcPr>
            <w:tcW w:w="3960" w:type="dxa"/>
          </w:tcPr>
          <w:p w14:paraId="2BE00229" w14:textId="77777777" w:rsidR="00E60591" w:rsidRDefault="00E60591" w:rsidP="00E60591">
            <w:pPr>
              <w:pStyle w:val="EngHang"/>
            </w:pPr>
            <w:r>
              <w:t>Our Master, the Son of God,</w:t>
            </w:r>
          </w:p>
          <w:p w14:paraId="4BBFAEEB" w14:textId="77777777" w:rsidR="00E60591" w:rsidRDefault="00E60591" w:rsidP="00E60591">
            <w:pPr>
              <w:pStyle w:val="EngHang"/>
            </w:pPr>
            <w:r>
              <w:t>Has turned our sorrow</w:t>
            </w:r>
          </w:p>
          <w:p w14:paraId="13A646EA" w14:textId="77777777" w:rsidR="00E60591" w:rsidRDefault="00E60591" w:rsidP="00E60591">
            <w:pPr>
              <w:pStyle w:val="EngHang"/>
            </w:pPr>
            <w:r>
              <w:t>In to exalted joy,</w:t>
            </w:r>
          </w:p>
          <w:p w14:paraId="6CFB34CE" w14:textId="77777777" w:rsidR="00E60591" w:rsidRDefault="00E60591" w:rsidP="00E60591">
            <w:pPr>
              <w:pStyle w:val="EngHangEnd"/>
            </w:pPr>
            <w:r>
              <w:t>And has saved us from our sins.</w:t>
            </w:r>
          </w:p>
        </w:tc>
        <w:tc>
          <w:tcPr>
            <w:tcW w:w="288" w:type="dxa"/>
          </w:tcPr>
          <w:p w14:paraId="7C25ACB5" w14:textId="77777777" w:rsidR="00E60591" w:rsidRDefault="00E60591" w:rsidP="00E60591">
            <w:pPr>
              <w:pStyle w:val="CopticCross"/>
            </w:pPr>
          </w:p>
        </w:tc>
        <w:tc>
          <w:tcPr>
            <w:tcW w:w="288" w:type="dxa"/>
          </w:tcPr>
          <w:p w14:paraId="4C5F8EEB" w14:textId="77777777" w:rsidR="00E60591" w:rsidRDefault="00E60591" w:rsidP="00E60591">
            <w:pPr>
              <w:pStyle w:val="CopticCross"/>
            </w:pPr>
            <w:r>
              <w:t>¿</w:t>
            </w:r>
          </w:p>
        </w:tc>
        <w:tc>
          <w:tcPr>
            <w:tcW w:w="3960" w:type="dxa"/>
          </w:tcPr>
          <w:p w14:paraId="08FAAE42" w14:textId="77777777" w:rsidR="00E60591" w:rsidRDefault="00E60591" w:rsidP="00E60591">
            <w:pPr>
              <w:pStyle w:val="CopticVersemulti-line"/>
            </w:pPr>
            <w:r>
              <w:t>Ⲩⲥⲟⲩⲥ Ⲑⲉⲟⲥ ⲡⲉⲛⲛⲏⲃ:</w:t>
            </w:r>
          </w:p>
          <w:p w14:paraId="13FBC823" w14:textId="77777777" w:rsidR="00E60591" w:rsidRDefault="00E60591" w:rsidP="00E60591">
            <w:pPr>
              <w:pStyle w:val="CopticVersemulti-line"/>
            </w:pPr>
            <w:r>
              <w:t>ⲁϥⲫⲱⲛϩ ⲙ̀ⲡⲉⲛϩⲏⲃⲓ:</w:t>
            </w:r>
          </w:p>
          <w:p w14:paraId="3D3995FF" w14:textId="77777777" w:rsidR="00E60591" w:rsidRDefault="00E60591" w:rsidP="00E60591">
            <w:pPr>
              <w:pStyle w:val="CopticVersemulti-line"/>
            </w:pPr>
            <w:r>
              <w:t>ⲉ̀ⲟⲩⲣⲁϣⲓ ⲉϥⲕⲏⲃ:</w:t>
            </w:r>
          </w:p>
          <w:p w14:paraId="653C22B7" w14:textId="77777777" w:rsidR="00E60591" w:rsidRDefault="00E60591" w:rsidP="00E60591">
            <w:pPr>
              <w:pStyle w:val="CopticVerse"/>
            </w:pPr>
            <w:r>
              <w:t>ⲁϥⲥⲟⲧⲧⲉⲛ ϧⲉⲛ ⲛⲉⲛⲛⲟⲃⲓ.</w:t>
            </w:r>
          </w:p>
        </w:tc>
      </w:tr>
      <w:tr w:rsidR="00E60591" w14:paraId="79182EB1" w14:textId="77777777" w:rsidTr="00E60591">
        <w:trPr>
          <w:cantSplit/>
        </w:trPr>
        <w:tc>
          <w:tcPr>
            <w:tcW w:w="288" w:type="dxa"/>
          </w:tcPr>
          <w:p w14:paraId="3274FB34" w14:textId="77777777" w:rsidR="00E60591" w:rsidRDefault="00E60591" w:rsidP="00E60591">
            <w:pPr>
              <w:pStyle w:val="CopticCross"/>
            </w:pPr>
          </w:p>
        </w:tc>
        <w:tc>
          <w:tcPr>
            <w:tcW w:w="3960" w:type="dxa"/>
          </w:tcPr>
          <w:p w14:paraId="4CD5CB0A" w14:textId="77777777" w:rsidR="00E60591" w:rsidRPr="00AB362F" w:rsidRDefault="00E60591" w:rsidP="00E60591">
            <w:pPr>
              <w:pStyle w:val="EngHang"/>
            </w:pPr>
            <w:r w:rsidRPr="00AB362F">
              <w:t>This is the day,</w:t>
            </w:r>
          </w:p>
          <w:p w14:paraId="40DB0D9C" w14:textId="77777777" w:rsidR="00E60591" w:rsidRPr="00AB362F" w:rsidRDefault="00E60591" w:rsidP="00E60591">
            <w:pPr>
              <w:pStyle w:val="EngHang"/>
            </w:pPr>
            <w:r w:rsidRPr="00AB362F">
              <w:t>Which the Lord has made.</w:t>
            </w:r>
          </w:p>
          <w:p w14:paraId="2EA5DE62" w14:textId="77777777" w:rsidR="00E60591" w:rsidRPr="00AB362F" w:rsidRDefault="00E60591" w:rsidP="00E60591">
            <w:pPr>
              <w:pStyle w:val="EngHang"/>
            </w:pPr>
            <w:r w:rsidRPr="00AB362F">
              <w:t>Let us rejoice in it,</w:t>
            </w:r>
          </w:p>
          <w:p w14:paraId="2C511EBC" w14:textId="77777777" w:rsidR="00E60591" w:rsidRDefault="00E60591" w:rsidP="00E60591">
            <w:pPr>
              <w:pStyle w:val="EngHangEnd"/>
            </w:pPr>
            <w:r>
              <w:t>And be glad.</w:t>
            </w:r>
          </w:p>
        </w:tc>
        <w:tc>
          <w:tcPr>
            <w:tcW w:w="288" w:type="dxa"/>
          </w:tcPr>
          <w:p w14:paraId="3F14D090" w14:textId="77777777" w:rsidR="00E60591" w:rsidRDefault="00E60591" w:rsidP="00E60591">
            <w:pPr>
              <w:pStyle w:val="CopticCross"/>
            </w:pPr>
          </w:p>
        </w:tc>
        <w:tc>
          <w:tcPr>
            <w:tcW w:w="288" w:type="dxa"/>
          </w:tcPr>
          <w:p w14:paraId="1C91FBFB" w14:textId="77777777" w:rsidR="00E60591" w:rsidRDefault="00E60591" w:rsidP="00E60591">
            <w:pPr>
              <w:pStyle w:val="CopticCross"/>
            </w:pPr>
          </w:p>
        </w:tc>
        <w:tc>
          <w:tcPr>
            <w:tcW w:w="3960" w:type="dxa"/>
          </w:tcPr>
          <w:p w14:paraId="277C9398" w14:textId="77777777" w:rsidR="00E60591" w:rsidRDefault="00E60591" w:rsidP="00E60591">
            <w:pPr>
              <w:pStyle w:val="CopticVersemulti-line"/>
            </w:pPr>
            <w:r>
              <w:t>Ⲫⲁⲓ ⲡⲉ ⲡⲓⲉ̀ϩⲟⲟⲩ:</w:t>
            </w:r>
          </w:p>
          <w:p w14:paraId="7136E5AA" w14:textId="77777777" w:rsidR="00E60591" w:rsidRDefault="00E60591" w:rsidP="00E60591">
            <w:pPr>
              <w:pStyle w:val="CopticVersemulti-line"/>
            </w:pPr>
            <w:r>
              <w:t>ⲉ̀ⲧⲁ Ⲡϭⲟⲓⲥ ⲑⲁⲙⲓⲟϥ:</w:t>
            </w:r>
          </w:p>
          <w:p w14:paraId="6215947B" w14:textId="77777777" w:rsidR="00E60591" w:rsidRDefault="00E60591" w:rsidP="00E60591">
            <w:pPr>
              <w:pStyle w:val="CopticVersemulti-line"/>
            </w:pPr>
            <w:r>
              <w:t>ⲙⲁⲣⲉⲛⲑⲉⲗⲏⲗ ⲙ̀ⲫⲟⲟⲩ:</w:t>
            </w:r>
          </w:p>
          <w:p w14:paraId="70EE17E9" w14:textId="77777777" w:rsidR="00E60591" w:rsidRDefault="00E60591" w:rsidP="00E60591">
            <w:pPr>
              <w:pStyle w:val="CopticVerse"/>
            </w:pPr>
            <w:r>
              <w:t>ⲟⲩⲟϩ ⲛ̀ⲧⲉⲛⲟⲩⲛⲟϥ.</w:t>
            </w:r>
          </w:p>
        </w:tc>
      </w:tr>
      <w:tr w:rsidR="00E60591" w14:paraId="7AD67A2A" w14:textId="77777777" w:rsidTr="00E60591">
        <w:trPr>
          <w:cantSplit/>
        </w:trPr>
        <w:tc>
          <w:tcPr>
            <w:tcW w:w="288" w:type="dxa"/>
          </w:tcPr>
          <w:p w14:paraId="2FC42F9E" w14:textId="77777777" w:rsidR="00E60591" w:rsidRDefault="00E60591" w:rsidP="00E60591">
            <w:pPr>
              <w:pStyle w:val="CopticCross"/>
            </w:pPr>
          </w:p>
        </w:tc>
        <w:tc>
          <w:tcPr>
            <w:tcW w:w="3960" w:type="dxa"/>
          </w:tcPr>
          <w:p w14:paraId="146388DB" w14:textId="77777777" w:rsidR="00E60591" w:rsidRDefault="00E60591" w:rsidP="00E60591">
            <w:pPr>
              <w:pStyle w:val="EngHang"/>
            </w:pPr>
            <w:r>
              <w:t>Hail to the Resurrection</w:t>
            </w:r>
          </w:p>
          <w:p w14:paraId="498605D6" w14:textId="77777777" w:rsidR="00E60591" w:rsidRDefault="00E60591" w:rsidP="00E60591">
            <w:pPr>
              <w:pStyle w:val="EngHang"/>
            </w:pPr>
            <w:r>
              <w:t>Of our King!</w:t>
            </w:r>
          </w:p>
          <w:p w14:paraId="359AB923" w14:textId="77777777" w:rsidR="00E60591" w:rsidRDefault="00E60591" w:rsidP="00E60591">
            <w:pPr>
              <w:pStyle w:val="EngHang"/>
            </w:pPr>
            <w:r>
              <w:t>Glory to Your Order</w:t>
            </w:r>
            <w:r w:rsidRPr="00791592">
              <w:rPr>
                <w:rStyle w:val="FootnoteReference"/>
              </w:rPr>
              <w:footnoteReference w:id="961"/>
            </w:r>
            <w:r>
              <w:t>,</w:t>
            </w:r>
          </w:p>
          <w:p w14:paraId="0BBD37C1" w14:textId="77777777" w:rsidR="00E60591" w:rsidRDefault="00E60591" w:rsidP="00E60591">
            <w:pPr>
              <w:pStyle w:val="EngHangEnd"/>
            </w:pPr>
            <w:r>
              <w:t>And Your kingship!</w:t>
            </w:r>
          </w:p>
        </w:tc>
        <w:tc>
          <w:tcPr>
            <w:tcW w:w="288" w:type="dxa"/>
          </w:tcPr>
          <w:p w14:paraId="751097E4" w14:textId="77777777" w:rsidR="00E60591" w:rsidRDefault="00E60591" w:rsidP="00E60591">
            <w:pPr>
              <w:pStyle w:val="CopticCross"/>
            </w:pPr>
          </w:p>
        </w:tc>
        <w:tc>
          <w:tcPr>
            <w:tcW w:w="288" w:type="dxa"/>
          </w:tcPr>
          <w:p w14:paraId="189FE930" w14:textId="77777777" w:rsidR="00E60591" w:rsidRDefault="00E60591" w:rsidP="00E60591">
            <w:pPr>
              <w:pStyle w:val="CopticCross"/>
            </w:pPr>
          </w:p>
        </w:tc>
        <w:tc>
          <w:tcPr>
            <w:tcW w:w="3960" w:type="dxa"/>
          </w:tcPr>
          <w:p w14:paraId="49C18485" w14:textId="77777777" w:rsidR="00E60591" w:rsidRDefault="00E60591" w:rsidP="00E60591">
            <w:pPr>
              <w:pStyle w:val="CopticVersemulti-line"/>
            </w:pPr>
            <w:r>
              <w:t>Ⲭⲉⲣⲉ ϯⲁ̀ⲛⲁⲥⲧⲁⲥⲓⲥ:</w:t>
            </w:r>
          </w:p>
          <w:p w14:paraId="2005B0FE" w14:textId="77777777" w:rsidR="00E60591" w:rsidRDefault="00E60591" w:rsidP="00E60591">
            <w:pPr>
              <w:pStyle w:val="CopticVersemulti-line"/>
            </w:pPr>
            <w:r>
              <w:t>ⲛ̀ⲧⲉ ⲡⲉⲛⲟⲩⲣⲟ:</w:t>
            </w:r>
          </w:p>
          <w:p w14:paraId="1563CF7A" w14:textId="77777777" w:rsidR="00E60591" w:rsidRDefault="00E60591" w:rsidP="00E60591">
            <w:pPr>
              <w:pStyle w:val="CopticVersemulti-line"/>
            </w:pPr>
            <w:r>
              <w:t>ⲡⲓⲱ̀ⲟⲩ ⲛⲁϥ ϧⲉⲛ ⲧⲉϥⲧⲁⲝⲓⲥ:</w:t>
            </w:r>
          </w:p>
          <w:p w14:paraId="311B2E93" w14:textId="77777777" w:rsidR="00E60591" w:rsidRDefault="00E60591" w:rsidP="00E60591">
            <w:pPr>
              <w:pStyle w:val="CopticVerse"/>
            </w:pPr>
            <w:r>
              <w:t>ⲛⲉⲙ ⲧⲉϥⲙⲉⲧⲟⲩⲣⲟ.</w:t>
            </w:r>
          </w:p>
        </w:tc>
      </w:tr>
      <w:tr w:rsidR="00E60591" w14:paraId="194CD1C6" w14:textId="77777777" w:rsidTr="00E60591">
        <w:trPr>
          <w:cantSplit/>
        </w:trPr>
        <w:tc>
          <w:tcPr>
            <w:tcW w:w="288" w:type="dxa"/>
          </w:tcPr>
          <w:p w14:paraId="1119A960" w14:textId="77777777" w:rsidR="00E60591" w:rsidRDefault="00E60591" w:rsidP="00E60591">
            <w:pPr>
              <w:pStyle w:val="CopticCross"/>
            </w:pPr>
            <w:r>
              <w:lastRenderedPageBreak/>
              <w:t>¿</w:t>
            </w:r>
          </w:p>
        </w:tc>
        <w:tc>
          <w:tcPr>
            <w:tcW w:w="3960" w:type="dxa"/>
          </w:tcPr>
          <w:p w14:paraId="20839521" w14:textId="77777777" w:rsidR="00E60591" w:rsidRDefault="00E60591" w:rsidP="00E60591">
            <w:pPr>
              <w:pStyle w:val="EngHang"/>
            </w:pPr>
            <w:r>
              <w:t>O Saviour of the cosmos,</w:t>
            </w:r>
          </w:p>
          <w:p w14:paraId="72FCD0E0" w14:textId="77777777" w:rsidR="00E60591" w:rsidRDefault="00E60591" w:rsidP="00E60591">
            <w:pPr>
              <w:pStyle w:val="EngHang"/>
            </w:pPr>
            <w:r>
              <w:t>In Your coming,</w:t>
            </w:r>
          </w:p>
          <w:p w14:paraId="67E622ED" w14:textId="77777777" w:rsidR="00E60591" w:rsidRDefault="00E60591" w:rsidP="00E60591">
            <w:pPr>
              <w:pStyle w:val="EngHang"/>
            </w:pPr>
            <w:r>
              <w:t>Save Your people</w:t>
            </w:r>
          </w:p>
          <w:p w14:paraId="02D6BA30" w14:textId="77777777" w:rsidR="00E60591" w:rsidRDefault="00E60591" w:rsidP="00E60591">
            <w:pPr>
              <w:pStyle w:val="EngHangEnd"/>
            </w:pPr>
            <w:r>
              <w:t>With Your Church.</w:t>
            </w:r>
          </w:p>
        </w:tc>
        <w:tc>
          <w:tcPr>
            <w:tcW w:w="288" w:type="dxa"/>
          </w:tcPr>
          <w:p w14:paraId="02B17FFC" w14:textId="77777777" w:rsidR="00E60591" w:rsidRDefault="00E60591" w:rsidP="00E60591">
            <w:pPr>
              <w:pStyle w:val="CopticCross"/>
            </w:pPr>
          </w:p>
        </w:tc>
        <w:tc>
          <w:tcPr>
            <w:tcW w:w="288" w:type="dxa"/>
          </w:tcPr>
          <w:p w14:paraId="6E879108" w14:textId="77777777" w:rsidR="00E60591" w:rsidRDefault="00E60591" w:rsidP="00E60591">
            <w:pPr>
              <w:pStyle w:val="CopticCross"/>
            </w:pPr>
            <w:r>
              <w:t>¿</w:t>
            </w:r>
          </w:p>
        </w:tc>
        <w:tc>
          <w:tcPr>
            <w:tcW w:w="3960" w:type="dxa"/>
          </w:tcPr>
          <w:p w14:paraId="61D3D05E" w14:textId="77777777" w:rsidR="00E60591" w:rsidRDefault="00E60591" w:rsidP="00E60591">
            <w:pPr>
              <w:pStyle w:val="CopticVersemulti-line"/>
            </w:pPr>
            <w:r>
              <w:t>Ⲯⲱⲧⲏⲣ ⲙ̀ⲡⲓⲕⲟⲥⲙⲟⲥ:</w:t>
            </w:r>
          </w:p>
          <w:p w14:paraId="15ED9113" w14:textId="77777777" w:rsidR="00E60591" w:rsidRDefault="00E60591" w:rsidP="00E60591">
            <w:pPr>
              <w:pStyle w:val="CopticVersemulti-line"/>
            </w:pPr>
            <w:r>
              <w:t>ϧⲉⲛ ⲧⲉⲕⲡⲁⲣⲟⲩⲥⲓⲁ̀:</w:t>
            </w:r>
          </w:p>
          <w:p w14:paraId="55E34118" w14:textId="77777777" w:rsidR="00E60591" w:rsidRDefault="00E60591" w:rsidP="00E60591">
            <w:pPr>
              <w:pStyle w:val="CopticVersemulti-line"/>
            </w:pPr>
            <w:r>
              <w:t>ⲛⲟϩⲉⲙ ⲙ̀ⲡⲉⲕⲗⲁⲟⲥ:</w:t>
            </w:r>
          </w:p>
          <w:p w14:paraId="0A452298" w14:textId="77777777" w:rsidR="00E60591" w:rsidRDefault="00E60591" w:rsidP="00E60591">
            <w:pPr>
              <w:pStyle w:val="CopticVerse"/>
            </w:pPr>
            <w:r>
              <w:t>ⲛⲉⲙ ⲧⲉⲕⲉⲕⲕ̀ⲗⲏⲥⲓⲁ̀.</w:t>
            </w:r>
          </w:p>
        </w:tc>
      </w:tr>
      <w:tr w:rsidR="00E60591" w14:paraId="2A948B23" w14:textId="77777777" w:rsidTr="00E60591">
        <w:trPr>
          <w:cantSplit/>
        </w:trPr>
        <w:tc>
          <w:tcPr>
            <w:tcW w:w="288" w:type="dxa"/>
          </w:tcPr>
          <w:p w14:paraId="33186761" w14:textId="77777777" w:rsidR="00E60591" w:rsidRDefault="00E60591" w:rsidP="00E60591">
            <w:pPr>
              <w:pStyle w:val="CopticCross"/>
            </w:pPr>
            <w:r>
              <w:t>¿</w:t>
            </w:r>
          </w:p>
        </w:tc>
        <w:tc>
          <w:tcPr>
            <w:tcW w:w="3960" w:type="dxa"/>
          </w:tcPr>
          <w:p w14:paraId="4A42D4E5" w14:textId="77777777" w:rsidR="00E60591" w:rsidRDefault="00E60591" w:rsidP="00E60591">
            <w:pPr>
              <w:pStyle w:val="EngHang"/>
            </w:pPr>
            <w:r>
              <w:t>Be patient, O Lover of Mankind,</w:t>
            </w:r>
          </w:p>
          <w:p w14:paraId="00EE3B2C" w14:textId="77777777" w:rsidR="00E60591" w:rsidRDefault="00E60591" w:rsidP="00E60591">
            <w:pPr>
              <w:pStyle w:val="EngHang"/>
            </w:pPr>
            <w:r>
              <w:t>With Your servants.</w:t>
            </w:r>
          </w:p>
          <w:p w14:paraId="4E60C2A0" w14:textId="77777777" w:rsidR="00E60591" w:rsidRDefault="00E60591" w:rsidP="00E60591">
            <w:pPr>
              <w:pStyle w:val="EngHang"/>
            </w:pPr>
            <w:r>
              <w:t>Grant us salvation,</w:t>
            </w:r>
          </w:p>
          <w:p w14:paraId="71176471" w14:textId="77777777" w:rsidR="00E60591" w:rsidRDefault="00E60591" w:rsidP="00E60591">
            <w:pPr>
              <w:pStyle w:val="EngHangEnd"/>
            </w:pPr>
            <w:r>
              <w:t>For we take refuge in You.</w:t>
            </w:r>
          </w:p>
        </w:tc>
        <w:tc>
          <w:tcPr>
            <w:tcW w:w="288" w:type="dxa"/>
          </w:tcPr>
          <w:p w14:paraId="29753312" w14:textId="77777777" w:rsidR="00E60591" w:rsidRDefault="00E60591" w:rsidP="00E60591">
            <w:pPr>
              <w:pStyle w:val="CopticCross"/>
            </w:pPr>
          </w:p>
        </w:tc>
        <w:tc>
          <w:tcPr>
            <w:tcW w:w="288" w:type="dxa"/>
          </w:tcPr>
          <w:p w14:paraId="1035024C" w14:textId="77777777" w:rsidR="00E60591" w:rsidRDefault="00E60591" w:rsidP="00E60591">
            <w:pPr>
              <w:pStyle w:val="CopticCross"/>
            </w:pPr>
            <w:r>
              <w:t>¿</w:t>
            </w:r>
          </w:p>
        </w:tc>
        <w:tc>
          <w:tcPr>
            <w:tcW w:w="3960" w:type="dxa"/>
          </w:tcPr>
          <w:p w14:paraId="5CA5DF65" w14:textId="77777777" w:rsidR="00E60591" w:rsidRDefault="00E60591" w:rsidP="00E60591">
            <w:pPr>
              <w:pStyle w:val="CopticVersemulti-line"/>
            </w:pPr>
            <w:r>
              <w:t>Ⲱⲟⲩⲛ̀ϩⲏⲧ ⲡⲓⲙⲁⲓⲣⲱⲙⲓ:</w:t>
            </w:r>
          </w:p>
          <w:p w14:paraId="627811F6" w14:textId="77777777" w:rsidR="00E60591" w:rsidRDefault="00E60591" w:rsidP="00E60591">
            <w:pPr>
              <w:pStyle w:val="CopticVersemulti-line"/>
            </w:pPr>
            <w:r>
              <w:t>ⲉ̀ϩ̀ⲣⲏⲓ ⲉ̀ϫⲉⲛ ⲛⲉⲕⲉ̀ⲃⲓⲁⲓⲕ:</w:t>
            </w:r>
          </w:p>
          <w:p w14:paraId="3355F644" w14:textId="77777777" w:rsidR="00E60591" w:rsidRDefault="00E60591" w:rsidP="00E60591">
            <w:pPr>
              <w:pStyle w:val="CopticVersemulti-line"/>
            </w:pPr>
            <w:r>
              <w:t>ⲙⲟⲓ ⲛⲁⲛ ⲛ̀ⲟⲩⲥⲱϯ:</w:t>
            </w:r>
          </w:p>
          <w:p w14:paraId="03D557C3" w14:textId="77777777" w:rsidR="00E60591" w:rsidRDefault="00E60591" w:rsidP="00E60591">
            <w:pPr>
              <w:pStyle w:val="CopticVerse"/>
            </w:pPr>
            <w:r>
              <w:t>ϫⲉ ⲁⲛⲫⲱⲧ ϩⲁⲣⲟⲕ.</w:t>
            </w:r>
          </w:p>
        </w:tc>
      </w:tr>
    </w:tbl>
    <w:p w14:paraId="0F571DA3" w14:textId="41F2142E" w:rsidR="006869EE" w:rsidRDefault="006869EE" w:rsidP="006869EE">
      <w:pPr>
        <w:pStyle w:val="Heading1"/>
      </w:pPr>
      <w:bookmarkStart w:id="1160" w:name="_Ref485108863"/>
      <w:bookmarkStart w:id="1161" w:name="_Ref485108869"/>
      <w:bookmarkStart w:id="1162" w:name="_Ref485115314"/>
      <w:bookmarkStart w:id="1163" w:name="_Ref485115323"/>
      <w:bookmarkStart w:id="1164" w:name="_Toc485884442"/>
      <w:r>
        <w:lastRenderedPageBreak/>
        <w:t>The Raising of Incense</w:t>
      </w:r>
      <w:bookmarkEnd w:id="1107"/>
      <w:bookmarkEnd w:id="1108"/>
      <w:bookmarkEnd w:id="1160"/>
      <w:bookmarkEnd w:id="1161"/>
      <w:bookmarkEnd w:id="1162"/>
      <w:bookmarkEnd w:id="1163"/>
      <w:bookmarkEnd w:id="116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65"/>
      <w:r>
        <w:t>Morning</w:t>
      </w:r>
      <w:commentRangeEnd w:id="1165"/>
      <w:r>
        <w:rPr>
          <w:rStyle w:val="CommentReference"/>
          <w:rFonts w:eastAsiaTheme="minorHAnsi" w:cstheme="minorBidi"/>
          <w:b w:val="0"/>
          <w:bCs w:val="0"/>
        </w:rPr>
        <w:commentReference w:id="116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66" w:name="ThanksgivingIncense"/>
      <w:r>
        <w:lastRenderedPageBreak/>
        <w:t>The Prayer of Thanksgiving</w:t>
      </w:r>
    </w:p>
    <w:bookmarkEnd w:id="116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22452655" w:rsidR="006869EE" w:rsidRDefault="006869EE" w:rsidP="006869EE">
      <w:pPr>
        <w:pStyle w:val="Body"/>
      </w:pPr>
      <w:r>
        <w:lastRenderedPageBreak/>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6A4736B0"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0E2EA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0E2EAC">
        <w:rPr>
          <w:noProof/>
        </w:rPr>
        <w:t>59</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67" w:name="_Ref435789344"/>
      <w:bookmarkStart w:id="1168" w:name="VersesCymbals"/>
      <w:r>
        <w:t>The Verses of the Cymbals</w:t>
      </w:r>
      <w:bookmarkEnd w:id="1167"/>
    </w:p>
    <w:bookmarkEnd w:id="116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6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63"/>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64"/>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lastRenderedPageBreak/>
              <w:t>¿</w:t>
            </w:r>
          </w:p>
        </w:tc>
        <w:tc>
          <w:tcPr>
            <w:tcW w:w="3960" w:type="dxa"/>
          </w:tcPr>
          <w:p w14:paraId="45671A12" w14:textId="77777777" w:rsidR="006869EE" w:rsidRPr="007425E1" w:rsidRDefault="006869EE" w:rsidP="006869EE">
            <w:pPr>
              <w:pStyle w:val="EngHang"/>
            </w:pPr>
            <w:commentRangeStart w:id="1169"/>
            <w:r w:rsidRPr="007425E1">
              <w:t xml:space="preserve">May </w:t>
            </w:r>
            <w:commentRangeEnd w:id="1169"/>
            <w:r>
              <w:rPr>
                <w:rStyle w:val="CommentReference"/>
                <w:rFonts w:eastAsiaTheme="minorHAnsi" w:cstheme="minorBidi"/>
                <w:color w:val="auto"/>
                <w:lang w:val="en-CA"/>
              </w:rPr>
              <w:commentReference w:id="116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w:t>
      </w:r>
      <w:r>
        <w:lastRenderedPageBreak/>
        <w:t xml:space="preserve">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70" w:name="PrayerDeparted"/>
      <w:r>
        <w:t>The Prayer for the Departed</w:t>
      </w:r>
    </w:p>
    <w:bookmarkEnd w:id="117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65"/>
      </w:r>
      <w:commentRangeStart w:id="1171"/>
      <w:r>
        <w:t xml:space="preserve"> </w:t>
      </w:r>
      <w:commentRangeEnd w:id="1171"/>
      <w:r>
        <w:rPr>
          <w:rStyle w:val="CommentReference"/>
          <w:lang w:val="en-CA"/>
        </w:rPr>
        <w:commentReference w:id="1171"/>
      </w:r>
      <w:r>
        <w:t>and our fathers the presbyters, and our brethren</w:t>
      </w:r>
      <w:r w:rsidR="00B62960">
        <w:rPr>
          <w:rStyle w:val="FootnoteReference"/>
        </w:rPr>
        <w:footnoteReference w:id="966"/>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72"/>
      <w:r>
        <w:t xml:space="preserve"> </w:t>
      </w:r>
      <w:commentRangeEnd w:id="1172"/>
      <w:r>
        <w:rPr>
          <w:rStyle w:val="CommentReference"/>
          <w:lang w:val="en-CA"/>
        </w:rPr>
        <w:commentReference w:id="1172"/>
      </w:r>
      <w:r>
        <w:t>love Your Holy Name.</w:t>
      </w:r>
    </w:p>
    <w:p w14:paraId="638EDD3E" w14:textId="77777777" w:rsidR="006869EE" w:rsidRDefault="006869EE" w:rsidP="006869EE">
      <w:pPr>
        <w:pStyle w:val="Body"/>
      </w:pPr>
      <w:r>
        <w:t xml:space="preserve">For there is no death for Your servants, but a change; and if any negligence or heedlessness has overtaken them as men, since they were clothed in flesh and dwelt in this world, do, O God, </w:t>
      </w:r>
      <w:r>
        <w:lastRenderedPageBreak/>
        <w:t>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lastRenderedPageBreak/>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73"/>
      <w:r>
        <w:t>You</w:t>
      </w:r>
      <w:commentRangeEnd w:id="1173"/>
      <w:r>
        <w:rPr>
          <w:rStyle w:val="CommentReference"/>
          <w:lang w:val="en-CA"/>
        </w:rPr>
        <w:commentReference w:id="1173"/>
      </w:r>
      <w:r>
        <w:t>, with Him, and the Holy Spirit, the Giver of Life, Who is of One Essence with You, now, and at all times, and unto the age of all ages. Amen.</w:t>
      </w:r>
    </w:p>
    <w:p w14:paraId="651763CC" w14:textId="1F1CC01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E2EAC">
        <w:rPr>
          <w:noProof/>
        </w:rPr>
        <w:t>59</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lastRenderedPageBreak/>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74" w:name="_Ref435789903"/>
      <w:r>
        <w:rPr>
          <w:lang w:val="en-GB"/>
        </w:rPr>
        <w:lastRenderedPageBreak/>
        <w:t>Graciously Accord</w:t>
      </w:r>
      <w:bookmarkEnd w:id="117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75" w:name="_Ref435789927"/>
      <w:bookmarkStart w:id="117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77"/>
      <w:r>
        <w:rPr>
          <w:lang w:val="en-GB"/>
        </w:rPr>
        <w:t xml:space="preserve">to </w:t>
      </w:r>
      <w:commentRangeEnd w:id="1177"/>
      <w:r>
        <w:rPr>
          <w:rStyle w:val="CommentReference"/>
          <w:lang w:val="en-CA"/>
        </w:rPr>
        <w:commentReference w:id="117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78" w:name="_Ref442856274"/>
      <w:r>
        <w:t>The Gloria</w:t>
      </w:r>
      <w:bookmarkEnd w:id="1175"/>
      <w:bookmarkEnd w:id="117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79" w:name="_Ref435789969"/>
      <w:bookmarkEnd w:id="117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80" w:name="_Ref442856358"/>
      <w:r>
        <w:t>The Trisagion</w:t>
      </w:r>
      <w:bookmarkEnd w:id="1179"/>
      <w:bookmarkEnd w:id="118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81" w:name="_Ref442856453"/>
      <w:r>
        <w:t>Hail to You</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82" w:name="_Ref434477171"/>
      <w:r>
        <w:t>The Introduction to the Doxologies</w:t>
      </w:r>
      <w:bookmarkEnd w:id="118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83" w:name="_Ref435799700"/>
      <w:r>
        <w:lastRenderedPageBreak/>
        <w:t>The Doxologies</w:t>
      </w:r>
      <w:bookmarkEnd w:id="118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84" w:name="_Ref434487836"/>
      <w:r>
        <w:t>The Evening Doxology of the Virgin</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85" w:name="_Ref434487846"/>
      <w:r>
        <w:t>The Morning Doxology of the Virgin</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86"/>
            <w:r>
              <w:t xml:space="preserve">declared </w:t>
            </w:r>
            <w:commentRangeEnd w:id="1186"/>
            <w:r>
              <w:rPr>
                <w:rStyle w:val="CommentReference"/>
                <w:rFonts w:ascii="Times New Roman" w:eastAsiaTheme="minorHAnsi" w:hAnsi="Times New Roman" w:cstheme="minorBidi"/>
                <w:color w:val="auto"/>
              </w:rPr>
              <w:commentReference w:id="118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87"/>
            <w:r>
              <w:t xml:space="preserve">Good New </w:t>
            </w:r>
            <w:commentRangeEnd w:id="1187"/>
            <w:r>
              <w:rPr>
                <w:rStyle w:val="CommentReference"/>
                <w:rFonts w:ascii="Times New Roman" w:eastAsiaTheme="minorHAnsi" w:hAnsi="Times New Roman" w:cstheme="minorBidi"/>
                <w:color w:val="auto"/>
              </w:rPr>
              <w:commentReference w:id="118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88"/>
            <w:r>
              <w:t>Be our advocate</w:t>
            </w:r>
            <w:commentRangeEnd w:id="1188"/>
            <w:r>
              <w:rPr>
                <w:rStyle w:val="CommentReference"/>
                <w:rFonts w:ascii="Times New Roman" w:eastAsiaTheme="minorHAnsi" w:hAnsi="Times New Roman" w:cstheme="minorBidi"/>
                <w:color w:val="auto"/>
              </w:rPr>
              <w:commentReference w:id="118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89"/>
            <w:r>
              <w:t>Mary</w:t>
            </w:r>
            <w:commentRangeEnd w:id="1189"/>
            <w:r>
              <w:rPr>
                <w:rStyle w:val="CommentReference"/>
                <w:rFonts w:ascii="Times New Roman" w:eastAsiaTheme="minorHAnsi" w:hAnsi="Times New Roman" w:cstheme="minorBidi"/>
                <w:color w:val="auto"/>
              </w:rPr>
              <w:commentReference w:id="118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90" w:name="_Ref435799710"/>
      <w:r>
        <w:lastRenderedPageBreak/>
        <w:t>The Orthodox Creed</w:t>
      </w:r>
      <w:bookmarkEnd w:id="119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91" w:name="_Ref442856751"/>
      <w:r>
        <w:t>God Have mercy upon us</w:t>
      </w:r>
      <w:bookmarkEnd w:id="119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92"/>
      <w:r>
        <w:t>God</w:t>
      </w:r>
      <w:commentRangeEnd w:id="1192"/>
      <w:r>
        <w:rPr>
          <w:rStyle w:val="CommentReference"/>
          <w:lang w:val="en-CA"/>
        </w:rPr>
        <w:commentReference w:id="119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93" w:name="_Ref442856856"/>
      <w:r>
        <w:lastRenderedPageBreak/>
        <w:t>The Prayer for the Gospel</w:t>
      </w:r>
      <w:bookmarkEnd w:id="119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94" w:name="_Ref442870575"/>
      <w:r>
        <w:t>The Gospel Response</w:t>
      </w:r>
      <w:bookmarkEnd w:id="119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73"/>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74"/>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95" w:name="_Ref442870289"/>
      <w:r>
        <w:t>The Absolutions</w:t>
      </w:r>
      <w:bookmarkEnd w:id="119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w:t>
      </w:r>
      <w:r>
        <w:lastRenderedPageBreak/>
        <w:t xml:space="preserve">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75"/>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14DA9BE" w14:textId="77777777" w:rsidR="000E2EAC" w:rsidRDefault="000E2EAC" w:rsidP="003A7286">
      <w:pPr>
        <w:pStyle w:val="Heading1"/>
        <w:sectPr w:rsidR="000E2EAC" w:rsidSect="00686912">
          <w:headerReference w:type="default" r:id="rId23"/>
          <w:type w:val="oddPage"/>
          <w:pgSz w:w="11880" w:h="15480" w:code="1"/>
          <w:pgMar w:top="1080" w:right="1440" w:bottom="1440" w:left="1080" w:header="720" w:footer="720" w:gutter="504"/>
          <w:cols w:space="720"/>
          <w:docGrid w:linePitch="360"/>
        </w:sectPr>
      </w:pPr>
      <w:bookmarkStart w:id="1196" w:name="_Ref448228543"/>
      <w:bookmarkStart w:id="1197" w:name="_Ref448228546"/>
      <w:bookmarkStart w:id="1198" w:name="_Ref448471804"/>
      <w:bookmarkStart w:id="1199" w:name="_Toc485884443"/>
    </w:p>
    <w:p w14:paraId="67ADEC27" w14:textId="18ED43C5" w:rsidR="00495F1A" w:rsidRDefault="00495F1A" w:rsidP="003A7286">
      <w:pPr>
        <w:pStyle w:val="Heading1"/>
      </w:pPr>
      <w:bookmarkStart w:id="1200" w:name="_Ref488693394"/>
      <w:r>
        <w:lastRenderedPageBreak/>
        <w:t>The Book of Psalis and Doxologies</w:t>
      </w:r>
      <w:bookmarkEnd w:id="225"/>
      <w:bookmarkEnd w:id="226"/>
      <w:bookmarkEnd w:id="227"/>
      <w:bookmarkEnd w:id="1196"/>
      <w:bookmarkEnd w:id="1197"/>
      <w:bookmarkEnd w:id="1198"/>
      <w:bookmarkEnd w:id="1199"/>
      <w:bookmarkEnd w:id="1200"/>
    </w:p>
    <w:p w14:paraId="32EC2511" w14:textId="77777777" w:rsidR="00686912" w:rsidRDefault="00686912" w:rsidP="00686912">
      <w:pPr>
        <w:sectPr w:rsidR="00686912" w:rsidSect="000E2EAC">
          <w:headerReference w:type="even" r:id="rId24"/>
          <w:type w:val="continuous"/>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201" w:name="_Toc485884444"/>
      <w:bookmarkStart w:id="1202" w:name="_Toc410196197"/>
      <w:bookmarkStart w:id="1203" w:name="_Toc410196439"/>
      <w:bookmarkStart w:id="1204" w:name="_Toc410196941"/>
      <w:r>
        <w:lastRenderedPageBreak/>
        <w:t>General and Common Doxologies</w:t>
      </w:r>
      <w:bookmarkEnd w:id="1201"/>
    </w:p>
    <w:p w14:paraId="1B082926" w14:textId="77777777" w:rsidR="009C13E9" w:rsidRDefault="009C13E9" w:rsidP="009C13E9">
      <w:pPr>
        <w:pStyle w:val="Heading3"/>
      </w:pPr>
      <w:bookmarkStart w:id="1205" w:name="_Ref434488390"/>
      <w:r>
        <w:t>The Doxology of the Heavenly</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206"/>
            <w:r>
              <w:t>The great and holy luminaries,</w:t>
            </w:r>
            <w:commentRangeEnd w:id="1206"/>
            <w:r>
              <w:rPr>
                <w:rStyle w:val="CommentReference"/>
                <w:rFonts w:ascii="Times New Roman" w:hAnsi="Times New Roman"/>
              </w:rPr>
              <w:commentReference w:id="120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20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207"/>
            <w:r>
              <w:rPr>
                <w:rStyle w:val="CommentReference"/>
                <w:rFonts w:ascii="Times New Roman" w:hAnsi="Times New Roman"/>
              </w:rPr>
              <w:commentReference w:id="120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208"/>
            <w:r w:rsidRPr="00602B0F">
              <w:t xml:space="preserve">O Lord, </w:t>
            </w:r>
            <w:commentRangeEnd w:id="1208"/>
            <w:r>
              <w:rPr>
                <w:rStyle w:val="CommentReference"/>
                <w:rFonts w:ascii="Times New Roman" w:hAnsi="Times New Roman"/>
              </w:rPr>
              <w:commentReference w:id="120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209" w:name="_Ref434488524"/>
      <w:r>
        <w:t>The Doxology of St. John the Baptist</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210" w:name="_Ref434488546"/>
      <w:r>
        <w:t>Another Doxology of St. John the Baptist</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211" w:name="_Ref434488644"/>
      <w:r>
        <w:lastRenderedPageBreak/>
        <w:t>A Doxology for the Apostles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212"/>
            <w:r>
              <w:t xml:space="preserve">called </w:t>
            </w:r>
            <w:commentRangeEnd w:id="1212"/>
            <w:r>
              <w:rPr>
                <w:rStyle w:val="CommentReference"/>
                <w:rFonts w:ascii="Times New Roman" w:eastAsiaTheme="minorHAnsi" w:hAnsi="Times New Roman" w:cstheme="minorBidi"/>
                <w:color w:val="auto"/>
              </w:rPr>
              <w:commentReference w:id="121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213"/>
            <w:r>
              <w:t>Who loved him greatly.</w:t>
            </w:r>
            <w:commentRangeEnd w:id="1213"/>
            <w:r>
              <w:rPr>
                <w:rStyle w:val="CommentReference"/>
                <w:rFonts w:ascii="Times New Roman" w:eastAsiaTheme="minorHAnsi" w:hAnsi="Times New Roman" w:cstheme="minorBidi"/>
                <w:color w:val="auto"/>
              </w:rPr>
              <w:commentReference w:id="121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214" w:name="_Ref434488657"/>
      <w:r>
        <w:t>Another Doxology for the Apostles</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215"/>
            <w:r>
              <w:t xml:space="preserve">Our </w:t>
            </w:r>
            <w:commentRangeEnd w:id="1215"/>
            <w:r>
              <w:rPr>
                <w:rStyle w:val="CommentReference"/>
                <w:rFonts w:ascii="Times New Roman" w:eastAsiaTheme="minorHAnsi" w:hAnsi="Times New Roman" w:cstheme="minorBidi"/>
                <w:color w:val="auto"/>
              </w:rPr>
              <w:commentReference w:id="121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216"/>
            <w:r>
              <w:t xml:space="preserve">And </w:t>
            </w:r>
            <w:commentRangeEnd w:id="1216"/>
            <w:r>
              <w:rPr>
                <w:rStyle w:val="CommentReference"/>
                <w:rFonts w:ascii="Times New Roman" w:eastAsiaTheme="minorHAnsi" w:hAnsi="Times New Roman" w:cstheme="minorBidi"/>
                <w:color w:val="auto"/>
              </w:rPr>
              <w:commentReference w:id="121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217"/>
            <w:r>
              <w:t>And was numbered with</w:t>
            </w:r>
          </w:p>
          <w:p w14:paraId="5527B3A6" w14:textId="77777777" w:rsidR="004C7F73" w:rsidRDefault="004C7F73" w:rsidP="004C7F73">
            <w:pPr>
              <w:pStyle w:val="EngHangEnd"/>
            </w:pPr>
            <w:r>
              <w:t>The rest of the Apostles.</w:t>
            </w:r>
            <w:commentRangeEnd w:id="1217"/>
            <w:r>
              <w:rPr>
                <w:rStyle w:val="CommentReference"/>
                <w:rFonts w:ascii="Times New Roman" w:eastAsiaTheme="minorHAnsi" w:hAnsi="Times New Roman" w:cstheme="minorBidi"/>
                <w:color w:val="auto"/>
              </w:rPr>
              <w:commentReference w:id="121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218"/>
            <w:r>
              <w:t xml:space="preserve">sound </w:t>
            </w:r>
            <w:commentRangeEnd w:id="1218"/>
            <w:r>
              <w:rPr>
                <w:rStyle w:val="CommentReference"/>
                <w:rFonts w:ascii="Times New Roman" w:eastAsiaTheme="minorHAnsi" w:hAnsi="Times New Roman" w:cstheme="minorBidi"/>
                <w:color w:val="auto"/>
              </w:rPr>
              <w:commentReference w:id="121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219" w:name="_Ref434488814"/>
      <w:r>
        <w:t>The Doxology of St. Mark</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7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220" w:name="_Ref434488992"/>
      <w:r>
        <w:t>The Doxology of Any Apostle</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22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221"/>
            <w:r>
              <w:rPr>
                <w:rStyle w:val="CommentReference"/>
                <w:rFonts w:ascii="Times New Roman" w:eastAsiaTheme="minorHAnsi" w:hAnsi="Times New Roman" w:cstheme="minorBidi"/>
                <w:color w:val="auto"/>
              </w:rPr>
              <w:commentReference w:id="122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222"/>
            <w:r>
              <w:t>compatriots</w:t>
            </w:r>
            <w:commentRangeEnd w:id="1222"/>
            <w:r>
              <w:rPr>
                <w:rStyle w:val="CommentReference"/>
                <w:rFonts w:ascii="Times New Roman" w:eastAsiaTheme="minorHAnsi" w:hAnsi="Times New Roman" w:cstheme="minorBidi"/>
                <w:color w:val="auto"/>
              </w:rPr>
              <w:commentReference w:id="122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223" w:name="_Ref434489014"/>
      <w:r>
        <w:t>The Doxology of St. Stephen</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7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224" w:name="_Ref434489170"/>
      <w:r>
        <w:lastRenderedPageBreak/>
        <w:t>The Doxology of St. George</w:t>
      </w:r>
      <w:bookmarkEnd w:id="1224"/>
    </w:p>
    <w:p w14:paraId="457678A6" w14:textId="77777777" w:rsidR="000E2EAC" w:rsidRDefault="00AF6D10" w:rsidP="00DD1748">
      <w:pPr>
        <w:pStyle w:val="Rubric"/>
      </w:pPr>
      <w:r>
        <w:t xml:space="preserve">See also </w:t>
      </w:r>
      <w:r w:rsidR="00191A26">
        <w:fldChar w:fldCharType="begin"/>
      </w:r>
      <w:r w:rsidR="00191A26">
        <w:instrText xml:space="preserve"> REF _Ref434489211 \h </w:instrText>
      </w:r>
      <w:r w:rsidR="00191A26">
        <w:fldChar w:fldCharType="separate"/>
      </w:r>
      <w:r w:rsidR="000E2EA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E2EAC">
        <w:t xml:space="preserve">See the Doxologies, Psali, and Theotokia for the Virgin. See August 9 / Mesori 16: The Assumption of the Virgin, page </w:t>
      </w:r>
      <w:r w:rsidR="000E2EAC">
        <w:rPr>
          <w:noProof/>
        </w:rPr>
        <w:t>1116</w:t>
      </w:r>
      <w:r w:rsidR="000E2EAC">
        <w:t>.</w:t>
      </w:r>
    </w:p>
    <w:p w14:paraId="066A4290" w14:textId="52325E23" w:rsidR="00AF6D10" w:rsidRPr="00AF6D10" w:rsidRDefault="000E2EAC" w:rsidP="00AF6D10">
      <w:pPr>
        <w:pStyle w:val="Rubric"/>
      </w:pPr>
      <w:r>
        <w:t>April 18 / Pharamuthi 23: Martyrdom of St. George the Prince of the Martyrs</w:t>
      </w:r>
      <w:r w:rsidR="00191A26">
        <w:fldChar w:fldCharType="end"/>
      </w:r>
      <w:r w:rsidR="00AF6D10">
        <w:t xml:space="preserve">, </w:t>
      </w:r>
      <w:r w:rsidR="00191A26">
        <w:t xml:space="preserve">page </w:t>
      </w:r>
      <w:r w:rsidR="00191A26">
        <w:fldChar w:fldCharType="begin"/>
      </w:r>
      <w:r w:rsidR="00191A26">
        <w:instrText xml:space="preserve"> PAGEREF _Ref434489211 \h </w:instrText>
      </w:r>
      <w:r w:rsidR="00191A26">
        <w:fldChar w:fldCharType="separate"/>
      </w:r>
      <w:r>
        <w:rPr>
          <w:noProof/>
        </w:rPr>
        <w:t>1020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225" w:name="_Ref434490082"/>
      <w:r>
        <w:t>The Doxology of St. Demiana</w:t>
      </w:r>
      <w:bookmarkEnd w:id="1225"/>
    </w:p>
    <w:p w14:paraId="10DFBB59" w14:textId="6D58DEC0" w:rsidR="006B061A" w:rsidRPr="00AF6D10" w:rsidRDefault="006B061A" w:rsidP="00131ECE">
      <w:pPr>
        <w:pStyle w:val="Rubric"/>
      </w:pPr>
      <w:r>
        <w:t>See also</w:t>
      </w:r>
      <w:r w:rsidR="00131ECE">
        <w:t xml:space="preserve"> </w:t>
      </w:r>
      <w:r w:rsidR="00131ECE">
        <w:fldChar w:fldCharType="begin"/>
      </w:r>
      <w:r w:rsidR="00131ECE">
        <w:instrText xml:space="preserve"> REF _Ref434490124 \h </w:instrText>
      </w:r>
      <w:r w:rsidR="00131ECE">
        <w:fldChar w:fldCharType="separate"/>
      </w:r>
      <w:r w:rsidR="000E2EAC">
        <w:t>Another Doxology of St. Demiana</w:t>
      </w:r>
      <w:r w:rsidR="00131ECE">
        <w:fldChar w:fldCharType="end"/>
      </w:r>
      <w:r>
        <w:t xml:space="preserve">, page </w:t>
      </w:r>
      <w:r w:rsidR="00131ECE">
        <w:fldChar w:fldCharType="begin"/>
      </w:r>
      <w:r w:rsidR="00131ECE">
        <w:instrText xml:space="preserve"> PAGEREF _Ref434490124 \h </w:instrText>
      </w:r>
      <w:r w:rsidR="00131ECE">
        <w:fldChar w:fldCharType="separate"/>
      </w:r>
      <w:r w:rsidR="000E2EAC">
        <w:rPr>
          <w:noProof/>
        </w:rPr>
        <w:t>970</w:t>
      </w:r>
      <w:r w:rsidR="00131ECE">
        <w:fldChar w:fldCharType="end"/>
      </w:r>
      <w:r w:rsidR="00131EC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lastRenderedPageBreak/>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7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226" w:name="_Ref434489950"/>
      <w:r>
        <w:t>The Doxology of the Martyrs</w:t>
      </w:r>
      <w:bookmarkEnd w:id="12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lastRenderedPageBreak/>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lastRenderedPageBreak/>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227"/>
            <w:r>
              <w:t>Akrash</w:t>
            </w:r>
            <w:commentRangeEnd w:id="1227"/>
            <w:r>
              <w:rPr>
                <w:rStyle w:val="CommentReference"/>
              </w:rPr>
              <w:commentReference w:id="122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lastRenderedPageBreak/>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228" w:name="_Ref434490311"/>
      <w:r>
        <w:t>The Doxology of St. Anthony and St. Paul</w:t>
      </w:r>
      <w:bookmarkEnd w:id="1228"/>
    </w:p>
    <w:p w14:paraId="716265E5" w14:textId="020E3E02" w:rsidR="006F2298" w:rsidRPr="00AF6D10" w:rsidRDefault="006F2298" w:rsidP="006F2298">
      <w:pPr>
        <w:pStyle w:val="Rubric"/>
      </w:pPr>
      <w:r>
        <w:t>See also,</w:t>
      </w:r>
      <w:r w:rsidR="00191A26">
        <w:t xml:space="preserve"> </w:t>
      </w:r>
      <w:r w:rsidR="00131ECE">
        <w:fldChar w:fldCharType="begin"/>
      </w:r>
      <w:r w:rsidR="00131ECE">
        <w:instrText xml:space="preserve"> REF _Ref434490340 \h </w:instrText>
      </w:r>
      <w:r w:rsidR="00131ECE">
        <w:fldChar w:fldCharType="separate"/>
      </w:r>
      <w:r w:rsidR="000E2EAC">
        <w:t>The Doxology for St. Anthony the Great</w:t>
      </w:r>
      <w:r w:rsidR="00131ECE">
        <w:fldChar w:fldCharType="end"/>
      </w:r>
      <w:r w:rsidR="00191A26">
        <w:t>, page</w:t>
      </w:r>
      <w:r w:rsidR="00131ECE">
        <w:fldChar w:fldCharType="begin"/>
      </w:r>
      <w:r w:rsidR="00131ECE">
        <w:instrText xml:space="preserve"> PAGEREF _Ref434490340 \h </w:instrText>
      </w:r>
      <w:r w:rsidR="00131ECE">
        <w:fldChar w:fldCharType="separate"/>
      </w:r>
      <w:r w:rsidR="000E2EAC">
        <w:rPr>
          <w:noProof/>
        </w:rPr>
        <w:t>975</w:t>
      </w:r>
      <w:r w:rsidR="00131ECE">
        <w:fldChar w:fldCharType="end"/>
      </w:r>
      <w:r>
        <w:t xml:space="preserve">, and </w:t>
      </w:r>
      <w:r w:rsidR="00191A26">
        <w:fldChar w:fldCharType="begin"/>
      </w:r>
      <w:r w:rsidR="00191A26">
        <w:instrText xml:space="preserve"> REF _Ref434490368 \h </w:instrText>
      </w:r>
      <w:r w:rsidR="00191A26">
        <w:fldChar w:fldCharType="separate"/>
      </w:r>
      <w:r w:rsidR="000E2EA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E2EAC">
        <w:rPr>
          <w:noProof/>
        </w:rPr>
        <w:t>978</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229"/>
            <w:r w:rsidRPr="004764BD">
              <w:t>give light to</w:t>
            </w:r>
            <w:commentRangeEnd w:id="1229"/>
            <w:r>
              <w:rPr>
                <w:rStyle w:val="CommentReference"/>
                <w:rFonts w:ascii="Times New Roman" w:eastAsiaTheme="minorHAnsi" w:hAnsi="Times New Roman" w:cstheme="minorBidi"/>
                <w:color w:val="auto"/>
              </w:rPr>
              <w:commentReference w:id="122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lastRenderedPageBreak/>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230" w:name="_Ref434490826"/>
      <w:r>
        <w:t>The Doxology of St. Pishoy and St. Paul of Tammah</w:t>
      </w:r>
      <w:bookmarkEnd w:id="1230"/>
    </w:p>
    <w:p w14:paraId="204E33B1" w14:textId="731EEE1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E2EA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E2EAC">
        <w:rPr>
          <w:lang w:val="en-US"/>
        </w:rPr>
        <w:t>July 2 / Epip 8: St. Pishoy</w:t>
      </w:r>
      <w:r>
        <w:fldChar w:fldCharType="end"/>
      </w:r>
      <w:r>
        <w:t xml:space="preserve">, page </w:t>
      </w:r>
      <w:r>
        <w:fldChar w:fldCharType="begin"/>
      </w:r>
      <w:r>
        <w:instrText xml:space="preserve"> PAGEREF _Ref434490783 \h </w:instrText>
      </w:r>
      <w:r>
        <w:fldChar w:fldCharType="separate"/>
      </w:r>
      <w:r w:rsidR="000E2EAC">
        <w:rPr>
          <w:noProof/>
        </w:rPr>
        <w:t>1092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231" w:name="_Ref434492161"/>
      <w:r>
        <w:lastRenderedPageBreak/>
        <w:t>The Doxology of St. Athanasius the Apostolic</w:t>
      </w:r>
      <w:bookmarkEnd w:id="1231"/>
      <w:r w:rsidR="00B52F78">
        <w:rPr>
          <w:rStyle w:val="FootnoteReference"/>
        </w:rPr>
        <w:footnoteReference w:id="979"/>
      </w:r>
    </w:p>
    <w:p w14:paraId="1BC7DA79" w14:textId="1B2C448C"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E2EA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E2EA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E2EAC">
        <w:rPr>
          <w:noProof/>
        </w:rPr>
        <w:t>1028</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E2EAC">
        <w:rPr>
          <w:noProof/>
        </w:rPr>
        <w:t>1030</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232" w:name="_Ref434492536"/>
      <w:r>
        <w:t xml:space="preserve">The Doxology of </w:t>
      </w:r>
      <w:r w:rsidR="00231798">
        <w:t>the</w:t>
      </w:r>
      <w:r>
        <w:t xml:space="preserve"> Cross Bearers</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233" w:name="_Ref434492645"/>
      <w:r>
        <w:t>The Doxology for a Hierarch Who is Present</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8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8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8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lastRenderedPageBreak/>
              <w:t>¿</w:t>
            </w:r>
          </w:p>
        </w:tc>
        <w:tc>
          <w:tcPr>
            <w:tcW w:w="3960" w:type="dxa"/>
          </w:tcPr>
          <w:p w14:paraId="1DB2F5DA" w14:textId="77777777" w:rsidR="00231798" w:rsidRDefault="00231798" w:rsidP="003E70F4">
            <w:pPr>
              <w:pStyle w:val="EngHang"/>
            </w:pPr>
            <w:commentRangeStart w:id="124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243"/>
            <w:r>
              <w:rPr>
                <w:rStyle w:val="CommentReference"/>
                <w:rFonts w:ascii="Times New Roman" w:eastAsiaTheme="minorHAnsi" w:hAnsi="Times New Roman" w:cstheme="minorBidi"/>
                <w:color w:val="auto"/>
              </w:rPr>
              <w:commentReference w:id="124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8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247" w:name="_Toc485884445"/>
      <w:bookmarkStart w:id="1248" w:name="September"/>
      <w:r>
        <w:lastRenderedPageBreak/>
        <w:t>September</w:t>
      </w:r>
      <w:bookmarkEnd w:id="1202"/>
      <w:bookmarkEnd w:id="1203"/>
      <w:bookmarkEnd w:id="120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247"/>
    </w:p>
    <w:sdt>
      <w:sdtPr>
        <w:id w:val="861411790"/>
        <w:docPartObj>
          <w:docPartGallery w:val="Table of Contents"/>
          <w:docPartUnique/>
        </w:docPartObj>
      </w:sdtPr>
      <w:sdtEndPr>
        <w:rPr>
          <w:b/>
          <w:bCs/>
          <w:noProof/>
        </w:rPr>
      </w:sdtEndPr>
      <w:sdtContent>
        <w:p w14:paraId="2DA57EEF" w14:textId="38559570" w:rsidR="00710C7C"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85884473" w:history="1">
            <w:r w:rsidR="00710C7C" w:rsidRPr="005046DB">
              <w:rPr>
                <w:rStyle w:val="Hyperlink"/>
                <w:noProof/>
              </w:rPr>
              <w:t>August 29 (30) / Tho-out 1: Ecclesiastical New Year: Nairouz</w:t>
            </w:r>
            <w:r w:rsidR="00710C7C">
              <w:rPr>
                <w:noProof/>
                <w:webHidden/>
              </w:rPr>
              <w:tab/>
            </w:r>
            <w:r w:rsidR="00710C7C">
              <w:rPr>
                <w:noProof/>
                <w:webHidden/>
              </w:rPr>
              <w:fldChar w:fldCharType="begin"/>
            </w:r>
            <w:r w:rsidR="00710C7C">
              <w:rPr>
                <w:noProof/>
                <w:webHidden/>
              </w:rPr>
              <w:instrText xml:space="preserve"> PAGEREF _Toc485884473 \h </w:instrText>
            </w:r>
            <w:r w:rsidR="00710C7C">
              <w:rPr>
                <w:noProof/>
                <w:webHidden/>
              </w:rPr>
            </w:r>
            <w:r w:rsidR="00710C7C">
              <w:rPr>
                <w:noProof/>
                <w:webHidden/>
              </w:rPr>
              <w:fldChar w:fldCharType="separate"/>
            </w:r>
            <w:r w:rsidR="000E2EAC">
              <w:rPr>
                <w:noProof/>
                <w:webHidden/>
              </w:rPr>
              <w:t>725</w:t>
            </w:r>
            <w:r w:rsidR="00710C7C">
              <w:rPr>
                <w:noProof/>
                <w:webHidden/>
              </w:rPr>
              <w:fldChar w:fldCharType="end"/>
            </w:r>
          </w:hyperlink>
        </w:p>
        <w:p w14:paraId="4103698C" w14:textId="6F240F39" w:rsidR="00710C7C" w:rsidRDefault="00365E38">
          <w:pPr>
            <w:pStyle w:val="TOC3"/>
            <w:tabs>
              <w:tab w:val="right" w:leader="dot" w:pos="8846"/>
            </w:tabs>
            <w:rPr>
              <w:rFonts w:asciiTheme="minorHAnsi" w:eastAsiaTheme="minorEastAsia" w:hAnsiTheme="minorHAnsi"/>
              <w:noProof/>
              <w:sz w:val="22"/>
              <w:lang w:val="en-US"/>
            </w:rPr>
          </w:pPr>
          <w:hyperlink w:anchor="_Toc485884474" w:history="1">
            <w:r w:rsidR="00710C7C" w:rsidRPr="005046DB">
              <w:rPr>
                <w:rStyle w:val="Hyperlink"/>
                <w:noProof/>
              </w:rPr>
              <w:t>August 29 (30) / Tho-out 1: Also the Martyrdom of St. Bartholomew the Apostle</w:t>
            </w:r>
            <w:r w:rsidR="00710C7C">
              <w:rPr>
                <w:noProof/>
                <w:webHidden/>
              </w:rPr>
              <w:tab/>
            </w:r>
            <w:r w:rsidR="00710C7C">
              <w:rPr>
                <w:noProof/>
                <w:webHidden/>
              </w:rPr>
              <w:fldChar w:fldCharType="begin"/>
            </w:r>
            <w:r w:rsidR="00710C7C">
              <w:rPr>
                <w:noProof/>
                <w:webHidden/>
              </w:rPr>
              <w:instrText xml:space="preserve"> PAGEREF _Toc485884474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3AF4E7B7" w14:textId="3549A331" w:rsidR="00710C7C" w:rsidRDefault="00365E38">
          <w:pPr>
            <w:pStyle w:val="TOC3"/>
            <w:tabs>
              <w:tab w:val="right" w:leader="dot" w:pos="8846"/>
            </w:tabs>
            <w:rPr>
              <w:rFonts w:asciiTheme="minorHAnsi" w:eastAsiaTheme="minorEastAsia" w:hAnsiTheme="minorHAnsi"/>
              <w:noProof/>
              <w:sz w:val="22"/>
              <w:lang w:val="en-US"/>
            </w:rPr>
          </w:pPr>
          <w:hyperlink w:anchor="_Toc485884475" w:history="1">
            <w:r w:rsidR="00710C7C" w:rsidRPr="005046DB">
              <w:rPr>
                <w:rStyle w:val="Hyperlink"/>
                <w:noProof/>
              </w:rPr>
              <w:t>August 30 (31) / Tho-out 2: Martyrdom of St. John the Baptist</w:t>
            </w:r>
            <w:r w:rsidR="00710C7C">
              <w:rPr>
                <w:noProof/>
                <w:webHidden/>
              </w:rPr>
              <w:tab/>
            </w:r>
            <w:r w:rsidR="00710C7C">
              <w:rPr>
                <w:noProof/>
                <w:webHidden/>
              </w:rPr>
              <w:fldChar w:fldCharType="begin"/>
            </w:r>
            <w:r w:rsidR="00710C7C">
              <w:rPr>
                <w:noProof/>
                <w:webHidden/>
              </w:rPr>
              <w:instrText xml:space="preserve"> PAGEREF _Toc485884475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606A38BC" w14:textId="40C6DA50" w:rsidR="00710C7C" w:rsidRDefault="00365E38">
          <w:pPr>
            <w:pStyle w:val="TOC3"/>
            <w:tabs>
              <w:tab w:val="right" w:leader="dot" w:pos="8846"/>
            </w:tabs>
            <w:rPr>
              <w:rFonts w:asciiTheme="minorHAnsi" w:eastAsiaTheme="minorEastAsia" w:hAnsiTheme="minorHAnsi"/>
              <w:noProof/>
              <w:sz w:val="22"/>
              <w:lang w:val="en-US"/>
            </w:rPr>
          </w:pPr>
          <w:hyperlink w:anchor="_Toc485884476" w:history="1">
            <w:r w:rsidR="00710C7C" w:rsidRPr="005046DB">
              <w:rPr>
                <w:rStyle w:val="Hyperlink"/>
                <w:noProof/>
              </w:rPr>
              <w:t>September 1 (2) / Tho-out 4: St. Verena</w:t>
            </w:r>
            <w:r w:rsidR="00710C7C">
              <w:rPr>
                <w:noProof/>
                <w:webHidden/>
              </w:rPr>
              <w:tab/>
            </w:r>
            <w:r w:rsidR="00710C7C">
              <w:rPr>
                <w:noProof/>
                <w:webHidden/>
              </w:rPr>
              <w:fldChar w:fldCharType="begin"/>
            </w:r>
            <w:r w:rsidR="00710C7C">
              <w:rPr>
                <w:noProof/>
                <w:webHidden/>
              </w:rPr>
              <w:instrText xml:space="preserve"> PAGEREF _Toc485884476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660F7BA8" w14:textId="731DC252" w:rsidR="00710C7C" w:rsidRDefault="00365E38">
          <w:pPr>
            <w:pStyle w:val="TOC3"/>
            <w:tabs>
              <w:tab w:val="right" w:leader="dot" w:pos="8846"/>
            </w:tabs>
            <w:rPr>
              <w:rFonts w:asciiTheme="minorHAnsi" w:eastAsiaTheme="minorEastAsia" w:hAnsiTheme="minorHAnsi"/>
              <w:noProof/>
              <w:sz w:val="22"/>
              <w:lang w:val="en-US"/>
            </w:rPr>
          </w:pPr>
          <w:hyperlink w:anchor="_Toc485884477" w:history="1">
            <w:r w:rsidR="00710C7C" w:rsidRPr="005046DB">
              <w:rPr>
                <w:rStyle w:val="Hyperlink"/>
                <w:noProof/>
              </w:rPr>
              <w:t>September 3 (4) / Tho-out 6: St. Phoebe the Protodeaconess</w:t>
            </w:r>
            <w:r w:rsidR="00710C7C">
              <w:rPr>
                <w:noProof/>
                <w:webHidden/>
              </w:rPr>
              <w:tab/>
            </w:r>
            <w:r w:rsidR="00710C7C">
              <w:rPr>
                <w:noProof/>
                <w:webHidden/>
              </w:rPr>
              <w:fldChar w:fldCharType="begin"/>
            </w:r>
            <w:r w:rsidR="00710C7C">
              <w:rPr>
                <w:noProof/>
                <w:webHidden/>
              </w:rPr>
              <w:instrText xml:space="preserve"> PAGEREF _Toc485884477 \h </w:instrText>
            </w:r>
            <w:r w:rsidR="00710C7C">
              <w:rPr>
                <w:noProof/>
                <w:webHidden/>
              </w:rPr>
            </w:r>
            <w:r w:rsidR="00710C7C">
              <w:rPr>
                <w:noProof/>
                <w:webHidden/>
              </w:rPr>
              <w:fldChar w:fldCharType="separate"/>
            </w:r>
            <w:r w:rsidR="000E2EAC">
              <w:rPr>
                <w:noProof/>
                <w:webHidden/>
              </w:rPr>
              <w:t>741</w:t>
            </w:r>
            <w:r w:rsidR="00710C7C">
              <w:rPr>
                <w:noProof/>
                <w:webHidden/>
              </w:rPr>
              <w:fldChar w:fldCharType="end"/>
            </w:r>
          </w:hyperlink>
        </w:p>
        <w:p w14:paraId="7B07C36E" w14:textId="4C42DF6F" w:rsidR="00710C7C" w:rsidRDefault="00365E38">
          <w:pPr>
            <w:pStyle w:val="TOC3"/>
            <w:tabs>
              <w:tab w:val="right" w:leader="dot" w:pos="8846"/>
            </w:tabs>
            <w:rPr>
              <w:rFonts w:asciiTheme="minorHAnsi" w:eastAsiaTheme="minorEastAsia" w:hAnsiTheme="minorHAnsi"/>
              <w:noProof/>
              <w:sz w:val="22"/>
              <w:lang w:val="en-US"/>
            </w:rPr>
          </w:pPr>
          <w:hyperlink w:anchor="_Toc485884478" w:history="1">
            <w:r w:rsidR="00710C7C" w:rsidRPr="005046DB">
              <w:rPr>
                <w:rStyle w:val="Hyperlink"/>
                <w:noProof/>
              </w:rPr>
              <w:t>September 3 (4) / Tho-out 6: Isaias the Prophet</w:t>
            </w:r>
            <w:r w:rsidR="00710C7C">
              <w:rPr>
                <w:noProof/>
                <w:webHidden/>
              </w:rPr>
              <w:tab/>
            </w:r>
            <w:r w:rsidR="00710C7C">
              <w:rPr>
                <w:noProof/>
                <w:webHidden/>
              </w:rPr>
              <w:fldChar w:fldCharType="begin"/>
            </w:r>
            <w:r w:rsidR="00710C7C">
              <w:rPr>
                <w:noProof/>
                <w:webHidden/>
              </w:rPr>
              <w:instrText xml:space="preserve"> PAGEREF _Toc485884478 \h </w:instrText>
            </w:r>
            <w:r w:rsidR="00710C7C">
              <w:rPr>
                <w:noProof/>
                <w:webHidden/>
              </w:rPr>
            </w:r>
            <w:r w:rsidR="00710C7C">
              <w:rPr>
                <w:noProof/>
                <w:webHidden/>
              </w:rPr>
              <w:fldChar w:fldCharType="separate"/>
            </w:r>
            <w:r w:rsidR="000E2EAC">
              <w:rPr>
                <w:noProof/>
                <w:webHidden/>
              </w:rPr>
              <w:t>742</w:t>
            </w:r>
            <w:r w:rsidR="00710C7C">
              <w:rPr>
                <w:noProof/>
                <w:webHidden/>
              </w:rPr>
              <w:fldChar w:fldCharType="end"/>
            </w:r>
          </w:hyperlink>
        </w:p>
        <w:p w14:paraId="73E14646" w14:textId="731EF967" w:rsidR="00710C7C" w:rsidRDefault="00365E38">
          <w:pPr>
            <w:pStyle w:val="TOC3"/>
            <w:tabs>
              <w:tab w:val="right" w:leader="dot" w:pos="8846"/>
            </w:tabs>
            <w:rPr>
              <w:rFonts w:asciiTheme="minorHAnsi" w:eastAsiaTheme="minorEastAsia" w:hAnsiTheme="minorHAnsi"/>
              <w:noProof/>
              <w:sz w:val="22"/>
              <w:lang w:val="en-US"/>
            </w:rPr>
          </w:pPr>
          <w:hyperlink w:anchor="_Toc485884479" w:history="1">
            <w:r w:rsidR="00710C7C" w:rsidRPr="005046DB">
              <w:rPr>
                <w:rStyle w:val="Hyperlink"/>
                <w:noProof/>
              </w:rPr>
              <w:t>September 4 (5) / Tho-out 7: St. Dioscorus</w:t>
            </w:r>
            <w:r w:rsidR="00710C7C">
              <w:rPr>
                <w:noProof/>
                <w:webHidden/>
              </w:rPr>
              <w:tab/>
            </w:r>
            <w:r w:rsidR="00710C7C">
              <w:rPr>
                <w:noProof/>
                <w:webHidden/>
              </w:rPr>
              <w:fldChar w:fldCharType="begin"/>
            </w:r>
            <w:r w:rsidR="00710C7C">
              <w:rPr>
                <w:noProof/>
                <w:webHidden/>
              </w:rPr>
              <w:instrText xml:space="preserve"> PAGEREF _Toc485884479 \h </w:instrText>
            </w:r>
            <w:r w:rsidR="00710C7C">
              <w:rPr>
                <w:noProof/>
                <w:webHidden/>
              </w:rPr>
            </w:r>
            <w:r w:rsidR="00710C7C">
              <w:rPr>
                <w:noProof/>
                <w:webHidden/>
              </w:rPr>
              <w:fldChar w:fldCharType="separate"/>
            </w:r>
            <w:r w:rsidR="000E2EAC">
              <w:rPr>
                <w:noProof/>
                <w:webHidden/>
              </w:rPr>
              <w:t>742</w:t>
            </w:r>
            <w:r w:rsidR="00710C7C">
              <w:rPr>
                <w:noProof/>
                <w:webHidden/>
              </w:rPr>
              <w:fldChar w:fldCharType="end"/>
            </w:r>
          </w:hyperlink>
        </w:p>
        <w:p w14:paraId="2451DA40" w14:textId="35F6CF7A" w:rsidR="00710C7C" w:rsidRDefault="00365E38">
          <w:pPr>
            <w:pStyle w:val="TOC3"/>
            <w:tabs>
              <w:tab w:val="right" w:leader="dot" w:pos="8846"/>
            </w:tabs>
            <w:rPr>
              <w:rFonts w:asciiTheme="minorHAnsi" w:eastAsiaTheme="minorEastAsia" w:hAnsiTheme="minorHAnsi"/>
              <w:noProof/>
              <w:sz w:val="22"/>
              <w:lang w:val="en-US"/>
            </w:rPr>
          </w:pPr>
          <w:hyperlink w:anchor="_Toc485884480" w:history="1">
            <w:r w:rsidR="00710C7C" w:rsidRPr="005046DB">
              <w:rPr>
                <w:rStyle w:val="Hyperlink"/>
                <w:noProof/>
              </w:rPr>
              <w:t>September 4 (5) / Tho-out 7: Also St. Rebecca and her Children</w:t>
            </w:r>
            <w:r w:rsidR="00710C7C">
              <w:rPr>
                <w:noProof/>
                <w:webHidden/>
              </w:rPr>
              <w:tab/>
            </w:r>
            <w:r w:rsidR="00710C7C">
              <w:rPr>
                <w:noProof/>
                <w:webHidden/>
              </w:rPr>
              <w:fldChar w:fldCharType="begin"/>
            </w:r>
            <w:r w:rsidR="00710C7C">
              <w:rPr>
                <w:noProof/>
                <w:webHidden/>
              </w:rPr>
              <w:instrText xml:space="preserve"> PAGEREF _Toc485884480 \h </w:instrText>
            </w:r>
            <w:r w:rsidR="00710C7C">
              <w:rPr>
                <w:noProof/>
                <w:webHidden/>
              </w:rPr>
            </w:r>
            <w:r w:rsidR="00710C7C">
              <w:rPr>
                <w:noProof/>
                <w:webHidden/>
              </w:rPr>
              <w:fldChar w:fldCharType="separate"/>
            </w:r>
            <w:r w:rsidR="000E2EAC">
              <w:rPr>
                <w:noProof/>
                <w:webHidden/>
              </w:rPr>
              <w:t>743</w:t>
            </w:r>
            <w:r w:rsidR="00710C7C">
              <w:rPr>
                <w:noProof/>
                <w:webHidden/>
              </w:rPr>
              <w:fldChar w:fldCharType="end"/>
            </w:r>
          </w:hyperlink>
        </w:p>
        <w:p w14:paraId="732E9599" w14:textId="19690A52" w:rsidR="00710C7C" w:rsidRDefault="00365E38">
          <w:pPr>
            <w:pStyle w:val="TOC3"/>
            <w:tabs>
              <w:tab w:val="right" w:leader="dot" w:pos="8846"/>
            </w:tabs>
            <w:rPr>
              <w:rFonts w:asciiTheme="minorHAnsi" w:eastAsiaTheme="minorEastAsia" w:hAnsiTheme="minorHAnsi"/>
              <w:noProof/>
              <w:sz w:val="22"/>
              <w:lang w:val="en-US"/>
            </w:rPr>
          </w:pPr>
          <w:hyperlink w:anchor="_Toc485884481" w:history="1">
            <w:r w:rsidR="00710C7C" w:rsidRPr="005046DB">
              <w:rPr>
                <w:rStyle w:val="Hyperlink"/>
                <w:noProof/>
              </w:rPr>
              <w:t>September 5 (6) / Tho-oout 8: Moses the Archprophet</w:t>
            </w:r>
            <w:r w:rsidR="00710C7C">
              <w:rPr>
                <w:noProof/>
                <w:webHidden/>
              </w:rPr>
              <w:tab/>
            </w:r>
            <w:r w:rsidR="00710C7C">
              <w:rPr>
                <w:noProof/>
                <w:webHidden/>
              </w:rPr>
              <w:fldChar w:fldCharType="begin"/>
            </w:r>
            <w:r w:rsidR="00710C7C">
              <w:rPr>
                <w:noProof/>
                <w:webHidden/>
              </w:rPr>
              <w:instrText xml:space="preserve"> PAGEREF _Toc485884481 \h </w:instrText>
            </w:r>
            <w:r w:rsidR="00710C7C">
              <w:rPr>
                <w:noProof/>
                <w:webHidden/>
              </w:rPr>
            </w:r>
            <w:r w:rsidR="00710C7C">
              <w:rPr>
                <w:noProof/>
                <w:webHidden/>
              </w:rPr>
              <w:fldChar w:fldCharType="separate"/>
            </w:r>
            <w:r w:rsidR="000E2EAC">
              <w:rPr>
                <w:noProof/>
                <w:webHidden/>
              </w:rPr>
              <w:t>745</w:t>
            </w:r>
            <w:r w:rsidR="00710C7C">
              <w:rPr>
                <w:noProof/>
                <w:webHidden/>
              </w:rPr>
              <w:fldChar w:fldCharType="end"/>
            </w:r>
          </w:hyperlink>
        </w:p>
        <w:p w14:paraId="5D2E124E" w14:textId="21D28001" w:rsidR="00710C7C" w:rsidRDefault="00365E38">
          <w:pPr>
            <w:pStyle w:val="TOC3"/>
            <w:tabs>
              <w:tab w:val="right" w:leader="dot" w:pos="8846"/>
            </w:tabs>
            <w:rPr>
              <w:rFonts w:asciiTheme="minorHAnsi" w:eastAsiaTheme="minorEastAsia" w:hAnsiTheme="minorHAnsi"/>
              <w:noProof/>
              <w:sz w:val="22"/>
              <w:lang w:val="en-US"/>
            </w:rPr>
          </w:pPr>
          <w:hyperlink w:anchor="_Toc485884482" w:history="1">
            <w:r w:rsidR="00710C7C" w:rsidRPr="005046DB">
              <w:rPr>
                <w:rStyle w:val="Hyperlink"/>
                <w:noProof/>
              </w:rPr>
              <w:t>September 9 (10) / Tho-out 12: Commemoration of Archangel Michael</w:t>
            </w:r>
            <w:r w:rsidR="00710C7C">
              <w:rPr>
                <w:noProof/>
                <w:webHidden/>
              </w:rPr>
              <w:tab/>
            </w:r>
            <w:r w:rsidR="00710C7C">
              <w:rPr>
                <w:noProof/>
                <w:webHidden/>
              </w:rPr>
              <w:fldChar w:fldCharType="begin"/>
            </w:r>
            <w:r w:rsidR="00710C7C">
              <w:rPr>
                <w:noProof/>
                <w:webHidden/>
              </w:rPr>
              <w:instrText xml:space="preserve"> PAGEREF _Toc485884482 \h </w:instrText>
            </w:r>
            <w:r w:rsidR="00710C7C">
              <w:rPr>
                <w:noProof/>
                <w:webHidden/>
              </w:rPr>
            </w:r>
            <w:r w:rsidR="00710C7C">
              <w:rPr>
                <w:noProof/>
                <w:webHidden/>
              </w:rPr>
              <w:fldChar w:fldCharType="separate"/>
            </w:r>
            <w:r w:rsidR="000E2EAC">
              <w:rPr>
                <w:noProof/>
                <w:webHidden/>
              </w:rPr>
              <w:t>745</w:t>
            </w:r>
            <w:r w:rsidR="00710C7C">
              <w:rPr>
                <w:noProof/>
                <w:webHidden/>
              </w:rPr>
              <w:fldChar w:fldCharType="end"/>
            </w:r>
          </w:hyperlink>
        </w:p>
        <w:p w14:paraId="4B8120C3" w14:textId="4D83E266" w:rsidR="00710C7C" w:rsidRDefault="00365E38">
          <w:pPr>
            <w:pStyle w:val="TOC3"/>
            <w:tabs>
              <w:tab w:val="right" w:leader="dot" w:pos="8846"/>
            </w:tabs>
            <w:rPr>
              <w:rFonts w:asciiTheme="minorHAnsi" w:eastAsiaTheme="minorEastAsia" w:hAnsiTheme="minorHAnsi"/>
              <w:noProof/>
              <w:sz w:val="22"/>
              <w:lang w:val="en-US"/>
            </w:rPr>
          </w:pPr>
          <w:hyperlink w:anchor="_Toc485884483" w:history="1">
            <w:r w:rsidR="00710C7C" w:rsidRPr="005046DB">
              <w:rPr>
                <w:rStyle w:val="Hyperlink"/>
                <w:noProof/>
              </w:rPr>
              <w:t>September 12 (13) / Tho-out 15: Translocation of the Relics of St. Stephen</w:t>
            </w:r>
            <w:r w:rsidR="00710C7C">
              <w:rPr>
                <w:noProof/>
                <w:webHidden/>
              </w:rPr>
              <w:tab/>
            </w:r>
            <w:r w:rsidR="00710C7C">
              <w:rPr>
                <w:noProof/>
                <w:webHidden/>
              </w:rPr>
              <w:fldChar w:fldCharType="begin"/>
            </w:r>
            <w:r w:rsidR="00710C7C">
              <w:rPr>
                <w:noProof/>
                <w:webHidden/>
              </w:rPr>
              <w:instrText xml:space="preserve"> PAGEREF _Toc485884483 \h </w:instrText>
            </w:r>
            <w:r w:rsidR="00710C7C">
              <w:rPr>
                <w:noProof/>
                <w:webHidden/>
              </w:rPr>
            </w:r>
            <w:r w:rsidR="00710C7C">
              <w:rPr>
                <w:noProof/>
                <w:webHidden/>
              </w:rPr>
              <w:fldChar w:fldCharType="separate"/>
            </w:r>
            <w:r w:rsidR="000E2EAC">
              <w:rPr>
                <w:noProof/>
                <w:webHidden/>
              </w:rPr>
              <w:t>746</w:t>
            </w:r>
            <w:r w:rsidR="00710C7C">
              <w:rPr>
                <w:noProof/>
                <w:webHidden/>
              </w:rPr>
              <w:fldChar w:fldCharType="end"/>
            </w:r>
          </w:hyperlink>
        </w:p>
        <w:p w14:paraId="33D2BE4B" w14:textId="79D42F1E" w:rsidR="00710C7C" w:rsidRDefault="00365E38">
          <w:pPr>
            <w:pStyle w:val="TOC3"/>
            <w:tabs>
              <w:tab w:val="right" w:leader="dot" w:pos="8846"/>
            </w:tabs>
            <w:rPr>
              <w:rFonts w:asciiTheme="minorHAnsi" w:eastAsiaTheme="minorEastAsia" w:hAnsiTheme="minorHAnsi"/>
              <w:noProof/>
              <w:sz w:val="22"/>
              <w:lang w:val="en-US"/>
            </w:rPr>
          </w:pPr>
          <w:hyperlink w:anchor="_Toc485884484" w:history="1">
            <w:r w:rsidR="00710C7C" w:rsidRPr="005046DB">
              <w:rPr>
                <w:rStyle w:val="Hyperlink"/>
                <w:noProof/>
              </w:rPr>
              <w:t>September 14 (15) / Tho-out 17: The Dedication of the Church of the Holy Cross</w:t>
            </w:r>
            <w:r w:rsidR="00710C7C">
              <w:rPr>
                <w:noProof/>
                <w:webHidden/>
              </w:rPr>
              <w:tab/>
            </w:r>
            <w:r w:rsidR="00710C7C">
              <w:rPr>
                <w:noProof/>
                <w:webHidden/>
              </w:rPr>
              <w:fldChar w:fldCharType="begin"/>
            </w:r>
            <w:r w:rsidR="00710C7C">
              <w:rPr>
                <w:noProof/>
                <w:webHidden/>
              </w:rPr>
              <w:instrText xml:space="preserve"> PAGEREF _Toc485884484 \h </w:instrText>
            </w:r>
            <w:r w:rsidR="00710C7C">
              <w:rPr>
                <w:noProof/>
                <w:webHidden/>
              </w:rPr>
            </w:r>
            <w:r w:rsidR="00710C7C">
              <w:rPr>
                <w:noProof/>
                <w:webHidden/>
              </w:rPr>
              <w:fldChar w:fldCharType="separate"/>
            </w:r>
            <w:r w:rsidR="000E2EAC">
              <w:rPr>
                <w:noProof/>
                <w:webHidden/>
              </w:rPr>
              <w:t>746</w:t>
            </w:r>
            <w:r w:rsidR="00710C7C">
              <w:rPr>
                <w:noProof/>
                <w:webHidden/>
              </w:rPr>
              <w:fldChar w:fldCharType="end"/>
            </w:r>
          </w:hyperlink>
        </w:p>
        <w:p w14:paraId="36DB1AD7" w14:textId="69BCB3BD" w:rsidR="00710C7C" w:rsidRDefault="00365E38">
          <w:pPr>
            <w:pStyle w:val="TOC3"/>
            <w:tabs>
              <w:tab w:val="right" w:leader="dot" w:pos="8846"/>
            </w:tabs>
            <w:rPr>
              <w:rFonts w:asciiTheme="minorHAnsi" w:eastAsiaTheme="minorEastAsia" w:hAnsiTheme="minorHAnsi"/>
              <w:noProof/>
              <w:sz w:val="22"/>
              <w:lang w:val="en-US"/>
            </w:rPr>
          </w:pPr>
          <w:hyperlink w:anchor="_Toc485884485" w:history="1">
            <w:r w:rsidR="00710C7C" w:rsidRPr="005046DB">
              <w:rPr>
                <w:rStyle w:val="Hyperlink"/>
                <w:noProof/>
              </w:rPr>
              <w:t>September 18 (19) / Tho-out 21: Commemoration of the Theotokos</w:t>
            </w:r>
            <w:r w:rsidR="00710C7C">
              <w:rPr>
                <w:noProof/>
                <w:webHidden/>
              </w:rPr>
              <w:tab/>
            </w:r>
            <w:r w:rsidR="00710C7C">
              <w:rPr>
                <w:noProof/>
                <w:webHidden/>
              </w:rPr>
              <w:fldChar w:fldCharType="begin"/>
            </w:r>
            <w:r w:rsidR="00710C7C">
              <w:rPr>
                <w:noProof/>
                <w:webHidden/>
              </w:rPr>
              <w:instrText xml:space="preserve"> PAGEREF _Toc485884485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0EA16A8C" w14:textId="7DA96515" w:rsidR="00710C7C" w:rsidRDefault="00365E38">
          <w:pPr>
            <w:pStyle w:val="TOC3"/>
            <w:tabs>
              <w:tab w:val="right" w:leader="dot" w:pos="8846"/>
            </w:tabs>
            <w:rPr>
              <w:rFonts w:asciiTheme="minorHAnsi" w:eastAsiaTheme="minorEastAsia" w:hAnsiTheme="minorHAnsi"/>
              <w:noProof/>
              <w:sz w:val="22"/>
              <w:lang w:val="en-US"/>
            </w:rPr>
          </w:pPr>
          <w:hyperlink w:anchor="_Toc485884486" w:history="1">
            <w:r w:rsidR="00710C7C" w:rsidRPr="005046DB">
              <w:rPr>
                <w:rStyle w:val="Hyperlink"/>
                <w:noProof/>
              </w:rPr>
              <w:t>September 21 (22) / Tho-out 24: Martyrdom of St. Quandratus, One of the Seventy Two</w:t>
            </w:r>
            <w:r w:rsidR="00710C7C">
              <w:rPr>
                <w:noProof/>
                <w:webHidden/>
              </w:rPr>
              <w:tab/>
            </w:r>
            <w:r w:rsidR="00710C7C">
              <w:rPr>
                <w:noProof/>
                <w:webHidden/>
              </w:rPr>
              <w:fldChar w:fldCharType="begin"/>
            </w:r>
            <w:r w:rsidR="00710C7C">
              <w:rPr>
                <w:noProof/>
                <w:webHidden/>
              </w:rPr>
              <w:instrText xml:space="preserve"> PAGEREF _Toc485884486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6181386D" w14:textId="6AA654B6" w:rsidR="00710C7C" w:rsidRDefault="00365E38">
          <w:pPr>
            <w:pStyle w:val="TOC3"/>
            <w:tabs>
              <w:tab w:val="right" w:leader="dot" w:pos="8846"/>
            </w:tabs>
            <w:rPr>
              <w:rFonts w:asciiTheme="minorHAnsi" w:eastAsiaTheme="minorEastAsia" w:hAnsiTheme="minorHAnsi"/>
              <w:noProof/>
              <w:sz w:val="22"/>
              <w:lang w:val="en-US"/>
            </w:rPr>
          </w:pPr>
          <w:hyperlink w:anchor="_Toc485884487" w:history="1">
            <w:r w:rsidR="00710C7C" w:rsidRPr="005046DB">
              <w:rPr>
                <w:rStyle w:val="Hyperlink"/>
                <w:noProof/>
              </w:rPr>
              <w:t>September 22 (23) / Tho-out 24: St. Maurice and the Theban Legion</w:t>
            </w:r>
            <w:r w:rsidR="00710C7C">
              <w:rPr>
                <w:noProof/>
                <w:webHidden/>
              </w:rPr>
              <w:tab/>
            </w:r>
            <w:r w:rsidR="00710C7C">
              <w:rPr>
                <w:noProof/>
                <w:webHidden/>
              </w:rPr>
              <w:fldChar w:fldCharType="begin"/>
            </w:r>
            <w:r w:rsidR="00710C7C">
              <w:rPr>
                <w:noProof/>
                <w:webHidden/>
              </w:rPr>
              <w:instrText xml:space="preserve"> PAGEREF _Toc485884487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355E96F3" w14:textId="26252FB3" w:rsidR="00710C7C" w:rsidRDefault="00365E38">
          <w:pPr>
            <w:pStyle w:val="TOC3"/>
            <w:tabs>
              <w:tab w:val="right" w:leader="dot" w:pos="8846"/>
            </w:tabs>
            <w:rPr>
              <w:rFonts w:asciiTheme="minorHAnsi" w:eastAsiaTheme="minorEastAsia" w:hAnsiTheme="minorHAnsi"/>
              <w:noProof/>
              <w:sz w:val="22"/>
              <w:lang w:val="en-US"/>
            </w:rPr>
          </w:pPr>
          <w:hyperlink w:anchor="_Toc485884488" w:history="1">
            <w:r w:rsidR="00710C7C" w:rsidRPr="005046DB">
              <w:rPr>
                <w:rStyle w:val="Hyperlink"/>
                <w:noProof/>
              </w:rPr>
              <w:t>September 23 (24) / Tho-out 26: Annunciation of St. John the Baptist to Zacharias</w:t>
            </w:r>
            <w:r w:rsidR="00710C7C">
              <w:rPr>
                <w:noProof/>
                <w:webHidden/>
              </w:rPr>
              <w:tab/>
            </w:r>
            <w:r w:rsidR="00710C7C">
              <w:rPr>
                <w:noProof/>
                <w:webHidden/>
              </w:rPr>
              <w:fldChar w:fldCharType="begin"/>
            </w:r>
            <w:r w:rsidR="00710C7C">
              <w:rPr>
                <w:noProof/>
                <w:webHidden/>
              </w:rPr>
              <w:instrText xml:space="preserve"> PAGEREF _Toc485884488 \h </w:instrText>
            </w:r>
            <w:r w:rsidR="00710C7C">
              <w:rPr>
                <w:noProof/>
                <w:webHidden/>
              </w:rPr>
            </w:r>
            <w:r w:rsidR="00710C7C">
              <w:rPr>
                <w:noProof/>
                <w:webHidden/>
              </w:rPr>
              <w:fldChar w:fldCharType="separate"/>
            </w:r>
            <w:r w:rsidR="000E2EAC">
              <w:rPr>
                <w:noProof/>
                <w:webHidden/>
              </w:rPr>
              <w:t>764</w:t>
            </w:r>
            <w:r w:rsidR="00710C7C">
              <w:rPr>
                <w:noProof/>
                <w:webHidden/>
              </w:rPr>
              <w:fldChar w:fldCharType="end"/>
            </w:r>
          </w:hyperlink>
        </w:p>
        <w:p w14:paraId="08D1AA98" w14:textId="4F0B129C" w:rsidR="00710C7C" w:rsidRDefault="00365E38">
          <w:pPr>
            <w:pStyle w:val="TOC3"/>
            <w:tabs>
              <w:tab w:val="right" w:leader="dot" w:pos="8846"/>
            </w:tabs>
            <w:rPr>
              <w:rFonts w:asciiTheme="minorHAnsi" w:eastAsiaTheme="minorEastAsia" w:hAnsiTheme="minorHAnsi"/>
              <w:noProof/>
              <w:sz w:val="22"/>
              <w:lang w:val="en-US"/>
            </w:rPr>
          </w:pPr>
          <w:hyperlink w:anchor="_Toc485884489" w:history="1">
            <w:r w:rsidR="00710C7C" w:rsidRPr="005046DB">
              <w:rPr>
                <w:rStyle w:val="Hyperlink"/>
                <w:noProof/>
              </w:rPr>
              <w:t>September 26 (27) / Tho-out 29: Commemoration of the Annunciation, Nativity, and Resurrection on the 29</w:t>
            </w:r>
            <w:r w:rsidR="00710C7C" w:rsidRPr="005046DB">
              <w:rPr>
                <w:rStyle w:val="Hyperlink"/>
                <w:noProof/>
                <w:vertAlign w:val="superscript"/>
              </w:rPr>
              <w:t>th</w:t>
            </w:r>
            <w:r w:rsidR="00710C7C" w:rsidRPr="005046DB">
              <w:rPr>
                <w:rStyle w:val="Hyperlink"/>
                <w:noProof/>
              </w:rPr>
              <w:t xml:space="preserve"> of Every Coptic Month</w:t>
            </w:r>
            <w:r w:rsidR="00710C7C">
              <w:rPr>
                <w:noProof/>
                <w:webHidden/>
              </w:rPr>
              <w:tab/>
            </w:r>
            <w:r w:rsidR="00710C7C">
              <w:rPr>
                <w:noProof/>
                <w:webHidden/>
              </w:rPr>
              <w:fldChar w:fldCharType="begin"/>
            </w:r>
            <w:r w:rsidR="00710C7C">
              <w:rPr>
                <w:noProof/>
                <w:webHidden/>
              </w:rPr>
              <w:instrText xml:space="preserve"> PAGEREF _Toc485884489 \h </w:instrText>
            </w:r>
            <w:r w:rsidR="00710C7C">
              <w:rPr>
                <w:noProof/>
                <w:webHidden/>
              </w:rPr>
            </w:r>
            <w:r w:rsidR="00710C7C">
              <w:rPr>
                <w:noProof/>
                <w:webHidden/>
              </w:rPr>
              <w:fldChar w:fldCharType="separate"/>
            </w:r>
            <w:r w:rsidR="000E2EAC">
              <w:rPr>
                <w:noProof/>
                <w:webHidden/>
              </w:rPr>
              <w:t>764</w:t>
            </w:r>
            <w:r w:rsidR="00710C7C">
              <w:rPr>
                <w:noProof/>
                <w:webHidden/>
              </w:rPr>
              <w:fldChar w:fldCharType="end"/>
            </w:r>
          </w:hyperlink>
        </w:p>
        <w:p w14:paraId="6E8A332D" w14:textId="053380FC" w:rsidR="00710C7C" w:rsidRDefault="00365E38">
          <w:pPr>
            <w:pStyle w:val="TOC3"/>
            <w:tabs>
              <w:tab w:val="right" w:leader="dot" w:pos="8846"/>
            </w:tabs>
            <w:rPr>
              <w:rFonts w:asciiTheme="minorHAnsi" w:eastAsiaTheme="minorEastAsia" w:hAnsiTheme="minorHAnsi"/>
              <w:noProof/>
              <w:sz w:val="22"/>
              <w:lang w:val="en-US"/>
            </w:rPr>
          </w:pPr>
          <w:hyperlink w:anchor="_Toc485884490" w:history="1">
            <w:r w:rsidR="00710C7C" w:rsidRPr="005046DB">
              <w:rPr>
                <w:rStyle w:val="Hyperlink"/>
                <w:noProof/>
              </w:rPr>
              <w:t>September 27 (28) / Tho-out 30: Miracle performed by St. Athanasius the Apostolic</w:t>
            </w:r>
            <w:r w:rsidR="00710C7C">
              <w:rPr>
                <w:noProof/>
                <w:webHidden/>
              </w:rPr>
              <w:tab/>
            </w:r>
            <w:r w:rsidR="00710C7C">
              <w:rPr>
                <w:noProof/>
                <w:webHidden/>
              </w:rPr>
              <w:fldChar w:fldCharType="begin"/>
            </w:r>
            <w:r w:rsidR="00710C7C">
              <w:rPr>
                <w:noProof/>
                <w:webHidden/>
              </w:rPr>
              <w:instrText xml:space="preserve"> PAGEREF _Toc485884490 \h </w:instrText>
            </w:r>
            <w:r w:rsidR="00710C7C">
              <w:rPr>
                <w:noProof/>
                <w:webHidden/>
              </w:rPr>
            </w:r>
            <w:r w:rsidR="00710C7C">
              <w:rPr>
                <w:noProof/>
                <w:webHidden/>
              </w:rPr>
              <w:fldChar w:fldCharType="separate"/>
            </w:r>
            <w:r w:rsidR="000E2EAC">
              <w:rPr>
                <w:noProof/>
                <w:webHidden/>
              </w:rPr>
              <w:t>773</w:t>
            </w:r>
            <w:r w:rsidR="00710C7C">
              <w:rPr>
                <w:noProof/>
                <w:webHidden/>
              </w:rPr>
              <w:fldChar w:fldCharType="end"/>
            </w:r>
          </w:hyperlink>
        </w:p>
        <w:p w14:paraId="46DA3AC3" w14:textId="161BE5EC" w:rsidR="00710C7C" w:rsidRDefault="00365E38">
          <w:pPr>
            <w:pStyle w:val="TOC3"/>
            <w:tabs>
              <w:tab w:val="right" w:leader="dot" w:pos="8846"/>
            </w:tabs>
            <w:rPr>
              <w:rFonts w:asciiTheme="minorHAnsi" w:eastAsiaTheme="minorEastAsia" w:hAnsiTheme="minorHAnsi"/>
              <w:noProof/>
              <w:sz w:val="22"/>
              <w:lang w:val="en-US"/>
            </w:rPr>
          </w:pPr>
          <w:hyperlink w:anchor="_Toc485884491" w:history="1">
            <w:r w:rsidR="00710C7C" w:rsidRPr="005046DB">
              <w:rPr>
                <w:rStyle w:val="Hyperlink"/>
                <w:noProof/>
              </w:rPr>
              <w:t>September 29 (30) / Paopi 2: The Coming of St. Severus to Egypt</w:t>
            </w:r>
            <w:r w:rsidR="00710C7C">
              <w:rPr>
                <w:noProof/>
                <w:webHidden/>
              </w:rPr>
              <w:tab/>
            </w:r>
            <w:r w:rsidR="00710C7C">
              <w:rPr>
                <w:noProof/>
                <w:webHidden/>
              </w:rPr>
              <w:fldChar w:fldCharType="begin"/>
            </w:r>
            <w:r w:rsidR="00710C7C">
              <w:rPr>
                <w:noProof/>
                <w:webHidden/>
              </w:rPr>
              <w:instrText xml:space="preserve"> PAGEREF _Toc485884491 \h </w:instrText>
            </w:r>
            <w:r w:rsidR="00710C7C">
              <w:rPr>
                <w:noProof/>
                <w:webHidden/>
              </w:rPr>
            </w:r>
            <w:r w:rsidR="00710C7C">
              <w:rPr>
                <w:noProof/>
                <w:webHidden/>
              </w:rPr>
              <w:fldChar w:fldCharType="separate"/>
            </w:r>
            <w:r w:rsidR="000E2EAC">
              <w:rPr>
                <w:noProof/>
                <w:webHidden/>
              </w:rPr>
              <w:t>773</w:t>
            </w:r>
            <w:r w:rsidR="00710C7C">
              <w:rPr>
                <w:noProof/>
                <w:webHidden/>
              </w:rPr>
              <w:fldChar w:fldCharType="end"/>
            </w:r>
          </w:hyperlink>
        </w:p>
        <w:p w14:paraId="734BF558" w14:textId="60FEE509"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249" w:name="_Toc410196198"/>
      <w:bookmarkStart w:id="1250" w:name="_Toc410196440"/>
      <w:bookmarkStart w:id="1251" w:name="_Toc410196942"/>
      <w:r>
        <w:br w:type="page"/>
      </w:r>
    </w:p>
    <w:p w14:paraId="3B77A2B2" w14:textId="6F99453D" w:rsidR="00495F1A" w:rsidRDefault="0092592B" w:rsidP="00495F1A">
      <w:pPr>
        <w:pStyle w:val="Heading3"/>
      </w:pPr>
      <w:bookmarkStart w:id="1252" w:name="_Toc485884473"/>
      <w:r>
        <w:lastRenderedPageBreak/>
        <w:t xml:space="preserve">August 29 (30) / Tho-out 1: </w:t>
      </w:r>
      <w:r w:rsidR="00495F1A">
        <w:t>Ecclesiastical New Year: Nairouz</w:t>
      </w:r>
      <w:bookmarkEnd w:id="1249"/>
      <w:bookmarkEnd w:id="1250"/>
      <w:bookmarkEnd w:id="1251"/>
      <w:bookmarkEnd w:id="125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253"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254" w:name="_Ref459398951"/>
      <w:r>
        <w:t>The Doxolog</w:t>
      </w:r>
      <w:r w:rsidR="00E21EA3">
        <w:t>y for Ecclesiastical New Year</w:t>
      </w:r>
      <w:bookmarkEnd w:id="1253"/>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255"/>
            <w:r>
              <w:t xml:space="preserve">wiles </w:t>
            </w:r>
            <w:commentRangeEnd w:id="1255"/>
            <w:r>
              <w:rPr>
                <w:rStyle w:val="CommentReference"/>
                <w:rFonts w:ascii="Times New Roman" w:eastAsiaTheme="minorHAnsi" w:hAnsi="Times New Roman" w:cstheme="minorBidi"/>
                <w:color w:val="auto"/>
              </w:rPr>
              <w:commentReference w:id="125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256" w:name="_Ref434473482"/>
      <w:r>
        <w:t>The Psali Adam</w:t>
      </w:r>
      <w:r w:rsidR="00B411C9">
        <w:t xml:space="preserve"> for the Ecclesiastical New Year</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257"/>
            <w:r>
              <w:t xml:space="preserve">Ϯⲛⲁⲟⲩⲱϣⲧ </w:t>
            </w:r>
            <w:commentRangeEnd w:id="1257"/>
            <w:r>
              <w:rPr>
                <w:rStyle w:val="CommentReference"/>
                <w:rFonts w:ascii="Times New Roman" w:hAnsi="Times New Roman"/>
              </w:rPr>
              <w:commentReference w:id="125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258"/>
            <w:r>
              <w:t>reign</w:t>
            </w:r>
            <w:commentRangeEnd w:id="1258"/>
            <w:r>
              <w:rPr>
                <w:rStyle w:val="CommentReference"/>
              </w:rPr>
              <w:commentReference w:id="125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259" w:name="_Ref434473530"/>
      <w:r>
        <w:t xml:space="preserve">The Psali </w:t>
      </w:r>
      <w:r w:rsidR="004E71A7">
        <w:t>Batos for the Ecclesiastical New Year</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60"/>
            <w:r>
              <w:t xml:space="preserve">be </w:t>
            </w:r>
            <w:commentRangeEnd w:id="1260"/>
            <w:r>
              <w:rPr>
                <w:rStyle w:val="CommentReference"/>
              </w:rPr>
              <w:commentReference w:id="126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61"/>
            <w:r>
              <w:t xml:space="preserve">Ⲁⲙⲱⲛⲓ </w:t>
            </w:r>
            <w:commentRangeEnd w:id="1261"/>
            <w:r>
              <w:rPr>
                <w:rStyle w:val="CommentReference"/>
                <w:rFonts w:ascii="Times New Roman" w:hAnsi="Times New Roman"/>
              </w:rPr>
              <w:commentReference w:id="126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62"/>
            <w:r>
              <w:t xml:space="preserve">the </w:t>
            </w:r>
            <w:commentRangeEnd w:id="1262"/>
            <w:r>
              <w:rPr>
                <w:rStyle w:val="CommentReference"/>
              </w:rPr>
              <w:commentReference w:id="126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63"/>
            <w:r>
              <w:t xml:space="preserve">entreat </w:t>
            </w:r>
            <w:commentRangeEnd w:id="1263"/>
            <w:r>
              <w:rPr>
                <w:rStyle w:val="CommentReference"/>
              </w:rPr>
              <w:commentReference w:id="126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64" w:name="_Toc485884474"/>
      <w:r>
        <w:t xml:space="preserve">August 29 (30) / Tho-out 1: </w:t>
      </w:r>
      <w:r w:rsidRPr="00646349">
        <w:t xml:space="preserve">Also </w:t>
      </w:r>
      <w:r>
        <w:t>the Martyrdom of St. Bartholomew the Apostle</w:t>
      </w:r>
      <w:bookmarkEnd w:id="1264"/>
    </w:p>
    <w:p w14:paraId="18F26E46" w14:textId="6047290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B1B31">
        <w:t xml:space="preserve"> See </w:t>
      </w:r>
      <w:r w:rsidR="00EB1B31">
        <w:fldChar w:fldCharType="begin"/>
      </w:r>
      <w:r w:rsidR="00EB1B31">
        <w:instrText xml:space="preserve"> REF _Ref485971609 \h </w:instrText>
      </w:r>
      <w:r w:rsidR="00EB1B31">
        <w:fldChar w:fldCharType="separate"/>
      </w:r>
      <w:r w:rsidR="000E2EAC">
        <w:t>November 15 (16) / Athor 19: The Preaching of St. Bartholomew</w:t>
      </w:r>
      <w:r w:rsidR="00EB1B31">
        <w:fldChar w:fldCharType="end"/>
      </w:r>
      <w:r w:rsidR="00EB1B31">
        <w:t xml:space="preserve">, page </w:t>
      </w:r>
      <w:r w:rsidR="00EB1B31">
        <w:fldChar w:fldCharType="begin"/>
      </w:r>
      <w:r w:rsidR="00EB1B31">
        <w:instrText xml:space="preserve"> PAGEREF _Ref485971616 \h </w:instrText>
      </w:r>
      <w:r w:rsidR="00EB1B31">
        <w:fldChar w:fldCharType="separate"/>
      </w:r>
      <w:r w:rsidR="000E2EAC">
        <w:rPr>
          <w:noProof/>
        </w:rPr>
        <w:t>804</w:t>
      </w:r>
      <w:r w:rsidR="00EB1B31">
        <w:fldChar w:fldCharType="end"/>
      </w:r>
      <w:r w:rsidR="00EB1B31">
        <w:t>.</w:t>
      </w:r>
    </w:p>
    <w:p w14:paraId="277D452E" w14:textId="77777777" w:rsidR="0092592B" w:rsidRDefault="0092592B" w:rsidP="0092592B">
      <w:pPr>
        <w:pStyle w:val="Heading3"/>
      </w:pPr>
      <w:bookmarkStart w:id="1265" w:name="_Toc485884475"/>
      <w:r>
        <w:t xml:space="preserve">August 30 (31) / Tho-out 2: </w:t>
      </w:r>
      <w:r w:rsidR="005242D1">
        <w:t xml:space="preserve">Martyrdom of </w:t>
      </w:r>
      <w:r>
        <w:t>St. John the Baptist</w:t>
      </w:r>
      <w:bookmarkEnd w:id="1265"/>
    </w:p>
    <w:p w14:paraId="0BD3AFB5" w14:textId="4034532B"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t>.</w:t>
      </w:r>
    </w:p>
    <w:p w14:paraId="53087CDB" w14:textId="77777777" w:rsidR="00C46B09" w:rsidRDefault="00C46B09" w:rsidP="0039635A">
      <w:pPr>
        <w:pStyle w:val="Heading3"/>
      </w:pPr>
      <w:bookmarkStart w:id="1266" w:name="_Toc485884476"/>
      <w:r>
        <w:t>September 1 (2) / Tho-out 4: St. Verena</w:t>
      </w:r>
      <w:bookmarkEnd w:id="1266"/>
    </w:p>
    <w:p w14:paraId="593C8957" w14:textId="505B2827" w:rsidR="00DB5470" w:rsidRDefault="00296539" w:rsidP="00DB5470">
      <w:pPr>
        <w:pStyle w:val="Heading4"/>
      </w:pPr>
      <w:bookmarkStart w:id="1267"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68" w:name="_Ref459401476"/>
      <w:r>
        <w:t>The Doxology</w:t>
      </w:r>
      <w:r w:rsidR="00B46E6E">
        <w:t xml:space="preserve"> for St. Verena</w:t>
      </w:r>
      <w:bookmarkEnd w:id="1267"/>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69" w:name="_Ref485107976"/>
      <w:bookmarkStart w:id="1270" w:name="_Toc485884477"/>
      <w:r>
        <w:t>September 3 (4) / Tho-out 6: St. Phoebe the Protodeaconess</w:t>
      </w:r>
      <w:r w:rsidR="008C4D26">
        <w:rPr>
          <w:rStyle w:val="FootnoteReference"/>
        </w:rPr>
        <w:footnoteReference w:id="984"/>
      </w:r>
      <w:bookmarkEnd w:id="1269"/>
      <w:bookmarkEnd w:id="1270"/>
    </w:p>
    <w:p w14:paraId="0CD3398B" w14:textId="45AB9974" w:rsidR="00AA0D73" w:rsidRDefault="00AA0D73" w:rsidP="00AA0D73">
      <w:pPr>
        <w:pStyle w:val="Heading4"/>
      </w:pPr>
      <w:bookmarkStart w:id="1271" w:name="_Ref485107985"/>
      <w:r>
        <w:t>The Doxology for St. Phoebe the Protodeaconess</w:t>
      </w:r>
      <w:r>
        <w:rPr>
          <w:rStyle w:val="FootnoteReference"/>
        </w:rPr>
        <w:footnoteReference w:id="985"/>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A0D73" w14:paraId="0826B3A1" w14:textId="77777777" w:rsidTr="00DB1A80">
        <w:trPr>
          <w:cantSplit/>
          <w:jc w:val="center"/>
        </w:trPr>
        <w:tc>
          <w:tcPr>
            <w:tcW w:w="288" w:type="dxa"/>
          </w:tcPr>
          <w:p w14:paraId="1E534810" w14:textId="77777777" w:rsidR="00AA0D73" w:rsidRDefault="00AA0D73" w:rsidP="00DB1A80">
            <w:pPr>
              <w:pStyle w:val="CopticCross"/>
            </w:pPr>
          </w:p>
        </w:tc>
        <w:tc>
          <w:tcPr>
            <w:tcW w:w="3960" w:type="dxa"/>
          </w:tcPr>
          <w:p w14:paraId="4AC9528C" w14:textId="33AF73A3" w:rsidR="00AA0D73" w:rsidRDefault="00AA0D73" w:rsidP="00DB1A80">
            <w:pPr>
              <w:pStyle w:val="EngHang"/>
              <w:rPr>
                <w:shd w:val="clear" w:color="auto" w:fill="FFFFFF"/>
              </w:rPr>
            </w:pPr>
            <w:r>
              <w:rPr>
                <w:shd w:val="clear" w:color="auto" w:fill="FFFFFF"/>
              </w:rPr>
              <w:t>You were enlightened by grace,</w:t>
            </w:r>
          </w:p>
          <w:p w14:paraId="6CF3F447" w14:textId="2FFB258E" w:rsidR="00AA0D73" w:rsidRDefault="00AA0D73" w:rsidP="00DB1A80">
            <w:pPr>
              <w:pStyle w:val="EngHang"/>
              <w:rPr>
                <w:shd w:val="clear" w:color="auto" w:fill="FFFFFF"/>
              </w:rPr>
            </w:pPr>
            <w:r>
              <w:rPr>
                <w:shd w:val="clear" w:color="auto" w:fill="FFFFFF"/>
              </w:rPr>
              <w:t>You were taught the faith</w:t>
            </w:r>
          </w:p>
          <w:p w14:paraId="50DC8204" w14:textId="7321294C" w:rsidR="00AA0D73" w:rsidRDefault="00AA0D73" w:rsidP="00DB1A80">
            <w:pPr>
              <w:pStyle w:val="EngHang"/>
              <w:rPr>
                <w:shd w:val="clear" w:color="auto" w:fill="FFFFFF"/>
              </w:rPr>
            </w:pPr>
            <w:r>
              <w:rPr>
                <w:shd w:val="clear" w:color="auto" w:fill="FFFFFF"/>
              </w:rPr>
              <w:t>By the elected vessel of Christ,</w:t>
            </w:r>
          </w:p>
          <w:p w14:paraId="2870A777" w14:textId="77502DBA" w:rsidR="00AA0D73" w:rsidRDefault="00AA0D73" w:rsidP="00DB1A80">
            <w:pPr>
              <w:pStyle w:val="EngHangEnd"/>
            </w:pPr>
            <w:r>
              <w:rPr>
                <w:shd w:val="clear" w:color="auto" w:fill="FFFFFF"/>
              </w:rPr>
              <w:t>The Apostle Paul.</w:t>
            </w:r>
          </w:p>
        </w:tc>
        <w:tc>
          <w:tcPr>
            <w:tcW w:w="288" w:type="dxa"/>
          </w:tcPr>
          <w:p w14:paraId="04D55B92" w14:textId="77777777" w:rsidR="00AA0D73" w:rsidRDefault="00AA0D73" w:rsidP="00DB1A80"/>
        </w:tc>
      </w:tr>
      <w:tr w:rsidR="00AA0D73" w14:paraId="650D9DA5" w14:textId="77777777" w:rsidTr="00DB1A80">
        <w:trPr>
          <w:cantSplit/>
          <w:jc w:val="center"/>
        </w:trPr>
        <w:tc>
          <w:tcPr>
            <w:tcW w:w="288" w:type="dxa"/>
          </w:tcPr>
          <w:p w14:paraId="4FC5D4D2" w14:textId="77777777" w:rsidR="00AA0D73" w:rsidRDefault="00AA0D73" w:rsidP="00DB1A80">
            <w:pPr>
              <w:pStyle w:val="CopticCross"/>
            </w:pPr>
            <w:r w:rsidRPr="00FB5ACB">
              <w:t>¿</w:t>
            </w:r>
          </w:p>
        </w:tc>
        <w:tc>
          <w:tcPr>
            <w:tcW w:w="3960" w:type="dxa"/>
          </w:tcPr>
          <w:p w14:paraId="773EC9DF" w14:textId="15B4F51E" w:rsidR="00AA0D73" w:rsidRDefault="00AA0D73" w:rsidP="00DB1A80">
            <w:pPr>
              <w:pStyle w:val="EngHang"/>
              <w:rPr>
                <w:shd w:val="clear" w:color="auto" w:fill="FFFFFF"/>
              </w:rPr>
            </w:pPr>
            <w:r>
              <w:rPr>
                <w:shd w:val="clear" w:color="auto" w:fill="FFFFFF"/>
              </w:rPr>
              <w:t>You were found worthy</w:t>
            </w:r>
          </w:p>
          <w:p w14:paraId="5A2C4DBF" w14:textId="47DCAD9A" w:rsidR="00AA0D73" w:rsidRDefault="00AA0D73" w:rsidP="00DB1A80">
            <w:pPr>
              <w:pStyle w:val="EngHang"/>
              <w:rPr>
                <w:shd w:val="clear" w:color="auto" w:fill="FFFFFF"/>
              </w:rPr>
            </w:pPr>
            <w:r>
              <w:rPr>
                <w:shd w:val="clear" w:color="auto" w:fill="FFFFFF"/>
              </w:rPr>
              <w:t>Of the diaconate;</w:t>
            </w:r>
          </w:p>
          <w:p w14:paraId="77FCCA14" w14:textId="79DFB766" w:rsidR="00AA0D73" w:rsidRDefault="00AA0D73" w:rsidP="00DB1A80">
            <w:pPr>
              <w:pStyle w:val="EngHang"/>
              <w:rPr>
                <w:shd w:val="clear" w:color="auto" w:fill="FFFFFF"/>
              </w:rPr>
            </w:pPr>
            <w:r>
              <w:rPr>
                <w:shd w:val="clear" w:color="auto" w:fill="FFFFFF"/>
              </w:rPr>
              <w:t>You carried the words</w:t>
            </w:r>
          </w:p>
          <w:p w14:paraId="3ED356F7" w14:textId="723B40D1" w:rsidR="00AA0D73" w:rsidRDefault="00AA0D73" w:rsidP="00DB1A80">
            <w:pPr>
              <w:pStyle w:val="EngHangEnd"/>
            </w:pPr>
            <w:r>
              <w:rPr>
                <w:shd w:val="clear" w:color="auto" w:fill="FFFFFF"/>
              </w:rPr>
              <w:t>Of St. Paul to Rome.</w:t>
            </w:r>
          </w:p>
        </w:tc>
        <w:tc>
          <w:tcPr>
            <w:tcW w:w="288" w:type="dxa"/>
          </w:tcPr>
          <w:p w14:paraId="4CBC0B62" w14:textId="77777777" w:rsidR="00AA0D73" w:rsidRDefault="00AA0D73" w:rsidP="00DB1A80"/>
        </w:tc>
      </w:tr>
      <w:tr w:rsidR="00AA0D73" w14:paraId="1CFB66EB" w14:textId="77777777" w:rsidTr="00DB1A80">
        <w:trPr>
          <w:cantSplit/>
          <w:jc w:val="center"/>
        </w:trPr>
        <w:tc>
          <w:tcPr>
            <w:tcW w:w="288" w:type="dxa"/>
          </w:tcPr>
          <w:p w14:paraId="5665A41F" w14:textId="77777777" w:rsidR="00AA0D73" w:rsidRDefault="00AA0D73" w:rsidP="00DB1A80">
            <w:pPr>
              <w:pStyle w:val="CopticCross"/>
            </w:pPr>
          </w:p>
        </w:tc>
        <w:tc>
          <w:tcPr>
            <w:tcW w:w="3960" w:type="dxa"/>
          </w:tcPr>
          <w:p w14:paraId="44B43F61" w14:textId="6D0FD706" w:rsidR="00AA0D73" w:rsidRDefault="00AA0D73" w:rsidP="00DB1A80">
            <w:pPr>
              <w:pStyle w:val="EngHang"/>
              <w:rPr>
                <w:shd w:val="clear" w:color="auto" w:fill="FFFFFF"/>
              </w:rPr>
            </w:pPr>
            <w:r>
              <w:rPr>
                <w:shd w:val="clear" w:color="auto" w:fill="FFFFFF"/>
              </w:rPr>
              <w:t>Pray to the Lord on our behalf,</w:t>
            </w:r>
          </w:p>
          <w:p w14:paraId="13B8E031" w14:textId="36837D8D" w:rsidR="00AA0D73" w:rsidRDefault="00AA0D73" w:rsidP="00DB1A80">
            <w:pPr>
              <w:pStyle w:val="EngHang"/>
              <w:rPr>
                <w:shd w:val="clear" w:color="auto" w:fill="FFFFFF"/>
              </w:rPr>
            </w:pPr>
            <w:r>
              <w:rPr>
                <w:shd w:val="clear" w:color="auto" w:fill="FFFFFF"/>
              </w:rPr>
              <w:t>O bride of Christ,</w:t>
            </w:r>
          </w:p>
          <w:p w14:paraId="6D745E71" w14:textId="3139A6EA" w:rsidR="00AA0D73" w:rsidRDefault="00AA0D73" w:rsidP="00DB1A80">
            <w:pPr>
              <w:pStyle w:val="EngHang"/>
              <w:rPr>
                <w:shd w:val="clear" w:color="auto" w:fill="FFFFFF"/>
              </w:rPr>
            </w:pPr>
            <w:r>
              <w:rPr>
                <w:shd w:val="clear" w:color="auto" w:fill="FFFFFF"/>
              </w:rPr>
              <w:t>St. Phoebe the Deaconess,</w:t>
            </w:r>
          </w:p>
          <w:p w14:paraId="51F03824" w14:textId="0BAA3E26" w:rsidR="00AA0D73" w:rsidRDefault="00AA0D73" w:rsidP="00DB1A80">
            <w:pPr>
              <w:pStyle w:val="EngHangEnd"/>
              <w:ind w:left="0" w:firstLine="0"/>
            </w:pPr>
            <w:r>
              <w:rPr>
                <w:shd w:val="clear" w:color="auto" w:fill="FFFFFF"/>
              </w:rPr>
              <w:t>That He may forgive us our sins.</w:t>
            </w:r>
          </w:p>
        </w:tc>
        <w:tc>
          <w:tcPr>
            <w:tcW w:w="288" w:type="dxa"/>
          </w:tcPr>
          <w:p w14:paraId="07A696FF" w14:textId="77777777" w:rsidR="00AA0D73" w:rsidRDefault="00AA0D73" w:rsidP="00DB1A80"/>
        </w:tc>
      </w:tr>
    </w:tbl>
    <w:p w14:paraId="4E90E375" w14:textId="252A390F" w:rsidR="005A4893" w:rsidRDefault="005A4893" w:rsidP="0039635A">
      <w:pPr>
        <w:pStyle w:val="Heading3"/>
      </w:pPr>
      <w:bookmarkStart w:id="1272" w:name="_Toc485884478"/>
      <w:r>
        <w:lastRenderedPageBreak/>
        <w:t>September 3 (4) / Tho-out 6: Isaias the Prophet</w:t>
      </w:r>
      <w:bookmarkEnd w:id="1272"/>
    </w:p>
    <w:p w14:paraId="16A6A8C4" w14:textId="3E75D9E7" w:rsidR="005A4893" w:rsidRDefault="005A4893" w:rsidP="005A4893">
      <w:pPr>
        <w:pStyle w:val="Heading4"/>
      </w:pPr>
      <w:bookmarkStart w:id="1273" w:name="_Ref485797659"/>
      <w:r>
        <w:t>The Doxology for Prophet Isaias</w:t>
      </w:r>
      <w:r>
        <w:rPr>
          <w:rStyle w:val="FootnoteReference"/>
        </w:rPr>
        <w:footnoteReference w:id="986"/>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39293C1D" w14:textId="77777777" w:rsidTr="00E21C24">
        <w:trPr>
          <w:cantSplit/>
          <w:jc w:val="center"/>
        </w:trPr>
        <w:tc>
          <w:tcPr>
            <w:tcW w:w="288" w:type="dxa"/>
          </w:tcPr>
          <w:p w14:paraId="12A521F3" w14:textId="77777777" w:rsidR="005A4893" w:rsidRDefault="005A4893" w:rsidP="00E21C24">
            <w:pPr>
              <w:pStyle w:val="CopticCross"/>
            </w:pPr>
          </w:p>
        </w:tc>
        <w:tc>
          <w:tcPr>
            <w:tcW w:w="3960" w:type="dxa"/>
          </w:tcPr>
          <w:p w14:paraId="159314AB" w14:textId="7D360ED3" w:rsidR="005A4893" w:rsidRDefault="005A4893" w:rsidP="00E21C24">
            <w:pPr>
              <w:pStyle w:val="EngHang"/>
              <w:rPr>
                <w:shd w:val="clear" w:color="auto" w:fill="FFFFFF"/>
              </w:rPr>
            </w:pPr>
            <w:r>
              <w:rPr>
                <w:shd w:val="clear" w:color="auto" w:fill="FFFFFF"/>
              </w:rPr>
              <w:t>You proclaimed the coming</w:t>
            </w:r>
          </w:p>
          <w:p w14:paraId="1DE3A8DE" w14:textId="2FCAAB4D" w:rsidR="005A4893" w:rsidRDefault="005A4893" w:rsidP="00E21C24">
            <w:pPr>
              <w:pStyle w:val="EngHang"/>
              <w:rPr>
                <w:shd w:val="clear" w:color="auto" w:fill="FFFFFF"/>
              </w:rPr>
            </w:pPr>
            <w:r>
              <w:rPr>
                <w:shd w:val="clear" w:color="auto" w:fill="FFFFFF"/>
              </w:rPr>
              <w:t>Of Christ to the world,</w:t>
            </w:r>
          </w:p>
          <w:p w14:paraId="0D1A690A" w14:textId="6DF61ED0" w:rsidR="005A4893" w:rsidRDefault="005A4893" w:rsidP="00E21C24">
            <w:pPr>
              <w:pStyle w:val="EngHang"/>
              <w:rPr>
                <w:shd w:val="clear" w:color="auto" w:fill="FFFFFF"/>
              </w:rPr>
            </w:pPr>
            <w:r>
              <w:rPr>
                <w:shd w:val="clear" w:color="auto" w:fill="FFFFFF"/>
              </w:rPr>
              <w:t>With a great voice,</w:t>
            </w:r>
          </w:p>
          <w:p w14:paraId="468CB39F" w14:textId="332C97CE" w:rsidR="005A4893" w:rsidRDefault="005A4893" w:rsidP="00E21C24">
            <w:pPr>
              <w:pStyle w:val="EngHangEnd"/>
            </w:pPr>
            <w:r>
              <w:rPr>
                <w:shd w:val="clear" w:color="auto" w:fill="FFFFFF"/>
              </w:rPr>
              <w:t>Like the sound of a trumpet.</w:t>
            </w:r>
          </w:p>
        </w:tc>
        <w:tc>
          <w:tcPr>
            <w:tcW w:w="288" w:type="dxa"/>
          </w:tcPr>
          <w:p w14:paraId="1ED3A9E3" w14:textId="77777777" w:rsidR="005A4893" w:rsidRDefault="005A4893" w:rsidP="00E21C24"/>
        </w:tc>
      </w:tr>
      <w:tr w:rsidR="005A4893" w14:paraId="61BE2A57" w14:textId="77777777" w:rsidTr="00E21C24">
        <w:trPr>
          <w:cantSplit/>
          <w:jc w:val="center"/>
        </w:trPr>
        <w:tc>
          <w:tcPr>
            <w:tcW w:w="288" w:type="dxa"/>
          </w:tcPr>
          <w:p w14:paraId="0E1DE073" w14:textId="1B5DED0C" w:rsidR="005A4893" w:rsidRDefault="005A4893" w:rsidP="00E21C24">
            <w:pPr>
              <w:pStyle w:val="CopticCross"/>
            </w:pPr>
            <w:r w:rsidRPr="00FB5ACB">
              <w:t>¿</w:t>
            </w:r>
          </w:p>
        </w:tc>
        <w:tc>
          <w:tcPr>
            <w:tcW w:w="3960" w:type="dxa"/>
          </w:tcPr>
          <w:p w14:paraId="3BA36665" w14:textId="77777777" w:rsidR="005A4893" w:rsidRDefault="005A4893" w:rsidP="00E21C24">
            <w:pPr>
              <w:pStyle w:val="EngHang"/>
              <w:rPr>
                <w:shd w:val="clear" w:color="auto" w:fill="FFFFFF"/>
              </w:rPr>
            </w:pPr>
            <w:r>
              <w:rPr>
                <w:shd w:val="clear" w:color="auto" w:fill="FFFFFF"/>
              </w:rPr>
              <w:t>Endowed with the gift,</w:t>
            </w:r>
          </w:p>
          <w:p w14:paraId="18FABC25" w14:textId="77777777" w:rsidR="005A4893" w:rsidRDefault="005A4893" w:rsidP="00E21C24">
            <w:pPr>
              <w:pStyle w:val="EngHang"/>
              <w:rPr>
                <w:shd w:val="clear" w:color="auto" w:fill="FFFFFF"/>
              </w:rPr>
            </w:pPr>
            <w:r>
              <w:rPr>
                <w:shd w:val="clear" w:color="auto" w:fill="FFFFFF"/>
              </w:rPr>
              <w:t>Of prophecy,</w:t>
            </w:r>
          </w:p>
          <w:p w14:paraId="16B07D4A" w14:textId="77777777" w:rsidR="005A4893" w:rsidRDefault="005A4893" w:rsidP="00E21C24">
            <w:pPr>
              <w:pStyle w:val="EngHang"/>
              <w:rPr>
                <w:shd w:val="clear" w:color="auto" w:fill="FFFFFF"/>
              </w:rPr>
            </w:pPr>
            <w:r>
              <w:rPr>
                <w:shd w:val="clear" w:color="auto" w:fill="FFFFFF"/>
              </w:rPr>
              <w:t>Isaias, the prophet-martyr,</w:t>
            </w:r>
          </w:p>
          <w:p w14:paraId="2B38455D" w14:textId="46822E90" w:rsidR="005A4893" w:rsidRDefault="005A4893" w:rsidP="005A4893">
            <w:pPr>
              <w:pStyle w:val="EngHangEnd"/>
              <w:rPr>
                <w:shd w:val="clear" w:color="auto" w:fill="FFFFFF"/>
              </w:rPr>
            </w:pPr>
            <w:r>
              <w:rPr>
                <w:shd w:val="clear" w:color="auto" w:fill="FFFFFF"/>
              </w:rPr>
              <w:t>The hearald of God,</w:t>
            </w:r>
          </w:p>
        </w:tc>
        <w:tc>
          <w:tcPr>
            <w:tcW w:w="288" w:type="dxa"/>
          </w:tcPr>
          <w:p w14:paraId="28C9D35C" w14:textId="77777777" w:rsidR="005A4893" w:rsidRDefault="005A4893" w:rsidP="00E21C24"/>
        </w:tc>
      </w:tr>
      <w:tr w:rsidR="005A4893" w14:paraId="1026880A" w14:textId="77777777" w:rsidTr="00E21C24">
        <w:trPr>
          <w:cantSplit/>
          <w:jc w:val="center"/>
        </w:trPr>
        <w:tc>
          <w:tcPr>
            <w:tcW w:w="288" w:type="dxa"/>
          </w:tcPr>
          <w:p w14:paraId="5D276895" w14:textId="77777777" w:rsidR="005A4893" w:rsidRDefault="005A4893" w:rsidP="00E21C24">
            <w:pPr>
              <w:pStyle w:val="CopticCross"/>
            </w:pPr>
          </w:p>
        </w:tc>
        <w:tc>
          <w:tcPr>
            <w:tcW w:w="3960" w:type="dxa"/>
          </w:tcPr>
          <w:p w14:paraId="2F346247" w14:textId="77777777" w:rsidR="005A4893" w:rsidRDefault="005A4893" w:rsidP="00E21C24">
            <w:pPr>
              <w:pStyle w:val="EngHang"/>
              <w:rPr>
                <w:shd w:val="clear" w:color="auto" w:fill="FFFFFF"/>
              </w:rPr>
            </w:pPr>
            <w:r>
              <w:rPr>
                <w:shd w:val="clear" w:color="auto" w:fill="FFFFFF"/>
              </w:rPr>
              <w:t>You made the incarnation</w:t>
            </w:r>
          </w:p>
          <w:p w14:paraId="07620B83" w14:textId="77777777" w:rsidR="005A4893" w:rsidRDefault="005A4893" w:rsidP="00E21C24">
            <w:pPr>
              <w:pStyle w:val="EngHang"/>
              <w:rPr>
                <w:shd w:val="clear" w:color="auto" w:fill="FFFFFF"/>
              </w:rPr>
            </w:pPr>
            <w:r>
              <w:rPr>
                <w:shd w:val="clear" w:color="auto" w:fill="FFFFFF"/>
              </w:rPr>
              <w:t>Of Christ clear to all,</w:t>
            </w:r>
          </w:p>
          <w:p w14:paraId="3ACAD2B7" w14:textId="77777777" w:rsidR="005A4893" w:rsidRDefault="005A4893" w:rsidP="00E21C24">
            <w:pPr>
              <w:pStyle w:val="EngHang"/>
              <w:rPr>
                <w:shd w:val="clear" w:color="auto" w:fill="FFFFFF"/>
              </w:rPr>
            </w:pPr>
            <w:r>
              <w:rPr>
                <w:shd w:val="clear" w:color="auto" w:fill="FFFFFF"/>
              </w:rPr>
              <w:t>By proclaiming in a great voice,</w:t>
            </w:r>
          </w:p>
          <w:p w14:paraId="4BE4040E" w14:textId="05452E3E" w:rsidR="005A4893" w:rsidRDefault="005A4893" w:rsidP="005A4893">
            <w:pPr>
              <w:pStyle w:val="EngHangEnd"/>
              <w:rPr>
                <w:shd w:val="clear" w:color="auto" w:fill="FFFFFF"/>
              </w:rPr>
            </w:pPr>
            <w:r>
              <w:rPr>
                <w:shd w:val="clear" w:color="auto" w:fill="FFFFFF"/>
              </w:rPr>
              <w:t>“Behold, a Virgin shall conceive!”</w:t>
            </w:r>
          </w:p>
        </w:tc>
        <w:tc>
          <w:tcPr>
            <w:tcW w:w="288" w:type="dxa"/>
          </w:tcPr>
          <w:p w14:paraId="057C6475" w14:textId="77777777" w:rsidR="005A4893" w:rsidRDefault="005A4893" w:rsidP="00E21C24"/>
        </w:tc>
      </w:tr>
      <w:tr w:rsidR="005A4893" w14:paraId="4BD7C3B4" w14:textId="77777777" w:rsidTr="00E21C24">
        <w:trPr>
          <w:cantSplit/>
          <w:jc w:val="center"/>
        </w:trPr>
        <w:tc>
          <w:tcPr>
            <w:tcW w:w="288" w:type="dxa"/>
          </w:tcPr>
          <w:p w14:paraId="7DF3E56B" w14:textId="77777777" w:rsidR="005A4893" w:rsidRDefault="005A4893" w:rsidP="00E21C24">
            <w:pPr>
              <w:pStyle w:val="CopticCross"/>
            </w:pPr>
            <w:r w:rsidRPr="00FB5ACB">
              <w:t>¿</w:t>
            </w:r>
          </w:p>
        </w:tc>
        <w:tc>
          <w:tcPr>
            <w:tcW w:w="3960" w:type="dxa"/>
          </w:tcPr>
          <w:p w14:paraId="498ABFD3" w14:textId="311E2B75" w:rsidR="005A4893" w:rsidRDefault="005A4893" w:rsidP="00E21C24">
            <w:pPr>
              <w:pStyle w:val="EngHang"/>
              <w:rPr>
                <w:shd w:val="clear" w:color="auto" w:fill="FFFFFF"/>
              </w:rPr>
            </w:pPr>
            <w:r>
              <w:rPr>
                <w:shd w:val="clear" w:color="auto" w:fill="FFFFFF"/>
              </w:rPr>
              <w:t>You were revealed as a</w:t>
            </w:r>
          </w:p>
          <w:p w14:paraId="6D75F5A7" w14:textId="74E24885" w:rsidR="005A4893" w:rsidRDefault="005A4893" w:rsidP="00E21C24">
            <w:pPr>
              <w:pStyle w:val="EngHang"/>
              <w:rPr>
                <w:shd w:val="clear" w:color="auto" w:fill="FFFFFF"/>
              </w:rPr>
            </w:pPr>
            <w:r>
              <w:rPr>
                <w:shd w:val="clear" w:color="auto" w:fill="FFFFFF"/>
              </w:rPr>
              <w:t>Swift-writing scribe of the things to come,</w:t>
            </w:r>
          </w:p>
          <w:p w14:paraId="2805134C" w14:textId="5A434A8A" w:rsidR="005A4893" w:rsidRDefault="005A4893" w:rsidP="00E21C24">
            <w:pPr>
              <w:pStyle w:val="EngHang"/>
              <w:rPr>
                <w:shd w:val="clear" w:color="auto" w:fill="FFFFFF"/>
              </w:rPr>
            </w:pPr>
            <w:r>
              <w:rPr>
                <w:shd w:val="clear" w:color="auto" w:fill="FFFFFF"/>
              </w:rPr>
              <w:t>Therefore, we praise you with hymns,</w:t>
            </w:r>
          </w:p>
          <w:p w14:paraId="6AEDDF16" w14:textId="278896AE" w:rsidR="005A4893" w:rsidRDefault="005A4893" w:rsidP="00E21C24">
            <w:pPr>
              <w:pStyle w:val="EngHangEnd"/>
            </w:pPr>
            <w:r>
              <w:rPr>
                <w:shd w:val="clear" w:color="auto" w:fill="FFFFFF"/>
              </w:rPr>
              <w:t>O Isaias the great prohet.</w:t>
            </w:r>
          </w:p>
        </w:tc>
        <w:tc>
          <w:tcPr>
            <w:tcW w:w="288" w:type="dxa"/>
          </w:tcPr>
          <w:p w14:paraId="42943C3D" w14:textId="77777777" w:rsidR="005A4893" w:rsidRDefault="005A4893" w:rsidP="00E21C24"/>
        </w:tc>
      </w:tr>
      <w:tr w:rsidR="005A4893" w14:paraId="08DAC19C" w14:textId="77777777" w:rsidTr="00E21C24">
        <w:trPr>
          <w:cantSplit/>
          <w:jc w:val="center"/>
        </w:trPr>
        <w:tc>
          <w:tcPr>
            <w:tcW w:w="288" w:type="dxa"/>
          </w:tcPr>
          <w:p w14:paraId="2F7BBE89" w14:textId="77777777" w:rsidR="005A4893" w:rsidRDefault="005A4893" w:rsidP="00E21C24">
            <w:pPr>
              <w:pStyle w:val="CopticCross"/>
            </w:pPr>
          </w:p>
        </w:tc>
        <w:tc>
          <w:tcPr>
            <w:tcW w:w="3960" w:type="dxa"/>
          </w:tcPr>
          <w:p w14:paraId="3949680F" w14:textId="77777777" w:rsidR="005A4893" w:rsidRDefault="005A4893" w:rsidP="00E21C24">
            <w:pPr>
              <w:pStyle w:val="EngHang"/>
              <w:rPr>
                <w:shd w:val="clear" w:color="auto" w:fill="FFFFFF"/>
              </w:rPr>
            </w:pPr>
            <w:r>
              <w:rPr>
                <w:shd w:val="clear" w:color="auto" w:fill="FFFFFF"/>
              </w:rPr>
              <w:t>Pray to the Lord on our behalf,</w:t>
            </w:r>
          </w:p>
          <w:p w14:paraId="5029DC91" w14:textId="5AEF4139" w:rsidR="005A4893" w:rsidRDefault="005A4893" w:rsidP="00E21C24">
            <w:pPr>
              <w:pStyle w:val="EngHang"/>
              <w:rPr>
                <w:shd w:val="clear" w:color="auto" w:fill="FFFFFF"/>
              </w:rPr>
            </w:pPr>
            <w:r>
              <w:rPr>
                <w:shd w:val="clear" w:color="auto" w:fill="FFFFFF"/>
              </w:rPr>
              <w:t>O our saintly and righteous father,</w:t>
            </w:r>
          </w:p>
          <w:p w14:paraId="70FF8DB3" w14:textId="36D7593A" w:rsidR="005A4893" w:rsidRDefault="005A4893" w:rsidP="00E21C24">
            <w:pPr>
              <w:pStyle w:val="EngHang"/>
              <w:rPr>
                <w:shd w:val="clear" w:color="auto" w:fill="FFFFFF"/>
              </w:rPr>
            </w:pPr>
            <w:r>
              <w:rPr>
                <w:shd w:val="clear" w:color="auto" w:fill="FFFFFF"/>
              </w:rPr>
              <w:t>Isaias the great prophet,</w:t>
            </w:r>
          </w:p>
          <w:p w14:paraId="16EC02DE" w14:textId="77777777" w:rsidR="005A4893" w:rsidRDefault="005A4893" w:rsidP="00E21C24">
            <w:pPr>
              <w:pStyle w:val="EngHangEnd"/>
              <w:ind w:left="0" w:firstLine="0"/>
            </w:pPr>
            <w:r>
              <w:rPr>
                <w:shd w:val="clear" w:color="auto" w:fill="FFFFFF"/>
              </w:rPr>
              <w:t>That He may forgive us our sins.</w:t>
            </w:r>
          </w:p>
        </w:tc>
        <w:tc>
          <w:tcPr>
            <w:tcW w:w="288" w:type="dxa"/>
          </w:tcPr>
          <w:p w14:paraId="7736B56B" w14:textId="77777777" w:rsidR="005A4893" w:rsidRDefault="005A4893" w:rsidP="00E21C24"/>
        </w:tc>
      </w:tr>
    </w:tbl>
    <w:p w14:paraId="47E3028B" w14:textId="47B6E58B" w:rsidR="0039635A" w:rsidRDefault="0039635A" w:rsidP="0039635A">
      <w:pPr>
        <w:pStyle w:val="Heading3"/>
      </w:pPr>
      <w:bookmarkStart w:id="1274" w:name="_Toc485884479"/>
      <w:r>
        <w:t>September 4 (5) / Tho-out 7: St. Dioscorus</w:t>
      </w:r>
      <w:bookmarkEnd w:id="1274"/>
    </w:p>
    <w:p w14:paraId="6AE56346" w14:textId="6698DB2A" w:rsidR="0039635A" w:rsidRDefault="00191A26" w:rsidP="0039635A">
      <w:pPr>
        <w:pStyle w:val="Rubric"/>
      </w:pPr>
      <w:r>
        <w:fldChar w:fldCharType="begin"/>
      </w:r>
      <w:r>
        <w:instrText xml:space="preserve"> REF _Ref434492249 \h </w:instrText>
      </w:r>
      <w:r>
        <w:fldChar w:fldCharType="separate"/>
      </w:r>
      <w:r w:rsidR="000E2EAC">
        <w:t>The Doxology for St. Severus</w:t>
      </w:r>
      <w:r>
        <w:fldChar w:fldCharType="end"/>
      </w:r>
      <w:r>
        <w:t xml:space="preserve">, </w:t>
      </w:r>
      <w:r>
        <w:fldChar w:fldCharType="begin"/>
      </w:r>
      <w:r>
        <w:instrText xml:space="preserve"> REF _Ref434561058 \h </w:instrText>
      </w:r>
      <w:r>
        <w:fldChar w:fldCharType="separate"/>
      </w:r>
      <w:r w:rsidR="000E2EA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E2EAC">
        <w:rPr>
          <w:noProof/>
        </w:rPr>
        <w:t>773</w:t>
      </w:r>
      <w:r>
        <w:fldChar w:fldCharType="end"/>
      </w:r>
      <w:r w:rsidR="0039635A">
        <w:t xml:space="preserve"> can be adapted.</w:t>
      </w:r>
    </w:p>
    <w:p w14:paraId="7D1E759A" w14:textId="77777777" w:rsidR="0046481B" w:rsidRDefault="0046481B" w:rsidP="0046481B">
      <w:pPr>
        <w:pStyle w:val="Heading3"/>
      </w:pPr>
      <w:bookmarkStart w:id="1275" w:name="_Toc485884480"/>
      <w:r>
        <w:lastRenderedPageBreak/>
        <w:t>September 4 (5) / Tho-out 7: Also St. Rebecca and her Children</w:t>
      </w:r>
      <w:bookmarkEnd w:id="1275"/>
    </w:p>
    <w:p w14:paraId="51FECB60" w14:textId="7CDB2FBF" w:rsidR="00BD6485" w:rsidRDefault="00BD6485" w:rsidP="00BD6485">
      <w:pPr>
        <w:pStyle w:val="Heading4"/>
      </w:pPr>
      <w:bookmarkStart w:id="1276"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77" w:name="_Ref459401387"/>
      <w:r>
        <w:t>The Doxology</w:t>
      </w:r>
      <w:r w:rsidR="00B46E6E">
        <w:t xml:space="preserve"> for St. Rebecca and her Children</w:t>
      </w:r>
      <w:bookmarkEnd w:id="1276"/>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lastRenderedPageBreak/>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lastRenderedPageBreak/>
        <w:t>The Gospel Response Verse for St. Rebecca and her Children</w:t>
      </w:r>
    </w:p>
    <w:p w14:paraId="53E6D06E" w14:textId="5E0C5A6E" w:rsidR="004B7EF3" w:rsidRDefault="004B7EF3" w:rsidP="004B7EF3">
      <w:pPr>
        <w:pStyle w:val="Rubric"/>
      </w:pPr>
      <w:r>
        <w:t>The last verse of the Doxology may be inserted into the Annual Gospel Response.</w:t>
      </w:r>
    </w:p>
    <w:p w14:paraId="1AF6246D" w14:textId="5EE5D93B" w:rsidR="00FA1142" w:rsidRDefault="00FA1142" w:rsidP="00FA1142">
      <w:pPr>
        <w:pStyle w:val="Heading3"/>
      </w:pPr>
      <w:bookmarkStart w:id="1278" w:name="_Toc485884481"/>
      <w:r>
        <w:t>September 5 (6) / Tho-oout 8: Moses the Archprophet</w:t>
      </w:r>
      <w:bookmarkEnd w:id="1278"/>
    </w:p>
    <w:p w14:paraId="20FEBBD9" w14:textId="60374825" w:rsidR="00FA1142" w:rsidRDefault="00FA1142" w:rsidP="00FA1142">
      <w:pPr>
        <w:pStyle w:val="Heading4"/>
      </w:pPr>
      <w:bookmarkStart w:id="1279" w:name="_Ref485625619"/>
      <w:r>
        <w:t>The Doxology for Moses the Archprophet</w:t>
      </w:r>
      <w:r>
        <w:rPr>
          <w:rStyle w:val="FootnoteReference"/>
        </w:rPr>
        <w:footnoteReference w:id="987"/>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A1142" w14:paraId="3539B632" w14:textId="77777777" w:rsidTr="00CB28F2">
        <w:trPr>
          <w:cantSplit/>
          <w:jc w:val="center"/>
        </w:trPr>
        <w:tc>
          <w:tcPr>
            <w:tcW w:w="288" w:type="dxa"/>
          </w:tcPr>
          <w:p w14:paraId="67793A56" w14:textId="77777777" w:rsidR="00FA1142" w:rsidRDefault="00FA1142" w:rsidP="00CB28F2">
            <w:pPr>
              <w:pStyle w:val="CopticCross"/>
            </w:pPr>
          </w:p>
        </w:tc>
        <w:tc>
          <w:tcPr>
            <w:tcW w:w="3960" w:type="dxa"/>
          </w:tcPr>
          <w:p w14:paraId="62154BA5" w14:textId="5E88F1F4" w:rsidR="00FA1142" w:rsidRDefault="00FA1142" w:rsidP="00CB28F2">
            <w:pPr>
              <w:pStyle w:val="EngHang"/>
              <w:rPr>
                <w:shd w:val="clear" w:color="auto" w:fill="FFFFFF"/>
              </w:rPr>
            </w:pPr>
            <w:r>
              <w:rPr>
                <w:shd w:val="clear" w:color="auto" w:fill="FFFFFF"/>
              </w:rPr>
              <w:t>You ascended to the heights of virtue,</w:t>
            </w:r>
          </w:p>
          <w:p w14:paraId="46B707D0" w14:textId="69CD26CB" w:rsidR="00FA1142" w:rsidRDefault="00FA1142" w:rsidP="00CB28F2">
            <w:pPr>
              <w:pStyle w:val="EngHang"/>
              <w:rPr>
                <w:shd w:val="clear" w:color="auto" w:fill="FFFFFF"/>
              </w:rPr>
            </w:pPr>
            <w:r>
              <w:rPr>
                <w:shd w:val="clear" w:color="auto" w:fill="FFFFFF"/>
              </w:rPr>
              <w:t>O Moses, the Archprophet,</w:t>
            </w:r>
          </w:p>
          <w:p w14:paraId="7E56214B" w14:textId="6B2CCEA3" w:rsidR="00FA1142" w:rsidRDefault="00FA1142" w:rsidP="00CB28F2">
            <w:pPr>
              <w:pStyle w:val="EngHang"/>
              <w:rPr>
                <w:shd w:val="clear" w:color="auto" w:fill="FFFFFF"/>
              </w:rPr>
            </w:pPr>
            <w:r>
              <w:rPr>
                <w:shd w:val="clear" w:color="auto" w:fill="FFFFFF"/>
              </w:rPr>
              <w:t>Therefore you were deemed worthy</w:t>
            </w:r>
          </w:p>
          <w:p w14:paraId="6603DEEB" w14:textId="6C6031C3" w:rsidR="00FA1142" w:rsidRDefault="00FA1142" w:rsidP="00FA1142">
            <w:pPr>
              <w:pStyle w:val="EngHangEnd"/>
            </w:pPr>
            <w:r>
              <w:rPr>
                <w:shd w:val="clear" w:color="auto" w:fill="FFFFFF"/>
              </w:rPr>
              <w:t>To see the glory of God.</w:t>
            </w:r>
          </w:p>
        </w:tc>
        <w:tc>
          <w:tcPr>
            <w:tcW w:w="288" w:type="dxa"/>
          </w:tcPr>
          <w:p w14:paraId="3D8BBF61" w14:textId="77777777" w:rsidR="00FA1142" w:rsidRDefault="00FA1142" w:rsidP="00CB28F2"/>
        </w:tc>
      </w:tr>
      <w:tr w:rsidR="00FA1142" w14:paraId="71E37E61" w14:textId="77777777" w:rsidTr="00CB28F2">
        <w:trPr>
          <w:cantSplit/>
          <w:jc w:val="center"/>
        </w:trPr>
        <w:tc>
          <w:tcPr>
            <w:tcW w:w="288" w:type="dxa"/>
          </w:tcPr>
          <w:p w14:paraId="020F5A5C" w14:textId="77777777" w:rsidR="00FA1142" w:rsidRDefault="00FA1142" w:rsidP="00CB28F2">
            <w:pPr>
              <w:pStyle w:val="CopticCross"/>
            </w:pPr>
            <w:r w:rsidRPr="00FB5ACB">
              <w:t>¿</w:t>
            </w:r>
          </w:p>
        </w:tc>
        <w:tc>
          <w:tcPr>
            <w:tcW w:w="3960" w:type="dxa"/>
          </w:tcPr>
          <w:p w14:paraId="027ECDCE" w14:textId="467A8954" w:rsidR="00FA1142" w:rsidRDefault="00FA1142" w:rsidP="00CB28F2">
            <w:pPr>
              <w:pStyle w:val="EngHang"/>
              <w:rPr>
                <w:shd w:val="clear" w:color="auto" w:fill="FFFFFF"/>
              </w:rPr>
            </w:pPr>
            <w:r>
              <w:rPr>
                <w:shd w:val="clear" w:color="auto" w:fill="FFFFFF"/>
              </w:rPr>
              <w:t>You received the grace-filled</w:t>
            </w:r>
          </w:p>
          <w:p w14:paraId="65F33D25" w14:textId="700AAF94" w:rsidR="00FA1142" w:rsidRDefault="00FA1142" w:rsidP="00CB28F2">
            <w:pPr>
              <w:pStyle w:val="EngHang"/>
              <w:rPr>
                <w:shd w:val="clear" w:color="auto" w:fill="FFFFFF"/>
              </w:rPr>
            </w:pPr>
            <w:r>
              <w:rPr>
                <w:shd w:val="clear" w:color="auto" w:fill="FFFFFF"/>
              </w:rPr>
              <w:t>Tablets fo the Law,</w:t>
            </w:r>
          </w:p>
          <w:p w14:paraId="64FEA17F" w14:textId="1BE3723C" w:rsidR="00FA1142" w:rsidRDefault="00FA1142" w:rsidP="00CB28F2">
            <w:pPr>
              <w:pStyle w:val="EngHang"/>
              <w:rPr>
                <w:shd w:val="clear" w:color="auto" w:fill="FFFFFF"/>
              </w:rPr>
            </w:pPr>
            <w:r>
              <w:rPr>
                <w:shd w:val="clear" w:color="auto" w:fill="FFFFFF"/>
              </w:rPr>
              <w:t>And bore the grace of the statutes</w:t>
            </w:r>
          </w:p>
          <w:p w14:paraId="55AA15CD" w14:textId="39D71FCA" w:rsidR="00FA1142" w:rsidRDefault="00FA1142" w:rsidP="00CB28F2">
            <w:pPr>
              <w:pStyle w:val="EngHangEnd"/>
            </w:pPr>
            <w:r>
              <w:rPr>
                <w:shd w:val="clear" w:color="auto" w:fill="FFFFFF"/>
              </w:rPr>
              <w:t>Within yourself.</w:t>
            </w:r>
          </w:p>
        </w:tc>
        <w:tc>
          <w:tcPr>
            <w:tcW w:w="288" w:type="dxa"/>
          </w:tcPr>
          <w:p w14:paraId="79133BA1" w14:textId="77777777" w:rsidR="00FA1142" w:rsidRDefault="00FA1142" w:rsidP="00CB28F2"/>
        </w:tc>
      </w:tr>
      <w:tr w:rsidR="00FA1142" w14:paraId="304C7000" w14:textId="77777777" w:rsidTr="00CB28F2">
        <w:trPr>
          <w:cantSplit/>
          <w:jc w:val="center"/>
        </w:trPr>
        <w:tc>
          <w:tcPr>
            <w:tcW w:w="288" w:type="dxa"/>
          </w:tcPr>
          <w:p w14:paraId="3F7448D9" w14:textId="77777777" w:rsidR="00FA1142" w:rsidRDefault="00FA1142" w:rsidP="00CB28F2">
            <w:pPr>
              <w:pStyle w:val="CopticCross"/>
            </w:pPr>
          </w:p>
        </w:tc>
        <w:tc>
          <w:tcPr>
            <w:tcW w:w="3960" w:type="dxa"/>
          </w:tcPr>
          <w:p w14:paraId="03B0E902" w14:textId="251CB846" w:rsidR="00FA1142" w:rsidRDefault="00FA1142" w:rsidP="00CB28F2">
            <w:pPr>
              <w:pStyle w:val="EngHang"/>
              <w:rPr>
                <w:shd w:val="clear" w:color="auto" w:fill="FFFFFF"/>
              </w:rPr>
            </w:pPr>
            <w:r>
              <w:rPr>
                <w:shd w:val="clear" w:color="auto" w:fill="FFFFFF"/>
              </w:rPr>
              <w:t>The choir of prophets</w:t>
            </w:r>
          </w:p>
          <w:p w14:paraId="59D6241A" w14:textId="2D4806CB" w:rsidR="00FA1142" w:rsidRDefault="00FA1142" w:rsidP="00CB28F2">
            <w:pPr>
              <w:pStyle w:val="EngHang"/>
              <w:rPr>
                <w:shd w:val="clear" w:color="auto" w:fill="FFFFFF"/>
              </w:rPr>
            </w:pPr>
            <w:r>
              <w:rPr>
                <w:shd w:val="clear" w:color="auto" w:fill="FFFFFF"/>
              </w:rPr>
              <w:t>Rejoice with Moses and Aaron today,</w:t>
            </w:r>
          </w:p>
          <w:p w14:paraId="3F39596F" w14:textId="502FC349" w:rsidR="00FA1142" w:rsidRDefault="00FA1142" w:rsidP="00CB28F2">
            <w:pPr>
              <w:pStyle w:val="EngHang"/>
              <w:rPr>
                <w:shd w:val="clear" w:color="auto" w:fill="FFFFFF"/>
              </w:rPr>
            </w:pPr>
            <w:r>
              <w:rPr>
                <w:shd w:val="clear" w:color="auto" w:fill="FFFFFF"/>
              </w:rPr>
              <w:t>For you are the honourable praise of the prophets,</w:t>
            </w:r>
          </w:p>
          <w:p w14:paraId="34E7A86D" w14:textId="4D3718CA" w:rsidR="00FA1142" w:rsidRDefault="00FA1142" w:rsidP="00CB28F2">
            <w:pPr>
              <w:pStyle w:val="EngHangEnd"/>
              <w:ind w:left="0" w:firstLine="0"/>
            </w:pPr>
            <w:r>
              <w:rPr>
                <w:shd w:val="clear" w:color="auto" w:fill="FFFFFF"/>
              </w:rPr>
              <w:t>And a great mystery of piety.</w:t>
            </w:r>
          </w:p>
        </w:tc>
        <w:tc>
          <w:tcPr>
            <w:tcW w:w="288" w:type="dxa"/>
          </w:tcPr>
          <w:p w14:paraId="36352801" w14:textId="77777777" w:rsidR="00FA1142" w:rsidRDefault="00FA1142" w:rsidP="00CB28F2"/>
        </w:tc>
      </w:tr>
      <w:tr w:rsidR="00FA1142" w14:paraId="34BCC61E" w14:textId="77777777" w:rsidTr="00CB28F2">
        <w:trPr>
          <w:cantSplit/>
          <w:jc w:val="center"/>
        </w:trPr>
        <w:tc>
          <w:tcPr>
            <w:tcW w:w="288" w:type="dxa"/>
          </w:tcPr>
          <w:p w14:paraId="7F718E55" w14:textId="77777777" w:rsidR="00FA1142" w:rsidRDefault="00FA1142" w:rsidP="00CB28F2">
            <w:pPr>
              <w:pStyle w:val="CopticCross"/>
            </w:pPr>
            <w:r w:rsidRPr="00FB5ACB">
              <w:t>¿</w:t>
            </w:r>
          </w:p>
        </w:tc>
        <w:tc>
          <w:tcPr>
            <w:tcW w:w="3960" w:type="dxa"/>
          </w:tcPr>
          <w:p w14:paraId="7D3270B4" w14:textId="2411CC58" w:rsidR="00FA1142" w:rsidRDefault="00FA1142" w:rsidP="00CB28F2">
            <w:pPr>
              <w:pStyle w:val="EngHang"/>
              <w:rPr>
                <w:shd w:val="clear" w:color="auto" w:fill="FFFFFF"/>
              </w:rPr>
            </w:pPr>
            <w:r>
              <w:rPr>
                <w:shd w:val="clear" w:color="auto" w:fill="FFFFFF"/>
              </w:rPr>
              <w:t>Pray to the Lord on our behalf,</w:t>
            </w:r>
          </w:p>
          <w:p w14:paraId="59D91D0A" w14:textId="448D0BA6" w:rsidR="00FA1142" w:rsidRDefault="00FA1142" w:rsidP="00CB28F2">
            <w:pPr>
              <w:pStyle w:val="EngHang"/>
              <w:rPr>
                <w:shd w:val="clear" w:color="auto" w:fill="FFFFFF"/>
              </w:rPr>
            </w:pPr>
            <w:r>
              <w:rPr>
                <w:shd w:val="clear" w:color="auto" w:fill="FFFFFF"/>
              </w:rPr>
              <w:t>O our saintly and righteous father,</w:t>
            </w:r>
          </w:p>
          <w:p w14:paraId="7204B193" w14:textId="1EA3CB73" w:rsidR="00FA1142" w:rsidRDefault="00FA1142" w:rsidP="00CB28F2">
            <w:pPr>
              <w:pStyle w:val="EngHang"/>
              <w:rPr>
                <w:shd w:val="clear" w:color="auto" w:fill="FFFFFF"/>
              </w:rPr>
            </w:pPr>
            <w:r>
              <w:rPr>
                <w:shd w:val="clear" w:color="auto" w:fill="FFFFFF"/>
              </w:rPr>
              <w:t>Moses, the Archprophet,</w:t>
            </w:r>
          </w:p>
          <w:p w14:paraId="131AA626" w14:textId="09430541" w:rsidR="00FA1142" w:rsidRDefault="00FA1142" w:rsidP="00CB28F2">
            <w:pPr>
              <w:pStyle w:val="EngHangEnd"/>
            </w:pPr>
            <w:r>
              <w:rPr>
                <w:shd w:val="clear" w:color="auto" w:fill="FFFFFF"/>
              </w:rPr>
              <w:t>That He may forgive us our sins.</w:t>
            </w:r>
          </w:p>
        </w:tc>
        <w:tc>
          <w:tcPr>
            <w:tcW w:w="288" w:type="dxa"/>
          </w:tcPr>
          <w:p w14:paraId="0064C3EB" w14:textId="77777777" w:rsidR="00FA1142" w:rsidRDefault="00FA1142" w:rsidP="00CB28F2"/>
        </w:tc>
      </w:tr>
    </w:tbl>
    <w:p w14:paraId="7CD61DB4" w14:textId="05274B1C" w:rsidR="00B637D8" w:rsidRDefault="00B637D8" w:rsidP="00B637D8">
      <w:pPr>
        <w:pStyle w:val="Heading3"/>
      </w:pPr>
      <w:bookmarkStart w:id="1280" w:name="_Toc485884482"/>
      <w:r>
        <w:t>September 9 (10) / Tho-out 12: Commemoration of Archangel Michael</w:t>
      </w:r>
      <w:bookmarkEnd w:id="1280"/>
    </w:p>
    <w:p w14:paraId="3D3E8225" w14:textId="095E8B1A" w:rsidR="00B637D8" w:rsidRPr="00B637D8" w:rsidRDefault="00B637D8" w:rsidP="00B637D8">
      <w:pPr>
        <w:pStyle w:val="Rubric"/>
      </w:pPr>
      <w:r>
        <w:t>See</w:t>
      </w:r>
      <w:r w:rsidR="003D4731">
        <w:t xml:space="preserve"> </w:t>
      </w:r>
      <w:r w:rsidR="003D4731">
        <w:fldChar w:fldCharType="begin"/>
      </w:r>
      <w:r w:rsidR="003D4731">
        <w:instrText xml:space="preserve"> REF _Ref485105264 \h </w:instrText>
      </w:r>
      <w:r w:rsidR="003D4731">
        <w:fldChar w:fldCharType="separate"/>
      </w:r>
      <w:r w:rsidR="000E2EAC">
        <w:t>November 8 (9) / Athor 12: Archangel Michael</w:t>
      </w:r>
      <w:r w:rsidR="003D4731">
        <w:fldChar w:fldCharType="end"/>
      </w:r>
      <w:r w:rsidR="003D4731">
        <w:t xml:space="preserve">, page </w:t>
      </w:r>
      <w:r w:rsidR="003D4731">
        <w:fldChar w:fldCharType="begin"/>
      </w:r>
      <w:r w:rsidR="003D4731">
        <w:instrText xml:space="preserve"> PAGEREF _Ref485105267 \h </w:instrText>
      </w:r>
      <w:r w:rsidR="003D4731">
        <w:fldChar w:fldCharType="separate"/>
      </w:r>
      <w:r w:rsidR="000E2EAC">
        <w:rPr>
          <w:noProof/>
        </w:rPr>
        <w:t>795</w:t>
      </w:r>
      <w:r w:rsidR="003D4731">
        <w:fldChar w:fldCharType="end"/>
      </w:r>
      <w:r w:rsidR="003D4731">
        <w:t>.</w:t>
      </w:r>
    </w:p>
    <w:p w14:paraId="221393BE" w14:textId="77777777" w:rsidR="0092592B" w:rsidRDefault="006E370D" w:rsidP="006E370D">
      <w:pPr>
        <w:pStyle w:val="Heading3"/>
      </w:pPr>
      <w:bookmarkStart w:id="1281" w:name="_Toc485884483"/>
      <w:r>
        <w:lastRenderedPageBreak/>
        <w:t xml:space="preserve">September 12 (13) / Tho-out 15: </w:t>
      </w:r>
      <w:r w:rsidR="00191A26">
        <w:t xml:space="preserve">Translocation of the Relics of </w:t>
      </w:r>
      <w:r>
        <w:t>St. Stephen</w:t>
      </w:r>
      <w:bookmarkEnd w:id="1281"/>
    </w:p>
    <w:p w14:paraId="6417B2BE" w14:textId="24DBEFAE"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E2EA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E2EAC">
        <w:rPr>
          <w:noProof/>
        </w:rPr>
        <w:t>904</w:t>
      </w:r>
      <w:r w:rsidR="00191A26">
        <w:fldChar w:fldCharType="end"/>
      </w:r>
      <w:r>
        <w:t>.</w:t>
      </w:r>
    </w:p>
    <w:p w14:paraId="7C31113D" w14:textId="77777777" w:rsidR="00495F1A" w:rsidRDefault="0092592B" w:rsidP="00495F1A">
      <w:pPr>
        <w:pStyle w:val="Heading3"/>
      </w:pPr>
      <w:bookmarkStart w:id="1282" w:name="_Toc410196199"/>
      <w:bookmarkStart w:id="1283" w:name="_Toc410196441"/>
      <w:bookmarkStart w:id="1284" w:name="_Toc410196943"/>
      <w:bookmarkStart w:id="1285" w:name="_Ref434563524"/>
      <w:bookmarkStart w:id="1286" w:name="_Ref434563530"/>
      <w:bookmarkStart w:id="1287" w:name="_Toc485884484"/>
      <w:r>
        <w:t xml:space="preserve">September 14 (15) / Tho-out 17: </w:t>
      </w:r>
      <w:r w:rsidR="00495F1A">
        <w:t>The Dedication of the Church of the Holy Cross</w:t>
      </w:r>
      <w:bookmarkEnd w:id="1282"/>
      <w:bookmarkEnd w:id="1283"/>
      <w:bookmarkEnd w:id="1284"/>
      <w:bookmarkEnd w:id="1285"/>
      <w:bookmarkEnd w:id="1286"/>
      <w:bookmarkEnd w:id="1287"/>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88"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89" w:name="_Ref459399000"/>
      <w:r>
        <w:t>The Doxology</w:t>
      </w:r>
      <w:r w:rsidR="00E21EA3">
        <w:t xml:space="preserve"> for the Feast of the Cross</w:t>
      </w:r>
      <w:bookmarkEnd w:id="1288"/>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lastRenderedPageBreak/>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90" w:name="_Ref434474964"/>
      <w:r>
        <w:t>The Psali Ada</w:t>
      </w:r>
      <w:r w:rsidR="006C1B94">
        <w:t>m for the Feast of the Cross</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lastRenderedPageBreak/>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91"/>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91"/>
            <w:r>
              <w:rPr>
                <w:rStyle w:val="CommentReference"/>
              </w:rPr>
              <w:commentReference w:id="1291"/>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lastRenderedPageBreak/>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lastRenderedPageBreak/>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92" w:name="_Ref434474992"/>
      <w:r>
        <w:t>The Psali Bato</w:t>
      </w:r>
      <w:r w:rsidR="006C1B94">
        <w:t>s for the Feast of the Cross</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lastRenderedPageBreak/>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lastRenderedPageBreak/>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93" w:name="_Toc485884485"/>
      <w:r>
        <w:t>September 18 (19) / Tho-out 21: Commemoration of the Theotokos</w:t>
      </w:r>
      <w:bookmarkEnd w:id="1293"/>
    </w:p>
    <w:p w14:paraId="271BFCEA" w14:textId="5CC5AAF4"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5C17FB1" w14:textId="77777777" w:rsidR="00160DE3" w:rsidRDefault="00160DE3" w:rsidP="00160DE3">
      <w:pPr>
        <w:pStyle w:val="Heading3"/>
      </w:pPr>
      <w:bookmarkStart w:id="1294" w:name="_Toc485884486"/>
      <w:r>
        <w:t>September 21 (22) / Tho-out 24: Martyrdom of St. Quandratus, One of the Seventy Two</w:t>
      </w:r>
      <w:bookmarkEnd w:id="1294"/>
    </w:p>
    <w:p w14:paraId="4B4CA90E" w14:textId="5813FB5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E2EA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E2EAC">
        <w:rPr>
          <w:noProof/>
        </w:rPr>
        <w:t>706</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E2EAC">
        <w:rPr>
          <w:noProof/>
        </w:rPr>
        <w:t>706</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E2EAC">
        <w:rPr>
          <w:noProof/>
        </w:rPr>
        <w:t>708</w:t>
      </w:r>
      <w:r w:rsidR="00191A26">
        <w:fldChar w:fldCharType="end"/>
      </w:r>
      <w:r>
        <w:t>.</w:t>
      </w:r>
    </w:p>
    <w:p w14:paraId="56FE4C4F" w14:textId="77777777" w:rsidR="00D54A29" w:rsidRDefault="00D54A29" w:rsidP="00D54A29">
      <w:pPr>
        <w:pStyle w:val="Heading3"/>
      </w:pPr>
      <w:bookmarkStart w:id="1295" w:name="_Toc485884487"/>
      <w:r>
        <w:t xml:space="preserve">September 22 (23) / </w:t>
      </w:r>
      <w:commentRangeStart w:id="1296"/>
      <w:r>
        <w:t>Tho-out 24</w:t>
      </w:r>
      <w:commentRangeEnd w:id="1296"/>
      <w:r w:rsidR="00C46B09">
        <w:rPr>
          <w:rStyle w:val="CommentReference"/>
          <w:rFonts w:eastAsiaTheme="minorHAnsi" w:cstheme="minorBidi"/>
          <w:b w:val="0"/>
          <w:bCs w:val="0"/>
        </w:rPr>
        <w:commentReference w:id="1296"/>
      </w:r>
      <w:r>
        <w:t>: St. Maurice and the Theban Legion</w:t>
      </w:r>
      <w:bookmarkEnd w:id="1295"/>
    </w:p>
    <w:p w14:paraId="74C264D0" w14:textId="77777777" w:rsidR="00D54A29" w:rsidRDefault="00B46E6E" w:rsidP="00D54A29">
      <w:pPr>
        <w:pStyle w:val="Heading4"/>
      </w:pPr>
      <w:bookmarkStart w:id="1297" w:name="_Ref434489859"/>
      <w:r>
        <w:t>The Doxology for</w:t>
      </w:r>
      <w:r w:rsidR="00D54A29">
        <w:t xml:space="preserve"> St. Maurice and the Theban Legion</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98" w:name="_Ref434489873"/>
      <w:r>
        <w:lastRenderedPageBreak/>
        <w:t>Another Doxology of St. Maurice</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99" w:name="_Toc485884488"/>
      <w:r>
        <w:t>September 23 (24) / Tho-out 26: Annunciation of St. John the Baptist to Zacharias</w:t>
      </w:r>
      <w:bookmarkEnd w:id="1299"/>
    </w:p>
    <w:p w14:paraId="2D6418E3" w14:textId="369E07EB"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300" w:name="_Ref435003974"/>
      <w:bookmarkStart w:id="1301" w:name="_Toc48588448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300"/>
      <w:bookmarkEnd w:id="1301"/>
    </w:p>
    <w:p w14:paraId="0A0A7EC3" w14:textId="08992E6A" w:rsidR="00C0205C" w:rsidRDefault="00C0205C" w:rsidP="00C0205C">
      <w:pPr>
        <w:pStyle w:val="Heading4"/>
      </w:pPr>
      <w:bookmarkStart w:id="1302" w:name="_Ref435003845"/>
      <w:r>
        <w:t>The Psali Adam for the 29</w:t>
      </w:r>
      <w:r w:rsidRPr="00C0205C">
        <w:rPr>
          <w:vertAlign w:val="superscript"/>
        </w:rPr>
        <w:t>th</w:t>
      </w:r>
      <w:r>
        <w:t xml:space="preserve"> of Every </w:t>
      </w:r>
      <w:r w:rsidR="004246C3">
        <w:t xml:space="preserve">Coptic </w:t>
      </w:r>
      <w:r>
        <w:t>Month</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303"/>
            <w:r>
              <w:t>At the end of times.</w:t>
            </w:r>
            <w:commentRangeEnd w:id="1303"/>
            <w:r>
              <w:rPr>
                <w:rStyle w:val="CommentReference"/>
                <w:rFonts w:ascii="Times New Roman" w:eastAsiaTheme="minorHAnsi" w:hAnsi="Times New Roman" w:cstheme="minorBidi"/>
                <w:color w:val="auto"/>
              </w:rPr>
              <w:commentReference w:id="1303"/>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8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304" w:name="_Ref435003860"/>
      <w:r>
        <w:t>The Psali Batos for the 29</w:t>
      </w:r>
      <w:r w:rsidRPr="00C0205C">
        <w:rPr>
          <w:vertAlign w:val="superscript"/>
        </w:rPr>
        <w:t>th</w:t>
      </w:r>
      <w:r>
        <w:t xml:space="preserve"> of Every Month</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305"/>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305"/>
            <w:r>
              <w:rPr>
                <w:rStyle w:val="CommentReference"/>
                <w:rFonts w:ascii="Times New Roman" w:eastAsiaTheme="minorHAnsi" w:hAnsi="Times New Roman" w:cstheme="minorBidi"/>
                <w:color w:val="auto"/>
              </w:rPr>
              <w:commentReference w:id="1305"/>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306"/>
            <w:r>
              <w:t xml:space="preserve"> Lord God</w:t>
            </w:r>
            <w:commentRangeEnd w:id="1306"/>
            <w:r>
              <w:rPr>
                <w:rStyle w:val="CommentReference"/>
                <w:rFonts w:ascii="Times New Roman" w:eastAsiaTheme="minorHAnsi" w:hAnsi="Times New Roman" w:cstheme="minorBidi"/>
                <w:color w:val="auto"/>
              </w:rPr>
              <w:commentReference w:id="1306"/>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lastRenderedPageBreak/>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8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307" w:name="_Toc485884490"/>
      <w:r>
        <w:t>September 27 (28) / Tho-out 30: Miracle performed by St. Athanasius the Apostolic</w:t>
      </w:r>
      <w:bookmarkEnd w:id="1307"/>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308" w:name="_Ref434561058"/>
      <w:bookmarkStart w:id="1309" w:name="_Toc485884491"/>
      <w:r>
        <w:t xml:space="preserve">September 29 (30) / Paopi 2: </w:t>
      </w:r>
      <w:r w:rsidR="000274A5">
        <w:t xml:space="preserve">The Coming of </w:t>
      </w:r>
      <w:r>
        <w:t>St. Severus</w:t>
      </w:r>
      <w:r w:rsidR="000274A5">
        <w:t xml:space="preserve"> to Egypt</w:t>
      </w:r>
      <w:bookmarkEnd w:id="1308"/>
      <w:bookmarkEnd w:id="1309"/>
    </w:p>
    <w:p w14:paraId="1B16436A" w14:textId="77777777" w:rsidR="0039635A" w:rsidRDefault="0039635A" w:rsidP="0039635A">
      <w:pPr>
        <w:pStyle w:val="Heading4"/>
      </w:pPr>
      <w:bookmarkStart w:id="1310" w:name="_Ref434492249"/>
      <w:r>
        <w:t>The Doxology</w:t>
      </w:r>
      <w:r w:rsidR="00B82753">
        <w:t xml:space="preserve"> for St. Severus</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311"/>
            <w:r w:rsidRPr="004764BD">
              <w:t xml:space="preserve">confirmed </w:t>
            </w:r>
            <w:commentRangeEnd w:id="1311"/>
            <w:r>
              <w:rPr>
                <w:rStyle w:val="CommentReference"/>
                <w:rFonts w:ascii="Times New Roman" w:eastAsiaTheme="minorHAnsi" w:hAnsi="Times New Roman" w:cstheme="minorBidi"/>
                <w:color w:val="auto"/>
              </w:rPr>
              <w:commentReference w:id="1311"/>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99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312" w:name="_Toc410196200"/>
      <w:bookmarkStart w:id="1313" w:name="_Toc410196442"/>
      <w:bookmarkStart w:id="1314" w:name="_Toc410196944"/>
      <w:bookmarkStart w:id="1315" w:name="October"/>
      <w:bookmarkEnd w:id="1248"/>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316" w:name="_Toc485884446"/>
      <w:r>
        <w:lastRenderedPageBreak/>
        <w:t>October</w:t>
      </w:r>
      <w:bookmarkEnd w:id="1312"/>
      <w:bookmarkEnd w:id="1313"/>
      <w:bookmarkEnd w:id="1314"/>
      <w:r w:rsidR="006E370D">
        <w:t xml:space="preserve"> or </w:t>
      </w:r>
      <w:r w:rsidR="006E370D">
        <w:rPr>
          <w:rFonts w:ascii="FreeSerifAvvaShenouda" w:hAnsi="FreeSerifAvvaShenouda" w:cs="FreeSerifAvvaShenouda"/>
        </w:rPr>
        <w:t>Ⲡⲁⲱⲡⲉ</w:t>
      </w:r>
      <w:bookmarkEnd w:id="1316"/>
    </w:p>
    <w:bookmarkStart w:id="1317" w:name="_Ref434561633" w:displacedByCustomXml="next"/>
    <w:sdt>
      <w:sdtPr>
        <w:id w:val="960613025"/>
        <w:docPartObj>
          <w:docPartGallery w:val="Table of Contents"/>
          <w:docPartUnique/>
        </w:docPartObj>
      </w:sdtPr>
      <w:sdtEndPr>
        <w:rPr>
          <w:b/>
          <w:bCs/>
          <w:noProof/>
        </w:rPr>
      </w:sdtEndPr>
      <w:sdtContent>
        <w:p w14:paraId="521FBFCC" w14:textId="656C287C"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85884492" w:history="1">
            <w:r w:rsidR="00710C7C" w:rsidRPr="00BD2961">
              <w:rPr>
                <w:rStyle w:val="Hyperlink"/>
                <w:noProof/>
              </w:rPr>
              <w:t>October 1 (2) / Paopi 4: St. Bacchus</w:t>
            </w:r>
            <w:r w:rsidR="00710C7C">
              <w:rPr>
                <w:noProof/>
                <w:webHidden/>
              </w:rPr>
              <w:tab/>
            </w:r>
            <w:r w:rsidR="00710C7C">
              <w:rPr>
                <w:noProof/>
                <w:webHidden/>
              </w:rPr>
              <w:fldChar w:fldCharType="begin"/>
            </w:r>
            <w:r w:rsidR="00710C7C">
              <w:rPr>
                <w:noProof/>
                <w:webHidden/>
              </w:rPr>
              <w:instrText xml:space="preserve"> PAGEREF _Toc485884492 \h </w:instrText>
            </w:r>
            <w:r w:rsidR="00710C7C">
              <w:rPr>
                <w:noProof/>
                <w:webHidden/>
              </w:rPr>
            </w:r>
            <w:r w:rsidR="00710C7C">
              <w:rPr>
                <w:noProof/>
                <w:webHidden/>
              </w:rPr>
              <w:fldChar w:fldCharType="separate"/>
            </w:r>
            <w:r w:rsidR="000E2EAC">
              <w:rPr>
                <w:noProof/>
                <w:webHidden/>
              </w:rPr>
              <w:t>776</w:t>
            </w:r>
            <w:r w:rsidR="00710C7C">
              <w:rPr>
                <w:noProof/>
                <w:webHidden/>
              </w:rPr>
              <w:fldChar w:fldCharType="end"/>
            </w:r>
          </w:hyperlink>
        </w:p>
        <w:p w14:paraId="270DCAE7" w14:textId="75697CBA" w:rsidR="00710C7C" w:rsidRDefault="00365E38">
          <w:pPr>
            <w:pStyle w:val="TOC3"/>
            <w:tabs>
              <w:tab w:val="right" w:leader="dot" w:pos="8846"/>
            </w:tabs>
            <w:rPr>
              <w:rFonts w:asciiTheme="minorHAnsi" w:eastAsiaTheme="minorEastAsia" w:hAnsiTheme="minorHAnsi"/>
              <w:noProof/>
              <w:sz w:val="22"/>
              <w:lang w:val="en-US"/>
            </w:rPr>
          </w:pPr>
          <w:hyperlink w:anchor="_Toc485884493" w:history="1">
            <w:r w:rsidR="00710C7C" w:rsidRPr="00BD2961">
              <w:rPr>
                <w:rStyle w:val="Hyperlink"/>
                <w:noProof/>
              </w:rPr>
              <w:t>October 4 (5) / Paopi 7: St. Paul of Tammoh</w:t>
            </w:r>
            <w:r w:rsidR="00710C7C">
              <w:rPr>
                <w:noProof/>
                <w:webHidden/>
              </w:rPr>
              <w:tab/>
            </w:r>
            <w:r w:rsidR="00710C7C">
              <w:rPr>
                <w:noProof/>
                <w:webHidden/>
              </w:rPr>
              <w:fldChar w:fldCharType="begin"/>
            </w:r>
            <w:r w:rsidR="00710C7C">
              <w:rPr>
                <w:noProof/>
                <w:webHidden/>
              </w:rPr>
              <w:instrText xml:space="preserve"> PAGEREF _Toc485884493 \h </w:instrText>
            </w:r>
            <w:r w:rsidR="00710C7C">
              <w:rPr>
                <w:noProof/>
                <w:webHidden/>
              </w:rPr>
            </w:r>
            <w:r w:rsidR="00710C7C">
              <w:rPr>
                <w:noProof/>
                <w:webHidden/>
              </w:rPr>
              <w:fldChar w:fldCharType="separate"/>
            </w:r>
            <w:r w:rsidR="000E2EAC">
              <w:rPr>
                <w:noProof/>
                <w:webHidden/>
              </w:rPr>
              <w:t>778</w:t>
            </w:r>
            <w:r w:rsidR="00710C7C">
              <w:rPr>
                <w:noProof/>
                <w:webHidden/>
              </w:rPr>
              <w:fldChar w:fldCharType="end"/>
            </w:r>
          </w:hyperlink>
        </w:p>
        <w:p w14:paraId="572DD8EF" w14:textId="1BDE2647" w:rsidR="00710C7C" w:rsidRDefault="00365E38">
          <w:pPr>
            <w:pStyle w:val="TOC3"/>
            <w:tabs>
              <w:tab w:val="right" w:leader="dot" w:pos="8846"/>
            </w:tabs>
            <w:rPr>
              <w:rFonts w:asciiTheme="minorHAnsi" w:eastAsiaTheme="minorEastAsia" w:hAnsiTheme="minorHAnsi"/>
              <w:noProof/>
              <w:sz w:val="22"/>
              <w:lang w:val="en-US"/>
            </w:rPr>
          </w:pPr>
          <w:hyperlink w:anchor="_Toc485884494" w:history="1">
            <w:r w:rsidR="00710C7C" w:rsidRPr="00BD2961">
              <w:rPr>
                <w:rStyle w:val="Hyperlink"/>
                <w:noProof/>
              </w:rPr>
              <w:t>October 7 (8) / Paopi 10: St. Sergius</w:t>
            </w:r>
            <w:r w:rsidR="00710C7C">
              <w:rPr>
                <w:noProof/>
                <w:webHidden/>
              </w:rPr>
              <w:tab/>
            </w:r>
            <w:r w:rsidR="00710C7C">
              <w:rPr>
                <w:noProof/>
                <w:webHidden/>
              </w:rPr>
              <w:fldChar w:fldCharType="begin"/>
            </w:r>
            <w:r w:rsidR="00710C7C">
              <w:rPr>
                <w:noProof/>
                <w:webHidden/>
              </w:rPr>
              <w:instrText xml:space="preserve"> PAGEREF _Toc485884494 \h </w:instrText>
            </w:r>
            <w:r w:rsidR="00710C7C">
              <w:rPr>
                <w:noProof/>
                <w:webHidden/>
              </w:rPr>
            </w:r>
            <w:r w:rsidR="00710C7C">
              <w:rPr>
                <w:noProof/>
                <w:webHidden/>
              </w:rPr>
              <w:fldChar w:fldCharType="separate"/>
            </w:r>
            <w:r w:rsidR="000E2EAC">
              <w:rPr>
                <w:noProof/>
                <w:webHidden/>
              </w:rPr>
              <w:t>778</w:t>
            </w:r>
            <w:r w:rsidR="00710C7C">
              <w:rPr>
                <w:noProof/>
                <w:webHidden/>
              </w:rPr>
              <w:fldChar w:fldCharType="end"/>
            </w:r>
          </w:hyperlink>
        </w:p>
        <w:p w14:paraId="14E81A93" w14:textId="26EA1A42" w:rsidR="00710C7C" w:rsidRDefault="00365E38">
          <w:pPr>
            <w:pStyle w:val="TOC3"/>
            <w:tabs>
              <w:tab w:val="right" w:leader="dot" w:pos="8846"/>
            </w:tabs>
            <w:rPr>
              <w:rFonts w:asciiTheme="minorHAnsi" w:eastAsiaTheme="minorEastAsia" w:hAnsiTheme="minorHAnsi"/>
              <w:noProof/>
              <w:sz w:val="22"/>
              <w:lang w:val="en-US"/>
            </w:rPr>
          </w:pPr>
          <w:hyperlink w:anchor="_Toc485884495" w:history="1">
            <w:r w:rsidR="00710C7C" w:rsidRPr="00BD2961">
              <w:rPr>
                <w:rStyle w:val="Hyperlink"/>
                <w:noProof/>
              </w:rPr>
              <w:t>October 8 (9) / Paopi 11: St. Pelagia</w:t>
            </w:r>
            <w:r w:rsidR="00710C7C">
              <w:rPr>
                <w:noProof/>
                <w:webHidden/>
              </w:rPr>
              <w:tab/>
            </w:r>
            <w:r w:rsidR="00710C7C">
              <w:rPr>
                <w:noProof/>
                <w:webHidden/>
              </w:rPr>
              <w:fldChar w:fldCharType="begin"/>
            </w:r>
            <w:r w:rsidR="00710C7C">
              <w:rPr>
                <w:noProof/>
                <w:webHidden/>
              </w:rPr>
              <w:instrText xml:space="preserve"> PAGEREF _Toc485884495 \h </w:instrText>
            </w:r>
            <w:r w:rsidR="00710C7C">
              <w:rPr>
                <w:noProof/>
                <w:webHidden/>
              </w:rPr>
            </w:r>
            <w:r w:rsidR="00710C7C">
              <w:rPr>
                <w:noProof/>
                <w:webHidden/>
              </w:rPr>
              <w:fldChar w:fldCharType="separate"/>
            </w:r>
            <w:r w:rsidR="000E2EAC">
              <w:rPr>
                <w:noProof/>
                <w:webHidden/>
              </w:rPr>
              <w:t>779</w:t>
            </w:r>
            <w:r w:rsidR="00710C7C">
              <w:rPr>
                <w:noProof/>
                <w:webHidden/>
              </w:rPr>
              <w:fldChar w:fldCharType="end"/>
            </w:r>
          </w:hyperlink>
        </w:p>
        <w:p w14:paraId="27503366" w14:textId="18249D24" w:rsidR="00710C7C" w:rsidRDefault="00365E38">
          <w:pPr>
            <w:pStyle w:val="TOC3"/>
            <w:tabs>
              <w:tab w:val="right" w:leader="dot" w:pos="8846"/>
            </w:tabs>
            <w:rPr>
              <w:rFonts w:asciiTheme="minorHAnsi" w:eastAsiaTheme="minorEastAsia" w:hAnsiTheme="minorHAnsi"/>
              <w:noProof/>
              <w:sz w:val="22"/>
              <w:lang w:val="en-US"/>
            </w:rPr>
          </w:pPr>
          <w:hyperlink w:anchor="_Toc485884496" w:history="1">
            <w:r w:rsidR="00710C7C" w:rsidRPr="00BD2961">
              <w:rPr>
                <w:rStyle w:val="Hyperlink"/>
                <w:noProof/>
              </w:rPr>
              <w:t>October 9 (10) / Paopi 12: Commemoration of Archangel Michael</w:t>
            </w:r>
            <w:r w:rsidR="00710C7C">
              <w:rPr>
                <w:noProof/>
                <w:webHidden/>
              </w:rPr>
              <w:tab/>
            </w:r>
            <w:r w:rsidR="00710C7C">
              <w:rPr>
                <w:noProof/>
                <w:webHidden/>
              </w:rPr>
              <w:fldChar w:fldCharType="begin"/>
            </w:r>
            <w:r w:rsidR="00710C7C">
              <w:rPr>
                <w:noProof/>
                <w:webHidden/>
              </w:rPr>
              <w:instrText xml:space="preserve"> PAGEREF _Toc485884496 \h </w:instrText>
            </w:r>
            <w:r w:rsidR="00710C7C">
              <w:rPr>
                <w:noProof/>
                <w:webHidden/>
              </w:rPr>
            </w:r>
            <w:r w:rsidR="00710C7C">
              <w:rPr>
                <w:noProof/>
                <w:webHidden/>
              </w:rPr>
              <w:fldChar w:fldCharType="separate"/>
            </w:r>
            <w:r w:rsidR="000E2EAC">
              <w:rPr>
                <w:noProof/>
                <w:webHidden/>
              </w:rPr>
              <w:t>780</w:t>
            </w:r>
            <w:r w:rsidR="00710C7C">
              <w:rPr>
                <w:noProof/>
                <w:webHidden/>
              </w:rPr>
              <w:fldChar w:fldCharType="end"/>
            </w:r>
          </w:hyperlink>
        </w:p>
        <w:p w14:paraId="4AD09A29" w14:textId="3FED1642" w:rsidR="00710C7C" w:rsidRDefault="00365E38">
          <w:pPr>
            <w:pStyle w:val="TOC3"/>
            <w:tabs>
              <w:tab w:val="right" w:leader="dot" w:pos="8846"/>
            </w:tabs>
            <w:rPr>
              <w:rFonts w:asciiTheme="minorHAnsi" w:eastAsiaTheme="minorEastAsia" w:hAnsiTheme="minorHAnsi"/>
              <w:noProof/>
              <w:sz w:val="22"/>
              <w:lang w:val="en-US"/>
            </w:rPr>
          </w:pPr>
          <w:hyperlink w:anchor="_Toc485884497" w:history="1">
            <w:r w:rsidR="00710C7C" w:rsidRPr="00BD2961">
              <w:rPr>
                <w:rStyle w:val="Hyperlink"/>
                <w:noProof/>
              </w:rPr>
              <w:t>October 11 (12) / Paopi 14: St. Philip the Deacon, One of the 72</w:t>
            </w:r>
            <w:r w:rsidR="00710C7C">
              <w:rPr>
                <w:noProof/>
                <w:webHidden/>
              </w:rPr>
              <w:tab/>
            </w:r>
            <w:r w:rsidR="00710C7C">
              <w:rPr>
                <w:noProof/>
                <w:webHidden/>
              </w:rPr>
              <w:fldChar w:fldCharType="begin"/>
            </w:r>
            <w:r w:rsidR="00710C7C">
              <w:rPr>
                <w:noProof/>
                <w:webHidden/>
              </w:rPr>
              <w:instrText xml:space="preserve"> PAGEREF _Toc485884497 \h </w:instrText>
            </w:r>
            <w:r w:rsidR="00710C7C">
              <w:rPr>
                <w:noProof/>
                <w:webHidden/>
              </w:rPr>
            </w:r>
            <w:r w:rsidR="00710C7C">
              <w:rPr>
                <w:noProof/>
                <w:webHidden/>
              </w:rPr>
              <w:fldChar w:fldCharType="separate"/>
            </w:r>
            <w:r w:rsidR="000E2EAC">
              <w:rPr>
                <w:noProof/>
                <w:webHidden/>
              </w:rPr>
              <w:t>781</w:t>
            </w:r>
            <w:r w:rsidR="00710C7C">
              <w:rPr>
                <w:noProof/>
                <w:webHidden/>
              </w:rPr>
              <w:fldChar w:fldCharType="end"/>
            </w:r>
          </w:hyperlink>
        </w:p>
        <w:p w14:paraId="3FB6E306" w14:textId="76CFD35F" w:rsidR="00710C7C" w:rsidRDefault="00365E38">
          <w:pPr>
            <w:pStyle w:val="TOC3"/>
            <w:tabs>
              <w:tab w:val="right" w:leader="dot" w:pos="8846"/>
            </w:tabs>
            <w:rPr>
              <w:rFonts w:asciiTheme="minorHAnsi" w:eastAsiaTheme="minorEastAsia" w:hAnsiTheme="minorHAnsi"/>
              <w:noProof/>
              <w:sz w:val="22"/>
              <w:lang w:val="en-US"/>
            </w:rPr>
          </w:pPr>
          <w:hyperlink w:anchor="_Toc485884498" w:history="1">
            <w:r w:rsidR="00710C7C" w:rsidRPr="00BD2961">
              <w:rPr>
                <w:rStyle w:val="Hyperlink"/>
                <w:noProof/>
              </w:rPr>
              <w:t>October 17 (18) Paopi 20: St. John the Short</w:t>
            </w:r>
            <w:r w:rsidR="00710C7C">
              <w:rPr>
                <w:noProof/>
                <w:webHidden/>
              </w:rPr>
              <w:tab/>
            </w:r>
            <w:r w:rsidR="00710C7C">
              <w:rPr>
                <w:noProof/>
                <w:webHidden/>
              </w:rPr>
              <w:fldChar w:fldCharType="begin"/>
            </w:r>
            <w:r w:rsidR="00710C7C">
              <w:rPr>
                <w:noProof/>
                <w:webHidden/>
              </w:rPr>
              <w:instrText xml:space="preserve"> PAGEREF _Toc485884498 \h </w:instrText>
            </w:r>
            <w:r w:rsidR="00710C7C">
              <w:rPr>
                <w:noProof/>
                <w:webHidden/>
              </w:rPr>
            </w:r>
            <w:r w:rsidR="00710C7C">
              <w:rPr>
                <w:noProof/>
                <w:webHidden/>
              </w:rPr>
              <w:fldChar w:fldCharType="separate"/>
            </w:r>
            <w:r w:rsidR="000E2EAC">
              <w:rPr>
                <w:noProof/>
                <w:webHidden/>
              </w:rPr>
              <w:t>782</w:t>
            </w:r>
            <w:r w:rsidR="00710C7C">
              <w:rPr>
                <w:noProof/>
                <w:webHidden/>
              </w:rPr>
              <w:fldChar w:fldCharType="end"/>
            </w:r>
          </w:hyperlink>
        </w:p>
        <w:p w14:paraId="663025A2" w14:textId="21CC4D8B" w:rsidR="00710C7C" w:rsidRDefault="00365E38">
          <w:pPr>
            <w:pStyle w:val="TOC3"/>
            <w:tabs>
              <w:tab w:val="right" w:leader="dot" w:pos="8846"/>
            </w:tabs>
            <w:rPr>
              <w:rFonts w:asciiTheme="minorHAnsi" w:eastAsiaTheme="minorEastAsia" w:hAnsiTheme="minorHAnsi"/>
              <w:noProof/>
              <w:sz w:val="22"/>
              <w:lang w:val="en-US"/>
            </w:rPr>
          </w:pPr>
          <w:hyperlink w:anchor="_Toc485884499" w:history="1">
            <w:r w:rsidR="00710C7C" w:rsidRPr="00BD2961">
              <w:rPr>
                <w:rStyle w:val="Hyperlink"/>
                <w:noProof/>
              </w:rPr>
              <w:t>October 18 (19) / Paopi 21: Commemoration of the Theotokos</w:t>
            </w:r>
            <w:r w:rsidR="00710C7C">
              <w:rPr>
                <w:noProof/>
                <w:webHidden/>
              </w:rPr>
              <w:tab/>
            </w:r>
            <w:r w:rsidR="00710C7C">
              <w:rPr>
                <w:noProof/>
                <w:webHidden/>
              </w:rPr>
              <w:fldChar w:fldCharType="begin"/>
            </w:r>
            <w:r w:rsidR="00710C7C">
              <w:rPr>
                <w:noProof/>
                <w:webHidden/>
              </w:rPr>
              <w:instrText xml:space="preserve"> PAGEREF _Toc485884499 \h </w:instrText>
            </w:r>
            <w:r w:rsidR="00710C7C">
              <w:rPr>
                <w:noProof/>
                <w:webHidden/>
              </w:rPr>
            </w:r>
            <w:r w:rsidR="00710C7C">
              <w:rPr>
                <w:noProof/>
                <w:webHidden/>
              </w:rPr>
              <w:fldChar w:fldCharType="separate"/>
            </w:r>
            <w:r w:rsidR="000E2EAC">
              <w:rPr>
                <w:noProof/>
                <w:webHidden/>
              </w:rPr>
              <w:t>783</w:t>
            </w:r>
            <w:r w:rsidR="00710C7C">
              <w:rPr>
                <w:noProof/>
                <w:webHidden/>
              </w:rPr>
              <w:fldChar w:fldCharType="end"/>
            </w:r>
          </w:hyperlink>
        </w:p>
        <w:p w14:paraId="6020AA7D" w14:textId="43C529F2" w:rsidR="00710C7C" w:rsidRDefault="00365E38">
          <w:pPr>
            <w:pStyle w:val="TOC3"/>
            <w:tabs>
              <w:tab w:val="right" w:leader="dot" w:pos="8846"/>
            </w:tabs>
            <w:rPr>
              <w:rFonts w:asciiTheme="minorHAnsi" w:eastAsiaTheme="minorEastAsia" w:hAnsiTheme="minorHAnsi"/>
              <w:noProof/>
              <w:sz w:val="22"/>
              <w:lang w:val="en-US"/>
            </w:rPr>
          </w:pPr>
          <w:hyperlink w:anchor="_Toc485884500" w:history="1">
            <w:r w:rsidR="00710C7C" w:rsidRPr="00BD2961">
              <w:rPr>
                <w:rStyle w:val="Hyperlink"/>
                <w:noProof/>
              </w:rPr>
              <w:t>October 18 (19) / Paopi 21: Also St. Teji (Reweiss)</w:t>
            </w:r>
            <w:r w:rsidR="00710C7C">
              <w:rPr>
                <w:noProof/>
                <w:webHidden/>
              </w:rPr>
              <w:tab/>
            </w:r>
            <w:r w:rsidR="00710C7C">
              <w:rPr>
                <w:noProof/>
                <w:webHidden/>
              </w:rPr>
              <w:fldChar w:fldCharType="begin"/>
            </w:r>
            <w:r w:rsidR="00710C7C">
              <w:rPr>
                <w:noProof/>
                <w:webHidden/>
              </w:rPr>
              <w:instrText xml:space="preserve"> PAGEREF _Toc485884500 \h </w:instrText>
            </w:r>
            <w:r w:rsidR="00710C7C">
              <w:rPr>
                <w:noProof/>
                <w:webHidden/>
              </w:rPr>
            </w:r>
            <w:r w:rsidR="00710C7C">
              <w:rPr>
                <w:noProof/>
                <w:webHidden/>
              </w:rPr>
              <w:fldChar w:fldCharType="separate"/>
            </w:r>
            <w:r w:rsidR="000E2EAC">
              <w:rPr>
                <w:noProof/>
                <w:webHidden/>
              </w:rPr>
              <w:t>784</w:t>
            </w:r>
            <w:r w:rsidR="00710C7C">
              <w:rPr>
                <w:noProof/>
                <w:webHidden/>
              </w:rPr>
              <w:fldChar w:fldCharType="end"/>
            </w:r>
          </w:hyperlink>
        </w:p>
        <w:p w14:paraId="60397A2A" w14:textId="21CEDE62" w:rsidR="00710C7C" w:rsidRDefault="00365E38">
          <w:pPr>
            <w:pStyle w:val="TOC3"/>
            <w:tabs>
              <w:tab w:val="right" w:leader="dot" w:pos="8846"/>
            </w:tabs>
            <w:rPr>
              <w:rFonts w:asciiTheme="minorHAnsi" w:eastAsiaTheme="minorEastAsia" w:hAnsiTheme="minorHAnsi"/>
              <w:noProof/>
              <w:sz w:val="22"/>
              <w:lang w:val="en-US"/>
            </w:rPr>
          </w:pPr>
          <w:hyperlink w:anchor="_Toc485884501" w:history="1">
            <w:r w:rsidR="00710C7C" w:rsidRPr="00BD2961">
              <w:rPr>
                <w:rStyle w:val="Hyperlink"/>
                <w:noProof/>
              </w:rPr>
              <w:t>October 19 (20) / Paopi 22: St. Luke the Evangelist</w:t>
            </w:r>
            <w:r w:rsidR="00710C7C">
              <w:rPr>
                <w:noProof/>
                <w:webHidden/>
              </w:rPr>
              <w:tab/>
            </w:r>
            <w:r w:rsidR="00710C7C">
              <w:rPr>
                <w:noProof/>
                <w:webHidden/>
              </w:rPr>
              <w:fldChar w:fldCharType="begin"/>
            </w:r>
            <w:r w:rsidR="00710C7C">
              <w:rPr>
                <w:noProof/>
                <w:webHidden/>
              </w:rPr>
              <w:instrText xml:space="preserve"> PAGEREF _Toc485884501 \h </w:instrText>
            </w:r>
            <w:r w:rsidR="00710C7C">
              <w:rPr>
                <w:noProof/>
                <w:webHidden/>
              </w:rPr>
            </w:r>
            <w:r w:rsidR="00710C7C">
              <w:rPr>
                <w:noProof/>
                <w:webHidden/>
              </w:rPr>
              <w:fldChar w:fldCharType="separate"/>
            </w:r>
            <w:r w:rsidR="000E2EAC">
              <w:rPr>
                <w:noProof/>
                <w:webHidden/>
              </w:rPr>
              <w:t>786</w:t>
            </w:r>
            <w:r w:rsidR="00710C7C">
              <w:rPr>
                <w:noProof/>
                <w:webHidden/>
              </w:rPr>
              <w:fldChar w:fldCharType="end"/>
            </w:r>
          </w:hyperlink>
        </w:p>
        <w:p w14:paraId="181087A9" w14:textId="6EB8F6E6" w:rsidR="00710C7C" w:rsidRDefault="00365E38">
          <w:pPr>
            <w:pStyle w:val="TOC3"/>
            <w:tabs>
              <w:tab w:val="right" w:leader="dot" w:pos="8846"/>
            </w:tabs>
            <w:rPr>
              <w:rFonts w:asciiTheme="minorHAnsi" w:eastAsiaTheme="minorEastAsia" w:hAnsiTheme="minorHAnsi"/>
              <w:noProof/>
              <w:sz w:val="22"/>
              <w:lang w:val="en-US"/>
            </w:rPr>
          </w:pPr>
          <w:hyperlink w:anchor="_Toc485884502" w:history="1">
            <w:r w:rsidR="00710C7C" w:rsidRPr="00BD2961">
              <w:rPr>
                <w:rStyle w:val="Hyperlink"/>
                <w:noProof/>
              </w:rPr>
              <w:t>October 23 (24) / Paopi 26: St. Apip the Friend of St. Apollo</w:t>
            </w:r>
            <w:r w:rsidR="00710C7C">
              <w:rPr>
                <w:noProof/>
                <w:webHidden/>
              </w:rPr>
              <w:tab/>
            </w:r>
            <w:r w:rsidR="00710C7C">
              <w:rPr>
                <w:noProof/>
                <w:webHidden/>
              </w:rPr>
              <w:fldChar w:fldCharType="begin"/>
            </w:r>
            <w:r w:rsidR="00710C7C">
              <w:rPr>
                <w:noProof/>
                <w:webHidden/>
              </w:rPr>
              <w:instrText xml:space="preserve"> PAGEREF _Toc485884502 \h </w:instrText>
            </w:r>
            <w:r w:rsidR="00710C7C">
              <w:rPr>
                <w:noProof/>
                <w:webHidden/>
              </w:rPr>
            </w:r>
            <w:r w:rsidR="00710C7C">
              <w:rPr>
                <w:noProof/>
                <w:webHidden/>
              </w:rPr>
              <w:fldChar w:fldCharType="separate"/>
            </w:r>
            <w:r w:rsidR="000E2EAC">
              <w:rPr>
                <w:noProof/>
                <w:webHidden/>
              </w:rPr>
              <w:t>787</w:t>
            </w:r>
            <w:r w:rsidR="00710C7C">
              <w:rPr>
                <w:noProof/>
                <w:webHidden/>
              </w:rPr>
              <w:fldChar w:fldCharType="end"/>
            </w:r>
          </w:hyperlink>
        </w:p>
        <w:p w14:paraId="4D310F2C" w14:textId="095A39BC" w:rsidR="00710C7C" w:rsidRDefault="00365E38">
          <w:pPr>
            <w:pStyle w:val="TOC3"/>
            <w:tabs>
              <w:tab w:val="right" w:leader="dot" w:pos="8846"/>
            </w:tabs>
            <w:rPr>
              <w:rFonts w:asciiTheme="minorHAnsi" w:eastAsiaTheme="minorEastAsia" w:hAnsiTheme="minorHAnsi"/>
              <w:noProof/>
              <w:sz w:val="22"/>
              <w:lang w:val="en-US"/>
            </w:rPr>
          </w:pPr>
          <w:hyperlink w:anchor="_Toc485884503" w:history="1">
            <w:r w:rsidR="00710C7C" w:rsidRPr="00BD2961">
              <w:rPr>
                <w:rStyle w:val="Hyperlink"/>
                <w:noProof/>
              </w:rPr>
              <w:t>October 23 (24) / Paopi 26: The Martyrdom of St. Timothy the Apostle</w:t>
            </w:r>
            <w:r w:rsidR="00710C7C">
              <w:rPr>
                <w:noProof/>
                <w:webHidden/>
              </w:rPr>
              <w:tab/>
            </w:r>
            <w:r w:rsidR="00710C7C">
              <w:rPr>
                <w:noProof/>
                <w:webHidden/>
              </w:rPr>
              <w:fldChar w:fldCharType="begin"/>
            </w:r>
            <w:r w:rsidR="00710C7C">
              <w:rPr>
                <w:noProof/>
                <w:webHidden/>
              </w:rPr>
              <w:instrText xml:space="preserve"> PAGEREF _Toc485884503 \h </w:instrText>
            </w:r>
            <w:r w:rsidR="00710C7C">
              <w:rPr>
                <w:noProof/>
                <w:webHidden/>
              </w:rPr>
            </w:r>
            <w:r w:rsidR="00710C7C">
              <w:rPr>
                <w:noProof/>
                <w:webHidden/>
              </w:rPr>
              <w:fldChar w:fldCharType="separate"/>
            </w:r>
            <w:r w:rsidR="000E2EAC">
              <w:rPr>
                <w:noProof/>
                <w:webHidden/>
              </w:rPr>
              <w:t>788</w:t>
            </w:r>
            <w:r w:rsidR="00710C7C">
              <w:rPr>
                <w:noProof/>
                <w:webHidden/>
              </w:rPr>
              <w:fldChar w:fldCharType="end"/>
            </w:r>
          </w:hyperlink>
        </w:p>
        <w:p w14:paraId="6E1FEE56" w14:textId="03CA2FF6" w:rsidR="00710C7C" w:rsidRDefault="00365E38">
          <w:pPr>
            <w:pStyle w:val="TOC3"/>
            <w:tabs>
              <w:tab w:val="right" w:leader="dot" w:pos="8846"/>
            </w:tabs>
            <w:rPr>
              <w:rFonts w:asciiTheme="minorHAnsi" w:eastAsiaTheme="minorEastAsia" w:hAnsiTheme="minorHAnsi"/>
              <w:noProof/>
              <w:sz w:val="22"/>
              <w:lang w:val="en-US"/>
            </w:rPr>
          </w:pPr>
          <w:hyperlink w:anchor="_Toc485884504" w:history="1">
            <w:r w:rsidR="00710C7C" w:rsidRPr="00BD2961">
              <w:rPr>
                <w:rStyle w:val="Hyperlink"/>
                <w:noProof/>
              </w:rPr>
              <w:t>October 24 (25) / Paopi 27: St. Macarius the Bishop of Edkow</w:t>
            </w:r>
            <w:r w:rsidR="00710C7C">
              <w:rPr>
                <w:noProof/>
                <w:webHidden/>
              </w:rPr>
              <w:tab/>
            </w:r>
            <w:r w:rsidR="00710C7C">
              <w:rPr>
                <w:noProof/>
                <w:webHidden/>
              </w:rPr>
              <w:fldChar w:fldCharType="begin"/>
            </w:r>
            <w:r w:rsidR="00710C7C">
              <w:rPr>
                <w:noProof/>
                <w:webHidden/>
              </w:rPr>
              <w:instrText xml:space="preserve"> PAGEREF _Toc485884504 \h </w:instrText>
            </w:r>
            <w:r w:rsidR="00710C7C">
              <w:rPr>
                <w:noProof/>
                <w:webHidden/>
              </w:rPr>
            </w:r>
            <w:r w:rsidR="00710C7C">
              <w:rPr>
                <w:noProof/>
                <w:webHidden/>
              </w:rPr>
              <w:fldChar w:fldCharType="separate"/>
            </w:r>
            <w:r w:rsidR="000E2EAC">
              <w:rPr>
                <w:noProof/>
                <w:webHidden/>
              </w:rPr>
              <w:t>788</w:t>
            </w:r>
            <w:r w:rsidR="00710C7C">
              <w:rPr>
                <w:noProof/>
                <w:webHidden/>
              </w:rPr>
              <w:fldChar w:fldCharType="end"/>
            </w:r>
          </w:hyperlink>
        </w:p>
        <w:p w14:paraId="5A0753E6" w14:textId="267F0CF6" w:rsidR="00710C7C" w:rsidRDefault="00365E38">
          <w:pPr>
            <w:pStyle w:val="TOC3"/>
            <w:tabs>
              <w:tab w:val="right" w:leader="dot" w:pos="8846"/>
            </w:tabs>
            <w:rPr>
              <w:rFonts w:asciiTheme="minorHAnsi" w:eastAsiaTheme="minorEastAsia" w:hAnsiTheme="minorHAnsi"/>
              <w:noProof/>
              <w:sz w:val="22"/>
              <w:lang w:val="en-US"/>
            </w:rPr>
          </w:pPr>
          <w:hyperlink w:anchor="_Toc485884505" w:history="1">
            <w:r w:rsidR="00710C7C" w:rsidRPr="00BD2961">
              <w:rPr>
                <w:rStyle w:val="Hyperlink"/>
                <w:noProof/>
              </w:rPr>
              <w:t>October 26 (27) / Paopi 29: Commemoration of the Annunciation, Nativity, and Resurrection on the 29</w:t>
            </w:r>
            <w:r w:rsidR="00710C7C" w:rsidRPr="00BD2961">
              <w:rPr>
                <w:rStyle w:val="Hyperlink"/>
                <w:noProof/>
                <w:vertAlign w:val="superscript"/>
              </w:rPr>
              <w:t>th</w:t>
            </w:r>
            <w:r w:rsidR="00710C7C" w:rsidRPr="00BD296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_Toc485884505 \h </w:instrText>
            </w:r>
            <w:r w:rsidR="00710C7C">
              <w:rPr>
                <w:noProof/>
                <w:webHidden/>
              </w:rPr>
            </w:r>
            <w:r w:rsidR="00710C7C">
              <w:rPr>
                <w:noProof/>
                <w:webHidden/>
              </w:rPr>
              <w:fldChar w:fldCharType="separate"/>
            </w:r>
            <w:r w:rsidR="000E2EAC">
              <w:rPr>
                <w:noProof/>
                <w:webHidden/>
              </w:rPr>
              <w:t>789</w:t>
            </w:r>
            <w:r w:rsidR="00710C7C">
              <w:rPr>
                <w:noProof/>
                <w:webHidden/>
              </w:rPr>
              <w:fldChar w:fldCharType="end"/>
            </w:r>
          </w:hyperlink>
        </w:p>
        <w:p w14:paraId="662A85BB" w14:textId="55E7F590" w:rsidR="00710C7C" w:rsidRDefault="00365E38">
          <w:pPr>
            <w:pStyle w:val="TOC3"/>
            <w:tabs>
              <w:tab w:val="right" w:leader="dot" w:pos="8846"/>
            </w:tabs>
            <w:rPr>
              <w:rFonts w:asciiTheme="minorHAnsi" w:eastAsiaTheme="minorEastAsia" w:hAnsiTheme="minorHAnsi"/>
              <w:noProof/>
              <w:sz w:val="22"/>
              <w:lang w:val="en-US"/>
            </w:rPr>
          </w:pPr>
          <w:hyperlink w:anchor="_Toc485884506" w:history="1">
            <w:r w:rsidR="00710C7C" w:rsidRPr="00BD2961">
              <w:rPr>
                <w:rStyle w:val="Hyperlink"/>
                <w:noProof/>
              </w:rPr>
              <w:t>October 27 (28) / Paopi 30: St. Mark (Consecration and Appearance of Head)</w:t>
            </w:r>
            <w:r w:rsidR="00710C7C">
              <w:rPr>
                <w:noProof/>
                <w:webHidden/>
              </w:rPr>
              <w:tab/>
            </w:r>
            <w:r w:rsidR="00710C7C">
              <w:rPr>
                <w:noProof/>
                <w:webHidden/>
              </w:rPr>
              <w:fldChar w:fldCharType="begin"/>
            </w:r>
            <w:r w:rsidR="00710C7C">
              <w:rPr>
                <w:noProof/>
                <w:webHidden/>
              </w:rPr>
              <w:instrText xml:space="preserve"> PAGEREF _Toc485884506 \h </w:instrText>
            </w:r>
            <w:r w:rsidR="00710C7C">
              <w:rPr>
                <w:noProof/>
                <w:webHidden/>
              </w:rPr>
            </w:r>
            <w:r w:rsidR="00710C7C">
              <w:rPr>
                <w:noProof/>
                <w:webHidden/>
              </w:rPr>
              <w:fldChar w:fldCharType="separate"/>
            </w:r>
            <w:r w:rsidR="000E2EAC">
              <w:rPr>
                <w:noProof/>
                <w:webHidden/>
              </w:rPr>
              <w:t>789</w:t>
            </w:r>
            <w:r w:rsidR="00710C7C">
              <w:rPr>
                <w:noProof/>
                <w:webHidden/>
              </w:rPr>
              <w:fldChar w:fldCharType="end"/>
            </w:r>
          </w:hyperlink>
        </w:p>
        <w:p w14:paraId="08593559" w14:textId="14AED164" w:rsidR="00710C7C" w:rsidRDefault="00365E38">
          <w:pPr>
            <w:pStyle w:val="TOC3"/>
            <w:tabs>
              <w:tab w:val="right" w:leader="dot" w:pos="8846"/>
            </w:tabs>
            <w:rPr>
              <w:rFonts w:asciiTheme="minorHAnsi" w:eastAsiaTheme="minorEastAsia" w:hAnsiTheme="minorHAnsi"/>
              <w:noProof/>
              <w:sz w:val="22"/>
              <w:lang w:val="en-US"/>
            </w:rPr>
          </w:pPr>
          <w:hyperlink w:anchor="_Toc485884507" w:history="1">
            <w:r w:rsidR="00710C7C" w:rsidRPr="00BD2961">
              <w:rPr>
                <w:rStyle w:val="Hyperlink"/>
                <w:noProof/>
              </w:rPr>
              <w:t>October 28 (29) / Athor 1: St. Cleopas and His Companion, Two of the Seventy Two Apostles</w:t>
            </w:r>
            <w:r w:rsidR="00710C7C">
              <w:rPr>
                <w:noProof/>
                <w:webHidden/>
              </w:rPr>
              <w:tab/>
            </w:r>
            <w:r w:rsidR="00710C7C">
              <w:rPr>
                <w:noProof/>
                <w:webHidden/>
              </w:rPr>
              <w:fldChar w:fldCharType="begin"/>
            </w:r>
            <w:r w:rsidR="00710C7C">
              <w:rPr>
                <w:noProof/>
                <w:webHidden/>
              </w:rPr>
              <w:instrText xml:space="preserve"> PAGEREF _Toc485884507 \h </w:instrText>
            </w:r>
            <w:r w:rsidR="00710C7C">
              <w:rPr>
                <w:noProof/>
                <w:webHidden/>
              </w:rPr>
            </w:r>
            <w:r w:rsidR="00710C7C">
              <w:rPr>
                <w:noProof/>
                <w:webHidden/>
              </w:rPr>
              <w:fldChar w:fldCharType="separate"/>
            </w:r>
            <w:r w:rsidR="000E2EAC">
              <w:rPr>
                <w:noProof/>
                <w:webHidden/>
              </w:rPr>
              <w:t>790</w:t>
            </w:r>
            <w:r w:rsidR="00710C7C">
              <w:rPr>
                <w:noProof/>
                <w:webHidden/>
              </w:rPr>
              <w:fldChar w:fldCharType="end"/>
            </w:r>
          </w:hyperlink>
        </w:p>
        <w:p w14:paraId="47A3128E" w14:textId="7BC866E1"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318" w:name="_Ref436250096"/>
      <w:bookmarkStart w:id="1319" w:name="_Ref436250168"/>
      <w:bookmarkStart w:id="1320" w:name="_Toc485884492"/>
      <w:r>
        <w:lastRenderedPageBreak/>
        <w:t>October 1 (2) / Paopi 4: St. Bacchus</w:t>
      </w:r>
      <w:bookmarkEnd w:id="1317"/>
      <w:bookmarkEnd w:id="1318"/>
      <w:bookmarkEnd w:id="1319"/>
      <w:bookmarkEnd w:id="1320"/>
    </w:p>
    <w:p w14:paraId="5652177B" w14:textId="579A358D" w:rsidR="003037B8" w:rsidRDefault="003037B8" w:rsidP="003037B8">
      <w:pPr>
        <w:pStyle w:val="Heading4"/>
      </w:pPr>
      <w:bookmarkStart w:id="1321"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322" w:name="_Ref459401216"/>
      <w:r>
        <w:t>The Doxology</w:t>
      </w:r>
      <w:r w:rsidR="00B46E6E">
        <w:t xml:space="preserve"> for Sts. Sergius and Bacchus</w:t>
      </w:r>
      <w:bookmarkEnd w:id="1321"/>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323"/>
            <w:r>
              <w:t>heroes</w:t>
            </w:r>
            <w:commentRangeEnd w:id="1323"/>
            <w:r>
              <w:rPr>
                <w:rStyle w:val="CommentReference"/>
                <w:rFonts w:ascii="Times New Roman" w:eastAsiaTheme="minorHAnsi" w:hAnsi="Times New Roman" w:cstheme="minorBidi"/>
                <w:color w:val="auto"/>
              </w:rPr>
              <w:commentReference w:id="1323"/>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324" w:name="_Toc485884493"/>
      <w:r>
        <w:t>October 4 (5) / Paopi 7: St. Paul of Tammoh</w:t>
      </w:r>
      <w:bookmarkEnd w:id="1324"/>
    </w:p>
    <w:p w14:paraId="307B5F3B" w14:textId="77777777" w:rsidR="0039635A" w:rsidRDefault="0039635A" w:rsidP="0039635A">
      <w:pPr>
        <w:pStyle w:val="Heading4"/>
      </w:pPr>
      <w:r>
        <w:t>The Doxology</w:t>
      </w:r>
    </w:p>
    <w:p w14:paraId="08012657" w14:textId="756D4AC4" w:rsidR="00FB36D8" w:rsidRPr="00FB36D8" w:rsidRDefault="00191A26" w:rsidP="00FB36D8">
      <w:pPr>
        <w:pStyle w:val="Rubric"/>
      </w:pPr>
      <w:r>
        <w:t xml:space="preserve">See </w:t>
      </w:r>
      <w:r>
        <w:fldChar w:fldCharType="begin"/>
      </w:r>
      <w:r>
        <w:instrText xml:space="preserve"> REF _Ref434490826 \h </w:instrText>
      </w:r>
      <w:r>
        <w:fldChar w:fldCharType="separate"/>
      </w:r>
      <w:r w:rsidR="000E2EAC">
        <w:t>The Doxology of St. Pishoy and St. Paul of Tammah</w:t>
      </w:r>
      <w:r>
        <w:fldChar w:fldCharType="end"/>
      </w:r>
      <w:r>
        <w:t xml:space="preserve">, page </w:t>
      </w:r>
      <w:r>
        <w:fldChar w:fldCharType="begin"/>
      </w:r>
      <w:r>
        <w:instrText xml:space="preserve"> PAGEREF _Ref434490826 \h </w:instrText>
      </w:r>
      <w:r>
        <w:fldChar w:fldCharType="separate"/>
      </w:r>
      <w:r w:rsidR="000E2EAC">
        <w:rPr>
          <w:noProof/>
        </w:rPr>
        <w:t>719</w:t>
      </w:r>
      <w:r>
        <w:fldChar w:fldCharType="end"/>
      </w:r>
      <w:r w:rsidR="00FB36D8">
        <w:t>.</w:t>
      </w:r>
    </w:p>
    <w:p w14:paraId="2F2896A9" w14:textId="77777777" w:rsidR="0081710C" w:rsidRDefault="0081710C" w:rsidP="0081710C">
      <w:pPr>
        <w:pStyle w:val="Heading3"/>
      </w:pPr>
      <w:bookmarkStart w:id="1325" w:name="_Toc485884494"/>
      <w:r>
        <w:t>October 7 (8) / Paopi 10: St. Sergius</w:t>
      </w:r>
      <w:bookmarkEnd w:id="1325"/>
    </w:p>
    <w:p w14:paraId="43289252" w14:textId="0563679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E2EAC">
        <w:t>October 1 (2) / Paopi 4: St. Bacchus</w:t>
      </w:r>
      <w:r w:rsidR="00336170">
        <w:fldChar w:fldCharType="end"/>
      </w:r>
      <w:r>
        <w:t xml:space="preserve">, page </w:t>
      </w:r>
      <w:r>
        <w:fldChar w:fldCharType="begin"/>
      </w:r>
      <w:r>
        <w:instrText xml:space="preserve"> PAGEREF _Ref434561633 \h </w:instrText>
      </w:r>
      <w:r>
        <w:fldChar w:fldCharType="separate"/>
      </w:r>
      <w:r w:rsidR="000E2EAC">
        <w:rPr>
          <w:noProof/>
        </w:rPr>
        <w:t>775</w:t>
      </w:r>
      <w:r>
        <w:fldChar w:fldCharType="end"/>
      </w:r>
      <w:r w:rsidR="0081710C">
        <w:t>.</w:t>
      </w:r>
    </w:p>
    <w:p w14:paraId="0CF66909" w14:textId="39F79845" w:rsidR="008B74E6" w:rsidRDefault="008B74E6" w:rsidP="008B74E6">
      <w:pPr>
        <w:pStyle w:val="Heading3"/>
      </w:pPr>
      <w:bookmarkStart w:id="1326" w:name="_Toc485884495"/>
      <w:r>
        <w:lastRenderedPageBreak/>
        <w:t>October 8 (9) / Paopi 11: St. Pelagia</w:t>
      </w:r>
      <w:bookmarkEnd w:id="1326"/>
    </w:p>
    <w:p w14:paraId="6BEB9A40" w14:textId="6BC176D9" w:rsidR="008B74E6" w:rsidRDefault="008B74E6" w:rsidP="008B74E6">
      <w:pPr>
        <w:pStyle w:val="Heading4"/>
      </w:pPr>
      <w:bookmarkStart w:id="1327" w:name="_Ref465591664"/>
      <w:r>
        <w:t>The Doxology for St. Pelagia</w:t>
      </w:r>
      <w:r>
        <w:rPr>
          <w:rStyle w:val="FootnoteReference"/>
        </w:rPr>
        <w:footnoteReference w:id="991"/>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lastRenderedPageBreak/>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7F46B49C" w14:textId="10604B94" w:rsidR="003765FB" w:rsidRDefault="003765FB" w:rsidP="003765FB">
      <w:pPr>
        <w:pStyle w:val="Heading3"/>
      </w:pPr>
      <w:bookmarkStart w:id="1328" w:name="_Toc485884496"/>
      <w:r>
        <w:t>October 9 (10) / Paopi 12: St. Matthew the Evangelist</w:t>
      </w:r>
    </w:p>
    <w:p w14:paraId="10208F5D" w14:textId="453EFD6A" w:rsidR="003765FB" w:rsidRDefault="003765FB" w:rsidP="003765FB">
      <w:pPr>
        <w:pStyle w:val="Heading4"/>
      </w:pPr>
      <w:bookmarkStart w:id="1329" w:name="_Ref485885284"/>
      <w:r>
        <w:t>The Doxology for St. Matthew the Evangelist</w:t>
      </w:r>
      <w:r>
        <w:rPr>
          <w:rStyle w:val="FootnoteReference"/>
        </w:rPr>
        <w:footnoteReference w:id="992"/>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65FB" w14:paraId="718D517B" w14:textId="77777777" w:rsidTr="006E2175">
        <w:trPr>
          <w:cantSplit/>
          <w:jc w:val="center"/>
        </w:trPr>
        <w:tc>
          <w:tcPr>
            <w:tcW w:w="288" w:type="dxa"/>
          </w:tcPr>
          <w:p w14:paraId="4C288CE5" w14:textId="77777777" w:rsidR="003765FB" w:rsidRDefault="003765FB" w:rsidP="003462CF">
            <w:pPr>
              <w:pStyle w:val="CopticCross"/>
            </w:pPr>
          </w:p>
        </w:tc>
        <w:tc>
          <w:tcPr>
            <w:tcW w:w="3960" w:type="dxa"/>
            <w:vAlign w:val="bottom"/>
          </w:tcPr>
          <w:p w14:paraId="7CA5E578" w14:textId="77777777" w:rsidR="003765FB" w:rsidRDefault="003765FB" w:rsidP="003765FB">
            <w:pPr>
              <w:pStyle w:val="EngHang"/>
            </w:pPr>
            <w:r>
              <w:t>With great zeal,</w:t>
            </w:r>
          </w:p>
          <w:p w14:paraId="69525990" w14:textId="459A5B6C" w:rsidR="003765FB" w:rsidRDefault="003765FB" w:rsidP="003462CF">
            <w:pPr>
              <w:pStyle w:val="EngHang"/>
            </w:pPr>
            <w:r>
              <w:t>You followed Christ the Master,</w:t>
            </w:r>
          </w:p>
          <w:p w14:paraId="112556BA" w14:textId="45C8F0BD" w:rsidR="003765FB" w:rsidRDefault="003765FB" w:rsidP="003462CF">
            <w:pPr>
              <w:pStyle w:val="EngHang"/>
            </w:pPr>
            <w:r>
              <w:t>Who in His goodness</w:t>
            </w:r>
          </w:p>
          <w:p w14:paraId="1742C746" w14:textId="42D3B2D6" w:rsidR="003765FB" w:rsidRDefault="003765FB" w:rsidP="003462CF">
            <w:pPr>
              <w:pStyle w:val="EngHangEnd"/>
            </w:pPr>
            <w:r>
              <w:t>Appeared on earth to mankind.</w:t>
            </w:r>
          </w:p>
        </w:tc>
        <w:tc>
          <w:tcPr>
            <w:tcW w:w="288" w:type="dxa"/>
          </w:tcPr>
          <w:p w14:paraId="77E399B9" w14:textId="77777777" w:rsidR="003765FB" w:rsidRDefault="003765FB" w:rsidP="003462CF"/>
        </w:tc>
      </w:tr>
      <w:tr w:rsidR="003765FB" w14:paraId="1922F7C7" w14:textId="77777777" w:rsidTr="006E2175">
        <w:trPr>
          <w:cantSplit/>
          <w:jc w:val="center"/>
        </w:trPr>
        <w:tc>
          <w:tcPr>
            <w:tcW w:w="288" w:type="dxa"/>
          </w:tcPr>
          <w:p w14:paraId="557BBE83" w14:textId="77777777" w:rsidR="003765FB" w:rsidRDefault="003765FB" w:rsidP="003462CF">
            <w:pPr>
              <w:pStyle w:val="CopticCross"/>
            </w:pPr>
            <w:r w:rsidRPr="00FB5ACB">
              <w:t>¿</w:t>
            </w:r>
          </w:p>
        </w:tc>
        <w:tc>
          <w:tcPr>
            <w:tcW w:w="3960" w:type="dxa"/>
            <w:vAlign w:val="bottom"/>
          </w:tcPr>
          <w:p w14:paraId="06E67972" w14:textId="567CABF3" w:rsidR="003765FB" w:rsidRDefault="003765FB" w:rsidP="003462CF">
            <w:pPr>
              <w:pStyle w:val="EngHang"/>
            </w:pPr>
            <w:r>
              <w:t>He summoned you</w:t>
            </w:r>
          </w:p>
          <w:p w14:paraId="07DD7A20" w14:textId="62842102" w:rsidR="003765FB" w:rsidRDefault="003765FB" w:rsidP="003462CF">
            <w:pPr>
              <w:pStyle w:val="EngHang"/>
            </w:pPr>
            <w:r>
              <w:t>From the custom house,</w:t>
            </w:r>
          </w:p>
          <w:p w14:paraId="01F33301" w14:textId="7AAE803C" w:rsidR="003765FB" w:rsidRDefault="003765FB" w:rsidP="003462CF">
            <w:pPr>
              <w:pStyle w:val="EngHang"/>
            </w:pPr>
            <w:r>
              <w:t>And revealed you</w:t>
            </w:r>
          </w:p>
          <w:p w14:paraId="52CDAF94" w14:textId="3FAB6D7D" w:rsidR="003765FB" w:rsidRDefault="003765FB" w:rsidP="003462CF">
            <w:pPr>
              <w:pStyle w:val="EngHangEnd"/>
            </w:pPr>
            <w:r>
              <w:t>As an elect Apostle:</w:t>
            </w:r>
          </w:p>
        </w:tc>
        <w:tc>
          <w:tcPr>
            <w:tcW w:w="288" w:type="dxa"/>
          </w:tcPr>
          <w:p w14:paraId="37D59E34" w14:textId="77777777" w:rsidR="003765FB" w:rsidRDefault="003765FB" w:rsidP="003462CF"/>
        </w:tc>
      </w:tr>
      <w:tr w:rsidR="003765FB" w14:paraId="5C24BE12" w14:textId="77777777" w:rsidTr="006E2175">
        <w:trPr>
          <w:cantSplit/>
          <w:jc w:val="center"/>
        </w:trPr>
        <w:tc>
          <w:tcPr>
            <w:tcW w:w="288" w:type="dxa"/>
          </w:tcPr>
          <w:p w14:paraId="6D883A53" w14:textId="77777777" w:rsidR="003765FB" w:rsidRDefault="003765FB" w:rsidP="003462CF">
            <w:pPr>
              <w:pStyle w:val="CopticCross"/>
            </w:pPr>
          </w:p>
        </w:tc>
        <w:tc>
          <w:tcPr>
            <w:tcW w:w="3960" w:type="dxa"/>
            <w:vAlign w:val="bottom"/>
          </w:tcPr>
          <w:p w14:paraId="452470F6" w14:textId="5488659C" w:rsidR="003765FB" w:rsidRDefault="003765FB" w:rsidP="003462CF">
            <w:pPr>
              <w:pStyle w:val="EngHang"/>
            </w:pPr>
            <w:r>
              <w:t>As an Evangelist,</w:t>
            </w:r>
          </w:p>
          <w:p w14:paraId="6F2C7602" w14:textId="0C26BCC4" w:rsidR="003765FB" w:rsidRDefault="003765FB" w:rsidP="003462CF">
            <w:pPr>
              <w:pStyle w:val="EngHang"/>
            </w:pPr>
            <w:r>
              <w:t>As the proclaimer</w:t>
            </w:r>
          </w:p>
          <w:p w14:paraId="0C51B199" w14:textId="0076BEBB" w:rsidR="003765FB" w:rsidRDefault="003765FB" w:rsidP="003462CF">
            <w:pPr>
              <w:pStyle w:val="EngHang"/>
            </w:pPr>
            <w:r>
              <w:t>Of the Gospel</w:t>
            </w:r>
          </w:p>
          <w:p w14:paraId="17B818CD" w14:textId="5C4AF489" w:rsidR="003765FB" w:rsidRDefault="003765FB" w:rsidP="003765FB">
            <w:pPr>
              <w:pStyle w:val="EngHangEnd"/>
            </w:pPr>
            <w:r>
              <w:t>To the whole world!</w:t>
            </w:r>
          </w:p>
        </w:tc>
        <w:tc>
          <w:tcPr>
            <w:tcW w:w="288" w:type="dxa"/>
          </w:tcPr>
          <w:p w14:paraId="0C9C1D82" w14:textId="77777777" w:rsidR="003765FB" w:rsidRDefault="003765FB" w:rsidP="003462CF"/>
        </w:tc>
      </w:tr>
      <w:tr w:rsidR="003765FB" w14:paraId="5B2485D6" w14:textId="77777777" w:rsidTr="006E2175">
        <w:trPr>
          <w:cantSplit/>
          <w:jc w:val="center"/>
        </w:trPr>
        <w:tc>
          <w:tcPr>
            <w:tcW w:w="288" w:type="dxa"/>
          </w:tcPr>
          <w:p w14:paraId="089C9B13" w14:textId="77777777" w:rsidR="003765FB" w:rsidRDefault="003765FB" w:rsidP="003462CF">
            <w:pPr>
              <w:pStyle w:val="CopticCross"/>
            </w:pPr>
            <w:r w:rsidRPr="00FB5ACB">
              <w:t>¿</w:t>
            </w:r>
          </w:p>
        </w:tc>
        <w:tc>
          <w:tcPr>
            <w:tcW w:w="3960" w:type="dxa"/>
            <w:vAlign w:val="bottom"/>
          </w:tcPr>
          <w:p w14:paraId="041F3718" w14:textId="25CCA28F" w:rsidR="003765FB" w:rsidRDefault="003765FB" w:rsidP="003462CF">
            <w:pPr>
              <w:pStyle w:val="EngHang"/>
            </w:pPr>
            <w:r>
              <w:t>You cast aside the bonds</w:t>
            </w:r>
          </w:p>
          <w:p w14:paraId="368519FF" w14:textId="2E65009B" w:rsidR="003765FB" w:rsidRDefault="003765FB" w:rsidP="003462CF">
            <w:pPr>
              <w:pStyle w:val="EngHang"/>
            </w:pPr>
            <w:r>
              <w:t>Of the custom house,</w:t>
            </w:r>
          </w:p>
          <w:p w14:paraId="73D5108C" w14:textId="126705EE" w:rsidR="003765FB" w:rsidRDefault="003765FB" w:rsidP="003462CF">
            <w:pPr>
              <w:pStyle w:val="EngHang"/>
            </w:pPr>
            <w:r>
              <w:t>For the yoke of</w:t>
            </w:r>
          </w:p>
          <w:p w14:paraId="3C914D90" w14:textId="33AB1147" w:rsidR="003765FB" w:rsidRDefault="003765FB" w:rsidP="003462CF">
            <w:pPr>
              <w:pStyle w:val="EngHangEnd"/>
            </w:pPr>
            <w:r>
              <w:t>Justice and righteousness,</w:t>
            </w:r>
          </w:p>
        </w:tc>
        <w:tc>
          <w:tcPr>
            <w:tcW w:w="288" w:type="dxa"/>
          </w:tcPr>
          <w:p w14:paraId="2D596FD8" w14:textId="77777777" w:rsidR="003765FB" w:rsidRDefault="003765FB" w:rsidP="003462CF"/>
        </w:tc>
      </w:tr>
      <w:tr w:rsidR="003765FB" w14:paraId="01F4AC81" w14:textId="77777777" w:rsidTr="006E2175">
        <w:trPr>
          <w:cantSplit/>
          <w:jc w:val="center"/>
        </w:trPr>
        <w:tc>
          <w:tcPr>
            <w:tcW w:w="288" w:type="dxa"/>
          </w:tcPr>
          <w:p w14:paraId="232F50D0" w14:textId="77777777" w:rsidR="003765FB" w:rsidRDefault="003765FB" w:rsidP="003462CF">
            <w:pPr>
              <w:pStyle w:val="CopticCross"/>
            </w:pPr>
          </w:p>
        </w:tc>
        <w:tc>
          <w:tcPr>
            <w:tcW w:w="3960" w:type="dxa"/>
            <w:vAlign w:val="bottom"/>
          </w:tcPr>
          <w:p w14:paraId="2F97E413" w14:textId="35D9C039" w:rsidR="003765FB" w:rsidRDefault="003765FB" w:rsidP="003765FB">
            <w:pPr>
              <w:pStyle w:val="EngHang"/>
            </w:pPr>
            <w:r>
              <w:t>You were revealed</w:t>
            </w:r>
          </w:p>
          <w:p w14:paraId="7DB00C57" w14:textId="6A2C58BC" w:rsidR="003765FB" w:rsidRDefault="003765FB" w:rsidP="003765FB">
            <w:pPr>
              <w:pStyle w:val="EngHang"/>
            </w:pPr>
            <w:r>
              <w:t>As a wise merchant,</w:t>
            </w:r>
          </w:p>
          <w:p w14:paraId="42550E19" w14:textId="4164EEAD" w:rsidR="003765FB" w:rsidRDefault="003765FB" w:rsidP="003765FB">
            <w:pPr>
              <w:pStyle w:val="EngHang"/>
            </w:pPr>
            <w:r>
              <w:t>Exchanging corruption for incorruption,</w:t>
            </w:r>
          </w:p>
          <w:p w14:paraId="2E07DCF9" w14:textId="1DA8F2B0" w:rsidR="003765FB" w:rsidRPr="00A40E4E" w:rsidRDefault="003765FB" w:rsidP="003462CF">
            <w:pPr>
              <w:pStyle w:val="EngHangEnd"/>
            </w:pPr>
            <w:r>
              <w:t>Rich in wisdom from on high.</w:t>
            </w:r>
          </w:p>
        </w:tc>
        <w:tc>
          <w:tcPr>
            <w:tcW w:w="288" w:type="dxa"/>
          </w:tcPr>
          <w:p w14:paraId="7EB507AE" w14:textId="77777777" w:rsidR="003765FB" w:rsidRDefault="003765FB" w:rsidP="003462CF"/>
        </w:tc>
      </w:tr>
      <w:tr w:rsidR="003765FB" w14:paraId="3C63A5D3" w14:textId="77777777" w:rsidTr="006E2175">
        <w:trPr>
          <w:cantSplit/>
          <w:trHeight w:val="1366"/>
          <w:jc w:val="center"/>
        </w:trPr>
        <w:tc>
          <w:tcPr>
            <w:tcW w:w="288" w:type="dxa"/>
          </w:tcPr>
          <w:p w14:paraId="228A81F2" w14:textId="77777777" w:rsidR="003765FB" w:rsidRDefault="003765FB" w:rsidP="003462CF">
            <w:pPr>
              <w:pStyle w:val="CopticCross"/>
            </w:pPr>
            <w:r w:rsidRPr="00FB5ACB">
              <w:lastRenderedPageBreak/>
              <w:t>¿</w:t>
            </w:r>
          </w:p>
        </w:tc>
        <w:tc>
          <w:tcPr>
            <w:tcW w:w="3960" w:type="dxa"/>
            <w:vAlign w:val="bottom"/>
          </w:tcPr>
          <w:p w14:paraId="7BE33B1B" w14:textId="241F11ED" w:rsidR="003765FB" w:rsidRDefault="003765FB" w:rsidP="003462CF">
            <w:pPr>
              <w:pStyle w:val="EngHang"/>
            </w:pPr>
            <w:r>
              <w:t>You proclaimed the word of truth,</w:t>
            </w:r>
          </w:p>
          <w:p w14:paraId="56FF69E4" w14:textId="14296E33" w:rsidR="003765FB" w:rsidRDefault="003765FB" w:rsidP="003462CF">
            <w:pPr>
              <w:pStyle w:val="EngHang"/>
            </w:pPr>
            <w:r>
              <w:t>And roused our slothful souls</w:t>
            </w:r>
          </w:p>
          <w:p w14:paraId="147560E3" w14:textId="123C82DE" w:rsidR="003765FB" w:rsidRDefault="003765FB" w:rsidP="003462CF">
            <w:pPr>
              <w:pStyle w:val="EngHang"/>
            </w:pPr>
            <w:r>
              <w:t>By writing of</w:t>
            </w:r>
          </w:p>
          <w:p w14:paraId="575F6B5A" w14:textId="25F4B086" w:rsidR="003765FB" w:rsidRDefault="003765FB" w:rsidP="003462CF">
            <w:pPr>
              <w:pStyle w:val="EngHangEnd"/>
            </w:pPr>
            <w:r>
              <w:t>The hour of judgment.</w:t>
            </w:r>
          </w:p>
        </w:tc>
        <w:tc>
          <w:tcPr>
            <w:tcW w:w="288" w:type="dxa"/>
          </w:tcPr>
          <w:p w14:paraId="02A62EF2" w14:textId="77777777" w:rsidR="003765FB" w:rsidRDefault="003765FB" w:rsidP="003462CF"/>
        </w:tc>
      </w:tr>
      <w:tr w:rsidR="006E2175" w14:paraId="0EAD077E" w14:textId="77777777" w:rsidTr="006E2175">
        <w:trPr>
          <w:cantSplit/>
          <w:trHeight w:val="1366"/>
          <w:jc w:val="center"/>
        </w:trPr>
        <w:tc>
          <w:tcPr>
            <w:tcW w:w="288" w:type="dxa"/>
          </w:tcPr>
          <w:p w14:paraId="57A6682B" w14:textId="77777777" w:rsidR="006E2175" w:rsidRPr="00FB5ACB" w:rsidRDefault="006E2175" w:rsidP="003462CF">
            <w:pPr>
              <w:pStyle w:val="CopticCross"/>
            </w:pPr>
          </w:p>
        </w:tc>
        <w:tc>
          <w:tcPr>
            <w:tcW w:w="3960" w:type="dxa"/>
            <w:vAlign w:val="bottom"/>
          </w:tcPr>
          <w:p w14:paraId="6D3E5050" w14:textId="77777777" w:rsidR="006E2175" w:rsidRDefault="006E2175" w:rsidP="003462CF">
            <w:pPr>
              <w:pStyle w:val="EngHang"/>
            </w:pPr>
            <w:r>
              <w:t>Pray to the Lord on our behalf,</w:t>
            </w:r>
          </w:p>
          <w:p w14:paraId="3893DCC8" w14:textId="77777777" w:rsidR="006E2175" w:rsidRDefault="006E2175" w:rsidP="003462CF">
            <w:pPr>
              <w:pStyle w:val="EngHang"/>
            </w:pPr>
            <w:r>
              <w:t>My lord and father, the Apostle,</w:t>
            </w:r>
          </w:p>
          <w:p w14:paraId="74465223" w14:textId="77777777" w:rsidR="006E2175" w:rsidRDefault="006E2175" w:rsidP="003462CF">
            <w:pPr>
              <w:pStyle w:val="EngHang"/>
            </w:pPr>
            <w:r>
              <w:t>St. Matthew the Evangelist,</w:t>
            </w:r>
          </w:p>
          <w:p w14:paraId="25F70D51" w14:textId="2E7B66B2" w:rsidR="006E2175" w:rsidRDefault="006E2175" w:rsidP="006E2175">
            <w:pPr>
              <w:pStyle w:val="EngHangEnd"/>
            </w:pPr>
            <w:r>
              <w:t>That He may forgive us our sins.</w:t>
            </w:r>
          </w:p>
        </w:tc>
        <w:tc>
          <w:tcPr>
            <w:tcW w:w="288" w:type="dxa"/>
          </w:tcPr>
          <w:p w14:paraId="11C6B226" w14:textId="77777777" w:rsidR="006E2175" w:rsidRDefault="006E2175" w:rsidP="003462CF"/>
        </w:tc>
      </w:tr>
    </w:tbl>
    <w:p w14:paraId="06822979" w14:textId="1EE7AD56" w:rsidR="00B637D8" w:rsidRDefault="00B637D8" w:rsidP="00B637D8">
      <w:pPr>
        <w:pStyle w:val="Heading3"/>
      </w:pPr>
      <w:r>
        <w:t xml:space="preserve">October 9 (10) / Paopi 12: </w:t>
      </w:r>
      <w:r w:rsidR="003765FB">
        <w:t xml:space="preserve">Also </w:t>
      </w:r>
      <w:r>
        <w:t>Commemoration of Archangel Michael</w:t>
      </w:r>
      <w:bookmarkEnd w:id="1328"/>
    </w:p>
    <w:p w14:paraId="4A7DC24D" w14:textId="265DF342"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3626890A" w14:textId="2671041E" w:rsidR="008B74E6" w:rsidRDefault="008B74E6" w:rsidP="008B74E6">
      <w:pPr>
        <w:pStyle w:val="Heading3"/>
      </w:pPr>
      <w:bookmarkStart w:id="1330" w:name="_Toc485884497"/>
      <w:bookmarkStart w:id="1331" w:name="_Ref434564830"/>
      <w:r>
        <w:t>October 11 (12) / Paopi 14: St. Philip the Deacon, One of the 72</w:t>
      </w:r>
      <w:bookmarkEnd w:id="1330"/>
    </w:p>
    <w:p w14:paraId="604ECA2E" w14:textId="7C4F7F00" w:rsidR="008B74E6" w:rsidRDefault="008B74E6" w:rsidP="008B74E6">
      <w:pPr>
        <w:pStyle w:val="Heading4"/>
      </w:pPr>
      <w:bookmarkStart w:id="1332" w:name="_Ref465591592"/>
      <w:r>
        <w:t>The Doxology for St. Philip the Deacon</w:t>
      </w:r>
      <w:r>
        <w:rPr>
          <w:rStyle w:val="FootnoteReference"/>
        </w:rPr>
        <w:footnoteReference w:id="993"/>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lastRenderedPageBreak/>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bookmarkStart w:id="1333" w:name="_Ref485109408"/>
      <w:bookmarkStart w:id="1334" w:name="_Ref485109416"/>
      <w:bookmarkStart w:id="1335" w:name="_Toc485884498"/>
      <w:r>
        <w:t>October 17 (18) Paopi 20: St. John the Short</w:t>
      </w:r>
      <w:bookmarkEnd w:id="1331"/>
      <w:bookmarkEnd w:id="1333"/>
      <w:bookmarkEnd w:id="1334"/>
      <w:bookmarkEnd w:id="1335"/>
    </w:p>
    <w:p w14:paraId="689E6585" w14:textId="146B5B2A" w:rsidR="0056261A" w:rsidRDefault="0056261A" w:rsidP="0056261A">
      <w:pPr>
        <w:pStyle w:val="Heading4"/>
      </w:pPr>
      <w:bookmarkStart w:id="133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337" w:name="_Ref459401434"/>
      <w:r>
        <w:t>The Doxology</w:t>
      </w:r>
      <w:r w:rsidR="00B46E6E">
        <w:t xml:space="preserve"> for St. John the Short</w:t>
      </w:r>
      <w:bookmarkEnd w:id="1336"/>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9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9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9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338" w:name="_Toc485884499"/>
      <w:r>
        <w:t>October 18 (19) / Paopi</w:t>
      </w:r>
      <w:r w:rsidR="00FE0AE4">
        <w:t xml:space="preserve"> </w:t>
      </w:r>
      <w:r>
        <w:t>21: Commemoration of the Theotokos</w:t>
      </w:r>
      <w:bookmarkEnd w:id="1338"/>
    </w:p>
    <w:p w14:paraId="2DEA7718" w14:textId="7E574387"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2229EA11" w14:textId="1FAF6C37" w:rsidR="00BF2674" w:rsidRDefault="00BF2674" w:rsidP="00BF2674">
      <w:pPr>
        <w:pStyle w:val="Heading3"/>
      </w:pPr>
      <w:bookmarkStart w:id="1339" w:name="_Toc485884500"/>
      <w:r>
        <w:lastRenderedPageBreak/>
        <w:t>October 18 (19) / Paopi</w:t>
      </w:r>
      <w:r w:rsidR="00FE0AE4">
        <w:t xml:space="preserve"> </w:t>
      </w:r>
      <w:r>
        <w:t>21: Also St. Teji (Reweiss)</w:t>
      </w:r>
      <w:bookmarkEnd w:id="1339"/>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340" w:name="_Ref434491337"/>
      <w:r>
        <w:t>The Doxology</w:t>
      </w:r>
      <w:r w:rsidR="00810F04">
        <w:t xml:space="preserve"> for St. Teji (Reweiss)</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341"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42CCE2A4" w:rsidR="002A21FB" w:rsidRDefault="002A21FB" w:rsidP="002A21FB">
      <w:pPr>
        <w:pStyle w:val="Rubric"/>
      </w:pPr>
      <w:r>
        <w:t>The last verse of the Doxology may be inserted into the Annual Gospel Response.</w:t>
      </w:r>
    </w:p>
    <w:p w14:paraId="491F761C" w14:textId="29CF78D0" w:rsidR="00FA1142" w:rsidRDefault="00FA1142" w:rsidP="00FA1142">
      <w:pPr>
        <w:pStyle w:val="Heading3"/>
      </w:pPr>
      <w:bookmarkStart w:id="1342" w:name="_Toc485884501"/>
      <w:r>
        <w:t>October 19 (20) / Paopi 22: St. Luke the Evangelist</w:t>
      </w:r>
      <w:bookmarkEnd w:id="1342"/>
    </w:p>
    <w:p w14:paraId="0B8F5478" w14:textId="6B4C219C" w:rsidR="00CB28F2" w:rsidRDefault="00CB28F2" w:rsidP="00CB28F2">
      <w:pPr>
        <w:pStyle w:val="Heading4"/>
      </w:pPr>
      <w:bookmarkStart w:id="1343" w:name="_Ref485624848"/>
      <w:r>
        <w:t>The Doxology for St. Luke the Evangelist</w:t>
      </w:r>
      <w:r>
        <w:rPr>
          <w:rStyle w:val="FootnoteReference"/>
        </w:rPr>
        <w:footnoteReference w:id="997"/>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B28F2" w14:paraId="7B3DB027" w14:textId="77777777" w:rsidTr="00CB28F2">
        <w:trPr>
          <w:cantSplit/>
          <w:jc w:val="center"/>
        </w:trPr>
        <w:tc>
          <w:tcPr>
            <w:tcW w:w="288" w:type="dxa"/>
          </w:tcPr>
          <w:p w14:paraId="14A82429" w14:textId="77777777" w:rsidR="00CB28F2" w:rsidRDefault="00CB28F2" w:rsidP="00CB28F2">
            <w:pPr>
              <w:pStyle w:val="CopticCross"/>
            </w:pPr>
          </w:p>
        </w:tc>
        <w:tc>
          <w:tcPr>
            <w:tcW w:w="3960" w:type="dxa"/>
          </w:tcPr>
          <w:p w14:paraId="04DFF29B" w14:textId="6D7A02D3" w:rsidR="00CB28F2" w:rsidRDefault="00CB28F2" w:rsidP="00CB28F2">
            <w:pPr>
              <w:pStyle w:val="EngHang"/>
              <w:rPr>
                <w:shd w:val="clear" w:color="auto" w:fill="FFFFFF"/>
              </w:rPr>
            </w:pPr>
            <w:r>
              <w:rPr>
                <w:shd w:val="clear" w:color="auto" w:fill="FFFFFF"/>
              </w:rPr>
              <w:t>Let us praise and hymn</w:t>
            </w:r>
          </w:p>
          <w:p w14:paraId="7C54190E" w14:textId="19C0AFC8" w:rsidR="00CB28F2" w:rsidRDefault="00CB28F2" w:rsidP="00CB28F2">
            <w:pPr>
              <w:pStyle w:val="EngHang"/>
              <w:rPr>
                <w:shd w:val="clear" w:color="auto" w:fill="FFFFFF"/>
              </w:rPr>
            </w:pPr>
            <w:r>
              <w:rPr>
                <w:shd w:val="clear" w:color="auto" w:fill="FFFFFF"/>
              </w:rPr>
              <w:t>The holy Apostle Luke,</w:t>
            </w:r>
          </w:p>
          <w:p w14:paraId="1024388B" w14:textId="60538A57" w:rsidR="00CB28F2" w:rsidRDefault="00CB28F2" w:rsidP="00CB28F2">
            <w:pPr>
              <w:pStyle w:val="EngHang"/>
              <w:rPr>
                <w:shd w:val="clear" w:color="auto" w:fill="FFFFFF"/>
              </w:rPr>
            </w:pPr>
            <w:r>
              <w:rPr>
                <w:shd w:val="clear" w:color="auto" w:fill="FFFFFF"/>
              </w:rPr>
              <w:t>The recorder of</w:t>
            </w:r>
          </w:p>
          <w:p w14:paraId="1E6AD40A" w14:textId="54FCFC21" w:rsidR="00CB28F2" w:rsidRDefault="00CB28F2" w:rsidP="00CB28F2">
            <w:pPr>
              <w:pStyle w:val="EngHangEnd"/>
            </w:pPr>
            <w:r>
              <w:rPr>
                <w:shd w:val="clear" w:color="auto" w:fill="FFFFFF"/>
              </w:rPr>
              <w:t>The joyous Gospel of Christ,</w:t>
            </w:r>
          </w:p>
        </w:tc>
        <w:tc>
          <w:tcPr>
            <w:tcW w:w="288" w:type="dxa"/>
          </w:tcPr>
          <w:p w14:paraId="03555229" w14:textId="77777777" w:rsidR="00CB28F2" w:rsidRDefault="00CB28F2" w:rsidP="00CB28F2"/>
        </w:tc>
      </w:tr>
      <w:tr w:rsidR="00CB28F2" w14:paraId="6FE6993B" w14:textId="77777777" w:rsidTr="00CB28F2">
        <w:trPr>
          <w:cantSplit/>
          <w:jc w:val="center"/>
        </w:trPr>
        <w:tc>
          <w:tcPr>
            <w:tcW w:w="288" w:type="dxa"/>
          </w:tcPr>
          <w:p w14:paraId="089BD065" w14:textId="77777777" w:rsidR="00CB28F2" w:rsidRDefault="00CB28F2" w:rsidP="00CB28F2">
            <w:pPr>
              <w:pStyle w:val="CopticCross"/>
            </w:pPr>
            <w:r w:rsidRPr="00FB5ACB">
              <w:t>¿</w:t>
            </w:r>
          </w:p>
        </w:tc>
        <w:tc>
          <w:tcPr>
            <w:tcW w:w="3960" w:type="dxa"/>
          </w:tcPr>
          <w:p w14:paraId="5DAC4979" w14:textId="2C038F8A" w:rsidR="00CB28F2" w:rsidRDefault="00CB28F2" w:rsidP="00CB28F2">
            <w:pPr>
              <w:pStyle w:val="EngHang"/>
              <w:rPr>
                <w:shd w:val="clear" w:color="auto" w:fill="FFFFFF"/>
              </w:rPr>
            </w:pPr>
            <w:r>
              <w:rPr>
                <w:shd w:val="clear" w:color="auto" w:fill="FFFFFF"/>
              </w:rPr>
              <w:t>And the Scribe of</w:t>
            </w:r>
          </w:p>
          <w:p w14:paraId="1FA678A7" w14:textId="4251EBA3" w:rsidR="00CB28F2" w:rsidRDefault="00CB28F2" w:rsidP="00CB28F2">
            <w:pPr>
              <w:pStyle w:val="EngHang"/>
              <w:rPr>
                <w:shd w:val="clear" w:color="auto" w:fill="FFFFFF"/>
              </w:rPr>
            </w:pPr>
            <w:r>
              <w:rPr>
                <w:shd w:val="clear" w:color="auto" w:fill="FFFFFF"/>
              </w:rPr>
              <w:t>The Acts of the Apostles,</w:t>
            </w:r>
          </w:p>
          <w:p w14:paraId="5BC99964" w14:textId="742F5635" w:rsidR="00CB28F2" w:rsidRDefault="00CB28F2" w:rsidP="00CB28F2">
            <w:pPr>
              <w:pStyle w:val="EngHang"/>
              <w:rPr>
                <w:shd w:val="clear" w:color="auto" w:fill="FFFFFF"/>
              </w:rPr>
            </w:pPr>
            <w:r>
              <w:rPr>
                <w:shd w:val="clear" w:color="auto" w:fill="FFFFFF"/>
              </w:rPr>
              <w:t>For his writngs are</w:t>
            </w:r>
          </w:p>
          <w:p w14:paraId="358BA031" w14:textId="47BE874A" w:rsidR="00CB28F2" w:rsidRDefault="00CB28F2" w:rsidP="00CB28F2">
            <w:pPr>
              <w:pStyle w:val="EngHangEnd"/>
            </w:pPr>
            <w:r>
              <w:rPr>
                <w:shd w:val="clear" w:color="auto" w:fill="FFFFFF"/>
              </w:rPr>
              <w:t>A testimony of the Church of Christ.</w:t>
            </w:r>
          </w:p>
        </w:tc>
        <w:tc>
          <w:tcPr>
            <w:tcW w:w="288" w:type="dxa"/>
          </w:tcPr>
          <w:p w14:paraId="488D4D98" w14:textId="77777777" w:rsidR="00CB28F2" w:rsidRDefault="00CB28F2" w:rsidP="00CB28F2"/>
        </w:tc>
      </w:tr>
      <w:tr w:rsidR="00CB28F2" w14:paraId="388C6DF6" w14:textId="77777777" w:rsidTr="00CB28F2">
        <w:trPr>
          <w:cantSplit/>
          <w:jc w:val="center"/>
        </w:trPr>
        <w:tc>
          <w:tcPr>
            <w:tcW w:w="288" w:type="dxa"/>
          </w:tcPr>
          <w:p w14:paraId="7C91648A" w14:textId="77777777" w:rsidR="00CB28F2" w:rsidRDefault="00CB28F2" w:rsidP="00CB28F2">
            <w:pPr>
              <w:pStyle w:val="CopticCross"/>
            </w:pPr>
          </w:p>
        </w:tc>
        <w:tc>
          <w:tcPr>
            <w:tcW w:w="3960" w:type="dxa"/>
          </w:tcPr>
          <w:p w14:paraId="1A5426B9" w14:textId="1592BBB1" w:rsidR="00CB28F2" w:rsidRDefault="00CB28F2" w:rsidP="00CB28F2">
            <w:pPr>
              <w:pStyle w:val="EngHang"/>
              <w:rPr>
                <w:shd w:val="clear" w:color="auto" w:fill="FFFFFF"/>
              </w:rPr>
            </w:pPr>
            <w:r>
              <w:rPr>
                <w:shd w:val="clear" w:color="auto" w:fill="FFFFFF"/>
              </w:rPr>
              <w:t>He is the physician</w:t>
            </w:r>
          </w:p>
          <w:p w14:paraId="39372089" w14:textId="457F1BEA" w:rsidR="00CB28F2" w:rsidRDefault="00CB28F2" w:rsidP="00CB28F2">
            <w:pPr>
              <w:pStyle w:val="EngHang"/>
              <w:rPr>
                <w:shd w:val="clear" w:color="auto" w:fill="FFFFFF"/>
              </w:rPr>
            </w:pPr>
            <w:r>
              <w:rPr>
                <w:shd w:val="clear" w:color="auto" w:fill="FFFFFF"/>
              </w:rPr>
              <w:t>Of human weaknesses and infirmities;</w:t>
            </w:r>
          </w:p>
          <w:p w14:paraId="385EABB0" w14:textId="6A947571" w:rsidR="00CB28F2" w:rsidRDefault="00CB28F2" w:rsidP="00CB28F2">
            <w:pPr>
              <w:pStyle w:val="EngHang"/>
              <w:rPr>
                <w:shd w:val="clear" w:color="auto" w:fill="FFFFFF"/>
              </w:rPr>
            </w:pPr>
            <w:r>
              <w:rPr>
                <w:shd w:val="clear" w:color="auto" w:fill="FFFFFF"/>
              </w:rPr>
              <w:t>He heals the wounds of our souls,</w:t>
            </w:r>
          </w:p>
          <w:p w14:paraId="295E52E3" w14:textId="3398ED09" w:rsidR="00CB28F2" w:rsidRDefault="00CB28F2" w:rsidP="00CB28F2">
            <w:pPr>
              <w:pStyle w:val="EngHangEnd"/>
              <w:ind w:left="0" w:firstLine="0"/>
            </w:pPr>
            <w:r>
              <w:rPr>
                <w:shd w:val="clear" w:color="auto" w:fill="FFFFFF"/>
              </w:rPr>
              <w:t>Constantly interceding for our salvation.</w:t>
            </w:r>
          </w:p>
        </w:tc>
        <w:tc>
          <w:tcPr>
            <w:tcW w:w="288" w:type="dxa"/>
          </w:tcPr>
          <w:p w14:paraId="229E937A" w14:textId="77777777" w:rsidR="00CB28F2" w:rsidRDefault="00CB28F2" w:rsidP="00CB28F2"/>
        </w:tc>
      </w:tr>
      <w:tr w:rsidR="00CB28F2" w14:paraId="1F52A76D" w14:textId="77777777" w:rsidTr="00CB28F2">
        <w:trPr>
          <w:cantSplit/>
          <w:jc w:val="center"/>
        </w:trPr>
        <w:tc>
          <w:tcPr>
            <w:tcW w:w="288" w:type="dxa"/>
          </w:tcPr>
          <w:p w14:paraId="7E634A82" w14:textId="77777777" w:rsidR="00CB28F2" w:rsidRDefault="00CB28F2" w:rsidP="00CB28F2">
            <w:pPr>
              <w:pStyle w:val="CopticCross"/>
            </w:pPr>
            <w:r w:rsidRPr="00FB5ACB">
              <w:lastRenderedPageBreak/>
              <w:t>¿</w:t>
            </w:r>
          </w:p>
        </w:tc>
        <w:tc>
          <w:tcPr>
            <w:tcW w:w="3960" w:type="dxa"/>
          </w:tcPr>
          <w:p w14:paraId="01D424F8" w14:textId="02DCBCD5" w:rsidR="00CB28F2" w:rsidRDefault="00CB28F2" w:rsidP="00CB28F2">
            <w:pPr>
              <w:pStyle w:val="EngHang"/>
              <w:rPr>
                <w:shd w:val="clear" w:color="auto" w:fill="FFFFFF"/>
              </w:rPr>
            </w:pPr>
            <w:r>
              <w:rPr>
                <w:shd w:val="clear" w:color="auto" w:fill="FFFFFF"/>
              </w:rPr>
              <w:t>Hail to you, O saintly Luke,</w:t>
            </w:r>
          </w:p>
          <w:p w14:paraId="6944E0AA" w14:textId="07FA30D0" w:rsidR="00CB28F2" w:rsidRDefault="00CB28F2" w:rsidP="00CB28F2">
            <w:pPr>
              <w:pStyle w:val="EngHang"/>
              <w:rPr>
                <w:shd w:val="clear" w:color="auto" w:fill="FFFFFF"/>
              </w:rPr>
            </w:pPr>
            <w:r>
              <w:rPr>
                <w:shd w:val="clear" w:color="auto" w:fill="FFFFFF"/>
              </w:rPr>
              <w:t>Hail to the true preacher of piety,</w:t>
            </w:r>
          </w:p>
          <w:p w14:paraId="242F5A48" w14:textId="77E22AD7" w:rsidR="00CB28F2" w:rsidRDefault="00CB28F2" w:rsidP="00CB28F2">
            <w:pPr>
              <w:pStyle w:val="EngHang"/>
              <w:rPr>
                <w:shd w:val="clear" w:color="auto" w:fill="FFFFFF"/>
              </w:rPr>
            </w:pPr>
            <w:r>
              <w:rPr>
                <w:shd w:val="clear" w:color="auto" w:fill="FFFFFF"/>
              </w:rPr>
              <w:t>Hail to the orator of ineffable mysteries,</w:t>
            </w:r>
          </w:p>
          <w:p w14:paraId="429B00B5" w14:textId="43D498D8" w:rsidR="00CB28F2" w:rsidRPr="00CB28F2" w:rsidRDefault="00CB28F2" w:rsidP="00CB28F2">
            <w:pPr>
              <w:pStyle w:val="EngHangEnd"/>
              <w:rPr>
                <w:shd w:val="clear" w:color="auto" w:fill="FFFFFF"/>
              </w:rPr>
            </w:pPr>
            <w:r>
              <w:rPr>
                <w:shd w:val="clear" w:color="auto" w:fill="FFFFFF"/>
              </w:rPr>
              <w:t>Hail to the bright star of the Church,</w:t>
            </w:r>
          </w:p>
        </w:tc>
        <w:tc>
          <w:tcPr>
            <w:tcW w:w="288" w:type="dxa"/>
          </w:tcPr>
          <w:p w14:paraId="4F76E597" w14:textId="77777777" w:rsidR="00CB28F2" w:rsidRDefault="00CB28F2" w:rsidP="00CB28F2"/>
        </w:tc>
      </w:tr>
      <w:tr w:rsidR="00CB28F2" w14:paraId="1688C056" w14:textId="77777777" w:rsidTr="00CB28F2">
        <w:trPr>
          <w:cantSplit/>
          <w:jc w:val="center"/>
        </w:trPr>
        <w:tc>
          <w:tcPr>
            <w:tcW w:w="288" w:type="dxa"/>
          </w:tcPr>
          <w:p w14:paraId="40EDC4B5" w14:textId="77777777" w:rsidR="00CB28F2" w:rsidRDefault="00CB28F2" w:rsidP="00CB28F2">
            <w:pPr>
              <w:pStyle w:val="CopticCross"/>
            </w:pPr>
          </w:p>
        </w:tc>
        <w:tc>
          <w:tcPr>
            <w:tcW w:w="3960" w:type="dxa"/>
          </w:tcPr>
          <w:p w14:paraId="7B57250F" w14:textId="4066560E" w:rsidR="00CB28F2" w:rsidRDefault="00CB28F2" w:rsidP="00CB28F2">
            <w:pPr>
              <w:pStyle w:val="EngHang"/>
              <w:rPr>
                <w:shd w:val="clear" w:color="auto" w:fill="FFFFFF"/>
              </w:rPr>
            </w:pPr>
            <w:r>
              <w:rPr>
                <w:shd w:val="clear" w:color="auto" w:fill="FFFFFF"/>
              </w:rPr>
              <w:t>For the Logos,</w:t>
            </w:r>
          </w:p>
          <w:p w14:paraId="31002E87" w14:textId="77828B6D" w:rsidR="00CB28F2" w:rsidRDefault="00CB28F2" w:rsidP="00CB28F2">
            <w:pPr>
              <w:pStyle w:val="EngHang"/>
              <w:rPr>
                <w:shd w:val="clear" w:color="auto" w:fill="FFFFFF"/>
              </w:rPr>
            </w:pPr>
            <w:r>
              <w:rPr>
                <w:shd w:val="clear" w:color="auto" w:fill="FFFFFF"/>
              </w:rPr>
              <w:t>Who alone knows the hearts of men,</w:t>
            </w:r>
          </w:p>
          <w:p w14:paraId="662BD5C6" w14:textId="7226F840" w:rsidR="00CB28F2" w:rsidRDefault="00CB28F2" w:rsidP="00CB28F2">
            <w:pPr>
              <w:pStyle w:val="EngHang"/>
              <w:rPr>
                <w:shd w:val="clear" w:color="auto" w:fill="FFFFFF"/>
              </w:rPr>
            </w:pPr>
            <w:r>
              <w:rPr>
                <w:shd w:val="clear" w:color="auto" w:fill="FFFFFF"/>
              </w:rPr>
              <w:t>Chose him, with our Teacher Paul,</w:t>
            </w:r>
          </w:p>
          <w:p w14:paraId="59359AFF" w14:textId="2D04E532" w:rsidR="00CB28F2" w:rsidRPr="00A40E4E" w:rsidRDefault="00CB28F2" w:rsidP="00CB28F2">
            <w:pPr>
              <w:pStyle w:val="EngHangEnd"/>
            </w:pPr>
            <w:r>
              <w:rPr>
                <w:shd w:val="clear" w:color="auto" w:fill="FFFFFF"/>
              </w:rPr>
              <w:t>To be a teacher of the Nations!</w:t>
            </w:r>
          </w:p>
        </w:tc>
        <w:tc>
          <w:tcPr>
            <w:tcW w:w="288" w:type="dxa"/>
          </w:tcPr>
          <w:p w14:paraId="78880DDD" w14:textId="77777777" w:rsidR="00CB28F2" w:rsidRDefault="00CB28F2" w:rsidP="00CB28F2"/>
        </w:tc>
      </w:tr>
      <w:tr w:rsidR="00CB28F2" w14:paraId="0D67403C" w14:textId="77777777" w:rsidTr="00CB28F2">
        <w:trPr>
          <w:cantSplit/>
          <w:jc w:val="center"/>
        </w:trPr>
        <w:tc>
          <w:tcPr>
            <w:tcW w:w="288" w:type="dxa"/>
          </w:tcPr>
          <w:p w14:paraId="17477032" w14:textId="77777777" w:rsidR="00CB28F2" w:rsidRDefault="00CB28F2" w:rsidP="00CB28F2">
            <w:pPr>
              <w:pStyle w:val="CopticCross"/>
            </w:pPr>
            <w:r w:rsidRPr="00FB5ACB">
              <w:t>¿</w:t>
            </w:r>
          </w:p>
        </w:tc>
        <w:tc>
          <w:tcPr>
            <w:tcW w:w="3960" w:type="dxa"/>
          </w:tcPr>
          <w:p w14:paraId="01543223" w14:textId="64CBD48F" w:rsidR="00CB28F2" w:rsidRDefault="00CB28F2" w:rsidP="00CB28F2">
            <w:pPr>
              <w:pStyle w:val="EngHang"/>
              <w:rPr>
                <w:shd w:val="clear" w:color="auto" w:fill="FFFFFF"/>
              </w:rPr>
            </w:pPr>
            <w:r>
              <w:rPr>
                <w:shd w:val="clear" w:color="auto" w:fill="FFFFFF"/>
              </w:rPr>
              <w:t>Pray to the Lord on our behalf,</w:t>
            </w:r>
          </w:p>
          <w:p w14:paraId="0E7294F8" w14:textId="77777777" w:rsidR="00CB28F2" w:rsidRDefault="00CB28F2" w:rsidP="00CB28F2">
            <w:pPr>
              <w:pStyle w:val="EngHang"/>
            </w:pPr>
            <w:r>
              <w:t>O Divinely Inspired Evangelist,</w:t>
            </w:r>
          </w:p>
          <w:p w14:paraId="7AA6535A" w14:textId="32D6AF81" w:rsidR="00CB28F2" w:rsidRPr="00CB28F2" w:rsidRDefault="00CB28F2" w:rsidP="00CB28F2">
            <w:pPr>
              <w:pStyle w:val="EngHang"/>
            </w:pPr>
            <w:r>
              <w:t>Luke the Apostle,</w:t>
            </w:r>
          </w:p>
          <w:p w14:paraId="16142C61" w14:textId="025F7E5E" w:rsidR="00CB28F2" w:rsidRDefault="00CB28F2" w:rsidP="00CB28F2">
            <w:pPr>
              <w:pStyle w:val="EngHangEnd"/>
            </w:pPr>
            <w:r>
              <w:rPr>
                <w:shd w:val="clear" w:color="auto" w:fill="FFFFFF"/>
              </w:rPr>
              <w:t>That He may forgive us our sins.</w:t>
            </w:r>
          </w:p>
        </w:tc>
        <w:tc>
          <w:tcPr>
            <w:tcW w:w="288" w:type="dxa"/>
          </w:tcPr>
          <w:p w14:paraId="1EF7398B" w14:textId="77777777" w:rsidR="00CB28F2" w:rsidRDefault="00CB28F2" w:rsidP="00CB28F2"/>
        </w:tc>
      </w:tr>
    </w:tbl>
    <w:p w14:paraId="551D8D96" w14:textId="09F38AA3" w:rsidR="00E30E2D" w:rsidRDefault="008530DE" w:rsidP="006B5522">
      <w:pPr>
        <w:pStyle w:val="Heading3"/>
      </w:pPr>
      <w:bookmarkStart w:id="1344" w:name="_Ref485106353"/>
      <w:bookmarkStart w:id="1345" w:name="_Ref485106363"/>
      <w:bookmarkStart w:id="1346" w:name="_Toc485884502"/>
      <w:r>
        <w:t>October 22 (23</w:t>
      </w:r>
      <w:r w:rsidR="00E30E2D">
        <w:t>) / Paopi</w:t>
      </w:r>
      <w:r w:rsidR="00FE0AE4">
        <w:t xml:space="preserve"> </w:t>
      </w:r>
      <w:r>
        <w:t>25</w:t>
      </w:r>
      <w:r w:rsidR="006B5522">
        <w:t>: St. Apollo</w:t>
      </w:r>
      <w:r w:rsidR="00E30E2D">
        <w:t xml:space="preserve"> </w:t>
      </w:r>
      <w:r>
        <w:t>and</w:t>
      </w:r>
      <w:r w:rsidR="00E30E2D">
        <w:t xml:space="preserve"> St. A</w:t>
      </w:r>
      <w:r w:rsidR="006B5522">
        <w:t>pib</w:t>
      </w:r>
      <w:bookmarkEnd w:id="1341"/>
      <w:bookmarkEnd w:id="1344"/>
      <w:bookmarkEnd w:id="1345"/>
      <w:bookmarkEnd w:id="1346"/>
    </w:p>
    <w:p w14:paraId="69CDA95A" w14:textId="4985B4A3" w:rsidR="00E30E2D" w:rsidRPr="00137929" w:rsidRDefault="00E30E2D" w:rsidP="006B5522">
      <w:pPr>
        <w:pStyle w:val="Heading4"/>
      </w:pPr>
      <w:bookmarkStart w:id="1347" w:name="_Ref434492837"/>
      <w:r>
        <w:t>The Doxology</w:t>
      </w:r>
      <w:r w:rsidR="00B82753">
        <w:t xml:space="preserve"> for Sts. Apollo and Api</w:t>
      </w:r>
      <w:r w:rsidR="006B5522">
        <w:t>b</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348" w:name="_Toc485884503"/>
      <w:r>
        <w:t>October 23 (24) / Paopi</w:t>
      </w:r>
      <w:r w:rsidR="00FE0AE4">
        <w:t xml:space="preserve"> </w:t>
      </w:r>
      <w:r>
        <w:t>26: The Martyrdom of St. Timothy the Apostle</w:t>
      </w:r>
      <w:bookmarkEnd w:id="1348"/>
    </w:p>
    <w:p w14:paraId="4D4E33D6" w14:textId="4B54736B" w:rsidR="00013EB0"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C276672" w14:textId="77777777" w:rsidR="00137929" w:rsidRDefault="00137929" w:rsidP="00137929">
      <w:pPr>
        <w:pStyle w:val="Heading3"/>
      </w:pPr>
      <w:bookmarkStart w:id="1349" w:name="_Toc485884504"/>
      <w:r>
        <w:t>October 24 (25) / Paopi</w:t>
      </w:r>
      <w:r w:rsidR="00FE0AE4">
        <w:t xml:space="preserve"> </w:t>
      </w:r>
      <w:r>
        <w:t>27: St. Macarius the Bishop of Edkow</w:t>
      </w:r>
      <w:bookmarkEnd w:id="1349"/>
    </w:p>
    <w:p w14:paraId="1E91FBC2" w14:textId="74F8FE2B" w:rsidR="00137929" w:rsidRPr="00137929" w:rsidRDefault="00137929" w:rsidP="00137929">
      <w:pPr>
        <w:pStyle w:val="Heading4"/>
      </w:pPr>
      <w:bookmarkStart w:id="1350" w:name="_Ref434490474"/>
      <w:r>
        <w:t>The Doxology</w:t>
      </w:r>
      <w:r w:rsidR="00B46E6E">
        <w:t xml:space="preserve"> for St. Macarius the Bishop of Edkow</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351" w:name="_Toc485884505"/>
      <w:r>
        <w:t>October 26 (27) / Paopi 29: Commemoration of the Annunciation, Nativity, and Resurrection on the 29</w:t>
      </w:r>
      <w:r w:rsidRPr="00C0205C">
        <w:rPr>
          <w:vertAlign w:val="superscript"/>
        </w:rPr>
        <w:t>th</w:t>
      </w:r>
      <w:r>
        <w:t xml:space="preserve"> of Every Month</w:t>
      </w:r>
      <w:bookmarkEnd w:id="1351"/>
    </w:p>
    <w:p w14:paraId="7511E0D5" w14:textId="57213B0F"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9EB3135" w14:textId="77777777" w:rsidR="00205EA4" w:rsidRDefault="00205EA4" w:rsidP="00205EA4">
      <w:pPr>
        <w:pStyle w:val="Heading3"/>
      </w:pPr>
      <w:bookmarkStart w:id="1352" w:name="_Toc485884506"/>
      <w:r>
        <w:t>October 27 (28) / Paopi 30: St. Mark</w:t>
      </w:r>
      <w:r w:rsidR="00F20BBD">
        <w:t xml:space="preserve"> (Consecration and Appearance of Head)</w:t>
      </w:r>
      <w:bookmarkEnd w:id="1352"/>
    </w:p>
    <w:p w14:paraId="5ECB9266" w14:textId="277F61CC"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E2EA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E2EAC">
        <w:rPr>
          <w:noProof/>
        </w:rPr>
        <w:t>1022</w:t>
      </w:r>
      <w:r w:rsidR="00191A26">
        <w:fldChar w:fldCharType="end"/>
      </w:r>
      <w:r>
        <w:t>.</w:t>
      </w:r>
    </w:p>
    <w:p w14:paraId="42BC2C38" w14:textId="77777777" w:rsidR="006E370D" w:rsidRPr="007F571C" w:rsidRDefault="007F571C" w:rsidP="007F571C">
      <w:pPr>
        <w:pStyle w:val="Heading3"/>
      </w:pPr>
      <w:bookmarkStart w:id="1353" w:name="_Toc485884507"/>
      <w:r>
        <w:lastRenderedPageBreak/>
        <w:t>October 28 (29) / Athor 1: St. Cleopas and His Companion, Two of the Seventy Two Apostles</w:t>
      </w:r>
      <w:bookmarkEnd w:id="1353"/>
    </w:p>
    <w:p w14:paraId="47F94007" w14:textId="2D7FDE29" w:rsidR="006E370D" w:rsidRPr="006E370D"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354" w:name="_Toc410196201"/>
      <w:bookmarkStart w:id="1355" w:name="_Toc410196443"/>
      <w:bookmarkStart w:id="1356" w:name="_Toc410196945"/>
      <w:bookmarkStart w:id="1357" w:name="_Toc485884447"/>
      <w:bookmarkStart w:id="1358" w:name="November"/>
      <w:bookmarkEnd w:id="1315"/>
      <w:r>
        <w:lastRenderedPageBreak/>
        <w:t>November</w:t>
      </w:r>
      <w:r w:rsidR="00495F1A">
        <w:t xml:space="preserve"> or </w:t>
      </w:r>
      <w:bookmarkEnd w:id="1354"/>
      <w:bookmarkEnd w:id="1355"/>
      <w:bookmarkEnd w:id="1356"/>
      <w:r w:rsidRPr="00FB5E62">
        <w:rPr>
          <w:rFonts w:ascii="FreeSerifAvvaShenouda" w:eastAsia="Arial Unicode MS" w:hAnsi="FreeSerifAvvaShenouda" w:cs="FreeSerifAvvaShenouda"/>
        </w:rPr>
        <w:t>Ⲁⲑⲟⲣ</w:t>
      </w:r>
      <w:bookmarkEnd w:id="1357"/>
    </w:p>
    <w:sdt>
      <w:sdtPr>
        <w:id w:val="254490828"/>
        <w:docPartObj>
          <w:docPartGallery w:val="Table of Contents"/>
          <w:docPartUnique/>
        </w:docPartObj>
      </w:sdtPr>
      <w:sdtEndPr>
        <w:rPr>
          <w:b/>
          <w:bCs/>
          <w:noProof/>
        </w:rPr>
      </w:sdtEndPr>
      <w:sdtContent>
        <w:p w14:paraId="7C01B206" w14:textId="026270C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85884508" w:history="1">
            <w:r w:rsidR="00710C7C" w:rsidRPr="002343CD">
              <w:rPr>
                <w:rStyle w:val="Hyperlink"/>
                <w:noProof/>
              </w:rPr>
              <w:t>November 4 (5) / Athor 8: The Four Incorporeal Beasts</w:t>
            </w:r>
            <w:r w:rsidR="00710C7C">
              <w:rPr>
                <w:noProof/>
                <w:webHidden/>
              </w:rPr>
              <w:tab/>
            </w:r>
            <w:r w:rsidR="00710C7C">
              <w:rPr>
                <w:noProof/>
                <w:webHidden/>
              </w:rPr>
              <w:fldChar w:fldCharType="begin"/>
            </w:r>
            <w:r w:rsidR="00710C7C">
              <w:rPr>
                <w:noProof/>
                <w:webHidden/>
              </w:rPr>
              <w:instrText xml:space="preserve"> PAGEREF _Toc485884508 \h </w:instrText>
            </w:r>
            <w:r w:rsidR="00710C7C">
              <w:rPr>
                <w:noProof/>
                <w:webHidden/>
              </w:rPr>
            </w:r>
            <w:r w:rsidR="00710C7C">
              <w:rPr>
                <w:noProof/>
                <w:webHidden/>
              </w:rPr>
              <w:fldChar w:fldCharType="separate"/>
            </w:r>
            <w:r w:rsidR="000E2EAC">
              <w:rPr>
                <w:noProof/>
                <w:webHidden/>
              </w:rPr>
              <w:t>792</w:t>
            </w:r>
            <w:r w:rsidR="00710C7C">
              <w:rPr>
                <w:noProof/>
                <w:webHidden/>
              </w:rPr>
              <w:fldChar w:fldCharType="end"/>
            </w:r>
          </w:hyperlink>
        </w:p>
        <w:p w14:paraId="68178B6F" w14:textId="4046C304" w:rsidR="00710C7C" w:rsidRDefault="00365E38">
          <w:pPr>
            <w:pStyle w:val="TOC3"/>
            <w:tabs>
              <w:tab w:val="right" w:leader="dot" w:pos="8846"/>
            </w:tabs>
            <w:rPr>
              <w:rFonts w:asciiTheme="minorHAnsi" w:eastAsiaTheme="minorEastAsia" w:hAnsiTheme="minorHAnsi"/>
              <w:noProof/>
              <w:sz w:val="22"/>
              <w:lang w:val="en-US"/>
            </w:rPr>
          </w:pPr>
          <w:hyperlink w:anchor="_Toc485884509" w:history="1">
            <w:r w:rsidR="00710C7C" w:rsidRPr="002343CD">
              <w:rPr>
                <w:rStyle w:val="Hyperlink"/>
                <w:noProof/>
              </w:rPr>
              <w:t>November 7 (8) / Athor 11: Departure of Anna, mother of the Theotokos</w:t>
            </w:r>
            <w:r w:rsidR="00710C7C">
              <w:rPr>
                <w:noProof/>
                <w:webHidden/>
              </w:rPr>
              <w:tab/>
            </w:r>
            <w:r w:rsidR="00710C7C">
              <w:rPr>
                <w:noProof/>
                <w:webHidden/>
              </w:rPr>
              <w:fldChar w:fldCharType="begin"/>
            </w:r>
            <w:r w:rsidR="00710C7C">
              <w:rPr>
                <w:noProof/>
                <w:webHidden/>
              </w:rPr>
              <w:instrText xml:space="preserve"> PAGEREF _Toc485884509 \h </w:instrText>
            </w:r>
            <w:r w:rsidR="00710C7C">
              <w:rPr>
                <w:noProof/>
                <w:webHidden/>
              </w:rPr>
            </w:r>
            <w:r w:rsidR="00710C7C">
              <w:rPr>
                <w:noProof/>
                <w:webHidden/>
              </w:rPr>
              <w:fldChar w:fldCharType="separate"/>
            </w:r>
            <w:r w:rsidR="000E2EAC">
              <w:rPr>
                <w:noProof/>
                <w:webHidden/>
              </w:rPr>
              <w:t>794</w:t>
            </w:r>
            <w:r w:rsidR="00710C7C">
              <w:rPr>
                <w:noProof/>
                <w:webHidden/>
              </w:rPr>
              <w:fldChar w:fldCharType="end"/>
            </w:r>
          </w:hyperlink>
        </w:p>
        <w:p w14:paraId="6A4D19E2" w14:textId="2108CB9E" w:rsidR="00710C7C" w:rsidRDefault="00365E38">
          <w:pPr>
            <w:pStyle w:val="TOC3"/>
            <w:tabs>
              <w:tab w:val="right" w:leader="dot" w:pos="8846"/>
            </w:tabs>
            <w:rPr>
              <w:rFonts w:asciiTheme="minorHAnsi" w:eastAsiaTheme="minorEastAsia" w:hAnsiTheme="minorHAnsi"/>
              <w:noProof/>
              <w:sz w:val="22"/>
              <w:lang w:val="en-US"/>
            </w:rPr>
          </w:pPr>
          <w:hyperlink w:anchor="_Toc485884510" w:history="1">
            <w:r w:rsidR="00710C7C" w:rsidRPr="002343CD">
              <w:rPr>
                <w:rStyle w:val="Hyperlink"/>
                <w:noProof/>
              </w:rPr>
              <w:t>November 8 (9) / Athor 12: Archangel Michael</w:t>
            </w:r>
            <w:r w:rsidR="00710C7C">
              <w:rPr>
                <w:noProof/>
                <w:webHidden/>
              </w:rPr>
              <w:tab/>
            </w:r>
            <w:r w:rsidR="00710C7C">
              <w:rPr>
                <w:noProof/>
                <w:webHidden/>
              </w:rPr>
              <w:fldChar w:fldCharType="begin"/>
            </w:r>
            <w:r w:rsidR="00710C7C">
              <w:rPr>
                <w:noProof/>
                <w:webHidden/>
              </w:rPr>
              <w:instrText xml:space="preserve"> PAGEREF _Toc485884510 \h </w:instrText>
            </w:r>
            <w:r w:rsidR="00710C7C">
              <w:rPr>
                <w:noProof/>
                <w:webHidden/>
              </w:rPr>
            </w:r>
            <w:r w:rsidR="00710C7C">
              <w:rPr>
                <w:noProof/>
                <w:webHidden/>
              </w:rPr>
              <w:fldChar w:fldCharType="separate"/>
            </w:r>
            <w:r w:rsidR="000E2EAC">
              <w:rPr>
                <w:noProof/>
                <w:webHidden/>
              </w:rPr>
              <w:t>795</w:t>
            </w:r>
            <w:r w:rsidR="00710C7C">
              <w:rPr>
                <w:noProof/>
                <w:webHidden/>
              </w:rPr>
              <w:fldChar w:fldCharType="end"/>
            </w:r>
          </w:hyperlink>
        </w:p>
        <w:p w14:paraId="2AE6D6E8" w14:textId="43C9FF40" w:rsidR="00710C7C" w:rsidRDefault="00365E38">
          <w:pPr>
            <w:pStyle w:val="TOC3"/>
            <w:tabs>
              <w:tab w:val="right" w:leader="dot" w:pos="8846"/>
            </w:tabs>
            <w:rPr>
              <w:rFonts w:asciiTheme="minorHAnsi" w:eastAsiaTheme="minorEastAsia" w:hAnsiTheme="minorHAnsi"/>
              <w:noProof/>
              <w:sz w:val="22"/>
              <w:lang w:val="en-US"/>
            </w:rPr>
          </w:pPr>
          <w:hyperlink w:anchor="_Toc485884511" w:history="1">
            <w:r w:rsidR="00710C7C" w:rsidRPr="002343CD">
              <w:rPr>
                <w:rStyle w:val="Hyperlink"/>
                <w:noProof/>
              </w:rPr>
              <w:t>November 10 (11) / Athor 14: St. Martin of Tours</w:t>
            </w:r>
            <w:r w:rsidR="00710C7C">
              <w:rPr>
                <w:noProof/>
                <w:webHidden/>
              </w:rPr>
              <w:tab/>
            </w:r>
            <w:r w:rsidR="00710C7C">
              <w:rPr>
                <w:noProof/>
                <w:webHidden/>
              </w:rPr>
              <w:fldChar w:fldCharType="begin"/>
            </w:r>
            <w:r w:rsidR="00710C7C">
              <w:rPr>
                <w:noProof/>
                <w:webHidden/>
              </w:rPr>
              <w:instrText xml:space="preserve"> PAGEREF _Toc485884511 \h </w:instrText>
            </w:r>
            <w:r w:rsidR="00710C7C">
              <w:rPr>
                <w:noProof/>
                <w:webHidden/>
              </w:rPr>
            </w:r>
            <w:r w:rsidR="00710C7C">
              <w:rPr>
                <w:noProof/>
                <w:webHidden/>
              </w:rPr>
              <w:fldChar w:fldCharType="separate"/>
            </w:r>
            <w:r w:rsidR="000E2EAC">
              <w:rPr>
                <w:noProof/>
                <w:webHidden/>
              </w:rPr>
              <w:t>798</w:t>
            </w:r>
            <w:r w:rsidR="00710C7C">
              <w:rPr>
                <w:noProof/>
                <w:webHidden/>
              </w:rPr>
              <w:fldChar w:fldCharType="end"/>
            </w:r>
          </w:hyperlink>
        </w:p>
        <w:p w14:paraId="74CF5A05" w14:textId="617AD7CE" w:rsidR="00710C7C" w:rsidRDefault="00365E38">
          <w:pPr>
            <w:pStyle w:val="TOC3"/>
            <w:tabs>
              <w:tab w:val="right" w:leader="dot" w:pos="8846"/>
            </w:tabs>
            <w:rPr>
              <w:rFonts w:asciiTheme="minorHAnsi" w:eastAsiaTheme="minorEastAsia" w:hAnsiTheme="minorHAnsi"/>
              <w:noProof/>
              <w:sz w:val="22"/>
              <w:lang w:val="en-US"/>
            </w:rPr>
          </w:pPr>
          <w:hyperlink w:anchor="_Toc485884512" w:history="1">
            <w:r w:rsidR="00710C7C" w:rsidRPr="002343CD">
              <w:rPr>
                <w:rStyle w:val="Hyperlink"/>
                <w:noProof/>
              </w:rPr>
              <w:t>November 11 (12) / Athor 15: St. Mena the Martyr</w:t>
            </w:r>
            <w:r w:rsidR="00710C7C">
              <w:rPr>
                <w:noProof/>
                <w:webHidden/>
              </w:rPr>
              <w:tab/>
            </w:r>
            <w:r w:rsidR="00710C7C">
              <w:rPr>
                <w:noProof/>
                <w:webHidden/>
              </w:rPr>
              <w:fldChar w:fldCharType="begin"/>
            </w:r>
            <w:r w:rsidR="00710C7C">
              <w:rPr>
                <w:noProof/>
                <w:webHidden/>
              </w:rPr>
              <w:instrText xml:space="preserve"> PAGEREF _Toc485884512 \h </w:instrText>
            </w:r>
            <w:r w:rsidR="00710C7C">
              <w:rPr>
                <w:noProof/>
                <w:webHidden/>
              </w:rPr>
            </w:r>
            <w:r w:rsidR="00710C7C">
              <w:rPr>
                <w:noProof/>
                <w:webHidden/>
              </w:rPr>
              <w:fldChar w:fldCharType="separate"/>
            </w:r>
            <w:r w:rsidR="000E2EAC">
              <w:rPr>
                <w:noProof/>
                <w:webHidden/>
              </w:rPr>
              <w:t>800</w:t>
            </w:r>
            <w:r w:rsidR="00710C7C">
              <w:rPr>
                <w:noProof/>
                <w:webHidden/>
              </w:rPr>
              <w:fldChar w:fldCharType="end"/>
            </w:r>
          </w:hyperlink>
        </w:p>
        <w:p w14:paraId="51BD668E" w14:textId="1B105F50" w:rsidR="00710C7C" w:rsidRDefault="00365E38">
          <w:pPr>
            <w:pStyle w:val="TOC3"/>
            <w:tabs>
              <w:tab w:val="right" w:leader="dot" w:pos="8846"/>
            </w:tabs>
            <w:rPr>
              <w:rFonts w:asciiTheme="minorHAnsi" w:eastAsiaTheme="minorEastAsia" w:hAnsiTheme="minorHAnsi"/>
              <w:noProof/>
              <w:sz w:val="22"/>
              <w:lang w:val="en-US"/>
            </w:rPr>
          </w:pPr>
          <w:hyperlink w:anchor="_Toc485884513" w:history="1">
            <w:r w:rsidR="00710C7C" w:rsidRPr="002343CD">
              <w:rPr>
                <w:rStyle w:val="Hyperlink"/>
                <w:noProof/>
              </w:rPr>
              <w:t>November 13 (14) / Athor 17: St. John Chrysostom</w:t>
            </w:r>
            <w:r w:rsidR="00710C7C">
              <w:rPr>
                <w:noProof/>
                <w:webHidden/>
              </w:rPr>
              <w:tab/>
            </w:r>
            <w:r w:rsidR="00710C7C">
              <w:rPr>
                <w:noProof/>
                <w:webHidden/>
              </w:rPr>
              <w:fldChar w:fldCharType="begin"/>
            </w:r>
            <w:r w:rsidR="00710C7C">
              <w:rPr>
                <w:noProof/>
                <w:webHidden/>
              </w:rPr>
              <w:instrText xml:space="preserve"> PAGEREF _Toc485884513 \h </w:instrText>
            </w:r>
            <w:r w:rsidR="00710C7C">
              <w:rPr>
                <w:noProof/>
                <w:webHidden/>
              </w:rPr>
            </w:r>
            <w:r w:rsidR="00710C7C">
              <w:rPr>
                <w:noProof/>
                <w:webHidden/>
              </w:rPr>
              <w:fldChar w:fldCharType="separate"/>
            </w:r>
            <w:r w:rsidR="000E2EAC">
              <w:rPr>
                <w:noProof/>
                <w:webHidden/>
              </w:rPr>
              <w:t>802</w:t>
            </w:r>
            <w:r w:rsidR="00710C7C">
              <w:rPr>
                <w:noProof/>
                <w:webHidden/>
              </w:rPr>
              <w:fldChar w:fldCharType="end"/>
            </w:r>
          </w:hyperlink>
        </w:p>
        <w:p w14:paraId="6A142F6C" w14:textId="58FF8FB6" w:rsidR="00710C7C" w:rsidRDefault="00365E38">
          <w:pPr>
            <w:pStyle w:val="TOC3"/>
            <w:tabs>
              <w:tab w:val="right" w:leader="dot" w:pos="8846"/>
            </w:tabs>
            <w:rPr>
              <w:rFonts w:asciiTheme="minorHAnsi" w:eastAsiaTheme="minorEastAsia" w:hAnsiTheme="minorHAnsi"/>
              <w:noProof/>
              <w:sz w:val="22"/>
              <w:lang w:val="en-US"/>
            </w:rPr>
          </w:pPr>
          <w:hyperlink w:anchor="_Toc485884514" w:history="1">
            <w:r w:rsidR="00710C7C" w:rsidRPr="002343CD">
              <w:rPr>
                <w:rStyle w:val="Hyperlink"/>
                <w:noProof/>
              </w:rPr>
              <w:t>November 14 (15) / Athor 18: St. Philip the Apostle</w:t>
            </w:r>
            <w:r w:rsidR="00710C7C">
              <w:rPr>
                <w:noProof/>
                <w:webHidden/>
              </w:rPr>
              <w:tab/>
            </w:r>
            <w:r w:rsidR="00710C7C">
              <w:rPr>
                <w:noProof/>
                <w:webHidden/>
              </w:rPr>
              <w:fldChar w:fldCharType="begin"/>
            </w:r>
            <w:r w:rsidR="00710C7C">
              <w:rPr>
                <w:noProof/>
                <w:webHidden/>
              </w:rPr>
              <w:instrText xml:space="preserve"> PAGEREF _Toc485884514 \h </w:instrText>
            </w:r>
            <w:r w:rsidR="00710C7C">
              <w:rPr>
                <w:noProof/>
                <w:webHidden/>
              </w:rPr>
            </w:r>
            <w:r w:rsidR="00710C7C">
              <w:rPr>
                <w:noProof/>
                <w:webHidden/>
              </w:rPr>
              <w:fldChar w:fldCharType="separate"/>
            </w:r>
            <w:r w:rsidR="000E2EAC">
              <w:rPr>
                <w:noProof/>
                <w:webHidden/>
              </w:rPr>
              <w:t>803</w:t>
            </w:r>
            <w:r w:rsidR="00710C7C">
              <w:rPr>
                <w:noProof/>
                <w:webHidden/>
              </w:rPr>
              <w:fldChar w:fldCharType="end"/>
            </w:r>
          </w:hyperlink>
        </w:p>
        <w:p w14:paraId="236C3A46" w14:textId="2CE683AD" w:rsidR="00710C7C" w:rsidRDefault="00365E38">
          <w:pPr>
            <w:pStyle w:val="TOC3"/>
            <w:tabs>
              <w:tab w:val="right" w:leader="dot" w:pos="8846"/>
            </w:tabs>
            <w:rPr>
              <w:rFonts w:asciiTheme="minorHAnsi" w:eastAsiaTheme="minorEastAsia" w:hAnsiTheme="minorHAnsi"/>
              <w:noProof/>
              <w:sz w:val="22"/>
              <w:lang w:val="en-US"/>
            </w:rPr>
          </w:pPr>
          <w:hyperlink w:anchor="_Toc485884515" w:history="1">
            <w:r w:rsidR="00710C7C" w:rsidRPr="002343CD">
              <w:rPr>
                <w:rStyle w:val="Hyperlink"/>
                <w:noProof/>
              </w:rPr>
              <w:t>November 15 (16) / Athor 19: The Preaching of St. Bartholomew</w:t>
            </w:r>
            <w:r w:rsidR="00710C7C">
              <w:rPr>
                <w:noProof/>
                <w:webHidden/>
              </w:rPr>
              <w:tab/>
            </w:r>
            <w:r w:rsidR="00710C7C">
              <w:rPr>
                <w:noProof/>
                <w:webHidden/>
              </w:rPr>
              <w:fldChar w:fldCharType="begin"/>
            </w:r>
            <w:r w:rsidR="00710C7C">
              <w:rPr>
                <w:noProof/>
                <w:webHidden/>
              </w:rPr>
              <w:instrText xml:space="preserve"> PAGEREF _Toc485884515 \h </w:instrText>
            </w:r>
            <w:r w:rsidR="00710C7C">
              <w:rPr>
                <w:noProof/>
                <w:webHidden/>
              </w:rPr>
            </w:r>
            <w:r w:rsidR="00710C7C">
              <w:rPr>
                <w:noProof/>
                <w:webHidden/>
              </w:rPr>
              <w:fldChar w:fldCharType="separate"/>
            </w:r>
            <w:r w:rsidR="000E2EAC">
              <w:rPr>
                <w:noProof/>
                <w:webHidden/>
              </w:rPr>
              <w:t>804</w:t>
            </w:r>
            <w:r w:rsidR="00710C7C">
              <w:rPr>
                <w:noProof/>
                <w:webHidden/>
              </w:rPr>
              <w:fldChar w:fldCharType="end"/>
            </w:r>
          </w:hyperlink>
        </w:p>
        <w:p w14:paraId="0A044276" w14:textId="639D59E8" w:rsidR="00710C7C" w:rsidRDefault="00365E38">
          <w:pPr>
            <w:pStyle w:val="TOC3"/>
            <w:tabs>
              <w:tab w:val="right" w:leader="dot" w:pos="8846"/>
            </w:tabs>
            <w:rPr>
              <w:rFonts w:asciiTheme="minorHAnsi" w:eastAsiaTheme="minorEastAsia" w:hAnsiTheme="minorHAnsi"/>
              <w:noProof/>
              <w:sz w:val="22"/>
              <w:lang w:val="en-US"/>
            </w:rPr>
          </w:pPr>
          <w:hyperlink w:anchor="_Toc485884516" w:history="1">
            <w:r w:rsidR="00710C7C" w:rsidRPr="002343CD">
              <w:rPr>
                <w:rStyle w:val="Hyperlink"/>
                <w:noProof/>
              </w:rPr>
              <w:t>November 15 (16) / Athor 19: Also the Consecration of the Church of Sts. Sergius and Bacchus.</w:t>
            </w:r>
            <w:r w:rsidR="00710C7C">
              <w:rPr>
                <w:noProof/>
                <w:webHidden/>
              </w:rPr>
              <w:tab/>
            </w:r>
            <w:r w:rsidR="00710C7C">
              <w:rPr>
                <w:noProof/>
                <w:webHidden/>
              </w:rPr>
              <w:fldChar w:fldCharType="begin"/>
            </w:r>
            <w:r w:rsidR="00710C7C">
              <w:rPr>
                <w:noProof/>
                <w:webHidden/>
              </w:rPr>
              <w:instrText xml:space="preserve"> PAGEREF _Toc485884516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607650BA" w14:textId="54FABEF8" w:rsidR="00710C7C" w:rsidRDefault="00365E38">
          <w:pPr>
            <w:pStyle w:val="TOC3"/>
            <w:tabs>
              <w:tab w:val="right" w:leader="dot" w:pos="8846"/>
            </w:tabs>
            <w:rPr>
              <w:rFonts w:asciiTheme="minorHAnsi" w:eastAsiaTheme="minorEastAsia" w:hAnsiTheme="minorHAnsi"/>
              <w:noProof/>
              <w:sz w:val="22"/>
              <w:lang w:val="en-US"/>
            </w:rPr>
          </w:pPr>
          <w:hyperlink w:anchor="_Toc485884517" w:history="1">
            <w:r w:rsidR="00710C7C" w:rsidRPr="002343CD">
              <w:rPr>
                <w:rStyle w:val="Hyperlink"/>
                <w:noProof/>
              </w:rPr>
              <w:t>November 16 (17) / Athor 20: Consecration of Sts. Theodore and Theodore</w:t>
            </w:r>
            <w:r w:rsidR="00710C7C">
              <w:rPr>
                <w:noProof/>
                <w:webHidden/>
              </w:rPr>
              <w:tab/>
            </w:r>
            <w:r w:rsidR="00710C7C">
              <w:rPr>
                <w:noProof/>
                <w:webHidden/>
              </w:rPr>
              <w:fldChar w:fldCharType="begin"/>
            </w:r>
            <w:r w:rsidR="00710C7C">
              <w:rPr>
                <w:noProof/>
                <w:webHidden/>
              </w:rPr>
              <w:instrText xml:space="preserve"> PAGEREF _Toc485884517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3603E1B0" w14:textId="0112B196" w:rsidR="00710C7C" w:rsidRDefault="00365E38">
          <w:pPr>
            <w:pStyle w:val="TOC3"/>
            <w:tabs>
              <w:tab w:val="right" w:leader="dot" w:pos="8846"/>
            </w:tabs>
            <w:rPr>
              <w:rFonts w:asciiTheme="minorHAnsi" w:eastAsiaTheme="minorEastAsia" w:hAnsiTheme="minorHAnsi"/>
              <w:noProof/>
              <w:sz w:val="22"/>
              <w:lang w:val="en-US"/>
            </w:rPr>
          </w:pPr>
          <w:hyperlink w:anchor="_Toc485884518" w:history="1">
            <w:r w:rsidR="00710C7C" w:rsidRPr="002343CD">
              <w:rPr>
                <w:rStyle w:val="Hyperlink"/>
                <w:noProof/>
              </w:rPr>
              <w:t>November 17 (18) / Athor 21: Commemoration of the Theotokos</w:t>
            </w:r>
            <w:r w:rsidR="00710C7C">
              <w:rPr>
                <w:noProof/>
                <w:webHidden/>
              </w:rPr>
              <w:tab/>
            </w:r>
            <w:r w:rsidR="00710C7C">
              <w:rPr>
                <w:noProof/>
                <w:webHidden/>
              </w:rPr>
              <w:fldChar w:fldCharType="begin"/>
            </w:r>
            <w:r w:rsidR="00710C7C">
              <w:rPr>
                <w:noProof/>
                <w:webHidden/>
              </w:rPr>
              <w:instrText xml:space="preserve"> PAGEREF _Toc485884518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4DF5E8EA" w14:textId="651DB574" w:rsidR="00710C7C" w:rsidRDefault="00365E38">
          <w:pPr>
            <w:pStyle w:val="TOC3"/>
            <w:tabs>
              <w:tab w:val="right" w:leader="dot" w:pos="8846"/>
            </w:tabs>
            <w:rPr>
              <w:rFonts w:asciiTheme="minorHAnsi" w:eastAsiaTheme="minorEastAsia" w:hAnsiTheme="minorHAnsi"/>
              <w:noProof/>
              <w:sz w:val="22"/>
              <w:lang w:val="en-US"/>
            </w:rPr>
          </w:pPr>
          <w:hyperlink w:anchor="_Toc485884519" w:history="1">
            <w:r w:rsidR="00710C7C" w:rsidRPr="002343CD">
              <w:rPr>
                <w:rStyle w:val="Hyperlink"/>
                <w:noProof/>
              </w:rPr>
              <w:t>November 17 (18) / Athor 21: St. Gregory the Wonderworker</w:t>
            </w:r>
            <w:r w:rsidR="00710C7C">
              <w:rPr>
                <w:noProof/>
                <w:webHidden/>
              </w:rPr>
              <w:tab/>
            </w:r>
            <w:r w:rsidR="00710C7C">
              <w:rPr>
                <w:noProof/>
                <w:webHidden/>
              </w:rPr>
              <w:fldChar w:fldCharType="begin"/>
            </w:r>
            <w:r w:rsidR="00710C7C">
              <w:rPr>
                <w:noProof/>
                <w:webHidden/>
              </w:rPr>
              <w:instrText xml:space="preserve"> PAGEREF _Toc485884519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6DF539E3" w14:textId="506B14C7" w:rsidR="00710C7C" w:rsidRDefault="00365E38">
          <w:pPr>
            <w:pStyle w:val="TOC3"/>
            <w:tabs>
              <w:tab w:val="right" w:leader="dot" w:pos="8846"/>
            </w:tabs>
            <w:rPr>
              <w:rFonts w:asciiTheme="minorHAnsi" w:eastAsiaTheme="minorEastAsia" w:hAnsiTheme="minorHAnsi"/>
              <w:noProof/>
              <w:sz w:val="22"/>
              <w:lang w:val="en-US"/>
            </w:rPr>
          </w:pPr>
          <w:hyperlink w:anchor="_Toc485884520" w:history="1">
            <w:r w:rsidR="00710C7C" w:rsidRPr="002343CD">
              <w:rPr>
                <w:rStyle w:val="Hyperlink"/>
                <w:noProof/>
              </w:rPr>
              <w:t>November 18 (19) / Athor 22: Martyrdom of Sts. Cosmas, Damian, and their Brothers</w:t>
            </w:r>
            <w:r w:rsidR="00710C7C">
              <w:rPr>
                <w:noProof/>
                <w:webHidden/>
              </w:rPr>
              <w:tab/>
            </w:r>
            <w:r w:rsidR="00710C7C">
              <w:rPr>
                <w:noProof/>
                <w:webHidden/>
              </w:rPr>
              <w:fldChar w:fldCharType="begin"/>
            </w:r>
            <w:r w:rsidR="00710C7C">
              <w:rPr>
                <w:noProof/>
                <w:webHidden/>
              </w:rPr>
              <w:instrText xml:space="preserve"> PAGEREF _Toc485884520 \h </w:instrText>
            </w:r>
            <w:r w:rsidR="00710C7C">
              <w:rPr>
                <w:noProof/>
                <w:webHidden/>
              </w:rPr>
            </w:r>
            <w:r w:rsidR="00710C7C">
              <w:rPr>
                <w:noProof/>
                <w:webHidden/>
              </w:rPr>
              <w:fldChar w:fldCharType="separate"/>
            </w:r>
            <w:r w:rsidR="000E2EAC">
              <w:rPr>
                <w:noProof/>
                <w:webHidden/>
              </w:rPr>
              <w:t>806</w:t>
            </w:r>
            <w:r w:rsidR="00710C7C">
              <w:rPr>
                <w:noProof/>
                <w:webHidden/>
              </w:rPr>
              <w:fldChar w:fldCharType="end"/>
            </w:r>
          </w:hyperlink>
        </w:p>
        <w:p w14:paraId="73BAB458" w14:textId="6C97FE08" w:rsidR="00710C7C" w:rsidRDefault="00365E38">
          <w:pPr>
            <w:pStyle w:val="TOC3"/>
            <w:tabs>
              <w:tab w:val="right" w:leader="dot" w:pos="8846"/>
            </w:tabs>
            <w:rPr>
              <w:rFonts w:asciiTheme="minorHAnsi" w:eastAsiaTheme="minorEastAsia" w:hAnsiTheme="minorHAnsi"/>
              <w:noProof/>
              <w:sz w:val="22"/>
              <w:lang w:val="en-US"/>
            </w:rPr>
          </w:pPr>
          <w:hyperlink w:anchor="_Toc485884521" w:history="1">
            <w:r w:rsidR="00710C7C" w:rsidRPr="002343CD">
              <w:rPr>
                <w:rStyle w:val="Hyperlink"/>
                <w:noProof/>
              </w:rPr>
              <w:t>November 19 (20) / Athor 23: St. Cornelius</w:t>
            </w:r>
            <w:r w:rsidR="00710C7C">
              <w:rPr>
                <w:noProof/>
                <w:webHidden/>
              </w:rPr>
              <w:tab/>
            </w:r>
            <w:r w:rsidR="00710C7C">
              <w:rPr>
                <w:noProof/>
                <w:webHidden/>
              </w:rPr>
              <w:fldChar w:fldCharType="begin"/>
            </w:r>
            <w:r w:rsidR="00710C7C">
              <w:rPr>
                <w:noProof/>
                <w:webHidden/>
              </w:rPr>
              <w:instrText xml:space="preserve"> PAGEREF _Toc485884521 \h </w:instrText>
            </w:r>
            <w:r w:rsidR="00710C7C">
              <w:rPr>
                <w:noProof/>
                <w:webHidden/>
              </w:rPr>
            </w:r>
            <w:r w:rsidR="00710C7C">
              <w:rPr>
                <w:noProof/>
                <w:webHidden/>
              </w:rPr>
              <w:fldChar w:fldCharType="separate"/>
            </w:r>
            <w:r w:rsidR="000E2EAC">
              <w:rPr>
                <w:noProof/>
                <w:webHidden/>
              </w:rPr>
              <w:t>808</w:t>
            </w:r>
            <w:r w:rsidR="00710C7C">
              <w:rPr>
                <w:noProof/>
                <w:webHidden/>
              </w:rPr>
              <w:fldChar w:fldCharType="end"/>
            </w:r>
          </w:hyperlink>
        </w:p>
        <w:p w14:paraId="5CA58FF9" w14:textId="02BCC622" w:rsidR="00710C7C" w:rsidRDefault="00365E38">
          <w:pPr>
            <w:pStyle w:val="TOC3"/>
            <w:tabs>
              <w:tab w:val="right" w:leader="dot" w:pos="8846"/>
            </w:tabs>
            <w:rPr>
              <w:rFonts w:asciiTheme="minorHAnsi" w:eastAsiaTheme="minorEastAsia" w:hAnsiTheme="minorHAnsi"/>
              <w:noProof/>
              <w:sz w:val="22"/>
              <w:lang w:val="en-US"/>
            </w:rPr>
          </w:pPr>
          <w:hyperlink w:anchor="_Toc485884522" w:history="1">
            <w:r w:rsidR="00710C7C" w:rsidRPr="002343CD">
              <w:rPr>
                <w:rStyle w:val="Hyperlink"/>
                <w:noProof/>
              </w:rPr>
              <w:t>November 19 (20) / Athor 23: Also Consecration of the Church of St. Marina</w:t>
            </w:r>
            <w:r w:rsidR="00710C7C">
              <w:rPr>
                <w:noProof/>
                <w:webHidden/>
              </w:rPr>
              <w:tab/>
            </w:r>
            <w:r w:rsidR="00710C7C">
              <w:rPr>
                <w:noProof/>
                <w:webHidden/>
              </w:rPr>
              <w:fldChar w:fldCharType="begin"/>
            </w:r>
            <w:r w:rsidR="00710C7C">
              <w:rPr>
                <w:noProof/>
                <w:webHidden/>
              </w:rPr>
              <w:instrText xml:space="preserve"> PAGEREF _Toc485884522 \h </w:instrText>
            </w:r>
            <w:r w:rsidR="00710C7C">
              <w:rPr>
                <w:noProof/>
                <w:webHidden/>
              </w:rPr>
            </w:r>
            <w:r w:rsidR="00710C7C">
              <w:rPr>
                <w:noProof/>
                <w:webHidden/>
              </w:rPr>
              <w:fldChar w:fldCharType="separate"/>
            </w:r>
            <w:r w:rsidR="000E2EAC">
              <w:rPr>
                <w:noProof/>
                <w:webHidden/>
              </w:rPr>
              <w:t>809</w:t>
            </w:r>
            <w:r w:rsidR="00710C7C">
              <w:rPr>
                <w:noProof/>
                <w:webHidden/>
              </w:rPr>
              <w:fldChar w:fldCharType="end"/>
            </w:r>
          </w:hyperlink>
        </w:p>
        <w:p w14:paraId="569134F9" w14:textId="5241F62A" w:rsidR="00710C7C" w:rsidRDefault="00365E38">
          <w:pPr>
            <w:pStyle w:val="TOC3"/>
            <w:tabs>
              <w:tab w:val="right" w:leader="dot" w:pos="8846"/>
            </w:tabs>
            <w:rPr>
              <w:rFonts w:asciiTheme="minorHAnsi" w:eastAsiaTheme="minorEastAsia" w:hAnsiTheme="minorHAnsi"/>
              <w:noProof/>
              <w:sz w:val="22"/>
              <w:lang w:val="en-US"/>
            </w:rPr>
          </w:pPr>
          <w:hyperlink w:anchor="_Toc485884523" w:history="1">
            <w:r w:rsidR="00710C7C" w:rsidRPr="002343CD">
              <w:rPr>
                <w:rStyle w:val="Hyperlink"/>
                <w:noProof/>
              </w:rPr>
              <w:t>November 20 (21) / Athor 24: The Twenty Four Presbyters</w:t>
            </w:r>
            <w:r w:rsidR="00710C7C">
              <w:rPr>
                <w:noProof/>
                <w:webHidden/>
              </w:rPr>
              <w:tab/>
            </w:r>
            <w:r w:rsidR="00710C7C">
              <w:rPr>
                <w:noProof/>
                <w:webHidden/>
              </w:rPr>
              <w:fldChar w:fldCharType="begin"/>
            </w:r>
            <w:r w:rsidR="00710C7C">
              <w:rPr>
                <w:noProof/>
                <w:webHidden/>
              </w:rPr>
              <w:instrText xml:space="preserve"> PAGEREF _Toc485884523 \h </w:instrText>
            </w:r>
            <w:r w:rsidR="00710C7C">
              <w:rPr>
                <w:noProof/>
                <w:webHidden/>
              </w:rPr>
            </w:r>
            <w:r w:rsidR="00710C7C">
              <w:rPr>
                <w:noProof/>
                <w:webHidden/>
              </w:rPr>
              <w:fldChar w:fldCharType="separate"/>
            </w:r>
            <w:r w:rsidR="000E2EAC">
              <w:rPr>
                <w:noProof/>
                <w:webHidden/>
              </w:rPr>
              <w:t>809</w:t>
            </w:r>
            <w:r w:rsidR="00710C7C">
              <w:rPr>
                <w:noProof/>
                <w:webHidden/>
              </w:rPr>
              <w:fldChar w:fldCharType="end"/>
            </w:r>
          </w:hyperlink>
        </w:p>
        <w:p w14:paraId="1BAA156B" w14:textId="1C94949E" w:rsidR="00710C7C" w:rsidRDefault="00365E38">
          <w:pPr>
            <w:pStyle w:val="TOC3"/>
            <w:tabs>
              <w:tab w:val="right" w:leader="dot" w:pos="8846"/>
            </w:tabs>
            <w:rPr>
              <w:rFonts w:asciiTheme="minorHAnsi" w:eastAsiaTheme="minorEastAsia" w:hAnsiTheme="minorHAnsi"/>
              <w:noProof/>
              <w:sz w:val="22"/>
              <w:lang w:val="en-US"/>
            </w:rPr>
          </w:pPr>
          <w:hyperlink w:anchor="_Toc485884524" w:history="1">
            <w:r w:rsidR="00710C7C" w:rsidRPr="002343CD">
              <w:rPr>
                <w:rStyle w:val="Hyperlink"/>
                <w:noProof/>
              </w:rPr>
              <w:t>November 21 (22) / Athor 25: St. Philopater Mercurius</w:t>
            </w:r>
            <w:r w:rsidR="00710C7C">
              <w:rPr>
                <w:noProof/>
                <w:webHidden/>
              </w:rPr>
              <w:tab/>
            </w:r>
            <w:r w:rsidR="00710C7C">
              <w:rPr>
                <w:noProof/>
                <w:webHidden/>
              </w:rPr>
              <w:fldChar w:fldCharType="begin"/>
            </w:r>
            <w:r w:rsidR="00710C7C">
              <w:rPr>
                <w:noProof/>
                <w:webHidden/>
              </w:rPr>
              <w:instrText xml:space="preserve"> PAGEREF _Toc485884524 \h </w:instrText>
            </w:r>
            <w:r w:rsidR="00710C7C">
              <w:rPr>
                <w:noProof/>
                <w:webHidden/>
              </w:rPr>
            </w:r>
            <w:r w:rsidR="00710C7C">
              <w:rPr>
                <w:noProof/>
                <w:webHidden/>
              </w:rPr>
              <w:fldChar w:fldCharType="separate"/>
            </w:r>
            <w:r w:rsidR="000E2EAC">
              <w:rPr>
                <w:noProof/>
                <w:webHidden/>
              </w:rPr>
              <w:t>812</w:t>
            </w:r>
            <w:r w:rsidR="00710C7C">
              <w:rPr>
                <w:noProof/>
                <w:webHidden/>
              </w:rPr>
              <w:fldChar w:fldCharType="end"/>
            </w:r>
          </w:hyperlink>
        </w:p>
        <w:p w14:paraId="67045EFE" w14:textId="6C15B118" w:rsidR="00710C7C" w:rsidRDefault="00365E38">
          <w:pPr>
            <w:pStyle w:val="TOC3"/>
            <w:tabs>
              <w:tab w:val="right" w:leader="dot" w:pos="8846"/>
            </w:tabs>
            <w:rPr>
              <w:rFonts w:asciiTheme="minorHAnsi" w:eastAsiaTheme="minorEastAsia" w:hAnsiTheme="minorHAnsi"/>
              <w:noProof/>
              <w:sz w:val="22"/>
              <w:lang w:val="en-US"/>
            </w:rPr>
          </w:pPr>
          <w:hyperlink w:anchor="_Toc485884525" w:history="1">
            <w:r w:rsidR="00710C7C" w:rsidRPr="002343CD">
              <w:rPr>
                <w:rStyle w:val="Hyperlink"/>
                <w:noProof/>
              </w:rPr>
              <w:t>November 22 (23) / Athor 26: St. Gregory of Nyssa</w:t>
            </w:r>
            <w:r w:rsidR="00710C7C">
              <w:rPr>
                <w:noProof/>
                <w:webHidden/>
              </w:rPr>
              <w:tab/>
            </w:r>
            <w:r w:rsidR="00710C7C">
              <w:rPr>
                <w:noProof/>
                <w:webHidden/>
              </w:rPr>
              <w:fldChar w:fldCharType="begin"/>
            </w:r>
            <w:r w:rsidR="00710C7C">
              <w:rPr>
                <w:noProof/>
                <w:webHidden/>
              </w:rPr>
              <w:instrText xml:space="preserve"> PAGEREF _Toc485884525 \h </w:instrText>
            </w:r>
            <w:r w:rsidR="00710C7C">
              <w:rPr>
                <w:noProof/>
                <w:webHidden/>
              </w:rPr>
            </w:r>
            <w:r w:rsidR="00710C7C">
              <w:rPr>
                <w:noProof/>
                <w:webHidden/>
              </w:rPr>
              <w:fldChar w:fldCharType="separate"/>
            </w:r>
            <w:r w:rsidR="000E2EAC">
              <w:rPr>
                <w:noProof/>
                <w:webHidden/>
              </w:rPr>
              <w:t>813</w:t>
            </w:r>
            <w:r w:rsidR="00710C7C">
              <w:rPr>
                <w:noProof/>
                <w:webHidden/>
              </w:rPr>
              <w:fldChar w:fldCharType="end"/>
            </w:r>
          </w:hyperlink>
        </w:p>
        <w:p w14:paraId="2DBD2E29" w14:textId="56C15D60" w:rsidR="00710C7C" w:rsidRDefault="00365E38">
          <w:pPr>
            <w:pStyle w:val="TOC3"/>
            <w:tabs>
              <w:tab w:val="right" w:leader="dot" w:pos="8846"/>
            </w:tabs>
            <w:rPr>
              <w:rFonts w:asciiTheme="minorHAnsi" w:eastAsiaTheme="minorEastAsia" w:hAnsiTheme="minorHAnsi"/>
              <w:noProof/>
              <w:sz w:val="22"/>
              <w:lang w:val="en-US"/>
            </w:rPr>
          </w:pPr>
          <w:hyperlink w:anchor="_Toc485884526" w:history="1">
            <w:r w:rsidR="00710C7C" w:rsidRPr="002343CD">
              <w:rPr>
                <w:rStyle w:val="Hyperlink"/>
                <w:noProof/>
              </w:rPr>
              <w:t>November 23 (24) / Athor 27: St. James the Sawn-Asunder</w:t>
            </w:r>
            <w:r w:rsidR="00710C7C">
              <w:rPr>
                <w:noProof/>
                <w:webHidden/>
              </w:rPr>
              <w:tab/>
            </w:r>
            <w:r w:rsidR="00710C7C">
              <w:rPr>
                <w:noProof/>
                <w:webHidden/>
              </w:rPr>
              <w:fldChar w:fldCharType="begin"/>
            </w:r>
            <w:r w:rsidR="00710C7C">
              <w:rPr>
                <w:noProof/>
                <w:webHidden/>
              </w:rPr>
              <w:instrText xml:space="preserve"> PAGEREF _Toc485884526 \h </w:instrText>
            </w:r>
            <w:r w:rsidR="00710C7C">
              <w:rPr>
                <w:noProof/>
                <w:webHidden/>
              </w:rPr>
            </w:r>
            <w:r w:rsidR="00710C7C">
              <w:rPr>
                <w:noProof/>
                <w:webHidden/>
              </w:rPr>
              <w:fldChar w:fldCharType="separate"/>
            </w:r>
            <w:r w:rsidR="000E2EAC">
              <w:rPr>
                <w:noProof/>
                <w:webHidden/>
              </w:rPr>
              <w:t>814</w:t>
            </w:r>
            <w:r w:rsidR="00710C7C">
              <w:rPr>
                <w:noProof/>
                <w:webHidden/>
              </w:rPr>
              <w:fldChar w:fldCharType="end"/>
            </w:r>
          </w:hyperlink>
        </w:p>
        <w:p w14:paraId="4DA0A659" w14:textId="44D707F7" w:rsidR="00710C7C" w:rsidRDefault="00365E38">
          <w:pPr>
            <w:pStyle w:val="TOC3"/>
            <w:tabs>
              <w:tab w:val="right" w:leader="dot" w:pos="8846"/>
            </w:tabs>
            <w:rPr>
              <w:rFonts w:asciiTheme="minorHAnsi" w:eastAsiaTheme="minorEastAsia" w:hAnsiTheme="minorHAnsi"/>
              <w:noProof/>
              <w:sz w:val="22"/>
              <w:lang w:val="en-US"/>
            </w:rPr>
          </w:pPr>
          <w:hyperlink w:anchor="_Toc485884527" w:history="1">
            <w:r w:rsidR="00710C7C" w:rsidRPr="002343CD">
              <w:rPr>
                <w:rStyle w:val="Hyperlink"/>
                <w:noProof/>
              </w:rPr>
              <w:t>November 24 (25) / Athor 28: Martyrdom of St. Serapamon, the bishop of Nikiou</w:t>
            </w:r>
            <w:r w:rsidR="00710C7C">
              <w:rPr>
                <w:noProof/>
                <w:webHidden/>
              </w:rPr>
              <w:tab/>
            </w:r>
            <w:r w:rsidR="00710C7C">
              <w:rPr>
                <w:noProof/>
                <w:webHidden/>
              </w:rPr>
              <w:fldChar w:fldCharType="begin"/>
            </w:r>
            <w:r w:rsidR="00710C7C">
              <w:rPr>
                <w:noProof/>
                <w:webHidden/>
              </w:rPr>
              <w:instrText xml:space="preserve"> PAGEREF _Toc485884527 \h </w:instrText>
            </w:r>
            <w:r w:rsidR="00710C7C">
              <w:rPr>
                <w:noProof/>
                <w:webHidden/>
              </w:rPr>
            </w:r>
            <w:r w:rsidR="00710C7C">
              <w:rPr>
                <w:noProof/>
                <w:webHidden/>
              </w:rPr>
              <w:fldChar w:fldCharType="separate"/>
            </w:r>
            <w:r w:rsidR="000E2EAC">
              <w:rPr>
                <w:noProof/>
                <w:webHidden/>
              </w:rPr>
              <w:t>816</w:t>
            </w:r>
            <w:r w:rsidR="00710C7C">
              <w:rPr>
                <w:noProof/>
                <w:webHidden/>
              </w:rPr>
              <w:fldChar w:fldCharType="end"/>
            </w:r>
          </w:hyperlink>
        </w:p>
        <w:p w14:paraId="271A7ACD" w14:textId="6B943D9C" w:rsidR="00710C7C" w:rsidRDefault="00365E38">
          <w:pPr>
            <w:pStyle w:val="TOC3"/>
            <w:tabs>
              <w:tab w:val="right" w:leader="dot" w:pos="8846"/>
            </w:tabs>
            <w:rPr>
              <w:rFonts w:asciiTheme="minorHAnsi" w:eastAsiaTheme="minorEastAsia" w:hAnsiTheme="minorHAnsi"/>
              <w:noProof/>
              <w:sz w:val="22"/>
              <w:lang w:val="en-US"/>
            </w:rPr>
          </w:pPr>
          <w:hyperlink w:anchor="_Toc485884528" w:history="1">
            <w:r w:rsidR="00710C7C" w:rsidRPr="002343CD">
              <w:rPr>
                <w:rStyle w:val="Hyperlink"/>
                <w:noProof/>
              </w:rPr>
              <w:t>November 25 (26) / Athor 29: Commemoration of the Annunciation, Nativity, and Resurrection on the 29</w:t>
            </w:r>
            <w:r w:rsidR="00710C7C" w:rsidRPr="002343CD">
              <w:rPr>
                <w:rStyle w:val="Hyperlink"/>
                <w:noProof/>
                <w:vertAlign w:val="superscript"/>
              </w:rPr>
              <w:t>th</w:t>
            </w:r>
            <w:r w:rsidR="00710C7C" w:rsidRPr="002343C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_Toc485884528 \h </w:instrText>
            </w:r>
            <w:r w:rsidR="00710C7C">
              <w:rPr>
                <w:noProof/>
                <w:webHidden/>
              </w:rPr>
            </w:r>
            <w:r w:rsidR="00710C7C">
              <w:rPr>
                <w:noProof/>
                <w:webHidden/>
              </w:rPr>
              <w:fldChar w:fldCharType="separate"/>
            </w:r>
            <w:r w:rsidR="000E2EAC">
              <w:rPr>
                <w:noProof/>
                <w:webHidden/>
              </w:rPr>
              <w:t>818</w:t>
            </w:r>
            <w:r w:rsidR="00710C7C">
              <w:rPr>
                <w:noProof/>
                <w:webHidden/>
              </w:rPr>
              <w:fldChar w:fldCharType="end"/>
            </w:r>
          </w:hyperlink>
        </w:p>
        <w:p w14:paraId="3DE5D57A" w14:textId="4806D439" w:rsidR="00710C7C" w:rsidRDefault="00365E38">
          <w:pPr>
            <w:pStyle w:val="TOC3"/>
            <w:tabs>
              <w:tab w:val="right" w:leader="dot" w:pos="8846"/>
            </w:tabs>
            <w:rPr>
              <w:rFonts w:asciiTheme="minorHAnsi" w:eastAsiaTheme="minorEastAsia" w:hAnsiTheme="minorHAnsi"/>
              <w:noProof/>
              <w:sz w:val="22"/>
              <w:lang w:val="en-US"/>
            </w:rPr>
          </w:pPr>
          <w:hyperlink w:anchor="_Toc485884529" w:history="1">
            <w:r w:rsidR="00710C7C" w:rsidRPr="002343CD">
              <w:rPr>
                <w:rStyle w:val="Hyperlink"/>
                <w:noProof/>
              </w:rPr>
              <w:t>November 25 (26) / Athor 29: Sts. Clement of Rome and Peter of Alexandria</w:t>
            </w:r>
            <w:r w:rsidR="00710C7C">
              <w:rPr>
                <w:noProof/>
                <w:webHidden/>
              </w:rPr>
              <w:tab/>
            </w:r>
            <w:r w:rsidR="00710C7C">
              <w:rPr>
                <w:noProof/>
                <w:webHidden/>
              </w:rPr>
              <w:fldChar w:fldCharType="begin"/>
            </w:r>
            <w:r w:rsidR="00710C7C">
              <w:rPr>
                <w:noProof/>
                <w:webHidden/>
              </w:rPr>
              <w:instrText xml:space="preserve"> PAGEREF _Toc485884529 \h </w:instrText>
            </w:r>
            <w:r w:rsidR="00710C7C">
              <w:rPr>
                <w:noProof/>
                <w:webHidden/>
              </w:rPr>
            </w:r>
            <w:r w:rsidR="00710C7C">
              <w:rPr>
                <w:noProof/>
                <w:webHidden/>
              </w:rPr>
              <w:fldChar w:fldCharType="separate"/>
            </w:r>
            <w:r w:rsidR="000E2EAC">
              <w:rPr>
                <w:noProof/>
                <w:webHidden/>
              </w:rPr>
              <w:t>818</w:t>
            </w:r>
            <w:r w:rsidR="00710C7C">
              <w:rPr>
                <w:noProof/>
                <w:webHidden/>
              </w:rPr>
              <w:fldChar w:fldCharType="end"/>
            </w:r>
          </w:hyperlink>
        </w:p>
        <w:p w14:paraId="353B7C58" w14:textId="64969DE6" w:rsidR="00710C7C" w:rsidRDefault="00365E38">
          <w:pPr>
            <w:pStyle w:val="TOC3"/>
            <w:tabs>
              <w:tab w:val="right" w:leader="dot" w:pos="8846"/>
            </w:tabs>
            <w:rPr>
              <w:rFonts w:asciiTheme="minorHAnsi" w:eastAsiaTheme="minorEastAsia" w:hAnsiTheme="minorHAnsi"/>
              <w:noProof/>
              <w:sz w:val="22"/>
              <w:lang w:val="en-US"/>
            </w:rPr>
          </w:pPr>
          <w:hyperlink w:anchor="_Toc485884530" w:history="1">
            <w:r w:rsidR="00710C7C" w:rsidRPr="002343CD">
              <w:rPr>
                <w:rStyle w:val="Hyperlink"/>
                <w:noProof/>
              </w:rPr>
              <w:t>November 26 (27) / Athor 30: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_Toc485884530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461DF956" w14:textId="519379D1" w:rsidR="00710C7C" w:rsidRDefault="00365E38">
          <w:pPr>
            <w:pStyle w:val="TOC3"/>
            <w:tabs>
              <w:tab w:val="right" w:leader="dot" w:pos="8846"/>
            </w:tabs>
            <w:rPr>
              <w:rFonts w:asciiTheme="minorHAnsi" w:eastAsiaTheme="minorEastAsia" w:hAnsiTheme="minorHAnsi"/>
              <w:noProof/>
              <w:sz w:val="22"/>
              <w:lang w:val="en-US"/>
            </w:rPr>
          </w:pPr>
          <w:hyperlink w:anchor="_Toc485884531" w:history="1">
            <w:r w:rsidR="00710C7C" w:rsidRPr="002343CD">
              <w:rPr>
                <w:rStyle w:val="Hyperlink"/>
                <w:noProof/>
              </w:rPr>
              <w:t>November 27 (28) / Koiak 1: Consecration of the Church of St. Shenoute</w:t>
            </w:r>
            <w:r w:rsidR="00710C7C">
              <w:rPr>
                <w:noProof/>
                <w:webHidden/>
              </w:rPr>
              <w:tab/>
            </w:r>
            <w:r w:rsidR="00710C7C">
              <w:rPr>
                <w:noProof/>
                <w:webHidden/>
              </w:rPr>
              <w:fldChar w:fldCharType="begin"/>
            </w:r>
            <w:r w:rsidR="00710C7C">
              <w:rPr>
                <w:noProof/>
                <w:webHidden/>
              </w:rPr>
              <w:instrText xml:space="preserve"> PAGEREF _Toc485884531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06F32905" w14:textId="3FFB56B5" w:rsidR="00710C7C" w:rsidRDefault="00365E38">
          <w:pPr>
            <w:pStyle w:val="TOC3"/>
            <w:tabs>
              <w:tab w:val="right" w:leader="dot" w:pos="8846"/>
            </w:tabs>
            <w:rPr>
              <w:rFonts w:asciiTheme="minorHAnsi" w:eastAsiaTheme="minorEastAsia" w:hAnsiTheme="minorHAnsi"/>
              <w:noProof/>
              <w:sz w:val="22"/>
              <w:lang w:val="en-US"/>
            </w:rPr>
          </w:pPr>
          <w:hyperlink w:anchor="_Toc485884532" w:history="1">
            <w:r w:rsidR="00710C7C" w:rsidRPr="002343CD">
              <w:rPr>
                <w:rStyle w:val="Hyperlink"/>
                <w:noProof/>
              </w:rPr>
              <w:t>November 29 (30) / Koiak 3: Entry of the Theotokos into the Temple</w:t>
            </w:r>
            <w:r w:rsidR="00710C7C">
              <w:rPr>
                <w:noProof/>
                <w:webHidden/>
              </w:rPr>
              <w:tab/>
            </w:r>
            <w:r w:rsidR="00710C7C">
              <w:rPr>
                <w:noProof/>
                <w:webHidden/>
              </w:rPr>
              <w:fldChar w:fldCharType="begin"/>
            </w:r>
            <w:r w:rsidR="00710C7C">
              <w:rPr>
                <w:noProof/>
                <w:webHidden/>
              </w:rPr>
              <w:instrText xml:space="preserve"> PAGEREF _Toc485884532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397950F3" w14:textId="59B073B4" w:rsidR="00710C7C" w:rsidRDefault="00365E38">
          <w:pPr>
            <w:pStyle w:val="TOC3"/>
            <w:tabs>
              <w:tab w:val="right" w:leader="dot" w:pos="8846"/>
            </w:tabs>
            <w:rPr>
              <w:rFonts w:asciiTheme="minorHAnsi" w:eastAsiaTheme="minorEastAsia" w:hAnsiTheme="minorHAnsi"/>
              <w:noProof/>
              <w:sz w:val="22"/>
              <w:lang w:val="en-US"/>
            </w:rPr>
          </w:pPr>
          <w:hyperlink w:anchor="_Toc485884533" w:history="1">
            <w:r w:rsidR="00710C7C" w:rsidRPr="002343CD">
              <w:rPr>
                <w:rStyle w:val="Hyperlink"/>
                <w:noProof/>
              </w:rPr>
              <w:t>November 30 (December 1) / Koiak 4: Martyrdom of St. Andrew the Apostle</w:t>
            </w:r>
            <w:r w:rsidR="00710C7C">
              <w:rPr>
                <w:noProof/>
                <w:webHidden/>
              </w:rPr>
              <w:tab/>
            </w:r>
            <w:r w:rsidR="00710C7C">
              <w:rPr>
                <w:noProof/>
                <w:webHidden/>
              </w:rPr>
              <w:fldChar w:fldCharType="begin"/>
            </w:r>
            <w:r w:rsidR="00710C7C">
              <w:rPr>
                <w:noProof/>
                <w:webHidden/>
              </w:rPr>
              <w:instrText xml:space="preserve"> PAGEREF _Toc485884533 \h </w:instrText>
            </w:r>
            <w:r w:rsidR="00710C7C">
              <w:rPr>
                <w:noProof/>
                <w:webHidden/>
              </w:rPr>
            </w:r>
            <w:r w:rsidR="00710C7C">
              <w:rPr>
                <w:noProof/>
                <w:webHidden/>
              </w:rPr>
              <w:fldChar w:fldCharType="separate"/>
            </w:r>
            <w:r w:rsidR="000E2EAC">
              <w:rPr>
                <w:noProof/>
                <w:webHidden/>
              </w:rPr>
              <w:t>821</w:t>
            </w:r>
            <w:r w:rsidR="00710C7C">
              <w:rPr>
                <w:noProof/>
                <w:webHidden/>
              </w:rPr>
              <w:fldChar w:fldCharType="end"/>
            </w:r>
          </w:hyperlink>
        </w:p>
        <w:p w14:paraId="6F515AC0" w14:textId="232FCE15" w:rsidR="009E261C" w:rsidRDefault="009E261C" w:rsidP="009E261C">
          <w:r>
            <w:rPr>
              <w:b/>
              <w:bCs/>
              <w:noProof/>
            </w:rPr>
            <w:fldChar w:fldCharType="end"/>
          </w:r>
        </w:p>
      </w:sdtContent>
    </w:sdt>
    <w:p w14:paraId="739756D9" w14:textId="77777777" w:rsidR="00205EA4" w:rsidRDefault="004750F8" w:rsidP="00205EA4">
      <w:pPr>
        <w:pStyle w:val="Heading3"/>
      </w:pPr>
      <w:bookmarkStart w:id="1359" w:name="_Toc485884508"/>
      <w:r>
        <w:t>November 4 (5) / Athor 8</w:t>
      </w:r>
      <w:r w:rsidR="00205EA4">
        <w:t>: The Four Incorporeal Beasts</w:t>
      </w:r>
      <w:bookmarkEnd w:id="1359"/>
    </w:p>
    <w:p w14:paraId="2682F152" w14:textId="5FCB5172" w:rsidR="0082304E" w:rsidRDefault="0082304E" w:rsidP="0082304E">
      <w:pPr>
        <w:pStyle w:val="Heading4"/>
      </w:pPr>
      <w:bookmarkStart w:id="1360"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361" w:name="_Ref459400553"/>
      <w:r>
        <w:t>The Doxology</w:t>
      </w:r>
      <w:r w:rsidR="00B46E6E">
        <w:t xml:space="preserve"> for the Four Incorporeal Beasts</w:t>
      </w:r>
      <w:bookmarkEnd w:id="1360"/>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362"/>
            <w:r>
              <w:t>Bea</w:t>
            </w:r>
            <w:r w:rsidR="001D2DF6">
              <w:t>s</w:t>
            </w:r>
            <w:r>
              <w:t>ts</w:t>
            </w:r>
            <w:commentRangeEnd w:id="1362"/>
            <w:r>
              <w:rPr>
                <w:rStyle w:val="CommentReference"/>
                <w:rFonts w:ascii="Times New Roman" w:eastAsiaTheme="minorHAnsi" w:hAnsi="Times New Roman" w:cstheme="minorBidi"/>
                <w:color w:val="auto"/>
              </w:rPr>
              <w:commentReference w:id="136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9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363"/>
            <w:r>
              <w:t xml:space="preserve">incessant </w:t>
            </w:r>
            <w:commentRangeEnd w:id="1363"/>
            <w:r>
              <w:rPr>
                <w:rStyle w:val="CommentReference"/>
                <w:rFonts w:ascii="Times New Roman" w:eastAsiaTheme="minorHAnsi" w:hAnsi="Times New Roman" w:cstheme="minorBidi"/>
                <w:color w:val="auto"/>
              </w:rPr>
              <w:commentReference w:id="136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364"/>
            <w:r>
              <w:t>The ministering flames of fire,</w:t>
            </w:r>
            <w:commentRangeEnd w:id="1364"/>
            <w:r>
              <w:rPr>
                <w:rStyle w:val="CommentReference"/>
                <w:rFonts w:ascii="Times New Roman" w:eastAsiaTheme="minorHAnsi" w:hAnsi="Times New Roman" w:cstheme="minorBidi"/>
                <w:color w:val="auto"/>
              </w:rPr>
              <w:commentReference w:id="136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365"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19069239" w:rsidR="00C14556" w:rsidRDefault="00C14556" w:rsidP="00C14556">
      <w:pPr>
        <w:pStyle w:val="Rubric"/>
      </w:pPr>
      <w:r>
        <w:t>The last verse of the Doxology may be inserted into the Annual Gospel Response.</w:t>
      </w:r>
    </w:p>
    <w:p w14:paraId="2C244496" w14:textId="5B7D9F3F" w:rsidR="00423505" w:rsidRDefault="00A258C6" w:rsidP="00A258C6">
      <w:pPr>
        <w:pStyle w:val="Heading3"/>
      </w:pPr>
      <w:bookmarkStart w:id="1366" w:name="_Toc485884509"/>
      <w:r>
        <w:lastRenderedPageBreak/>
        <w:t>Novem</w:t>
      </w:r>
      <w:r w:rsidR="00423505">
        <w:t>ber 7 (8) / Athor 11: Departure of Anna, mother of the Theotokos</w:t>
      </w:r>
      <w:bookmarkEnd w:id="1366"/>
    </w:p>
    <w:p w14:paraId="44824925" w14:textId="633D3667" w:rsidR="00B23506" w:rsidRDefault="00B23506" w:rsidP="00B23506">
      <w:pPr>
        <w:pStyle w:val="Heading4"/>
      </w:pPr>
      <w:bookmarkStart w:id="1367" w:name="_Ref485625144"/>
      <w:r>
        <w:t>The Doxology for St. Anna, mother of the Theotokos</w:t>
      </w:r>
      <w:bookmarkEnd w:id="1367"/>
      <w:r w:rsidR="006B5522">
        <w:rPr>
          <w:rStyle w:val="FootnoteReference"/>
        </w:rPr>
        <w:footnoteReference w:id="99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23506" w14:paraId="3B402FD1" w14:textId="77777777" w:rsidTr="00062589">
        <w:trPr>
          <w:cantSplit/>
          <w:jc w:val="center"/>
        </w:trPr>
        <w:tc>
          <w:tcPr>
            <w:tcW w:w="288" w:type="dxa"/>
          </w:tcPr>
          <w:p w14:paraId="553CDDFE" w14:textId="77777777" w:rsidR="00B23506" w:rsidRDefault="00B23506" w:rsidP="00062589">
            <w:pPr>
              <w:pStyle w:val="CopticCross"/>
            </w:pPr>
          </w:p>
        </w:tc>
        <w:tc>
          <w:tcPr>
            <w:tcW w:w="3960" w:type="dxa"/>
          </w:tcPr>
          <w:p w14:paraId="1B1D330A" w14:textId="77777777" w:rsidR="00B23506" w:rsidRDefault="00B23506" w:rsidP="00062589">
            <w:pPr>
              <w:pStyle w:val="EngHang"/>
              <w:rPr>
                <w:shd w:val="clear" w:color="auto" w:fill="FFFFFF"/>
              </w:rPr>
            </w:pPr>
            <w:r>
              <w:rPr>
                <w:shd w:val="clear" w:color="auto" w:fill="FFFFFF"/>
              </w:rPr>
              <w:t>Bearer of divine wisdom, Anna,</w:t>
            </w:r>
          </w:p>
          <w:p w14:paraId="4A3BD156" w14:textId="77777777" w:rsidR="00B23506" w:rsidRDefault="00B23506" w:rsidP="00062589">
            <w:pPr>
              <w:pStyle w:val="EngHang"/>
              <w:rPr>
                <w:shd w:val="clear" w:color="auto" w:fill="FFFFFF"/>
              </w:rPr>
            </w:pPr>
            <w:r>
              <w:rPr>
                <w:shd w:val="clear" w:color="auto" w:fill="FFFFFF"/>
              </w:rPr>
              <w:t>You carried in your womb,</w:t>
            </w:r>
          </w:p>
          <w:p w14:paraId="73DAADC0" w14:textId="77777777" w:rsidR="00B23506" w:rsidRDefault="00B23506" w:rsidP="00062589">
            <w:pPr>
              <w:pStyle w:val="EngHang"/>
              <w:rPr>
                <w:shd w:val="clear" w:color="auto" w:fill="FFFFFF"/>
              </w:rPr>
            </w:pPr>
            <w:r>
              <w:rPr>
                <w:shd w:val="clear" w:color="auto" w:fill="FFFFFF"/>
              </w:rPr>
              <w:t>The pure Theotokos,</w:t>
            </w:r>
          </w:p>
          <w:p w14:paraId="274892F7" w14:textId="77777777" w:rsidR="00B23506" w:rsidRDefault="00B23506" w:rsidP="00062589">
            <w:pPr>
              <w:pStyle w:val="EngHangEnd"/>
            </w:pPr>
            <w:r>
              <w:rPr>
                <w:shd w:val="clear" w:color="auto" w:fill="FFFFFF"/>
              </w:rPr>
              <w:t>Who brought life to our souls.</w:t>
            </w:r>
          </w:p>
        </w:tc>
        <w:tc>
          <w:tcPr>
            <w:tcW w:w="288" w:type="dxa"/>
          </w:tcPr>
          <w:p w14:paraId="263ADD15" w14:textId="77777777" w:rsidR="00B23506" w:rsidRDefault="00B23506" w:rsidP="00062589"/>
        </w:tc>
      </w:tr>
      <w:tr w:rsidR="00B23506" w14:paraId="47DEE7FB" w14:textId="77777777" w:rsidTr="00062589">
        <w:trPr>
          <w:cantSplit/>
          <w:jc w:val="center"/>
        </w:trPr>
        <w:tc>
          <w:tcPr>
            <w:tcW w:w="288" w:type="dxa"/>
          </w:tcPr>
          <w:p w14:paraId="28773FD1" w14:textId="77777777" w:rsidR="00B23506" w:rsidRDefault="00B23506" w:rsidP="00062589">
            <w:pPr>
              <w:pStyle w:val="CopticCross"/>
            </w:pPr>
            <w:r w:rsidRPr="00FB5ACB">
              <w:t>¿</w:t>
            </w:r>
          </w:p>
        </w:tc>
        <w:tc>
          <w:tcPr>
            <w:tcW w:w="3960" w:type="dxa"/>
          </w:tcPr>
          <w:p w14:paraId="01D7F512" w14:textId="77777777" w:rsidR="00B23506" w:rsidRDefault="00B23506" w:rsidP="00062589">
            <w:pPr>
              <w:pStyle w:val="EngHang"/>
              <w:rPr>
                <w:shd w:val="clear" w:color="auto" w:fill="FFFFFF"/>
              </w:rPr>
            </w:pPr>
            <w:r>
              <w:rPr>
                <w:shd w:val="clear" w:color="auto" w:fill="FFFFFF"/>
              </w:rPr>
              <w:t>Therefore you are brone joyfully</w:t>
            </w:r>
          </w:p>
          <w:p w14:paraId="54E1533C" w14:textId="77777777" w:rsidR="00B23506" w:rsidRDefault="00B23506" w:rsidP="00062589">
            <w:pPr>
              <w:pStyle w:val="EngHang"/>
              <w:rPr>
                <w:shd w:val="clear" w:color="auto" w:fill="FFFFFF"/>
              </w:rPr>
            </w:pPr>
            <w:r>
              <w:rPr>
                <w:shd w:val="clear" w:color="auto" w:fill="FFFFFF"/>
              </w:rPr>
              <w:t>To the inheritance of heaven,</w:t>
            </w:r>
          </w:p>
          <w:p w14:paraId="6342F844" w14:textId="77777777" w:rsidR="00B23506" w:rsidRDefault="00B23506" w:rsidP="00062589">
            <w:pPr>
              <w:pStyle w:val="EngHang"/>
              <w:rPr>
                <w:shd w:val="clear" w:color="auto" w:fill="FFFFFF"/>
              </w:rPr>
            </w:pPr>
            <w:r>
              <w:rPr>
                <w:shd w:val="clear" w:color="auto" w:fill="FFFFFF"/>
              </w:rPr>
              <w:t>To the abode of those</w:t>
            </w:r>
          </w:p>
          <w:p w14:paraId="1B3B46E3" w14:textId="77777777" w:rsidR="00B23506" w:rsidRDefault="00B23506" w:rsidP="00062589">
            <w:pPr>
              <w:pStyle w:val="EngHangEnd"/>
            </w:pPr>
            <w:r>
              <w:rPr>
                <w:shd w:val="clear" w:color="auto" w:fill="FFFFFF"/>
              </w:rPr>
              <w:t>Who rejoice in glory,</w:t>
            </w:r>
          </w:p>
        </w:tc>
        <w:tc>
          <w:tcPr>
            <w:tcW w:w="288" w:type="dxa"/>
          </w:tcPr>
          <w:p w14:paraId="4C1B2172" w14:textId="77777777" w:rsidR="00B23506" w:rsidRDefault="00B23506" w:rsidP="00062589"/>
        </w:tc>
      </w:tr>
      <w:tr w:rsidR="00B23506" w14:paraId="39B0F0E7" w14:textId="77777777" w:rsidTr="00062589">
        <w:trPr>
          <w:cantSplit/>
          <w:jc w:val="center"/>
        </w:trPr>
        <w:tc>
          <w:tcPr>
            <w:tcW w:w="288" w:type="dxa"/>
          </w:tcPr>
          <w:p w14:paraId="4D7672A8" w14:textId="77777777" w:rsidR="00B23506" w:rsidRDefault="00B23506" w:rsidP="00062589">
            <w:pPr>
              <w:pStyle w:val="CopticCross"/>
            </w:pPr>
          </w:p>
        </w:tc>
        <w:tc>
          <w:tcPr>
            <w:tcW w:w="3960" w:type="dxa"/>
          </w:tcPr>
          <w:p w14:paraId="54197524" w14:textId="77777777" w:rsidR="00B23506" w:rsidRDefault="00B23506" w:rsidP="00062589">
            <w:pPr>
              <w:pStyle w:val="EngHang"/>
              <w:rPr>
                <w:shd w:val="clear" w:color="auto" w:fill="FFFFFF"/>
              </w:rPr>
            </w:pPr>
            <w:r>
              <w:rPr>
                <w:shd w:val="clear" w:color="auto" w:fill="FFFFFF"/>
              </w:rPr>
              <w:t>Where you pray for</w:t>
            </w:r>
          </w:p>
          <w:p w14:paraId="6FAFC54F" w14:textId="77777777" w:rsidR="00B23506" w:rsidRDefault="00B23506" w:rsidP="00062589">
            <w:pPr>
              <w:pStyle w:val="EngHang"/>
              <w:rPr>
                <w:shd w:val="clear" w:color="auto" w:fill="FFFFFF"/>
              </w:rPr>
            </w:pPr>
            <w:r>
              <w:rPr>
                <w:shd w:val="clear" w:color="auto" w:fill="FFFFFF"/>
              </w:rPr>
              <w:t>The forgiveness of the sins</w:t>
            </w:r>
          </w:p>
          <w:p w14:paraId="453162BB" w14:textId="77777777" w:rsidR="00B23506" w:rsidRDefault="00B23506" w:rsidP="00062589">
            <w:pPr>
              <w:pStyle w:val="EngHang"/>
              <w:rPr>
                <w:shd w:val="clear" w:color="auto" w:fill="FFFFFF"/>
              </w:rPr>
            </w:pPr>
            <w:r>
              <w:rPr>
                <w:shd w:val="clear" w:color="auto" w:fill="FFFFFF"/>
              </w:rPr>
              <w:t>Of those who faithfully honour you,</w:t>
            </w:r>
          </w:p>
          <w:p w14:paraId="12A583AB" w14:textId="77777777" w:rsidR="00B23506" w:rsidRDefault="00B23506" w:rsidP="00062589">
            <w:pPr>
              <w:pStyle w:val="EngHangEnd"/>
              <w:ind w:left="0" w:firstLine="0"/>
            </w:pPr>
            <w:r>
              <w:rPr>
                <w:shd w:val="clear" w:color="auto" w:fill="FFFFFF"/>
              </w:rPr>
              <w:t>O ever-blessed one.</w:t>
            </w:r>
          </w:p>
        </w:tc>
        <w:tc>
          <w:tcPr>
            <w:tcW w:w="288" w:type="dxa"/>
          </w:tcPr>
          <w:p w14:paraId="72B8E187" w14:textId="77777777" w:rsidR="00B23506" w:rsidRDefault="00B23506" w:rsidP="00062589"/>
        </w:tc>
      </w:tr>
      <w:tr w:rsidR="00B23506" w14:paraId="04343CEC" w14:textId="77777777" w:rsidTr="00062589">
        <w:trPr>
          <w:cantSplit/>
          <w:jc w:val="center"/>
        </w:trPr>
        <w:tc>
          <w:tcPr>
            <w:tcW w:w="288" w:type="dxa"/>
          </w:tcPr>
          <w:p w14:paraId="5416A74E" w14:textId="77777777" w:rsidR="00B23506" w:rsidRDefault="00B23506" w:rsidP="00062589">
            <w:pPr>
              <w:pStyle w:val="CopticCross"/>
            </w:pPr>
            <w:r w:rsidRPr="00FB5ACB">
              <w:t>¿</w:t>
            </w:r>
          </w:p>
        </w:tc>
        <w:tc>
          <w:tcPr>
            <w:tcW w:w="3960" w:type="dxa"/>
          </w:tcPr>
          <w:p w14:paraId="041D4FEE" w14:textId="77777777" w:rsidR="00B23506" w:rsidRDefault="00B23506" w:rsidP="00062589">
            <w:pPr>
              <w:pStyle w:val="EngHang"/>
              <w:rPr>
                <w:shd w:val="clear" w:color="auto" w:fill="FFFFFF"/>
              </w:rPr>
            </w:pPr>
            <w:r>
              <w:rPr>
                <w:shd w:val="clear" w:color="auto" w:fill="FFFFFF"/>
              </w:rPr>
              <w:t>We celebrate the remembrance,</w:t>
            </w:r>
          </w:p>
          <w:p w14:paraId="739002D9" w14:textId="4AAF195C" w:rsidR="00B23506" w:rsidRDefault="00B23506" w:rsidP="00062589">
            <w:pPr>
              <w:pStyle w:val="EngHang"/>
              <w:rPr>
                <w:shd w:val="clear" w:color="auto" w:fill="FFFFFF"/>
              </w:rPr>
            </w:pPr>
            <w:r>
              <w:rPr>
                <w:shd w:val="clear" w:color="auto" w:fill="FFFFFF"/>
              </w:rPr>
              <w:t xml:space="preserve">Of the </w:t>
            </w:r>
            <w:r w:rsidR="00E81CD5">
              <w:rPr>
                <w:shd w:val="clear" w:color="auto" w:fill="FFFFFF"/>
              </w:rPr>
              <w:t>ancestors</w:t>
            </w:r>
            <w:r>
              <w:rPr>
                <w:shd w:val="clear" w:color="auto" w:fill="FFFFFF"/>
              </w:rPr>
              <w:t xml:space="preserve"> of </w:t>
            </w:r>
            <w:r w:rsidR="00E81CD5">
              <w:rPr>
                <w:shd w:val="clear" w:color="auto" w:fill="FFFFFF"/>
              </w:rPr>
              <w:t>God</w:t>
            </w:r>
            <w:r>
              <w:rPr>
                <w:shd w:val="clear" w:color="auto" w:fill="FFFFFF"/>
              </w:rPr>
              <w:t>,</w:t>
            </w:r>
          </w:p>
          <w:p w14:paraId="76CA312B" w14:textId="77777777" w:rsidR="00B23506" w:rsidRDefault="00B23506" w:rsidP="00062589">
            <w:pPr>
              <w:pStyle w:val="EngHang"/>
              <w:rPr>
                <w:shd w:val="clear" w:color="auto" w:fill="FFFFFF"/>
              </w:rPr>
            </w:pPr>
            <w:r>
              <w:rPr>
                <w:shd w:val="clear" w:color="auto" w:fill="FFFFFF"/>
              </w:rPr>
              <w:t>And in faith</w:t>
            </w:r>
          </w:p>
          <w:p w14:paraId="45CD4604" w14:textId="77777777" w:rsidR="00B23506" w:rsidRDefault="00B23506" w:rsidP="00062589">
            <w:pPr>
              <w:pStyle w:val="EngHangEnd"/>
            </w:pPr>
            <w:r>
              <w:rPr>
                <w:shd w:val="clear" w:color="auto" w:fill="FFFFFF"/>
              </w:rPr>
              <w:t>We ask for their help:</w:t>
            </w:r>
          </w:p>
        </w:tc>
        <w:tc>
          <w:tcPr>
            <w:tcW w:w="288" w:type="dxa"/>
          </w:tcPr>
          <w:p w14:paraId="6F03E9FB" w14:textId="77777777" w:rsidR="00B23506" w:rsidRDefault="00B23506" w:rsidP="00062589"/>
        </w:tc>
      </w:tr>
      <w:tr w:rsidR="00B23506" w14:paraId="6DEA3D51" w14:textId="77777777" w:rsidTr="00062589">
        <w:trPr>
          <w:cantSplit/>
          <w:jc w:val="center"/>
        </w:trPr>
        <w:tc>
          <w:tcPr>
            <w:tcW w:w="288" w:type="dxa"/>
          </w:tcPr>
          <w:p w14:paraId="6311CB3A" w14:textId="77777777" w:rsidR="00B23506" w:rsidRDefault="00B23506" w:rsidP="00062589">
            <w:pPr>
              <w:pStyle w:val="CopticCross"/>
            </w:pPr>
          </w:p>
        </w:tc>
        <w:tc>
          <w:tcPr>
            <w:tcW w:w="3960" w:type="dxa"/>
          </w:tcPr>
          <w:p w14:paraId="3CAE5154" w14:textId="77777777" w:rsidR="00B23506" w:rsidRDefault="00B23506" w:rsidP="00062589">
            <w:pPr>
              <w:pStyle w:val="EngHang"/>
              <w:rPr>
                <w:shd w:val="clear" w:color="auto" w:fill="FFFFFF"/>
              </w:rPr>
            </w:pPr>
            <w:r>
              <w:rPr>
                <w:shd w:val="clear" w:color="auto" w:fill="FFFFFF"/>
              </w:rPr>
              <w:t>May deliverance from every affliction</w:t>
            </w:r>
          </w:p>
          <w:p w14:paraId="0672D484" w14:textId="77777777" w:rsidR="00B23506" w:rsidRDefault="00B23506" w:rsidP="00062589">
            <w:pPr>
              <w:pStyle w:val="EngHang"/>
              <w:rPr>
                <w:shd w:val="clear" w:color="auto" w:fill="FFFFFF"/>
              </w:rPr>
            </w:pPr>
            <w:r>
              <w:rPr>
                <w:shd w:val="clear" w:color="auto" w:fill="FFFFFF"/>
              </w:rPr>
              <w:t>Be granted to those who cry</w:t>
            </w:r>
          </w:p>
          <w:p w14:paraId="7E4F8CFD" w14:textId="77777777" w:rsidR="00B23506" w:rsidRDefault="00B23506" w:rsidP="00062589">
            <w:pPr>
              <w:pStyle w:val="EngHang"/>
              <w:rPr>
                <w:shd w:val="clear" w:color="auto" w:fill="FFFFFF"/>
              </w:rPr>
            </w:pPr>
            <w:r>
              <w:rPr>
                <w:shd w:val="clear" w:color="auto" w:fill="FFFFFF"/>
              </w:rPr>
              <w:t>Have mercy on us, O God,</w:t>
            </w:r>
          </w:p>
          <w:p w14:paraId="4CE0B939" w14:textId="77777777" w:rsidR="00B23506" w:rsidRPr="00A40E4E" w:rsidRDefault="00B23506" w:rsidP="00062589">
            <w:pPr>
              <w:pStyle w:val="EngHangEnd"/>
            </w:pPr>
            <w:r>
              <w:rPr>
                <w:shd w:val="clear" w:color="auto" w:fill="FFFFFF"/>
              </w:rPr>
              <w:t>Who glorified them.</w:t>
            </w:r>
          </w:p>
        </w:tc>
        <w:tc>
          <w:tcPr>
            <w:tcW w:w="288" w:type="dxa"/>
          </w:tcPr>
          <w:p w14:paraId="642EAE86" w14:textId="77777777" w:rsidR="00B23506" w:rsidRDefault="00B23506" w:rsidP="00062589"/>
        </w:tc>
      </w:tr>
      <w:tr w:rsidR="00B23506" w14:paraId="54323234" w14:textId="77777777" w:rsidTr="00062589">
        <w:trPr>
          <w:cantSplit/>
          <w:jc w:val="center"/>
        </w:trPr>
        <w:tc>
          <w:tcPr>
            <w:tcW w:w="288" w:type="dxa"/>
          </w:tcPr>
          <w:p w14:paraId="3A0A71F6" w14:textId="6540EE64" w:rsidR="00B23506" w:rsidRDefault="00B23506" w:rsidP="00062589">
            <w:pPr>
              <w:pStyle w:val="CopticCross"/>
            </w:pPr>
            <w:r w:rsidRPr="00FB5ACB">
              <w:t>¿</w:t>
            </w:r>
          </w:p>
        </w:tc>
        <w:tc>
          <w:tcPr>
            <w:tcW w:w="3960" w:type="dxa"/>
          </w:tcPr>
          <w:p w14:paraId="1B00408D" w14:textId="77777777" w:rsidR="00B23506" w:rsidRDefault="00B23506" w:rsidP="00062589">
            <w:pPr>
              <w:pStyle w:val="EngHang"/>
              <w:rPr>
                <w:shd w:val="clear" w:color="auto" w:fill="FFFFFF"/>
              </w:rPr>
            </w:pPr>
            <w:r>
              <w:rPr>
                <w:shd w:val="clear" w:color="auto" w:fill="FFFFFF"/>
              </w:rPr>
              <w:t>Hail to you, O righteous one,</w:t>
            </w:r>
          </w:p>
          <w:p w14:paraId="0B16B87E" w14:textId="77777777" w:rsidR="00B23506" w:rsidRDefault="00B23506" w:rsidP="00062589">
            <w:pPr>
              <w:pStyle w:val="EngHang"/>
              <w:rPr>
                <w:shd w:val="clear" w:color="auto" w:fill="FFFFFF"/>
              </w:rPr>
            </w:pPr>
            <w:r>
              <w:rPr>
                <w:shd w:val="clear" w:color="auto" w:fill="FFFFFF"/>
              </w:rPr>
              <w:t>Hail to you, O wise one,</w:t>
            </w:r>
          </w:p>
          <w:p w14:paraId="712B6D02" w14:textId="77777777" w:rsidR="00B23506" w:rsidRDefault="00B23506" w:rsidP="00062589">
            <w:pPr>
              <w:pStyle w:val="EngHang"/>
              <w:rPr>
                <w:shd w:val="clear" w:color="auto" w:fill="FFFFFF"/>
              </w:rPr>
            </w:pPr>
            <w:r>
              <w:rPr>
                <w:shd w:val="clear" w:color="auto" w:fill="FFFFFF"/>
              </w:rPr>
              <w:t>Hail to the divinely-inspired,</w:t>
            </w:r>
          </w:p>
          <w:p w14:paraId="3DC2BCDD" w14:textId="4509B032" w:rsidR="00B23506" w:rsidRDefault="00B23506" w:rsidP="00E81CD5">
            <w:pPr>
              <w:pStyle w:val="EngHangEnd"/>
              <w:rPr>
                <w:shd w:val="clear" w:color="auto" w:fill="FFFFFF"/>
              </w:rPr>
            </w:pPr>
            <w:r>
              <w:rPr>
                <w:shd w:val="clear" w:color="auto" w:fill="FFFFFF"/>
              </w:rPr>
              <w:t xml:space="preserve">Anna, the Ancestor of </w:t>
            </w:r>
            <w:r w:rsidR="00E81CD5">
              <w:rPr>
                <w:shd w:val="clear" w:color="auto" w:fill="FFFFFF"/>
              </w:rPr>
              <w:t>God</w:t>
            </w:r>
            <w:r>
              <w:rPr>
                <w:shd w:val="clear" w:color="auto" w:fill="FFFFFF"/>
              </w:rPr>
              <w:t>.</w:t>
            </w:r>
          </w:p>
        </w:tc>
        <w:tc>
          <w:tcPr>
            <w:tcW w:w="288" w:type="dxa"/>
          </w:tcPr>
          <w:p w14:paraId="72D44399" w14:textId="77777777" w:rsidR="00B23506" w:rsidRDefault="00B23506" w:rsidP="00062589"/>
        </w:tc>
      </w:tr>
      <w:tr w:rsidR="00B23506" w14:paraId="064CDBFD" w14:textId="77777777" w:rsidTr="00062589">
        <w:trPr>
          <w:cantSplit/>
          <w:jc w:val="center"/>
        </w:trPr>
        <w:tc>
          <w:tcPr>
            <w:tcW w:w="288" w:type="dxa"/>
          </w:tcPr>
          <w:p w14:paraId="4E3F492E" w14:textId="70B41527" w:rsidR="00B23506" w:rsidRDefault="00B23506" w:rsidP="00062589">
            <w:pPr>
              <w:pStyle w:val="CopticCross"/>
            </w:pPr>
          </w:p>
        </w:tc>
        <w:tc>
          <w:tcPr>
            <w:tcW w:w="3960" w:type="dxa"/>
          </w:tcPr>
          <w:p w14:paraId="6CE7542E" w14:textId="77777777" w:rsidR="00B23506" w:rsidRDefault="00B23506" w:rsidP="00062589">
            <w:pPr>
              <w:pStyle w:val="EngHang"/>
              <w:rPr>
                <w:shd w:val="clear" w:color="auto" w:fill="FFFFFF"/>
              </w:rPr>
            </w:pPr>
            <w:r>
              <w:rPr>
                <w:shd w:val="clear" w:color="auto" w:fill="FFFFFF"/>
              </w:rPr>
              <w:t>Pray to the Lord on our behalf,</w:t>
            </w:r>
          </w:p>
          <w:p w14:paraId="01956D30" w14:textId="04F53A7A" w:rsidR="00B23506" w:rsidRDefault="00B23506" w:rsidP="00062589">
            <w:pPr>
              <w:pStyle w:val="EngHang"/>
              <w:rPr>
                <w:shd w:val="clear" w:color="auto" w:fill="FFFFFF"/>
              </w:rPr>
            </w:pPr>
            <w:r>
              <w:rPr>
                <w:shd w:val="clear" w:color="auto" w:fill="FFFFFF"/>
              </w:rPr>
              <w:t xml:space="preserve">O Ancestor of </w:t>
            </w:r>
            <w:r w:rsidR="00E81CD5">
              <w:rPr>
                <w:shd w:val="clear" w:color="auto" w:fill="FFFFFF"/>
              </w:rPr>
              <w:t>God</w:t>
            </w:r>
            <w:r w:rsidR="00E81CD5">
              <w:rPr>
                <w:rStyle w:val="FootnoteReference"/>
                <w:shd w:val="clear" w:color="auto" w:fill="FFFFFF"/>
              </w:rPr>
              <w:footnoteReference w:id="1000"/>
            </w:r>
            <w:r>
              <w:rPr>
                <w:shd w:val="clear" w:color="auto" w:fill="FFFFFF"/>
              </w:rPr>
              <w:t>,</w:t>
            </w:r>
          </w:p>
          <w:p w14:paraId="5C8A834F" w14:textId="21B4836A" w:rsidR="00B23506" w:rsidRDefault="00B23506" w:rsidP="00062589">
            <w:pPr>
              <w:pStyle w:val="EngHang"/>
              <w:rPr>
                <w:shd w:val="clear" w:color="auto" w:fill="FFFFFF"/>
              </w:rPr>
            </w:pPr>
            <w:r>
              <w:rPr>
                <w:shd w:val="clear" w:color="auto" w:fill="FFFFFF"/>
              </w:rPr>
              <w:t>Anna, mother of the Theotokos,</w:t>
            </w:r>
          </w:p>
          <w:p w14:paraId="48DC425F" w14:textId="77777777" w:rsidR="00B23506" w:rsidRDefault="00B23506" w:rsidP="00062589">
            <w:pPr>
              <w:pStyle w:val="EngHangEnd"/>
            </w:pPr>
            <w:r>
              <w:rPr>
                <w:shd w:val="clear" w:color="auto" w:fill="FFFFFF"/>
              </w:rPr>
              <w:t>That He may forgive us our sins.</w:t>
            </w:r>
          </w:p>
        </w:tc>
        <w:tc>
          <w:tcPr>
            <w:tcW w:w="288" w:type="dxa"/>
          </w:tcPr>
          <w:p w14:paraId="44EAFF31" w14:textId="77777777" w:rsidR="00B23506" w:rsidRDefault="00B23506" w:rsidP="00062589"/>
        </w:tc>
      </w:tr>
    </w:tbl>
    <w:p w14:paraId="05468922" w14:textId="4755532F" w:rsidR="004750F8" w:rsidRDefault="004750F8" w:rsidP="004750F8">
      <w:pPr>
        <w:pStyle w:val="Heading3"/>
      </w:pPr>
      <w:bookmarkStart w:id="1368" w:name="_Ref485105258"/>
      <w:bookmarkStart w:id="1369" w:name="_Ref485105264"/>
      <w:bookmarkStart w:id="1370" w:name="_Ref485105267"/>
      <w:bookmarkStart w:id="1371" w:name="_Toc485884510"/>
      <w:r>
        <w:t>November 8 (9) / Athor 12: Archangel Michael</w:t>
      </w:r>
      <w:bookmarkEnd w:id="1365"/>
      <w:bookmarkEnd w:id="1368"/>
      <w:bookmarkEnd w:id="1369"/>
      <w:bookmarkEnd w:id="1370"/>
      <w:bookmarkEnd w:id="1371"/>
    </w:p>
    <w:p w14:paraId="7E078728" w14:textId="77777777" w:rsidR="004750F8" w:rsidRDefault="004750F8" w:rsidP="004750F8">
      <w:pPr>
        <w:pStyle w:val="Heading4"/>
      </w:pPr>
      <w:bookmarkStart w:id="1372" w:name="_Ref434487967"/>
      <w:r>
        <w:t>The Doxology</w:t>
      </w:r>
      <w:r w:rsidR="009D0B24">
        <w:t xml:space="preserve"> for Archangel Michael</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373"/>
            <w:r w:rsidRPr="004764BD">
              <w:t xml:space="preserve">before </w:t>
            </w:r>
            <w:commentRangeEnd w:id="1373"/>
            <w:r>
              <w:rPr>
                <w:rStyle w:val="CommentReference"/>
                <w:rFonts w:ascii="Times New Roman" w:eastAsiaTheme="minorHAnsi" w:hAnsi="Times New Roman" w:cstheme="minorBidi"/>
                <w:color w:val="auto"/>
              </w:rPr>
              <w:commentReference w:id="13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100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100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100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82" w:name="_Ref434487984"/>
      <w:r>
        <w:t>The Doxology for Michael and Gabriel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lastRenderedPageBreak/>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83" w:name="_Toc485884511"/>
      <w:r>
        <w:t>November 10 (11) / Athor 14: St. Martin of Tours</w:t>
      </w:r>
      <w:bookmarkEnd w:id="1383"/>
    </w:p>
    <w:p w14:paraId="098FEB00" w14:textId="77777777" w:rsidR="00056020" w:rsidRDefault="00056020" w:rsidP="00056020">
      <w:pPr>
        <w:pStyle w:val="Heading4"/>
      </w:pPr>
      <w:bookmarkStart w:id="1384" w:name="_Ref439518461"/>
      <w:r>
        <w:t>The Doxology for St. Martin of Tours</w:t>
      </w:r>
      <w:r>
        <w:rPr>
          <w:rStyle w:val="FootnoteReference"/>
        </w:rPr>
        <w:footnoteReference w:id="1004"/>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85" w:name="_Toc485884512"/>
      <w:r>
        <w:t>November 11 (12) / Athor 15: St</w:t>
      </w:r>
      <w:r w:rsidR="004750F8">
        <w:t>. Me</w:t>
      </w:r>
      <w:r>
        <w:t>na the Martyr</w:t>
      </w:r>
      <w:bookmarkEnd w:id="1385"/>
    </w:p>
    <w:p w14:paraId="685781D4" w14:textId="246C52D9" w:rsidR="00E102A0" w:rsidRDefault="00E102A0" w:rsidP="00E102A0">
      <w:pPr>
        <w:pStyle w:val="Heading4"/>
      </w:pPr>
      <w:bookmarkStart w:id="13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87" w:name="_Ref465591760"/>
      <w:r>
        <w:t>The Doxology</w:t>
      </w:r>
      <w:r w:rsidR="00B46E6E">
        <w:t xml:space="preserve"> for St. Mena</w:t>
      </w:r>
      <w:bookmarkEnd w:id="1386"/>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lastRenderedPageBreak/>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88"/>
            <w:r w:rsidRPr="004764BD">
              <w:t>Voice Divine</w:t>
            </w:r>
            <w:commentRangeEnd w:id="1388"/>
            <w:r>
              <w:rPr>
                <w:rStyle w:val="CommentReference"/>
                <w:rFonts w:ascii="Times New Roman" w:eastAsiaTheme="minorHAnsi" w:hAnsi="Times New Roman" w:cstheme="minorBidi"/>
                <w:color w:val="auto"/>
              </w:rPr>
              <w:commentReference w:id="13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89"/>
            <w:r w:rsidRPr="004764BD">
              <w:t xml:space="preserve">received </w:t>
            </w:r>
            <w:commentRangeEnd w:id="1389"/>
            <w:r>
              <w:rPr>
                <w:rStyle w:val="CommentReference"/>
                <w:rFonts w:ascii="Times New Roman" w:eastAsiaTheme="minorHAnsi" w:hAnsi="Times New Roman" w:cstheme="minorBidi"/>
                <w:color w:val="auto"/>
              </w:rPr>
              <w:commentReference w:id="13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lastRenderedPageBreak/>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90" w:name="_Toc485884513"/>
      <w:r>
        <w:t>November 13 (14) / Athor 17</w:t>
      </w:r>
      <w:r w:rsidR="00072CB8">
        <w:t>: St</w:t>
      </w:r>
      <w:r>
        <w:t>. John Chrysostom</w:t>
      </w:r>
      <w:bookmarkEnd w:id="1390"/>
    </w:p>
    <w:p w14:paraId="3EC5F863" w14:textId="3E5F9225" w:rsidR="00E64404" w:rsidRDefault="00E64404" w:rsidP="00E64404">
      <w:pPr>
        <w:pStyle w:val="Heading4"/>
      </w:pPr>
      <w:bookmarkStart w:id="1391" w:name="_Ref467356854"/>
      <w:r>
        <w:t>The Doxology for St. John Chrysostom</w:t>
      </w:r>
      <w:r>
        <w:rPr>
          <w:rStyle w:val="FootnoteReference"/>
        </w:rPr>
        <w:footnoteReference w:id="1005"/>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bookmarkStart w:id="1392" w:name="_Toc485884514"/>
      <w:r>
        <w:t>November 14 (15) / Athor 18: St. Philip the Apostle</w:t>
      </w:r>
      <w:bookmarkEnd w:id="1392"/>
    </w:p>
    <w:p w14:paraId="0DF27E19" w14:textId="795200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43E17">
        <w:t xml:space="preserve"> (Not to be confused with St. Philip, one of the Seven Deacons, and one of the Seventy.</w:t>
      </w:r>
    </w:p>
    <w:p w14:paraId="4B62FF28" w14:textId="563DEB2C" w:rsidR="00E43E17" w:rsidRDefault="00E43E17" w:rsidP="00E43E17">
      <w:pPr>
        <w:pStyle w:val="Heading4"/>
      </w:pPr>
      <w:r>
        <w:t>The Doxology for St. Philip the Apostle</w:t>
      </w:r>
      <w:r>
        <w:rPr>
          <w:rStyle w:val="FootnoteReference"/>
        </w:rPr>
        <w:footnoteReference w:id="100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43E17" w14:paraId="041DDC50" w14:textId="77777777" w:rsidTr="003462CF">
        <w:trPr>
          <w:cantSplit/>
          <w:jc w:val="center"/>
        </w:trPr>
        <w:tc>
          <w:tcPr>
            <w:tcW w:w="288" w:type="dxa"/>
          </w:tcPr>
          <w:p w14:paraId="2FE386E9" w14:textId="77777777" w:rsidR="00E43E17" w:rsidRDefault="00E43E17" w:rsidP="003462CF">
            <w:pPr>
              <w:pStyle w:val="CopticCross"/>
            </w:pPr>
          </w:p>
        </w:tc>
        <w:tc>
          <w:tcPr>
            <w:tcW w:w="3960" w:type="dxa"/>
          </w:tcPr>
          <w:p w14:paraId="798071B1" w14:textId="65A577B3" w:rsidR="00E43E17" w:rsidRDefault="00014C5A" w:rsidP="003462CF">
            <w:pPr>
              <w:pStyle w:val="EngHang"/>
            </w:pPr>
            <w:r>
              <w:t>O</w:t>
            </w:r>
            <w:r w:rsidR="00E43E17">
              <w:t xml:space="preserve"> Disciple, friend,</w:t>
            </w:r>
          </w:p>
          <w:p w14:paraId="15D7B050" w14:textId="7FAC4435" w:rsidR="00E43E17" w:rsidRDefault="00E43E17" w:rsidP="003462CF">
            <w:pPr>
              <w:pStyle w:val="EngHang"/>
            </w:pPr>
            <w:r>
              <w:t xml:space="preserve">And imitator of </w:t>
            </w:r>
            <w:r w:rsidR="00014C5A">
              <w:t>Christ’s</w:t>
            </w:r>
            <w:r>
              <w:t xml:space="preserve"> passion,</w:t>
            </w:r>
          </w:p>
          <w:p w14:paraId="16816C62" w14:textId="4BDC12F5" w:rsidR="00E43E17" w:rsidRDefault="00014C5A" w:rsidP="00E43E17">
            <w:pPr>
              <w:pStyle w:val="EngHang"/>
            </w:pPr>
            <w:r>
              <w:t>O</w:t>
            </w:r>
            <w:r w:rsidR="00E43E17">
              <w:t xml:space="preserve"> God-preaching Philip,</w:t>
            </w:r>
          </w:p>
          <w:p w14:paraId="3FD0CF15" w14:textId="4AE31FA0" w:rsidR="00E43E17" w:rsidRDefault="00014C5A" w:rsidP="00014C5A">
            <w:pPr>
              <w:pStyle w:val="EngHangEnd"/>
            </w:pPr>
            <w:r>
              <w:t>You p</w:t>
            </w:r>
            <w:r w:rsidR="00E43E17">
              <w:t xml:space="preserve">roclaimed </w:t>
            </w:r>
            <w:r>
              <w:t>Him</w:t>
            </w:r>
            <w:r w:rsidR="00E43E17">
              <w:t xml:space="preserve"> to the universe!</w:t>
            </w:r>
          </w:p>
        </w:tc>
        <w:tc>
          <w:tcPr>
            <w:tcW w:w="288" w:type="dxa"/>
          </w:tcPr>
          <w:p w14:paraId="48A52F8C" w14:textId="77777777" w:rsidR="00E43E17" w:rsidRDefault="00E43E17" w:rsidP="003462CF"/>
        </w:tc>
      </w:tr>
      <w:tr w:rsidR="00014C5A" w14:paraId="35E089D9" w14:textId="77777777" w:rsidTr="003462CF">
        <w:trPr>
          <w:cantSplit/>
          <w:jc w:val="center"/>
        </w:trPr>
        <w:tc>
          <w:tcPr>
            <w:tcW w:w="288" w:type="dxa"/>
          </w:tcPr>
          <w:p w14:paraId="6BE0922C" w14:textId="771B95BC" w:rsidR="00014C5A" w:rsidRPr="00FB5ACB" w:rsidRDefault="00014C5A" w:rsidP="003462CF">
            <w:pPr>
              <w:pStyle w:val="CopticCross"/>
            </w:pPr>
            <w:r w:rsidRPr="00FB5ACB">
              <w:t>¿</w:t>
            </w:r>
          </w:p>
        </w:tc>
        <w:tc>
          <w:tcPr>
            <w:tcW w:w="3960" w:type="dxa"/>
          </w:tcPr>
          <w:p w14:paraId="552E5C93" w14:textId="77777777" w:rsidR="00014C5A" w:rsidRDefault="00014C5A" w:rsidP="00E43E17">
            <w:pPr>
              <w:pStyle w:val="EngHang"/>
              <w:ind w:left="0" w:firstLine="0"/>
            </w:pPr>
            <w:r>
              <w:t>You were crucified</w:t>
            </w:r>
          </w:p>
          <w:p w14:paraId="05159EF5" w14:textId="0434F97C" w:rsidR="00014C5A" w:rsidRDefault="00014C5A" w:rsidP="00E43E17">
            <w:pPr>
              <w:pStyle w:val="EngHang"/>
              <w:ind w:left="0" w:firstLine="0"/>
            </w:pPr>
            <w:r>
              <w:t>With Bartholomew,</w:t>
            </w:r>
          </w:p>
          <w:p w14:paraId="7F53BF2B" w14:textId="1EF1D5C3" w:rsidR="00014C5A" w:rsidRDefault="00014C5A" w:rsidP="00E43E17">
            <w:pPr>
              <w:pStyle w:val="EngHang"/>
              <w:ind w:left="0" w:firstLine="0"/>
            </w:pPr>
            <w:r>
              <w:t>An earthquake testified</w:t>
            </w:r>
          </w:p>
          <w:p w14:paraId="21549D05" w14:textId="3806A5A2" w:rsidR="00014C5A" w:rsidRDefault="00014C5A" w:rsidP="00014C5A">
            <w:pPr>
              <w:pStyle w:val="EngHangEnd"/>
            </w:pPr>
            <w:r>
              <w:t>As you prayed for your persecutors.</w:t>
            </w:r>
          </w:p>
        </w:tc>
        <w:tc>
          <w:tcPr>
            <w:tcW w:w="288" w:type="dxa"/>
          </w:tcPr>
          <w:p w14:paraId="4618862F" w14:textId="77777777" w:rsidR="00014C5A" w:rsidRDefault="00014C5A" w:rsidP="003462CF"/>
        </w:tc>
      </w:tr>
      <w:tr w:rsidR="00E43E17" w14:paraId="5E15BFC7" w14:textId="77777777" w:rsidTr="003462CF">
        <w:trPr>
          <w:cantSplit/>
          <w:jc w:val="center"/>
        </w:trPr>
        <w:tc>
          <w:tcPr>
            <w:tcW w:w="288" w:type="dxa"/>
          </w:tcPr>
          <w:p w14:paraId="0899A35C" w14:textId="15C69044" w:rsidR="00E43E17" w:rsidRDefault="00E43E17" w:rsidP="003462CF">
            <w:pPr>
              <w:pStyle w:val="CopticCross"/>
            </w:pPr>
          </w:p>
        </w:tc>
        <w:tc>
          <w:tcPr>
            <w:tcW w:w="3960" w:type="dxa"/>
          </w:tcPr>
          <w:p w14:paraId="2D579CC0" w14:textId="7BE2B7F1" w:rsidR="00E43E17" w:rsidRDefault="00E43E17" w:rsidP="00E43E17">
            <w:pPr>
              <w:pStyle w:val="EngHang"/>
              <w:ind w:left="0" w:firstLine="0"/>
            </w:pPr>
            <w:r>
              <w:t>Hail to the Apostle,</w:t>
            </w:r>
          </w:p>
          <w:p w14:paraId="43B788F1" w14:textId="7C986A42" w:rsidR="00E43E17" w:rsidRDefault="00E43E17" w:rsidP="00E43E17">
            <w:pPr>
              <w:pStyle w:val="EngHang"/>
              <w:ind w:left="0" w:firstLine="0"/>
            </w:pPr>
            <w:r>
              <w:t>One of the Twelve,</w:t>
            </w:r>
          </w:p>
          <w:p w14:paraId="7466FA42" w14:textId="7E2966E5" w:rsidR="00E43E17" w:rsidRDefault="00E43E17" w:rsidP="00E43E17">
            <w:pPr>
              <w:pStyle w:val="EngHang"/>
              <w:ind w:left="0" w:firstLine="0"/>
            </w:pPr>
            <w:r>
              <w:t>Hail to the Martyr,</w:t>
            </w:r>
          </w:p>
          <w:p w14:paraId="15252FF2" w14:textId="63661A03" w:rsidR="00E43E17" w:rsidRDefault="00E43E17" w:rsidP="003462CF">
            <w:pPr>
              <w:pStyle w:val="EngHangEnd"/>
            </w:pPr>
            <w:r>
              <w:t>The Apostle Philip.</w:t>
            </w:r>
          </w:p>
        </w:tc>
        <w:tc>
          <w:tcPr>
            <w:tcW w:w="288" w:type="dxa"/>
          </w:tcPr>
          <w:p w14:paraId="4EAD013F" w14:textId="77777777" w:rsidR="00E43E17" w:rsidRDefault="00E43E17" w:rsidP="003462CF"/>
        </w:tc>
      </w:tr>
      <w:tr w:rsidR="00E43E17" w14:paraId="3242724E" w14:textId="77777777" w:rsidTr="003462CF">
        <w:trPr>
          <w:cantSplit/>
          <w:trHeight w:val="2120"/>
          <w:jc w:val="center"/>
        </w:trPr>
        <w:tc>
          <w:tcPr>
            <w:tcW w:w="288" w:type="dxa"/>
          </w:tcPr>
          <w:p w14:paraId="36BE3C9F" w14:textId="77777777" w:rsidR="00E43E17" w:rsidRPr="00FB5ACB" w:rsidRDefault="00E43E17" w:rsidP="003462CF">
            <w:pPr>
              <w:pStyle w:val="CopticCross"/>
            </w:pPr>
            <w:r w:rsidRPr="00FB5ACB">
              <w:t>¿</w:t>
            </w:r>
          </w:p>
        </w:tc>
        <w:tc>
          <w:tcPr>
            <w:tcW w:w="3960" w:type="dxa"/>
          </w:tcPr>
          <w:p w14:paraId="3B2871CF" w14:textId="77777777" w:rsidR="00E43E17" w:rsidRDefault="00E43E17" w:rsidP="003462CF">
            <w:pPr>
              <w:pStyle w:val="EngHang"/>
            </w:pPr>
            <w:r>
              <w:t>Pray to the Lord on our behalf,</w:t>
            </w:r>
          </w:p>
          <w:p w14:paraId="19A2E812" w14:textId="09FC214C" w:rsidR="00E43E17" w:rsidRDefault="00E43E17" w:rsidP="003462CF">
            <w:pPr>
              <w:pStyle w:val="EngHang"/>
            </w:pPr>
            <w:r>
              <w:t>My lord and father, the Apostle,</w:t>
            </w:r>
          </w:p>
          <w:p w14:paraId="19ADB429" w14:textId="0F40EC46" w:rsidR="00E43E17" w:rsidRDefault="00E43E17" w:rsidP="003462CF">
            <w:pPr>
              <w:pStyle w:val="EngHang"/>
            </w:pPr>
            <w:r>
              <w:t>Saint Philip,</w:t>
            </w:r>
          </w:p>
          <w:p w14:paraId="37E55685" w14:textId="77777777" w:rsidR="00E43E17" w:rsidRDefault="00E43E17" w:rsidP="003462CF">
            <w:pPr>
              <w:pStyle w:val="EngHangEnd"/>
            </w:pPr>
            <w:r>
              <w:t>That He may forgive us our sins.</w:t>
            </w:r>
          </w:p>
        </w:tc>
        <w:tc>
          <w:tcPr>
            <w:tcW w:w="288" w:type="dxa"/>
          </w:tcPr>
          <w:p w14:paraId="74350D0C" w14:textId="77777777" w:rsidR="00E43E17" w:rsidRDefault="00E43E17" w:rsidP="003462CF"/>
        </w:tc>
      </w:tr>
    </w:tbl>
    <w:p w14:paraId="2ADC4A64" w14:textId="77777777" w:rsidR="007F571C" w:rsidRDefault="007F571C" w:rsidP="007F571C">
      <w:pPr>
        <w:pStyle w:val="Heading3"/>
      </w:pPr>
      <w:bookmarkStart w:id="1393" w:name="_Toc485884515"/>
      <w:bookmarkStart w:id="1394" w:name="_Ref485971609"/>
      <w:bookmarkStart w:id="1395" w:name="_Ref485971616"/>
      <w:r>
        <w:t>November 15 (16) / Athor 19: The Preaching of St. Bartholomew</w:t>
      </w:r>
      <w:bookmarkEnd w:id="1393"/>
      <w:bookmarkEnd w:id="1394"/>
      <w:bookmarkEnd w:id="1395"/>
    </w:p>
    <w:p w14:paraId="601EB8D7" w14:textId="43A858DB"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57EAED2" w14:textId="110DAB58" w:rsidR="003462CF" w:rsidRDefault="003462CF" w:rsidP="003462CF">
      <w:pPr>
        <w:pStyle w:val="Heading4"/>
      </w:pPr>
      <w:r>
        <w:t>The Doxology for St. Bartholomew the Apostle</w:t>
      </w:r>
      <w:r>
        <w:rPr>
          <w:rStyle w:val="FootnoteReference"/>
        </w:rPr>
        <w:footnoteReference w:id="100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1CE0EF93" w14:textId="77777777" w:rsidTr="003462CF">
        <w:trPr>
          <w:cantSplit/>
          <w:jc w:val="center"/>
        </w:trPr>
        <w:tc>
          <w:tcPr>
            <w:tcW w:w="288" w:type="dxa"/>
          </w:tcPr>
          <w:p w14:paraId="38056EF4" w14:textId="77777777" w:rsidR="003462CF" w:rsidRDefault="003462CF" w:rsidP="003462CF">
            <w:pPr>
              <w:pStyle w:val="CopticCross"/>
            </w:pPr>
          </w:p>
        </w:tc>
        <w:tc>
          <w:tcPr>
            <w:tcW w:w="3960" w:type="dxa"/>
          </w:tcPr>
          <w:p w14:paraId="2BAC681E" w14:textId="43E44B2C" w:rsidR="003462CF" w:rsidRDefault="003462CF" w:rsidP="003462CF">
            <w:pPr>
              <w:pStyle w:val="EngHang"/>
            </w:pPr>
            <w:r>
              <w:t>Crucified with Philip,</w:t>
            </w:r>
          </w:p>
          <w:p w14:paraId="2824AE94" w14:textId="5A0148A9" w:rsidR="003462CF" w:rsidRDefault="003462CF" w:rsidP="003462CF">
            <w:pPr>
              <w:pStyle w:val="EngHang"/>
            </w:pPr>
            <w:r>
              <w:t>Witness to his martyrdom,</w:t>
            </w:r>
          </w:p>
          <w:p w14:paraId="7E4D5408" w14:textId="0417CDC5" w:rsidR="003462CF" w:rsidRDefault="003462CF" w:rsidP="003462CF">
            <w:pPr>
              <w:pStyle w:val="EngHang"/>
            </w:pPr>
            <w:r>
              <w:t>You descended from your cross,</w:t>
            </w:r>
          </w:p>
          <w:p w14:paraId="10230CA9" w14:textId="1BF583B2" w:rsidR="003462CF" w:rsidRDefault="003462CF" w:rsidP="003462CF">
            <w:pPr>
              <w:pStyle w:val="EngHangEnd"/>
            </w:pPr>
            <w:r>
              <w:t>And baptised those who slew him.</w:t>
            </w:r>
          </w:p>
        </w:tc>
        <w:tc>
          <w:tcPr>
            <w:tcW w:w="288" w:type="dxa"/>
          </w:tcPr>
          <w:p w14:paraId="2BA966FE" w14:textId="77777777" w:rsidR="003462CF" w:rsidRDefault="003462CF" w:rsidP="003462CF"/>
        </w:tc>
      </w:tr>
      <w:tr w:rsidR="003462CF" w14:paraId="721B50EB" w14:textId="77777777" w:rsidTr="003462CF">
        <w:trPr>
          <w:cantSplit/>
          <w:jc w:val="center"/>
        </w:trPr>
        <w:tc>
          <w:tcPr>
            <w:tcW w:w="288" w:type="dxa"/>
          </w:tcPr>
          <w:p w14:paraId="7C5390F2" w14:textId="77777777" w:rsidR="003462CF" w:rsidRPr="00FB5ACB" w:rsidRDefault="003462CF" w:rsidP="003462CF">
            <w:pPr>
              <w:pStyle w:val="CopticCross"/>
            </w:pPr>
            <w:r w:rsidRPr="00FB5ACB">
              <w:t>¿</w:t>
            </w:r>
          </w:p>
        </w:tc>
        <w:tc>
          <w:tcPr>
            <w:tcW w:w="3960" w:type="dxa"/>
          </w:tcPr>
          <w:p w14:paraId="0E55812F" w14:textId="5B64BF85" w:rsidR="003462CF" w:rsidRDefault="003462CF" w:rsidP="003462CF">
            <w:pPr>
              <w:pStyle w:val="EngHang"/>
              <w:ind w:left="0" w:firstLine="0"/>
            </w:pPr>
            <w:r>
              <w:t>You have a appeared</w:t>
            </w:r>
          </w:p>
          <w:p w14:paraId="4314259C" w14:textId="1B2A04AD" w:rsidR="003462CF" w:rsidRDefault="00F25489" w:rsidP="003462CF">
            <w:pPr>
              <w:pStyle w:val="EngHang"/>
              <w:ind w:left="0" w:firstLine="0"/>
            </w:pPr>
            <w:r>
              <w:t>To the universe as</w:t>
            </w:r>
            <w:r w:rsidR="003462CF">
              <w:t xml:space="preserve"> a great sun,</w:t>
            </w:r>
          </w:p>
          <w:p w14:paraId="2E6D7937" w14:textId="3B10AD4B" w:rsidR="003462CF" w:rsidRDefault="003462CF" w:rsidP="003462CF">
            <w:pPr>
              <w:pStyle w:val="EngHang"/>
              <w:ind w:left="0" w:firstLine="0"/>
            </w:pPr>
            <w:r>
              <w:t>Shining with the radiance</w:t>
            </w:r>
          </w:p>
          <w:p w14:paraId="0149926A" w14:textId="7BFBB30A" w:rsidR="003462CF" w:rsidRDefault="003462CF" w:rsidP="003462CF">
            <w:pPr>
              <w:pStyle w:val="EngHangEnd"/>
            </w:pPr>
            <w:r>
              <w:t>Of your teachings and miracles.</w:t>
            </w:r>
          </w:p>
        </w:tc>
        <w:tc>
          <w:tcPr>
            <w:tcW w:w="288" w:type="dxa"/>
          </w:tcPr>
          <w:p w14:paraId="7E8291AB" w14:textId="77777777" w:rsidR="003462CF" w:rsidRDefault="003462CF" w:rsidP="003462CF"/>
        </w:tc>
      </w:tr>
      <w:tr w:rsidR="003462CF" w14:paraId="7871295E" w14:textId="77777777" w:rsidTr="003462CF">
        <w:trPr>
          <w:cantSplit/>
          <w:jc w:val="center"/>
        </w:trPr>
        <w:tc>
          <w:tcPr>
            <w:tcW w:w="288" w:type="dxa"/>
          </w:tcPr>
          <w:p w14:paraId="1CFC403C" w14:textId="77777777" w:rsidR="003462CF" w:rsidRDefault="003462CF" w:rsidP="003462CF">
            <w:pPr>
              <w:pStyle w:val="CopticCross"/>
            </w:pPr>
          </w:p>
        </w:tc>
        <w:tc>
          <w:tcPr>
            <w:tcW w:w="3960" w:type="dxa"/>
          </w:tcPr>
          <w:p w14:paraId="0C3E2F7F" w14:textId="67FD40E5" w:rsidR="003462CF" w:rsidRDefault="003462CF" w:rsidP="003462CF">
            <w:pPr>
              <w:pStyle w:val="EngHang"/>
              <w:ind w:left="0" w:firstLine="0"/>
            </w:pPr>
            <w:r>
              <w:t>You enlighten those</w:t>
            </w:r>
          </w:p>
          <w:p w14:paraId="79AF7D89" w14:textId="1AFF8DE2" w:rsidR="003462CF" w:rsidRDefault="003462CF" w:rsidP="003462CF">
            <w:pPr>
              <w:pStyle w:val="EngHang"/>
              <w:ind w:left="0" w:firstLine="0"/>
            </w:pPr>
            <w:r>
              <w:t>Who honour you,</w:t>
            </w:r>
          </w:p>
          <w:p w14:paraId="58F2D118" w14:textId="790353AC" w:rsidR="003462CF" w:rsidRDefault="003462CF" w:rsidP="003462CF">
            <w:pPr>
              <w:pStyle w:val="EngHang"/>
              <w:ind w:left="0" w:firstLine="0"/>
            </w:pPr>
            <w:r>
              <w:t>O Apostle of the Lord,</w:t>
            </w:r>
          </w:p>
          <w:p w14:paraId="48B0C0C0" w14:textId="0E8C4245" w:rsidR="003462CF" w:rsidRDefault="003462CF" w:rsidP="003462CF">
            <w:pPr>
              <w:pStyle w:val="EngHangEnd"/>
            </w:pPr>
            <w:r>
              <w:t>Saint Bartholomew.</w:t>
            </w:r>
          </w:p>
        </w:tc>
        <w:tc>
          <w:tcPr>
            <w:tcW w:w="288" w:type="dxa"/>
          </w:tcPr>
          <w:p w14:paraId="3FDF66A2" w14:textId="77777777" w:rsidR="003462CF" w:rsidRDefault="003462CF" w:rsidP="003462CF"/>
        </w:tc>
      </w:tr>
      <w:tr w:rsidR="003462CF" w14:paraId="3F75582F" w14:textId="77777777" w:rsidTr="003462CF">
        <w:trPr>
          <w:cantSplit/>
          <w:trHeight w:val="2120"/>
          <w:jc w:val="center"/>
        </w:trPr>
        <w:tc>
          <w:tcPr>
            <w:tcW w:w="288" w:type="dxa"/>
          </w:tcPr>
          <w:p w14:paraId="284CF728" w14:textId="77777777" w:rsidR="003462CF" w:rsidRPr="00FB5ACB" w:rsidRDefault="003462CF" w:rsidP="003462CF">
            <w:pPr>
              <w:pStyle w:val="CopticCross"/>
            </w:pPr>
            <w:r w:rsidRPr="00FB5ACB">
              <w:lastRenderedPageBreak/>
              <w:t>¿</w:t>
            </w:r>
          </w:p>
        </w:tc>
        <w:tc>
          <w:tcPr>
            <w:tcW w:w="3960" w:type="dxa"/>
          </w:tcPr>
          <w:p w14:paraId="2BB284B0" w14:textId="77777777" w:rsidR="003462CF" w:rsidRDefault="003462CF" w:rsidP="003462CF">
            <w:pPr>
              <w:pStyle w:val="EngHang"/>
            </w:pPr>
            <w:r>
              <w:t>Pray to the Lord on our behalf,</w:t>
            </w:r>
          </w:p>
          <w:p w14:paraId="7A990E87" w14:textId="77777777" w:rsidR="003462CF" w:rsidRDefault="003462CF" w:rsidP="003462CF">
            <w:pPr>
              <w:pStyle w:val="EngHang"/>
            </w:pPr>
            <w:r>
              <w:t>My lord and father, the Apostle,</w:t>
            </w:r>
          </w:p>
          <w:p w14:paraId="5CCF52E4" w14:textId="7D822D4D" w:rsidR="003462CF" w:rsidRDefault="003462CF" w:rsidP="003462CF">
            <w:pPr>
              <w:pStyle w:val="EngHang"/>
            </w:pPr>
            <w:r>
              <w:t>Saint Bartholomew,</w:t>
            </w:r>
          </w:p>
          <w:p w14:paraId="18ABECCB" w14:textId="77777777" w:rsidR="003462CF" w:rsidRDefault="003462CF" w:rsidP="003462CF">
            <w:pPr>
              <w:pStyle w:val="EngHangEnd"/>
            </w:pPr>
            <w:r>
              <w:t>That He may forgive us our sins.</w:t>
            </w:r>
          </w:p>
        </w:tc>
        <w:tc>
          <w:tcPr>
            <w:tcW w:w="288" w:type="dxa"/>
          </w:tcPr>
          <w:p w14:paraId="16A7D3CF" w14:textId="77777777" w:rsidR="003462CF" w:rsidRDefault="003462CF" w:rsidP="003462CF"/>
        </w:tc>
      </w:tr>
    </w:tbl>
    <w:p w14:paraId="15A5FA22" w14:textId="77777777" w:rsidR="009F6E07" w:rsidRDefault="009F6E07" w:rsidP="009F6E07">
      <w:pPr>
        <w:pStyle w:val="Heading3"/>
      </w:pPr>
      <w:bookmarkStart w:id="1396" w:name="_Toc485884516"/>
      <w:r>
        <w:t>November 15 (16) / Athor 19: Also the Consecration of the Church of Sts. Sergius and Bacchus.</w:t>
      </w:r>
      <w:bookmarkEnd w:id="1396"/>
    </w:p>
    <w:p w14:paraId="1B799EA7" w14:textId="552C1C7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E2EA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E2EAC">
        <w:rPr>
          <w:noProof/>
        </w:rPr>
        <w:t>775</w:t>
      </w:r>
      <w:r w:rsidR="00191A26">
        <w:fldChar w:fldCharType="end"/>
      </w:r>
      <w:r>
        <w:t>.</w:t>
      </w:r>
    </w:p>
    <w:p w14:paraId="23C83E44" w14:textId="77777777" w:rsidR="002F1988" w:rsidRDefault="002F1988" w:rsidP="002F1988">
      <w:pPr>
        <w:pStyle w:val="Heading3"/>
      </w:pPr>
      <w:bookmarkStart w:id="1397" w:name="_Toc485884517"/>
      <w:r>
        <w:t>November 16 (17) / Athor 20: Consecration of Sts. Theodore and Theodore</w:t>
      </w:r>
      <w:bookmarkEnd w:id="1397"/>
    </w:p>
    <w:p w14:paraId="54098920" w14:textId="01058535"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E2EA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E2EAC">
        <w:rPr>
          <w:noProof/>
        </w:rPr>
        <w:t>1095</w:t>
      </w:r>
      <w:r w:rsidR="00191A26">
        <w:fldChar w:fldCharType="end"/>
      </w:r>
      <w:r>
        <w:t xml:space="preserve">, and </w:t>
      </w:r>
      <w:commentRangeStart w:id="1398"/>
      <w:r w:rsidR="00191A26">
        <w:fldChar w:fldCharType="begin"/>
      </w:r>
      <w:r w:rsidR="00191A26">
        <w:instrText xml:space="preserve"> REF _Ref434562461 \h </w:instrText>
      </w:r>
      <w:r w:rsidR="00191A26">
        <w:fldChar w:fldCharType="separate"/>
      </w:r>
      <w:r w:rsidR="000E2EAC">
        <w:t>January 7 (8) / Tobi 12: Also St. Theodore Anatoly</w:t>
      </w:r>
      <w:r w:rsidR="00191A26">
        <w:fldChar w:fldCharType="end"/>
      </w:r>
      <w:r w:rsidR="00191A26">
        <w:t>,</w:t>
      </w:r>
      <w:commentRangeEnd w:id="1398"/>
      <w:r w:rsidR="00191A26">
        <w:rPr>
          <w:rStyle w:val="CommentReference"/>
          <w:i w:val="0"/>
        </w:rPr>
        <w:commentReference w:id="1398"/>
      </w:r>
      <w:r w:rsidR="00191A26">
        <w:t xml:space="preserve"> page </w:t>
      </w:r>
      <w:r w:rsidR="00191A26">
        <w:fldChar w:fldCharType="begin"/>
      </w:r>
      <w:r w:rsidR="00191A26">
        <w:instrText xml:space="preserve"> PAGEREF _Ref434562461 \h </w:instrText>
      </w:r>
      <w:r w:rsidR="00191A26">
        <w:fldChar w:fldCharType="separate"/>
      </w:r>
      <w:r w:rsidR="000E2EAC">
        <w:rPr>
          <w:noProof/>
        </w:rPr>
        <w:t>956</w:t>
      </w:r>
      <w:r w:rsidR="00191A26">
        <w:fldChar w:fldCharType="end"/>
      </w:r>
      <w:r>
        <w:t>.</w:t>
      </w:r>
    </w:p>
    <w:p w14:paraId="0CDE62FA" w14:textId="77777777" w:rsidR="005329C1" w:rsidRDefault="005329C1" w:rsidP="005329C1">
      <w:pPr>
        <w:pStyle w:val="Heading3"/>
      </w:pPr>
      <w:bookmarkStart w:id="1399" w:name="_Toc485884518"/>
      <w:r>
        <w:t>November 17 (18) / Athor 21: Commemoration of the Theotokos</w:t>
      </w:r>
      <w:bookmarkEnd w:id="1399"/>
    </w:p>
    <w:p w14:paraId="755FF6D7" w14:textId="5BD733A6" w:rsidR="00DD1748" w:rsidRDefault="00DD1748" w:rsidP="00DD1748">
      <w:pPr>
        <w:pStyle w:val="Rubric"/>
      </w:pPr>
      <w:bookmarkStart w:id="1400" w:name="_Ref43456271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3BF60EE" w14:textId="1B5D8139" w:rsidR="001D43EE" w:rsidRDefault="00F56CDE" w:rsidP="00F56CDE">
      <w:pPr>
        <w:pStyle w:val="Heading3"/>
      </w:pPr>
      <w:bookmarkStart w:id="1401" w:name="_Toc485884519"/>
      <w:r>
        <w:t>November 17 (18) / Athor 21</w:t>
      </w:r>
      <w:r w:rsidR="001D43EE">
        <w:t xml:space="preserve">: </w:t>
      </w:r>
      <w:r>
        <w:t>St. Gregory the Wonderworker</w:t>
      </w:r>
      <w:bookmarkEnd w:id="1401"/>
    </w:p>
    <w:p w14:paraId="4F4390B3" w14:textId="66533991" w:rsidR="00325E43" w:rsidRDefault="00325E43" w:rsidP="00DA4B37">
      <w:pPr>
        <w:pStyle w:val="Heading4"/>
      </w:pPr>
      <w:bookmarkStart w:id="1402" w:name="_Ref468134316"/>
      <w:r>
        <w:t xml:space="preserve">The Doxology for St. </w:t>
      </w:r>
      <w:r w:rsidR="00DA4B37">
        <w:t>Gregory the Wonderworker</w:t>
      </w:r>
      <w:r>
        <w:rPr>
          <w:rStyle w:val="FootnoteReference"/>
        </w:rPr>
        <w:footnoteReference w:id="1008"/>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bookmarkStart w:id="1403" w:name="_Ref485106062"/>
      <w:bookmarkStart w:id="1404" w:name="_Toc485884520"/>
      <w:r>
        <w:t>November 18 (19) / Athor 22: Martyrdom of Sts. Cosmas, Damian, and their Brothers</w:t>
      </w:r>
      <w:bookmarkEnd w:id="1400"/>
      <w:bookmarkEnd w:id="1403"/>
      <w:bookmarkEnd w:id="1404"/>
    </w:p>
    <w:p w14:paraId="4E7F190E" w14:textId="7450EC22" w:rsidR="00935F13" w:rsidRDefault="00935F13" w:rsidP="00935F13">
      <w:pPr>
        <w:pStyle w:val="Heading4"/>
      </w:pPr>
      <w:bookmarkStart w:id="1405"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406" w:name="_Ref459401259"/>
      <w:r>
        <w:t>The Doxology</w:t>
      </w:r>
      <w:r w:rsidR="00B46E6E">
        <w:t xml:space="preserve"> for Sts. Cosmas, Damian, their Brothers and their Mother</w:t>
      </w:r>
      <w:bookmarkEnd w:id="1405"/>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407"/>
            <w:r>
              <w:t>Prabioc</w:t>
            </w:r>
            <w:commentRangeEnd w:id="1407"/>
            <w:r>
              <w:rPr>
                <w:rStyle w:val="CommentReference"/>
                <w:rFonts w:ascii="Times New Roman" w:eastAsiaTheme="minorHAnsi" w:hAnsi="Times New Roman" w:cstheme="minorBidi"/>
                <w:color w:val="auto"/>
              </w:rPr>
              <w:commentReference w:id="140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408"/>
            <w:r>
              <w:t xml:space="preserve">confirming </w:t>
            </w:r>
            <w:commentRangeEnd w:id="1408"/>
            <w:r>
              <w:rPr>
                <w:rStyle w:val="CommentReference"/>
                <w:rFonts w:ascii="Times New Roman" w:eastAsiaTheme="minorHAnsi" w:hAnsi="Times New Roman" w:cstheme="minorBidi"/>
                <w:color w:val="auto"/>
              </w:rPr>
              <w:commentReference w:id="140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lastRenderedPageBreak/>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66001796" w:rsidR="003663F9" w:rsidRDefault="003663F9" w:rsidP="003663F9">
      <w:pPr>
        <w:pStyle w:val="Rubric"/>
      </w:pPr>
      <w:r>
        <w:t>The last verse from the Doxology may be inserted into the Annual Gospel Response.</w:t>
      </w:r>
    </w:p>
    <w:p w14:paraId="2C95B03B" w14:textId="0A8B1E85" w:rsidR="00056BED" w:rsidRDefault="00056BED" w:rsidP="00056BED">
      <w:pPr>
        <w:pStyle w:val="Heading3"/>
      </w:pPr>
      <w:bookmarkStart w:id="1409" w:name="_Toc485884521"/>
      <w:r>
        <w:t>November 19 (20) / Athor 23: St. Cornelius</w:t>
      </w:r>
      <w:bookmarkEnd w:id="1409"/>
    </w:p>
    <w:p w14:paraId="4F3463BC" w14:textId="0807C716" w:rsidR="00056BED" w:rsidRDefault="00056BED" w:rsidP="00056BED">
      <w:pPr>
        <w:pStyle w:val="Heading4"/>
      </w:pPr>
      <w:bookmarkStart w:id="1410" w:name="_Ref485626355"/>
      <w:r>
        <w:t>The Doxology for St. Cornelius</w:t>
      </w:r>
      <w:bookmarkEnd w:id="1410"/>
      <w:r>
        <w:rPr>
          <w:rStyle w:val="FootnoteReference"/>
        </w:rPr>
        <w:footnoteReference w:id="100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BED" w14:paraId="34039A1D" w14:textId="77777777" w:rsidTr="00062589">
        <w:trPr>
          <w:cantSplit/>
          <w:jc w:val="center"/>
        </w:trPr>
        <w:tc>
          <w:tcPr>
            <w:tcW w:w="288" w:type="dxa"/>
          </w:tcPr>
          <w:p w14:paraId="27E2F233" w14:textId="77777777" w:rsidR="00056BED" w:rsidRDefault="00056BED" w:rsidP="00062589">
            <w:pPr>
              <w:pStyle w:val="CopticCross"/>
            </w:pPr>
          </w:p>
        </w:tc>
        <w:tc>
          <w:tcPr>
            <w:tcW w:w="3960" w:type="dxa"/>
          </w:tcPr>
          <w:p w14:paraId="63AB8D93" w14:textId="19FC55AE" w:rsidR="00056BED" w:rsidRDefault="00056BED" w:rsidP="00062589">
            <w:pPr>
              <w:pStyle w:val="EngHang"/>
              <w:rPr>
                <w:shd w:val="clear" w:color="auto" w:fill="FFFFFF"/>
              </w:rPr>
            </w:pPr>
            <w:r>
              <w:rPr>
                <w:shd w:val="clear" w:color="auto" w:fill="FFFFFF"/>
              </w:rPr>
              <w:t>O our saintly</w:t>
            </w:r>
          </w:p>
          <w:p w14:paraId="59B2C7AE" w14:textId="3278FA79" w:rsidR="00056BED" w:rsidRDefault="00056BED" w:rsidP="00062589">
            <w:pPr>
              <w:pStyle w:val="EngHang"/>
              <w:rPr>
                <w:shd w:val="clear" w:color="auto" w:fill="FFFFFF"/>
              </w:rPr>
            </w:pPr>
            <w:r>
              <w:rPr>
                <w:shd w:val="clear" w:color="auto" w:fill="FFFFFF"/>
              </w:rPr>
              <w:t>And blessed father, Cornelius,</w:t>
            </w:r>
          </w:p>
          <w:p w14:paraId="2BEF6EE5" w14:textId="02E98449" w:rsidR="00056BED" w:rsidRDefault="00056BED" w:rsidP="00062589">
            <w:pPr>
              <w:pStyle w:val="EngHang"/>
              <w:rPr>
                <w:shd w:val="clear" w:color="auto" w:fill="FFFFFF"/>
              </w:rPr>
            </w:pPr>
            <w:r>
              <w:rPr>
                <w:shd w:val="clear" w:color="auto" w:fill="FFFFFF"/>
              </w:rPr>
              <w:t>You were distinguished</w:t>
            </w:r>
          </w:p>
          <w:p w14:paraId="3AA33966" w14:textId="2C5E566C" w:rsidR="00056BED" w:rsidRPr="00056BED" w:rsidRDefault="00056BED" w:rsidP="00056BED">
            <w:pPr>
              <w:pStyle w:val="EngHangEnd"/>
              <w:rPr>
                <w:shd w:val="clear" w:color="auto" w:fill="FFFFFF"/>
              </w:rPr>
            </w:pPr>
            <w:r>
              <w:rPr>
                <w:shd w:val="clear" w:color="auto" w:fill="FFFFFF"/>
              </w:rPr>
              <w:t>In works of righteousness</w:t>
            </w:r>
            <w:r w:rsidR="00F25489">
              <w:rPr>
                <w:shd w:val="clear" w:color="auto" w:fill="FFFFFF"/>
              </w:rPr>
              <w:t>.</w:t>
            </w:r>
          </w:p>
        </w:tc>
        <w:tc>
          <w:tcPr>
            <w:tcW w:w="288" w:type="dxa"/>
          </w:tcPr>
          <w:p w14:paraId="22DDDA12" w14:textId="77777777" w:rsidR="00056BED" w:rsidRDefault="00056BED" w:rsidP="00062589"/>
        </w:tc>
      </w:tr>
      <w:tr w:rsidR="00056BED" w14:paraId="179507C5" w14:textId="77777777" w:rsidTr="00062589">
        <w:trPr>
          <w:cantSplit/>
          <w:jc w:val="center"/>
        </w:trPr>
        <w:tc>
          <w:tcPr>
            <w:tcW w:w="288" w:type="dxa"/>
          </w:tcPr>
          <w:p w14:paraId="093C1F82" w14:textId="77777777" w:rsidR="00056BED" w:rsidRDefault="00056BED" w:rsidP="00062589">
            <w:pPr>
              <w:pStyle w:val="CopticCross"/>
            </w:pPr>
            <w:r w:rsidRPr="00FB5ACB">
              <w:t>¿</w:t>
            </w:r>
          </w:p>
        </w:tc>
        <w:tc>
          <w:tcPr>
            <w:tcW w:w="3960" w:type="dxa"/>
          </w:tcPr>
          <w:p w14:paraId="2584944C" w14:textId="101F1DAA" w:rsidR="00056BED" w:rsidRDefault="00056BED" w:rsidP="00062589">
            <w:pPr>
              <w:pStyle w:val="EngHang"/>
              <w:rPr>
                <w:shd w:val="clear" w:color="auto" w:fill="FFFFFF"/>
              </w:rPr>
            </w:pPr>
            <w:r>
              <w:rPr>
                <w:shd w:val="clear" w:color="auto" w:fill="FFFFFF"/>
              </w:rPr>
              <w:t>You received the</w:t>
            </w:r>
          </w:p>
          <w:p w14:paraId="14C1B4BD" w14:textId="6EA7995E" w:rsidR="00056BED" w:rsidRDefault="00056BED" w:rsidP="00062589">
            <w:pPr>
              <w:pStyle w:val="EngHang"/>
              <w:rPr>
                <w:shd w:val="clear" w:color="auto" w:fill="FFFFFF"/>
              </w:rPr>
            </w:pPr>
            <w:r>
              <w:rPr>
                <w:shd w:val="clear" w:color="auto" w:fill="FFFFFF"/>
              </w:rPr>
              <w:t>Enlightenment of godliness,</w:t>
            </w:r>
          </w:p>
          <w:p w14:paraId="588285CA" w14:textId="6AF6CFB1" w:rsidR="00056BED" w:rsidRDefault="00056BED" w:rsidP="00056BED">
            <w:pPr>
              <w:pStyle w:val="EngHang"/>
              <w:rPr>
                <w:shd w:val="clear" w:color="auto" w:fill="FFFFFF"/>
              </w:rPr>
            </w:pPr>
            <w:r>
              <w:rPr>
                <w:shd w:val="clear" w:color="auto" w:fill="FFFFFF"/>
              </w:rPr>
              <w:t>And were a fellow-labourer</w:t>
            </w:r>
          </w:p>
          <w:p w14:paraId="6A39F216" w14:textId="3074E0EE" w:rsidR="00056BED" w:rsidRDefault="00056BED" w:rsidP="00062589">
            <w:pPr>
              <w:pStyle w:val="EngHangEnd"/>
            </w:pPr>
            <w:r>
              <w:rPr>
                <w:shd w:val="clear" w:color="auto" w:fill="FFFFFF"/>
              </w:rPr>
              <w:t>With the Apostles,</w:t>
            </w:r>
          </w:p>
        </w:tc>
        <w:tc>
          <w:tcPr>
            <w:tcW w:w="288" w:type="dxa"/>
          </w:tcPr>
          <w:p w14:paraId="4C093076" w14:textId="77777777" w:rsidR="00056BED" w:rsidRDefault="00056BED" w:rsidP="00062589"/>
        </w:tc>
      </w:tr>
      <w:tr w:rsidR="00056BED" w14:paraId="472DF10C" w14:textId="77777777" w:rsidTr="00062589">
        <w:trPr>
          <w:cantSplit/>
          <w:jc w:val="center"/>
        </w:trPr>
        <w:tc>
          <w:tcPr>
            <w:tcW w:w="288" w:type="dxa"/>
          </w:tcPr>
          <w:p w14:paraId="4B57CF6E" w14:textId="77777777" w:rsidR="00056BED" w:rsidRDefault="00056BED" w:rsidP="00062589">
            <w:pPr>
              <w:pStyle w:val="CopticCross"/>
            </w:pPr>
          </w:p>
        </w:tc>
        <w:tc>
          <w:tcPr>
            <w:tcW w:w="3960" w:type="dxa"/>
          </w:tcPr>
          <w:p w14:paraId="0CD600A0" w14:textId="00EBFC78" w:rsidR="00056BED" w:rsidRDefault="00056BED" w:rsidP="00062589">
            <w:pPr>
              <w:pStyle w:val="EngHang"/>
              <w:rPr>
                <w:shd w:val="clear" w:color="auto" w:fill="FFFFFF"/>
              </w:rPr>
            </w:pPr>
            <w:r>
              <w:rPr>
                <w:shd w:val="clear" w:color="auto" w:fill="FFFFFF"/>
              </w:rPr>
              <w:t>For you shared in</w:t>
            </w:r>
          </w:p>
          <w:p w14:paraId="6E6D46A3" w14:textId="0EED5426" w:rsidR="00056BED" w:rsidRDefault="00056BED" w:rsidP="00062589">
            <w:pPr>
              <w:pStyle w:val="EngHang"/>
              <w:rPr>
                <w:shd w:val="clear" w:color="auto" w:fill="FFFFFF"/>
              </w:rPr>
            </w:pPr>
            <w:r>
              <w:rPr>
                <w:shd w:val="clear" w:color="auto" w:fill="FFFFFF"/>
              </w:rPr>
              <w:t>Their great work,</w:t>
            </w:r>
          </w:p>
          <w:p w14:paraId="3AEE4EFC" w14:textId="77777777" w:rsidR="00056BED" w:rsidRDefault="00056BED" w:rsidP="00062589">
            <w:pPr>
              <w:pStyle w:val="EngHang"/>
              <w:rPr>
                <w:shd w:val="clear" w:color="auto" w:fill="FFFFFF"/>
              </w:rPr>
            </w:pPr>
            <w:r>
              <w:rPr>
                <w:shd w:val="clear" w:color="auto" w:fill="FFFFFF"/>
              </w:rPr>
              <w:t>Preaching Christ’s</w:t>
            </w:r>
          </w:p>
          <w:p w14:paraId="713BBFC4" w14:textId="666F6AAC" w:rsidR="00056BED" w:rsidRPr="00056BED" w:rsidRDefault="00056BED" w:rsidP="00056BED">
            <w:pPr>
              <w:pStyle w:val="EngHangEnd"/>
              <w:rPr>
                <w:shd w:val="clear" w:color="auto" w:fill="FFFFFF"/>
              </w:rPr>
            </w:pPr>
            <w:r>
              <w:rPr>
                <w:shd w:val="clear" w:color="auto" w:fill="FFFFFF"/>
              </w:rPr>
              <w:t>incarnation to all!</w:t>
            </w:r>
          </w:p>
        </w:tc>
        <w:tc>
          <w:tcPr>
            <w:tcW w:w="288" w:type="dxa"/>
          </w:tcPr>
          <w:p w14:paraId="1C38B96B" w14:textId="77777777" w:rsidR="00056BED" w:rsidRDefault="00056BED" w:rsidP="00062589"/>
        </w:tc>
      </w:tr>
      <w:tr w:rsidR="00056BED" w14:paraId="1F70BD05" w14:textId="77777777" w:rsidTr="00062589">
        <w:trPr>
          <w:cantSplit/>
          <w:jc w:val="center"/>
        </w:trPr>
        <w:tc>
          <w:tcPr>
            <w:tcW w:w="288" w:type="dxa"/>
          </w:tcPr>
          <w:p w14:paraId="48853585" w14:textId="77777777" w:rsidR="00056BED" w:rsidRDefault="00056BED" w:rsidP="00062589">
            <w:pPr>
              <w:pStyle w:val="CopticCross"/>
            </w:pPr>
            <w:r w:rsidRPr="00FB5ACB">
              <w:t>¿</w:t>
            </w:r>
          </w:p>
        </w:tc>
        <w:tc>
          <w:tcPr>
            <w:tcW w:w="3960" w:type="dxa"/>
          </w:tcPr>
          <w:p w14:paraId="4E0DC9E2" w14:textId="44597D25" w:rsidR="00056BED" w:rsidRDefault="00056BED" w:rsidP="00062589">
            <w:pPr>
              <w:pStyle w:val="EngHang"/>
              <w:rPr>
                <w:shd w:val="clear" w:color="auto" w:fill="FFFFFF"/>
              </w:rPr>
            </w:pPr>
            <w:r>
              <w:rPr>
                <w:shd w:val="clear" w:color="auto" w:fill="FFFFFF"/>
              </w:rPr>
              <w:t>Enlightened by God,</w:t>
            </w:r>
          </w:p>
          <w:p w14:paraId="3822BFE5" w14:textId="151FA046" w:rsidR="00056BED" w:rsidRDefault="00056BED" w:rsidP="00062589">
            <w:pPr>
              <w:pStyle w:val="EngHang"/>
              <w:rPr>
                <w:shd w:val="clear" w:color="auto" w:fill="FFFFFF"/>
              </w:rPr>
            </w:pPr>
            <w:r>
              <w:rPr>
                <w:shd w:val="clear" w:color="auto" w:fill="FFFFFF"/>
              </w:rPr>
              <w:t>O Cornelius,</w:t>
            </w:r>
          </w:p>
          <w:p w14:paraId="79545D44" w14:textId="4EDA9CC7" w:rsidR="00056BED" w:rsidRDefault="00056BED" w:rsidP="00062589">
            <w:pPr>
              <w:pStyle w:val="EngHang"/>
              <w:rPr>
                <w:shd w:val="clear" w:color="auto" w:fill="FFFFFF"/>
              </w:rPr>
            </w:pPr>
            <w:r>
              <w:rPr>
                <w:shd w:val="clear" w:color="auto" w:fill="FFFFFF"/>
              </w:rPr>
              <w:t>The churched receives you,</w:t>
            </w:r>
          </w:p>
          <w:p w14:paraId="0206B4C7" w14:textId="3A263D7C" w:rsidR="00056BED" w:rsidRDefault="00056BED" w:rsidP="00062589">
            <w:pPr>
              <w:pStyle w:val="EngHangEnd"/>
            </w:pPr>
            <w:r>
              <w:rPr>
                <w:shd w:val="clear" w:color="auto" w:fill="FFFFFF"/>
              </w:rPr>
              <w:t>The first-f</w:t>
            </w:r>
            <w:r w:rsidR="00F25489">
              <w:rPr>
                <w:shd w:val="clear" w:color="auto" w:fill="FFFFFF"/>
              </w:rPr>
              <w:t>r</w:t>
            </w:r>
            <w:r>
              <w:rPr>
                <w:shd w:val="clear" w:color="auto" w:fill="FFFFFF"/>
              </w:rPr>
              <w:t>uit of the Nations.</w:t>
            </w:r>
          </w:p>
        </w:tc>
        <w:tc>
          <w:tcPr>
            <w:tcW w:w="288" w:type="dxa"/>
          </w:tcPr>
          <w:p w14:paraId="5651E951" w14:textId="77777777" w:rsidR="00056BED" w:rsidRDefault="00056BED" w:rsidP="00062589"/>
        </w:tc>
      </w:tr>
      <w:tr w:rsidR="00056BED" w14:paraId="7CFF0DF2" w14:textId="77777777" w:rsidTr="00062589">
        <w:trPr>
          <w:cantSplit/>
          <w:jc w:val="center"/>
        </w:trPr>
        <w:tc>
          <w:tcPr>
            <w:tcW w:w="288" w:type="dxa"/>
          </w:tcPr>
          <w:p w14:paraId="43102535" w14:textId="77777777" w:rsidR="00056BED" w:rsidRDefault="00056BED" w:rsidP="00062589">
            <w:pPr>
              <w:pStyle w:val="CopticCross"/>
            </w:pPr>
          </w:p>
        </w:tc>
        <w:tc>
          <w:tcPr>
            <w:tcW w:w="3960" w:type="dxa"/>
          </w:tcPr>
          <w:p w14:paraId="19E2A932" w14:textId="09B0D87B" w:rsidR="00056BED" w:rsidRDefault="00056BED" w:rsidP="00062589">
            <w:pPr>
              <w:pStyle w:val="EngHang"/>
              <w:rPr>
                <w:shd w:val="clear" w:color="auto" w:fill="FFFFFF"/>
              </w:rPr>
            </w:pPr>
            <w:r>
              <w:rPr>
                <w:shd w:val="clear" w:color="auto" w:fill="FFFFFF"/>
              </w:rPr>
              <w:t>The Church is enlightened</w:t>
            </w:r>
          </w:p>
          <w:p w14:paraId="606D8EC5" w14:textId="566BA05C" w:rsidR="00056BED" w:rsidRDefault="00056BED" w:rsidP="00062589">
            <w:pPr>
              <w:pStyle w:val="EngHang"/>
              <w:rPr>
                <w:shd w:val="clear" w:color="auto" w:fill="FFFFFF"/>
              </w:rPr>
            </w:pPr>
            <w:r>
              <w:rPr>
                <w:shd w:val="clear" w:color="auto" w:fill="FFFFFF"/>
              </w:rPr>
              <w:t>By your holy life,</w:t>
            </w:r>
          </w:p>
          <w:p w14:paraId="79F3D757" w14:textId="0DBC4578" w:rsidR="00056BED" w:rsidRDefault="00056BED" w:rsidP="00062589">
            <w:pPr>
              <w:pStyle w:val="EngHang"/>
              <w:rPr>
                <w:shd w:val="clear" w:color="auto" w:fill="FFFFFF"/>
              </w:rPr>
            </w:pPr>
            <w:r>
              <w:rPr>
                <w:shd w:val="clear" w:color="auto" w:fill="FFFFFF"/>
              </w:rPr>
              <w:t>For you are a perfect</w:t>
            </w:r>
          </w:p>
          <w:p w14:paraId="2781B1D7" w14:textId="6392C5EE" w:rsidR="00056BED" w:rsidRPr="00A40E4E" w:rsidRDefault="00056BED" w:rsidP="00056BED">
            <w:pPr>
              <w:pStyle w:val="EngHangEnd"/>
            </w:pPr>
            <w:r>
              <w:rPr>
                <w:shd w:val="clear" w:color="auto" w:fill="FFFFFF"/>
              </w:rPr>
              <w:t>Beholder of the Mysteries!</w:t>
            </w:r>
          </w:p>
        </w:tc>
        <w:tc>
          <w:tcPr>
            <w:tcW w:w="288" w:type="dxa"/>
          </w:tcPr>
          <w:p w14:paraId="3590544E" w14:textId="77777777" w:rsidR="00056BED" w:rsidRDefault="00056BED" w:rsidP="00062589"/>
        </w:tc>
      </w:tr>
      <w:tr w:rsidR="00056BED" w14:paraId="098C16A5" w14:textId="77777777" w:rsidTr="00062589">
        <w:trPr>
          <w:cantSplit/>
          <w:jc w:val="center"/>
        </w:trPr>
        <w:tc>
          <w:tcPr>
            <w:tcW w:w="288" w:type="dxa"/>
          </w:tcPr>
          <w:p w14:paraId="5FC70668" w14:textId="77777777" w:rsidR="00056BED" w:rsidRDefault="00056BED" w:rsidP="00062589">
            <w:pPr>
              <w:pStyle w:val="CopticCross"/>
            </w:pPr>
            <w:r w:rsidRPr="00FB5ACB">
              <w:t>¿</w:t>
            </w:r>
          </w:p>
        </w:tc>
        <w:tc>
          <w:tcPr>
            <w:tcW w:w="3960" w:type="dxa"/>
          </w:tcPr>
          <w:p w14:paraId="39C6E05F" w14:textId="2416B1F5" w:rsidR="00056BED" w:rsidRDefault="00056BED" w:rsidP="00062589">
            <w:pPr>
              <w:pStyle w:val="EngHang"/>
              <w:rPr>
                <w:shd w:val="clear" w:color="auto" w:fill="FFFFFF"/>
              </w:rPr>
            </w:pPr>
            <w:r>
              <w:rPr>
                <w:shd w:val="clear" w:color="auto" w:fill="FFFFFF"/>
              </w:rPr>
              <w:t>Pray to the Lord on our behalf,</w:t>
            </w:r>
          </w:p>
          <w:p w14:paraId="15B5BAC8" w14:textId="0EFB0A39" w:rsidR="00056BED" w:rsidRDefault="00056BED" w:rsidP="00062589">
            <w:pPr>
              <w:pStyle w:val="EngHang"/>
              <w:rPr>
                <w:shd w:val="clear" w:color="auto" w:fill="FFFFFF"/>
              </w:rPr>
            </w:pPr>
            <w:r>
              <w:rPr>
                <w:shd w:val="clear" w:color="auto" w:fill="FFFFFF"/>
              </w:rPr>
              <w:t>Our saintly and righteous father,</w:t>
            </w:r>
          </w:p>
          <w:p w14:paraId="4FC3F802" w14:textId="3CC09445" w:rsidR="00056BED" w:rsidRDefault="00056BED" w:rsidP="00062589">
            <w:pPr>
              <w:pStyle w:val="EngHang"/>
              <w:rPr>
                <w:shd w:val="clear" w:color="auto" w:fill="FFFFFF"/>
              </w:rPr>
            </w:pPr>
            <w:r>
              <w:rPr>
                <w:shd w:val="clear" w:color="auto" w:fill="FFFFFF"/>
              </w:rPr>
              <w:t>St. Cornelius, beholder of Christ,</w:t>
            </w:r>
          </w:p>
          <w:p w14:paraId="1D9A67E4" w14:textId="169C1B4A" w:rsidR="00056BED" w:rsidRDefault="00056BED" w:rsidP="00062589">
            <w:pPr>
              <w:pStyle w:val="EngHangEnd"/>
            </w:pPr>
            <w:r>
              <w:rPr>
                <w:shd w:val="clear" w:color="auto" w:fill="FFFFFF"/>
              </w:rPr>
              <w:t>That He may forgive us our sins.</w:t>
            </w:r>
          </w:p>
        </w:tc>
        <w:tc>
          <w:tcPr>
            <w:tcW w:w="288" w:type="dxa"/>
          </w:tcPr>
          <w:p w14:paraId="47906554" w14:textId="77777777" w:rsidR="00056BED" w:rsidRDefault="00056BED" w:rsidP="00062589"/>
        </w:tc>
      </w:tr>
    </w:tbl>
    <w:p w14:paraId="2087150D" w14:textId="714264C5" w:rsidR="0078548F" w:rsidRDefault="0078548F" w:rsidP="0078548F">
      <w:pPr>
        <w:pStyle w:val="Heading3"/>
      </w:pPr>
      <w:bookmarkStart w:id="1411" w:name="_Toc485884522"/>
      <w:r>
        <w:t xml:space="preserve">November 19 (20) / Athor 23: </w:t>
      </w:r>
      <w:r w:rsidR="00056BED">
        <w:t xml:space="preserve">Also </w:t>
      </w:r>
      <w:r>
        <w:t>Consecration of the Church of St. Marina</w:t>
      </w:r>
      <w:bookmarkEnd w:id="1411"/>
    </w:p>
    <w:p w14:paraId="3B385C9C" w14:textId="033AC0F1" w:rsidR="00056BED" w:rsidRDefault="0078548F" w:rsidP="0078548F">
      <w:pPr>
        <w:pStyle w:val="Rubric"/>
      </w:pPr>
      <w:r>
        <w:t>See</w:t>
      </w:r>
      <w:r w:rsidR="00131ECE">
        <w:t xml:space="preserve"> </w:t>
      </w:r>
      <w:r w:rsidR="00131ECE">
        <w:fldChar w:fldCharType="begin"/>
      </w:r>
      <w:r w:rsidR="00131ECE">
        <w:instrText xml:space="preserve"> REF _Ref485190899 \h </w:instrText>
      </w:r>
      <w:r w:rsidR="00131ECE">
        <w:fldChar w:fldCharType="separate"/>
      </w:r>
      <w:r w:rsidR="000E2EAC">
        <w:t>July 17 / Epip 23: The Martyrdom of St. Marina</w:t>
      </w:r>
      <w:r w:rsidR="00131ECE">
        <w:fldChar w:fldCharType="end"/>
      </w:r>
      <w:r>
        <w:t>, page</w:t>
      </w:r>
      <w:r w:rsidR="00131ECE">
        <w:t xml:space="preserve"> </w:t>
      </w:r>
      <w:r w:rsidR="00131ECE">
        <w:fldChar w:fldCharType="begin"/>
      </w:r>
      <w:r w:rsidR="00131ECE">
        <w:instrText xml:space="preserve"> PAGEREF _Ref485190907 \h </w:instrText>
      </w:r>
      <w:r w:rsidR="00131ECE">
        <w:fldChar w:fldCharType="separate"/>
      </w:r>
      <w:r w:rsidR="000E2EAC">
        <w:rPr>
          <w:noProof/>
        </w:rPr>
        <w:t>1097</w:t>
      </w:r>
      <w:r w:rsidR="00131ECE">
        <w:fldChar w:fldCharType="end"/>
      </w:r>
      <w:r>
        <w:t>.</w:t>
      </w:r>
    </w:p>
    <w:p w14:paraId="0E22041B" w14:textId="77777777" w:rsidR="00205EA4" w:rsidRDefault="00205EA4" w:rsidP="00205EA4">
      <w:pPr>
        <w:pStyle w:val="Heading3"/>
      </w:pPr>
      <w:bookmarkStart w:id="1412" w:name="_Toc485884523"/>
      <w:r>
        <w:t>November 20 (21) / Athor 24: The Twenty Four Presbyters</w:t>
      </w:r>
      <w:bookmarkEnd w:id="1412"/>
    </w:p>
    <w:p w14:paraId="253EB9EC" w14:textId="431DB748" w:rsidR="00935F13" w:rsidRDefault="00935F13" w:rsidP="00935F13">
      <w:pPr>
        <w:pStyle w:val="Heading4"/>
      </w:pPr>
      <w:bookmarkStart w:id="1413"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414" w:name="_Ref459400916"/>
      <w:r>
        <w:t>The Doxology</w:t>
      </w:r>
      <w:r w:rsidR="00B46E6E">
        <w:t xml:space="preserve"> for the Twenty Four Presbyters</w:t>
      </w:r>
      <w:bookmarkEnd w:id="1413"/>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101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101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415" w:name="_Toc485884524"/>
      <w:r>
        <w:lastRenderedPageBreak/>
        <w:t>November 21 (22) / Athor 25: St. Philopater Mercurius</w:t>
      </w:r>
      <w:bookmarkEnd w:id="1415"/>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416"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417" w:name="_Ref459400991"/>
      <w:r>
        <w:t>The Doxology</w:t>
      </w:r>
      <w:r w:rsidR="00B46E6E">
        <w:t xml:space="preserve"> for St. Philopater Mercurius</w:t>
      </w:r>
      <w:bookmarkEnd w:id="1416"/>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101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422"/>
            <w:r>
              <w:t>Placed</w:t>
            </w:r>
            <w:commentRangeEnd w:id="1422"/>
            <w:r>
              <w:rPr>
                <w:rStyle w:val="CommentReference"/>
                <w:rFonts w:ascii="Times New Roman" w:eastAsiaTheme="minorHAnsi" w:hAnsi="Times New Roman" w:cstheme="minorBidi"/>
                <w:color w:val="auto"/>
              </w:rPr>
              <w:commentReference w:id="142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423"/>
            <w:r>
              <w:t>emperate</w:t>
            </w:r>
            <w:r w:rsidRPr="004764BD">
              <w:t xml:space="preserve"> </w:t>
            </w:r>
            <w:r>
              <w:t>with</w:t>
            </w:r>
            <w:commentRangeEnd w:id="1423"/>
            <w:r>
              <w:rPr>
                <w:rStyle w:val="CommentReference"/>
                <w:rFonts w:ascii="Times New Roman" w:eastAsiaTheme="minorHAnsi" w:hAnsi="Times New Roman" w:cstheme="minorBidi"/>
                <w:color w:val="auto"/>
              </w:rPr>
              <w:commentReference w:id="142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101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427" w:name="_Toc485884525"/>
      <w:r>
        <w:t>November 22 (23) / Athor 26: St. Gregory of Nyssa</w:t>
      </w:r>
      <w:bookmarkEnd w:id="1427"/>
    </w:p>
    <w:p w14:paraId="73B16A55" w14:textId="22D2F64C" w:rsidR="00F4564C" w:rsidRDefault="00F4564C" w:rsidP="00F4564C">
      <w:pPr>
        <w:pStyle w:val="Heading4"/>
      </w:pPr>
      <w:bookmarkStart w:id="1428" w:name="_Ref468565896"/>
      <w:r>
        <w:t>The Doxology for St. Gregory of Nyssa</w:t>
      </w:r>
      <w:r>
        <w:rPr>
          <w:rStyle w:val="FootnoteReference"/>
        </w:rPr>
        <w:footnoteReference w:id="1014"/>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lastRenderedPageBreak/>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bookmarkStart w:id="1429" w:name="_Toc485884526"/>
      <w:r>
        <w:t>November 23 (24) / Athor 27: St. James the Sawn-Asunder</w:t>
      </w:r>
      <w:bookmarkEnd w:id="1429"/>
    </w:p>
    <w:p w14:paraId="0184B841" w14:textId="4D67CB19" w:rsidR="00F4564C" w:rsidRDefault="00F4564C" w:rsidP="00F4564C">
      <w:pPr>
        <w:pStyle w:val="Heading4"/>
      </w:pPr>
      <w:bookmarkStart w:id="1430" w:name="_Ref468565824"/>
      <w:r>
        <w:t>The Doxology for St. James the Sawn-Asunder</w:t>
      </w:r>
      <w:r>
        <w:rPr>
          <w:rStyle w:val="FootnoteReference"/>
        </w:rPr>
        <w:footnoteReference w:id="1015"/>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lastRenderedPageBreak/>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bookmarkStart w:id="1431" w:name="_Toc485884527"/>
      <w:r>
        <w:lastRenderedPageBreak/>
        <w:t>November 24 (25) / Athor 28: Martyrdom of St. Serapamon, the bishop of Nikiou</w:t>
      </w:r>
      <w:bookmarkEnd w:id="1431"/>
    </w:p>
    <w:p w14:paraId="31266C94" w14:textId="74CE43E4" w:rsidR="00F76CFB" w:rsidRPr="00F76CFB" w:rsidRDefault="00F76CFB" w:rsidP="00F76CFB">
      <w:pPr>
        <w:pStyle w:val="Heading4"/>
      </w:pPr>
      <w:bookmarkStart w:id="143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433" w:name="_Ref459401310"/>
      <w:r>
        <w:t>The Doxology</w:t>
      </w:r>
      <w:r w:rsidR="00B46E6E">
        <w:t xml:space="preserve"> for St. Serapamon</w:t>
      </w:r>
      <w:bookmarkEnd w:id="1432"/>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434"/>
            <w:r>
              <w:t>sprang forth</w:t>
            </w:r>
            <w:commentRangeEnd w:id="1434"/>
            <w:r>
              <w:rPr>
                <w:rStyle w:val="CommentReference"/>
                <w:rFonts w:ascii="Times New Roman" w:eastAsiaTheme="minorHAnsi" w:hAnsi="Times New Roman" w:cstheme="minorBidi"/>
                <w:color w:val="auto"/>
              </w:rPr>
              <w:commentReference w:id="14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435" w:name="_Toc485884528"/>
      <w:r>
        <w:lastRenderedPageBreak/>
        <w:t>November 25 (26) / Athor 29: Commemoration of the Annunciation, Nativity, and Resurrection on the 29</w:t>
      </w:r>
      <w:r w:rsidRPr="00C0205C">
        <w:rPr>
          <w:vertAlign w:val="superscript"/>
        </w:rPr>
        <w:t>th</w:t>
      </w:r>
      <w:r>
        <w:t xml:space="preserve"> of Every Month</w:t>
      </w:r>
      <w:bookmarkEnd w:id="1435"/>
    </w:p>
    <w:p w14:paraId="38FF89F6" w14:textId="015B584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31C728FB" w14:textId="68050968" w:rsidR="00D94D36" w:rsidRDefault="00D94D36" w:rsidP="00D94D36">
      <w:pPr>
        <w:pStyle w:val="Heading3"/>
      </w:pPr>
      <w:bookmarkStart w:id="1436" w:name="_Toc485884529"/>
      <w:r>
        <w:t>November 25 (26) / Athor 29: St</w:t>
      </w:r>
      <w:r w:rsidR="00902554">
        <w:t>s</w:t>
      </w:r>
      <w:r>
        <w:t xml:space="preserve">. </w:t>
      </w:r>
      <w:r w:rsidR="00902554">
        <w:t xml:space="preserve">Clement of Rome and </w:t>
      </w:r>
      <w:r>
        <w:t xml:space="preserve">Peter </w:t>
      </w:r>
      <w:r w:rsidR="00902554">
        <w:t>of Alexandria</w:t>
      </w:r>
      <w:bookmarkEnd w:id="1436"/>
    </w:p>
    <w:p w14:paraId="32CE742F" w14:textId="77777777" w:rsidR="00902554" w:rsidRDefault="00902554" w:rsidP="00902554">
      <w:pPr>
        <w:pStyle w:val="Heading4"/>
      </w:pPr>
      <w:bookmarkStart w:id="1437" w:name="_Ref485709635"/>
      <w:bookmarkStart w:id="1438" w:name="_Ref472885608"/>
      <w:r>
        <w:t>The Doxology For St. Clement of Rome and St. Peter of Alexandria</w:t>
      </w:r>
      <w:r>
        <w:rPr>
          <w:rStyle w:val="FootnoteReference"/>
        </w:rPr>
        <w:footnoteReference w:id="1016"/>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902554" w14:paraId="231E77F6" w14:textId="77777777" w:rsidTr="00347E10">
        <w:trPr>
          <w:cantSplit/>
          <w:jc w:val="center"/>
        </w:trPr>
        <w:tc>
          <w:tcPr>
            <w:tcW w:w="288" w:type="dxa"/>
          </w:tcPr>
          <w:p w14:paraId="354C0192" w14:textId="77777777" w:rsidR="00902554" w:rsidRDefault="00902554" w:rsidP="00347E10">
            <w:pPr>
              <w:pStyle w:val="CopticCross"/>
            </w:pPr>
          </w:p>
        </w:tc>
        <w:tc>
          <w:tcPr>
            <w:tcW w:w="3960" w:type="dxa"/>
          </w:tcPr>
          <w:p w14:paraId="3FE5175B" w14:textId="77777777" w:rsidR="00902554" w:rsidRDefault="00902554" w:rsidP="00347E10">
            <w:pPr>
              <w:pStyle w:val="EngHang"/>
              <w:rPr>
                <w:shd w:val="clear" w:color="auto" w:fill="FFFFFF"/>
                <w:lang w:eastAsia="zh-CN"/>
              </w:rPr>
            </w:pPr>
            <w:r>
              <w:rPr>
                <w:shd w:val="clear" w:color="auto" w:fill="FFFFFF"/>
                <w:lang w:eastAsia="zh-CN"/>
              </w:rPr>
              <w:t>O God of our Fathers,</w:t>
            </w:r>
          </w:p>
          <w:p w14:paraId="52BDC551" w14:textId="77777777" w:rsidR="00902554" w:rsidRDefault="00902554" w:rsidP="00347E10">
            <w:pPr>
              <w:pStyle w:val="EngHang"/>
              <w:rPr>
                <w:shd w:val="clear" w:color="auto" w:fill="FFFFFF"/>
                <w:lang w:eastAsia="zh-CN"/>
              </w:rPr>
            </w:pPr>
            <w:r>
              <w:rPr>
                <w:shd w:val="clear" w:color="auto" w:fill="FFFFFF"/>
                <w:lang w:eastAsia="zh-CN"/>
              </w:rPr>
              <w:t>Deal with us</w:t>
            </w:r>
          </w:p>
          <w:p w14:paraId="5547844C" w14:textId="77777777" w:rsidR="00902554" w:rsidRDefault="00902554" w:rsidP="00347E10">
            <w:pPr>
              <w:pStyle w:val="EngHang"/>
              <w:rPr>
                <w:shd w:val="clear" w:color="auto" w:fill="FFFFFF"/>
                <w:lang w:eastAsia="zh-CN"/>
              </w:rPr>
            </w:pPr>
            <w:r>
              <w:rPr>
                <w:shd w:val="clear" w:color="auto" w:fill="FFFFFF"/>
                <w:lang w:eastAsia="zh-CN"/>
              </w:rPr>
              <w:t>in kindness;</w:t>
            </w:r>
          </w:p>
          <w:p w14:paraId="33AB4994" w14:textId="77777777" w:rsidR="00902554" w:rsidRPr="00F4564C" w:rsidRDefault="00902554" w:rsidP="00347E10">
            <w:pPr>
              <w:pStyle w:val="EngHangEnd"/>
              <w:ind w:left="0" w:firstLine="0"/>
              <w:rPr>
                <w:lang w:eastAsia="zh-CN"/>
              </w:rPr>
            </w:pPr>
            <w:r>
              <w:rPr>
                <w:lang w:eastAsia="zh-CN"/>
              </w:rPr>
              <w:t>Do not take Your mercy from us,</w:t>
            </w:r>
          </w:p>
        </w:tc>
        <w:tc>
          <w:tcPr>
            <w:tcW w:w="288" w:type="dxa"/>
          </w:tcPr>
          <w:p w14:paraId="4D3270CE" w14:textId="77777777" w:rsidR="00902554" w:rsidRDefault="00902554" w:rsidP="00347E10"/>
        </w:tc>
      </w:tr>
      <w:tr w:rsidR="00902554" w14:paraId="79BFB2B9" w14:textId="77777777" w:rsidTr="00347E10">
        <w:trPr>
          <w:cantSplit/>
          <w:jc w:val="center"/>
        </w:trPr>
        <w:tc>
          <w:tcPr>
            <w:tcW w:w="288" w:type="dxa"/>
          </w:tcPr>
          <w:p w14:paraId="62ECEC23" w14:textId="77777777" w:rsidR="00902554" w:rsidRDefault="00902554" w:rsidP="00347E10">
            <w:pPr>
              <w:pStyle w:val="CopticCross"/>
            </w:pPr>
            <w:r w:rsidRPr="00FB5ACB">
              <w:t>¿</w:t>
            </w:r>
          </w:p>
        </w:tc>
        <w:tc>
          <w:tcPr>
            <w:tcW w:w="3960" w:type="dxa"/>
          </w:tcPr>
          <w:p w14:paraId="362BD767" w14:textId="77777777" w:rsidR="00902554" w:rsidRDefault="00902554" w:rsidP="00347E10">
            <w:pPr>
              <w:pStyle w:val="EngHang"/>
              <w:rPr>
                <w:lang w:eastAsia="zh-CN"/>
              </w:rPr>
            </w:pPr>
            <w:r>
              <w:rPr>
                <w:shd w:val="clear" w:color="auto" w:fill="FFFFFF"/>
                <w:lang w:eastAsia="zh-CN"/>
              </w:rPr>
              <w:t>But guide our lives in peace</w:t>
            </w:r>
          </w:p>
          <w:p w14:paraId="4AF35858" w14:textId="77777777" w:rsidR="00902554" w:rsidRDefault="00902554" w:rsidP="00347E10">
            <w:pPr>
              <w:pStyle w:val="EngHang"/>
              <w:rPr>
                <w:shd w:val="clear" w:color="auto" w:fill="FFFFFF"/>
                <w:lang w:eastAsia="zh-CN"/>
              </w:rPr>
            </w:pPr>
            <w:r>
              <w:rPr>
                <w:shd w:val="clear" w:color="auto" w:fill="FFFFFF"/>
                <w:lang w:eastAsia="zh-CN"/>
              </w:rPr>
              <w:t>Through the prayers</w:t>
            </w:r>
          </w:p>
          <w:p w14:paraId="7490FE35" w14:textId="77777777" w:rsidR="00902554" w:rsidRDefault="00902554" w:rsidP="00347E10">
            <w:pPr>
              <w:pStyle w:val="EngHang"/>
              <w:rPr>
                <w:shd w:val="clear" w:color="auto" w:fill="FFFFFF"/>
                <w:lang w:eastAsia="zh-CN"/>
              </w:rPr>
            </w:pPr>
            <w:r>
              <w:rPr>
                <w:shd w:val="clear" w:color="auto" w:fill="FFFFFF"/>
                <w:lang w:eastAsia="zh-CN"/>
              </w:rPr>
              <w:t>of the hierarchs,</w:t>
            </w:r>
          </w:p>
          <w:p w14:paraId="79753A13" w14:textId="77777777" w:rsidR="00902554" w:rsidRPr="002A29E0" w:rsidRDefault="00902554" w:rsidP="00347E10">
            <w:pPr>
              <w:pStyle w:val="EngHangEnd"/>
              <w:rPr>
                <w:rFonts w:ascii="Times New Roman" w:hAnsi="Times New Roman"/>
                <w:lang w:eastAsia="zh-CN"/>
              </w:rPr>
            </w:pPr>
            <w:r>
              <w:rPr>
                <w:shd w:val="clear" w:color="auto" w:fill="FFFFFF"/>
                <w:lang w:eastAsia="zh-CN"/>
              </w:rPr>
              <w:t>Clement and Peter</w:t>
            </w:r>
            <w:r w:rsidRPr="002A29E0">
              <w:rPr>
                <w:shd w:val="clear" w:color="auto" w:fill="FFFFFF"/>
                <w:lang w:eastAsia="zh-CN"/>
              </w:rPr>
              <w:t>.</w:t>
            </w:r>
          </w:p>
        </w:tc>
        <w:tc>
          <w:tcPr>
            <w:tcW w:w="288" w:type="dxa"/>
          </w:tcPr>
          <w:p w14:paraId="2141F0CD" w14:textId="77777777" w:rsidR="00902554" w:rsidRDefault="00902554" w:rsidP="00347E10"/>
        </w:tc>
      </w:tr>
      <w:tr w:rsidR="00902554" w14:paraId="164A7442" w14:textId="77777777" w:rsidTr="00347E10">
        <w:trPr>
          <w:cantSplit/>
          <w:jc w:val="center"/>
        </w:trPr>
        <w:tc>
          <w:tcPr>
            <w:tcW w:w="288" w:type="dxa"/>
          </w:tcPr>
          <w:p w14:paraId="4A3863A2" w14:textId="77777777" w:rsidR="00902554" w:rsidRDefault="00902554" w:rsidP="00347E10">
            <w:pPr>
              <w:pStyle w:val="CopticCross"/>
            </w:pPr>
          </w:p>
        </w:tc>
        <w:tc>
          <w:tcPr>
            <w:tcW w:w="3960" w:type="dxa"/>
          </w:tcPr>
          <w:p w14:paraId="70532493" w14:textId="77777777" w:rsidR="00902554" w:rsidRDefault="00902554" w:rsidP="00347E10">
            <w:pPr>
              <w:pStyle w:val="EngHang"/>
              <w:rPr>
                <w:shd w:val="clear" w:color="auto" w:fill="FFFFFF"/>
                <w:lang w:eastAsia="zh-CN"/>
              </w:rPr>
            </w:pPr>
            <w:r>
              <w:rPr>
                <w:shd w:val="clear" w:color="auto" w:fill="FFFFFF"/>
                <w:lang w:eastAsia="zh-CN"/>
              </w:rPr>
              <w:t>Today you have manifested</w:t>
            </w:r>
          </w:p>
          <w:p w14:paraId="40AF1CBB" w14:textId="77777777" w:rsidR="00902554" w:rsidRDefault="00902554" w:rsidP="00347E10">
            <w:pPr>
              <w:pStyle w:val="EngHang"/>
              <w:rPr>
                <w:shd w:val="clear" w:color="auto" w:fill="FFFFFF"/>
                <w:lang w:eastAsia="zh-CN"/>
              </w:rPr>
            </w:pPr>
            <w:r>
              <w:rPr>
                <w:shd w:val="clear" w:color="auto" w:fill="FFFFFF"/>
                <w:lang w:eastAsia="zh-CN"/>
              </w:rPr>
              <w:t>Unshakable and holy</w:t>
            </w:r>
          </w:p>
          <w:p w14:paraId="18EDF931" w14:textId="77777777" w:rsidR="00902554" w:rsidRDefault="00902554" w:rsidP="00347E10">
            <w:pPr>
              <w:pStyle w:val="EngHang"/>
              <w:rPr>
                <w:lang w:eastAsia="zh-CN"/>
              </w:rPr>
            </w:pPr>
            <w:r>
              <w:rPr>
                <w:shd w:val="clear" w:color="auto" w:fill="FFFFFF"/>
                <w:lang w:eastAsia="zh-CN"/>
              </w:rPr>
              <w:t>Strongholds of the Church,</w:t>
            </w:r>
          </w:p>
          <w:p w14:paraId="7C7D9CAC" w14:textId="77777777" w:rsidR="00902554" w:rsidRPr="002A29E0" w:rsidRDefault="00902554" w:rsidP="00347E10">
            <w:pPr>
              <w:pStyle w:val="EngHangEnd"/>
              <w:rPr>
                <w:rFonts w:ascii="Times New Roman" w:hAnsi="Times New Roman"/>
                <w:lang w:eastAsia="zh-CN"/>
              </w:rPr>
            </w:pPr>
            <w:r>
              <w:rPr>
                <w:shd w:val="clear" w:color="auto" w:fill="FFFFFF"/>
                <w:lang w:eastAsia="zh-CN"/>
              </w:rPr>
              <w:t>St. Clement and St. Peter</w:t>
            </w:r>
            <w:r w:rsidRPr="002A29E0">
              <w:rPr>
                <w:shd w:val="clear" w:color="auto" w:fill="FFFFFF"/>
                <w:lang w:eastAsia="zh-CN"/>
              </w:rPr>
              <w:t>.</w:t>
            </w:r>
          </w:p>
        </w:tc>
        <w:tc>
          <w:tcPr>
            <w:tcW w:w="288" w:type="dxa"/>
          </w:tcPr>
          <w:p w14:paraId="79F06472" w14:textId="77777777" w:rsidR="00902554" w:rsidRDefault="00902554" w:rsidP="00347E10"/>
        </w:tc>
      </w:tr>
      <w:tr w:rsidR="00902554" w14:paraId="5F69449A" w14:textId="77777777" w:rsidTr="00347E10">
        <w:trPr>
          <w:cantSplit/>
          <w:jc w:val="center"/>
        </w:trPr>
        <w:tc>
          <w:tcPr>
            <w:tcW w:w="288" w:type="dxa"/>
          </w:tcPr>
          <w:p w14:paraId="415AD1C8" w14:textId="77777777" w:rsidR="00902554" w:rsidRDefault="00902554" w:rsidP="00347E10">
            <w:pPr>
              <w:pStyle w:val="CopticCross"/>
            </w:pPr>
            <w:r w:rsidRPr="00FB5ACB">
              <w:t>¿</w:t>
            </w:r>
          </w:p>
        </w:tc>
        <w:tc>
          <w:tcPr>
            <w:tcW w:w="3960" w:type="dxa"/>
          </w:tcPr>
          <w:p w14:paraId="542EBC46" w14:textId="77777777" w:rsidR="00902554" w:rsidRDefault="00902554" w:rsidP="00347E10">
            <w:pPr>
              <w:pStyle w:val="EngHang"/>
              <w:rPr>
                <w:shd w:val="clear" w:color="auto" w:fill="FFFFFF"/>
                <w:lang w:eastAsia="zh-CN"/>
              </w:rPr>
            </w:pPr>
            <w:r>
              <w:rPr>
                <w:shd w:val="clear" w:color="auto" w:fill="FFFFFF"/>
                <w:lang w:eastAsia="zh-CN"/>
              </w:rPr>
              <w:t>Keep us through the</w:t>
            </w:r>
          </w:p>
          <w:p w14:paraId="1FF9A25F" w14:textId="77777777" w:rsidR="00902554" w:rsidRDefault="00902554" w:rsidP="00347E10">
            <w:pPr>
              <w:pStyle w:val="EngHang"/>
              <w:rPr>
                <w:shd w:val="clear" w:color="auto" w:fill="FFFFFF"/>
                <w:lang w:eastAsia="zh-CN"/>
              </w:rPr>
            </w:pPr>
            <w:r>
              <w:rPr>
                <w:shd w:val="clear" w:color="auto" w:fill="FFFFFF"/>
                <w:lang w:eastAsia="zh-CN"/>
              </w:rPr>
              <w:t>Intercessions of</w:t>
            </w:r>
          </w:p>
          <w:p w14:paraId="46D6E14A" w14:textId="77777777" w:rsidR="00902554" w:rsidRDefault="00902554" w:rsidP="00347E10">
            <w:pPr>
              <w:pStyle w:val="EngHang"/>
              <w:rPr>
                <w:lang w:eastAsia="zh-CN"/>
              </w:rPr>
            </w:pPr>
            <w:r>
              <w:rPr>
                <w:shd w:val="clear" w:color="auto" w:fill="FFFFFF"/>
                <w:lang w:eastAsia="zh-CN"/>
              </w:rPr>
              <w:t>These inspired models of</w:t>
            </w:r>
          </w:p>
          <w:p w14:paraId="3C8DB85D" w14:textId="77777777" w:rsidR="00902554" w:rsidRPr="002A29E0" w:rsidRDefault="00902554" w:rsidP="00347E10">
            <w:pPr>
              <w:pStyle w:val="EngHangEnd"/>
              <w:rPr>
                <w:rFonts w:ascii="Times New Roman" w:hAnsi="Times New Roman"/>
                <w:lang w:eastAsia="zh-CN"/>
              </w:rPr>
            </w:pPr>
            <w:r>
              <w:rPr>
                <w:shd w:val="clear" w:color="auto" w:fill="FFFFFF"/>
                <w:lang w:eastAsia="zh-CN"/>
              </w:rPr>
              <w:t>True fiath and devotion.</w:t>
            </w:r>
          </w:p>
        </w:tc>
        <w:tc>
          <w:tcPr>
            <w:tcW w:w="288" w:type="dxa"/>
          </w:tcPr>
          <w:p w14:paraId="23E69184" w14:textId="77777777" w:rsidR="00902554" w:rsidRDefault="00902554" w:rsidP="00347E10"/>
        </w:tc>
      </w:tr>
      <w:tr w:rsidR="00902554" w14:paraId="35106B84" w14:textId="77777777" w:rsidTr="00347E10">
        <w:trPr>
          <w:cantSplit/>
          <w:jc w:val="center"/>
        </w:trPr>
        <w:tc>
          <w:tcPr>
            <w:tcW w:w="288" w:type="dxa"/>
          </w:tcPr>
          <w:p w14:paraId="6479A501" w14:textId="77777777" w:rsidR="00902554" w:rsidRDefault="00902554" w:rsidP="00347E10">
            <w:pPr>
              <w:pStyle w:val="CopticCross"/>
            </w:pPr>
          </w:p>
        </w:tc>
        <w:tc>
          <w:tcPr>
            <w:tcW w:w="3960" w:type="dxa"/>
          </w:tcPr>
          <w:p w14:paraId="29BC0822" w14:textId="77777777" w:rsidR="00902554" w:rsidRDefault="00902554" w:rsidP="00347E10">
            <w:pPr>
              <w:pStyle w:val="EngHang"/>
              <w:rPr>
                <w:shd w:val="clear" w:color="auto" w:fill="FFFFFF"/>
                <w:lang w:eastAsia="zh-CN"/>
              </w:rPr>
            </w:pPr>
            <w:r>
              <w:rPr>
                <w:shd w:val="clear" w:color="auto" w:fill="FFFFFF"/>
                <w:lang w:eastAsia="zh-CN"/>
              </w:rPr>
              <w:t>Pray to the Lord on our behalf,</w:t>
            </w:r>
          </w:p>
          <w:p w14:paraId="2D90C1FD" w14:textId="77777777" w:rsidR="00902554" w:rsidRDefault="00902554" w:rsidP="00347E10">
            <w:pPr>
              <w:pStyle w:val="EngHang"/>
              <w:rPr>
                <w:shd w:val="clear" w:color="auto" w:fill="FFFFFF"/>
                <w:lang w:eastAsia="zh-CN"/>
              </w:rPr>
            </w:pPr>
            <w:r>
              <w:rPr>
                <w:shd w:val="clear" w:color="auto" w:fill="FFFFFF"/>
                <w:lang w:eastAsia="zh-CN"/>
              </w:rPr>
              <w:t>O our saintly Apostolic fathers,</w:t>
            </w:r>
          </w:p>
          <w:p w14:paraId="256EE53F" w14:textId="77777777" w:rsidR="00902554" w:rsidRDefault="00902554" w:rsidP="00347E10">
            <w:pPr>
              <w:pStyle w:val="EngHang"/>
              <w:rPr>
                <w:lang w:eastAsia="zh-CN"/>
              </w:rPr>
            </w:pPr>
            <w:r>
              <w:rPr>
                <w:shd w:val="clear" w:color="auto" w:fill="FFFFFF"/>
                <w:lang w:eastAsia="zh-CN"/>
              </w:rPr>
              <w:t>St. Clement and St. Peter,</w:t>
            </w:r>
          </w:p>
          <w:p w14:paraId="2A5D6FAA" w14:textId="77777777" w:rsidR="00902554" w:rsidRPr="002A29E0" w:rsidRDefault="00902554"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5D919510" w14:textId="77777777" w:rsidR="00902554" w:rsidRDefault="00902554" w:rsidP="00347E10"/>
        </w:tc>
      </w:tr>
    </w:tbl>
    <w:p w14:paraId="63FA6EB8" w14:textId="1D5C4582" w:rsidR="00D94D36" w:rsidRDefault="00D94D36" w:rsidP="00D94D36">
      <w:pPr>
        <w:pStyle w:val="Heading4"/>
      </w:pPr>
      <w:bookmarkStart w:id="1439" w:name="_Ref485710264"/>
      <w:r>
        <w:t>The Doxology for St. Peter</w:t>
      </w:r>
      <w:r w:rsidR="00902554">
        <w:t xml:space="preserve"> of Alexandria,</w:t>
      </w:r>
      <w:r>
        <w:t xml:space="preserve"> the Seal of the Martyrs</w:t>
      </w:r>
      <w:bookmarkEnd w:id="1438"/>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6BD210C3" w14:textId="4A3FB906" w:rsidR="00D94D36" w:rsidRDefault="00D95D54" w:rsidP="00D95D54">
            <w:pPr>
              <w:pStyle w:val="CopticVersemulti-line"/>
            </w:pPr>
            <w:r>
              <w:t>Ⲁⲃⲃⲁ Ⲡⲉⲧⲣⲟⲥ ⲓⲉⲣⲟⲩⲙⲁⲣⲧⲩⲣⲟⲥ:</w:t>
            </w:r>
          </w:p>
          <w:p w14:paraId="0E2C2243" w14:textId="77777777" w:rsidR="00D95D54" w:rsidRDefault="00D95D54" w:rsidP="00D95D54">
            <w:pPr>
              <w:pStyle w:val="CopticVersemulti-line"/>
            </w:pPr>
            <w:r>
              <w:t>ⲟⲩⲟϩ ⲛ̀ⲁⲣⲭⲓⲉ̀ⲣⲓⲥⲧⲟⲡⲟⲥ:</w:t>
            </w:r>
          </w:p>
          <w:p w14:paraId="3C8F3406" w14:textId="77777777" w:rsidR="00D95D54" w:rsidRDefault="00D95D54" w:rsidP="00D95D54">
            <w:pPr>
              <w:pStyle w:val="CopticVersemulti-line"/>
            </w:pPr>
            <w:r>
              <w:t>ⲁϥϯ ⲛ̀ⲧⲉϥⲯⲩⲭⲏ ⲉ̀ⲫ̀ⲙⲟⲩ:</w:t>
            </w:r>
          </w:p>
          <w:p w14:paraId="29CAE584" w14:textId="3DA39D6C" w:rsidR="00D95D54" w:rsidRDefault="00D95D54" w:rsidP="00D94D36">
            <w:pPr>
              <w:pStyle w:val="CopticHangingVerse"/>
            </w:pPr>
            <w:r>
              <w:t>ⲛ̀ⲧ̀ϣⲉⲃⲓⲟ ⲙ̀ⲡⲉ ⲫⲗⲁⲟⲥ.</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7DEDA2D8" w14:textId="77777777" w:rsidR="00D94D36" w:rsidRDefault="00D95D54" w:rsidP="00D95D54">
            <w:pPr>
              <w:pStyle w:val="CopticVersemulti-line"/>
            </w:pPr>
            <w:r>
              <w:t>Ⲱ ⲡⲓ ⲁⲣⲭⲓⲉ̀ⲣⲉⲩⲥ ⲛ̀ⲣⲉϥϩⲓⲱⲓϣ:</w:t>
            </w:r>
          </w:p>
          <w:p w14:paraId="576AEF27" w14:textId="77777777" w:rsidR="00D95D54" w:rsidRDefault="00D95D54" w:rsidP="00D95D54">
            <w:pPr>
              <w:pStyle w:val="CopticVersemulti-line"/>
            </w:pPr>
            <w:r>
              <w:t>ⲛ̀ϯⲧ̀ⲣⲓⲁⲥ ⲉⲑⲟⲩⲁⲃ:</w:t>
            </w:r>
          </w:p>
          <w:p w14:paraId="473E8762" w14:textId="77777777" w:rsidR="00D95D54" w:rsidRDefault="00D95D54" w:rsidP="00D95D54">
            <w:pPr>
              <w:pStyle w:val="CopticVersemulti-line"/>
            </w:pPr>
            <w:r>
              <w:t>ⲡ̀ⲧⲁϫⲣⲟ ⲛ̀ⲓⲟⲣⲑⲟⲇⲟⲝⲟⲥ:</w:t>
            </w:r>
          </w:p>
          <w:p w14:paraId="0D29172C" w14:textId="34872C70" w:rsidR="00D95D54" w:rsidRDefault="00D95D54" w:rsidP="00D94D36">
            <w:pPr>
              <w:pStyle w:val="CopticHangingVerse"/>
            </w:pPr>
            <w:r>
              <w:t>ⲡⲓϣ̀ⲫⲏⲣ ⲛ̀ϣⲉⲙϣⲓ ⲛ̀ⲧⲉ ⲛⲏⲉⲑⲟⲩⲁⲃ.</w:t>
            </w: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490AA76C" w14:textId="77777777" w:rsidR="00D94D36" w:rsidRDefault="00D95D54" w:rsidP="00D95D54">
            <w:pPr>
              <w:pStyle w:val="CopticVersemulti-line"/>
            </w:pPr>
            <w:r>
              <w:t>Ⲁⲃⲃⲁ Ⲡⲉⲧⲣⲟⲥ ⲡⲓⲙⲁⲕⲁⲣⲓⲟⲥ:</w:t>
            </w:r>
          </w:p>
          <w:p w14:paraId="227C4575" w14:textId="77777777" w:rsidR="00D95D54" w:rsidRDefault="00D95D54" w:rsidP="00D95D54">
            <w:pPr>
              <w:pStyle w:val="CopticVersemulti-line"/>
            </w:pPr>
            <w:r>
              <w:t>ⲡⲓⲇⲟⲣⲟⲛ ⲉⲑⲟⲩⲁⲃ ⲛ̀ⲧⲉ Ⲫⲛⲟⲩϯ:</w:t>
            </w:r>
          </w:p>
          <w:p w14:paraId="6CB0DC41" w14:textId="77777777" w:rsidR="00D95D54" w:rsidRDefault="00D95D54" w:rsidP="00D95D54">
            <w:pPr>
              <w:pStyle w:val="CopticVersemulti-line"/>
            </w:pPr>
            <w:r>
              <w:t>ⲡⲓⲣⲉϥϯⲥ̀ⲃⲱ ⲛ̀ⲧⲉ ⲡⲓⲟ̀ϩⲓ:</w:t>
            </w:r>
          </w:p>
          <w:p w14:paraId="7243059B" w14:textId="63C662F1" w:rsidR="00D95D54" w:rsidRDefault="00D95D54" w:rsidP="00D94D36">
            <w:pPr>
              <w:pStyle w:val="CopticHangingVerse"/>
            </w:pPr>
            <w:r>
              <w:t>ⲛ̀ⲗⲟⲅⲓⲕⲟⲛ ⲛ̀ⲧⲉ Ⲡⲓⲭ̀ⲣⲓⲥⲧⲟⲥ.</w:t>
            </w: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530F7CDC" w14:textId="77777777" w:rsidR="00D94D36" w:rsidRDefault="00D95D54" w:rsidP="00D95D54">
            <w:pPr>
              <w:pStyle w:val="CopticVersemulti-line"/>
            </w:pPr>
            <w:r>
              <w:t>Ⲁⲕⲧⲉⲛⲑⲱⲛⲕ ⲙ̀ⲡⲉⲛⲥⲱⲧⲏⲣ:</w:t>
            </w:r>
          </w:p>
          <w:p w14:paraId="483A0065" w14:textId="77777777" w:rsidR="00D95D54" w:rsidRDefault="00D95D54" w:rsidP="00D95D54">
            <w:pPr>
              <w:pStyle w:val="CopticVersemulti-line"/>
            </w:pPr>
            <w:r>
              <w:t>ⲡⲓⲛⲓϣϯ ⲛ̀ⲁⲣⲭⲓⲉ̀ⲣⲉⲩⲥ:</w:t>
            </w:r>
          </w:p>
          <w:p w14:paraId="17AB93EF" w14:textId="77777777" w:rsidR="00D95D54" w:rsidRDefault="00D95D54" w:rsidP="00D95D54">
            <w:pPr>
              <w:pStyle w:val="CopticVersemulti-line"/>
            </w:pPr>
            <w:r>
              <w:t>ϧⲉⲛ ⲡ̀ϫⲓⲛⲓ̀ⲣⲓ ⲛ̀ⲛⲓⲁ̀ⲅⲁⲑⲟⲛ:</w:t>
            </w:r>
          </w:p>
          <w:p w14:paraId="7A408CC5" w14:textId="53A499C1" w:rsidR="00D95D54" w:rsidRDefault="00D95D54" w:rsidP="00D94D36">
            <w:pPr>
              <w:pStyle w:val="CopticHangingVerse"/>
            </w:pPr>
            <w:r>
              <w:t>ⲙ̀ⲡⲉⲕⲗⲁⲟⲥ ⲛⲉⲙ ⲣⲱⲙⲓ ⲛⲓⲃⲉⲛ.</w:t>
            </w: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14F6E29B" w14:textId="77777777" w:rsidR="00D94D36" w:rsidRDefault="00D95D54" w:rsidP="00D95D54">
            <w:pPr>
              <w:pStyle w:val="CopticVersemulti-line"/>
            </w:pPr>
            <w:r>
              <w:t>Ⲱ ⲫⲏⲉⲑⲟⲩⲁⲃ ⲛ̀ⲁⲣⲭⲓⲉ̀ⲣⲉⲩⲥ:</w:t>
            </w:r>
          </w:p>
          <w:p w14:paraId="7BE4F547" w14:textId="77777777" w:rsidR="00D95D54" w:rsidRDefault="00D95D54" w:rsidP="00D95D54">
            <w:pPr>
              <w:pStyle w:val="CopticVersemulti-line"/>
            </w:pPr>
            <w:r>
              <w:t>ⲟⲩⲟϩ ⲛ̀ⲟ̀ⲙⲟⲗⲟⲅⲓⲧⲏⲥ:</w:t>
            </w:r>
          </w:p>
          <w:p w14:paraId="063CF203" w14:textId="77777777" w:rsidR="00D95D54" w:rsidRDefault="00D95D54" w:rsidP="00D95D54">
            <w:pPr>
              <w:pStyle w:val="CopticVersemulti-line"/>
            </w:pPr>
            <w:r>
              <w:t>ⲁⲃⲃⲁ Ⲡⲉⲧⲣⲟⲥ ⲓⲉⲣⲟⲙⲁⲣⲧⲩⲣⲟⲩⲥ:</w:t>
            </w:r>
          </w:p>
          <w:p w14:paraId="0350C946" w14:textId="729F0985" w:rsidR="00D95D54" w:rsidRPr="003032D8" w:rsidRDefault="00D95D54" w:rsidP="00D94D36">
            <w:pPr>
              <w:pStyle w:val="CopticHangingVerse"/>
            </w:pPr>
            <w:r>
              <w:t>ⲡⲓⲙⲁⲛⲉ̀ⲥⲱⲟⲩ ⲉ̀ⲧⲉⲛϩⲟⲧ.</w:t>
            </w: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lastRenderedPageBreak/>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6F0BAB87" w14:textId="77777777" w:rsidR="00D94D36" w:rsidRDefault="00D95D54" w:rsidP="00D95D54">
            <w:pPr>
              <w:pStyle w:val="CopticVersemulti-line"/>
            </w:pPr>
            <w:r>
              <w:t>Ⲧⲱⲃϩ ⲙ̀Ⲡϭⲟⲓⲥ ⲉ̀ϩ̀ⲣⲏⲓ ⲉ̀ϫⲱⲛ:</w:t>
            </w:r>
          </w:p>
          <w:p w14:paraId="265667E7" w14:textId="77777777" w:rsidR="00D95D54" w:rsidRDefault="00D95D54" w:rsidP="00D95D54">
            <w:pPr>
              <w:pStyle w:val="CopticVersemulti-line"/>
            </w:pPr>
            <w:r>
              <w:t>ⲱ̀ ⲡⲓⲛⲓϣϯ ⲛ̀ⲁⲣⲭⲓⲉ̀ⲣⲉⲩⲥ:</w:t>
            </w:r>
          </w:p>
          <w:p w14:paraId="50D99719" w14:textId="77777777" w:rsidR="00D95D54" w:rsidRDefault="00D95D54" w:rsidP="00D95D54">
            <w:pPr>
              <w:pStyle w:val="CopticVersemulti-line"/>
            </w:pPr>
            <w:r>
              <w:t>ⲁⲃⲃⲁ Ⲡⲉⲧⲣⲟⲥ ⲓⲉⲣⲟⲙⲁⲣⲧⲩⲣⲟⲥ:</w:t>
            </w:r>
          </w:p>
          <w:p w14:paraId="0BABD9B8" w14:textId="3A897201" w:rsidR="00D95D54" w:rsidRDefault="00D95D54" w:rsidP="00D94D36">
            <w:pPr>
              <w:pStyle w:val="CopticHangingVerse"/>
            </w:pPr>
            <w:r>
              <w:t>ⲛ̀ⲧⲉϥⲭⲁ ⲛⲉⲛⲛⲟⲃⲓ ⲛⲁⲛ ⲉ̀ⲃⲟⲗ.</w:t>
            </w:r>
          </w:p>
        </w:tc>
      </w:tr>
    </w:tbl>
    <w:p w14:paraId="3E5C7085" w14:textId="77777777" w:rsidR="00027E5B" w:rsidRDefault="00027E5B" w:rsidP="00027E5B">
      <w:pPr>
        <w:pStyle w:val="Heading3"/>
      </w:pPr>
      <w:bookmarkStart w:id="1440" w:name="_Toc485884530"/>
      <w:r>
        <w:t>November 26 (27) / Athor 30: Consecration of a Church of St. Cosmas and Damian, Their Brothers and Their Mother</w:t>
      </w:r>
      <w:bookmarkEnd w:id="1440"/>
    </w:p>
    <w:p w14:paraId="7B556319" w14:textId="7E51D150" w:rsidR="00027E5B" w:rsidRPr="00027E5B" w:rsidRDefault="00027E5B" w:rsidP="00222CD2">
      <w:pPr>
        <w:pStyle w:val="Rubric"/>
      </w:pPr>
      <w:r>
        <w:t>See</w:t>
      </w:r>
      <w:r w:rsidR="00222CD2">
        <w:t xml:space="preserve"> </w:t>
      </w:r>
      <w:r w:rsidR="00222CD2">
        <w:fldChar w:fldCharType="begin"/>
      </w:r>
      <w:r w:rsidR="00222CD2">
        <w:instrText xml:space="preserve"> REF _Ref485106062 \h </w:instrText>
      </w:r>
      <w:r w:rsidR="00222CD2">
        <w:fldChar w:fldCharType="separate"/>
      </w:r>
      <w:r w:rsidR="000E2EAC">
        <w:t>November 18 (19) / Athor 22: Martyrdom of Sts. Cosmas, Damian, and their Brothers</w:t>
      </w:r>
      <w:r w:rsidR="00222CD2">
        <w:fldChar w:fldCharType="end"/>
      </w:r>
      <w:r w:rsidR="00191A26">
        <w:t xml:space="preserve">, page </w:t>
      </w:r>
      <w:r w:rsidR="00191A26">
        <w:fldChar w:fldCharType="begin"/>
      </w:r>
      <w:r w:rsidR="00191A26">
        <w:instrText xml:space="preserve"> PAGEREF _Ref434562715 \h </w:instrText>
      </w:r>
      <w:r w:rsidR="00191A26">
        <w:fldChar w:fldCharType="separate"/>
      </w:r>
      <w:r w:rsidR="000E2EAC">
        <w:rPr>
          <w:noProof/>
        </w:rPr>
        <w:t>805</w:t>
      </w:r>
      <w:r w:rsidR="00191A26">
        <w:fldChar w:fldCharType="end"/>
      </w:r>
      <w:r>
        <w:t>.</w:t>
      </w:r>
    </w:p>
    <w:p w14:paraId="15C7AC8C" w14:textId="77777777" w:rsidR="00F67B89" w:rsidRDefault="00F67B89" w:rsidP="00F67B89">
      <w:pPr>
        <w:pStyle w:val="Heading3"/>
      </w:pPr>
      <w:bookmarkStart w:id="1441" w:name="_Toc485884531"/>
      <w:r>
        <w:t>November 27 (28) / Koiak 1: Consecration of the Church of St. Shenoute</w:t>
      </w:r>
      <w:bookmarkEnd w:id="1441"/>
    </w:p>
    <w:p w14:paraId="28333115" w14:textId="1175CF70"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E2EA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E2EAC">
        <w:rPr>
          <w:noProof/>
        </w:rPr>
        <w:t>1089</w:t>
      </w:r>
      <w:r w:rsidR="00191A26">
        <w:fldChar w:fldCharType="end"/>
      </w:r>
      <w:r>
        <w:t>.</w:t>
      </w:r>
    </w:p>
    <w:p w14:paraId="4B02CBA1" w14:textId="14A99C6D" w:rsidR="002A29E0" w:rsidRDefault="002A29E0" w:rsidP="002A29E0">
      <w:pPr>
        <w:pStyle w:val="Heading3"/>
      </w:pPr>
      <w:bookmarkStart w:id="1442" w:name="_Toc485884532"/>
      <w:r>
        <w:t>November 29 (30) / Koiak 3: Entry of the Theotokos into the Temple</w:t>
      </w:r>
      <w:bookmarkEnd w:id="1442"/>
    </w:p>
    <w:p w14:paraId="422AF9D7" w14:textId="6CAD5146" w:rsidR="002A29E0" w:rsidRDefault="002A29E0" w:rsidP="002A29E0">
      <w:pPr>
        <w:pStyle w:val="Heading4"/>
      </w:pPr>
      <w:bookmarkStart w:id="1443" w:name="_Ref470555203"/>
      <w:r>
        <w:t>The Doxology of the Entry of the Theotokos into the Temple</w:t>
      </w:r>
      <w:r>
        <w:rPr>
          <w:rStyle w:val="FootnoteReference"/>
        </w:rPr>
        <w:footnoteReference w:id="1017"/>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lastRenderedPageBreak/>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bookmarkStart w:id="1444" w:name="_Toc485884533"/>
      <w:r>
        <w:t>November 30 (December 1) / Koiak 4: Martyrdom of St. Andrew the Apostle</w:t>
      </w:r>
      <w:bookmarkEnd w:id="1444"/>
    </w:p>
    <w:p w14:paraId="352D828F" w14:textId="759C49E3" w:rsidR="00205EA4"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bookmarkEnd w:id="1358"/>
      <w:r>
        <w:t>.</w:t>
      </w:r>
    </w:p>
    <w:p w14:paraId="4DE08BBA" w14:textId="7123A67E" w:rsidR="00347E10" w:rsidRDefault="00347E10" w:rsidP="00347E10">
      <w:pPr>
        <w:pStyle w:val="Heading4"/>
      </w:pPr>
      <w:bookmarkStart w:id="1445" w:name="_Ref485710305"/>
      <w:r>
        <w:t>The Doxology For the Apostle Andrew</w:t>
      </w:r>
      <w:r>
        <w:rPr>
          <w:rStyle w:val="FootnoteReference"/>
        </w:rPr>
        <w:footnoteReference w:id="1018"/>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7E10" w14:paraId="0A451F41" w14:textId="77777777" w:rsidTr="00347E10">
        <w:trPr>
          <w:cantSplit/>
          <w:jc w:val="center"/>
        </w:trPr>
        <w:tc>
          <w:tcPr>
            <w:tcW w:w="288" w:type="dxa"/>
          </w:tcPr>
          <w:p w14:paraId="3A5D4740" w14:textId="77777777" w:rsidR="00347E10" w:rsidRDefault="00347E10" w:rsidP="00347E10">
            <w:pPr>
              <w:pStyle w:val="CopticCross"/>
            </w:pPr>
          </w:p>
        </w:tc>
        <w:tc>
          <w:tcPr>
            <w:tcW w:w="3960" w:type="dxa"/>
          </w:tcPr>
          <w:p w14:paraId="0413623C" w14:textId="4FEA1498" w:rsidR="00347E10" w:rsidRDefault="00347E10" w:rsidP="00347E10">
            <w:pPr>
              <w:pStyle w:val="EngHang"/>
              <w:rPr>
                <w:shd w:val="clear" w:color="auto" w:fill="FFFFFF"/>
                <w:lang w:eastAsia="zh-CN"/>
              </w:rPr>
            </w:pPr>
            <w:r>
              <w:rPr>
                <w:shd w:val="clear" w:color="auto" w:fill="FFFFFF"/>
                <w:lang w:eastAsia="zh-CN"/>
              </w:rPr>
              <w:t>Let us praise Andrew,</w:t>
            </w:r>
          </w:p>
          <w:p w14:paraId="6224F5FD" w14:textId="23F67291" w:rsidR="00347E10" w:rsidRDefault="00347E10" w:rsidP="00347E10">
            <w:pPr>
              <w:pStyle w:val="EngHang"/>
              <w:rPr>
                <w:shd w:val="clear" w:color="auto" w:fill="FFFFFF"/>
                <w:lang w:eastAsia="zh-CN"/>
              </w:rPr>
            </w:pPr>
            <w:r>
              <w:rPr>
                <w:shd w:val="clear" w:color="auto" w:fill="FFFFFF"/>
                <w:lang w:eastAsia="zh-CN"/>
              </w:rPr>
              <w:t>The first-called of</w:t>
            </w:r>
          </w:p>
          <w:p w14:paraId="4095EFC1" w14:textId="15B21A83" w:rsidR="00347E10" w:rsidRDefault="00347E10" w:rsidP="00347E10">
            <w:pPr>
              <w:pStyle w:val="EngHang"/>
              <w:rPr>
                <w:shd w:val="clear" w:color="auto" w:fill="FFFFFF"/>
                <w:lang w:eastAsia="zh-CN"/>
              </w:rPr>
            </w:pPr>
            <w:r>
              <w:rPr>
                <w:shd w:val="clear" w:color="auto" w:fill="FFFFFF"/>
                <w:lang w:eastAsia="zh-CN"/>
              </w:rPr>
              <w:t>The Saviour’s Disciples,</w:t>
            </w:r>
          </w:p>
          <w:p w14:paraId="76AC5CCE" w14:textId="2A0F6B2D" w:rsidR="00347E10" w:rsidRPr="00F4564C" w:rsidRDefault="00347E10" w:rsidP="00347E10">
            <w:pPr>
              <w:pStyle w:val="EngHangEnd"/>
              <w:ind w:left="0" w:firstLine="0"/>
              <w:rPr>
                <w:lang w:eastAsia="zh-CN"/>
              </w:rPr>
            </w:pPr>
            <w:r>
              <w:rPr>
                <w:lang w:eastAsia="zh-CN"/>
              </w:rPr>
              <w:t>The herald of God,</w:t>
            </w:r>
          </w:p>
        </w:tc>
        <w:tc>
          <w:tcPr>
            <w:tcW w:w="288" w:type="dxa"/>
          </w:tcPr>
          <w:p w14:paraId="4D712FD7" w14:textId="77777777" w:rsidR="00347E10" w:rsidRDefault="00347E10" w:rsidP="00347E10"/>
        </w:tc>
      </w:tr>
      <w:tr w:rsidR="00347E10" w14:paraId="606AD533" w14:textId="77777777" w:rsidTr="00347E10">
        <w:trPr>
          <w:cantSplit/>
          <w:jc w:val="center"/>
        </w:trPr>
        <w:tc>
          <w:tcPr>
            <w:tcW w:w="288" w:type="dxa"/>
          </w:tcPr>
          <w:p w14:paraId="18CCB36B" w14:textId="77777777" w:rsidR="00347E10" w:rsidRDefault="00347E10" w:rsidP="00347E10">
            <w:pPr>
              <w:pStyle w:val="CopticCross"/>
            </w:pPr>
            <w:r w:rsidRPr="00FB5ACB">
              <w:t>¿</w:t>
            </w:r>
          </w:p>
        </w:tc>
        <w:tc>
          <w:tcPr>
            <w:tcW w:w="3960" w:type="dxa"/>
          </w:tcPr>
          <w:p w14:paraId="2424E63A" w14:textId="44AF3B4E" w:rsidR="00347E10" w:rsidRDefault="00347E10" w:rsidP="00347E10">
            <w:pPr>
              <w:pStyle w:val="EngHang"/>
              <w:rPr>
                <w:shd w:val="clear" w:color="auto" w:fill="FFFFFF"/>
                <w:lang w:eastAsia="zh-CN"/>
              </w:rPr>
            </w:pPr>
            <w:r>
              <w:rPr>
                <w:shd w:val="clear" w:color="auto" w:fill="FFFFFF"/>
                <w:lang w:eastAsia="zh-CN"/>
              </w:rPr>
              <w:t>The namesake</w:t>
            </w:r>
          </w:p>
          <w:p w14:paraId="58FB3A81" w14:textId="77777777" w:rsidR="00347E10" w:rsidRDefault="00347E10" w:rsidP="00347E10">
            <w:pPr>
              <w:pStyle w:val="EngHang"/>
              <w:rPr>
                <w:shd w:val="clear" w:color="auto" w:fill="FFFFFF"/>
                <w:lang w:eastAsia="zh-CN"/>
              </w:rPr>
            </w:pPr>
            <w:r>
              <w:rPr>
                <w:shd w:val="clear" w:color="auto" w:fill="FFFFFF"/>
                <w:lang w:eastAsia="zh-CN"/>
              </w:rPr>
              <w:t>Of courage,</w:t>
            </w:r>
          </w:p>
          <w:p w14:paraId="76D83DF3" w14:textId="1612071E" w:rsidR="00347E10" w:rsidRDefault="00347E10" w:rsidP="00347E10">
            <w:pPr>
              <w:pStyle w:val="EngHang"/>
              <w:rPr>
                <w:shd w:val="clear" w:color="auto" w:fill="FFFFFF"/>
                <w:lang w:eastAsia="zh-CN"/>
              </w:rPr>
            </w:pPr>
            <w:r>
              <w:rPr>
                <w:shd w:val="clear" w:color="auto" w:fill="FFFFFF"/>
                <w:lang w:eastAsia="zh-CN"/>
              </w:rPr>
              <w:t>And the brother of Peter,</w:t>
            </w:r>
          </w:p>
          <w:p w14:paraId="36A111CB" w14:textId="05C3CDBE" w:rsidR="00347E10" w:rsidRPr="002A29E0" w:rsidRDefault="00347E10" w:rsidP="00347E10">
            <w:pPr>
              <w:pStyle w:val="EngHangEnd"/>
              <w:rPr>
                <w:rFonts w:ascii="Times New Roman" w:hAnsi="Times New Roman"/>
                <w:lang w:eastAsia="zh-CN"/>
              </w:rPr>
            </w:pPr>
            <w:r>
              <w:rPr>
                <w:shd w:val="clear" w:color="auto" w:fill="FFFFFF"/>
                <w:lang w:eastAsia="zh-CN"/>
              </w:rPr>
              <w:t>The chief of the Apostles.</w:t>
            </w:r>
          </w:p>
        </w:tc>
        <w:tc>
          <w:tcPr>
            <w:tcW w:w="288" w:type="dxa"/>
          </w:tcPr>
          <w:p w14:paraId="5C34609A" w14:textId="77777777" w:rsidR="00347E10" w:rsidRDefault="00347E10" w:rsidP="00347E10"/>
        </w:tc>
      </w:tr>
      <w:tr w:rsidR="00347E10" w14:paraId="4656AF86" w14:textId="77777777" w:rsidTr="00347E10">
        <w:trPr>
          <w:cantSplit/>
          <w:jc w:val="center"/>
        </w:trPr>
        <w:tc>
          <w:tcPr>
            <w:tcW w:w="288" w:type="dxa"/>
          </w:tcPr>
          <w:p w14:paraId="7D81FCE2" w14:textId="77777777" w:rsidR="00347E10" w:rsidRDefault="00347E10" w:rsidP="00347E10">
            <w:pPr>
              <w:pStyle w:val="CopticCross"/>
            </w:pPr>
          </w:p>
        </w:tc>
        <w:tc>
          <w:tcPr>
            <w:tcW w:w="3960" w:type="dxa"/>
          </w:tcPr>
          <w:p w14:paraId="56257866" w14:textId="0406FC02" w:rsidR="00347E10" w:rsidRDefault="00347E10" w:rsidP="00347E10">
            <w:pPr>
              <w:pStyle w:val="EngHang"/>
              <w:rPr>
                <w:shd w:val="clear" w:color="auto" w:fill="FFFFFF"/>
                <w:lang w:eastAsia="zh-CN"/>
              </w:rPr>
            </w:pPr>
            <w:r>
              <w:rPr>
                <w:shd w:val="clear" w:color="auto" w:fill="FFFFFF"/>
                <w:lang w:eastAsia="zh-CN"/>
              </w:rPr>
              <w:t>As he once called</w:t>
            </w:r>
          </w:p>
          <w:p w14:paraId="1AFE895C" w14:textId="20DD7029" w:rsidR="00347E10" w:rsidRDefault="00347E10" w:rsidP="00347E10">
            <w:pPr>
              <w:pStyle w:val="EngHang"/>
              <w:rPr>
                <w:shd w:val="clear" w:color="auto" w:fill="FFFFFF"/>
                <w:lang w:eastAsia="zh-CN"/>
              </w:rPr>
            </w:pPr>
            <w:r>
              <w:rPr>
                <w:shd w:val="clear" w:color="auto" w:fill="FFFFFF"/>
                <w:lang w:eastAsia="zh-CN"/>
              </w:rPr>
              <w:t>To his brother,</w:t>
            </w:r>
          </w:p>
          <w:p w14:paraId="6A2488D1" w14:textId="3B8B4F4D" w:rsidR="00347E10" w:rsidRDefault="00347E10" w:rsidP="00347E10">
            <w:pPr>
              <w:pStyle w:val="EngHang"/>
              <w:rPr>
                <w:lang w:eastAsia="zh-CN"/>
              </w:rPr>
            </w:pPr>
            <w:r>
              <w:rPr>
                <w:shd w:val="clear" w:color="auto" w:fill="FFFFFF"/>
                <w:lang w:eastAsia="zh-CN"/>
              </w:rPr>
              <w:t>The Apostle Peter,</w:t>
            </w:r>
          </w:p>
          <w:p w14:paraId="7688D3C4" w14:textId="75F3EFC1" w:rsidR="00347E10" w:rsidRPr="002A29E0" w:rsidRDefault="00347E10" w:rsidP="00347E10">
            <w:pPr>
              <w:pStyle w:val="EngHangEnd"/>
              <w:rPr>
                <w:rFonts w:ascii="Times New Roman" w:hAnsi="Times New Roman"/>
                <w:lang w:eastAsia="zh-CN"/>
              </w:rPr>
            </w:pPr>
            <w:r>
              <w:rPr>
                <w:shd w:val="clear" w:color="auto" w:fill="FFFFFF"/>
                <w:lang w:eastAsia="zh-CN"/>
              </w:rPr>
              <w:t>He now cries to us,</w:t>
            </w:r>
          </w:p>
        </w:tc>
        <w:tc>
          <w:tcPr>
            <w:tcW w:w="288" w:type="dxa"/>
          </w:tcPr>
          <w:p w14:paraId="7A3109ED" w14:textId="77777777" w:rsidR="00347E10" w:rsidRDefault="00347E10" w:rsidP="00347E10"/>
        </w:tc>
      </w:tr>
      <w:tr w:rsidR="00347E10" w14:paraId="00B1D655" w14:textId="77777777" w:rsidTr="00347E10">
        <w:trPr>
          <w:cantSplit/>
          <w:jc w:val="center"/>
        </w:trPr>
        <w:tc>
          <w:tcPr>
            <w:tcW w:w="288" w:type="dxa"/>
          </w:tcPr>
          <w:p w14:paraId="06988D36" w14:textId="77777777" w:rsidR="00347E10" w:rsidRDefault="00347E10" w:rsidP="00347E10">
            <w:pPr>
              <w:pStyle w:val="CopticCross"/>
            </w:pPr>
            <w:r w:rsidRPr="00FB5ACB">
              <w:t>¿</w:t>
            </w:r>
          </w:p>
        </w:tc>
        <w:tc>
          <w:tcPr>
            <w:tcW w:w="3960" w:type="dxa"/>
          </w:tcPr>
          <w:p w14:paraId="0BB05DF7" w14:textId="32164D36" w:rsidR="00347E10" w:rsidRDefault="00347E10" w:rsidP="00347E10">
            <w:pPr>
              <w:pStyle w:val="EngHang"/>
              <w:rPr>
                <w:shd w:val="clear" w:color="auto" w:fill="FFFFFF"/>
                <w:lang w:eastAsia="zh-CN"/>
              </w:rPr>
            </w:pPr>
            <w:r>
              <w:rPr>
                <w:shd w:val="clear" w:color="auto" w:fill="FFFFFF"/>
                <w:lang w:eastAsia="zh-CN"/>
              </w:rPr>
              <w:t>“Come, for we have found</w:t>
            </w:r>
          </w:p>
          <w:p w14:paraId="62B6A76A" w14:textId="59C0EFA6" w:rsidR="00347E10" w:rsidRDefault="00347E10" w:rsidP="00347E10">
            <w:pPr>
              <w:pStyle w:val="EngHang"/>
              <w:ind w:left="0" w:firstLine="0"/>
              <w:rPr>
                <w:shd w:val="clear" w:color="auto" w:fill="FFFFFF"/>
                <w:lang w:eastAsia="zh-CN"/>
              </w:rPr>
            </w:pPr>
            <w:r>
              <w:rPr>
                <w:shd w:val="clear" w:color="auto" w:fill="FFFFFF"/>
                <w:lang w:eastAsia="zh-CN"/>
              </w:rPr>
              <w:t>The One whom</w:t>
            </w:r>
          </w:p>
          <w:p w14:paraId="46FACA44" w14:textId="77777777" w:rsidR="00347E10" w:rsidRDefault="00347E10" w:rsidP="00347E10">
            <w:pPr>
              <w:pStyle w:val="EngHang"/>
              <w:rPr>
                <w:shd w:val="clear" w:color="auto" w:fill="FFFFFF"/>
                <w:lang w:eastAsia="zh-CN"/>
              </w:rPr>
            </w:pPr>
            <w:r>
              <w:rPr>
                <w:shd w:val="clear" w:color="auto" w:fill="FFFFFF"/>
                <w:lang w:eastAsia="zh-CN"/>
              </w:rPr>
              <w:t>The whole world</w:t>
            </w:r>
          </w:p>
          <w:p w14:paraId="5415CCD8" w14:textId="7C61CE26" w:rsidR="00347E10" w:rsidRPr="002A29E0" w:rsidRDefault="00347E10" w:rsidP="00347E10">
            <w:pPr>
              <w:pStyle w:val="EngHangEnd"/>
              <w:rPr>
                <w:rFonts w:ascii="Times New Roman" w:hAnsi="Times New Roman"/>
                <w:lang w:eastAsia="zh-CN"/>
              </w:rPr>
            </w:pPr>
            <w:r>
              <w:rPr>
                <w:shd w:val="clear" w:color="auto" w:fill="FFFFFF"/>
                <w:lang w:eastAsia="zh-CN"/>
              </w:rPr>
              <w:t>Earnestly desires!”</w:t>
            </w:r>
          </w:p>
        </w:tc>
        <w:tc>
          <w:tcPr>
            <w:tcW w:w="288" w:type="dxa"/>
          </w:tcPr>
          <w:p w14:paraId="63604E89" w14:textId="77777777" w:rsidR="00347E10" w:rsidRDefault="00347E10" w:rsidP="00347E10"/>
        </w:tc>
      </w:tr>
      <w:tr w:rsidR="00347E10" w14:paraId="37690B22" w14:textId="77777777" w:rsidTr="00347E10">
        <w:trPr>
          <w:cantSplit/>
          <w:jc w:val="center"/>
        </w:trPr>
        <w:tc>
          <w:tcPr>
            <w:tcW w:w="288" w:type="dxa"/>
          </w:tcPr>
          <w:p w14:paraId="41783852" w14:textId="77777777" w:rsidR="00347E10" w:rsidRDefault="00347E10" w:rsidP="00347E10">
            <w:pPr>
              <w:pStyle w:val="CopticCross"/>
            </w:pPr>
          </w:p>
        </w:tc>
        <w:tc>
          <w:tcPr>
            <w:tcW w:w="3960" w:type="dxa"/>
          </w:tcPr>
          <w:p w14:paraId="3C157988" w14:textId="77777777" w:rsidR="00347E10" w:rsidRDefault="00347E10" w:rsidP="00347E10">
            <w:pPr>
              <w:pStyle w:val="EngHang"/>
              <w:rPr>
                <w:shd w:val="clear" w:color="auto" w:fill="FFFFFF"/>
                <w:lang w:eastAsia="zh-CN"/>
              </w:rPr>
            </w:pPr>
            <w:r>
              <w:rPr>
                <w:shd w:val="clear" w:color="auto" w:fill="FFFFFF"/>
                <w:lang w:eastAsia="zh-CN"/>
              </w:rPr>
              <w:t>Pray to the Lord on our behalf,</w:t>
            </w:r>
          </w:p>
          <w:p w14:paraId="1EE4303F" w14:textId="73EE032A" w:rsidR="00347E10" w:rsidRDefault="00347E10" w:rsidP="00347E10">
            <w:pPr>
              <w:pStyle w:val="EngHang"/>
              <w:rPr>
                <w:shd w:val="clear" w:color="auto" w:fill="FFFFFF"/>
                <w:lang w:eastAsia="zh-CN"/>
              </w:rPr>
            </w:pPr>
            <w:r>
              <w:rPr>
                <w:shd w:val="clear" w:color="auto" w:fill="FFFFFF"/>
                <w:lang w:eastAsia="zh-CN"/>
              </w:rPr>
              <w:t>O our saintly father, the Apostle,</w:t>
            </w:r>
          </w:p>
          <w:p w14:paraId="331BB28F" w14:textId="6A6FADD4" w:rsidR="00347E10" w:rsidRDefault="00347E10" w:rsidP="00347E10">
            <w:pPr>
              <w:pStyle w:val="EngHang"/>
              <w:rPr>
                <w:lang w:eastAsia="zh-CN"/>
              </w:rPr>
            </w:pPr>
            <w:r>
              <w:rPr>
                <w:shd w:val="clear" w:color="auto" w:fill="FFFFFF"/>
                <w:lang w:eastAsia="zh-CN"/>
              </w:rPr>
              <w:t>St. Andrew, the first-called,</w:t>
            </w:r>
          </w:p>
          <w:p w14:paraId="489DF157" w14:textId="77777777" w:rsidR="00347E10" w:rsidRPr="002A29E0" w:rsidRDefault="00347E10"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6E4064D4" w14:textId="77777777" w:rsidR="00347E10" w:rsidRDefault="00347E10" w:rsidP="00347E10"/>
        </w:tc>
      </w:tr>
    </w:tbl>
    <w:p w14:paraId="2DF67188" w14:textId="77777777" w:rsidR="00495F1A" w:rsidRDefault="00495F1A" w:rsidP="00495F1A">
      <w:pPr>
        <w:pStyle w:val="Heading2"/>
        <w:rPr>
          <w:rFonts w:ascii="FreeSerifAvvaShenouda" w:hAnsi="FreeSerifAvvaShenouda" w:cs="FreeSerifAvvaShenouda"/>
        </w:rPr>
      </w:pPr>
      <w:bookmarkStart w:id="1446" w:name="_Toc410196202"/>
      <w:bookmarkStart w:id="1447" w:name="_Toc410196444"/>
      <w:bookmarkStart w:id="1448" w:name="_Toc410196946"/>
      <w:bookmarkStart w:id="1449" w:name="_Toc485884448"/>
      <w:bookmarkStart w:id="1450" w:name="_Toc485884534"/>
      <w:bookmarkStart w:id="1451" w:name="December"/>
      <w:r>
        <w:lastRenderedPageBreak/>
        <w:t>December</w:t>
      </w:r>
      <w:bookmarkEnd w:id="1446"/>
      <w:bookmarkEnd w:id="1447"/>
      <w:bookmarkEnd w:id="1448"/>
      <w:r w:rsidR="00205EA4">
        <w:t xml:space="preserve"> or </w:t>
      </w:r>
      <w:r w:rsidR="00205EA4">
        <w:rPr>
          <w:rFonts w:ascii="FreeSerifAvvaShenouda" w:hAnsi="FreeSerifAvvaShenouda" w:cs="FreeSerifAvvaShenouda"/>
        </w:rPr>
        <w:t>Ⲕⲟⲓⲁϩⲕ</w:t>
      </w:r>
      <w:bookmarkEnd w:id="1449"/>
      <w:bookmarkEnd w:id="1450"/>
    </w:p>
    <w:sdt>
      <w:sdtPr>
        <w:id w:val="1691259792"/>
        <w:docPartObj>
          <w:docPartGallery w:val="Table of Contents"/>
          <w:docPartUnique/>
        </w:docPartObj>
      </w:sdtPr>
      <w:sdtEndPr>
        <w:rPr>
          <w:b/>
          <w:bCs/>
          <w:noProof/>
        </w:rPr>
      </w:sdtEndPr>
      <w:sdtContent>
        <w:p w14:paraId="5A0A8709" w14:textId="254AE402" w:rsidR="00710C7C"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85884534" w:history="1">
            <w:r w:rsidR="00710C7C" w:rsidRPr="00A13FED">
              <w:rPr>
                <w:rStyle w:val="Hyperlink"/>
                <w:noProof/>
              </w:rPr>
              <w:t xml:space="preserve">December or </w:t>
            </w:r>
            <w:r w:rsidR="00710C7C" w:rsidRPr="00A13FED">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_Toc485884534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60EB4FA4" w14:textId="0C16B33F" w:rsidR="00710C7C" w:rsidRDefault="00365E38">
          <w:pPr>
            <w:pStyle w:val="TOC3"/>
            <w:tabs>
              <w:tab w:val="right" w:leader="dot" w:pos="8846"/>
            </w:tabs>
            <w:rPr>
              <w:rFonts w:asciiTheme="minorHAnsi" w:eastAsiaTheme="minorEastAsia" w:hAnsiTheme="minorHAnsi"/>
              <w:noProof/>
              <w:sz w:val="22"/>
              <w:lang w:val="en-US"/>
            </w:rPr>
          </w:pPr>
          <w:hyperlink w:anchor="_Toc485884535" w:history="1">
            <w:r w:rsidR="00710C7C" w:rsidRPr="00A13FED">
              <w:rPr>
                <w:rStyle w:val="Hyperlink"/>
                <w:noProof/>
              </w:rPr>
              <w:t>December 1 (2) / Koiak 5: Martyrdom of St. Victor</w:t>
            </w:r>
            <w:r w:rsidR="00710C7C">
              <w:rPr>
                <w:noProof/>
                <w:webHidden/>
              </w:rPr>
              <w:tab/>
            </w:r>
            <w:r w:rsidR="00710C7C">
              <w:rPr>
                <w:noProof/>
                <w:webHidden/>
              </w:rPr>
              <w:fldChar w:fldCharType="begin"/>
            </w:r>
            <w:r w:rsidR="00710C7C">
              <w:rPr>
                <w:noProof/>
                <w:webHidden/>
              </w:rPr>
              <w:instrText xml:space="preserve"> PAGEREF _Toc485884535 \h </w:instrText>
            </w:r>
            <w:r w:rsidR="00710C7C">
              <w:rPr>
                <w:noProof/>
                <w:webHidden/>
              </w:rPr>
            </w:r>
            <w:r w:rsidR="00710C7C">
              <w:rPr>
                <w:noProof/>
                <w:webHidden/>
              </w:rPr>
              <w:fldChar w:fldCharType="separate"/>
            </w:r>
            <w:r w:rsidR="000E2EAC">
              <w:rPr>
                <w:noProof/>
                <w:webHidden/>
              </w:rPr>
              <w:t>847</w:t>
            </w:r>
            <w:r w:rsidR="00710C7C">
              <w:rPr>
                <w:noProof/>
                <w:webHidden/>
              </w:rPr>
              <w:fldChar w:fldCharType="end"/>
            </w:r>
          </w:hyperlink>
        </w:p>
        <w:p w14:paraId="3E5B2B95" w14:textId="08074581" w:rsidR="00710C7C" w:rsidRDefault="00365E38">
          <w:pPr>
            <w:pStyle w:val="TOC3"/>
            <w:tabs>
              <w:tab w:val="right" w:leader="dot" w:pos="8846"/>
            </w:tabs>
            <w:rPr>
              <w:rFonts w:asciiTheme="minorHAnsi" w:eastAsiaTheme="minorEastAsia" w:hAnsiTheme="minorHAnsi"/>
              <w:noProof/>
              <w:sz w:val="22"/>
              <w:lang w:val="en-US"/>
            </w:rPr>
          </w:pPr>
          <w:hyperlink w:anchor="_Toc485884536" w:history="1">
            <w:r w:rsidR="00710C7C" w:rsidRPr="00A13FED">
              <w:rPr>
                <w:rStyle w:val="Hyperlink"/>
                <w:noProof/>
              </w:rPr>
              <w:t>December 2 (3) / Koiak 6: Pope Abraam the Syrian</w:t>
            </w:r>
            <w:r w:rsidR="00710C7C">
              <w:rPr>
                <w:noProof/>
                <w:webHidden/>
              </w:rPr>
              <w:tab/>
            </w:r>
            <w:r w:rsidR="00710C7C">
              <w:rPr>
                <w:noProof/>
                <w:webHidden/>
              </w:rPr>
              <w:fldChar w:fldCharType="begin"/>
            </w:r>
            <w:r w:rsidR="00710C7C">
              <w:rPr>
                <w:noProof/>
                <w:webHidden/>
              </w:rPr>
              <w:instrText xml:space="preserve"> PAGEREF _Toc485884536 \h </w:instrText>
            </w:r>
            <w:r w:rsidR="00710C7C">
              <w:rPr>
                <w:noProof/>
                <w:webHidden/>
              </w:rPr>
            </w:r>
            <w:r w:rsidR="00710C7C">
              <w:rPr>
                <w:noProof/>
                <w:webHidden/>
              </w:rPr>
              <w:fldChar w:fldCharType="separate"/>
            </w:r>
            <w:r w:rsidR="000E2EAC">
              <w:rPr>
                <w:noProof/>
                <w:webHidden/>
              </w:rPr>
              <w:t>848</w:t>
            </w:r>
            <w:r w:rsidR="00710C7C">
              <w:rPr>
                <w:noProof/>
                <w:webHidden/>
              </w:rPr>
              <w:fldChar w:fldCharType="end"/>
            </w:r>
          </w:hyperlink>
        </w:p>
        <w:p w14:paraId="4AA3C746" w14:textId="5E988482" w:rsidR="00710C7C" w:rsidRDefault="00365E38">
          <w:pPr>
            <w:pStyle w:val="TOC3"/>
            <w:tabs>
              <w:tab w:val="right" w:leader="dot" w:pos="8846"/>
            </w:tabs>
            <w:rPr>
              <w:rFonts w:asciiTheme="minorHAnsi" w:eastAsiaTheme="minorEastAsia" w:hAnsiTheme="minorHAnsi"/>
              <w:noProof/>
              <w:sz w:val="22"/>
              <w:lang w:val="en-US"/>
            </w:rPr>
          </w:pPr>
          <w:hyperlink w:anchor="_Toc485884537" w:history="1">
            <w:r w:rsidR="00710C7C" w:rsidRPr="00A13FED">
              <w:rPr>
                <w:rStyle w:val="Hyperlink"/>
                <w:noProof/>
              </w:rPr>
              <w:t>December 4 (5) / Koiak 8: The Martyrdom of Sts. Barbara and Juliana</w:t>
            </w:r>
            <w:r w:rsidR="00710C7C">
              <w:rPr>
                <w:noProof/>
                <w:webHidden/>
              </w:rPr>
              <w:tab/>
            </w:r>
            <w:r w:rsidR="00710C7C">
              <w:rPr>
                <w:noProof/>
                <w:webHidden/>
              </w:rPr>
              <w:fldChar w:fldCharType="begin"/>
            </w:r>
            <w:r w:rsidR="00710C7C">
              <w:rPr>
                <w:noProof/>
                <w:webHidden/>
              </w:rPr>
              <w:instrText xml:space="preserve"> PAGEREF _Toc485884537 \h </w:instrText>
            </w:r>
            <w:r w:rsidR="00710C7C">
              <w:rPr>
                <w:noProof/>
                <w:webHidden/>
              </w:rPr>
            </w:r>
            <w:r w:rsidR="00710C7C">
              <w:rPr>
                <w:noProof/>
                <w:webHidden/>
              </w:rPr>
              <w:fldChar w:fldCharType="separate"/>
            </w:r>
            <w:r w:rsidR="000E2EAC">
              <w:rPr>
                <w:noProof/>
                <w:webHidden/>
              </w:rPr>
              <w:t>849</w:t>
            </w:r>
            <w:r w:rsidR="00710C7C">
              <w:rPr>
                <w:noProof/>
                <w:webHidden/>
              </w:rPr>
              <w:fldChar w:fldCharType="end"/>
            </w:r>
          </w:hyperlink>
        </w:p>
        <w:p w14:paraId="0820A199" w14:textId="1ED934C1" w:rsidR="00710C7C" w:rsidRDefault="00365E38">
          <w:pPr>
            <w:pStyle w:val="TOC3"/>
            <w:tabs>
              <w:tab w:val="right" w:leader="dot" w:pos="8846"/>
            </w:tabs>
            <w:rPr>
              <w:rFonts w:asciiTheme="minorHAnsi" w:eastAsiaTheme="minorEastAsia" w:hAnsiTheme="minorHAnsi"/>
              <w:noProof/>
              <w:sz w:val="22"/>
              <w:lang w:val="en-US"/>
            </w:rPr>
          </w:pPr>
          <w:hyperlink w:anchor="_Toc485884538" w:history="1">
            <w:r w:rsidR="00710C7C" w:rsidRPr="00A13FED">
              <w:rPr>
                <w:rStyle w:val="Hyperlink"/>
                <w:noProof/>
              </w:rPr>
              <w:t>December 4 (5) / Koiak 8: Also St. Samuel the Confessor</w:t>
            </w:r>
            <w:r w:rsidR="00710C7C">
              <w:rPr>
                <w:noProof/>
                <w:webHidden/>
              </w:rPr>
              <w:tab/>
            </w:r>
            <w:r w:rsidR="00710C7C">
              <w:rPr>
                <w:noProof/>
                <w:webHidden/>
              </w:rPr>
              <w:fldChar w:fldCharType="begin"/>
            </w:r>
            <w:r w:rsidR="00710C7C">
              <w:rPr>
                <w:noProof/>
                <w:webHidden/>
              </w:rPr>
              <w:instrText xml:space="preserve"> PAGEREF _Toc485884538 \h </w:instrText>
            </w:r>
            <w:r w:rsidR="00710C7C">
              <w:rPr>
                <w:noProof/>
                <w:webHidden/>
              </w:rPr>
            </w:r>
            <w:r w:rsidR="00710C7C">
              <w:rPr>
                <w:noProof/>
                <w:webHidden/>
              </w:rPr>
              <w:fldChar w:fldCharType="separate"/>
            </w:r>
            <w:r w:rsidR="000E2EAC">
              <w:rPr>
                <w:noProof/>
                <w:webHidden/>
              </w:rPr>
              <w:t>851</w:t>
            </w:r>
            <w:r w:rsidR="00710C7C">
              <w:rPr>
                <w:noProof/>
                <w:webHidden/>
              </w:rPr>
              <w:fldChar w:fldCharType="end"/>
            </w:r>
          </w:hyperlink>
        </w:p>
        <w:p w14:paraId="66E423E6" w14:textId="0865170A" w:rsidR="00710C7C" w:rsidRDefault="00365E38">
          <w:pPr>
            <w:pStyle w:val="TOC3"/>
            <w:tabs>
              <w:tab w:val="right" w:leader="dot" w:pos="8846"/>
            </w:tabs>
            <w:rPr>
              <w:rFonts w:asciiTheme="minorHAnsi" w:eastAsiaTheme="minorEastAsia" w:hAnsiTheme="minorHAnsi"/>
              <w:noProof/>
              <w:sz w:val="22"/>
              <w:lang w:val="en-US"/>
            </w:rPr>
          </w:pPr>
          <w:hyperlink w:anchor="_Toc485884539" w:history="1">
            <w:r w:rsidR="00710C7C" w:rsidRPr="00A13FED">
              <w:rPr>
                <w:rStyle w:val="Hyperlink"/>
                <w:noProof/>
              </w:rPr>
              <w:t>December 6 (7) / Koiak 10: St. Nicholas</w:t>
            </w:r>
            <w:r w:rsidR="00710C7C">
              <w:rPr>
                <w:noProof/>
                <w:webHidden/>
              </w:rPr>
              <w:tab/>
            </w:r>
            <w:r w:rsidR="00710C7C">
              <w:rPr>
                <w:noProof/>
                <w:webHidden/>
              </w:rPr>
              <w:fldChar w:fldCharType="begin"/>
            </w:r>
            <w:r w:rsidR="00710C7C">
              <w:rPr>
                <w:noProof/>
                <w:webHidden/>
              </w:rPr>
              <w:instrText xml:space="preserve"> PAGEREF _Toc485884539 \h </w:instrText>
            </w:r>
            <w:r w:rsidR="00710C7C">
              <w:rPr>
                <w:noProof/>
                <w:webHidden/>
              </w:rPr>
            </w:r>
            <w:r w:rsidR="00710C7C">
              <w:rPr>
                <w:noProof/>
                <w:webHidden/>
              </w:rPr>
              <w:fldChar w:fldCharType="separate"/>
            </w:r>
            <w:r w:rsidR="000E2EAC">
              <w:rPr>
                <w:noProof/>
                <w:webHidden/>
              </w:rPr>
              <w:t>852</w:t>
            </w:r>
            <w:r w:rsidR="00710C7C">
              <w:rPr>
                <w:noProof/>
                <w:webHidden/>
              </w:rPr>
              <w:fldChar w:fldCharType="end"/>
            </w:r>
          </w:hyperlink>
        </w:p>
        <w:p w14:paraId="59422D08" w14:textId="6B00928B" w:rsidR="00710C7C" w:rsidRDefault="00365E38">
          <w:pPr>
            <w:pStyle w:val="TOC3"/>
            <w:tabs>
              <w:tab w:val="right" w:leader="dot" w:pos="8846"/>
            </w:tabs>
            <w:rPr>
              <w:rFonts w:asciiTheme="minorHAnsi" w:eastAsiaTheme="minorEastAsia" w:hAnsiTheme="minorHAnsi"/>
              <w:noProof/>
              <w:sz w:val="22"/>
              <w:lang w:val="en-US"/>
            </w:rPr>
          </w:pPr>
          <w:hyperlink w:anchor="_Toc485884540" w:history="1">
            <w:r w:rsidR="00710C7C" w:rsidRPr="00A13FED">
              <w:rPr>
                <w:rStyle w:val="Hyperlink"/>
                <w:noProof/>
              </w:rPr>
              <w:t>December 6 (7) / Koiak 10: Relocation of St. Severus’ Relics</w:t>
            </w:r>
            <w:r w:rsidR="00710C7C">
              <w:rPr>
                <w:noProof/>
                <w:webHidden/>
              </w:rPr>
              <w:tab/>
            </w:r>
            <w:r w:rsidR="00710C7C">
              <w:rPr>
                <w:noProof/>
                <w:webHidden/>
              </w:rPr>
              <w:fldChar w:fldCharType="begin"/>
            </w:r>
            <w:r w:rsidR="00710C7C">
              <w:rPr>
                <w:noProof/>
                <w:webHidden/>
              </w:rPr>
              <w:instrText xml:space="preserve"> PAGEREF _Toc485884540 \h </w:instrText>
            </w:r>
            <w:r w:rsidR="00710C7C">
              <w:rPr>
                <w:noProof/>
                <w:webHidden/>
              </w:rPr>
            </w:r>
            <w:r w:rsidR="00710C7C">
              <w:rPr>
                <w:noProof/>
                <w:webHidden/>
              </w:rPr>
              <w:fldChar w:fldCharType="separate"/>
            </w:r>
            <w:r w:rsidR="000E2EAC">
              <w:rPr>
                <w:noProof/>
                <w:webHidden/>
              </w:rPr>
              <w:t>853</w:t>
            </w:r>
            <w:r w:rsidR="00710C7C">
              <w:rPr>
                <w:noProof/>
                <w:webHidden/>
              </w:rPr>
              <w:fldChar w:fldCharType="end"/>
            </w:r>
          </w:hyperlink>
        </w:p>
        <w:p w14:paraId="5AC67D1F" w14:textId="564F0B91" w:rsidR="00710C7C" w:rsidRDefault="00365E38">
          <w:pPr>
            <w:pStyle w:val="TOC3"/>
            <w:tabs>
              <w:tab w:val="right" w:leader="dot" w:pos="8846"/>
            </w:tabs>
            <w:rPr>
              <w:rFonts w:asciiTheme="minorHAnsi" w:eastAsiaTheme="minorEastAsia" w:hAnsiTheme="minorHAnsi"/>
              <w:noProof/>
              <w:sz w:val="22"/>
              <w:lang w:val="en-US"/>
            </w:rPr>
          </w:pPr>
          <w:hyperlink w:anchor="_Toc485884541" w:history="1">
            <w:r w:rsidR="00710C7C" w:rsidRPr="00A13FED">
              <w:rPr>
                <w:rStyle w:val="Hyperlink"/>
                <w:noProof/>
              </w:rPr>
              <w:t>December 7 (8) / Koiak 11: St. Ambrose</w:t>
            </w:r>
            <w:r w:rsidR="00710C7C">
              <w:rPr>
                <w:noProof/>
                <w:webHidden/>
              </w:rPr>
              <w:tab/>
            </w:r>
            <w:r w:rsidR="00710C7C">
              <w:rPr>
                <w:noProof/>
                <w:webHidden/>
              </w:rPr>
              <w:fldChar w:fldCharType="begin"/>
            </w:r>
            <w:r w:rsidR="00710C7C">
              <w:rPr>
                <w:noProof/>
                <w:webHidden/>
              </w:rPr>
              <w:instrText xml:space="preserve"> PAGEREF _Toc485884541 \h </w:instrText>
            </w:r>
            <w:r w:rsidR="00710C7C">
              <w:rPr>
                <w:noProof/>
                <w:webHidden/>
              </w:rPr>
            </w:r>
            <w:r w:rsidR="00710C7C">
              <w:rPr>
                <w:noProof/>
                <w:webHidden/>
              </w:rPr>
              <w:fldChar w:fldCharType="separate"/>
            </w:r>
            <w:r w:rsidR="000E2EAC">
              <w:rPr>
                <w:noProof/>
                <w:webHidden/>
              </w:rPr>
              <w:t>853</w:t>
            </w:r>
            <w:r w:rsidR="00710C7C">
              <w:rPr>
                <w:noProof/>
                <w:webHidden/>
              </w:rPr>
              <w:fldChar w:fldCharType="end"/>
            </w:r>
          </w:hyperlink>
        </w:p>
        <w:p w14:paraId="0BBAF9B6" w14:textId="6FE1FD93" w:rsidR="00710C7C" w:rsidRDefault="00365E38">
          <w:pPr>
            <w:pStyle w:val="TOC3"/>
            <w:tabs>
              <w:tab w:val="right" w:leader="dot" w:pos="8846"/>
            </w:tabs>
            <w:rPr>
              <w:rFonts w:asciiTheme="minorHAnsi" w:eastAsiaTheme="minorEastAsia" w:hAnsiTheme="minorHAnsi"/>
              <w:noProof/>
              <w:sz w:val="22"/>
              <w:lang w:val="en-US"/>
            </w:rPr>
          </w:pPr>
          <w:hyperlink w:anchor="_Toc485884542" w:history="1">
            <w:r w:rsidR="00710C7C" w:rsidRPr="00A13FED">
              <w:rPr>
                <w:rStyle w:val="Hyperlink"/>
                <w:noProof/>
              </w:rPr>
              <w:t>December 8 (9) / Koiak 12: Commemoration of Archangel Michael</w:t>
            </w:r>
            <w:r w:rsidR="00710C7C">
              <w:rPr>
                <w:noProof/>
                <w:webHidden/>
              </w:rPr>
              <w:tab/>
            </w:r>
            <w:r w:rsidR="00710C7C">
              <w:rPr>
                <w:noProof/>
                <w:webHidden/>
              </w:rPr>
              <w:fldChar w:fldCharType="begin"/>
            </w:r>
            <w:r w:rsidR="00710C7C">
              <w:rPr>
                <w:noProof/>
                <w:webHidden/>
              </w:rPr>
              <w:instrText xml:space="preserve"> PAGEREF _Toc485884542 \h </w:instrText>
            </w:r>
            <w:r w:rsidR="00710C7C">
              <w:rPr>
                <w:noProof/>
                <w:webHidden/>
              </w:rPr>
            </w:r>
            <w:r w:rsidR="00710C7C">
              <w:rPr>
                <w:noProof/>
                <w:webHidden/>
              </w:rPr>
              <w:fldChar w:fldCharType="separate"/>
            </w:r>
            <w:r w:rsidR="000E2EAC">
              <w:rPr>
                <w:noProof/>
                <w:webHidden/>
              </w:rPr>
              <w:t>854</w:t>
            </w:r>
            <w:r w:rsidR="00710C7C">
              <w:rPr>
                <w:noProof/>
                <w:webHidden/>
              </w:rPr>
              <w:fldChar w:fldCharType="end"/>
            </w:r>
          </w:hyperlink>
        </w:p>
        <w:p w14:paraId="1F0A80BA" w14:textId="1C6B2421" w:rsidR="00710C7C" w:rsidRDefault="00365E38">
          <w:pPr>
            <w:pStyle w:val="TOC3"/>
            <w:tabs>
              <w:tab w:val="right" w:leader="dot" w:pos="8846"/>
            </w:tabs>
            <w:rPr>
              <w:rFonts w:asciiTheme="minorHAnsi" w:eastAsiaTheme="minorEastAsia" w:hAnsiTheme="minorHAnsi"/>
              <w:noProof/>
              <w:sz w:val="22"/>
              <w:lang w:val="en-US"/>
            </w:rPr>
          </w:pPr>
          <w:hyperlink w:anchor="_Toc485884543" w:history="1">
            <w:r w:rsidR="00710C7C" w:rsidRPr="00A13FED">
              <w:rPr>
                <w:rStyle w:val="Hyperlink"/>
                <w:noProof/>
              </w:rPr>
              <w:t>December 11 (12) / Koiak 15: St. Gregory the Armenian</w:t>
            </w:r>
            <w:r w:rsidR="00710C7C">
              <w:rPr>
                <w:noProof/>
                <w:webHidden/>
              </w:rPr>
              <w:tab/>
            </w:r>
            <w:r w:rsidR="00710C7C">
              <w:rPr>
                <w:noProof/>
                <w:webHidden/>
              </w:rPr>
              <w:fldChar w:fldCharType="begin"/>
            </w:r>
            <w:r w:rsidR="00710C7C">
              <w:rPr>
                <w:noProof/>
                <w:webHidden/>
              </w:rPr>
              <w:instrText xml:space="preserve"> PAGEREF _Toc485884543 \h </w:instrText>
            </w:r>
            <w:r w:rsidR="00710C7C">
              <w:rPr>
                <w:noProof/>
                <w:webHidden/>
              </w:rPr>
            </w:r>
            <w:r w:rsidR="00710C7C">
              <w:rPr>
                <w:noProof/>
                <w:webHidden/>
              </w:rPr>
              <w:fldChar w:fldCharType="separate"/>
            </w:r>
            <w:r w:rsidR="000E2EAC">
              <w:rPr>
                <w:noProof/>
                <w:webHidden/>
              </w:rPr>
              <w:t>854</w:t>
            </w:r>
            <w:r w:rsidR="00710C7C">
              <w:rPr>
                <w:noProof/>
                <w:webHidden/>
              </w:rPr>
              <w:fldChar w:fldCharType="end"/>
            </w:r>
          </w:hyperlink>
        </w:p>
        <w:p w14:paraId="70F92F97" w14:textId="591149DA" w:rsidR="00710C7C" w:rsidRDefault="00365E38">
          <w:pPr>
            <w:pStyle w:val="TOC3"/>
            <w:tabs>
              <w:tab w:val="right" w:leader="dot" w:pos="8846"/>
            </w:tabs>
            <w:rPr>
              <w:rFonts w:asciiTheme="minorHAnsi" w:eastAsiaTheme="minorEastAsia" w:hAnsiTheme="minorHAnsi"/>
              <w:noProof/>
              <w:sz w:val="22"/>
              <w:lang w:val="en-US"/>
            </w:rPr>
          </w:pPr>
          <w:hyperlink w:anchor="_Toc485884544" w:history="1">
            <w:r w:rsidR="00710C7C" w:rsidRPr="00A13FED">
              <w:rPr>
                <w:rStyle w:val="Hyperlink"/>
                <w:noProof/>
              </w:rPr>
              <w:t>December 12 (13) / Koiak 16: Saint Spyridon</w:t>
            </w:r>
            <w:r w:rsidR="00710C7C">
              <w:rPr>
                <w:noProof/>
                <w:webHidden/>
              </w:rPr>
              <w:tab/>
            </w:r>
            <w:r w:rsidR="00710C7C">
              <w:rPr>
                <w:noProof/>
                <w:webHidden/>
              </w:rPr>
              <w:fldChar w:fldCharType="begin"/>
            </w:r>
            <w:r w:rsidR="00710C7C">
              <w:rPr>
                <w:noProof/>
                <w:webHidden/>
              </w:rPr>
              <w:instrText xml:space="preserve"> PAGEREF _Toc485884544 \h </w:instrText>
            </w:r>
            <w:r w:rsidR="00710C7C">
              <w:rPr>
                <w:noProof/>
                <w:webHidden/>
              </w:rPr>
            </w:r>
            <w:r w:rsidR="00710C7C">
              <w:rPr>
                <w:noProof/>
                <w:webHidden/>
              </w:rPr>
              <w:fldChar w:fldCharType="separate"/>
            </w:r>
            <w:r w:rsidR="000E2EAC">
              <w:rPr>
                <w:noProof/>
                <w:webHidden/>
              </w:rPr>
              <w:t>855</w:t>
            </w:r>
            <w:r w:rsidR="00710C7C">
              <w:rPr>
                <w:noProof/>
                <w:webHidden/>
              </w:rPr>
              <w:fldChar w:fldCharType="end"/>
            </w:r>
          </w:hyperlink>
        </w:p>
        <w:p w14:paraId="22A3B3C3" w14:textId="67311165" w:rsidR="00710C7C" w:rsidRDefault="00365E38">
          <w:pPr>
            <w:pStyle w:val="TOC3"/>
            <w:tabs>
              <w:tab w:val="right" w:leader="dot" w:pos="8846"/>
            </w:tabs>
            <w:rPr>
              <w:rFonts w:asciiTheme="minorHAnsi" w:eastAsiaTheme="minorEastAsia" w:hAnsiTheme="minorHAnsi"/>
              <w:noProof/>
              <w:sz w:val="22"/>
              <w:lang w:val="en-US"/>
            </w:rPr>
          </w:pPr>
          <w:hyperlink w:anchor="_Toc485884545" w:history="1">
            <w:r w:rsidR="00710C7C" w:rsidRPr="00A13FED">
              <w:rPr>
                <w:rStyle w:val="Hyperlink"/>
                <w:noProof/>
              </w:rPr>
              <w:t>December 17 (18) / Koiak 21: Commemoration of the Theotokos</w:t>
            </w:r>
            <w:r w:rsidR="00710C7C">
              <w:rPr>
                <w:noProof/>
                <w:webHidden/>
              </w:rPr>
              <w:tab/>
            </w:r>
            <w:r w:rsidR="00710C7C">
              <w:rPr>
                <w:noProof/>
                <w:webHidden/>
              </w:rPr>
              <w:fldChar w:fldCharType="begin"/>
            </w:r>
            <w:r w:rsidR="00710C7C">
              <w:rPr>
                <w:noProof/>
                <w:webHidden/>
              </w:rPr>
              <w:instrText xml:space="preserve"> PAGEREF _Toc485884545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7D33F5B6" w14:textId="0A6530F8" w:rsidR="00710C7C" w:rsidRDefault="00365E38">
          <w:pPr>
            <w:pStyle w:val="TOC3"/>
            <w:tabs>
              <w:tab w:val="right" w:leader="dot" w:pos="8846"/>
            </w:tabs>
            <w:rPr>
              <w:rFonts w:asciiTheme="minorHAnsi" w:eastAsiaTheme="minorEastAsia" w:hAnsiTheme="minorHAnsi"/>
              <w:noProof/>
              <w:sz w:val="22"/>
              <w:lang w:val="en-US"/>
            </w:rPr>
          </w:pPr>
          <w:hyperlink w:anchor="_Toc485884546" w:history="1">
            <w:r w:rsidR="00710C7C" w:rsidRPr="00A13FED">
              <w:rPr>
                <w:rStyle w:val="Hyperlink"/>
                <w:noProof/>
              </w:rPr>
              <w:t>December 17 (18) / Koiak 21: Also the Martyrdom of St. Barnabas, one of the Seventy Two</w:t>
            </w:r>
            <w:r w:rsidR="00710C7C">
              <w:rPr>
                <w:noProof/>
                <w:webHidden/>
              </w:rPr>
              <w:tab/>
            </w:r>
            <w:r w:rsidR="00710C7C">
              <w:rPr>
                <w:noProof/>
                <w:webHidden/>
              </w:rPr>
              <w:fldChar w:fldCharType="begin"/>
            </w:r>
            <w:r w:rsidR="00710C7C">
              <w:rPr>
                <w:noProof/>
                <w:webHidden/>
              </w:rPr>
              <w:instrText xml:space="preserve"> PAGEREF _Toc485884546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4D6637F5" w14:textId="11668669" w:rsidR="00710C7C" w:rsidRDefault="00365E38">
          <w:pPr>
            <w:pStyle w:val="TOC3"/>
            <w:tabs>
              <w:tab w:val="right" w:leader="dot" w:pos="8846"/>
            </w:tabs>
            <w:rPr>
              <w:rFonts w:asciiTheme="minorHAnsi" w:eastAsiaTheme="minorEastAsia" w:hAnsiTheme="minorHAnsi"/>
              <w:noProof/>
              <w:sz w:val="22"/>
              <w:lang w:val="en-US"/>
            </w:rPr>
          </w:pPr>
          <w:hyperlink w:anchor="_Toc485884547" w:history="1">
            <w:r w:rsidR="00710C7C" w:rsidRPr="00A13FED">
              <w:rPr>
                <w:rStyle w:val="Hyperlink"/>
                <w:noProof/>
              </w:rPr>
              <w:t>December 18 (19) / Koiak 22: Archangel Gabriel (Consecration)</w:t>
            </w:r>
            <w:r w:rsidR="00710C7C">
              <w:rPr>
                <w:noProof/>
                <w:webHidden/>
              </w:rPr>
              <w:tab/>
            </w:r>
            <w:r w:rsidR="00710C7C">
              <w:rPr>
                <w:noProof/>
                <w:webHidden/>
              </w:rPr>
              <w:fldChar w:fldCharType="begin"/>
            </w:r>
            <w:r w:rsidR="00710C7C">
              <w:rPr>
                <w:noProof/>
                <w:webHidden/>
              </w:rPr>
              <w:instrText xml:space="preserve"> PAGEREF _Toc485884547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657DA11F" w14:textId="04BBA7C5" w:rsidR="00710C7C" w:rsidRDefault="00365E38">
          <w:pPr>
            <w:pStyle w:val="TOC3"/>
            <w:tabs>
              <w:tab w:val="right" w:leader="dot" w:pos="8846"/>
            </w:tabs>
            <w:rPr>
              <w:rFonts w:asciiTheme="minorHAnsi" w:eastAsiaTheme="minorEastAsia" w:hAnsiTheme="minorHAnsi"/>
              <w:noProof/>
              <w:sz w:val="22"/>
              <w:lang w:val="en-US"/>
            </w:rPr>
          </w:pPr>
          <w:hyperlink w:anchor="_Toc485884548" w:history="1">
            <w:r w:rsidR="00710C7C" w:rsidRPr="00A13FED">
              <w:rPr>
                <w:rStyle w:val="Hyperlink"/>
                <w:noProof/>
              </w:rPr>
              <w:t>December 20 (21) / Koiak 24: St. Ignatius of Antioch</w:t>
            </w:r>
            <w:r w:rsidR="00710C7C">
              <w:rPr>
                <w:noProof/>
                <w:webHidden/>
              </w:rPr>
              <w:tab/>
            </w:r>
            <w:r w:rsidR="00710C7C">
              <w:rPr>
                <w:noProof/>
                <w:webHidden/>
              </w:rPr>
              <w:fldChar w:fldCharType="begin"/>
            </w:r>
            <w:r w:rsidR="00710C7C">
              <w:rPr>
                <w:noProof/>
                <w:webHidden/>
              </w:rPr>
              <w:instrText xml:space="preserve"> PAGEREF _Toc485884548 \h </w:instrText>
            </w:r>
            <w:r w:rsidR="00710C7C">
              <w:rPr>
                <w:noProof/>
                <w:webHidden/>
              </w:rPr>
            </w:r>
            <w:r w:rsidR="00710C7C">
              <w:rPr>
                <w:noProof/>
                <w:webHidden/>
              </w:rPr>
              <w:fldChar w:fldCharType="separate"/>
            </w:r>
            <w:r w:rsidR="000E2EAC">
              <w:rPr>
                <w:noProof/>
                <w:webHidden/>
              </w:rPr>
              <w:t>857</w:t>
            </w:r>
            <w:r w:rsidR="00710C7C">
              <w:rPr>
                <w:noProof/>
                <w:webHidden/>
              </w:rPr>
              <w:fldChar w:fldCharType="end"/>
            </w:r>
          </w:hyperlink>
        </w:p>
        <w:p w14:paraId="1F9B0A6A" w14:textId="17BBB456" w:rsidR="00710C7C" w:rsidRDefault="00365E38">
          <w:pPr>
            <w:pStyle w:val="TOC3"/>
            <w:tabs>
              <w:tab w:val="right" w:leader="dot" w:pos="8846"/>
            </w:tabs>
            <w:rPr>
              <w:rFonts w:asciiTheme="minorHAnsi" w:eastAsiaTheme="minorEastAsia" w:hAnsiTheme="minorHAnsi"/>
              <w:noProof/>
              <w:sz w:val="22"/>
              <w:lang w:val="en-US"/>
            </w:rPr>
          </w:pPr>
          <w:hyperlink w:anchor="_Toc485884549" w:history="1">
            <w:r w:rsidR="00710C7C" w:rsidRPr="00A13FED">
              <w:rPr>
                <w:rStyle w:val="Hyperlink"/>
                <w:noProof/>
              </w:rPr>
              <w:t>December 20 (21) / Koiak 24: The Birth of St. Takle Haymanot</w:t>
            </w:r>
            <w:r w:rsidR="00710C7C">
              <w:rPr>
                <w:noProof/>
                <w:webHidden/>
              </w:rPr>
              <w:tab/>
            </w:r>
            <w:r w:rsidR="00710C7C">
              <w:rPr>
                <w:noProof/>
                <w:webHidden/>
              </w:rPr>
              <w:fldChar w:fldCharType="begin"/>
            </w:r>
            <w:r w:rsidR="00710C7C">
              <w:rPr>
                <w:noProof/>
                <w:webHidden/>
              </w:rPr>
              <w:instrText xml:space="preserve"> PAGEREF _Toc485884549 \h </w:instrText>
            </w:r>
            <w:r w:rsidR="00710C7C">
              <w:rPr>
                <w:noProof/>
                <w:webHidden/>
              </w:rPr>
            </w:r>
            <w:r w:rsidR="00710C7C">
              <w:rPr>
                <w:noProof/>
                <w:webHidden/>
              </w:rPr>
              <w:fldChar w:fldCharType="separate"/>
            </w:r>
            <w:r w:rsidR="000E2EAC">
              <w:rPr>
                <w:noProof/>
                <w:webHidden/>
              </w:rPr>
              <w:t>858</w:t>
            </w:r>
            <w:r w:rsidR="00710C7C">
              <w:rPr>
                <w:noProof/>
                <w:webHidden/>
              </w:rPr>
              <w:fldChar w:fldCharType="end"/>
            </w:r>
          </w:hyperlink>
        </w:p>
        <w:p w14:paraId="19EB4A6B" w14:textId="430D4A3B" w:rsidR="00710C7C" w:rsidRDefault="00365E38">
          <w:pPr>
            <w:pStyle w:val="TOC3"/>
            <w:tabs>
              <w:tab w:val="right" w:leader="dot" w:pos="8846"/>
            </w:tabs>
            <w:rPr>
              <w:rFonts w:asciiTheme="minorHAnsi" w:eastAsiaTheme="minorEastAsia" w:hAnsiTheme="minorHAnsi"/>
              <w:noProof/>
              <w:sz w:val="22"/>
              <w:lang w:val="en-US"/>
            </w:rPr>
          </w:pPr>
          <w:hyperlink w:anchor="_Toc485884550" w:history="1">
            <w:r w:rsidR="00710C7C" w:rsidRPr="00A13FED">
              <w:rPr>
                <w:rStyle w:val="Hyperlink"/>
                <w:noProof/>
              </w:rPr>
              <w:t>December 21 (22) / Koiak 25: St. John Kami</w:t>
            </w:r>
            <w:r w:rsidR="00710C7C">
              <w:rPr>
                <w:noProof/>
                <w:webHidden/>
              </w:rPr>
              <w:tab/>
            </w:r>
            <w:r w:rsidR="00710C7C">
              <w:rPr>
                <w:noProof/>
                <w:webHidden/>
              </w:rPr>
              <w:fldChar w:fldCharType="begin"/>
            </w:r>
            <w:r w:rsidR="00710C7C">
              <w:rPr>
                <w:noProof/>
                <w:webHidden/>
              </w:rPr>
              <w:instrText xml:space="preserve"> PAGEREF _Toc485884550 \h </w:instrText>
            </w:r>
            <w:r w:rsidR="00710C7C">
              <w:rPr>
                <w:noProof/>
                <w:webHidden/>
              </w:rPr>
            </w:r>
            <w:r w:rsidR="00710C7C">
              <w:rPr>
                <w:noProof/>
                <w:webHidden/>
              </w:rPr>
              <w:fldChar w:fldCharType="separate"/>
            </w:r>
            <w:r w:rsidR="000E2EAC">
              <w:rPr>
                <w:noProof/>
                <w:webHidden/>
              </w:rPr>
              <w:t>858</w:t>
            </w:r>
            <w:r w:rsidR="00710C7C">
              <w:rPr>
                <w:noProof/>
                <w:webHidden/>
              </w:rPr>
              <w:fldChar w:fldCharType="end"/>
            </w:r>
          </w:hyperlink>
        </w:p>
        <w:p w14:paraId="7292B067" w14:textId="5410A475" w:rsidR="00710C7C" w:rsidRDefault="00365E38">
          <w:pPr>
            <w:pStyle w:val="TOC3"/>
            <w:tabs>
              <w:tab w:val="right" w:leader="dot" w:pos="8846"/>
            </w:tabs>
            <w:rPr>
              <w:rFonts w:asciiTheme="minorHAnsi" w:eastAsiaTheme="minorEastAsia" w:hAnsiTheme="minorHAnsi"/>
              <w:noProof/>
              <w:sz w:val="22"/>
              <w:lang w:val="en-US"/>
            </w:rPr>
          </w:pPr>
          <w:hyperlink w:anchor="_Toc485884551" w:history="1">
            <w:r w:rsidR="00710C7C" w:rsidRPr="00A13FED">
              <w:rPr>
                <w:rStyle w:val="Hyperlink"/>
                <w:noProof/>
              </w:rPr>
              <w:t>December 24 (25) / Koiak 28: Nativity Preparation Day</w:t>
            </w:r>
            <w:r w:rsidR="00710C7C">
              <w:rPr>
                <w:noProof/>
                <w:webHidden/>
              </w:rPr>
              <w:tab/>
            </w:r>
            <w:r w:rsidR="00710C7C">
              <w:rPr>
                <w:noProof/>
                <w:webHidden/>
              </w:rPr>
              <w:fldChar w:fldCharType="begin"/>
            </w:r>
            <w:r w:rsidR="00710C7C">
              <w:rPr>
                <w:noProof/>
                <w:webHidden/>
              </w:rPr>
              <w:instrText xml:space="preserve"> PAGEREF _Toc485884551 \h </w:instrText>
            </w:r>
            <w:r w:rsidR="00710C7C">
              <w:rPr>
                <w:noProof/>
                <w:webHidden/>
              </w:rPr>
            </w:r>
            <w:r w:rsidR="00710C7C">
              <w:rPr>
                <w:noProof/>
                <w:webHidden/>
              </w:rPr>
              <w:fldChar w:fldCharType="separate"/>
            </w:r>
            <w:r w:rsidR="000E2EAC">
              <w:rPr>
                <w:noProof/>
                <w:webHidden/>
              </w:rPr>
              <w:t>859</w:t>
            </w:r>
            <w:r w:rsidR="00710C7C">
              <w:rPr>
                <w:noProof/>
                <w:webHidden/>
              </w:rPr>
              <w:fldChar w:fldCharType="end"/>
            </w:r>
          </w:hyperlink>
        </w:p>
        <w:p w14:paraId="00864ED7" w14:textId="1D55E555" w:rsidR="00710C7C" w:rsidRDefault="00365E38">
          <w:pPr>
            <w:pStyle w:val="TOC3"/>
            <w:tabs>
              <w:tab w:val="right" w:leader="dot" w:pos="8846"/>
            </w:tabs>
            <w:rPr>
              <w:rFonts w:asciiTheme="minorHAnsi" w:eastAsiaTheme="minorEastAsia" w:hAnsiTheme="minorHAnsi"/>
              <w:noProof/>
              <w:sz w:val="22"/>
              <w:lang w:val="en-US"/>
            </w:rPr>
          </w:pPr>
          <w:hyperlink w:anchor="_Toc485884552" w:history="1">
            <w:r w:rsidR="00710C7C" w:rsidRPr="00A13FED">
              <w:rPr>
                <w:rStyle w:val="Hyperlink"/>
                <w:noProof/>
              </w:rPr>
              <w:t>December 25 (26) / Koiak 29: The Feast of the Nativity</w:t>
            </w:r>
            <w:r w:rsidR="00710C7C">
              <w:rPr>
                <w:noProof/>
                <w:webHidden/>
              </w:rPr>
              <w:tab/>
            </w:r>
            <w:r w:rsidR="00710C7C">
              <w:rPr>
                <w:noProof/>
                <w:webHidden/>
              </w:rPr>
              <w:fldChar w:fldCharType="begin"/>
            </w:r>
            <w:r w:rsidR="00710C7C">
              <w:rPr>
                <w:noProof/>
                <w:webHidden/>
              </w:rPr>
              <w:instrText xml:space="preserve"> PAGEREF _Toc485884552 \h </w:instrText>
            </w:r>
            <w:r w:rsidR="00710C7C">
              <w:rPr>
                <w:noProof/>
                <w:webHidden/>
              </w:rPr>
            </w:r>
            <w:r w:rsidR="00710C7C">
              <w:rPr>
                <w:noProof/>
                <w:webHidden/>
              </w:rPr>
              <w:fldChar w:fldCharType="separate"/>
            </w:r>
            <w:r w:rsidR="000E2EAC">
              <w:rPr>
                <w:noProof/>
                <w:webHidden/>
              </w:rPr>
              <w:t>862</w:t>
            </w:r>
            <w:r w:rsidR="00710C7C">
              <w:rPr>
                <w:noProof/>
                <w:webHidden/>
              </w:rPr>
              <w:fldChar w:fldCharType="end"/>
            </w:r>
          </w:hyperlink>
        </w:p>
        <w:p w14:paraId="3B8B457A" w14:textId="0B960267" w:rsidR="00710C7C" w:rsidRDefault="00365E38">
          <w:pPr>
            <w:pStyle w:val="TOC3"/>
            <w:tabs>
              <w:tab w:val="right" w:leader="dot" w:pos="8846"/>
            </w:tabs>
            <w:rPr>
              <w:rFonts w:asciiTheme="minorHAnsi" w:eastAsiaTheme="minorEastAsia" w:hAnsiTheme="minorHAnsi"/>
              <w:noProof/>
              <w:sz w:val="22"/>
              <w:lang w:val="en-US"/>
            </w:rPr>
          </w:pPr>
          <w:hyperlink w:anchor="_Toc485884553" w:history="1">
            <w:r w:rsidR="00710C7C" w:rsidRPr="00A13FED">
              <w:rPr>
                <w:rStyle w:val="Hyperlink"/>
                <w:noProof/>
              </w:rPr>
              <w:t>December 26 (27) / Koiak 30: The Second Day of the Feast of the Nativity</w:t>
            </w:r>
            <w:r w:rsidR="00710C7C">
              <w:rPr>
                <w:noProof/>
                <w:webHidden/>
              </w:rPr>
              <w:tab/>
            </w:r>
            <w:r w:rsidR="00710C7C">
              <w:rPr>
                <w:noProof/>
                <w:webHidden/>
              </w:rPr>
              <w:fldChar w:fldCharType="begin"/>
            </w:r>
            <w:r w:rsidR="00710C7C">
              <w:rPr>
                <w:noProof/>
                <w:webHidden/>
              </w:rPr>
              <w:instrText xml:space="preserve"> PAGEREF _Toc485884553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68F53C13" w14:textId="75D23B95" w:rsidR="00710C7C" w:rsidRDefault="00365E38">
          <w:pPr>
            <w:pStyle w:val="TOC3"/>
            <w:tabs>
              <w:tab w:val="right" w:leader="dot" w:pos="8846"/>
            </w:tabs>
            <w:rPr>
              <w:rFonts w:asciiTheme="minorHAnsi" w:eastAsiaTheme="minorEastAsia" w:hAnsiTheme="minorHAnsi"/>
              <w:noProof/>
              <w:sz w:val="22"/>
              <w:lang w:val="en-US"/>
            </w:rPr>
          </w:pPr>
          <w:hyperlink w:anchor="_Toc485884554" w:history="1">
            <w:r w:rsidR="00710C7C" w:rsidRPr="00A13FED">
              <w:rPr>
                <w:rStyle w:val="Hyperlink"/>
                <w:noProof/>
              </w:rPr>
              <w:t>December 27 (28) / Tobi 1: St. Stephen Day</w:t>
            </w:r>
            <w:r w:rsidR="00710C7C">
              <w:rPr>
                <w:noProof/>
                <w:webHidden/>
              </w:rPr>
              <w:tab/>
            </w:r>
            <w:r w:rsidR="00710C7C">
              <w:rPr>
                <w:noProof/>
                <w:webHidden/>
              </w:rPr>
              <w:fldChar w:fldCharType="begin"/>
            </w:r>
            <w:r w:rsidR="00710C7C">
              <w:rPr>
                <w:noProof/>
                <w:webHidden/>
              </w:rPr>
              <w:instrText xml:space="preserve"> PAGEREF _Toc485884554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230E99A5" w14:textId="6E955D4D" w:rsidR="00710C7C" w:rsidRDefault="00365E38">
          <w:pPr>
            <w:pStyle w:val="TOC3"/>
            <w:tabs>
              <w:tab w:val="right" w:leader="dot" w:pos="8846"/>
            </w:tabs>
            <w:rPr>
              <w:rFonts w:asciiTheme="minorHAnsi" w:eastAsiaTheme="minorEastAsia" w:hAnsiTheme="minorHAnsi"/>
              <w:noProof/>
              <w:sz w:val="22"/>
              <w:lang w:val="en-US"/>
            </w:rPr>
          </w:pPr>
          <w:hyperlink w:anchor="_Toc485884555" w:history="1">
            <w:r w:rsidR="00710C7C" w:rsidRPr="00A13FED">
              <w:rPr>
                <w:rStyle w:val="Hyperlink"/>
                <w:noProof/>
              </w:rPr>
              <w:t>December 29 (30) / Tobi 3: The One Hundred and Forty Four Thousand</w:t>
            </w:r>
            <w:r w:rsidR="00710C7C">
              <w:rPr>
                <w:noProof/>
                <w:webHidden/>
              </w:rPr>
              <w:tab/>
            </w:r>
            <w:r w:rsidR="00710C7C">
              <w:rPr>
                <w:noProof/>
                <w:webHidden/>
              </w:rPr>
              <w:fldChar w:fldCharType="begin"/>
            </w:r>
            <w:r w:rsidR="00710C7C">
              <w:rPr>
                <w:noProof/>
                <w:webHidden/>
              </w:rPr>
              <w:instrText xml:space="preserve"> PAGEREF _Toc485884555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02290245" w14:textId="0EBA0D1A" w:rsidR="00710C7C" w:rsidRDefault="00365E38">
          <w:pPr>
            <w:pStyle w:val="TOC3"/>
            <w:tabs>
              <w:tab w:val="right" w:leader="dot" w:pos="8846"/>
            </w:tabs>
            <w:rPr>
              <w:rFonts w:asciiTheme="minorHAnsi" w:eastAsiaTheme="minorEastAsia" w:hAnsiTheme="minorHAnsi"/>
              <w:noProof/>
              <w:sz w:val="22"/>
              <w:lang w:val="en-US"/>
            </w:rPr>
          </w:pPr>
          <w:hyperlink w:anchor="_Toc485884556" w:history="1">
            <w:r w:rsidR="00710C7C" w:rsidRPr="00A13FED">
              <w:rPr>
                <w:rStyle w:val="Hyperlink"/>
                <w:noProof/>
              </w:rPr>
              <w:t>December 30 (31) / Tobi 4: St. John the Evangelist</w:t>
            </w:r>
            <w:r w:rsidR="00710C7C">
              <w:rPr>
                <w:noProof/>
                <w:webHidden/>
              </w:rPr>
              <w:tab/>
            </w:r>
            <w:r w:rsidR="00710C7C">
              <w:rPr>
                <w:noProof/>
                <w:webHidden/>
              </w:rPr>
              <w:fldChar w:fldCharType="begin"/>
            </w:r>
            <w:r w:rsidR="00710C7C">
              <w:rPr>
                <w:noProof/>
                <w:webHidden/>
              </w:rPr>
              <w:instrText xml:space="preserve"> PAGEREF _Toc485884556 \h </w:instrText>
            </w:r>
            <w:r w:rsidR="00710C7C">
              <w:rPr>
                <w:noProof/>
                <w:webHidden/>
              </w:rPr>
            </w:r>
            <w:r w:rsidR="00710C7C">
              <w:rPr>
                <w:noProof/>
                <w:webHidden/>
              </w:rPr>
              <w:fldChar w:fldCharType="separate"/>
            </w:r>
            <w:r w:rsidR="000E2EAC">
              <w:rPr>
                <w:noProof/>
                <w:webHidden/>
              </w:rPr>
              <w:t>905</w:t>
            </w:r>
            <w:r w:rsidR="00710C7C">
              <w:rPr>
                <w:noProof/>
                <w:webHidden/>
              </w:rPr>
              <w:fldChar w:fldCharType="end"/>
            </w:r>
          </w:hyperlink>
        </w:p>
        <w:p w14:paraId="18168135" w14:textId="536EBB0B"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452" w:name="_Ref434478837"/>
      <w:r w:rsidR="009E261C">
        <w:t xml:space="preserve"> four Sundays before the Feast.</w:t>
      </w:r>
    </w:p>
    <w:p w14:paraId="6C63C034" w14:textId="77777777" w:rsidR="001E7A09" w:rsidRDefault="001E7A09" w:rsidP="001E7A09">
      <w:pPr>
        <w:pStyle w:val="Heading4"/>
      </w:pPr>
      <w:bookmarkStart w:id="1453"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bookmarkStart w:id="1454" w:name="_Ref485108130"/>
      <w:r>
        <w:t xml:space="preserve">The First Doxology of December or </w:t>
      </w:r>
      <w:r w:rsidRPr="006C0F49">
        <w:rPr>
          <w:rFonts w:ascii="FreeSerifAvvaShenouda" w:hAnsi="FreeSerifAvvaShenouda" w:cs="FreeSerifAvvaShenouda"/>
        </w:rPr>
        <w:t>Ⲕⲟⲓⲁϩⲕ</w:t>
      </w:r>
      <w:bookmarkEnd w:id="1452"/>
      <w:bookmarkEnd w:id="1453"/>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45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455"/>
            <w:r>
              <w:rPr>
                <w:rStyle w:val="CommentReference"/>
                <w:rFonts w:ascii="Times New Roman" w:eastAsiaTheme="minorHAnsi" w:hAnsi="Times New Roman" w:cstheme="minorBidi"/>
                <w:color w:val="auto"/>
              </w:rPr>
              <w:commentReference w:id="145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456"/>
            <w:r>
              <w:t xml:space="preserve">Announced </w:t>
            </w:r>
            <w:commentRangeEnd w:id="1456"/>
            <w:r>
              <w:rPr>
                <w:rStyle w:val="CommentReference"/>
                <w:rFonts w:ascii="Times New Roman" w:eastAsiaTheme="minorHAnsi" w:hAnsi="Times New Roman" w:cstheme="minorBidi"/>
                <w:color w:val="auto"/>
              </w:rPr>
              <w:commentReference w:id="145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lastRenderedPageBreak/>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101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45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458" w:name="_Ref434478867"/>
      <w:r>
        <w:t xml:space="preserve">The Third Doxology of December or </w:t>
      </w:r>
      <w:r w:rsidRPr="006C0F49">
        <w:rPr>
          <w:rFonts w:ascii="FreeSerifAvvaShenouda" w:hAnsi="FreeSerifAvvaShenouda" w:cs="FreeSerifAvvaShenouda"/>
        </w:rPr>
        <w:t>Ⲕⲟⲓⲁϩⲕ</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102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459" w:name="_Ref434478878"/>
      <w:r>
        <w:lastRenderedPageBreak/>
        <w:t xml:space="preserve">The Fourth Doxology of December or </w:t>
      </w:r>
      <w:r w:rsidRPr="006C0F49">
        <w:rPr>
          <w:rFonts w:ascii="FreeSerifAvvaShenouda" w:hAnsi="FreeSerifAvvaShenouda" w:cs="FreeSerifAvvaShenouda"/>
        </w:rPr>
        <w:t>Ⲕⲟⲓⲁϩⲕ</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460"/>
            <w:r>
              <w:t>He raised us with a new invitation.</w:t>
            </w:r>
            <w:commentRangeEnd w:id="1460"/>
            <w:r>
              <w:rPr>
                <w:rStyle w:val="CommentReference"/>
                <w:rFonts w:ascii="Times New Roman" w:eastAsiaTheme="minorHAnsi" w:hAnsi="Times New Roman" w:cstheme="minorBidi"/>
                <w:color w:val="auto"/>
              </w:rPr>
              <w:commentReference w:id="146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461"/>
            <w:r>
              <w:t>Bride</w:t>
            </w:r>
            <w:commentRangeEnd w:id="1461"/>
            <w:r>
              <w:rPr>
                <w:rStyle w:val="CommentReference"/>
                <w:rFonts w:ascii="Times New Roman" w:eastAsiaTheme="minorHAnsi" w:hAnsi="Times New Roman" w:cstheme="minorBidi"/>
                <w:color w:val="auto"/>
              </w:rPr>
              <w:commentReference w:id="146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462" w:name="_Ref434478888"/>
      <w:r>
        <w:lastRenderedPageBreak/>
        <w:t xml:space="preserve">The Fifth Doxology of December or </w:t>
      </w:r>
      <w:r w:rsidRPr="006C0F49">
        <w:rPr>
          <w:rFonts w:ascii="FreeSerifAvvaShenouda" w:hAnsi="FreeSerifAvvaShenouda" w:cs="FreeSerifAvvaShenouda"/>
        </w:rPr>
        <w:t>Ⲕⲟⲓⲁϩⲕ</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102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463" w:name="_Ref434478907"/>
      <w:r>
        <w:lastRenderedPageBreak/>
        <w:t xml:space="preserve">The Sixth Doxology of December or </w:t>
      </w:r>
      <w:r w:rsidRPr="006C0F49">
        <w:rPr>
          <w:rFonts w:ascii="FreeSerifAvvaShenouda" w:hAnsi="FreeSerifAvvaShenouda" w:cs="FreeSerifAvvaShenouda"/>
        </w:rPr>
        <w:t>Ⲕⲟⲓⲁϩⲕ</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lastRenderedPageBreak/>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464"/>
            <w:r>
              <w:t xml:space="preserve">return </w:t>
            </w:r>
            <w:commentRangeEnd w:id="1464"/>
            <w:r>
              <w:rPr>
                <w:rStyle w:val="CommentReference"/>
              </w:rPr>
              <w:commentReference w:id="146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lastRenderedPageBreak/>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465"/>
            <w:r>
              <w:t xml:space="preserve">confirmation </w:t>
            </w:r>
            <w:commentRangeEnd w:id="1465"/>
            <w:r>
              <w:rPr>
                <w:rStyle w:val="CommentReference"/>
              </w:rPr>
              <w:commentReference w:id="146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466" w:name="_Ref434478922"/>
      <w:r>
        <w:t xml:space="preserve">The Doxology of Archangel Gabriel for December or </w:t>
      </w:r>
      <w:r w:rsidRPr="006C0F49">
        <w:rPr>
          <w:rFonts w:ascii="FreeSerifAvvaShenouda" w:hAnsi="FreeSerifAvvaShenouda" w:cs="FreeSerifAvvaShenouda"/>
        </w:rPr>
        <w:t>Ⲕⲟⲓⲁϩⲕ</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467"/>
            <w:r>
              <w:t>Angel-evangel of Good News</w:t>
            </w:r>
            <w:commentRangeEnd w:id="1467"/>
            <w:r>
              <w:rPr>
                <w:rStyle w:val="CommentReference"/>
                <w:rFonts w:ascii="Times New Roman" w:eastAsiaTheme="minorHAnsi" w:hAnsi="Times New Roman" w:cstheme="minorBidi"/>
                <w:color w:val="auto"/>
              </w:rPr>
              <w:commentReference w:id="146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468"/>
            <w:r>
              <w:t>Hail, O full of grace</w:t>
            </w:r>
            <w:commentRangeEnd w:id="1468"/>
            <w:r>
              <w:rPr>
                <w:rStyle w:val="CommentReference"/>
                <w:rFonts w:ascii="Times New Roman" w:eastAsiaTheme="minorHAnsi" w:hAnsi="Times New Roman" w:cstheme="minorBidi"/>
                <w:color w:val="auto"/>
              </w:rPr>
              <w:commentReference w:id="146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469"/>
            <w:r>
              <w:t>Angel-Evangel</w:t>
            </w:r>
            <w:commentRangeEnd w:id="1469"/>
            <w:r>
              <w:rPr>
                <w:rStyle w:val="CommentReference"/>
                <w:rFonts w:ascii="Times New Roman" w:eastAsiaTheme="minorHAnsi" w:hAnsi="Times New Roman" w:cstheme="minorBidi"/>
                <w:color w:val="auto"/>
              </w:rPr>
              <w:commentReference w:id="146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470" w:name="_Ref434564112"/>
      <w:bookmarkStart w:id="1471" w:name="_Toc410196203"/>
      <w:bookmarkStart w:id="1472" w:name="_Toc410196445"/>
      <w:bookmarkStart w:id="1473"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lastRenderedPageBreak/>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bookmarkStart w:id="1474" w:name="_Ref485109271"/>
      <w:bookmarkStart w:id="1475" w:name="_Ref485109278"/>
      <w:bookmarkStart w:id="1476" w:name="_Toc485884535"/>
      <w:r>
        <w:t>December 1 (2) / Koiak 5: Martyrdom of St. Victor</w:t>
      </w:r>
      <w:bookmarkEnd w:id="1470"/>
      <w:bookmarkEnd w:id="1474"/>
      <w:bookmarkEnd w:id="1475"/>
      <w:bookmarkEnd w:id="1476"/>
    </w:p>
    <w:p w14:paraId="5851AA48" w14:textId="77777777" w:rsidR="00253C5F" w:rsidRDefault="00253C5F" w:rsidP="00253C5F">
      <w:pPr>
        <w:pStyle w:val="Heading4"/>
      </w:pPr>
      <w:bookmarkStart w:id="1477" w:name="_Ref434489590"/>
      <w:r>
        <w:t>The Doxology</w:t>
      </w:r>
      <w:r w:rsidR="00B46E6E">
        <w:t xml:space="preserve"> for St. Victor</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478"/>
            <w:r>
              <w:t>saint</w:t>
            </w:r>
            <w:commentRangeEnd w:id="1478"/>
            <w:r>
              <w:rPr>
                <w:rStyle w:val="CommentReference"/>
                <w:rFonts w:ascii="Times New Roman" w:eastAsiaTheme="minorHAnsi" w:hAnsi="Times New Roman" w:cstheme="minorBidi"/>
                <w:color w:val="auto"/>
              </w:rPr>
              <w:commentReference w:id="147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479" w:name="_Toc485884536"/>
      <w:r>
        <w:t>December 2 (3) / Koiak 6: Pope Abraam the Syrian</w:t>
      </w:r>
      <w:bookmarkEnd w:id="1479"/>
    </w:p>
    <w:p w14:paraId="705AECE8" w14:textId="77777777" w:rsidR="00F416C6" w:rsidRDefault="00F416C6" w:rsidP="00F416C6">
      <w:pPr>
        <w:pStyle w:val="Heading4"/>
      </w:pPr>
      <w:bookmarkStart w:id="1480" w:name="_Ref434492343"/>
      <w:r>
        <w:t>The Doxology of St. Simon the Tanner</w:t>
      </w:r>
      <w:r>
        <w:rPr>
          <w:rStyle w:val="FootnoteReference"/>
        </w:rPr>
        <w:footnoteReference w:id="1022"/>
      </w:r>
      <w:bookmarkEnd w:id="14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102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481" w:name="_Toc485884537"/>
      <w:r>
        <w:t xml:space="preserve">December 4 (5) / Koiak 8: </w:t>
      </w:r>
      <w:r w:rsidR="00743CE8">
        <w:t xml:space="preserve">The Martyrdom of </w:t>
      </w:r>
      <w:r>
        <w:t>Sts. Barbara and Juliana</w:t>
      </w:r>
      <w:bookmarkEnd w:id="1481"/>
    </w:p>
    <w:p w14:paraId="708D2111" w14:textId="7CD9674E" w:rsidR="003663F9" w:rsidRDefault="003663F9" w:rsidP="003663F9">
      <w:pPr>
        <w:pStyle w:val="Heading4"/>
      </w:pPr>
      <w:bookmarkStart w:id="1482"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483" w:name="_Ref459401359"/>
      <w:r>
        <w:t>The Doxology</w:t>
      </w:r>
      <w:r w:rsidR="00B46E6E">
        <w:t xml:space="preserve"> for Sts. Barbara and Juliana</w:t>
      </w:r>
      <w:bookmarkEnd w:id="1482"/>
      <w:bookmarkEnd w:id="1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484" w:name="_Toc485884538"/>
      <w:r>
        <w:lastRenderedPageBreak/>
        <w:t>December 4 (5) / Koiak 8: Also St. Samuel the Confessor</w:t>
      </w:r>
      <w:bookmarkEnd w:id="1484"/>
    </w:p>
    <w:p w14:paraId="2EE78AB4" w14:textId="77777777" w:rsidR="00224925" w:rsidRDefault="00224925" w:rsidP="00224925">
      <w:pPr>
        <w:pStyle w:val="Heading4"/>
      </w:pPr>
      <w:bookmarkStart w:id="1485" w:name="_Ref434491260"/>
      <w:r>
        <w:t>The Doxology</w:t>
      </w:r>
      <w:r w:rsidR="00810F04">
        <w:t xml:space="preserve"> for St. Samuel the Confessor</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102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489" w:name="_Toc485884539"/>
      <w:r>
        <w:t>December 6 (7) / Koiak 10: St. Nicholas</w:t>
      </w:r>
      <w:bookmarkEnd w:id="1489"/>
    </w:p>
    <w:p w14:paraId="6C72D403" w14:textId="3BE941B3" w:rsidR="002A29E0" w:rsidRDefault="002A29E0" w:rsidP="002A29E0">
      <w:pPr>
        <w:pStyle w:val="Heading4"/>
      </w:pPr>
      <w:bookmarkStart w:id="1490" w:name="_Ref470555294"/>
      <w:r>
        <w:t>The Doxology of St. Nicholas</w:t>
      </w:r>
      <w:r>
        <w:rPr>
          <w:rStyle w:val="FootnoteReference"/>
        </w:rPr>
        <w:footnoteReference w:id="1025"/>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bookmarkStart w:id="1491" w:name="_Toc485884540"/>
      <w:r>
        <w:t>December 6 (7) / Koiak 10: Relocation of St. Severus’ Relics</w:t>
      </w:r>
      <w:bookmarkEnd w:id="1491"/>
    </w:p>
    <w:p w14:paraId="34367220" w14:textId="5285F974"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E2EA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E2EAC">
        <w:rPr>
          <w:noProof/>
        </w:rPr>
        <w:t>773</w:t>
      </w:r>
      <w:r w:rsidR="00191A26">
        <w:fldChar w:fldCharType="end"/>
      </w:r>
      <w:r w:rsidR="00191A26">
        <w:t>.</w:t>
      </w:r>
    </w:p>
    <w:p w14:paraId="1F4B0C61" w14:textId="778FEB0B" w:rsidR="002A29E0" w:rsidRDefault="002A29E0" w:rsidP="002A29E0">
      <w:pPr>
        <w:pStyle w:val="Heading3"/>
      </w:pPr>
      <w:bookmarkStart w:id="1492" w:name="_Toc485884541"/>
      <w:r>
        <w:t>December 7 (8) / Koiak 11: St. Ambrose</w:t>
      </w:r>
      <w:bookmarkEnd w:id="1492"/>
    </w:p>
    <w:p w14:paraId="5BA1907D" w14:textId="29C3B57A" w:rsidR="002A29E0" w:rsidRDefault="002A29E0" w:rsidP="002A29E0">
      <w:pPr>
        <w:pStyle w:val="Heading4"/>
      </w:pPr>
      <w:bookmarkStart w:id="1493" w:name="_Ref470555388"/>
      <w:r>
        <w:t>The Doxology of St. Ambrose</w:t>
      </w:r>
      <w:r>
        <w:rPr>
          <w:rStyle w:val="FootnoteReference"/>
        </w:rPr>
        <w:footnoteReference w:id="1026"/>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lastRenderedPageBreak/>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bookmarkStart w:id="1494" w:name="_Toc485884542"/>
      <w:r>
        <w:t>December 8 (9) / Koiak 12: Commemoration of Archangel Michael</w:t>
      </w:r>
      <w:bookmarkEnd w:id="1494"/>
    </w:p>
    <w:p w14:paraId="4AB33F26" w14:textId="6B8C0CD1" w:rsidR="00191A26"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4B14457" w14:textId="5817E206" w:rsidR="002A29E0" w:rsidRDefault="002A29E0" w:rsidP="002A29E0">
      <w:pPr>
        <w:pStyle w:val="Heading3"/>
      </w:pPr>
      <w:bookmarkStart w:id="1495" w:name="_Toc485884543"/>
      <w:r>
        <w:t>December 11 (12) / Koiak 15: St. Gregory the Armenian</w:t>
      </w:r>
      <w:bookmarkEnd w:id="1495"/>
    </w:p>
    <w:p w14:paraId="68D305ED" w14:textId="4394EE49" w:rsidR="002A29E0" w:rsidRDefault="002A29E0" w:rsidP="002A29E0">
      <w:pPr>
        <w:pStyle w:val="Heading4"/>
      </w:pPr>
      <w:bookmarkStart w:id="1496" w:name="_Ref470555434"/>
      <w:r>
        <w:t>The Doxology of St. Gregory the Armenian</w:t>
      </w:r>
      <w:r>
        <w:rPr>
          <w:rStyle w:val="FootnoteReference"/>
        </w:rPr>
        <w:footnoteReference w:id="1027"/>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bookmarkStart w:id="1497" w:name="_Toc485884544"/>
      <w:r>
        <w:t>December 12 (13) / Koiak 16: Saint Spyridon</w:t>
      </w:r>
      <w:r>
        <w:rPr>
          <w:rStyle w:val="FootnoteReference"/>
        </w:rPr>
        <w:footnoteReference w:id="1028"/>
      </w:r>
      <w:bookmarkEnd w:id="1497"/>
    </w:p>
    <w:p w14:paraId="62C88580" w14:textId="20113B9E" w:rsidR="002A29E0" w:rsidRDefault="002A29E0" w:rsidP="002A29E0">
      <w:pPr>
        <w:pStyle w:val="Heading4"/>
      </w:pPr>
      <w:bookmarkStart w:id="1498" w:name="_Ref470555491"/>
      <w:r>
        <w:t>The Doxology of St. Spyridon</w:t>
      </w:r>
      <w:r>
        <w:rPr>
          <w:rStyle w:val="FootnoteReference"/>
        </w:rPr>
        <w:footnoteReference w:id="1029"/>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bookmarkStart w:id="1499" w:name="_Toc485884545"/>
      <w:r>
        <w:t>December 17 (18) / Koiak 21: Commemoration of the Theotokos</w:t>
      </w:r>
      <w:bookmarkEnd w:id="1499"/>
    </w:p>
    <w:p w14:paraId="2A71E82A" w14:textId="355044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EDC8594" w14:textId="77777777" w:rsidR="007F571C" w:rsidRDefault="007F571C" w:rsidP="007F571C">
      <w:pPr>
        <w:pStyle w:val="Heading3"/>
      </w:pPr>
      <w:bookmarkStart w:id="1500" w:name="_Toc485884546"/>
      <w:r>
        <w:t>December 17 (18) / Koiak 21: Also the Martyrdom of St. Barnabas, on</w:t>
      </w:r>
      <w:r w:rsidR="00743CE8">
        <w:t>e</w:t>
      </w:r>
      <w:r>
        <w:t xml:space="preserve"> of the Seventy Two</w:t>
      </w:r>
      <w:bookmarkEnd w:id="1500"/>
    </w:p>
    <w:p w14:paraId="2CFD651F" w14:textId="52C832F1" w:rsidR="007F571C" w:rsidRPr="007F571C"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01D0E63" w14:textId="77777777" w:rsidR="00CA0AB7" w:rsidRDefault="00CA0AB7" w:rsidP="00CA0AB7">
      <w:pPr>
        <w:pStyle w:val="Heading3"/>
      </w:pPr>
      <w:bookmarkStart w:id="1501" w:name="_Toc485884547"/>
      <w:r>
        <w:t>December 18 (19) / Koiak 22: Archangel Gabriel</w:t>
      </w:r>
      <w:r w:rsidR="00481AE5">
        <w:t xml:space="preserve"> (Consecration)</w:t>
      </w:r>
      <w:bookmarkEnd w:id="1501"/>
    </w:p>
    <w:p w14:paraId="45BDA150" w14:textId="2A529A45" w:rsidR="00CA0AB7" w:rsidRPr="00CA0AB7" w:rsidRDefault="002853EA" w:rsidP="002853EA">
      <w:pPr>
        <w:pStyle w:val="Rubric"/>
      </w:pPr>
      <w:r>
        <w:t xml:space="preserve">See </w:t>
      </w:r>
      <w:r>
        <w:fldChar w:fldCharType="begin"/>
      </w:r>
      <w:r>
        <w:instrText xml:space="preserve"> REF _Ref485107608 \h </w:instrText>
      </w:r>
      <w:r>
        <w:fldChar w:fldCharType="separate"/>
      </w:r>
      <w:r w:rsidR="000E2EAC">
        <w:t>March 26 / Phamenoth 30: Archangel Gabriel</w:t>
      </w:r>
      <w:r>
        <w:fldChar w:fldCharType="end"/>
      </w:r>
      <w:r w:rsidR="002409EF">
        <w:t>, page</w:t>
      </w:r>
      <w:r>
        <w:t xml:space="preserve"> </w:t>
      </w:r>
      <w:r>
        <w:fldChar w:fldCharType="begin"/>
      </w:r>
      <w:r>
        <w:instrText xml:space="preserve"> PAGEREF _Ref485107608 \h </w:instrText>
      </w:r>
      <w:r>
        <w:fldChar w:fldCharType="separate"/>
      </w:r>
      <w:r w:rsidR="000E2EAC">
        <w:rPr>
          <w:noProof/>
        </w:rPr>
        <w:t>1013</w:t>
      </w:r>
      <w:r>
        <w:fldChar w:fldCharType="end"/>
      </w:r>
      <w:r w:rsidR="00CA0AB7">
        <w:t>.</w:t>
      </w:r>
    </w:p>
    <w:p w14:paraId="78D35A39" w14:textId="31313210" w:rsidR="00D94D36" w:rsidRDefault="00D94D36" w:rsidP="00D94D36">
      <w:pPr>
        <w:pStyle w:val="Heading3"/>
      </w:pPr>
      <w:bookmarkStart w:id="1502" w:name="_Toc485884548"/>
      <w:r>
        <w:lastRenderedPageBreak/>
        <w:t>December 20 (21) / Koiak 24: St. Ignatius of Antioch</w:t>
      </w:r>
      <w:bookmarkEnd w:id="1502"/>
    </w:p>
    <w:p w14:paraId="2887E1AE" w14:textId="14F194FE" w:rsidR="00D94D36" w:rsidRDefault="00D94D36" w:rsidP="00D94D36">
      <w:pPr>
        <w:pStyle w:val="Heading4"/>
      </w:pPr>
      <w:bookmarkStart w:id="1503" w:name="_Ref472885708"/>
      <w:r>
        <w:t>The Doxology of St. Ignatius</w:t>
      </w:r>
      <w:r>
        <w:rPr>
          <w:rStyle w:val="FootnoteReference"/>
        </w:rPr>
        <w:footnoteReference w:id="1030"/>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lastRenderedPageBreak/>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bookmarkStart w:id="1504" w:name="_Toc485884549"/>
      <w:r>
        <w:t>December 20 (21) / Koiak 24: The Birth of St. Takle Haymanot</w:t>
      </w:r>
      <w:bookmarkEnd w:id="1504"/>
    </w:p>
    <w:p w14:paraId="059C80DE" w14:textId="20B104FC" w:rsidR="009F60F1" w:rsidRDefault="009F60F1" w:rsidP="009F60F1">
      <w:pPr>
        <w:pStyle w:val="Rubric"/>
      </w:pPr>
      <w:r>
        <w:t>See</w:t>
      </w:r>
      <w:r w:rsidR="006D6137">
        <w:t xml:space="preserve"> </w:t>
      </w:r>
      <w:r w:rsidR="006D6137">
        <w:fldChar w:fldCharType="begin"/>
      </w:r>
      <w:r w:rsidR="006D6137">
        <w:instrText xml:space="preserve"> REF _Ref485109122 \h </w:instrText>
      </w:r>
      <w:r w:rsidR="006D6137">
        <w:fldChar w:fldCharType="separate"/>
      </w:r>
      <w:r w:rsidR="000E2EAC">
        <w:t>August 17 / Mesori 24: Departure of St. Takle Haymanot</w:t>
      </w:r>
      <w:r w:rsidR="006D6137">
        <w:fldChar w:fldCharType="end"/>
      </w:r>
      <w:r w:rsidR="002409EF">
        <w:t>, page</w:t>
      </w:r>
      <w:r w:rsidR="006D6137">
        <w:t xml:space="preserve"> </w:t>
      </w:r>
      <w:r w:rsidR="006D6137">
        <w:fldChar w:fldCharType="begin"/>
      </w:r>
      <w:r w:rsidR="006D6137">
        <w:instrText xml:space="preserve"> PAGEREF _Ref485109128 \h </w:instrText>
      </w:r>
      <w:r w:rsidR="006D6137">
        <w:fldChar w:fldCharType="separate"/>
      </w:r>
      <w:r w:rsidR="000E2EAC">
        <w:rPr>
          <w:noProof/>
        </w:rPr>
        <w:t>1126</w:t>
      </w:r>
      <w:r w:rsidR="006D6137">
        <w:fldChar w:fldCharType="end"/>
      </w:r>
      <w:r>
        <w:t>.</w:t>
      </w:r>
    </w:p>
    <w:p w14:paraId="600875E0" w14:textId="77777777" w:rsidR="00FF5FF3" w:rsidRDefault="00FF5FF3" w:rsidP="00FF5FF3">
      <w:pPr>
        <w:pStyle w:val="Heading3"/>
      </w:pPr>
      <w:bookmarkStart w:id="1505" w:name="_Toc485884550"/>
      <w:r>
        <w:t>December 21 (22) / Koiak 25: St. John Kami</w:t>
      </w:r>
      <w:bookmarkEnd w:id="1505"/>
    </w:p>
    <w:p w14:paraId="3F9EF92D" w14:textId="77777777" w:rsidR="00810F04" w:rsidRPr="00810F04" w:rsidRDefault="00810F04" w:rsidP="00810F04">
      <w:pPr>
        <w:pStyle w:val="Heading4"/>
      </w:pPr>
      <w:bookmarkStart w:id="1506" w:name="_Ref434491108"/>
      <w:r>
        <w:t>The Doxology for St. John Kami</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lastRenderedPageBreak/>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507" w:name="_Toc485884551"/>
      <w:r>
        <w:t>December 24 (25) / Koiak 28: Nativity Preparation Day</w:t>
      </w:r>
      <w:bookmarkEnd w:id="150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508" w:name="_Ref434477504"/>
      <w:r>
        <w:lastRenderedPageBreak/>
        <w:t>The Doxology</w:t>
      </w:r>
      <w:r w:rsidR="00E21EA3">
        <w:t xml:space="preserve"> for the Preparation Day of Nativity</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509"/>
            <w:r>
              <w:t>Theotokos</w:t>
            </w:r>
            <w:commentRangeEnd w:id="1509"/>
            <w:r>
              <w:rPr>
                <w:rStyle w:val="CommentReference"/>
                <w:rFonts w:ascii="Times New Roman" w:eastAsiaTheme="minorHAnsi" w:hAnsi="Times New Roman" w:cstheme="minorBidi"/>
                <w:color w:val="auto"/>
              </w:rPr>
              <w:commentReference w:id="1509"/>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lastRenderedPageBreak/>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510" w:name="_Toc485884552"/>
      <w:r>
        <w:t>December 25 (26) / Koiak 29: The Feast of the Nativity</w:t>
      </w:r>
      <w:bookmarkEnd w:id="1510"/>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511" w:name="_Ref434477532"/>
      <w:r>
        <w:lastRenderedPageBreak/>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bookmarkStart w:id="1512" w:name="_Ref485108167"/>
      <w:r>
        <w:t xml:space="preserve">The </w:t>
      </w:r>
      <w:r w:rsidR="00C33BEB">
        <w:t xml:space="preserve">First </w:t>
      </w:r>
      <w:r>
        <w:t>Doxology</w:t>
      </w:r>
      <w:r w:rsidR="00C33BEB">
        <w:t xml:space="preserve"> for Nativity</w:t>
      </w:r>
      <w:bookmarkEnd w:id="1511"/>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lastRenderedPageBreak/>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513" w:name="_Ref434477542"/>
      <w:r>
        <w:t>The Second Doxology for Nativity</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514"/>
            <w:r>
              <w:t xml:space="preserve">rescued </w:t>
            </w:r>
            <w:commentRangeEnd w:id="1514"/>
            <w:r>
              <w:rPr>
                <w:rStyle w:val="CommentReference"/>
                <w:rFonts w:ascii="Times New Roman" w:eastAsiaTheme="minorHAnsi" w:hAnsi="Times New Roman" w:cstheme="minorBidi"/>
                <w:color w:val="auto"/>
              </w:rPr>
              <w:commentReference w:id="1514"/>
            </w:r>
            <w:r>
              <w:t>and saved us,</w:t>
            </w:r>
          </w:p>
          <w:p w14:paraId="372D1056" w14:textId="77777777" w:rsidR="00C33BEB" w:rsidRDefault="00C33BEB" w:rsidP="00C33BEB">
            <w:pPr>
              <w:pStyle w:val="EngHangEnd"/>
            </w:pPr>
            <w:commentRangeStart w:id="1515"/>
            <w:r>
              <w:t xml:space="preserve">We </w:t>
            </w:r>
            <w:commentRangeEnd w:id="1515"/>
            <w:r>
              <w:rPr>
                <w:rStyle w:val="CommentReference"/>
                <w:rFonts w:ascii="Times New Roman" w:eastAsiaTheme="minorHAnsi" w:hAnsi="Times New Roman" w:cstheme="minorBidi"/>
                <w:color w:val="auto"/>
              </w:rPr>
              <w:commentReference w:id="151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516" w:name="_Ref434477554"/>
      <w:r>
        <w:t>The Third Doxology for Nativity</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517" w:name="_Ref434475057"/>
      <w:r>
        <w:t>The Sunday Psali Adam</w:t>
      </w:r>
      <w:r w:rsidR="006C1B94">
        <w:t xml:space="preserve"> for Nativity</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lastRenderedPageBreak/>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lastRenderedPageBreak/>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lastRenderedPageBreak/>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518" w:name="_Ref434475083"/>
      <w:r>
        <w:t>The Monday Psali Adam</w:t>
      </w:r>
      <w:r w:rsidR="006C1B94">
        <w:t xml:space="preserve"> for Nativity</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lastRenderedPageBreak/>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103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lastRenderedPageBreak/>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519" w:name="_Ref434475102"/>
      <w:r>
        <w:t>The Tuesday Psali Adam</w:t>
      </w:r>
      <w:r w:rsidR="006C1B94">
        <w:t xml:space="preserve"> for Nativity</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520"/>
            <w:r>
              <w:t xml:space="preserve">Shone </w:t>
            </w:r>
            <w:commentRangeEnd w:id="1520"/>
            <w:r>
              <w:rPr>
                <w:rStyle w:val="CommentReference"/>
              </w:rPr>
              <w:commentReference w:id="152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521"/>
            <w:r>
              <w:t>All</w:t>
            </w:r>
            <w:commentRangeEnd w:id="1521"/>
            <w:r>
              <w:rPr>
                <w:rStyle w:val="CommentReference"/>
              </w:rPr>
              <w:commentReference w:id="152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lastRenderedPageBreak/>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522"/>
            <w:r>
              <w:t>seals</w:t>
            </w:r>
            <w:commentRangeEnd w:id="1522"/>
            <w:r>
              <w:rPr>
                <w:rStyle w:val="CommentReference"/>
              </w:rPr>
              <w:commentReference w:id="152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lastRenderedPageBreak/>
              <w:t>¿</w:t>
            </w:r>
          </w:p>
        </w:tc>
        <w:tc>
          <w:tcPr>
            <w:tcW w:w="3960" w:type="dxa"/>
          </w:tcPr>
          <w:p w14:paraId="1D6B040B" w14:textId="77777777" w:rsidR="002B0C7C" w:rsidRDefault="002B0C7C" w:rsidP="002B0C7C">
            <w:pPr>
              <w:pStyle w:val="EngHang"/>
            </w:pPr>
            <w:commentRangeStart w:id="1523"/>
            <w:r>
              <w:t>Tetra</w:t>
            </w:r>
            <w:commentRangeEnd w:id="1523"/>
            <w:r>
              <w:rPr>
                <w:rStyle w:val="CommentReference"/>
              </w:rPr>
              <w:commentReference w:id="152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524"/>
            <w:r>
              <w:t xml:space="preserve">flaming </w:t>
            </w:r>
            <w:commentRangeEnd w:id="1524"/>
            <w:r>
              <w:rPr>
                <w:rStyle w:val="CommentReference"/>
              </w:rPr>
              <w:commentReference w:id="152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525"/>
            <w:r>
              <w:t>disease</w:t>
            </w:r>
            <w:commentRangeEnd w:id="1525"/>
            <w:r>
              <w:rPr>
                <w:rStyle w:val="CommentReference"/>
              </w:rPr>
              <w:commentReference w:id="152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526" w:name="_Ref434475128"/>
      <w:r>
        <w:t>The Wednesday Psali Batos</w:t>
      </w:r>
      <w:r w:rsidR="006C1B94">
        <w:t xml:space="preserve"> for Nativity</w:t>
      </w:r>
      <w:bookmarkEnd w:id="1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527" w:name="_Ref434475150"/>
      <w:r>
        <w:t>The Thursday Psali Batos</w:t>
      </w:r>
      <w:r w:rsidR="006C1B94">
        <w:t xml:space="preserve"> for Nativity</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528"/>
            <w:r>
              <w:t xml:space="preserve">Isaiah </w:t>
            </w:r>
            <w:commentRangeEnd w:id="1528"/>
            <w:r>
              <w:rPr>
                <w:rStyle w:val="CommentReference"/>
              </w:rPr>
              <w:commentReference w:id="152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lastRenderedPageBreak/>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529" w:name="_Ref434475177"/>
      <w:r>
        <w:t>The Friday Psali Batos</w:t>
      </w:r>
      <w:r w:rsidR="006C1B94">
        <w:t xml:space="preserve"> for Nativity</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lastRenderedPageBreak/>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lastRenderedPageBreak/>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lastRenderedPageBreak/>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530" w:name="_Ref434475196"/>
      <w:r>
        <w:lastRenderedPageBreak/>
        <w:t>The Saturday Psali Batos</w:t>
      </w:r>
      <w:r w:rsidR="006C1B94">
        <w:t xml:space="preserve"> for Nativity</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lastRenderedPageBreak/>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lastRenderedPageBreak/>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531"/>
            <w:r>
              <w:t>For I cannot speak.</w:t>
            </w:r>
            <w:commentRangeEnd w:id="1531"/>
            <w:r>
              <w:rPr>
                <w:rStyle w:val="CommentReference"/>
              </w:rPr>
              <w:commentReference w:id="153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r>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688F61A6" w:rsidR="00CA2605" w:rsidRDefault="00CA2605" w:rsidP="00CA2605">
      <w:pPr>
        <w:pStyle w:val="Heading4"/>
      </w:pPr>
      <w:r>
        <w:t>The Paral</w:t>
      </w:r>
      <w:r w:rsidR="00432933">
        <w:t>la</w:t>
      </w:r>
      <w:r>
        <w:t>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lastRenderedPageBreak/>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lastRenderedPageBreak/>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bookmarkStart w:id="1532" w:name="_Toc485884553"/>
      <w:r>
        <w:t>December 26 (27) / Koiak 30: The Second Day of the Feast of the Nativity</w:t>
      </w:r>
      <w:bookmarkEnd w:id="153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533" w:name="_Ref434561401"/>
      <w:bookmarkStart w:id="1534" w:name="_Toc485884554"/>
      <w:r>
        <w:t>December 27 (28) / Tobi 1: St. Stephen Day</w:t>
      </w:r>
      <w:bookmarkEnd w:id="1533"/>
      <w:bookmarkEnd w:id="1534"/>
    </w:p>
    <w:p w14:paraId="1250AF95" w14:textId="7CE067E1"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E2EA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E2EAC">
        <w:rPr>
          <w:noProof/>
        </w:rPr>
        <w:t>709</w:t>
      </w:r>
      <w:r w:rsidR="002409EF">
        <w:fldChar w:fldCharType="end"/>
      </w:r>
      <w:r w:rsidR="002409EF">
        <w:t>.</w:t>
      </w:r>
    </w:p>
    <w:p w14:paraId="3C6CAB04" w14:textId="77777777" w:rsidR="00073003" w:rsidRDefault="00073003" w:rsidP="00073003">
      <w:pPr>
        <w:pStyle w:val="Heading3"/>
      </w:pPr>
      <w:bookmarkStart w:id="1535" w:name="_Toc485884555"/>
      <w:r>
        <w:t>December 29 (30) / Tobi 3: The One Hundred and Forty Four Thousand</w:t>
      </w:r>
      <w:bookmarkEnd w:id="1535"/>
    </w:p>
    <w:p w14:paraId="2FE981A9" w14:textId="77777777" w:rsidR="00073003" w:rsidRDefault="00073003" w:rsidP="00073003">
      <w:pPr>
        <w:pStyle w:val="Heading4"/>
      </w:pPr>
      <w:bookmarkStart w:id="1536" w:name="_Ref434488616"/>
      <w:r>
        <w:t>The Doxology</w:t>
      </w:r>
      <w:r w:rsidR="00B46E6E">
        <w:t xml:space="preserve"> for the One Hundred and Forty Four Thousand</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103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103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537" w:name="_Ref434564016"/>
      <w:bookmarkStart w:id="1538" w:name="_Toc485884556"/>
      <w:r>
        <w:t>December 30 (31) / Tobi 4: St. John the Evangelist</w:t>
      </w:r>
      <w:bookmarkEnd w:id="1537"/>
      <w:bookmarkEnd w:id="1538"/>
    </w:p>
    <w:p w14:paraId="3C0BCC81" w14:textId="77777777" w:rsidR="00FF5FF3" w:rsidRDefault="00FF5FF3" w:rsidP="00FF5FF3">
      <w:pPr>
        <w:pStyle w:val="Heading4"/>
      </w:pPr>
      <w:bookmarkStart w:id="1539" w:name="_Ref434488768"/>
      <w:r>
        <w:t>The Doxology</w:t>
      </w:r>
      <w:r w:rsidR="00B46E6E">
        <w:t xml:space="preserve"> for</w:t>
      </w:r>
      <w:r w:rsidR="00BC160E">
        <w:t xml:space="preserve"> St. John the Evangelist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540"/>
            <w:r>
              <w:t>Zebulun</w:t>
            </w:r>
            <w:commentRangeEnd w:id="1540"/>
            <w:r>
              <w:rPr>
                <w:rStyle w:val="FootnoteReference"/>
              </w:rPr>
              <w:footnoteReference w:id="1034"/>
            </w:r>
            <w:r>
              <w:rPr>
                <w:rStyle w:val="CommentReference"/>
                <w:rFonts w:ascii="Times New Roman" w:eastAsiaTheme="minorHAnsi" w:hAnsi="Times New Roman" w:cstheme="minorBidi"/>
                <w:color w:val="auto"/>
              </w:rPr>
              <w:commentReference w:id="154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103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541" w:name="_Toc410196204"/>
      <w:bookmarkStart w:id="1542" w:name="_Toc410196446"/>
      <w:bookmarkStart w:id="1543" w:name="_Toc410196948"/>
      <w:bookmarkStart w:id="1544" w:name="_Toc485884449"/>
      <w:bookmarkStart w:id="1545" w:name="January"/>
      <w:bookmarkEnd w:id="1451"/>
      <w:bookmarkEnd w:id="1471"/>
      <w:bookmarkEnd w:id="1472"/>
      <w:bookmarkEnd w:id="1473"/>
      <w:r>
        <w:lastRenderedPageBreak/>
        <w:t>January</w:t>
      </w:r>
      <w:bookmarkEnd w:id="1541"/>
      <w:bookmarkEnd w:id="1542"/>
      <w:bookmarkEnd w:id="1543"/>
      <w:r w:rsidR="00FF5FF3">
        <w:t xml:space="preserve"> or </w:t>
      </w:r>
      <w:r w:rsidR="00FF5FF3">
        <w:rPr>
          <w:rFonts w:ascii="FreeSerifAvvaShenouda" w:hAnsi="FreeSerifAvvaShenouda" w:cs="FreeSerifAvvaShenouda"/>
        </w:rPr>
        <w:t>Ⲧⲱⲃⲓ</w:t>
      </w:r>
      <w:bookmarkEnd w:id="1544"/>
    </w:p>
    <w:bookmarkStart w:id="1546" w:name="_Toc410196949" w:displacedByCustomXml="next"/>
    <w:bookmarkStart w:id="1547" w:name="_Toc410196447" w:displacedByCustomXml="next"/>
    <w:bookmarkStart w:id="1548" w:name="_Toc410196205" w:displacedByCustomXml="next"/>
    <w:sdt>
      <w:sdtPr>
        <w:id w:val="-286434970"/>
        <w:docPartObj>
          <w:docPartGallery w:val="Table of Contents"/>
          <w:docPartUnique/>
        </w:docPartObj>
      </w:sdtPr>
      <w:sdtEndPr>
        <w:rPr>
          <w:b/>
          <w:bCs/>
          <w:noProof/>
        </w:rPr>
      </w:sdtEndPr>
      <w:sdtContent>
        <w:p w14:paraId="173E6517" w14:textId="7A7875E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85884557" w:history="1">
            <w:r w:rsidR="00710C7C" w:rsidRPr="002D1A3F">
              <w:rPr>
                <w:rStyle w:val="Hyperlink"/>
                <w:noProof/>
                <w:lang w:val="en-US"/>
              </w:rPr>
              <w:t xml:space="preserve">January 1 (2) / Tobi 6: The Feast of the </w:t>
            </w:r>
            <w:r w:rsidR="00710C7C" w:rsidRPr="002D1A3F">
              <w:rPr>
                <w:rStyle w:val="Hyperlink"/>
                <w:noProof/>
              </w:rPr>
              <w:t>Circumcision</w:t>
            </w:r>
            <w:r w:rsidR="00710C7C">
              <w:rPr>
                <w:noProof/>
                <w:webHidden/>
              </w:rPr>
              <w:tab/>
            </w:r>
            <w:r w:rsidR="00710C7C">
              <w:rPr>
                <w:noProof/>
                <w:webHidden/>
              </w:rPr>
              <w:fldChar w:fldCharType="begin"/>
            </w:r>
            <w:r w:rsidR="00710C7C">
              <w:rPr>
                <w:noProof/>
                <w:webHidden/>
              </w:rPr>
              <w:instrText xml:space="preserve"> PAGEREF _Toc485884557 \h </w:instrText>
            </w:r>
            <w:r w:rsidR="00710C7C">
              <w:rPr>
                <w:noProof/>
                <w:webHidden/>
              </w:rPr>
            </w:r>
            <w:r w:rsidR="00710C7C">
              <w:rPr>
                <w:noProof/>
                <w:webHidden/>
              </w:rPr>
              <w:fldChar w:fldCharType="separate"/>
            </w:r>
            <w:r w:rsidR="000E2EAC">
              <w:rPr>
                <w:noProof/>
                <w:webHidden/>
              </w:rPr>
              <w:t>908</w:t>
            </w:r>
            <w:r w:rsidR="00710C7C">
              <w:rPr>
                <w:noProof/>
                <w:webHidden/>
              </w:rPr>
              <w:fldChar w:fldCharType="end"/>
            </w:r>
          </w:hyperlink>
        </w:p>
        <w:p w14:paraId="4FB8D2A2" w14:textId="7EB5A291" w:rsidR="00710C7C" w:rsidRDefault="00365E38">
          <w:pPr>
            <w:pStyle w:val="TOC3"/>
            <w:tabs>
              <w:tab w:val="right" w:leader="dot" w:pos="8846"/>
            </w:tabs>
            <w:rPr>
              <w:rFonts w:asciiTheme="minorHAnsi" w:eastAsiaTheme="minorEastAsia" w:hAnsiTheme="minorHAnsi"/>
              <w:noProof/>
              <w:sz w:val="22"/>
              <w:lang w:val="en-US"/>
            </w:rPr>
          </w:pPr>
          <w:hyperlink w:anchor="_Toc485884558" w:history="1">
            <w:r w:rsidR="00710C7C" w:rsidRPr="002D1A3F">
              <w:rPr>
                <w:rStyle w:val="Hyperlink"/>
                <w:noProof/>
              </w:rPr>
              <w:t>January 2 (3) / Tobi 7: St. Seraphim of Sarov</w:t>
            </w:r>
            <w:r w:rsidR="00710C7C">
              <w:rPr>
                <w:noProof/>
                <w:webHidden/>
              </w:rPr>
              <w:tab/>
            </w:r>
            <w:r w:rsidR="00710C7C">
              <w:rPr>
                <w:noProof/>
                <w:webHidden/>
              </w:rPr>
              <w:fldChar w:fldCharType="begin"/>
            </w:r>
            <w:r w:rsidR="00710C7C">
              <w:rPr>
                <w:noProof/>
                <w:webHidden/>
              </w:rPr>
              <w:instrText xml:space="preserve"> PAGEREF _Toc485884558 \h </w:instrText>
            </w:r>
            <w:r w:rsidR="00710C7C">
              <w:rPr>
                <w:noProof/>
                <w:webHidden/>
              </w:rPr>
            </w:r>
            <w:r w:rsidR="00710C7C">
              <w:rPr>
                <w:noProof/>
                <w:webHidden/>
              </w:rPr>
              <w:fldChar w:fldCharType="separate"/>
            </w:r>
            <w:r w:rsidR="000E2EAC">
              <w:rPr>
                <w:noProof/>
                <w:webHidden/>
              </w:rPr>
              <w:t>918</w:t>
            </w:r>
            <w:r w:rsidR="00710C7C">
              <w:rPr>
                <w:noProof/>
                <w:webHidden/>
              </w:rPr>
              <w:fldChar w:fldCharType="end"/>
            </w:r>
          </w:hyperlink>
        </w:p>
        <w:p w14:paraId="0075824C" w14:textId="112B52A9" w:rsidR="00710C7C" w:rsidRDefault="00365E38">
          <w:pPr>
            <w:pStyle w:val="TOC3"/>
            <w:tabs>
              <w:tab w:val="right" w:leader="dot" w:pos="8846"/>
            </w:tabs>
            <w:rPr>
              <w:rFonts w:asciiTheme="minorHAnsi" w:eastAsiaTheme="minorEastAsia" w:hAnsiTheme="minorHAnsi"/>
              <w:noProof/>
              <w:sz w:val="22"/>
              <w:lang w:val="en-US"/>
            </w:rPr>
          </w:pPr>
          <w:hyperlink w:anchor="_Toc485884559" w:history="1">
            <w:r w:rsidR="00710C7C" w:rsidRPr="002D1A3F">
              <w:rPr>
                <w:rStyle w:val="Hyperlink"/>
                <w:noProof/>
              </w:rPr>
              <w:t>January 6 (7) / Tobi 11: The Feast of Theophany</w:t>
            </w:r>
            <w:r w:rsidR="00710C7C">
              <w:rPr>
                <w:noProof/>
                <w:webHidden/>
              </w:rPr>
              <w:tab/>
            </w:r>
            <w:r w:rsidR="00710C7C">
              <w:rPr>
                <w:noProof/>
                <w:webHidden/>
              </w:rPr>
              <w:fldChar w:fldCharType="begin"/>
            </w:r>
            <w:r w:rsidR="00710C7C">
              <w:rPr>
                <w:noProof/>
                <w:webHidden/>
              </w:rPr>
              <w:instrText xml:space="preserve"> PAGEREF _Toc485884559 \h </w:instrText>
            </w:r>
            <w:r w:rsidR="00710C7C">
              <w:rPr>
                <w:noProof/>
                <w:webHidden/>
              </w:rPr>
            </w:r>
            <w:r w:rsidR="00710C7C">
              <w:rPr>
                <w:noProof/>
                <w:webHidden/>
              </w:rPr>
              <w:fldChar w:fldCharType="separate"/>
            </w:r>
            <w:r w:rsidR="000E2EAC">
              <w:rPr>
                <w:noProof/>
                <w:webHidden/>
              </w:rPr>
              <w:t>919</w:t>
            </w:r>
            <w:r w:rsidR="00710C7C">
              <w:rPr>
                <w:noProof/>
                <w:webHidden/>
              </w:rPr>
              <w:fldChar w:fldCharType="end"/>
            </w:r>
          </w:hyperlink>
        </w:p>
        <w:p w14:paraId="3714513C" w14:textId="441ECDC6" w:rsidR="00710C7C" w:rsidRDefault="00365E38">
          <w:pPr>
            <w:pStyle w:val="TOC3"/>
            <w:tabs>
              <w:tab w:val="right" w:leader="dot" w:pos="8846"/>
            </w:tabs>
            <w:rPr>
              <w:rFonts w:asciiTheme="minorHAnsi" w:eastAsiaTheme="minorEastAsia" w:hAnsiTheme="minorHAnsi"/>
              <w:noProof/>
              <w:sz w:val="22"/>
              <w:lang w:val="en-US"/>
            </w:rPr>
          </w:pPr>
          <w:hyperlink w:anchor="_Toc485884560" w:history="1">
            <w:r w:rsidR="00710C7C" w:rsidRPr="002D1A3F">
              <w:rPr>
                <w:rStyle w:val="Hyperlink"/>
                <w:noProof/>
              </w:rPr>
              <w:t>January 7 (8) / Tobi 12: The Second Day of the Feast of Theophany</w:t>
            </w:r>
            <w:r w:rsidR="00710C7C">
              <w:rPr>
                <w:noProof/>
                <w:webHidden/>
              </w:rPr>
              <w:tab/>
            </w:r>
            <w:r w:rsidR="00710C7C">
              <w:rPr>
                <w:noProof/>
                <w:webHidden/>
              </w:rPr>
              <w:fldChar w:fldCharType="begin"/>
            </w:r>
            <w:r w:rsidR="00710C7C">
              <w:rPr>
                <w:noProof/>
                <w:webHidden/>
              </w:rPr>
              <w:instrText xml:space="preserve"> PAGEREF _Toc485884560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217D4A69" w14:textId="77B1686A" w:rsidR="00710C7C" w:rsidRDefault="00365E38">
          <w:pPr>
            <w:pStyle w:val="TOC3"/>
            <w:tabs>
              <w:tab w:val="right" w:leader="dot" w:pos="8846"/>
            </w:tabs>
            <w:rPr>
              <w:rFonts w:asciiTheme="minorHAnsi" w:eastAsiaTheme="minorEastAsia" w:hAnsiTheme="minorHAnsi"/>
              <w:noProof/>
              <w:sz w:val="22"/>
              <w:lang w:val="en-US"/>
            </w:rPr>
          </w:pPr>
          <w:hyperlink w:anchor="_Toc485884561" w:history="1">
            <w:r w:rsidR="00710C7C" w:rsidRPr="002D1A3F">
              <w:rPr>
                <w:rStyle w:val="Hyperlink"/>
                <w:noProof/>
              </w:rPr>
              <w:t>January 7 (8) / Tobi 12: Also the Commemoration of Archangel Michael</w:t>
            </w:r>
            <w:r w:rsidR="00710C7C">
              <w:rPr>
                <w:noProof/>
                <w:webHidden/>
              </w:rPr>
              <w:tab/>
            </w:r>
            <w:r w:rsidR="00710C7C">
              <w:rPr>
                <w:noProof/>
                <w:webHidden/>
              </w:rPr>
              <w:fldChar w:fldCharType="begin"/>
            </w:r>
            <w:r w:rsidR="00710C7C">
              <w:rPr>
                <w:noProof/>
                <w:webHidden/>
              </w:rPr>
              <w:instrText xml:space="preserve"> PAGEREF _Toc485884561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5E9C5464" w14:textId="48846E0A" w:rsidR="00710C7C" w:rsidRDefault="00365E38">
          <w:pPr>
            <w:pStyle w:val="TOC3"/>
            <w:tabs>
              <w:tab w:val="right" w:leader="dot" w:pos="8846"/>
            </w:tabs>
            <w:rPr>
              <w:rFonts w:asciiTheme="minorHAnsi" w:eastAsiaTheme="minorEastAsia" w:hAnsiTheme="minorHAnsi"/>
              <w:noProof/>
              <w:sz w:val="22"/>
              <w:lang w:val="en-US"/>
            </w:rPr>
          </w:pPr>
          <w:hyperlink w:anchor="_Toc485884562" w:history="1">
            <w:r w:rsidR="00710C7C" w:rsidRPr="002D1A3F">
              <w:rPr>
                <w:rStyle w:val="Hyperlink"/>
                <w:noProof/>
              </w:rPr>
              <w:t>January 7 (8) / Tobi 12: Also St. Theodore Anatoly</w:t>
            </w:r>
            <w:r w:rsidR="00710C7C">
              <w:rPr>
                <w:noProof/>
                <w:webHidden/>
              </w:rPr>
              <w:tab/>
            </w:r>
            <w:r w:rsidR="00710C7C">
              <w:rPr>
                <w:noProof/>
                <w:webHidden/>
              </w:rPr>
              <w:fldChar w:fldCharType="begin"/>
            </w:r>
            <w:r w:rsidR="00710C7C">
              <w:rPr>
                <w:noProof/>
                <w:webHidden/>
              </w:rPr>
              <w:instrText xml:space="preserve"> PAGEREF _Toc485884562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2E5E6DA6" w14:textId="57542B49" w:rsidR="00710C7C" w:rsidRDefault="00365E38">
          <w:pPr>
            <w:pStyle w:val="TOC3"/>
            <w:tabs>
              <w:tab w:val="right" w:leader="dot" w:pos="8846"/>
            </w:tabs>
            <w:rPr>
              <w:rFonts w:asciiTheme="minorHAnsi" w:eastAsiaTheme="minorEastAsia" w:hAnsiTheme="minorHAnsi"/>
              <w:noProof/>
              <w:sz w:val="22"/>
              <w:lang w:val="en-US"/>
            </w:rPr>
          </w:pPr>
          <w:hyperlink w:anchor="_Toc485884563" w:history="1">
            <w:r w:rsidR="00710C7C" w:rsidRPr="002D1A3F">
              <w:rPr>
                <w:rStyle w:val="Hyperlink"/>
                <w:noProof/>
              </w:rPr>
              <w:t>January 8 (9) / Tobi 13: The Feast of The Wedding of Cana of Galilee</w:t>
            </w:r>
            <w:r w:rsidR="00710C7C">
              <w:rPr>
                <w:noProof/>
                <w:webHidden/>
              </w:rPr>
              <w:tab/>
            </w:r>
            <w:r w:rsidR="00710C7C">
              <w:rPr>
                <w:noProof/>
                <w:webHidden/>
              </w:rPr>
              <w:fldChar w:fldCharType="begin"/>
            </w:r>
            <w:r w:rsidR="00710C7C">
              <w:rPr>
                <w:noProof/>
                <w:webHidden/>
              </w:rPr>
              <w:instrText xml:space="preserve"> PAGEREF _Toc485884563 \h </w:instrText>
            </w:r>
            <w:r w:rsidR="00710C7C">
              <w:rPr>
                <w:noProof/>
                <w:webHidden/>
              </w:rPr>
            </w:r>
            <w:r w:rsidR="00710C7C">
              <w:rPr>
                <w:noProof/>
                <w:webHidden/>
              </w:rPr>
              <w:fldChar w:fldCharType="separate"/>
            </w:r>
            <w:r w:rsidR="000E2EAC">
              <w:rPr>
                <w:noProof/>
                <w:webHidden/>
              </w:rPr>
              <w:t>957</w:t>
            </w:r>
            <w:r w:rsidR="00710C7C">
              <w:rPr>
                <w:noProof/>
                <w:webHidden/>
              </w:rPr>
              <w:fldChar w:fldCharType="end"/>
            </w:r>
          </w:hyperlink>
        </w:p>
        <w:p w14:paraId="77A153AA" w14:textId="43BB09AA" w:rsidR="00710C7C" w:rsidRDefault="00365E38">
          <w:pPr>
            <w:pStyle w:val="TOC3"/>
            <w:tabs>
              <w:tab w:val="right" w:leader="dot" w:pos="8846"/>
            </w:tabs>
            <w:rPr>
              <w:rFonts w:asciiTheme="minorHAnsi" w:eastAsiaTheme="minorEastAsia" w:hAnsiTheme="minorHAnsi"/>
              <w:noProof/>
              <w:sz w:val="22"/>
              <w:lang w:val="en-US"/>
            </w:rPr>
          </w:pPr>
          <w:hyperlink w:anchor="_Toc485884564" w:history="1">
            <w:r w:rsidR="00710C7C" w:rsidRPr="002D1A3F">
              <w:rPr>
                <w:rStyle w:val="Hyperlink"/>
                <w:noProof/>
              </w:rPr>
              <w:t>January 8 (9) / Tobi 13: Also the Martyrdom of St. Demiana</w:t>
            </w:r>
            <w:r w:rsidR="00710C7C">
              <w:rPr>
                <w:noProof/>
                <w:webHidden/>
              </w:rPr>
              <w:tab/>
            </w:r>
            <w:r w:rsidR="00710C7C">
              <w:rPr>
                <w:noProof/>
                <w:webHidden/>
              </w:rPr>
              <w:fldChar w:fldCharType="begin"/>
            </w:r>
            <w:r w:rsidR="00710C7C">
              <w:rPr>
                <w:noProof/>
                <w:webHidden/>
              </w:rPr>
              <w:instrText xml:space="preserve"> PAGEREF _Toc485884564 \h </w:instrText>
            </w:r>
            <w:r w:rsidR="00710C7C">
              <w:rPr>
                <w:noProof/>
                <w:webHidden/>
              </w:rPr>
            </w:r>
            <w:r w:rsidR="00710C7C">
              <w:rPr>
                <w:noProof/>
                <w:webHidden/>
              </w:rPr>
              <w:fldChar w:fldCharType="separate"/>
            </w:r>
            <w:r w:rsidR="000E2EAC">
              <w:rPr>
                <w:noProof/>
                <w:webHidden/>
              </w:rPr>
              <w:t>969</w:t>
            </w:r>
            <w:r w:rsidR="00710C7C">
              <w:rPr>
                <w:noProof/>
                <w:webHidden/>
              </w:rPr>
              <w:fldChar w:fldCharType="end"/>
            </w:r>
          </w:hyperlink>
        </w:p>
        <w:p w14:paraId="0313A336" w14:textId="2284FB65" w:rsidR="00710C7C" w:rsidRDefault="00365E38">
          <w:pPr>
            <w:pStyle w:val="TOC3"/>
            <w:tabs>
              <w:tab w:val="right" w:leader="dot" w:pos="8846"/>
            </w:tabs>
            <w:rPr>
              <w:rFonts w:asciiTheme="minorHAnsi" w:eastAsiaTheme="minorEastAsia" w:hAnsiTheme="minorHAnsi"/>
              <w:noProof/>
              <w:sz w:val="22"/>
              <w:lang w:val="en-US"/>
            </w:rPr>
          </w:pPr>
          <w:hyperlink w:anchor="_Toc485884565" w:history="1">
            <w:r w:rsidR="00710C7C" w:rsidRPr="002D1A3F">
              <w:rPr>
                <w:rStyle w:val="Hyperlink"/>
                <w:noProof/>
              </w:rPr>
              <w:t>January 9 (10) / Tobi 14: St. Maximus</w:t>
            </w:r>
            <w:r w:rsidR="00710C7C">
              <w:rPr>
                <w:noProof/>
                <w:webHidden/>
              </w:rPr>
              <w:tab/>
            </w:r>
            <w:r w:rsidR="00710C7C">
              <w:rPr>
                <w:noProof/>
                <w:webHidden/>
              </w:rPr>
              <w:fldChar w:fldCharType="begin"/>
            </w:r>
            <w:r w:rsidR="00710C7C">
              <w:rPr>
                <w:noProof/>
                <w:webHidden/>
              </w:rPr>
              <w:instrText xml:space="preserve"> PAGEREF _Toc485884565 \h </w:instrText>
            </w:r>
            <w:r w:rsidR="00710C7C">
              <w:rPr>
                <w:noProof/>
                <w:webHidden/>
              </w:rPr>
            </w:r>
            <w:r w:rsidR="00710C7C">
              <w:rPr>
                <w:noProof/>
                <w:webHidden/>
              </w:rPr>
              <w:fldChar w:fldCharType="separate"/>
            </w:r>
            <w:r w:rsidR="000E2EAC">
              <w:rPr>
                <w:noProof/>
                <w:webHidden/>
              </w:rPr>
              <w:t>972</w:t>
            </w:r>
            <w:r w:rsidR="00710C7C">
              <w:rPr>
                <w:noProof/>
                <w:webHidden/>
              </w:rPr>
              <w:fldChar w:fldCharType="end"/>
            </w:r>
          </w:hyperlink>
        </w:p>
        <w:p w14:paraId="23690B3C" w14:textId="252477D8" w:rsidR="00710C7C" w:rsidRDefault="00365E38">
          <w:pPr>
            <w:pStyle w:val="TOC3"/>
            <w:tabs>
              <w:tab w:val="right" w:leader="dot" w:pos="8846"/>
            </w:tabs>
            <w:rPr>
              <w:rFonts w:asciiTheme="minorHAnsi" w:eastAsiaTheme="minorEastAsia" w:hAnsiTheme="minorHAnsi"/>
              <w:noProof/>
              <w:sz w:val="22"/>
              <w:lang w:val="en-US"/>
            </w:rPr>
          </w:pPr>
          <w:hyperlink w:anchor="_Toc485884566" w:history="1">
            <w:r w:rsidR="00710C7C" w:rsidRPr="002D1A3F">
              <w:rPr>
                <w:rStyle w:val="Hyperlink"/>
                <w:noProof/>
              </w:rPr>
              <w:t>January 12 (13) / Tobi 17: St. Dometius</w:t>
            </w:r>
            <w:r w:rsidR="00710C7C">
              <w:rPr>
                <w:noProof/>
                <w:webHidden/>
              </w:rPr>
              <w:tab/>
            </w:r>
            <w:r w:rsidR="00710C7C">
              <w:rPr>
                <w:noProof/>
                <w:webHidden/>
              </w:rPr>
              <w:fldChar w:fldCharType="begin"/>
            </w:r>
            <w:r w:rsidR="00710C7C">
              <w:rPr>
                <w:noProof/>
                <w:webHidden/>
              </w:rPr>
              <w:instrText xml:space="preserve"> PAGEREF _Toc485884566 \h </w:instrText>
            </w:r>
            <w:r w:rsidR="00710C7C">
              <w:rPr>
                <w:noProof/>
                <w:webHidden/>
              </w:rPr>
            </w:r>
            <w:r w:rsidR="00710C7C">
              <w:rPr>
                <w:noProof/>
                <w:webHidden/>
              </w:rPr>
              <w:fldChar w:fldCharType="separate"/>
            </w:r>
            <w:r w:rsidR="000E2EAC">
              <w:rPr>
                <w:noProof/>
                <w:webHidden/>
              </w:rPr>
              <w:t>973</w:t>
            </w:r>
            <w:r w:rsidR="00710C7C">
              <w:rPr>
                <w:noProof/>
                <w:webHidden/>
              </w:rPr>
              <w:fldChar w:fldCharType="end"/>
            </w:r>
          </w:hyperlink>
        </w:p>
        <w:p w14:paraId="0FE0D49E" w14:textId="0B9DDA0D" w:rsidR="00710C7C" w:rsidRDefault="00365E38">
          <w:pPr>
            <w:pStyle w:val="TOC3"/>
            <w:tabs>
              <w:tab w:val="right" w:leader="dot" w:pos="8846"/>
            </w:tabs>
            <w:rPr>
              <w:rFonts w:asciiTheme="minorHAnsi" w:eastAsiaTheme="minorEastAsia" w:hAnsiTheme="minorHAnsi"/>
              <w:noProof/>
              <w:sz w:val="22"/>
              <w:lang w:val="en-US"/>
            </w:rPr>
          </w:pPr>
          <w:hyperlink w:anchor="_Toc485884567" w:history="1">
            <w:r w:rsidR="00710C7C" w:rsidRPr="002D1A3F">
              <w:rPr>
                <w:rStyle w:val="Hyperlink"/>
                <w:noProof/>
              </w:rPr>
              <w:t>January 13 (14) / Tobi 18: St. Hilary of Poitiers</w:t>
            </w:r>
            <w:r w:rsidR="00710C7C">
              <w:rPr>
                <w:noProof/>
                <w:webHidden/>
              </w:rPr>
              <w:tab/>
            </w:r>
            <w:r w:rsidR="00710C7C">
              <w:rPr>
                <w:noProof/>
                <w:webHidden/>
              </w:rPr>
              <w:fldChar w:fldCharType="begin"/>
            </w:r>
            <w:r w:rsidR="00710C7C">
              <w:rPr>
                <w:noProof/>
                <w:webHidden/>
              </w:rPr>
              <w:instrText xml:space="preserve"> PAGEREF _Toc485884567 \h </w:instrText>
            </w:r>
            <w:r w:rsidR="00710C7C">
              <w:rPr>
                <w:noProof/>
                <w:webHidden/>
              </w:rPr>
            </w:r>
            <w:r w:rsidR="00710C7C">
              <w:rPr>
                <w:noProof/>
                <w:webHidden/>
              </w:rPr>
              <w:fldChar w:fldCharType="separate"/>
            </w:r>
            <w:r w:rsidR="000E2EAC">
              <w:rPr>
                <w:noProof/>
                <w:webHidden/>
              </w:rPr>
              <w:t>973</w:t>
            </w:r>
            <w:r w:rsidR="00710C7C">
              <w:rPr>
                <w:noProof/>
                <w:webHidden/>
              </w:rPr>
              <w:fldChar w:fldCharType="end"/>
            </w:r>
          </w:hyperlink>
        </w:p>
        <w:p w14:paraId="3F497762" w14:textId="6D70E839" w:rsidR="00710C7C" w:rsidRDefault="00365E38">
          <w:pPr>
            <w:pStyle w:val="TOC3"/>
            <w:tabs>
              <w:tab w:val="right" w:leader="dot" w:pos="8846"/>
            </w:tabs>
            <w:rPr>
              <w:rFonts w:asciiTheme="minorHAnsi" w:eastAsiaTheme="minorEastAsia" w:hAnsiTheme="minorHAnsi"/>
              <w:noProof/>
              <w:sz w:val="22"/>
              <w:lang w:val="en-US"/>
            </w:rPr>
          </w:pPr>
          <w:hyperlink w:anchor="_Toc485884568" w:history="1">
            <w:r w:rsidR="00710C7C" w:rsidRPr="002D1A3F">
              <w:rPr>
                <w:rStyle w:val="Hyperlink"/>
                <w:noProof/>
              </w:rPr>
              <w:t>January 15 (16) / Tobi 20: Departure of St. Prochorus the Disciple</w:t>
            </w:r>
            <w:r w:rsidR="00710C7C">
              <w:rPr>
                <w:noProof/>
                <w:webHidden/>
              </w:rPr>
              <w:tab/>
            </w:r>
            <w:r w:rsidR="00710C7C">
              <w:rPr>
                <w:noProof/>
                <w:webHidden/>
              </w:rPr>
              <w:fldChar w:fldCharType="begin"/>
            </w:r>
            <w:r w:rsidR="00710C7C">
              <w:rPr>
                <w:noProof/>
                <w:webHidden/>
              </w:rPr>
              <w:instrText xml:space="preserve"> PAGEREF _Toc485884568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0075B71C" w14:textId="01599544" w:rsidR="00710C7C" w:rsidRDefault="00365E38">
          <w:pPr>
            <w:pStyle w:val="TOC3"/>
            <w:tabs>
              <w:tab w:val="right" w:leader="dot" w:pos="8846"/>
            </w:tabs>
            <w:rPr>
              <w:rFonts w:asciiTheme="minorHAnsi" w:eastAsiaTheme="minorEastAsia" w:hAnsiTheme="minorHAnsi"/>
              <w:noProof/>
              <w:sz w:val="22"/>
              <w:lang w:val="en-US"/>
            </w:rPr>
          </w:pPr>
          <w:hyperlink w:anchor="_Toc485884569" w:history="1">
            <w:r w:rsidR="00710C7C" w:rsidRPr="002D1A3F">
              <w:rPr>
                <w:rStyle w:val="Hyperlink"/>
                <w:noProof/>
              </w:rPr>
              <w:t>January 16 (17) / Tobi 21: The Dormition of the Virgin</w:t>
            </w:r>
            <w:r w:rsidR="00710C7C">
              <w:rPr>
                <w:noProof/>
                <w:webHidden/>
              </w:rPr>
              <w:tab/>
            </w:r>
            <w:r w:rsidR="00710C7C">
              <w:rPr>
                <w:noProof/>
                <w:webHidden/>
              </w:rPr>
              <w:fldChar w:fldCharType="begin"/>
            </w:r>
            <w:r w:rsidR="00710C7C">
              <w:rPr>
                <w:noProof/>
                <w:webHidden/>
              </w:rPr>
              <w:instrText xml:space="preserve"> PAGEREF _Toc485884569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3EFE4BBE" w14:textId="3579A88D" w:rsidR="00710C7C" w:rsidRDefault="00365E38">
          <w:pPr>
            <w:pStyle w:val="TOC3"/>
            <w:tabs>
              <w:tab w:val="right" w:leader="dot" w:pos="8846"/>
            </w:tabs>
            <w:rPr>
              <w:rFonts w:asciiTheme="minorHAnsi" w:eastAsiaTheme="minorEastAsia" w:hAnsiTheme="minorHAnsi"/>
              <w:noProof/>
              <w:sz w:val="22"/>
              <w:lang w:val="en-US"/>
            </w:rPr>
          </w:pPr>
          <w:hyperlink w:anchor="_Toc485884570" w:history="1">
            <w:r w:rsidR="00710C7C" w:rsidRPr="002D1A3F">
              <w:rPr>
                <w:rStyle w:val="Hyperlink"/>
                <w:noProof/>
              </w:rPr>
              <w:t>January 17 (18) / Tobi 22: St. Anthony the Great</w:t>
            </w:r>
            <w:r w:rsidR="00710C7C">
              <w:rPr>
                <w:noProof/>
                <w:webHidden/>
              </w:rPr>
              <w:tab/>
            </w:r>
            <w:r w:rsidR="00710C7C">
              <w:rPr>
                <w:noProof/>
                <w:webHidden/>
              </w:rPr>
              <w:fldChar w:fldCharType="begin"/>
            </w:r>
            <w:r w:rsidR="00710C7C">
              <w:rPr>
                <w:noProof/>
                <w:webHidden/>
              </w:rPr>
              <w:instrText xml:space="preserve"> PAGEREF _Toc485884570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3CAC960F" w14:textId="22EC3FE4" w:rsidR="00710C7C" w:rsidRDefault="00365E38">
          <w:pPr>
            <w:pStyle w:val="TOC3"/>
            <w:tabs>
              <w:tab w:val="right" w:leader="dot" w:pos="8846"/>
            </w:tabs>
            <w:rPr>
              <w:rFonts w:asciiTheme="minorHAnsi" w:eastAsiaTheme="minorEastAsia" w:hAnsiTheme="minorHAnsi"/>
              <w:noProof/>
              <w:sz w:val="22"/>
              <w:lang w:val="en-US"/>
            </w:rPr>
          </w:pPr>
          <w:hyperlink w:anchor="_Toc485884571" w:history="1">
            <w:r w:rsidR="00710C7C" w:rsidRPr="002D1A3F">
              <w:rPr>
                <w:rStyle w:val="Hyperlink"/>
                <w:noProof/>
              </w:rPr>
              <w:t>January 18 (19) / Tobi 23: St. Timothy the Apostle</w:t>
            </w:r>
            <w:r w:rsidR="00710C7C">
              <w:rPr>
                <w:noProof/>
                <w:webHidden/>
              </w:rPr>
              <w:tab/>
            </w:r>
            <w:r w:rsidR="00710C7C">
              <w:rPr>
                <w:noProof/>
                <w:webHidden/>
              </w:rPr>
              <w:fldChar w:fldCharType="begin"/>
            </w:r>
            <w:r w:rsidR="00710C7C">
              <w:rPr>
                <w:noProof/>
                <w:webHidden/>
              </w:rPr>
              <w:instrText xml:space="preserve"> PAGEREF _Toc485884571 \h </w:instrText>
            </w:r>
            <w:r w:rsidR="00710C7C">
              <w:rPr>
                <w:noProof/>
                <w:webHidden/>
              </w:rPr>
            </w:r>
            <w:r w:rsidR="00710C7C">
              <w:rPr>
                <w:noProof/>
                <w:webHidden/>
              </w:rPr>
              <w:fldChar w:fldCharType="separate"/>
            </w:r>
            <w:r w:rsidR="000E2EAC">
              <w:rPr>
                <w:noProof/>
                <w:webHidden/>
              </w:rPr>
              <w:t>977</w:t>
            </w:r>
            <w:r w:rsidR="00710C7C">
              <w:rPr>
                <w:noProof/>
                <w:webHidden/>
              </w:rPr>
              <w:fldChar w:fldCharType="end"/>
            </w:r>
          </w:hyperlink>
        </w:p>
        <w:p w14:paraId="4405A12E" w14:textId="47361D75" w:rsidR="00710C7C" w:rsidRDefault="00365E38">
          <w:pPr>
            <w:pStyle w:val="TOC3"/>
            <w:tabs>
              <w:tab w:val="right" w:leader="dot" w:pos="8846"/>
            </w:tabs>
            <w:rPr>
              <w:rFonts w:asciiTheme="minorHAnsi" w:eastAsiaTheme="minorEastAsia" w:hAnsiTheme="minorHAnsi"/>
              <w:noProof/>
              <w:sz w:val="22"/>
              <w:lang w:val="en-US"/>
            </w:rPr>
          </w:pPr>
          <w:hyperlink w:anchor="_Toc485884572" w:history="1">
            <w:r w:rsidR="00710C7C" w:rsidRPr="002D1A3F">
              <w:rPr>
                <w:rStyle w:val="Hyperlink"/>
                <w:noProof/>
              </w:rPr>
              <w:t>January 22 (23) / Tobi 27: Archangel Suriel</w:t>
            </w:r>
            <w:r w:rsidR="00710C7C">
              <w:rPr>
                <w:noProof/>
                <w:webHidden/>
              </w:rPr>
              <w:tab/>
            </w:r>
            <w:r w:rsidR="00710C7C">
              <w:rPr>
                <w:noProof/>
                <w:webHidden/>
              </w:rPr>
              <w:fldChar w:fldCharType="begin"/>
            </w:r>
            <w:r w:rsidR="00710C7C">
              <w:rPr>
                <w:noProof/>
                <w:webHidden/>
              </w:rPr>
              <w:instrText xml:space="preserve"> PAGEREF _Toc485884572 \h </w:instrText>
            </w:r>
            <w:r w:rsidR="00710C7C">
              <w:rPr>
                <w:noProof/>
                <w:webHidden/>
              </w:rPr>
            </w:r>
            <w:r w:rsidR="00710C7C">
              <w:rPr>
                <w:noProof/>
                <w:webHidden/>
              </w:rPr>
              <w:fldChar w:fldCharType="separate"/>
            </w:r>
            <w:r w:rsidR="000E2EAC">
              <w:rPr>
                <w:noProof/>
                <w:webHidden/>
              </w:rPr>
              <w:t>977</w:t>
            </w:r>
            <w:r w:rsidR="00710C7C">
              <w:rPr>
                <w:noProof/>
                <w:webHidden/>
              </w:rPr>
              <w:fldChar w:fldCharType="end"/>
            </w:r>
          </w:hyperlink>
        </w:p>
        <w:p w14:paraId="2705327C" w14:textId="75DAB48E" w:rsidR="00710C7C" w:rsidRDefault="00365E38">
          <w:pPr>
            <w:pStyle w:val="TOC3"/>
            <w:tabs>
              <w:tab w:val="right" w:leader="dot" w:pos="8846"/>
            </w:tabs>
            <w:rPr>
              <w:rFonts w:asciiTheme="minorHAnsi" w:eastAsiaTheme="minorEastAsia" w:hAnsiTheme="minorHAnsi"/>
              <w:noProof/>
              <w:sz w:val="22"/>
              <w:lang w:val="en-US"/>
            </w:rPr>
          </w:pPr>
          <w:hyperlink w:anchor="_Toc485884573" w:history="1">
            <w:r w:rsidR="00710C7C" w:rsidRPr="002D1A3F">
              <w:rPr>
                <w:rStyle w:val="Hyperlink"/>
                <w:noProof/>
              </w:rPr>
              <w:t>January 22 (23) / Tobi 27: Also Relocation of St. Timothy the Apostle’s Relics</w:t>
            </w:r>
            <w:r w:rsidR="00710C7C">
              <w:rPr>
                <w:noProof/>
                <w:webHidden/>
              </w:rPr>
              <w:tab/>
            </w:r>
            <w:r w:rsidR="00710C7C">
              <w:rPr>
                <w:noProof/>
                <w:webHidden/>
              </w:rPr>
              <w:fldChar w:fldCharType="begin"/>
            </w:r>
            <w:r w:rsidR="00710C7C">
              <w:rPr>
                <w:noProof/>
                <w:webHidden/>
              </w:rPr>
              <w:instrText xml:space="preserve"> PAGEREF _Toc485884573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0D6E918C" w14:textId="56126C18" w:rsidR="00710C7C" w:rsidRDefault="00365E38">
          <w:pPr>
            <w:pStyle w:val="TOC3"/>
            <w:tabs>
              <w:tab w:val="right" w:leader="dot" w:pos="8846"/>
            </w:tabs>
            <w:rPr>
              <w:rFonts w:asciiTheme="minorHAnsi" w:eastAsiaTheme="minorEastAsia" w:hAnsiTheme="minorHAnsi"/>
              <w:noProof/>
              <w:sz w:val="22"/>
              <w:lang w:val="en-US"/>
            </w:rPr>
          </w:pPr>
          <w:hyperlink w:anchor="_Toc485884574" w:history="1">
            <w:r w:rsidR="00710C7C" w:rsidRPr="002D1A3F">
              <w:rPr>
                <w:rStyle w:val="Hyperlink"/>
                <w:noProof/>
              </w:rPr>
              <w:t>January 24 (25) / Tobi 29: Commemoration of the Annunciation, Nativity, and Resurrection on the 29</w:t>
            </w:r>
            <w:r w:rsidR="00710C7C" w:rsidRPr="002D1A3F">
              <w:rPr>
                <w:rStyle w:val="Hyperlink"/>
                <w:noProof/>
                <w:vertAlign w:val="superscript"/>
              </w:rPr>
              <w:t>th</w:t>
            </w:r>
            <w:r w:rsidR="00710C7C" w:rsidRPr="002D1A3F">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_Toc485884574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65D25ACF" w14:textId="264B3251" w:rsidR="00710C7C" w:rsidRDefault="00365E38">
          <w:pPr>
            <w:pStyle w:val="TOC3"/>
            <w:tabs>
              <w:tab w:val="right" w:leader="dot" w:pos="8846"/>
            </w:tabs>
            <w:rPr>
              <w:rFonts w:asciiTheme="minorHAnsi" w:eastAsiaTheme="minorEastAsia" w:hAnsiTheme="minorHAnsi"/>
              <w:noProof/>
              <w:sz w:val="22"/>
              <w:lang w:val="en-US"/>
            </w:rPr>
          </w:pPr>
          <w:hyperlink w:anchor="_Toc485884575" w:history="1">
            <w:r w:rsidR="00710C7C" w:rsidRPr="002D1A3F">
              <w:rPr>
                <w:rStyle w:val="Hyperlink"/>
                <w:noProof/>
              </w:rPr>
              <w:t>January 27 (28) / Meshir 2: St. Paul the Anchorite</w:t>
            </w:r>
            <w:r w:rsidR="00710C7C">
              <w:rPr>
                <w:noProof/>
                <w:webHidden/>
              </w:rPr>
              <w:tab/>
            </w:r>
            <w:r w:rsidR="00710C7C">
              <w:rPr>
                <w:noProof/>
                <w:webHidden/>
              </w:rPr>
              <w:fldChar w:fldCharType="begin"/>
            </w:r>
            <w:r w:rsidR="00710C7C">
              <w:rPr>
                <w:noProof/>
                <w:webHidden/>
              </w:rPr>
              <w:instrText xml:space="preserve"> PAGEREF _Toc485884575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51F2A4D2" w14:textId="09BBE3C1" w:rsidR="00710C7C" w:rsidRDefault="00365E38">
          <w:pPr>
            <w:pStyle w:val="TOC3"/>
            <w:tabs>
              <w:tab w:val="right" w:leader="dot" w:pos="8846"/>
            </w:tabs>
            <w:rPr>
              <w:rFonts w:asciiTheme="minorHAnsi" w:eastAsiaTheme="minorEastAsia" w:hAnsiTheme="minorHAnsi"/>
              <w:noProof/>
              <w:sz w:val="22"/>
              <w:lang w:val="en-US"/>
            </w:rPr>
          </w:pPr>
          <w:hyperlink w:anchor="_Toc485884576" w:history="1">
            <w:r w:rsidR="00710C7C" w:rsidRPr="002D1A3F">
              <w:rPr>
                <w:rStyle w:val="Hyperlink"/>
                <w:noProof/>
              </w:rPr>
              <w:t>January 29 (30) / Meshir 4: Martyrdom of St. Agabus the Disciple</w:t>
            </w:r>
            <w:r w:rsidR="00710C7C">
              <w:rPr>
                <w:noProof/>
                <w:webHidden/>
              </w:rPr>
              <w:tab/>
            </w:r>
            <w:r w:rsidR="00710C7C">
              <w:rPr>
                <w:noProof/>
                <w:webHidden/>
              </w:rPr>
              <w:fldChar w:fldCharType="begin"/>
            </w:r>
            <w:r w:rsidR="00710C7C">
              <w:rPr>
                <w:noProof/>
                <w:webHidden/>
              </w:rPr>
              <w:instrText xml:space="preserve"> PAGEREF _Toc485884576 \h </w:instrText>
            </w:r>
            <w:r w:rsidR="00710C7C">
              <w:rPr>
                <w:noProof/>
                <w:webHidden/>
              </w:rPr>
            </w:r>
            <w:r w:rsidR="00710C7C">
              <w:rPr>
                <w:noProof/>
                <w:webHidden/>
              </w:rPr>
              <w:fldChar w:fldCharType="separate"/>
            </w:r>
            <w:r w:rsidR="000E2EAC">
              <w:rPr>
                <w:noProof/>
                <w:webHidden/>
              </w:rPr>
              <w:t>979</w:t>
            </w:r>
            <w:r w:rsidR="00710C7C">
              <w:rPr>
                <w:noProof/>
                <w:webHidden/>
              </w:rPr>
              <w:fldChar w:fldCharType="end"/>
            </w:r>
          </w:hyperlink>
        </w:p>
        <w:p w14:paraId="64A9DC29" w14:textId="5C82ECD9" w:rsidR="00710C7C" w:rsidRDefault="00365E38">
          <w:pPr>
            <w:pStyle w:val="TOC3"/>
            <w:tabs>
              <w:tab w:val="right" w:leader="dot" w:pos="8846"/>
            </w:tabs>
            <w:rPr>
              <w:rFonts w:asciiTheme="minorHAnsi" w:eastAsiaTheme="minorEastAsia" w:hAnsiTheme="minorHAnsi"/>
              <w:noProof/>
              <w:sz w:val="22"/>
              <w:lang w:val="en-US"/>
            </w:rPr>
          </w:pPr>
          <w:hyperlink w:anchor="_Toc485884577" w:history="1">
            <w:r w:rsidR="00710C7C" w:rsidRPr="002D1A3F">
              <w:rPr>
                <w:rStyle w:val="Hyperlink"/>
                <w:noProof/>
              </w:rPr>
              <w:t>January 21 (31) / Meshir 5: St. Apollo the Friend of St. Apip</w:t>
            </w:r>
            <w:r w:rsidR="00710C7C">
              <w:rPr>
                <w:noProof/>
                <w:webHidden/>
              </w:rPr>
              <w:tab/>
            </w:r>
            <w:r w:rsidR="00710C7C">
              <w:rPr>
                <w:noProof/>
                <w:webHidden/>
              </w:rPr>
              <w:fldChar w:fldCharType="begin"/>
            </w:r>
            <w:r w:rsidR="00710C7C">
              <w:rPr>
                <w:noProof/>
                <w:webHidden/>
              </w:rPr>
              <w:instrText xml:space="preserve"> PAGEREF _Toc485884577 \h </w:instrText>
            </w:r>
            <w:r w:rsidR="00710C7C">
              <w:rPr>
                <w:noProof/>
                <w:webHidden/>
              </w:rPr>
            </w:r>
            <w:r w:rsidR="00710C7C">
              <w:rPr>
                <w:noProof/>
                <w:webHidden/>
              </w:rPr>
              <w:fldChar w:fldCharType="separate"/>
            </w:r>
            <w:r w:rsidR="000E2EAC">
              <w:rPr>
                <w:noProof/>
                <w:webHidden/>
              </w:rPr>
              <w:t>979</w:t>
            </w:r>
            <w:r w:rsidR="00710C7C">
              <w:rPr>
                <w:noProof/>
                <w:webHidden/>
              </w:rPr>
              <w:fldChar w:fldCharType="end"/>
            </w:r>
          </w:hyperlink>
        </w:p>
        <w:p w14:paraId="4926FAF9" w14:textId="7159A5E6"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549" w:name="_Toc485884557"/>
      <w:r>
        <w:rPr>
          <w:lang w:val="en-US"/>
        </w:rPr>
        <w:lastRenderedPageBreak/>
        <w:t>January 1 (2) / Tobi 6</w:t>
      </w:r>
      <w:r w:rsidR="00FF5FF3">
        <w:rPr>
          <w:lang w:val="en-US"/>
        </w:rPr>
        <w:t xml:space="preserve">: The Feast of the </w:t>
      </w:r>
      <w:r w:rsidR="00495F1A">
        <w:t>Circumcision</w:t>
      </w:r>
      <w:bookmarkEnd w:id="1548"/>
      <w:bookmarkEnd w:id="1547"/>
      <w:bookmarkEnd w:id="1546"/>
      <w:bookmarkEnd w:id="1549"/>
    </w:p>
    <w:p w14:paraId="1A97CDDF" w14:textId="50667650" w:rsidR="00240FF0" w:rsidRPr="000E62F4" w:rsidRDefault="00240FF0" w:rsidP="00240FF0">
      <w:pPr>
        <w:pStyle w:val="Heading4"/>
        <w:rPr>
          <w:rFonts w:ascii="Arial Unicode MS" w:eastAsia="Arial Unicode MS" w:hAnsi="Arial Unicode MS" w:cs="Arial Unicode MS"/>
        </w:rPr>
      </w:pPr>
      <w:bookmarkStart w:id="1550"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bookmarkStart w:id="1551" w:name="_Ref485108210"/>
      <w:r>
        <w:t>The Doxology</w:t>
      </w:r>
      <w:r w:rsidR="00E21EA3">
        <w:t xml:space="preserve"> for the Circumcision</w:t>
      </w:r>
      <w:bookmarkEnd w:id="1550"/>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552"/>
            <w:r>
              <w:t xml:space="preserve">Christian </w:t>
            </w:r>
            <w:commentRangeEnd w:id="1552"/>
            <w:r>
              <w:rPr>
                <w:rStyle w:val="CommentReference"/>
                <w:rFonts w:ascii="Times New Roman" w:eastAsiaTheme="minorHAnsi" w:hAnsi="Times New Roman" w:cstheme="minorBidi"/>
                <w:color w:val="auto"/>
              </w:rPr>
              <w:commentReference w:id="155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553" w:name="_Ref434475229"/>
      <w:r>
        <w:t>The Psali Adam</w:t>
      </w:r>
      <w:r w:rsidR="006C1B94">
        <w:t xml:space="preserve"> for the Circumcision</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554"/>
            <w:r>
              <w:t xml:space="preserve">Victorious </w:t>
            </w:r>
            <w:commentRangeEnd w:id="1554"/>
            <w:r>
              <w:rPr>
                <w:rStyle w:val="CommentReference"/>
              </w:rPr>
              <w:commentReference w:id="155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555" w:name="_Ref434475252"/>
      <w:r>
        <w:t>The Psali Batos</w:t>
      </w:r>
      <w:r w:rsidR="006C1B94">
        <w:t xml:space="preserve"> for the Circumcision</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0E57E7EE" w14:textId="4C93800F" w:rsidR="00872A1C" w:rsidRDefault="00872A1C" w:rsidP="009B2638">
            <w:pPr>
              <w:pStyle w:val="EngHangEnd"/>
            </w:pPr>
            <w:r>
              <w:t>And his father Zechariah.</w:t>
            </w: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556"/>
            <w:r>
              <w:t>divinity</w:t>
            </w:r>
            <w:commentRangeEnd w:id="1556"/>
            <w:r>
              <w:rPr>
                <w:rStyle w:val="CommentReference"/>
              </w:rPr>
              <w:commentReference w:id="155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557" w:name="_Toc410196206"/>
      <w:bookmarkStart w:id="1558" w:name="_Toc410196448"/>
      <w:bookmarkStart w:id="1559" w:name="_Toc410196950"/>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768003D5" w14:textId="22A490B6" w:rsidR="00B54DE8" w:rsidRDefault="00771794" w:rsidP="00B54DE8">
      <w:pPr>
        <w:pStyle w:val="Heading3"/>
      </w:pPr>
      <w:bookmarkStart w:id="1560" w:name="_Ref485884390"/>
      <w:bookmarkStart w:id="1561" w:name="_Toc485884558"/>
      <w:r>
        <w:t>January 2</w:t>
      </w:r>
      <w:r w:rsidR="00B54DE8">
        <w:t xml:space="preserve"> / Tobi 7</w:t>
      </w:r>
      <w:r>
        <w:t xml:space="preserve"> (6) </w:t>
      </w:r>
      <w:r w:rsidR="00B54DE8">
        <w:t>: St. Seraphim of Sarov</w:t>
      </w:r>
      <w:r w:rsidR="00B54DE8">
        <w:rPr>
          <w:rStyle w:val="FootnoteReference"/>
        </w:rPr>
        <w:footnoteReference w:id="1036"/>
      </w:r>
      <w:bookmarkEnd w:id="1560"/>
      <w:bookmarkEnd w:id="1561"/>
    </w:p>
    <w:p w14:paraId="281FEF54" w14:textId="77777777" w:rsidR="00B54DE8" w:rsidRPr="00F525F0" w:rsidRDefault="00B54DE8" w:rsidP="00B54DE8">
      <w:pPr>
        <w:pStyle w:val="Heading4"/>
      </w:pPr>
      <w:bookmarkStart w:id="1562" w:name="_Ref485884692"/>
      <w:r>
        <w:t>The Doxology for St. Seraphim of Sarov</w:t>
      </w:r>
      <w:r>
        <w:rPr>
          <w:rStyle w:val="FootnoteReference"/>
        </w:rPr>
        <w:footnoteReference w:id="1037"/>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54DE8" w14:paraId="34059752" w14:textId="77777777" w:rsidTr="00710C7C">
        <w:trPr>
          <w:cantSplit/>
          <w:jc w:val="center"/>
        </w:trPr>
        <w:tc>
          <w:tcPr>
            <w:tcW w:w="288" w:type="dxa"/>
          </w:tcPr>
          <w:p w14:paraId="6C2D212F" w14:textId="77777777" w:rsidR="00B54DE8" w:rsidRDefault="00B54DE8" w:rsidP="00710C7C">
            <w:pPr>
              <w:pStyle w:val="CopticCross"/>
            </w:pPr>
          </w:p>
        </w:tc>
        <w:tc>
          <w:tcPr>
            <w:tcW w:w="3960" w:type="dxa"/>
          </w:tcPr>
          <w:p w14:paraId="1A5F06B5" w14:textId="77777777" w:rsidR="00B54DE8" w:rsidRDefault="00B54DE8" w:rsidP="00710C7C">
            <w:pPr>
              <w:pStyle w:val="EngHang"/>
            </w:pPr>
            <w:r>
              <w:t>You loved  Christ from your youth,</w:t>
            </w:r>
          </w:p>
          <w:p w14:paraId="4A910055" w14:textId="77777777" w:rsidR="00B54DE8" w:rsidRDefault="00B54DE8" w:rsidP="00710C7C">
            <w:pPr>
              <w:pStyle w:val="EngHang"/>
            </w:pPr>
            <w:r>
              <w:t>O blessed Seraphim,</w:t>
            </w:r>
          </w:p>
          <w:p w14:paraId="37C687A8" w14:textId="77777777" w:rsidR="00B54DE8" w:rsidRDefault="00B54DE8" w:rsidP="00710C7C">
            <w:pPr>
              <w:pStyle w:val="EngHang"/>
            </w:pPr>
            <w:r>
              <w:t>And longing to work for Him alone</w:t>
            </w:r>
          </w:p>
          <w:p w14:paraId="564F1C82" w14:textId="77777777" w:rsidR="00B54DE8" w:rsidRDefault="00B54DE8" w:rsidP="00710C7C">
            <w:pPr>
              <w:pStyle w:val="EngHangEnd"/>
            </w:pPr>
            <w:r>
              <w:t>You struggled in the wilderness:</w:t>
            </w:r>
          </w:p>
        </w:tc>
      </w:tr>
      <w:tr w:rsidR="00B54DE8" w14:paraId="1E2260C8" w14:textId="77777777" w:rsidTr="00710C7C">
        <w:trPr>
          <w:cantSplit/>
          <w:jc w:val="center"/>
        </w:trPr>
        <w:tc>
          <w:tcPr>
            <w:tcW w:w="288" w:type="dxa"/>
          </w:tcPr>
          <w:p w14:paraId="558AF470" w14:textId="77777777" w:rsidR="00B54DE8" w:rsidRDefault="00B54DE8" w:rsidP="00710C7C">
            <w:pPr>
              <w:pStyle w:val="CopticCross"/>
            </w:pPr>
            <w:r w:rsidRPr="00FB5ACB">
              <w:t>¿</w:t>
            </w:r>
          </w:p>
        </w:tc>
        <w:tc>
          <w:tcPr>
            <w:tcW w:w="3960" w:type="dxa"/>
          </w:tcPr>
          <w:p w14:paraId="4ED049BF" w14:textId="77777777" w:rsidR="00B54DE8" w:rsidRDefault="00B54DE8" w:rsidP="00710C7C">
            <w:pPr>
              <w:pStyle w:val="EngHang"/>
            </w:pPr>
            <w:r>
              <w:t>In constant prayer and labour,</w:t>
            </w:r>
          </w:p>
          <w:p w14:paraId="27AA1528" w14:textId="77777777" w:rsidR="00B54DE8" w:rsidRDefault="00B54DE8" w:rsidP="00710C7C">
            <w:pPr>
              <w:pStyle w:val="EngHang"/>
            </w:pPr>
            <w:r>
              <w:t>With a contrite heart,</w:t>
            </w:r>
          </w:p>
          <w:p w14:paraId="42FA612B" w14:textId="77777777" w:rsidR="00B54DE8" w:rsidRDefault="00B54DE8" w:rsidP="00710C7C">
            <w:pPr>
              <w:pStyle w:val="EngHang"/>
            </w:pPr>
            <w:r>
              <w:t>And great love for Christ,</w:t>
            </w:r>
          </w:p>
          <w:p w14:paraId="1A6E8CF5" w14:textId="7CB93E14" w:rsidR="00B54DE8" w:rsidRDefault="00B54DE8" w:rsidP="00710C7C">
            <w:pPr>
              <w:pStyle w:val="EngHangEnd"/>
            </w:pPr>
            <w:r>
              <w:t>You were favoured by the Th</w:t>
            </w:r>
            <w:r w:rsidR="00771794">
              <w:t>e</w:t>
            </w:r>
            <w:r>
              <w:t>otokos.</w:t>
            </w:r>
          </w:p>
        </w:tc>
      </w:tr>
      <w:tr w:rsidR="00B54DE8" w14:paraId="4810BA5D" w14:textId="77777777" w:rsidTr="00710C7C">
        <w:trPr>
          <w:cantSplit/>
          <w:jc w:val="center"/>
        </w:trPr>
        <w:tc>
          <w:tcPr>
            <w:tcW w:w="288" w:type="dxa"/>
          </w:tcPr>
          <w:p w14:paraId="27E7A0F7" w14:textId="77777777" w:rsidR="00B54DE8" w:rsidRDefault="00B54DE8" w:rsidP="00710C7C">
            <w:pPr>
              <w:pStyle w:val="CopticCross"/>
            </w:pPr>
          </w:p>
        </w:tc>
        <w:tc>
          <w:tcPr>
            <w:tcW w:w="3960" w:type="dxa"/>
          </w:tcPr>
          <w:p w14:paraId="7C16E211" w14:textId="33E84DD3" w:rsidR="00B54DE8" w:rsidRDefault="008031AD" w:rsidP="00710C7C">
            <w:pPr>
              <w:pStyle w:val="EngHang"/>
            </w:pPr>
            <w:r>
              <w:t>For</w:t>
            </w:r>
            <w:r w:rsidR="00B54DE8">
              <w:t>saking both the beauty</w:t>
            </w:r>
          </w:p>
          <w:p w14:paraId="14EBAB2D" w14:textId="77777777" w:rsidR="00B54DE8" w:rsidRDefault="00B54DE8" w:rsidP="00710C7C">
            <w:pPr>
              <w:pStyle w:val="EngHang"/>
            </w:pPr>
            <w:r>
              <w:t>And the corruption of the world,</w:t>
            </w:r>
          </w:p>
          <w:p w14:paraId="3012A0B6" w14:textId="392888CD" w:rsidR="00B54DE8" w:rsidRDefault="008031AD" w:rsidP="00710C7C">
            <w:pPr>
              <w:pStyle w:val="EngHang"/>
            </w:pPr>
            <w:r>
              <w:t>You settled in the monaste</w:t>
            </w:r>
            <w:r w:rsidR="00B54DE8">
              <w:t>ry</w:t>
            </w:r>
          </w:p>
          <w:p w14:paraId="55AC24E8" w14:textId="77777777" w:rsidR="00B54DE8" w:rsidRDefault="00B54DE8" w:rsidP="00710C7C">
            <w:pPr>
              <w:pStyle w:val="EngHangEnd"/>
            </w:pPr>
            <w:r>
              <w:t>Of Sarov, O holy one.</w:t>
            </w:r>
          </w:p>
        </w:tc>
      </w:tr>
      <w:tr w:rsidR="00B54DE8" w14:paraId="67360E22" w14:textId="77777777" w:rsidTr="00710C7C">
        <w:trPr>
          <w:cantSplit/>
          <w:jc w:val="center"/>
        </w:trPr>
        <w:tc>
          <w:tcPr>
            <w:tcW w:w="288" w:type="dxa"/>
          </w:tcPr>
          <w:p w14:paraId="44CA52B5" w14:textId="77777777" w:rsidR="00B54DE8" w:rsidRDefault="00B54DE8" w:rsidP="00710C7C">
            <w:pPr>
              <w:pStyle w:val="CopticCross"/>
            </w:pPr>
            <w:r w:rsidRPr="00FB5ACB">
              <w:lastRenderedPageBreak/>
              <w:t>¿</w:t>
            </w:r>
          </w:p>
        </w:tc>
        <w:tc>
          <w:tcPr>
            <w:tcW w:w="3960" w:type="dxa"/>
          </w:tcPr>
          <w:p w14:paraId="20D3CA30" w14:textId="77777777" w:rsidR="00B54DE8" w:rsidRDefault="00B54DE8" w:rsidP="00710C7C">
            <w:pPr>
              <w:pStyle w:val="EngHang"/>
            </w:pPr>
            <w:r>
              <w:t>You lived an angelic life there,</w:t>
            </w:r>
          </w:p>
          <w:p w14:paraId="78006482" w14:textId="77777777" w:rsidR="00B54DE8" w:rsidRDefault="00B54DE8" w:rsidP="00710C7C">
            <w:pPr>
              <w:pStyle w:val="EngHang"/>
            </w:pPr>
            <w:r>
              <w:t>Becoming the way of salvation</w:t>
            </w:r>
          </w:p>
          <w:p w14:paraId="421CBD99" w14:textId="2D519E2A" w:rsidR="00B54DE8" w:rsidRDefault="00B54DE8" w:rsidP="008031AD">
            <w:pPr>
              <w:pStyle w:val="EngHang"/>
            </w:pPr>
            <w:r>
              <w:t xml:space="preserve">To many </w:t>
            </w:r>
            <w:r w:rsidR="008031AD">
              <w:t>pilgrims</w:t>
            </w:r>
          </w:p>
          <w:p w14:paraId="63A25F7C" w14:textId="71FE6653" w:rsidR="00B54DE8" w:rsidRDefault="00B54DE8" w:rsidP="00710C7C">
            <w:pPr>
              <w:pStyle w:val="EngHangEnd"/>
            </w:pPr>
            <w:r>
              <w:t>Who journ</w:t>
            </w:r>
            <w:r w:rsidR="008031AD">
              <w:t>ey</w:t>
            </w:r>
            <w:r>
              <w:t>ed to behold Christ in you.</w:t>
            </w:r>
          </w:p>
        </w:tc>
      </w:tr>
      <w:tr w:rsidR="00B54DE8" w14:paraId="53647B89" w14:textId="77777777" w:rsidTr="00710C7C">
        <w:trPr>
          <w:cantSplit/>
          <w:jc w:val="center"/>
        </w:trPr>
        <w:tc>
          <w:tcPr>
            <w:tcW w:w="288" w:type="dxa"/>
          </w:tcPr>
          <w:p w14:paraId="1FC91262" w14:textId="77777777" w:rsidR="00B54DE8" w:rsidRDefault="00B54DE8" w:rsidP="00710C7C">
            <w:pPr>
              <w:pStyle w:val="CopticCross"/>
            </w:pPr>
          </w:p>
        </w:tc>
        <w:tc>
          <w:tcPr>
            <w:tcW w:w="3960" w:type="dxa"/>
          </w:tcPr>
          <w:p w14:paraId="7FD2FFE1" w14:textId="77777777" w:rsidR="00B54DE8" w:rsidRDefault="00B54DE8" w:rsidP="00710C7C">
            <w:pPr>
              <w:pStyle w:val="EngHang"/>
            </w:pPr>
            <w:r>
              <w:t>Therefore, Christ has glorified you,</w:t>
            </w:r>
          </w:p>
          <w:p w14:paraId="5CAF697A" w14:textId="77777777" w:rsidR="00B54DE8" w:rsidRDefault="00B54DE8" w:rsidP="00710C7C">
            <w:pPr>
              <w:pStyle w:val="EngHang"/>
            </w:pPr>
            <w:r>
              <w:t>O Father Seraphim,</w:t>
            </w:r>
          </w:p>
          <w:p w14:paraId="506E4835" w14:textId="77777777" w:rsidR="00B54DE8" w:rsidRDefault="00B54DE8" w:rsidP="00710C7C">
            <w:pPr>
              <w:pStyle w:val="EngHang"/>
            </w:pPr>
            <w:r>
              <w:t>Enriching you with abundant</w:t>
            </w:r>
          </w:p>
          <w:p w14:paraId="31D4FFC2" w14:textId="77777777" w:rsidR="00B54DE8" w:rsidRDefault="00B54DE8" w:rsidP="00710C7C">
            <w:pPr>
              <w:pStyle w:val="EngHangEnd"/>
            </w:pPr>
            <w:r>
              <w:t>Healing and miracles.</w:t>
            </w:r>
          </w:p>
        </w:tc>
      </w:tr>
      <w:tr w:rsidR="00B54DE8" w14:paraId="18C5AE88" w14:textId="77777777" w:rsidTr="00710C7C">
        <w:trPr>
          <w:cantSplit/>
          <w:jc w:val="center"/>
        </w:trPr>
        <w:tc>
          <w:tcPr>
            <w:tcW w:w="288" w:type="dxa"/>
          </w:tcPr>
          <w:p w14:paraId="50E40A3D" w14:textId="77777777" w:rsidR="00B54DE8" w:rsidRDefault="00B54DE8" w:rsidP="00710C7C">
            <w:pPr>
              <w:pStyle w:val="CopticCross"/>
            </w:pPr>
            <w:r w:rsidRPr="00FB5ACB">
              <w:t>¿</w:t>
            </w:r>
          </w:p>
        </w:tc>
        <w:tc>
          <w:tcPr>
            <w:tcW w:w="3960" w:type="dxa"/>
          </w:tcPr>
          <w:p w14:paraId="5769AD56" w14:textId="77777777" w:rsidR="00B54DE8" w:rsidRDefault="00B54DE8" w:rsidP="00710C7C">
            <w:pPr>
              <w:pStyle w:val="EngHang"/>
            </w:pPr>
            <w:r>
              <w:t>Pray to the Lord on our behalf,</w:t>
            </w:r>
          </w:p>
          <w:p w14:paraId="0C2B9AA8" w14:textId="77777777" w:rsidR="00B54DE8" w:rsidRDefault="00B54DE8" w:rsidP="00710C7C">
            <w:pPr>
              <w:pStyle w:val="EngHang"/>
            </w:pPr>
            <w:r>
              <w:t>Our saintly and righteous father,</w:t>
            </w:r>
          </w:p>
          <w:p w14:paraId="7FD8CD69" w14:textId="77777777" w:rsidR="00B54DE8" w:rsidRDefault="00B54DE8" w:rsidP="00710C7C">
            <w:pPr>
              <w:pStyle w:val="EngHang"/>
            </w:pPr>
            <w:r>
              <w:t>St. Seraphim of Sarov,</w:t>
            </w:r>
          </w:p>
          <w:p w14:paraId="3B4D1FB1" w14:textId="77777777" w:rsidR="00B54DE8" w:rsidRDefault="00B54DE8" w:rsidP="00710C7C">
            <w:pPr>
              <w:pStyle w:val="EngHangEnd"/>
            </w:pPr>
            <w:r>
              <w:t>That He may forgive us our sins.</w:t>
            </w:r>
          </w:p>
        </w:tc>
      </w:tr>
    </w:tbl>
    <w:p w14:paraId="32459329" w14:textId="09A8EAEB" w:rsidR="00495F1A" w:rsidRDefault="00FF5FF3" w:rsidP="00495F1A">
      <w:pPr>
        <w:pStyle w:val="Heading3"/>
      </w:pPr>
      <w:bookmarkStart w:id="1563" w:name="_Toc485884559"/>
      <w:r>
        <w:t xml:space="preserve">January 6 (7) / Tobi 11: The Feast of </w:t>
      </w:r>
      <w:r w:rsidR="00495F1A">
        <w:t>Theophany</w:t>
      </w:r>
      <w:bookmarkEnd w:id="1557"/>
      <w:bookmarkEnd w:id="1558"/>
      <w:bookmarkEnd w:id="1559"/>
      <w:bookmarkEnd w:id="1563"/>
    </w:p>
    <w:p w14:paraId="6163B419" w14:textId="17C71E69" w:rsidR="008712A7" w:rsidRPr="008712A7" w:rsidRDefault="008712A7" w:rsidP="008712A7">
      <w:pPr>
        <w:pStyle w:val="Heading4"/>
        <w:rPr>
          <w:rFonts w:ascii="Arial Unicode MS" w:eastAsia="Arial Unicode MS" w:hAnsi="Arial Unicode MS" w:cs="Arial Unicode MS"/>
        </w:rPr>
      </w:pPr>
      <w:bookmarkStart w:id="1564" w:name="_Ref434477630"/>
      <w:r>
        <w:t>The Verses of the Cymbals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5FE5A788" w14:textId="77777777" w:rsidTr="008712A7">
        <w:trPr>
          <w:cantSplit/>
          <w:jc w:val="center"/>
        </w:trPr>
        <w:tc>
          <w:tcPr>
            <w:tcW w:w="288" w:type="dxa"/>
          </w:tcPr>
          <w:p w14:paraId="49010936" w14:textId="77777777" w:rsidR="008712A7" w:rsidRDefault="008712A7" w:rsidP="008712A7">
            <w:pPr>
              <w:pStyle w:val="CopticCross"/>
            </w:pPr>
          </w:p>
        </w:tc>
        <w:tc>
          <w:tcPr>
            <w:tcW w:w="3960" w:type="dxa"/>
          </w:tcPr>
          <w:p w14:paraId="2A63A394" w14:textId="77777777" w:rsidR="008712A7" w:rsidRDefault="008712A7" w:rsidP="008712A7">
            <w:pPr>
              <w:pStyle w:val="EngHang"/>
            </w:pPr>
            <w:r>
              <w:t>“This is My Beloved Son,</w:t>
            </w:r>
          </w:p>
          <w:p w14:paraId="4B871E9D" w14:textId="77777777" w:rsidR="008712A7" w:rsidRDefault="008712A7" w:rsidP="008712A7">
            <w:pPr>
              <w:pStyle w:val="EngHang"/>
            </w:pPr>
            <w:r>
              <w:t>In Whom My soul is pleased;</w:t>
            </w:r>
          </w:p>
          <w:p w14:paraId="19AE4035" w14:textId="77777777" w:rsidR="008712A7" w:rsidRDefault="008712A7" w:rsidP="008712A7">
            <w:pPr>
              <w:pStyle w:val="EngHang"/>
            </w:pPr>
            <w:r>
              <w:t>He has done My will: hear Him,</w:t>
            </w:r>
          </w:p>
          <w:p w14:paraId="126FB7E3" w14:textId="4CE1FC8E" w:rsidR="008712A7" w:rsidRDefault="008712A7" w:rsidP="008712A7">
            <w:pPr>
              <w:pStyle w:val="EngHangEnd"/>
            </w:pPr>
            <w:r>
              <w:t>For He is the Life-Giver.”</w:t>
            </w:r>
          </w:p>
        </w:tc>
        <w:tc>
          <w:tcPr>
            <w:tcW w:w="288" w:type="dxa"/>
          </w:tcPr>
          <w:p w14:paraId="62EE4825" w14:textId="77777777" w:rsidR="008712A7" w:rsidRDefault="008712A7" w:rsidP="008712A7"/>
        </w:tc>
        <w:tc>
          <w:tcPr>
            <w:tcW w:w="288" w:type="dxa"/>
          </w:tcPr>
          <w:p w14:paraId="6A52949F" w14:textId="77777777" w:rsidR="008712A7" w:rsidRDefault="008712A7" w:rsidP="008712A7">
            <w:pPr>
              <w:pStyle w:val="CopticCross"/>
            </w:pPr>
          </w:p>
        </w:tc>
        <w:tc>
          <w:tcPr>
            <w:tcW w:w="3960" w:type="dxa"/>
          </w:tcPr>
          <w:p w14:paraId="430BBBEE" w14:textId="77777777" w:rsidR="008712A7" w:rsidRDefault="008712A7" w:rsidP="008712A7">
            <w:pPr>
              <w:pStyle w:val="CopticVersemulti-line"/>
            </w:pPr>
            <w:r>
              <w:t>Ϫⲉ ⲫⲁⲓ ⲡⲉ ⲡⲁϣⲏⲣⲓ ⲡⲁⲙⲉⲛⲣⲓⲧ:</w:t>
            </w:r>
          </w:p>
          <w:p w14:paraId="34356BBC" w14:textId="77777777" w:rsidR="008712A7" w:rsidRDefault="008712A7" w:rsidP="008712A7">
            <w:pPr>
              <w:pStyle w:val="CopticVersemulti-line"/>
            </w:pPr>
            <w:r>
              <w:t>ⲉ̀ⲧⲁ ⲧⲁⲯⲩⲭⲏ ϯⲙⲁϯ ⲛ̀ϧⲏⲧϥ:</w:t>
            </w:r>
          </w:p>
          <w:p w14:paraId="0072CFB6" w14:textId="77777777" w:rsidR="008712A7" w:rsidRDefault="008712A7" w:rsidP="008712A7">
            <w:pPr>
              <w:pStyle w:val="CopticVersemulti-line"/>
            </w:pPr>
            <w:r>
              <w:t>ⲁϥⲉⲣⲡⲁⲟⲩⲱϣ ⲥⲱⲧⲉⲙ ⲛ̀ⲥⲱϥ:</w:t>
            </w:r>
          </w:p>
          <w:p w14:paraId="3B26F083" w14:textId="4F972660" w:rsidR="008712A7" w:rsidRPr="00240FF0" w:rsidRDefault="008712A7" w:rsidP="008712A7">
            <w:pPr>
              <w:pStyle w:val="CopticHangingVerse"/>
              <w:rPr>
                <w:vanish/>
              </w:rPr>
            </w:pPr>
            <w:r>
              <w:t xml:space="preserve">ϫⲉ ⲛ̀ⲑⲟϥ ⲡⲉ ⲡⲓⲣⲉϥⲧⲁⲛϧⲟ. </w:t>
            </w:r>
          </w:p>
        </w:tc>
      </w:tr>
      <w:tr w:rsidR="008712A7" w14:paraId="1ACC4FF2" w14:textId="77777777" w:rsidTr="008712A7">
        <w:trPr>
          <w:cantSplit/>
          <w:jc w:val="center"/>
        </w:trPr>
        <w:tc>
          <w:tcPr>
            <w:tcW w:w="288" w:type="dxa"/>
          </w:tcPr>
          <w:p w14:paraId="62F8C148" w14:textId="77777777" w:rsidR="008712A7" w:rsidRDefault="008712A7" w:rsidP="008712A7">
            <w:pPr>
              <w:pStyle w:val="CopticCross"/>
            </w:pPr>
          </w:p>
        </w:tc>
        <w:tc>
          <w:tcPr>
            <w:tcW w:w="3960" w:type="dxa"/>
          </w:tcPr>
          <w:p w14:paraId="7EE1BE28" w14:textId="77777777" w:rsidR="008712A7" w:rsidRDefault="008712A7" w:rsidP="008712A7">
            <w:pPr>
              <w:pStyle w:val="EngHang"/>
            </w:pPr>
            <w:r>
              <w:t>Rejoice like lambs,</w:t>
            </w:r>
          </w:p>
          <w:p w14:paraId="3548FC31" w14:textId="77777777" w:rsidR="008712A7" w:rsidRDefault="008712A7" w:rsidP="008712A7">
            <w:pPr>
              <w:pStyle w:val="EngHang"/>
            </w:pPr>
            <w:r>
              <w:t>O Jordan and its shores,</w:t>
            </w:r>
          </w:p>
          <w:p w14:paraId="4BFFC0C9" w14:textId="77777777" w:rsidR="008712A7" w:rsidRDefault="008712A7" w:rsidP="008712A7">
            <w:pPr>
              <w:pStyle w:val="EngHang"/>
            </w:pPr>
            <w:r>
              <w:t>For the Lamb, who carries the sins</w:t>
            </w:r>
          </w:p>
          <w:p w14:paraId="7C1BC9C2" w14:textId="2D93C8D2" w:rsidR="008712A7" w:rsidRDefault="008712A7" w:rsidP="008712A7">
            <w:pPr>
              <w:pStyle w:val="EngHangEnd"/>
            </w:pPr>
            <w:r>
              <w:t>Of the world came to you.</w:t>
            </w:r>
          </w:p>
        </w:tc>
        <w:tc>
          <w:tcPr>
            <w:tcW w:w="288" w:type="dxa"/>
          </w:tcPr>
          <w:p w14:paraId="5118192D" w14:textId="77777777" w:rsidR="008712A7" w:rsidRDefault="008712A7" w:rsidP="008712A7"/>
        </w:tc>
        <w:tc>
          <w:tcPr>
            <w:tcW w:w="288" w:type="dxa"/>
          </w:tcPr>
          <w:p w14:paraId="248ABD60" w14:textId="77777777" w:rsidR="008712A7" w:rsidRDefault="008712A7" w:rsidP="008712A7">
            <w:pPr>
              <w:pStyle w:val="CopticCross"/>
            </w:pPr>
          </w:p>
        </w:tc>
        <w:tc>
          <w:tcPr>
            <w:tcW w:w="3960" w:type="dxa"/>
          </w:tcPr>
          <w:p w14:paraId="198BE60D" w14:textId="77777777" w:rsidR="008712A7" w:rsidRDefault="008712A7" w:rsidP="008712A7">
            <w:pPr>
              <w:pStyle w:val="CopticVersemulti-line"/>
            </w:pPr>
            <w:r>
              <w:t>Ⲑⲉⲗⲏⲗ ⲙ̀ⲫⲣⲏϯ ⲛ̀ϩⲁⲛϩⲓⲏⲃ:</w:t>
            </w:r>
          </w:p>
          <w:p w14:paraId="27053852" w14:textId="77777777" w:rsidR="008712A7" w:rsidRDefault="008712A7" w:rsidP="008712A7">
            <w:pPr>
              <w:pStyle w:val="CopticVersemulti-line"/>
            </w:pPr>
            <w:r>
              <w:t>ⲱ ⲡⲓⲒⲟⲣⲇⲁⲛⲏⲥ ⲛⲉⲙ ⲡⲉϥⲇ̀ⲣⲩⲙⲟⲥ:</w:t>
            </w:r>
          </w:p>
          <w:p w14:paraId="0E4E7317" w14:textId="77777777" w:rsidR="008712A7" w:rsidRDefault="008712A7" w:rsidP="008712A7">
            <w:pPr>
              <w:pStyle w:val="CopticVersemulti-line"/>
            </w:pPr>
            <w:r>
              <w:t>ϫⲉ ⲁϥⲓ̀ ϣⲁⲣⲟⲕ ⲛ̀ϫⲉ ⲡⲓϩⲓⲏⲃ:</w:t>
            </w:r>
          </w:p>
          <w:p w14:paraId="798FC02C" w14:textId="72A1EFE7" w:rsidR="008712A7" w:rsidRDefault="008712A7" w:rsidP="008712A7">
            <w:pPr>
              <w:pStyle w:val="CopticHangingVerse"/>
            </w:pPr>
            <w:r>
              <w:t>ⲫⲏⲉ̀ⲧⲱⲗⲓ ⲙ̀ⲫ̀ⲛⲟⲃⲓ ⲙ̀ⲡⲓⲕⲟⲥⲙⲟⲥ.</w:t>
            </w:r>
          </w:p>
        </w:tc>
      </w:tr>
      <w:tr w:rsidR="008712A7" w14:paraId="7F3A87E1" w14:textId="77777777" w:rsidTr="008712A7">
        <w:trPr>
          <w:cantSplit/>
          <w:jc w:val="center"/>
        </w:trPr>
        <w:tc>
          <w:tcPr>
            <w:tcW w:w="288" w:type="dxa"/>
          </w:tcPr>
          <w:p w14:paraId="78D25005" w14:textId="77777777" w:rsidR="008712A7" w:rsidRDefault="008712A7" w:rsidP="008712A7">
            <w:pPr>
              <w:pStyle w:val="CopticCross"/>
            </w:pPr>
          </w:p>
        </w:tc>
        <w:tc>
          <w:tcPr>
            <w:tcW w:w="3960" w:type="dxa"/>
          </w:tcPr>
          <w:p w14:paraId="182167EE" w14:textId="77777777" w:rsidR="008712A7" w:rsidRDefault="008712A7" w:rsidP="008712A7">
            <w:pPr>
              <w:pStyle w:val="EngHang"/>
            </w:pPr>
            <w:r>
              <w:t>Yours is a proud name,</w:t>
            </w:r>
          </w:p>
          <w:p w14:paraId="5ACC4627" w14:textId="77777777" w:rsidR="008712A7" w:rsidRDefault="008712A7" w:rsidP="008712A7">
            <w:pPr>
              <w:pStyle w:val="EngHang"/>
            </w:pPr>
            <w:r>
              <w:t>O cousin of Emmanuel.</w:t>
            </w:r>
          </w:p>
          <w:p w14:paraId="67EA7EA4" w14:textId="77777777" w:rsidR="008712A7" w:rsidRDefault="008712A7" w:rsidP="008712A7">
            <w:pPr>
              <w:pStyle w:val="EngHang"/>
            </w:pPr>
            <w:r>
              <w:t>You are great among the saints,</w:t>
            </w:r>
          </w:p>
          <w:p w14:paraId="3754B62B" w14:textId="5D15EA65" w:rsidR="008712A7" w:rsidRDefault="008712A7" w:rsidP="008712A7">
            <w:pPr>
              <w:pStyle w:val="EngHangEnd"/>
            </w:pPr>
            <w:r>
              <w:t>O John the Baptist.</w:t>
            </w:r>
          </w:p>
        </w:tc>
        <w:tc>
          <w:tcPr>
            <w:tcW w:w="288" w:type="dxa"/>
          </w:tcPr>
          <w:p w14:paraId="47DD6E41" w14:textId="77777777" w:rsidR="008712A7" w:rsidRDefault="008712A7" w:rsidP="008712A7"/>
        </w:tc>
        <w:tc>
          <w:tcPr>
            <w:tcW w:w="288" w:type="dxa"/>
          </w:tcPr>
          <w:p w14:paraId="14DB9D44" w14:textId="77777777" w:rsidR="008712A7" w:rsidRDefault="008712A7" w:rsidP="008712A7">
            <w:pPr>
              <w:pStyle w:val="CopticCross"/>
            </w:pPr>
          </w:p>
        </w:tc>
        <w:tc>
          <w:tcPr>
            <w:tcW w:w="3960" w:type="dxa"/>
          </w:tcPr>
          <w:p w14:paraId="157547AC" w14:textId="77777777" w:rsidR="008712A7" w:rsidRDefault="008712A7" w:rsidP="008712A7">
            <w:pPr>
              <w:pStyle w:val="CopticVersemulti-line"/>
            </w:pPr>
            <w:r>
              <w:t>Ⲟⲩⲣⲁⲛ ⲛ̀ϣⲟⲩϣⲟⲩ ⲡⲉ ⲡⲉⲕⲣⲁⲛ:</w:t>
            </w:r>
          </w:p>
          <w:p w14:paraId="7453BB68" w14:textId="77777777" w:rsidR="008712A7" w:rsidRDefault="008712A7" w:rsidP="008712A7">
            <w:pPr>
              <w:pStyle w:val="CopticVersemulti-line"/>
            </w:pPr>
            <w:r>
              <w:t>ⲱ̀ ⲡⲓⲥⲩⲅⲅⲉⲛⲏⲥ ⲛ̀Ⲉⲙⲙⲁⲛⲟⲩⲏⲗ:</w:t>
            </w:r>
          </w:p>
          <w:p w14:paraId="07D6F207" w14:textId="77777777" w:rsidR="008712A7" w:rsidRDefault="008712A7" w:rsidP="008712A7">
            <w:pPr>
              <w:pStyle w:val="CopticVersemulti-line"/>
            </w:pPr>
            <w:r>
              <w:t>ⲛ̀ⲑⲟⲕ ⲟⲩⲛⲓϣϯ ϧⲉⲛ ⲛⲏⲉⲑⲟⲩⲁⲃ ⲧⲏⲣⲟⲩ:</w:t>
            </w:r>
          </w:p>
          <w:p w14:paraId="482CF186" w14:textId="21D95657" w:rsidR="008712A7" w:rsidRDefault="008712A7" w:rsidP="008712A7">
            <w:pPr>
              <w:pStyle w:val="CopticHangingVerse"/>
            </w:pPr>
            <w:r>
              <w:t>Ⲓⲱⲁⲛⲛⲏⲥ ⲡⲓⲣⲉϥϯⲱⲙⲥ.</w:t>
            </w:r>
          </w:p>
        </w:tc>
      </w:tr>
      <w:tr w:rsidR="008712A7" w14:paraId="36D62400" w14:textId="77777777" w:rsidTr="008712A7">
        <w:trPr>
          <w:cantSplit/>
          <w:jc w:val="center"/>
        </w:trPr>
        <w:tc>
          <w:tcPr>
            <w:tcW w:w="288" w:type="dxa"/>
          </w:tcPr>
          <w:p w14:paraId="53967ADC" w14:textId="77777777" w:rsidR="008712A7" w:rsidRDefault="008712A7" w:rsidP="008712A7">
            <w:pPr>
              <w:pStyle w:val="CopticCross"/>
            </w:pPr>
          </w:p>
        </w:tc>
        <w:tc>
          <w:tcPr>
            <w:tcW w:w="3960" w:type="dxa"/>
          </w:tcPr>
          <w:p w14:paraId="42DA9BB5" w14:textId="77777777" w:rsidR="008712A7" w:rsidRDefault="008712A7" w:rsidP="008712A7">
            <w:pPr>
              <w:pStyle w:val="EngHang"/>
            </w:pPr>
            <w:r>
              <w:t>Hail to John</w:t>
            </w:r>
          </w:p>
          <w:p w14:paraId="579435C9" w14:textId="77777777" w:rsidR="008712A7" w:rsidRDefault="008712A7" w:rsidP="008712A7">
            <w:pPr>
              <w:pStyle w:val="EngHang"/>
            </w:pPr>
            <w:r>
              <w:t>The great forerunner.</w:t>
            </w:r>
          </w:p>
          <w:p w14:paraId="6BE04159" w14:textId="77777777" w:rsidR="008712A7" w:rsidRDefault="008712A7" w:rsidP="008712A7">
            <w:pPr>
              <w:pStyle w:val="EngHang"/>
            </w:pPr>
            <w:r>
              <w:t>Hail ot the priest,</w:t>
            </w:r>
          </w:p>
          <w:p w14:paraId="4EF43E96" w14:textId="1537F1AA" w:rsidR="008712A7" w:rsidRDefault="008712A7" w:rsidP="008712A7">
            <w:pPr>
              <w:pStyle w:val="EngHang"/>
            </w:pPr>
            <w:r>
              <w:t>The cousin of Emmanuel.</w:t>
            </w:r>
          </w:p>
        </w:tc>
        <w:tc>
          <w:tcPr>
            <w:tcW w:w="288" w:type="dxa"/>
          </w:tcPr>
          <w:p w14:paraId="0B11D337" w14:textId="77777777" w:rsidR="008712A7" w:rsidRDefault="008712A7" w:rsidP="008712A7"/>
        </w:tc>
        <w:tc>
          <w:tcPr>
            <w:tcW w:w="288" w:type="dxa"/>
          </w:tcPr>
          <w:p w14:paraId="45E0ACD6" w14:textId="77777777" w:rsidR="008712A7" w:rsidRDefault="008712A7" w:rsidP="008712A7">
            <w:pPr>
              <w:pStyle w:val="CopticCross"/>
            </w:pPr>
          </w:p>
        </w:tc>
        <w:tc>
          <w:tcPr>
            <w:tcW w:w="3960" w:type="dxa"/>
          </w:tcPr>
          <w:p w14:paraId="1E3EC3D4" w14:textId="77777777" w:rsidR="008712A7" w:rsidRDefault="008712A7" w:rsidP="008712A7">
            <w:pPr>
              <w:pStyle w:val="CopticVersemulti-line"/>
            </w:pPr>
            <w:r>
              <w:t>Ⲭⲉⲣⲉ Ⲓⲱⲁⲛⲛⲏⲥ:</w:t>
            </w:r>
          </w:p>
          <w:p w14:paraId="68EB50EA" w14:textId="77777777" w:rsidR="008712A7" w:rsidRDefault="008712A7" w:rsidP="008712A7">
            <w:pPr>
              <w:pStyle w:val="CopticVersemulti-line"/>
            </w:pPr>
            <w:r>
              <w:t>ⲡⲓⲛⲓϣϯ ⲙ̀ⲡ̀ⲣⲟⲇⲣⲟⲙⲟⲥ:</w:t>
            </w:r>
          </w:p>
          <w:p w14:paraId="268C03FD" w14:textId="77777777" w:rsidR="008712A7" w:rsidRDefault="008712A7" w:rsidP="008712A7">
            <w:pPr>
              <w:pStyle w:val="CopticVersemulti-line"/>
            </w:pPr>
            <w:r>
              <w:t>ⲭⲉⲣⲉ ⲡⲓⲟⲩⲏⲃ</w:t>
            </w:r>
          </w:p>
          <w:p w14:paraId="57536EFF" w14:textId="6481D8B9" w:rsidR="008712A7" w:rsidRDefault="008712A7" w:rsidP="008712A7">
            <w:pPr>
              <w:pStyle w:val="CopticVersemulti-line"/>
            </w:pPr>
            <w:r>
              <w:t>ⲛ̀ⲥⲩⲅⲅⲉⲛⲏⲥ ⲛⲈⲙⲙⲁⲛⲟⲩⲏⲗ.</w:t>
            </w:r>
          </w:p>
        </w:tc>
      </w:tr>
    </w:tbl>
    <w:p w14:paraId="322B4F7B" w14:textId="77777777" w:rsidR="00FF5FF3" w:rsidRDefault="00430630" w:rsidP="00FF5FF3">
      <w:pPr>
        <w:pStyle w:val="Heading4"/>
      </w:pPr>
      <w:bookmarkStart w:id="1565" w:name="_Ref485108233"/>
      <w:r>
        <w:t>An</w:t>
      </w:r>
      <w:r w:rsidR="00FF5FF3">
        <w:t xml:space="preserve"> </w:t>
      </w:r>
      <w:r>
        <w:t xml:space="preserve">Abridged </w:t>
      </w:r>
      <w:r w:rsidR="00FF5FF3">
        <w:t>Doxology</w:t>
      </w:r>
      <w:r w:rsidR="00E21EA3">
        <w:t xml:space="preserve"> for Theophany</w:t>
      </w:r>
      <w:bookmarkEnd w:id="1564"/>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566" w:name="_Ref434477641"/>
      <w:r>
        <w:lastRenderedPageBreak/>
        <w:t>The First Doxology for Theophany</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2D6DAFA5" w14:textId="035EA61E" w:rsidR="00430630" w:rsidRPr="0097766E" w:rsidRDefault="00430630" w:rsidP="008712A7">
            <w:pPr>
              <w:pStyle w:val="EngHangEnd"/>
            </w:pPr>
            <w:r>
              <w:t>‘Make straight His paths.’”</w:t>
            </w:r>
            <w:r w:rsidR="008712A7" w:rsidRPr="0097766E">
              <w:t xml:space="preserve"> </w:t>
            </w: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45819418" w14:textId="138185DC" w:rsidR="00430630" w:rsidRDefault="00430630" w:rsidP="008712A7">
            <w:pPr>
              <w:pStyle w:val="EngHangEnd"/>
            </w:pPr>
            <w:r>
              <w:t>Was baptised in the Jordan.</w:t>
            </w:r>
            <w:r w:rsidR="008712A7">
              <w:t xml:space="preserve"> </w:t>
            </w: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567" w:name="_Ref434477660"/>
      <w:r>
        <w:lastRenderedPageBreak/>
        <w:t>The Second Doxology for Theophany</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568" w:name="_Ref434475280"/>
      <w:r>
        <w:t>The Sunday Psali Adam</w:t>
      </w:r>
      <w:r w:rsidR="006C1B94">
        <w:t xml:space="preserve"> for Theophany</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569"/>
            <w:r>
              <w:t xml:space="preserve">confirm </w:t>
            </w:r>
            <w:commentRangeEnd w:id="1569"/>
            <w:r>
              <w:rPr>
                <w:rStyle w:val="CommentReference"/>
              </w:rPr>
              <w:commentReference w:id="156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lastRenderedPageBreak/>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570"/>
            <w:r>
              <w:t>ⲛ̀ϫⲉ</w:t>
            </w:r>
            <w:commentRangeEnd w:id="1570"/>
            <w:r>
              <w:rPr>
                <w:rStyle w:val="CommentReference"/>
                <w:rFonts w:ascii="Times New Roman" w:hAnsi="Times New Roman"/>
              </w:rPr>
              <w:commentReference w:id="157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571"/>
            <w:r>
              <w:t>moved</w:t>
            </w:r>
            <w:commentRangeEnd w:id="1571"/>
            <w:r>
              <w:rPr>
                <w:rStyle w:val="CommentReference"/>
              </w:rPr>
              <w:commentReference w:id="157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572"/>
            <w:r>
              <w:t>thrice holy,</w:t>
            </w:r>
            <w:commentRangeEnd w:id="1572"/>
            <w:r>
              <w:rPr>
                <w:rStyle w:val="CommentReference"/>
              </w:rPr>
              <w:commentReference w:id="157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lastRenderedPageBreak/>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573" w:name="_Ref434475309"/>
      <w:r>
        <w:t>The Monday Psali Adam</w:t>
      </w:r>
      <w:r w:rsidR="006C1B94">
        <w:t xml:space="preserve"> for Theophany</w:t>
      </w:r>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574"/>
            <w:r>
              <w:t xml:space="preserve">Ⲓⲱⲁⲛⲛⲟⲩ </w:t>
            </w:r>
            <w:commentRangeEnd w:id="1574"/>
            <w:r>
              <w:rPr>
                <w:rStyle w:val="CommentReference"/>
                <w:rFonts w:ascii="Times New Roman" w:hAnsi="Times New Roman"/>
              </w:rPr>
              <w:commentReference w:id="157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lastRenderedPageBreak/>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575"/>
            <w:r>
              <w:rPr>
                <w:rFonts w:eastAsia="Arial Unicode MS" w:cs="FreeSerifAvvaShenouda"/>
              </w:rPr>
              <w:t>ⲛⲓϯϩⲟ</w:t>
            </w:r>
            <w:commentRangeEnd w:id="1575"/>
            <w:r>
              <w:rPr>
                <w:rStyle w:val="CommentReference"/>
                <w:rFonts w:ascii="Times New Roman" w:hAnsi="Times New Roman"/>
              </w:rPr>
              <w:commentReference w:id="157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576" w:name="_Ref434475331"/>
      <w:r>
        <w:lastRenderedPageBreak/>
        <w:t>The Tuesday Psali Adam</w:t>
      </w:r>
      <w:r w:rsidR="006C1B94">
        <w:t xml:space="preserve"> for Theophany</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577"/>
            <w:r>
              <w:t>ⲫⲏ</w:t>
            </w:r>
            <w:commentRangeEnd w:id="1577"/>
            <w:r>
              <w:rPr>
                <w:rStyle w:val="CommentReference"/>
                <w:rFonts w:ascii="Times New Roman" w:hAnsi="Times New Roman"/>
              </w:rPr>
              <w:commentReference w:id="157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578"/>
            <w:r>
              <w:t>ϯⲥⲩⲛⲧⲉⲗⲓⲁ</w:t>
            </w:r>
            <w:commentRangeEnd w:id="1578"/>
            <w:r>
              <w:rPr>
                <w:rStyle w:val="CommentReference"/>
                <w:rFonts w:ascii="Times New Roman" w:hAnsi="Times New Roman"/>
              </w:rPr>
              <w:commentReference w:id="157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579" w:name="_Ref434475362"/>
      <w:r>
        <w:t>The Wednesday Psali Batos</w:t>
      </w:r>
      <w:r w:rsidR="006C1B94">
        <w:t xml:space="preserve"> for Theophany</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1038"/>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lastRenderedPageBreak/>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580" w:name="_Ref434475388"/>
      <w:r>
        <w:t>The Thursday Psali Batos</w:t>
      </w:r>
      <w:r w:rsidR="006C1B94">
        <w:t xml:space="preserve"> for Theophany</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581" w:name="_Ref434475411"/>
      <w:r>
        <w:t>The Friday Psali Batos</w:t>
      </w:r>
      <w:r w:rsidR="006C1B94">
        <w:t xml:space="preserve"> for Theophany</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lastRenderedPageBreak/>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lastRenderedPageBreak/>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582" w:name="_Ref434475434"/>
      <w:r>
        <w:t>The Saturday Psali Batos</w:t>
      </w:r>
      <w:r w:rsidR="006C1B94">
        <w:t xml:space="preserve"> for Theophany</w:t>
      </w:r>
      <w:bookmarkEnd w:id="1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lastRenderedPageBreak/>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583"/>
            <w:r>
              <w:t>liberty</w:t>
            </w:r>
            <w:commentRangeEnd w:id="1583"/>
            <w:r>
              <w:rPr>
                <w:rStyle w:val="CommentReference"/>
              </w:rPr>
              <w:commentReference w:id="158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lastRenderedPageBreak/>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lastRenderedPageBreak/>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584"/>
            <w:r>
              <w:t xml:space="preserve">confirm </w:t>
            </w:r>
            <w:commentRangeEnd w:id="1584"/>
            <w:r>
              <w:rPr>
                <w:rStyle w:val="CommentReference"/>
              </w:rPr>
              <w:commentReference w:id="158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6108CF63" w14:textId="26C341F8" w:rsidR="00B92A64" w:rsidRDefault="00B92A64" w:rsidP="00B92A64">
      <w:pPr>
        <w:pStyle w:val="Heading4"/>
      </w:pPr>
      <w:r>
        <w:t>The Hymn of the Intercessions for Theophany</w:t>
      </w:r>
    </w:p>
    <w:p w14:paraId="2A08FE4E" w14:textId="77777777" w:rsidR="00B92A64" w:rsidRPr="009F6B4B" w:rsidRDefault="00B92A64" w:rsidP="00B92A64">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00518E9B" w14:textId="77777777" w:rsidTr="00B92A64">
        <w:trPr>
          <w:cantSplit/>
          <w:jc w:val="center"/>
        </w:trPr>
        <w:tc>
          <w:tcPr>
            <w:tcW w:w="288" w:type="dxa"/>
          </w:tcPr>
          <w:p w14:paraId="3610BB0C" w14:textId="77777777" w:rsidR="00B92A64" w:rsidRDefault="00B92A64" w:rsidP="00B92A64">
            <w:pPr>
              <w:pStyle w:val="CopticCross"/>
            </w:pPr>
          </w:p>
        </w:tc>
        <w:tc>
          <w:tcPr>
            <w:tcW w:w="3960" w:type="dxa"/>
          </w:tcPr>
          <w:p w14:paraId="3AE4847D" w14:textId="0FCD231F" w:rsidR="00B92A64" w:rsidRDefault="00B92A64" w:rsidP="00B92A64">
            <w:pPr>
              <w:pStyle w:val="EngHang"/>
            </w:pPr>
            <w:r>
              <w:t>Through the intercessions of</w:t>
            </w:r>
          </w:p>
          <w:p w14:paraId="6BBB9409" w14:textId="4B1AE41E" w:rsidR="00B92A64" w:rsidRPr="007425E1" w:rsidRDefault="00B92A64" w:rsidP="00B92A64">
            <w:pPr>
              <w:pStyle w:val="EngHang"/>
            </w:pPr>
            <w:r>
              <w:t>the forerunner and baptiser,</w:t>
            </w:r>
          </w:p>
          <w:p w14:paraId="162B1B4D" w14:textId="641B7EC2" w:rsidR="00B92A64" w:rsidRPr="007425E1" w:rsidRDefault="00B92A64" w:rsidP="00B92A64">
            <w:pPr>
              <w:pStyle w:val="EngHang"/>
            </w:pPr>
            <w:r>
              <w:t>John the Baptist,</w:t>
            </w:r>
          </w:p>
          <w:p w14:paraId="0EC32088" w14:textId="77777777" w:rsidR="00B92A64" w:rsidRDefault="00B92A64" w:rsidP="00B92A64">
            <w:pPr>
              <w:pStyle w:val="EngHangEnd"/>
            </w:pPr>
            <w:r>
              <w:t>O Lord, grant us the forgiveness of our sins.</w:t>
            </w:r>
          </w:p>
        </w:tc>
        <w:tc>
          <w:tcPr>
            <w:tcW w:w="288" w:type="dxa"/>
          </w:tcPr>
          <w:p w14:paraId="6EC3C6CA" w14:textId="77777777" w:rsidR="00B92A64" w:rsidRDefault="00B92A64" w:rsidP="00B92A64"/>
        </w:tc>
        <w:tc>
          <w:tcPr>
            <w:tcW w:w="288" w:type="dxa"/>
          </w:tcPr>
          <w:p w14:paraId="67AE14DD" w14:textId="77777777" w:rsidR="00B92A64" w:rsidRDefault="00B92A64" w:rsidP="00B92A64">
            <w:pPr>
              <w:pStyle w:val="CopticCross"/>
            </w:pPr>
          </w:p>
        </w:tc>
        <w:tc>
          <w:tcPr>
            <w:tcW w:w="3960" w:type="dxa"/>
          </w:tcPr>
          <w:p w14:paraId="23A6114D" w14:textId="77777777" w:rsidR="00B92A64" w:rsidRDefault="00B92A64" w:rsidP="00B92A64">
            <w:pPr>
              <w:pStyle w:val="CopticVersemulti-line"/>
            </w:pPr>
            <w:r>
              <w:t>Ϩⲓⲧⲉⲛ ⲛⲓⲡ̀ⲣⲉⲥⲃⲓⲁ ⲛ̀ⲧⲉ</w:t>
            </w:r>
          </w:p>
          <w:p w14:paraId="1C634844" w14:textId="7F240378" w:rsidR="00B92A64" w:rsidRDefault="00B92A64" w:rsidP="00B92A64">
            <w:pPr>
              <w:pStyle w:val="CopticVersemulti-line"/>
            </w:pPr>
            <w:r>
              <w:t>ⲡⲓⲡ̀ⲣⲟⲇⲣⲟⲙⲟⲥ ⲙ̀ⲃⲁⲡⲧⲏⲥⲧⲓⲥ:</w:t>
            </w:r>
          </w:p>
          <w:p w14:paraId="2791644A" w14:textId="29E3D308" w:rsidR="00B92A64" w:rsidRDefault="00B92A64" w:rsidP="00B92A64">
            <w:pPr>
              <w:pStyle w:val="CopticVersemulti-line"/>
            </w:pPr>
            <w:r>
              <w:t>Ⲓⲱⲁⲛⲛⲏⲥ ⲡⲓⲣⲉϥϯⲱⲙⲥ:</w:t>
            </w:r>
          </w:p>
          <w:p w14:paraId="0FC12914" w14:textId="77777777" w:rsidR="00B92A64" w:rsidRPr="00AF56AD" w:rsidRDefault="00B92A64" w:rsidP="00B92A64">
            <w:pPr>
              <w:pStyle w:val="CopticVerse"/>
              <w:jc w:val="left"/>
            </w:pPr>
            <w:r>
              <w:t>Ⲡϭⲟⲓⲥ ⲁ̀ⲣⲓϩ̀ⲙⲟⲧ ⲛⲁⲛ ⲙ̀ⲡⲓⲭⲱ ⲉ̀ⲃⲟⲗ ⲛ̀ⲧⲉ ⲛⲉⲛⲛⲟⲃⲓ.</w:t>
            </w:r>
          </w:p>
        </w:tc>
      </w:tr>
    </w:tbl>
    <w:p w14:paraId="1A422A09" w14:textId="5B1501CA" w:rsidR="00B92A64" w:rsidRDefault="00B92A64" w:rsidP="00B92A64">
      <w:pPr>
        <w:pStyle w:val="Heading4"/>
      </w:pPr>
      <w:r>
        <w:t>The Praxis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303AC6A0" w14:textId="77777777" w:rsidTr="00B92A64">
        <w:trPr>
          <w:cantSplit/>
          <w:jc w:val="center"/>
        </w:trPr>
        <w:tc>
          <w:tcPr>
            <w:tcW w:w="288" w:type="dxa"/>
          </w:tcPr>
          <w:p w14:paraId="77536080" w14:textId="77777777" w:rsidR="00B92A64" w:rsidRDefault="00B92A64" w:rsidP="00B92A64">
            <w:pPr>
              <w:pStyle w:val="CopticCross"/>
            </w:pPr>
          </w:p>
        </w:tc>
        <w:tc>
          <w:tcPr>
            <w:tcW w:w="3960" w:type="dxa"/>
          </w:tcPr>
          <w:p w14:paraId="36EC494A" w14:textId="77777777" w:rsidR="00D0046A" w:rsidRDefault="00D0046A" w:rsidP="00D0046A">
            <w:pPr>
              <w:pStyle w:val="EngHang"/>
            </w:pPr>
            <w:r>
              <w:t>This is My Beloved Son</w:t>
            </w:r>
          </w:p>
          <w:p w14:paraId="617102B2" w14:textId="0147B4B6" w:rsidR="00D0046A" w:rsidRDefault="00D0046A" w:rsidP="00D0046A">
            <w:pPr>
              <w:pStyle w:val="EngHang"/>
            </w:pPr>
            <w:r>
              <w:t>in Whom My soul is pleased,</w:t>
            </w:r>
          </w:p>
          <w:p w14:paraId="1BA7C90F" w14:textId="3460A9A9" w:rsidR="00D0046A" w:rsidRDefault="00D0046A" w:rsidP="00D0046A">
            <w:pPr>
              <w:pStyle w:val="EngHang"/>
            </w:pPr>
            <w:r>
              <w:t>For He has done My will.</w:t>
            </w:r>
          </w:p>
          <w:p w14:paraId="40943DF9" w14:textId="0687396A" w:rsidR="00B92A64" w:rsidRDefault="00D0046A" w:rsidP="00D0046A">
            <w:pPr>
              <w:pStyle w:val="EngHangEnd"/>
            </w:pPr>
            <w:r>
              <w:t>Hear Him, for He is the Lifegiver</w:t>
            </w:r>
            <w:r w:rsidR="00B92A64">
              <w:t>.</w:t>
            </w:r>
          </w:p>
        </w:tc>
        <w:tc>
          <w:tcPr>
            <w:tcW w:w="288" w:type="dxa"/>
          </w:tcPr>
          <w:p w14:paraId="121A60DC" w14:textId="77777777" w:rsidR="00B92A64" w:rsidRDefault="00B92A64" w:rsidP="00B92A64"/>
        </w:tc>
        <w:tc>
          <w:tcPr>
            <w:tcW w:w="288" w:type="dxa"/>
          </w:tcPr>
          <w:p w14:paraId="1902A4E0" w14:textId="77777777" w:rsidR="00B92A64" w:rsidRDefault="00B92A64" w:rsidP="00B92A64">
            <w:pPr>
              <w:pStyle w:val="CopticCross"/>
            </w:pPr>
          </w:p>
        </w:tc>
        <w:tc>
          <w:tcPr>
            <w:tcW w:w="3960" w:type="dxa"/>
          </w:tcPr>
          <w:p w14:paraId="37F6C1E8" w14:textId="77777777" w:rsidR="00B92A64" w:rsidRDefault="00D0046A" w:rsidP="00D0046A">
            <w:pPr>
              <w:pStyle w:val="CopticVersemulti-line"/>
            </w:pPr>
            <w:r>
              <w:t>Ϫⲉ ⲫⲁⲓ ⲡⲉ ⲡⲁϣⲏⲣⲓ ⲡⲁⲙⲉⲛⲣⲓⲧ:</w:t>
            </w:r>
          </w:p>
          <w:p w14:paraId="75DA3913" w14:textId="77777777" w:rsidR="00D0046A" w:rsidRDefault="00D0046A" w:rsidP="00D0046A">
            <w:pPr>
              <w:pStyle w:val="CopticVersemulti-line"/>
            </w:pPr>
            <w:r>
              <w:t>ⲉ̀ⲧⲁ ⲧⲁⲯⲩⲭⲏ ϯⲙⲁϯ ⲛ̀ϧⲏⲧϥ:</w:t>
            </w:r>
          </w:p>
          <w:p w14:paraId="2ABCD8A2" w14:textId="77777777" w:rsidR="00D0046A" w:rsidRDefault="00D0046A" w:rsidP="00D0046A">
            <w:pPr>
              <w:pStyle w:val="CopticVersemulti-line"/>
            </w:pPr>
            <w:r>
              <w:t>ⲁϥⲉⲣⲡⲁⲟⲩⲱϣ ⲥⲱⲧⲉⲙ ⲛ̀ⲥⲱϥ:</w:t>
            </w:r>
          </w:p>
          <w:p w14:paraId="0EDC306F" w14:textId="2F9B3A39" w:rsidR="00D0046A" w:rsidRPr="00AF56AD" w:rsidRDefault="00D0046A" w:rsidP="00B92A64">
            <w:pPr>
              <w:pStyle w:val="CopticVerse"/>
            </w:pPr>
            <w:r>
              <w:t>ϫⲉ ⲛ̀ⲑⲟϥ ⲡⲉ ⲡⲓⲣⲉϥⲧⲁⲛϧⲟ.</w:t>
            </w:r>
          </w:p>
        </w:tc>
      </w:tr>
      <w:tr w:rsidR="00D0046A" w:rsidRPr="00AF56AD" w14:paraId="26333400" w14:textId="77777777" w:rsidTr="00B92A64">
        <w:trPr>
          <w:cantSplit/>
          <w:jc w:val="center"/>
        </w:trPr>
        <w:tc>
          <w:tcPr>
            <w:tcW w:w="288" w:type="dxa"/>
          </w:tcPr>
          <w:p w14:paraId="097C9B6B" w14:textId="77777777" w:rsidR="00D0046A" w:rsidRDefault="00D0046A" w:rsidP="00B92A64">
            <w:pPr>
              <w:pStyle w:val="CopticCross"/>
            </w:pPr>
          </w:p>
        </w:tc>
        <w:tc>
          <w:tcPr>
            <w:tcW w:w="3960" w:type="dxa"/>
          </w:tcPr>
          <w:p w14:paraId="794A184E" w14:textId="77777777" w:rsidR="00D0046A" w:rsidRDefault="00D0046A" w:rsidP="00D0046A">
            <w:pPr>
              <w:pStyle w:val="EngHang"/>
            </w:pPr>
            <w:r>
              <w:t>Hail to John</w:t>
            </w:r>
          </w:p>
          <w:p w14:paraId="01A6BC9E" w14:textId="77777777" w:rsidR="00D0046A" w:rsidRDefault="00D0046A" w:rsidP="00D0046A">
            <w:pPr>
              <w:pStyle w:val="EngHang"/>
            </w:pPr>
            <w:r>
              <w:t>The great forerunner.</w:t>
            </w:r>
          </w:p>
          <w:p w14:paraId="11BFCE02" w14:textId="77777777" w:rsidR="00D0046A" w:rsidRDefault="00D0046A" w:rsidP="00D0046A">
            <w:pPr>
              <w:pStyle w:val="EngHang"/>
            </w:pPr>
            <w:r>
              <w:t>Hail ot the priest,</w:t>
            </w:r>
          </w:p>
          <w:p w14:paraId="0C62FEB0" w14:textId="4080747A" w:rsidR="00D0046A" w:rsidRDefault="00D0046A" w:rsidP="00D0046A">
            <w:pPr>
              <w:pStyle w:val="EngHangEnd"/>
            </w:pPr>
            <w:r>
              <w:t>The cousin of Emmanuel.</w:t>
            </w:r>
          </w:p>
        </w:tc>
        <w:tc>
          <w:tcPr>
            <w:tcW w:w="288" w:type="dxa"/>
          </w:tcPr>
          <w:p w14:paraId="4CD15CDC" w14:textId="77777777" w:rsidR="00D0046A" w:rsidRDefault="00D0046A" w:rsidP="00B92A64"/>
        </w:tc>
        <w:tc>
          <w:tcPr>
            <w:tcW w:w="288" w:type="dxa"/>
          </w:tcPr>
          <w:p w14:paraId="16E4433C" w14:textId="77777777" w:rsidR="00D0046A" w:rsidRDefault="00D0046A" w:rsidP="00B92A64">
            <w:pPr>
              <w:pStyle w:val="CopticCross"/>
            </w:pPr>
          </w:p>
        </w:tc>
        <w:tc>
          <w:tcPr>
            <w:tcW w:w="3960" w:type="dxa"/>
          </w:tcPr>
          <w:p w14:paraId="70F8BEC0" w14:textId="77777777" w:rsidR="00D0046A" w:rsidRDefault="00D0046A" w:rsidP="00D0046A">
            <w:pPr>
              <w:pStyle w:val="CopticVersemulti-line"/>
            </w:pPr>
            <w:r>
              <w:t>Ⲭⲉⲣⲉ Ⲓⲱⲁⲛⲛⲏⲥ:</w:t>
            </w:r>
          </w:p>
          <w:p w14:paraId="72F117B1" w14:textId="77777777" w:rsidR="00D0046A" w:rsidRDefault="00D0046A" w:rsidP="00D0046A">
            <w:pPr>
              <w:pStyle w:val="CopticVersemulti-line"/>
            </w:pPr>
            <w:r>
              <w:t>ⲡⲓⲛⲓϣϯ ⲙ̀ⲡ̀ⲣⲟⲇⲣⲟⲙⲟⲥ:</w:t>
            </w:r>
          </w:p>
          <w:p w14:paraId="0A96A4AA" w14:textId="77777777" w:rsidR="00D0046A" w:rsidRDefault="00D0046A" w:rsidP="00D0046A">
            <w:pPr>
              <w:pStyle w:val="CopticVersemulti-line"/>
            </w:pPr>
            <w:r>
              <w:t>ⲭⲉⲣⲉ ⲡⲓⲟⲩⲏⲃ</w:t>
            </w:r>
          </w:p>
          <w:p w14:paraId="4DF40A12" w14:textId="4C2A3741" w:rsidR="00D0046A" w:rsidRDefault="00D0046A" w:rsidP="00D0046A">
            <w:pPr>
              <w:pStyle w:val="CopticHangingVerse"/>
            </w:pPr>
            <w:r>
              <w:t>ⲛ̀ⲥⲩⲅⲅⲉⲛⲏⲥ ⲛⲈⲙⲙⲁⲛⲟⲩⲏⲗ.</w:t>
            </w:r>
          </w:p>
        </w:tc>
      </w:tr>
      <w:tr w:rsidR="00B92A64" w:rsidRPr="00AF56AD" w14:paraId="1C2FAA00" w14:textId="77777777" w:rsidTr="00B92A64">
        <w:trPr>
          <w:cantSplit/>
          <w:jc w:val="center"/>
        </w:trPr>
        <w:tc>
          <w:tcPr>
            <w:tcW w:w="288" w:type="dxa"/>
          </w:tcPr>
          <w:p w14:paraId="59E2B9B8" w14:textId="77777777" w:rsidR="00B92A64" w:rsidRDefault="00B92A64" w:rsidP="00B92A64">
            <w:pPr>
              <w:pStyle w:val="CopticCross"/>
            </w:pPr>
          </w:p>
        </w:tc>
        <w:tc>
          <w:tcPr>
            <w:tcW w:w="3960" w:type="dxa"/>
          </w:tcPr>
          <w:p w14:paraId="69FBC0A0" w14:textId="77777777" w:rsidR="00B92A64" w:rsidRDefault="00B92A64" w:rsidP="00B92A64">
            <w:pPr>
              <w:pStyle w:val="EngHang"/>
            </w:pPr>
            <w:r>
              <w:t>You are in truth blessed,</w:t>
            </w:r>
          </w:p>
          <w:p w14:paraId="7A19B2D5" w14:textId="77777777" w:rsidR="00B92A64" w:rsidRDefault="00B92A64" w:rsidP="00B92A64">
            <w:pPr>
              <w:pStyle w:val="EngHang"/>
            </w:pPr>
            <w:r>
              <w:t>With Your good Father,</w:t>
            </w:r>
          </w:p>
          <w:p w14:paraId="46EE871F" w14:textId="77777777" w:rsidR="00B92A64" w:rsidRDefault="00B92A64" w:rsidP="00B92A64">
            <w:pPr>
              <w:pStyle w:val="EngHang"/>
            </w:pPr>
            <w:r>
              <w:t>And the Holy Spirit,</w:t>
            </w:r>
          </w:p>
          <w:p w14:paraId="47C27FE9" w14:textId="77777777" w:rsidR="00B92A64" w:rsidRDefault="00B92A64" w:rsidP="00B92A64">
            <w:pPr>
              <w:pStyle w:val="EngHangEnd"/>
            </w:pPr>
            <w:r>
              <w:t>For you have been born and saved us.</w:t>
            </w:r>
          </w:p>
        </w:tc>
        <w:tc>
          <w:tcPr>
            <w:tcW w:w="288" w:type="dxa"/>
          </w:tcPr>
          <w:p w14:paraId="0BB1EAB6" w14:textId="77777777" w:rsidR="00B92A64" w:rsidRDefault="00B92A64" w:rsidP="00B92A64"/>
        </w:tc>
        <w:tc>
          <w:tcPr>
            <w:tcW w:w="288" w:type="dxa"/>
          </w:tcPr>
          <w:p w14:paraId="4385EC28" w14:textId="77777777" w:rsidR="00B92A64" w:rsidRDefault="00B92A64" w:rsidP="00B92A64">
            <w:pPr>
              <w:pStyle w:val="CopticCross"/>
            </w:pPr>
          </w:p>
        </w:tc>
        <w:tc>
          <w:tcPr>
            <w:tcW w:w="3960" w:type="dxa"/>
          </w:tcPr>
          <w:p w14:paraId="03C1A289" w14:textId="77777777" w:rsidR="00B92A64" w:rsidRDefault="00B92A64" w:rsidP="00B92A64">
            <w:pPr>
              <w:pStyle w:val="CopticVersemulti-line"/>
            </w:pPr>
            <w:r>
              <w:t>Ⲕⲥ̀ⲙⲁⲣⲱⲟⲩⲧ ⲁ̀ⲗⲏⲑⲟⲥ:</w:t>
            </w:r>
          </w:p>
          <w:p w14:paraId="368519BE" w14:textId="77777777" w:rsidR="00B92A64" w:rsidRDefault="00B92A64" w:rsidP="00B92A64">
            <w:pPr>
              <w:pStyle w:val="CopticVersemulti-line"/>
            </w:pPr>
            <w:r>
              <w:t>ⲛⲉⲙ Ⲡⲉⲕⲓⲱⲧ ⲛ̀ⲁ̀ⲅⲁⲑⲟⲥ:</w:t>
            </w:r>
          </w:p>
          <w:p w14:paraId="2B395BCD" w14:textId="77777777" w:rsidR="00B92A64" w:rsidRDefault="00B92A64" w:rsidP="00B92A64">
            <w:pPr>
              <w:pStyle w:val="CopticVersemulti-line"/>
            </w:pPr>
            <w:r>
              <w:t>ⲛⲉⲙ Ⲡⲓⲡ̀ⲛⲉⲩⲙⲁ ⲉⲑⲟⲩⲁⲃ:</w:t>
            </w:r>
          </w:p>
          <w:p w14:paraId="52838FC7" w14:textId="77777777" w:rsidR="00B92A64" w:rsidRPr="00AF56AD" w:rsidRDefault="00B92A64" w:rsidP="00B92A64">
            <w:pPr>
              <w:pStyle w:val="CopticHangingVerse"/>
            </w:pPr>
            <w:r>
              <w:t>ϫⲉ ⲁⲩⲙⲁⲥⲕ ⲁⲕⲥⲱϯ ⲙ̀ⲙⲟⲛ.</w:t>
            </w:r>
          </w:p>
        </w:tc>
      </w:tr>
    </w:tbl>
    <w:p w14:paraId="3A6CFC84" w14:textId="49468702" w:rsidR="00D0046A" w:rsidRDefault="00D0046A" w:rsidP="00D0046A">
      <w:pPr>
        <w:pStyle w:val="Heading4"/>
      </w:pPr>
      <w:r>
        <w:t>The Trasaigion Hymn for Theophany</w:t>
      </w:r>
    </w:p>
    <w:p w14:paraId="02202375" w14:textId="240C10F0" w:rsidR="00D0046A" w:rsidRPr="00CA2605" w:rsidRDefault="00D0046A" w:rsidP="00D0046A">
      <w:pPr>
        <w:pStyle w:val="Rubric"/>
      </w:pPr>
      <w:r>
        <w:t xml:space="preserve">“Who was baptised in the Jordan” </w:t>
      </w:r>
      <w:r w:rsidR="00924C51">
        <w:t>(“O Yordano baptistis”) is chant</w:t>
      </w:r>
      <w:r>
        <w:t>ed in all three verses from Theophany until the Feast of the the Wedding of Cana of Galilee.</w:t>
      </w:r>
    </w:p>
    <w:p w14:paraId="25FCE844" w14:textId="5E9178D7" w:rsidR="00D0046A" w:rsidRDefault="00D0046A" w:rsidP="00D0046A">
      <w:pPr>
        <w:pStyle w:val="Heading4"/>
      </w:pPr>
      <w:r>
        <w:t>The Psalm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B98F231" w14:textId="77777777" w:rsidTr="00D0046A">
        <w:trPr>
          <w:cantSplit/>
          <w:jc w:val="center"/>
        </w:trPr>
        <w:tc>
          <w:tcPr>
            <w:tcW w:w="288" w:type="dxa"/>
          </w:tcPr>
          <w:p w14:paraId="72674B59" w14:textId="77777777" w:rsidR="00D0046A" w:rsidRDefault="00D0046A" w:rsidP="00D0046A">
            <w:pPr>
              <w:pStyle w:val="CopticCross"/>
            </w:pPr>
          </w:p>
        </w:tc>
        <w:tc>
          <w:tcPr>
            <w:tcW w:w="3960" w:type="dxa"/>
          </w:tcPr>
          <w:p w14:paraId="7FC29395" w14:textId="77777777" w:rsidR="00D0046A" w:rsidRDefault="00D0046A" w:rsidP="00D0046A">
            <w:pPr>
              <w:pStyle w:val="EngHang"/>
            </w:pPr>
            <w:r>
              <w:t>Alleluia, Alleluia:</w:t>
            </w:r>
          </w:p>
          <w:p w14:paraId="66A4BDE0" w14:textId="77777777" w:rsidR="00D0046A" w:rsidRDefault="00D0046A" w:rsidP="00D0046A">
            <w:pPr>
              <w:pStyle w:val="EngHang"/>
            </w:pPr>
            <w:r>
              <w:t>Jesus Christ, the Son of God,</w:t>
            </w:r>
          </w:p>
          <w:p w14:paraId="5915393A" w14:textId="0309F9F4" w:rsidR="00D0046A" w:rsidRDefault="00D0046A" w:rsidP="00D0046A">
            <w:pPr>
              <w:pStyle w:val="EngHang"/>
            </w:pPr>
            <w:r>
              <w:t>Was baptized in the Jordan,</w:t>
            </w:r>
          </w:p>
          <w:p w14:paraId="25F95CD8" w14:textId="77777777" w:rsidR="00D0046A" w:rsidRDefault="00D0046A" w:rsidP="00D0046A">
            <w:pPr>
              <w:pStyle w:val="EngHangEnd"/>
            </w:pPr>
            <w:r>
              <w:t>Alleluia, Alleluia.</w:t>
            </w:r>
          </w:p>
        </w:tc>
        <w:tc>
          <w:tcPr>
            <w:tcW w:w="288" w:type="dxa"/>
          </w:tcPr>
          <w:p w14:paraId="6A6B88E2" w14:textId="77777777" w:rsidR="00D0046A" w:rsidRDefault="00D0046A" w:rsidP="00D0046A"/>
        </w:tc>
        <w:tc>
          <w:tcPr>
            <w:tcW w:w="288" w:type="dxa"/>
          </w:tcPr>
          <w:p w14:paraId="3A6F2BB4" w14:textId="77777777" w:rsidR="00D0046A" w:rsidRDefault="00D0046A" w:rsidP="00D0046A">
            <w:pPr>
              <w:pStyle w:val="CopticCross"/>
            </w:pPr>
          </w:p>
        </w:tc>
        <w:tc>
          <w:tcPr>
            <w:tcW w:w="3960" w:type="dxa"/>
          </w:tcPr>
          <w:p w14:paraId="55EC7DEB" w14:textId="77777777" w:rsidR="00D0046A" w:rsidRDefault="00D0046A" w:rsidP="00D0046A">
            <w:pPr>
              <w:pStyle w:val="CopticVersemulti-line"/>
            </w:pPr>
            <w:r>
              <w:t>Ⲁⲗⲗⲏⲗⲟⲩⲓⲁ ⲁⲗⲗⲏⲗⲟⲩⲓⲁ.</w:t>
            </w:r>
          </w:p>
          <w:p w14:paraId="6CA77EEE" w14:textId="44BD34FA" w:rsidR="00D0046A" w:rsidRDefault="00D0046A" w:rsidP="00D0046A">
            <w:pPr>
              <w:pStyle w:val="CopticVersemulti-line"/>
            </w:pPr>
            <w:r>
              <w:t>Ⲓⲥⲟⲩⲥ Ⲡⲓⲭ̀ⲣⲓⲥⲧⲟⲥ Ⲡϣⲏⲣⲓ ⲙ̀Ⲫⲛⲟⲩϯ:</w:t>
            </w:r>
          </w:p>
          <w:p w14:paraId="7CA12922" w14:textId="3AF45EF3" w:rsidR="00D0046A" w:rsidRDefault="00D0046A" w:rsidP="00D0046A">
            <w:pPr>
              <w:pStyle w:val="CopticVersemulti-line"/>
            </w:pPr>
            <w:r>
              <w:t>ⲁϥϭⲓⲱⲙⲥ ϧⲉⲛ ⲡⲓⲒⲟⲣⲇⲁⲛⲏⲥ:</w:t>
            </w:r>
          </w:p>
          <w:p w14:paraId="38D918CB" w14:textId="78269EA5" w:rsidR="00D0046A" w:rsidRPr="00C35319" w:rsidRDefault="00D0046A" w:rsidP="00D0046A">
            <w:pPr>
              <w:pStyle w:val="CopticHangingVerse"/>
            </w:pPr>
            <w:r>
              <w:t>ⲁⲗⲗⲏⲗⲟⲩⲓⲁ: ⲁⲗⲗⲏⲗⲟⲩⲓⲁ.</w:t>
            </w:r>
          </w:p>
        </w:tc>
      </w:tr>
    </w:tbl>
    <w:p w14:paraId="359048D3" w14:textId="53A996A5" w:rsidR="00D0046A" w:rsidRDefault="00D0046A" w:rsidP="00D0046A">
      <w:pPr>
        <w:pStyle w:val="Heading4"/>
      </w:pPr>
      <w:r>
        <w:t>The Gospel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AB38E2D" w14:textId="77777777" w:rsidTr="00D0046A">
        <w:trPr>
          <w:cantSplit/>
          <w:jc w:val="center"/>
        </w:trPr>
        <w:tc>
          <w:tcPr>
            <w:tcW w:w="288" w:type="dxa"/>
          </w:tcPr>
          <w:p w14:paraId="7B46866A" w14:textId="77777777" w:rsidR="00D0046A" w:rsidRDefault="00D0046A" w:rsidP="00D0046A">
            <w:pPr>
              <w:pStyle w:val="CopticCross"/>
            </w:pPr>
          </w:p>
        </w:tc>
        <w:tc>
          <w:tcPr>
            <w:tcW w:w="3960" w:type="dxa"/>
          </w:tcPr>
          <w:p w14:paraId="2013873E" w14:textId="34B812AA" w:rsidR="00D0046A" w:rsidRDefault="00D0046A" w:rsidP="00D0046A">
            <w:pPr>
              <w:pStyle w:val="EngHang"/>
            </w:pPr>
            <w:r>
              <w:t>This is the Lamb of God</w:t>
            </w:r>
          </w:p>
          <w:p w14:paraId="14B0D97B" w14:textId="0E1B581F" w:rsidR="00D0046A" w:rsidRDefault="00D0046A" w:rsidP="00D0046A">
            <w:pPr>
              <w:pStyle w:val="EngHang"/>
            </w:pPr>
            <w:r>
              <w:t>Who takes away the sin of the world,</w:t>
            </w:r>
          </w:p>
          <w:p w14:paraId="4A104712" w14:textId="5D18D672" w:rsidR="00D0046A" w:rsidRDefault="00D0046A" w:rsidP="00D0046A">
            <w:pPr>
              <w:pStyle w:val="EngHang"/>
            </w:pPr>
            <w:r>
              <w:t>Who raised a horn of salvation,</w:t>
            </w:r>
          </w:p>
          <w:p w14:paraId="283816F0" w14:textId="305BD131" w:rsidR="00D0046A" w:rsidRDefault="00D0046A" w:rsidP="00D0046A">
            <w:pPr>
              <w:pStyle w:val="EngHangEnd"/>
            </w:pPr>
            <w:r>
              <w:t>In order to save His people.</w:t>
            </w:r>
          </w:p>
        </w:tc>
        <w:tc>
          <w:tcPr>
            <w:tcW w:w="288" w:type="dxa"/>
          </w:tcPr>
          <w:p w14:paraId="0AD4BE9F" w14:textId="77777777" w:rsidR="00D0046A" w:rsidRDefault="00D0046A" w:rsidP="00D0046A"/>
        </w:tc>
        <w:tc>
          <w:tcPr>
            <w:tcW w:w="288" w:type="dxa"/>
          </w:tcPr>
          <w:p w14:paraId="1EA18D8A" w14:textId="77777777" w:rsidR="00D0046A" w:rsidRDefault="00D0046A" w:rsidP="00D0046A">
            <w:pPr>
              <w:pStyle w:val="CopticCross"/>
            </w:pPr>
          </w:p>
        </w:tc>
        <w:tc>
          <w:tcPr>
            <w:tcW w:w="3960" w:type="dxa"/>
          </w:tcPr>
          <w:p w14:paraId="2DD4323C" w14:textId="77777777" w:rsidR="00D0046A" w:rsidRDefault="00D0046A" w:rsidP="00D0046A">
            <w:pPr>
              <w:pStyle w:val="CopticVersemulti-line"/>
            </w:pPr>
            <w:r>
              <w:t>Ⲫⲁⲓ ⲡⲉ Ⲡⲓϩⲓⲏⲃ ⲛ̀ⲧⲉ Ⲫⲛⲟⲩϯ:</w:t>
            </w:r>
          </w:p>
          <w:p w14:paraId="6E53C92B" w14:textId="77777777" w:rsidR="00D0046A" w:rsidRDefault="00D0046A" w:rsidP="00D0046A">
            <w:pPr>
              <w:pStyle w:val="CopticVersemulti-line"/>
            </w:pPr>
            <w:r>
              <w:t>ⲫⲏⲉⲧⲱ̀ⲗⲓ ⲙ̀ⲫ̀ⲛⲟⲃⲓ ⲙ̀ⲡⲓⲕⲟⲥⲙⲟⲥ:</w:t>
            </w:r>
          </w:p>
          <w:p w14:paraId="2F5B50E2" w14:textId="77777777" w:rsidR="00D0046A" w:rsidRDefault="00D0046A" w:rsidP="00D0046A">
            <w:pPr>
              <w:pStyle w:val="CopticVersemulti-line"/>
            </w:pPr>
            <w:r>
              <w:t>ⲫⲏⲉ̀ⲧⲁϥⲓⲛⲓ ⲛ̀ⲟⲩⲧⲁⲡ ⲛ̀ⲥⲱϯ:</w:t>
            </w:r>
          </w:p>
          <w:p w14:paraId="3AAF85FA" w14:textId="0179B861" w:rsidR="00D0046A" w:rsidRDefault="00D0046A" w:rsidP="00D0046A">
            <w:pPr>
              <w:pStyle w:val="CopticHangingVerse"/>
            </w:pPr>
            <w:r>
              <w:t>ⲉⲑⲣⲉϥⲛⲟϩⲉⲙ ⲙ̀Ⲡⲉⲫⲗⲁⲟⲥ.</w:t>
            </w:r>
          </w:p>
        </w:tc>
      </w:tr>
      <w:tr w:rsidR="00D0046A" w14:paraId="2562AC5C" w14:textId="77777777" w:rsidTr="00D0046A">
        <w:trPr>
          <w:cantSplit/>
          <w:jc w:val="center"/>
        </w:trPr>
        <w:tc>
          <w:tcPr>
            <w:tcW w:w="288" w:type="dxa"/>
          </w:tcPr>
          <w:p w14:paraId="556243B1" w14:textId="77777777" w:rsidR="00D0046A" w:rsidRDefault="00D0046A" w:rsidP="00D0046A">
            <w:pPr>
              <w:pStyle w:val="CopticCross"/>
            </w:pPr>
          </w:p>
        </w:tc>
        <w:tc>
          <w:tcPr>
            <w:tcW w:w="3960" w:type="dxa"/>
          </w:tcPr>
          <w:p w14:paraId="35CBB425" w14:textId="77777777" w:rsidR="00D0046A" w:rsidRDefault="00D0046A" w:rsidP="00D0046A">
            <w:pPr>
              <w:pStyle w:val="EngHang"/>
            </w:pPr>
            <w:r>
              <w:t>Alleluia, alleluia,</w:t>
            </w:r>
          </w:p>
          <w:p w14:paraId="62CAB6EC" w14:textId="5AF912AC" w:rsidR="00D0046A" w:rsidRDefault="00951A36" w:rsidP="00D0046A">
            <w:pPr>
              <w:pStyle w:val="EngHang"/>
            </w:pPr>
            <w:r>
              <w:t>A</w:t>
            </w:r>
            <w:r w:rsidR="00D0046A">
              <w:t>lleluia, alleluia.</w:t>
            </w:r>
          </w:p>
          <w:p w14:paraId="15D86084" w14:textId="77777777" w:rsidR="00D0046A" w:rsidRDefault="00D0046A" w:rsidP="00D0046A">
            <w:pPr>
              <w:pStyle w:val="EngHang"/>
            </w:pPr>
            <w:r>
              <w:t>Jesus Christ the Son of God,</w:t>
            </w:r>
          </w:p>
          <w:p w14:paraId="28FB6732" w14:textId="00CA0BE1" w:rsidR="00D0046A" w:rsidRDefault="00D0046A" w:rsidP="00D0046A">
            <w:pPr>
              <w:pStyle w:val="EngHangEnd"/>
            </w:pPr>
            <w:r>
              <w:t>Was baptized in the Jordan.</w:t>
            </w:r>
          </w:p>
        </w:tc>
        <w:tc>
          <w:tcPr>
            <w:tcW w:w="288" w:type="dxa"/>
          </w:tcPr>
          <w:p w14:paraId="4FB2A854" w14:textId="77777777" w:rsidR="00D0046A" w:rsidRDefault="00D0046A" w:rsidP="00D0046A"/>
        </w:tc>
        <w:tc>
          <w:tcPr>
            <w:tcW w:w="288" w:type="dxa"/>
          </w:tcPr>
          <w:p w14:paraId="13F07D14" w14:textId="77777777" w:rsidR="00D0046A" w:rsidRDefault="00D0046A" w:rsidP="00D0046A">
            <w:pPr>
              <w:pStyle w:val="CopticCross"/>
            </w:pPr>
          </w:p>
        </w:tc>
        <w:tc>
          <w:tcPr>
            <w:tcW w:w="3960" w:type="dxa"/>
          </w:tcPr>
          <w:p w14:paraId="0BFB2496" w14:textId="77777777" w:rsidR="00D0046A" w:rsidRDefault="00D0046A" w:rsidP="00D0046A">
            <w:pPr>
              <w:pStyle w:val="CopticVersemulti-line"/>
            </w:pPr>
            <w:r>
              <w:t>Ⲁⲗⲗⲏⲗⲟⲩⲓⲁ: Ⲁⲗⲗⲏⲗⲟⲩⲓⲁ:</w:t>
            </w:r>
          </w:p>
          <w:p w14:paraId="3CB74A6F" w14:textId="77777777" w:rsidR="00D0046A" w:rsidRDefault="00D0046A" w:rsidP="00D0046A">
            <w:pPr>
              <w:pStyle w:val="CopticVersemulti-line"/>
            </w:pPr>
            <w:r>
              <w:t>Ⲁⲗⲗⲏⲗⲟⲩⲓⲁ: Ⲁⲗⲗⲏⲗⲟⲩⲓⲁ.</w:t>
            </w:r>
          </w:p>
          <w:p w14:paraId="5EAF6A26" w14:textId="77777777" w:rsidR="00D0046A" w:rsidRDefault="00D0046A" w:rsidP="00D0046A">
            <w:pPr>
              <w:pStyle w:val="CopticVersemulti-line"/>
            </w:pPr>
            <w:r>
              <w:t>Ⲓⲏⲥⲟⲩⲥ Ⲡⲓⲭ̀ⲣⲓⲥⲧⲟⲥ Ⲡϣⲏⲣⲓ ⲙ̀Ⲫⲛⲟⲩϯ:</w:t>
            </w:r>
          </w:p>
          <w:p w14:paraId="0A882E3E" w14:textId="46C6701B" w:rsidR="00D0046A" w:rsidRPr="00C35319" w:rsidRDefault="00D0046A" w:rsidP="00D0046A">
            <w:pPr>
              <w:pStyle w:val="CopticHangingVerse"/>
            </w:pPr>
            <w:r>
              <w:t>ⲁϥϭⲓⲱⲙⲥ ϧⲉⲛ ⲡⲓⲒⲟⲣⲇⲁⲛⲏⲥ.</w:t>
            </w:r>
          </w:p>
        </w:tc>
      </w:tr>
      <w:tr w:rsidR="00D0046A" w14:paraId="3759CC09" w14:textId="77777777" w:rsidTr="00D0046A">
        <w:trPr>
          <w:cantSplit/>
          <w:jc w:val="center"/>
        </w:trPr>
        <w:tc>
          <w:tcPr>
            <w:tcW w:w="288" w:type="dxa"/>
          </w:tcPr>
          <w:p w14:paraId="557B02DD" w14:textId="77777777" w:rsidR="00D0046A" w:rsidRDefault="00D0046A" w:rsidP="00D0046A">
            <w:pPr>
              <w:pStyle w:val="CopticCross"/>
            </w:pPr>
          </w:p>
        </w:tc>
        <w:tc>
          <w:tcPr>
            <w:tcW w:w="3960" w:type="dxa"/>
          </w:tcPr>
          <w:p w14:paraId="6B29B006" w14:textId="77777777" w:rsidR="00D0046A" w:rsidRDefault="00D0046A" w:rsidP="00D0046A">
            <w:pPr>
              <w:pStyle w:val="EngHang"/>
            </w:pPr>
            <w:r>
              <w:t>This is He to Whom the glory is due,</w:t>
            </w:r>
          </w:p>
          <w:p w14:paraId="3952CAEB" w14:textId="77777777" w:rsidR="00D0046A" w:rsidRDefault="00D0046A" w:rsidP="00D0046A">
            <w:pPr>
              <w:pStyle w:val="EngHang"/>
            </w:pPr>
            <w:r>
              <w:t>With His Good Father,</w:t>
            </w:r>
          </w:p>
          <w:p w14:paraId="383F7336" w14:textId="77777777" w:rsidR="00D0046A" w:rsidRDefault="00D0046A" w:rsidP="00D0046A">
            <w:pPr>
              <w:pStyle w:val="EngHang"/>
            </w:pPr>
            <w:r>
              <w:t>And the Holy Spirit,</w:t>
            </w:r>
          </w:p>
          <w:p w14:paraId="7533B049" w14:textId="77777777" w:rsidR="00D0046A" w:rsidRDefault="00D0046A" w:rsidP="00D0046A">
            <w:pPr>
              <w:pStyle w:val="EngHangEnd"/>
            </w:pPr>
            <w:r>
              <w:t>Now and forever.</w:t>
            </w:r>
          </w:p>
        </w:tc>
        <w:tc>
          <w:tcPr>
            <w:tcW w:w="288" w:type="dxa"/>
          </w:tcPr>
          <w:p w14:paraId="5AFEE045" w14:textId="77777777" w:rsidR="00D0046A" w:rsidRDefault="00D0046A" w:rsidP="00D0046A"/>
        </w:tc>
        <w:tc>
          <w:tcPr>
            <w:tcW w:w="288" w:type="dxa"/>
          </w:tcPr>
          <w:p w14:paraId="7EEEABBA" w14:textId="77777777" w:rsidR="00D0046A" w:rsidRDefault="00D0046A" w:rsidP="00D0046A">
            <w:pPr>
              <w:pStyle w:val="CopticCross"/>
            </w:pPr>
          </w:p>
        </w:tc>
        <w:tc>
          <w:tcPr>
            <w:tcW w:w="3960" w:type="dxa"/>
          </w:tcPr>
          <w:p w14:paraId="253EF7A8" w14:textId="77777777" w:rsidR="00D0046A" w:rsidRDefault="00D0046A" w:rsidP="00D0046A">
            <w:pPr>
              <w:pStyle w:val="CopticVersemulti-line"/>
            </w:pPr>
            <w:r>
              <w:t>Ⲫⲁⲓ ⲉ̀ⲣⲉ ⲡⲓⲱ̀ⲟⲩ ⲉⲣⲡ̀ⲣⲉⲡ̀ⲓ ⲛⲁϥ:</w:t>
            </w:r>
          </w:p>
          <w:p w14:paraId="7BAFAFE2" w14:textId="77777777" w:rsidR="00D0046A" w:rsidRDefault="00D0046A" w:rsidP="00D0046A">
            <w:pPr>
              <w:pStyle w:val="CopticVersemulti-line"/>
            </w:pPr>
            <w:r>
              <w:t>ⲛⲉⲙ Ⲡⲉϥⲓⲱⲧ ⲛ̀ⲁ̀ⲅⲁⲑⲟⲥ:</w:t>
            </w:r>
          </w:p>
          <w:p w14:paraId="1DFB78B9" w14:textId="77777777" w:rsidR="00D0046A" w:rsidRDefault="00D0046A" w:rsidP="00D0046A">
            <w:pPr>
              <w:pStyle w:val="CopticVersemulti-line"/>
            </w:pPr>
            <w:r>
              <w:t>ⲛⲉⲙ Ⲡⲓⲡⲛⲉⲩⲙⲁ ⲉⲑⲟⲩⲁⲃ:</w:t>
            </w:r>
          </w:p>
          <w:p w14:paraId="5353225B" w14:textId="77777777" w:rsidR="00D0046A" w:rsidRDefault="00D0046A" w:rsidP="00D0046A">
            <w:pPr>
              <w:pStyle w:val="CopticHangingVerse"/>
            </w:pPr>
            <w:r>
              <w:t>ⲓⲥϫⲉⲛ ϯⲛⲟⲩ ⲛⲉⲙ ϣⲁ ⲉ̀ⲛⲉϩ.</w:t>
            </w:r>
          </w:p>
        </w:tc>
      </w:tr>
      <w:tr w:rsidR="00951A36" w14:paraId="2921BEAB" w14:textId="77777777" w:rsidTr="00D0046A">
        <w:trPr>
          <w:cantSplit/>
          <w:jc w:val="center"/>
        </w:trPr>
        <w:tc>
          <w:tcPr>
            <w:tcW w:w="288" w:type="dxa"/>
          </w:tcPr>
          <w:p w14:paraId="25D2A0E0" w14:textId="77777777" w:rsidR="00951A36" w:rsidRDefault="00951A36" w:rsidP="00951A36">
            <w:pPr>
              <w:pStyle w:val="CopticCross"/>
            </w:pPr>
          </w:p>
        </w:tc>
        <w:tc>
          <w:tcPr>
            <w:tcW w:w="3960" w:type="dxa"/>
          </w:tcPr>
          <w:p w14:paraId="72B78A22" w14:textId="77777777" w:rsidR="00951A36" w:rsidRDefault="00951A36" w:rsidP="00951A36">
            <w:pPr>
              <w:pStyle w:val="EngHang"/>
            </w:pPr>
            <w:r>
              <w:t>Blessed be the Father and the Son</w:t>
            </w:r>
          </w:p>
          <w:p w14:paraId="063B390F" w14:textId="77777777" w:rsidR="00951A36" w:rsidRDefault="00951A36" w:rsidP="00951A36">
            <w:pPr>
              <w:pStyle w:val="EngHang"/>
            </w:pPr>
            <w:r>
              <w:t>And the Holy Spirit,</w:t>
            </w:r>
          </w:p>
          <w:p w14:paraId="2908ADEC" w14:textId="77777777" w:rsidR="00951A36" w:rsidRDefault="00951A36" w:rsidP="00951A36">
            <w:pPr>
              <w:pStyle w:val="EngHang"/>
            </w:pPr>
            <w:r>
              <w:t>The pefect Trinity,</w:t>
            </w:r>
          </w:p>
          <w:p w14:paraId="1C728599" w14:textId="4D04F66C" w:rsidR="00951A36" w:rsidRDefault="00951A36" w:rsidP="00951A36">
            <w:pPr>
              <w:pStyle w:val="EngHang"/>
            </w:pPr>
            <w:r>
              <w:t>We worship Him and glorify Him.</w:t>
            </w:r>
          </w:p>
        </w:tc>
        <w:tc>
          <w:tcPr>
            <w:tcW w:w="288" w:type="dxa"/>
          </w:tcPr>
          <w:p w14:paraId="707BF859" w14:textId="77777777" w:rsidR="00951A36" w:rsidRDefault="00951A36" w:rsidP="00951A36"/>
        </w:tc>
        <w:tc>
          <w:tcPr>
            <w:tcW w:w="288" w:type="dxa"/>
          </w:tcPr>
          <w:p w14:paraId="5EF37042" w14:textId="77777777" w:rsidR="00951A36" w:rsidRDefault="00951A36" w:rsidP="00951A36">
            <w:pPr>
              <w:pStyle w:val="CopticCross"/>
            </w:pPr>
          </w:p>
        </w:tc>
        <w:tc>
          <w:tcPr>
            <w:tcW w:w="3960" w:type="dxa"/>
          </w:tcPr>
          <w:p w14:paraId="526E7635" w14:textId="77777777" w:rsidR="00951A36" w:rsidRDefault="00951A36" w:rsidP="00951A36">
            <w:pPr>
              <w:pStyle w:val="CopticVersemulti-line"/>
            </w:pPr>
            <w:r>
              <w:t>Ϫⲉ ϥ̀ⲥ̀ⲙⲁⲣⲱⲟⲩⲧ ⲛ̀ϫⲉ Ⲫⲓⲱⲧ ⲛⲉⲙ Ⲡϣⲏⲣⲓ:</w:t>
            </w:r>
          </w:p>
          <w:p w14:paraId="72B9BB73" w14:textId="77777777" w:rsidR="00951A36" w:rsidRDefault="00951A36" w:rsidP="00951A36">
            <w:pPr>
              <w:pStyle w:val="CopticVersemulti-line"/>
            </w:pPr>
            <w:r>
              <w:t>ⲛⲉⲙ Ⲡⲓⲡ̀ⲛⲉⲩⲙⲁ ⲉⲑⲟⲩⲁⲃ:</w:t>
            </w:r>
          </w:p>
          <w:p w14:paraId="5A590FB4" w14:textId="77777777" w:rsidR="00951A36" w:rsidRDefault="00951A36" w:rsidP="00951A36">
            <w:pPr>
              <w:pStyle w:val="CopticVersemulti-line"/>
            </w:pPr>
            <w:r>
              <w:t>Ϯⲧ̀ⲣⲓⲁⲥ ⲉⲧϫⲏⲕ ⲉ̀ⲃⲟⲗ:</w:t>
            </w:r>
          </w:p>
          <w:p w14:paraId="3C266C9E" w14:textId="25BC6002" w:rsidR="00951A36" w:rsidRDefault="00951A36" w:rsidP="00951A36">
            <w:pPr>
              <w:pStyle w:val="CopticVersemulti-line"/>
            </w:pPr>
            <w:r>
              <w:t>ⲧⲉⲛⲟⲩⲱϣⲧ ⲙ̀ⲙⲟⲥ ⲧⲉⲛϯⲱ̀ⲟⲩ ⲛⲁⲥ.</w:t>
            </w:r>
          </w:p>
        </w:tc>
      </w:tr>
    </w:tbl>
    <w:p w14:paraId="0D36A562" w14:textId="78D66B38" w:rsidR="005E5D5D" w:rsidRPr="005E5D5D" w:rsidRDefault="005E5D5D" w:rsidP="005E5D5D">
      <w:pPr>
        <w:pStyle w:val="Heading4"/>
        <w:rPr>
          <w:rFonts w:ascii="Arial Unicode MS" w:eastAsia="Arial Unicode MS" w:hAnsi="Arial Unicode MS" w:cs="Arial Unicode MS"/>
          <w:lang w:val="en-US"/>
        </w:rPr>
      </w:pPr>
      <w:r>
        <w:t>The Aspasmos Adam for Thophany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62D2F01A" w14:textId="77777777" w:rsidTr="008712A7">
        <w:trPr>
          <w:cantSplit/>
          <w:jc w:val="center"/>
        </w:trPr>
        <w:tc>
          <w:tcPr>
            <w:tcW w:w="288" w:type="dxa"/>
          </w:tcPr>
          <w:p w14:paraId="04736A7C" w14:textId="77777777" w:rsidR="005E5D5D" w:rsidRDefault="005E5D5D" w:rsidP="008712A7">
            <w:pPr>
              <w:pStyle w:val="CopticCross"/>
            </w:pPr>
          </w:p>
        </w:tc>
        <w:tc>
          <w:tcPr>
            <w:tcW w:w="3960" w:type="dxa"/>
          </w:tcPr>
          <w:p w14:paraId="1CBB2C9F" w14:textId="3ED09797" w:rsidR="005E5D5D" w:rsidRDefault="005E5D5D" w:rsidP="008712A7">
            <w:pPr>
              <w:pStyle w:val="EngHang"/>
            </w:pPr>
            <w:r>
              <w:t>See, John the Baptist testified,</w:t>
            </w:r>
          </w:p>
          <w:p w14:paraId="63545C83" w14:textId="0AC43F7F" w:rsidR="005E5D5D" w:rsidRDefault="005E5D5D" w:rsidP="008712A7">
            <w:pPr>
              <w:pStyle w:val="EngHang"/>
            </w:pPr>
            <w:r>
              <w:t>“I have baptized the Lord</w:t>
            </w:r>
          </w:p>
          <w:p w14:paraId="53AB8A5B" w14:textId="2B7CF118" w:rsidR="005E5D5D" w:rsidRDefault="005E5D5D" w:rsidP="008712A7">
            <w:pPr>
              <w:pStyle w:val="EngHangEnd"/>
            </w:pPr>
            <w:r>
              <w:t>In the waters of the Jordan.”</w:t>
            </w:r>
          </w:p>
        </w:tc>
        <w:tc>
          <w:tcPr>
            <w:tcW w:w="288" w:type="dxa"/>
          </w:tcPr>
          <w:p w14:paraId="76E7A08B" w14:textId="77777777" w:rsidR="005E5D5D" w:rsidRDefault="005E5D5D" w:rsidP="008712A7"/>
        </w:tc>
        <w:tc>
          <w:tcPr>
            <w:tcW w:w="288" w:type="dxa"/>
          </w:tcPr>
          <w:p w14:paraId="2F06EC62" w14:textId="77777777" w:rsidR="005E5D5D" w:rsidRDefault="005E5D5D" w:rsidP="008712A7">
            <w:pPr>
              <w:pStyle w:val="CopticCross"/>
            </w:pPr>
          </w:p>
        </w:tc>
        <w:tc>
          <w:tcPr>
            <w:tcW w:w="3960" w:type="dxa"/>
          </w:tcPr>
          <w:p w14:paraId="55EE1497" w14:textId="6E7C3199" w:rsidR="005E5D5D" w:rsidRDefault="005E5D5D" w:rsidP="008712A7">
            <w:pPr>
              <w:pStyle w:val="CopticVersemulti-line"/>
            </w:pPr>
            <w:r>
              <w:t>Ϩⲏⲡⲡⲉ ⲁϥⲉⲣⲙⲉⲑⲣⲉ ⲛ̀ϫⲉ</w:t>
            </w:r>
          </w:p>
          <w:p w14:paraId="2D87ABBA" w14:textId="39DADD87" w:rsidR="005E5D5D" w:rsidRDefault="005E5D5D" w:rsidP="008712A7">
            <w:pPr>
              <w:pStyle w:val="CopticVersemulti-line"/>
            </w:pPr>
            <w:r>
              <w:t>Ⲓⲱⲁⲛⲛⲏⲥ ⲡⲓⲃⲁⲡⲧⲓⲥⲧⲏⲥ:</w:t>
            </w:r>
          </w:p>
          <w:p w14:paraId="1C715711" w14:textId="4142A2BD" w:rsidR="005E5D5D" w:rsidRDefault="005E5D5D" w:rsidP="008712A7">
            <w:pPr>
              <w:pStyle w:val="CopticVersemulti-line"/>
            </w:pPr>
            <w:r>
              <w:t>ϫⲉ ⲁⲓϯⲱⲙⲥ ⲙ̀Ⲡϭⲟⲓⲥ</w:t>
            </w:r>
          </w:p>
          <w:p w14:paraId="2998B7E1" w14:textId="4CF3C421" w:rsidR="005E5D5D" w:rsidRDefault="005E5D5D" w:rsidP="008712A7">
            <w:pPr>
              <w:pStyle w:val="CopticHangingVerse"/>
            </w:pPr>
            <w:r>
              <w:t>ϧⲉⲛ ⲡⲓⲙⲱⲟⲩ ⲛ̀ⲧⲉ ⲡⲓⲒⲟⲣⲇⲁⲛⲏⲥ.</w:t>
            </w:r>
          </w:p>
        </w:tc>
      </w:tr>
      <w:tr w:rsidR="005E5D5D" w14:paraId="459EE4F7" w14:textId="77777777" w:rsidTr="008712A7">
        <w:trPr>
          <w:cantSplit/>
          <w:jc w:val="center"/>
        </w:trPr>
        <w:tc>
          <w:tcPr>
            <w:tcW w:w="288" w:type="dxa"/>
          </w:tcPr>
          <w:p w14:paraId="51520C95" w14:textId="77777777" w:rsidR="005E5D5D" w:rsidRDefault="005E5D5D" w:rsidP="008712A7">
            <w:pPr>
              <w:pStyle w:val="CopticCross"/>
            </w:pPr>
          </w:p>
        </w:tc>
        <w:tc>
          <w:tcPr>
            <w:tcW w:w="3960" w:type="dxa"/>
          </w:tcPr>
          <w:p w14:paraId="1E716F4F" w14:textId="09F0C3D5" w:rsidR="005E5D5D" w:rsidRDefault="005E5D5D" w:rsidP="008712A7">
            <w:pPr>
              <w:pStyle w:val="EngHang"/>
            </w:pPr>
            <w:r>
              <w:t>“And I heard the Father’s voice</w:t>
            </w:r>
          </w:p>
          <w:p w14:paraId="74958271" w14:textId="031F88E0" w:rsidR="005E5D5D" w:rsidRDefault="005E5D5D" w:rsidP="008712A7">
            <w:pPr>
              <w:pStyle w:val="EngHang"/>
            </w:pPr>
            <w:r>
              <w:t>Crying out, saying,</w:t>
            </w:r>
          </w:p>
          <w:p w14:paraId="53F65410" w14:textId="77777777" w:rsidR="005E5D5D" w:rsidRDefault="005E5D5D" w:rsidP="005E5D5D">
            <w:pPr>
              <w:pStyle w:val="EngHang"/>
            </w:pPr>
            <w:r>
              <w:t>‘This is My beloved Son,</w:t>
            </w:r>
          </w:p>
          <w:p w14:paraId="00C7F994" w14:textId="6F6BE7DD" w:rsidR="005E5D5D" w:rsidRDefault="005E5D5D" w:rsidP="008712A7">
            <w:pPr>
              <w:pStyle w:val="EngHangEnd"/>
            </w:pPr>
            <w:r>
              <w:t>In Whom I am pleased.’”</w:t>
            </w:r>
          </w:p>
        </w:tc>
        <w:tc>
          <w:tcPr>
            <w:tcW w:w="288" w:type="dxa"/>
          </w:tcPr>
          <w:p w14:paraId="12BE4802" w14:textId="77777777" w:rsidR="005E5D5D" w:rsidRDefault="005E5D5D" w:rsidP="008712A7"/>
        </w:tc>
        <w:tc>
          <w:tcPr>
            <w:tcW w:w="288" w:type="dxa"/>
          </w:tcPr>
          <w:p w14:paraId="28DD32C5" w14:textId="77777777" w:rsidR="005E5D5D" w:rsidRDefault="005E5D5D" w:rsidP="008712A7">
            <w:pPr>
              <w:pStyle w:val="CopticCross"/>
            </w:pPr>
          </w:p>
        </w:tc>
        <w:tc>
          <w:tcPr>
            <w:tcW w:w="3960" w:type="dxa"/>
          </w:tcPr>
          <w:p w14:paraId="6D044F62" w14:textId="347F7FBC" w:rsidR="005E5D5D" w:rsidRDefault="005E5D5D" w:rsidP="008712A7">
            <w:pPr>
              <w:pStyle w:val="CopticVersemulti-line"/>
            </w:pPr>
            <w:r>
              <w:t>Ⲟⲩⲟϩ ⲁⲓⲥⲱⲧⲉⲙ ⲉ̀ⲧ̀ⲥ̀ⲙⲏ</w:t>
            </w:r>
          </w:p>
          <w:p w14:paraId="1A5410B6" w14:textId="749C1700" w:rsidR="008712A7" w:rsidRDefault="008712A7" w:rsidP="008712A7">
            <w:pPr>
              <w:pStyle w:val="CopticVersemulti-line"/>
            </w:pPr>
            <w:r>
              <w:t>ⲛ̀ⲧⲉ Ⲫⲓⲱⲧ ⲉⲥⲱϣ ⲉ̀ⲃⲟⲗ:</w:t>
            </w:r>
          </w:p>
          <w:p w14:paraId="232B53C9" w14:textId="3B222CDE" w:rsidR="008712A7" w:rsidRDefault="008712A7" w:rsidP="008712A7">
            <w:pPr>
              <w:pStyle w:val="CopticVersemulti-line"/>
            </w:pPr>
            <w:r>
              <w:t>ϫⲉ ⲫⲁⲓ ⲡⲉ Ⲡⲁϣⲏⲣⲓ</w:t>
            </w:r>
          </w:p>
          <w:p w14:paraId="59665384" w14:textId="2D3FAE94" w:rsidR="005E5D5D" w:rsidRDefault="008712A7" w:rsidP="008712A7">
            <w:pPr>
              <w:pStyle w:val="CopticHangingVerse"/>
            </w:pPr>
            <w:r>
              <w:t>Ⲡⲁⲙⲉⲛⲣⲓⲧ ⲉ̀ⲧⲁⲓϯⲙⲁϯ ⲛ̀ϧⲏⲧϥ</w:t>
            </w:r>
            <w:r w:rsidR="005E5D5D">
              <w:t>.</w:t>
            </w:r>
          </w:p>
        </w:tc>
      </w:tr>
      <w:tr w:rsidR="005E5D5D" w14:paraId="29831B65" w14:textId="77777777" w:rsidTr="008712A7">
        <w:trPr>
          <w:cantSplit/>
          <w:jc w:val="center"/>
        </w:trPr>
        <w:tc>
          <w:tcPr>
            <w:tcW w:w="288" w:type="dxa"/>
          </w:tcPr>
          <w:p w14:paraId="52919BAE" w14:textId="77777777" w:rsidR="005E5D5D" w:rsidRDefault="005E5D5D" w:rsidP="008712A7">
            <w:pPr>
              <w:pStyle w:val="CopticCross"/>
            </w:pPr>
          </w:p>
        </w:tc>
        <w:tc>
          <w:tcPr>
            <w:tcW w:w="3960" w:type="dxa"/>
          </w:tcPr>
          <w:p w14:paraId="02F18DAD" w14:textId="77777777" w:rsidR="005E5D5D" w:rsidRDefault="005E5D5D" w:rsidP="008712A7">
            <w:pPr>
              <w:pStyle w:val="EngHang"/>
            </w:pPr>
            <w:r>
              <w:t>Holy, holy, holy,</w:t>
            </w:r>
          </w:p>
          <w:p w14:paraId="1C12BAB4" w14:textId="7E87BFDF" w:rsidR="005E5D5D" w:rsidRDefault="005E5D5D" w:rsidP="008712A7">
            <w:pPr>
              <w:pStyle w:val="EngHang"/>
            </w:pPr>
            <w:r>
              <w:t>O You Who were baptized</w:t>
            </w:r>
          </w:p>
          <w:p w14:paraId="3F7F5E26" w14:textId="77777777" w:rsidR="005E5D5D" w:rsidRDefault="005E5D5D" w:rsidP="008712A7">
            <w:pPr>
              <w:pStyle w:val="EngHang"/>
            </w:pPr>
            <w:r>
              <w:t>In the Jordan,</w:t>
            </w:r>
          </w:p>
          <w:p w14:paraId="370E4DBC" w14:textId="0530A556" w:rsidR="005E5D5D" w:rsidRDefault="005E5D5D" w:rsidP="005E5D5D">
            <w:pPr>
              <w:pStyle w:val="EngHangEnd"/>
            </w:pPr>
            <w:r>
              <w:t>Forgive us our sins.</w:t>
            </w:r>
          </w:p>
        </w:tc>
        <w:tc>
          <w:tcPr>
            <w:tcW w:w="288" w:type="dxa"/>
          </w:tcPr>
          <w:p w14:paraId="3AC8F1E0" w14:textId="77777777" w:rsidR="005E5D5D" w:rsidRDefault="005E5D5D" w:rsidP="008712A7"/>
        </w:tc>
        <w:tc>
          <w:tcPr>
            <w:tcW w:w="288" w:type="dxa"/>
          </w:tcPr>
          <w:p w14:paraId="49F3EA47" w14:textId="77777777" w:rsidR="005E5D5D" w:rsidRDefault="005E5D5D" w:rsidP="008712A7">
            <w:pPr>
              <w:pStyle w:val="CopticCross"/>
            </w:pPr>
          </w:p>
        </w:tc>
        <w:tc>
          <w:tcPr>
            <w:tcW w:w="3960" w:type="dxa"/>
          </w:tcPr>
          <w:p w14:paraId="08179C1F" w14:textId="77777777" w:rsidR="005E5D5D" w:rsidRDefault="008712A7" w:rsidP="008712A7">
            <w:pPr>
              <w:pStyle w:val="CopticVersemulti-line"/>
            </w:pPr>
            <w:r>
              <w:t>Ϫⲉ ⲭ̀ⲟⲩⲁⲃ ⲭ̀ⲟⲩⲁⲃ:</w:t>
            </w:r>
          </w:p>
          <w:p w14:paraId="56B89444" w14:textId="77777777" w:rsidR="008712A7" w:rsidRDefault="008712A7" w:rsidP="008712A7">
            <w:pPr>
              <w:pStyle w:val="CopticVersemulti-line"/>
            </w:pPr>
            <w:r>
              <w:t>ⲭ̀ⲟⲩⲁⲃ ⲫⲏⲉ̀ⲧⲁϥϭⲓⲱⲙⲥ:</w:t>
            </w:r>
          </w:p>
          <w:p w14:paraId="657B64C9" w14:textId="77777777" w:rsidR="008712A7" w:rsidRDefault="008712A7" w:rsidP="008712A7">
            <w:pPr>
              <w:pStyle w:val="CopticVersemulti-line"/>
            </w:pPr>
            <w:r>
              <w:t>ϩⲓⲙⲏⲣ ⲙ̀ⲡⲓⲒⲟⲣⲇⲁⲛⲏⲥ:</w:t>
            </w:r>
          </w:p>
          <w:p w14:paraId="2D6F7FB5" w14:textId="537A2D09" w:rsidR="008712A7" w:rsidRDefault="008712A7" w:rsidP="008712A7">
            <w:pPr>
              <w:pStyle w:val="CopticHangingVerse"/>
            </w:pPr>
            <w:r>
              <w:t>ⲭⲁ ⲛⲉⲛⲛⲟⲃⲓ ⲛⲁⲛ ⲉ̀ⲃⲟⲗ.</w:t>
            </w:r>
          </w:p>
        </w:tc>
      </w:tr>
      <w:tr w:rsidR="005E5D5D" w14:paraId="48FD883D" w14:textId="77777777" w:rsidTr="008712A7">
        <w:trPr>
          <w:cantSplit/>
          <w:jc w:val="center"/>
        </w:trPr>
        <w:tc>
          <w:tcPr>
            <w:tcW w:w="288" w:type="dxa"/>
          </w:tcPr>
          <w:p w14:paraId="7BC2B4CA" w14:textId="77777777" w:rsidR="005E5D5D" w:rsidRDefault="005E5D5D" w:rsidP="008712A7">
            <w:pPr>
              <w:pStyle w:val="CopticCross"/>
            </w:pPr>
          </w:p>
        </w:tc>
        <w:tc>
          <w:tcPr>
            <w:tcW w:w="3960" w:type="dxa"/>
          </w:tcPr>
          <w:p w14:paraId="779E9A26" w14:textId="77777777" w:rsidR="005E5D5D" w:rsidRDefault="005E5D5D" w:rsidP="008712A7">
            <w:pPr>
              <w:pStyle w:val="EngHangEnd"/>
            </w:pPr>
            <w:r>
              <w:t>We ask You, O Son of God…</w:t>
            </w:r>
          </w:p>
        </w:tc>
        <w:tc>
          <w:tcPr>
            <w:tcW w:w="288" w:type="dxa"/>
          </w:tcPr>
          <w:p w14:paraId="1A8C8BE2" w14:textId="77777777" w:rsidR="005E5D5D" w:rsidRDefault="005E5D5D" w:rsidP="008712A7"/>
        </w:tc>
        <w:tc>
          <w:tcPr>
            <w:tcW w:w="288" w:type="dxa"/>
          </w:tcPr>
          <w:p w14:paraId="1CDF1C1E" w14:textId="77777777" w:rsidR="005E5D5D" w:rsidRDefault="005E5D5D" w:rsidP="008712A7">
            <w:pPr>
              <w:pStyle w:val="CopticCross"/>
            </w:pPr>
          </w:p>
        </w:tc>
        <w:tc>
          <w:tcPr>
            <w:tcW w:w="3960" w:type="dxa"/>
          </w:tcPr>
          <w:p w14:paraId="36467B86" w14:textId="77777777" w:rsidR="005E5D5D" w:rsidRDefault="005E5D5D" w:rsidP="008712A7">
            <w:pPr>
              <w:pStyle w:val="CopticVersemulti-line"/>
            </w:pPr>
            <w:r>
              <w:t>Ⲧⲉⲛϯϩⲟ ⲉ̀ⲣⲟⲕ ⲱ̀ Ⲩⲓⲟⲥ Ⲑⲉⲟⲥ…</w:t>
            </w:r>
          </w:p>
        </w:tc>
      </w:tr>
    </w:tbl>
    <w:p w14:paraId="4C61E377" w14:textId="7D74D221" w:rsidR="005E5D5D" w:rsidRDefault="005E5D5D" w:rsidP="005E5D5D">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43F0502B" w14:textId="77777777" w:rsidTr="008712A7">
        <w:trPr>
          <w:cantSplit/>
          <w:jc w:val="center"/>
        </w:trPr>
        <w:tc>
          <w:tcPr>
            <w:tcW w:w="288" w:type="dxa"/>
          </w:tcPr>
          <w:p w14:paraId="62602BFD" w14:textId="77777777" w:rsidR="005E5D5D" w:rsidRDefault="005E5D5D" w:rsidP="008712A7">
            <w:pPr>
              <w:pStyle w:val="CopticCross"/>
            </w:pPr>
          </w:p>
        </w:tc>
        <w:tc>
          <w:tcPr>
            <w:tcW w:w="3960" w:type="dxa"/>
          </w:tcPr>
          <w:p w14:paraId="1D2EC9F9" w14:textId="75898AAC" w:rsidR="005E5D5D" w:rsidRDefault="005E5D5D" w:rsidP="008712A7">
            <w:pPr>
              <w:pStyle w:val="EngHang"/>
            </w:pPr>
            <w:r>
              <w:t>Rejoice like lambs,</w:t>
            </w:r>
          </w:p>
          <w:p w14:paraId="3899F221" w14:textId="2DAA42FC" w:rsidR="005E5D5D" w:rsidRDefault="005E5D5D" w:rsidP="008712A7">
            <w:pPr>
              <w:pStyle w:val="EngHang"/>
            </w:pPr>
            <w:r>
              <w:t>O Jordan and your wilderness,</w:t>
            </w:r>
          </w:p>
          <w:p w14:paraId="77D88EFE" w14:textId="21196CF1" w:rsidR="005E5D5D" w:rsidRDefault="005E5D5D" w:rsidP="008712A7">
            <w:pPr>
              <w:pStyle w:val="EngHang"/>
            </w:pPr>
            <w:r>
              <w:t>For the Lamb, Who carries the sin of the world,</w:t>
            </w:r>
          </w:p>
          <w:p w14:paraId="2707178C" w14:textId="7C0485A1" w:rsidR="005E5D5D" w:rsidRDefault="005E5D5D" w:rsidP="008712A7">
            <w:pPr>
              <w:pStyle w:val="EngHangEnd"/>
            </w:pPr>
            <w:r>
              <w:t>Has come to you.</w:t>
            </w:r>
          </w:p>
        </w:tc>
        <w:tc>
          <w:tcPr>
            <w:tcW w:w="288" w:type="dxa"/>
          </w:tcPr>
          <w:p w14:paraId="561F1147" w14:textId="77777777" w:rsidR="005E5D5D" w:rsidRDefault="005E5D5D" w:rsidP="008712A7"/>
        </w:tc>
        <w:tc>
          <w:tcPr>
            <w:tcW w:w="288" w:type="dxa"/>
          </w:tcPr>
          <w:p w14:paraId="00E6AC36" w14:textId="77777777" w:rsidR="005E5D5D" w:rsidRDefault="005E5D5D" w:rsidP="008712A7">
            <w:pPr>
              <w:pStyle w:val="CopticCross"/>
            </w:pPr>
          </w:p>
        </w:tc>
        <w:tc>
          <w:tcPr>
            <w:tcW w:w="3960" w:type="dxa"/>
          </w:tcPr>
          <w:p w14:paraId="10C5C087" w14:textId="50127617" w:rsidR="005E5D5D" w:rsidRDefault="005E5D5D" w:rsidP="008712A7">
            <w:pPr>
              <w:pStyle w:val="CopticVersemulti-line"/>
            </w:pPr>
            <w:r>
              <w:t>Ⲑⲉⲗⲏⲗ ⲙ̀ⲫⲣⲏϯ ⲛ̀ϩⲁⲛϩⲓⲏⲃ:</w:t>
            </w:r>
          </w:p>
          <w:p w14:paraId="6F49337C" w14:textId="6E66A51C" w:rsidR="005E5D5D" w:rsidRDefault="005E5D5D" w:rsidP="008712A7">
            <w:pPr>
              <w:pStyle w:val="CopticVersemulti-line"/>
            </w:pPr>
            <w:r>
              <w:t>ⲱ̀ ⲡⲓⲒⲟⲣⲇⲁⲛⲏⲥ ⲛⲉⲙ ⲡⲉϥⲇ̀ⲣⲓⲙⲟⲥ:</w:t>
            </w:r>
          </w:p>
          <w:p w14:paraId="72D91ECD" w14:textId="7BA3314E" w:rsidR="005E5D5D" w:rsidRDefault="005E5D5D" w:rsidP="008712A7">
            <w:pPr>
              <w:pStyle w:val="CopticVersemulti-line"/>
            </w:pPr>
            <w:r>
              <w:t>ϫⲉ ⲁϥⲓ̀ ϣⲁⲣⲟⲕ ⲛ̀ϫⲉ Ⲡⲓϩⲓⲏⲃ:</w:t>
            </w:r>
          </w:p>
          <w:p w14:paraId="0D77B1E5" w14:textId="6095AE93" w:rsidR="005E5D5D" w:rsidRDefault="005E5D5D" w:rsidP="008712A7">
            <w:pPr>
              <w:pStyle w:val="CopticHangingVerse"/>
            </w:pPr>
            <w:r>
              <w:t>ⲫⲏⲉⲧⲱ̀ⲗⲓ ⲙ̀ⲫ̀ⲛⲟⲃⲓ ⲙ̀ⲡⲓⲕⲟⲥⲙⲟⲥ.</w:t>
            </w:r>
          </w:p>
        </w:tc>
      </w:tr>
      <w:tr w:rsidR="005E5D5D" w14:paraId="16A1A58B" w14:textId="77777777" w:rsidTr="008712A7">
        <w:trPr>
          <w:cantSplit/>
          <w:jc w:val="center"/>
        </w:trPr>
        <w:tc>
          <w:tcPr>
            <w:tcW w:w="288" w:type="dxa"/>
          </w:tcPr>
          <w:p w14:paraId="75406160" w14:textId="77777777" w:rsidR="005E5D5D" w:rsidRDefault="005E5D5D" w:rsidP="008712A7">
            <w:pPr>
              <w:pStyle w:val="CopticCross"/>
            </w:pPr>
          </w:p>
        </w:tc>
        <w:tc>
          <w:tcPr>
            <w:tcW w:w="3960" w:type="dxa"/>
          </w:tcPr>
          <w:p w14:paraId="41E4A553" w14:textId="77777777" w:rsidR="005E5D5D" w:rsidRDefault="005E5D5D" w:rsidP="008712A7">
            <w:pPr>
              <w:pStyle w:val="EngHang"/>
            </w:pPr>
            <w:r>
              <w:t>Alleluia, alleluia, alleluia.</w:t>
            </w:r>
          </w:p>
          <w:p w14:paraId="7BA727F5" w14:textId="77777777" w:rsidR="005E5D5D" w:rsidRDefault="005E5D5D" w:rsidP="008712A7">
            <w:pPr>
              <w:pStyle w:val="EngHang"/>
            </w:pPr>
            <w:r>
              <w:t>Jesus Christ, the Son of God,</w:t>
            </w:r>
          </w:p>
          <w:p w14:paraId="72545413" w14:textId="27E5DCF7" w:rsidR="005E5D5D" w:rsidRDefault="005E5D5D" w:rsidP="008712A7">
            <w:pPr>
              <w:pStyle w:val="EngHang"/>
            </w:pPr>
            <w:r>
              <w:t>Was baptized in the Jordan.</w:t>
            </w:r>
          </w:p>
          <w:p w14:paraId="385AB364" w14:textId="0B4B7CD4" w:rsidR="005E5D5D" w:rsidRDefault="005E5D5D" w:rsidP="008712A7">
            <w:pPr>
              <w:pStyle w:val="EngHang"/>
            </w:pPr>
            <w:r>
              <w:t>Have mercy on us</w:t>
            </w:r>
          </w:p>
          <w:p w14:paraId="282A3F0F" w14:textId="50F75D4F" w:rsidR="005E5D5D" w:rsidRDefault="005E5D5D" w:rsidP="008712A7">
            <w:pPr>
              <w:pStyle w:val="EngHangEnd"/>
            </w:pPr>
            <w:r>
              <w:t>According to Your mercy.</w:t>
            </w:r>
          </w:p>
        </w:tc>
        <w:tc>
          <w:tcPr>
            <w:tcW w:w="288" w:type="dxa"/>
          </w:tcPr>
          <w:p w14:paraId="77C1FA7D" w14:textId="77777777" w:rsidR="005E5D5D" w:rsidRDefault="005E5D5D" w:rsidP="008712A7"/>
        </w:tc>
        <w:tc>
          <w:tcPr>
            <w:tcW w:w="288" w:type="dxa"/>
          </w:tcPr>
          <w:p w14:paraId="67B377A8" w14:textId="77777777" w:rsidR="005E5D5D" w:rsidRDefault="005E5D5D" w:rsidP="008712A7">
            <w:pPr>
              <w:pStyle w:val="CopticCross"/>
            </w:pPr>
          </w:p>
        </w:tc>
        <w:tc>
          <w:tcPr>
            <w:tcW w:w="3960" w:type="dxa"/>
          </w:tcPr>
          <w:p w14:paraId="6B0257BF" w14:textId="77777777" w:rsidR="005E5D5D" w:rsidRDefault="005E5D5D" w:rsidP="008712A7">
            <w:pPr>
              <w:pStyle w:val="CopticVersemulti-line"/>
            </w:pPr>
            <w:r>
              <w:t>Ⲁⲗⲗⲏⲗⲟⲩⲓⲁ: ⲁⲗⲗⲏⲗⲟⲩⲓⲁ: ⲁⲗⲗⲏⲗⲟⲩⲓⲁ.</w:t>
            </w:r>
          </w:p>
          <w:p w14:paraId="53ED33EB" w14:textId="77777777" w:rsidR="005E5D5D" w:rsidRDefault="005E5D5D" w:rsidP="008712A7">
            <w:pPr>
              <w:pStyle w:val="CopticVersemulti-line"/>
            </w:pPr>
            <w:r>
              <w:t>Ⲓⲏⲥⲟⲩⲥ Ⲡⲓⲭ̀ⲣⲓⲥⲧⲟⲥ Ⲡϣⲏⲣⲓ ⲙ̀Ⲫⲛⲟⲩϯ:</w:t>
            </w:r>
          </w:p>
          <w:p w14:paraId="328CF7E8" w14:textId="12478A07" w:rsidR="005E5D5D" w:rsidRDefault="005E5D5D" w:rsidP="008712A7">
            <w:pPr>
              <w:pStyle w:val="CopticVersemulti-line"/>
            </w:pPr>
            <w:r>
              <w:t>ⲁϥϭⲓⲱⲙⲥ ϧⲉⲛ ⲡⲓⲒⲟⲣⲇⲁⲛⲏⲥ:</w:t>
            </w:r>
          </w:p>
          <w:p w14:paraId="650F4A48" w14:textId="3C4E787B" w:rsidR="005E5D5D" w:rsidRDefault="005E5D5D" w:rsidP="008712A7">
            <w:pPr>
              <w:pStyle w:val="CopticHangingVerse"/>
            </w:pPr>
            <w:r>
              <w:t>ⲛⲁⲓ ⲛⲁⲛ ⲕⲁⲧⲁ ⲡⲉⲕⲛⲓϣϯ ⲛ̀ⲛⲁⲓ.</w:t>
            </w:r>
          </w:p>
        </w:tc>
      </w:tr>
      <w:tr w:rsidR="005E5D5D" w14:paraId="1356921D" w14:textId="77777777" w:rsidTr="008712A7">
        <w:trPr>
          <w:cantSplit/>
          <w:jc w:val="center"/>
        </w:trPr>
        <w:tc>
          <w:tcPr>
            <w:tcW w:w="288" w:type="dxa"/>
          </w:tcPr>
          <w:p w14:paraId="525882DD" w14:textId="77777777" w:rsidR="005E5D5D" w:rsidRDefault="005E5D5D" w:rsidP="008712A7">
            <w:pPr>
              <w:pStyle w:val="CopticCross"/>
            </w:pPr>
          </w:p>
        </w:tc>
        <w:tc>
          <w:tcPr>
            <w:tcW w:w="3960" w:type="dxa"/>
          </w:tcPr>
          <w:p w14:paraId="28A1290F" w14:textId="77777777" w:rsidR="005E5D5D" w:rsidRDefault="005E5D5D" w:rsidP="008712A7">
            <w:pPr>
              <w:pStyle w:val="EngHang"/>
            </w:pPr>
            <w:r>
              <w:t>Holy, holy, holy,</w:t>
            </w:r>
          </w:p>
          <w:p w14:paraId="49B0F6F2" w14:textId="77777777" w:rsidR="005E5D5D" w:rsidRDefault="005E5D5D" w:rsidP="008712A7">
            <w:pPr>
              <w:pStyle w:val="EngHang"/>
            </w:pPr>
            <w:r>
              <w:t>Lord of Hosts.</w:t>
            </w:r>
          </w:p>
          <w:p w14:paraId="24FE7B3B" w14:textId="77777777" w:rsidR="005E5D5D" w:rsidRDefault="005E5D5D" w:rsidP="008712A7">
            <w:pPr>
              <w:pStyle w:val="EngHang"/>
            </w:pPr>
            <w:r>
              <w:t>Heaven and earth are full</w:t>
            </w:r>
          </w:p>
          <w:p w14:paraId="51CA4DB1" w14:textId="77777777" w:rsidR="005E5D5D" w:rsidRDefault="005E5D5D" w:rsidP="008712A7">
            <w:pPr>
              <w:pStyle w:val="EngHangEnd"/>
            </w:pPr>
            <w:r>
              <w:t>Of Your holy glory.</w:t>
            </w:r>
          </w:p>
        </w:tc>
        <w:tc>
          <w:tcPr>
            <w:tcW w:w="288" w:type="dxa"/>
          </w:tcPr>
          <w:p w14:paraId="59134F2C" w14:textId="77777777" w:rsidR="005E5D5D" w:rsidRDefault="005E5D5D" w:rsidP="008712A7"/>
        </w:tc>
        <w:tc>
          <w:tcPr>
            <w:tcW w:w="288" w:type="dxa"/>
          </w:tcPr>
          <w:p w14:paraId="54D13CF3" w14:textId="77777777" w:rsidR="005E5D5D" w:rsidRDefault="005E5D5D" w:rsidP="008712A7">
            <w:pPr>
              <w:pStyle w:val="CopticCross"/>
            </w:pPr>
          </w:p>
        </w:tc>
        <w:tc>
          <w:tcPr>
            <w:tcW w:w="3960" w:type="dxa"/>
          </w:tcPr>
          <w:p w14:paraId="7A1C1AAE" w14:textId="77777777" w:rsidR="005E5D5D" w:rsidRDefault="005E5D5D" w:rsidP="008712A7">
            <w:pPr>
              <w:pStyle w:val="CopticVersemulti-line"/>
            </w:pPr>
            <w:r>
              <w:t>Ϫⲉ ⲁ̀ⲅⲓⲟⲥ ⲁ̀ⲅⲓⲟⲥ ⲁ̀ⲅⲓⲟⲥ:</w:t>
            </w:r>
          </w:p>
          <w:p w14:paraId="23386E56" w14:textId="77777777" w:rsidR="005E5D5D" w:rsidRDefault="005E5D5D" w:rsidP="008712A7">
            <w:pPr>
              <w:pStyle w:val="CopticVersemulti-line"/>
            </w:pPr>
            <w:r>
              <w:t>Ⲕⲩⲣⲓⲟⲥ ⲥⲁⲃⲁⲱⲑ:</w:t>
            </w:r>
          </w:p>
          <w:p w14:paraId="46EDAD16" w14:textId="77777777" w:rsidR="005E5D5D" w:rsidRDefault="005E5D5D" w:rsidP="008712A7">
            <w:pPr>
              <w:pStyle w:val="CopticVersemulti-line"/>
            </w:pPr>
            <w:r>
              <w:t>ⲛ̀ⲗⲏⲡⲏⲥ ⲟ̀ ⲟⲩⲣⲁⲛⲟⲥ ⲕⲉ ⲏ̀ ⲅⲏ</w:t>
            </w:r>
          </w:p>
          <w:p w14:paraId="271608A6" w14:textId="77777777" w:rsidR="005E5D5D" w:rsidRDefault="005E5D5D" w:rsidP="008712A7">
            <w:pPr>
              <w:pStyle w:val="CopticHangingVerse"/>
            </w:pPr>
            <w:r>
              <w:t>ⲧⲏⲥ ⲁ̀ⲅⲓⲁⲥ ⲥⲟⲩ ⲇⲟⲝⲏⲥ.</w:t>
            </w:r>
          </w:p>
        </w:tc>
      </w:tr>
    </w:tbl>
    <w:p w14:paraId="7727BF77" w14:textId="0461A9DF" w:rsidR="008712A7" w:rsidRPr="008712A7" w:rsidRDefault="008712A7" w:rsidP="008712A7">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4DA9C09F" w14:textId="77777777" w:rsidTr="008712A7">
        <w:trPr>
          <w:cantSplit/>
          <w:jc w:val="center"/>
        </w:trPr>
        <w:tc>
          <w:tcPr>
            <w:tcW w:w="288" w:type="dxa"/>
          </w:tcPr>
          <w:p w14:paraId="4AE9270D" w14:textId="77777777" w:rsidR="008712A7" w:rsidRDefault="008712A7" w:rsidP="008712A7">
            <w:pPr>
              <w:pStyle w:val="CopticCross"/>
            </w:pPr>
          </w:p>
        </w:tc>
        <w:tc>
          <w:tcPr>
            <w:tcW w:w="3960" w:type="dxa"/>
          </w:tcPr>
          <w:p w14:paraId="6D8BEA12" w14:textId="3EA8BA76" w:rsidR="008712A7" w:rsidRDefault="008712A7" w:rsidP="008712A7">
            <w:pPr>
              <w:pStyle w:val="EngHangEnd"/>
            </w:pPr>
            <w:r>
              <w:t>… “Our Lord Jesus Christ, the Son of God, was baptsied in the Jordan.” …</w:t>
            </w:r>
          </w:p>
        </w:tc>
        <w:tc>
          <w:tcPr>
            <w:tcW w:w="288" w:type="dxa"/>
          </w:tcPr>
          <w:p w14:paraId="2B9FB844" w14:textId="77777777" w:rsidR="008712A7" w:rsidRDefault="008712A7" w:rsidP="008712A7"/>
        </w:tc>
        <w:tc>
          <w:tcPr>
            <w:tcW w:w="288" w:type="dxa"/>
          </w:tcPr>
          <w:p w14:paraId="296CC8C5" w14:textId="77777777" w:rsidR="008712A7" w:rsidRDefault="008712A7" w:rsidP="008712A7">
            <w:pPr>
              <w:pStyle w:val="CopticCross"/>
            </w:pPr>
          </w:p>
        </w:tc>
        <w:tc>
          <w:tcPr>
            <w:tcW w:w="3960" w:type="dxa"/>
          </w:tcPr>
          <w:p w14:paraId="4D5EECA8" w14:textId="51309730" w:rsidR="008712A7" w:rsidRPr="00C35319" w:rsidRDefault="008712A7" w:rsidP="008712A7">
            <w:pPr>
              <w:pStyle w:val="CopticHangingVerse"/>
            </w:pPr>
            <w:r>
              <w:t>…Ⲫⲏⲉ̀ⲧⲁϥϭⲓⲱⲙⲥ ϧⲉⲛ ⲠⲓⲒⲟⲣⲇⲁⲛⲏⲥ…</w:t>
            </w:r>
          </w:p>
        </w:tc>
      </w:tr>
    </w:tbl>
    <w:p w14:paraId="0A851170" w14:textId="77777777" w:rsidR="00FF5FF3" w:rsidRDefault="00FF5FF3" w:rsidP="00FF5FF3">
      <w:pPr>
        <w:pStyle w:val="Heading3"/>
      </w:pPr>
      <w:bookmarkStart w:id="1585" w:name="_Toc485884560"/>
      <w:r>
        <w:t>January 7 (8) / Tobi 12</w:t>
      </w:r>
      <w:r w:rsidR="001225FA">
        <w:t xml:space="preserve">: </w:t>
      </w:r>
      <w:r>
        <w:t>The Second Day of the Feast of Theophany</w:t>
      </w:r>
      <w:bookmarkEnd w:id="158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586" w:name="_Toc485884561"/>
      <w:r>
        <w:t>January 7 (8) / Tobi 12</w:t>
      </w:r>
      <w:r w:rsidR="001225FA">
        <w:t xml:space="preserve">: </w:t>
      </w:r>
      <w:r>
        <w:t>Also the Commemoration of Archangel Michael</w:t>
      </w:r>
      <w:bookmarkEnd w:id="1586"/>
    </w:p>
    <w:p w14:paraId="322A578A" w14:textId="4262B2C8" w:rsidR="00191A26" w:rsidRPr="00B637D8" w:rsidRDefault="003D4731" w:rsidP="00191A26">
      <w:pPr>
        <w:pStyle w:val="Rubric"/>
      </w:pPr>
      <w:bookmarkStart w:id="1587" w:name="_Toc410196207"/>
      <w:bookmarkStart w:id="1588" w:name="_Toc410196449"/>
      <w:bookmarkStart w:id="1589" w:name="_Toc410196951"/>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6D1BDB" w14:textId="77777777" w:rsidR="006B44CE" w:rsidRDefault="006B44CE" w:rsidP="006B44CE">
      <w:pPr>
        <w:pStyle w:val="Heading3"/>
      </w:pPr>
      <w:bookmarkStart w:id="1590" w:name="_Ref434562461"/>
      <w:bookmarkStart w:id="1591" w:name="_Toc485884562"/>
      <w:r>
        <w:t>January 7 (8) / Tobi 12</w:t>
      </w:r>
      <w:r w:rsidR="001225FA">
        <w:t xml:space="preserve">: </w:t>
      </w:r>
      <w:commentRangeStart w:id="1592"/>
      <w:r>
        <w:t>Also St. Theodore Anatoly</w:t>
      </w:r>
      <w:commentRangeEnd w:id="1592"/>
      <w:r>
        <w:rPr>
          <w:rStyle w:val="CommentReference"/>
          <w:rFonts w:eastAsiaTheme="minorHAnsi" w:cstheme="minorBidi"/>
          <w:b w:val="0"/>
          <w:bCs w:val="0"/>
        </w:rPr>
        <w:commentReference w:id="1592"/>
      </w:r>
      <w:bookmarkEnd w:id="1590"/>
      <w:bookmarkEnd w:id="1591"/>
    </w:p>
    <w:p w14:paraId="7DD26869" w14:textId="77777777" w:rsidR="006B44CE" w:rsidRDefault="006B44CE" w:rsidP="006B44CE">
      <w:pPr>
        <w:pStyle w:val="Heading4"/>
      </w:pPr>
      <w:bookmarkStart w:id="1593" w:name="_Ref434477694"/>
      <w:bookmarkStart w:id="1594" w:name="_Ref434489376"/>
      <w:r>
        <w:t>The Doxology</w:t>
      </w:r>
      <w:bookmarkEnd w:id="1593"/>
      <w:r w:rsidR="00B46E6E">
        <w:t xml:space="preserve"> for St. Theodore Anatoly</w:t>
      </w:r>
      <w:bookmarkEnd w:id="1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lastRenderedPageBreak/>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595" w:name="_Ref485107416"/>
      <w:bookmarkStart w:id="1596" w:name="_Ref485107423"/>
      <w:bookmarkStart w:id="1597" w:name="_Toc485884563"/>
      <w:r>
        <w:t>January 8 (9) / Tobi 13: The Feast of T</w:t>
      </w:r>
      <w:r w:rsidR="00495F1A">
        <w:t>he Wedding of Cana of Galilee</w:t>
      </w:r>
      <w:bookmarkEnd w:id="1587"/>
      <w:bookmarkEnd w:id="1588"/>
      <w:bookmarkEnd w:id="1589"/>
      <w:bookmarkEnd w:id="1595"/>
      <w:bookmarkEnd w:id="1596"/>
      <w:bookmarkEnd w:id="1597"/>
    </w:p>
    <w:p w14:paraId="54A3A903" w14:textId="55426CC8" w:rsidR="00A9348E" w:rsidRPr="00A9348E" w:rsidRDefault="00A9348E" w:rsidP="00A9348E">
      <w:pPr>
        <w:pStyle w:val="Heading4"/>
        <w:rPr>
          <w:rFonts w:ascii="Arial Unicode MS" w:eastAsia="Arial Unicode MS" w:hAnsi="Arial Unicode MS" w:cs="Arial Unicode MS"/>
        </w:rPr>
      </w:pPr>
      <w:bookmarkStart w:id="1598" w:name="_Ref434477774"/>
      <w:r>
        <w:t>The Verses of the Cymbals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2D2348AC" w14:textId="77777777" w:rsidTr="00A9348E">
        <w:trPr>
          <w:cantSplit/>
          <w:jc w:val="center"/>
        </w:trPr>
        <w:tc>
          <w:tcPr>
            <w:tcW w:w="288" w:type="dxa"/>
          </w:tcPr>
          <w:p w14:paraId="2597B886" w14:textId="77777777" w:rsidR="00A9348E" w:rsidRDefault="00A9348E" w:rsidP="00A9348E">
            <w:pPr>
              <w:pStyle w:val="CopticCross"/>
            </w:pPr>
          </w:p>
        </w:tc>
        <w:tc>
          <w:tcPr>
            <w:tcW w:w="3960" w:type="dxa"/>
          </w:tcPr>
          <w:p w14:paraId="068B3719" w14:textId="1A1884FC" w:rsidR="00A9348E" w:rsidRDefault="00A9348E" w:rsidP="00A9348E">
            <w:pPr>
              <w:pStyle w:val="EngHang"/>
            </w:pPr>
            <w:r>
              <w:t>You have changed six pots</w:t>
            </w:r>
          </w:p>
          <w:p w14:paraId="39B26A6D" w14:textId="201A5970" w:rsidR="00A9348E" w:rsidRDefault="00A9348E" w:rsidP="00A9348E">
            <w:pPr>
              <w:pStyle w:val="EngHang"/>
            </w:pPr>
            <w:r>
              <w:t>Of water into choice wine,</w:t>
            </w:r>
          </w:p>
          <w:p w14:paraId="2DE5ECF7" w14:textId="453A2D7D" w:rsidR="00A9348E" w:rsidRDefault="00A9348E" w:rsidP="00A9348E">
            <w:pPr>
              <w:pStyle w:val="EngHang"/>
            </w:pPr>
            <w:r>
              <w:t>With great glory,</w:t>
            </w:r>
          </w:p>
          <w:p w14:paraId="25CD5C7A" w14:textId="14418292" w:rsidR="00A9348E" w:rsidRDefault="00A9348E" w:rsidP="00A9348E">
            <w:pPr>
              <w:pStyle w:val="EngHangEnd"/>
            </w:pPr>
            <w:r>
              <w:t>In Cana of Galilee.</w:t>
            </w:r>
          </w:p>
        </w:tc>
        <w:tc>
          <w:tcPr>
            <w:tcW w:w="288" w:type="dxa"/>
          </w:tcPr>
          <w:p w14:paraId="5261761B" w14:textId="77777777" w:rsidR="00A9348E" w:rsidRDefault="00A9348E" w:rsidP="00A9348E"/>
        </w:tc>
        <w:tc>
          <w:tcPr>
            <w:tcW w:w="288" w:type="dxa"/>
          </w:tcPr>
          <w:p w14:paraId="7FFCD614" w14:textId="77777777" w:rsidR="00A9348E" w:rsidRDefault="00A9348E" w:rsidP="00A9348E">
            <w:pPr>
              <w:pStyle w:val="CopticCross"/>
            </w:pPr>
          </w:p>
        </w:tc>
        <w:tc>
          <w:tcPr>
            <w:tcW w:w="3960" w:type="dxa"/>
          </w:tcPr>
          <w:p w14:paraId="041DCFBA" w14:textId="55BEC6E8" w:rsidR="00A9348E" w:rsidRDefault="00A9348E" w:rsidP="00A9348E">
            <w:pPr>
              <w:pStyle w:val="CopticVersemulti-line"/>
            </w:pPr>
            <w:r>
              <w:t>Ⲥⲟⲟⲩ ⲛ̀ϩⲩⲇⲣⲓⲁ ⲙ̀ⲙⲱⲟⲩ ⲁϥⲁⲓⲧⲟⲩ:</w:t>
            </w:r>
          </w:p>
          <w:p w14:paraId="12E18A40" w14:textId="0CA7FDDF" w:rsidR="00A9348E" w:rsidRDefault="00A9348E" w:rsidP="00A9348E">
            <w:pPr>
              <w:pStyle w:val="CopticVersemulti-line"/>
            </w:pPr>
            <w:r>
              <w:t>ⲛ̀ⲟⲩⲏⲣⲡ ⲉϥⲥⲱⲧⲡ:</w:t>
            </w:r>
          </w:p>
          <w:p w14:paraId="23C2FBCD" w14:textId="6021B0DA" w:rsidR="00A9348E" w:rsidRDefault="00A9348E" w:rsidP="00A9348E">
            <w:pPr>
              <w:pStyle w:val="CopticVersemulti-line"/>
            </w:pPr>
            <w:r>
              <w:t>ⲉ̀ⲃⲟⲗϩⲓⲧⲉⲛ ⲡⲉϥⲛⲓϣϯ ⲛ̀ⲱ̀ⲟⲩ:</w:t>
            </w:r>
          </w:p>
          <w:p w14:paraId="06B6C7FF" w14:textId="3BB42993" w:rsidR="00A9348E" w:rsidRPr="00240FF0" w:rsidRDefault="00A9348E" w:rsidP="00A9348E">
            <w:pPr>
              <w:pStyle w:val="CopticHangingVerse"/>
              <w:rPr>
                <w:vanish/>
              </w:rPr>
            </w:pPr>
            <w:r>
              <w:t xml:space="preserve">ϧⲉⲛ ⲡ̀ϩⲟⲡ ⲛ̀ⲧ̀Ⲕⲁⲛⲁ ⲉ̀ⲧⲉ ϯⲅⲁⲗⲓⲗⲉⲁ̀. </w:t>
            </w:r>
          </w:p>
        </w:tc>
      </w:tr>
    </w:tbl>
    <w:p w14:paraId="46F7A60E" w14:textId="77777777" w:rsidR="00A37BB6" w:rsidRDefault="00A37BB6" w:rsidP="00A37BB6">
      <w:pPr>
        <w:pStyle w:val="Heading4"/>
      </w:pPr>
      <w:bookmarkStart w:id="1599" w:name="_Ref485108263"/>
      <w:r>
        <w:lastRenderedPageBreak/>
        <w:t>The Doxology</w:t>
      </w:r>
      <w:r w:rsidR="00E21EA3">
        <w:t xml:space="preserve"> for the Wedding of Cana</w:t>
      </w:r>
      <w:bookmarkEnd w:id="1598"/>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600" w:name="_Ref434475472"/>
      <w:r>
        <w:lastRenderedPageBreak/>
        <w:t>The Psali Adam</w:t>
      </w:r>
      <w:r w:rsidR="006C1B94">
        <w:t xml:space="preserve"> for the Wedding of Cana</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7B6A03C6" w14:textId="77777777" w:rsidR="000847B6" w:rsidRDefault="006F65DF" w:rsidP="006F65DF">
            <w:pPr>
              <w:pStyle w:val="EngHang"/>
            </w:pPr>
            <w:r>
              <w:t>I depend on You,</w:t>
            </w:r>
          </w:p>
          <w:p w14:paraId="02541861" w14:textId="77777777" w:rsidR="006F65DF" w:rsidRDefault="006F65DF" w:rsidP="006F65DF">
            <w:pPr>
              <w:pStyle w:val="EngHang"/>
            </w:pPr>
            <w:r>
              <w:t>My Lord Jesus, My God.</w:t>
            </w:r>
          </w:p>
          <w:p w14:paraId="5C0323C4" w14:textId="77777777" w:rsidR="006F65DF" w:rsidRDefault="006F65DF" w:rsidP="006F65DF">
            <w:pPr>
              <w:pStyle w:val="EngHang"/>
            </w:pPr>
            <w:r>
              <w:t>Do not forsake me,</w:t>
            </w:r>
          </w:p>
          <w:p w14:paraId="3C461DA7" w14:textId="65E1B6E2" w:rsidR="006F65DF" w:rsidRDefault="006F65DF" w:rsidP="00E6009C">
            <w:pPr>
              <w:pStyle w:val="EngHangEnd"/>
            </w:pPr>
            <w:r>
              <w:t>For You are God.</w:t>
            </w: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330CA4E" w14:textId="77777777" w:rsidR="000847B6" w:rsidRDefault="006F65DF" w:rsidP="006F65DF">
            <w:pPr>
              <w:pStyle w:val="EngHang"/>
            </w:pPr>
            <w:r>
              <w:t>Loosen all the works</w:t>
            </w:r>
          </w:p>
          <w:p w14:paraId="38EC116F" w14:textId="77777777" w:rsidR="006F65DF" w:rsidRDefault="006F65DF" w:rsidP="006F65DF">
            <w:pPr>
              <w:pStyle w:val="EngHang"/>
            </w:pPr>
            <w:r>
              <w:t>Of my sin from me,</w:t>
            </w:r>
          </w:p>
          <w:p w14:paraId="24EA2640" w14:textId="77777777" w:rsidR="006F65DF" w:rsidRDefault="006F65DF" w:rsidP="006F65DF">
            <w:pPr>
              <w:pStyle w:val="EngHang"/>
            </w:pPr>
            <w:r>
              <w:t>And do not forsake me,</w:t>
            </w:r>
          </w:p>
          <w:p w14:paraId="56C496AD" w14:textId="442435EA" w:rsidR="006F65DF" w:rsidRDefault="006F65DF" w:rsidP="00E6009C">
            <w:pPr>
              <w:pStyle w:val="EngHangEnd"/>
            </w:pPr>
            <w:r>
              <w:t>Though I have erred.</w:t>
            </w: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10920368" w14:textId="77777777" w:rsidR="000847B6" w:rsidRDefault="006F65DF" w:rsidP="006F65DF">
            <w:pPr>
              <w:pStyle w:val="EngHang"/>
            </w:pPr>
            <w:r>
              <w:t>Help me,</w:t>
            </w:r>
          </w:p>
          <w:p w14:paraId="250993DA" w14:textId="77777777" w:rsidR="006F65DF" w:rsidRDefault="006F65DF" w:rsidP="006F65DF">
            <w:pPr>
              <w:pStyle w:val="EngHang"/>
            </w:pPr>
            <w:r>
              <w:t>For I am Your servant.</w:t>
            </w:r>
          </w:p>
          <w:p w14:paraId="21F6A703" w14:textId="77777777" w:rsidR="006F65DF" w:rsidRDefault="006F65DF" w:rsidP="006F65DF">
            <w:pPr>
              <w:pStyle w:val="EngHang"/>
            </w:pPr>
            <w:r>
              <w:t>I beseech You,</w:t>
            </w:r>
          </w:p>
          <w:p w14:paraId="78DF6F4C" w14:textId="58E89F6D" w:rsidR="006F65DF" w:rsidRDefault="006F65DF" w:rsidP="00E6009C">
            <w:pPr>
              <w:pStyle w:val="EngHangEnd"/>
            </w:pPr>
            <w:r>
              <w:t>Have compassion on me.</w:t>
            </w: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74E4203D" w14:textId="77777777" w:rsidR="00624BBD" w:rsidRDefault="00624BBD" w:rsidP="00624BBD">
            <w:pPr>
              <w:pStyle w:val="EngHang"/>
            </w:pPr>
            <w:r>
              <w:t xml:space="preserve">I ask of you, Lord </w:t>
            </w:r>
          </w:p>
          <w:p w14:paraId="112F9D3E" w14:textId="77777777" w:rsidR="00624BBD" w:rsidRDefault="00624BBD" w:rsidP="00624BBD">
            <w:pPr>
              <w:pStyle w:val="EngHang"/>
            </w:pPr>
            <w:r>
              <w:t>Christ, My King,</w:t>
            </w:r>
          </w:p>
          <w:p w14:paraId="1F5F2336" w14:textId="31EB9CDB" w:rsidR="00624BBD" w:rsidRDefault="00624BBD" w:rsidP="00624BBD">
            <w:pPr>
              <w:pStyle w:val="EngHang"/>
            </w:pPr>
            <w:r>
              <w:t>have mercy on me</w:t>
            </w:r>
          </w:p>
          <w:p w14:paraId="46A34ABF" w14:textId="149E56A9" w:rsidR="00624BBD" w:rsidRDefault="00624BBD" w:rsidP="00553028">
            <w:pPr>
              <w:pStyle w:val="EngHang"/>
            </w:pPr>
            <w:r>
              <w:t>According to Your goodness.</w:t>
            </w: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4594D64F" w14:textId="57B7C8E8" w:rsidR="000847B6" w:rsidRDefault="00624BBD" w:rsidP="00624BBD">
            <w:pPr>
              <w:pStyle w:val="EngHang"/>
            </w:pPr>
            <w:r>
              <w:t>For the sake of Your compassion,</w:t>
            </w:r>
          </w:p>
          <w:p w14:paraId="5AFC2176" w14:textId="77777777" w:rsidR="00624BBD" w:rsidRDefault="00624BBD" w:rsidP="00624BBD">
            <w:pPr>
              <w:pStyle w:val="EngHang"/>
            </w:pPr>
            <w:r>
              <w:t>And Your holy Name,</w:t>
            </w:r>
          </w:p>
          <w:p w14:paraId="4E6371A3" w14:textId="77777777" w:rsidR="00624BBD" w:rsidRDefault="00624BBD" w:rsidP="00624BBD">
            <w:pPr>
              <w:pStyle w:val="EngHang"/>
            </w:pPr>
            <w:r>
              <w:t>Purify my heart</w:t>
            </w:r>
          </w:p>
          <w:p w14:paraId="5E5B5F97" w14:textId="0E4C6326" w:rsidR="00624BBD" w:rsidRDefault="00624BBD" w:rsidP="00E6009C">
            <w:pPr>
              <w:pStyle w:val="EngHangEnd"/>
            </w:pPr>
            <w:r>
              <w:t>By Your Holy Spirit.</w:t>
            </w: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4FE1177C" w14:textId="77777777" w:rsidR="000847B6" w:rsidRDefault="00624BBD" w:rsidP="00624BBD">
            <w:pPr>
              <w:pStyle w:val="EngHang"/>
            </w:pPr>
            <w:r>
              <w:t>At Cana of Galilee,</w:t>
            </w:r>
          </w:p>
          <w:p w14:paraId="558A49AC" w14:textId="77777777" w:rsidR="00624BBD" w:rsidRDefault="00624BBD" w:rsidP="00624BBD">
            <w:pPr>
              <w:pStyle w:val="EngHang"/>
            </w:pPr>
            <w:r>
              <w:t>Six pots of water</w:t>
            </w:r>
          </w:p>
          <w:p w14:paraId="3FD8B0DA" w14:textId="77777777" w:rsidR="00624BBD" w:rsidRDefault="00624BBD" w:rsidP="00624BBD">
            <w:pPr>
              <w:pStyle w:val="EngHang"/>
            </w:pPr>
            <w:r>
              <w:t>Were changed into wine,</w:t>
            </w:r>
          </w:p>
          <w:p w14:paraId="2461E786" w14:textId="221FAC6F" w:rsidR="00624BBD" w:rsidRDefault="00624BBD" w:rsidP="00E6009C">
            <w:pPr>
              <w:pStyle w:val="EngHangEnd"/>
            </w:pPr>
            <w:r>
              <w:t>According to Your wisdom.</w:t>
            </w: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lastRenderedPageBreak/>
              <w:t>¿</w:t>
            </w:r>
          </w:p>
        </w:tc>
        <w:tc>
          <w:tcPr>
            <w:tcW w:w="3960" w:type="dxa"/>
          </w:tcPr>
          <w:p w14:paraId="2983EFF7" w14:textId="77777777" w:rsidR="000847B6" w:rsidRDefault="00FF5A6E" w:rsidP="00FF5A6E">
            <w:pPr>
              <w:pStyle w:val="EngHang"/>
            </w:pPr>
            <w:r>
              <w:t>Seven times every day,</w:t>
            </w:r>
          </w:p>
          <w:p w14:paraId="478EC48F" w14:textId="77777777" w:rsidR="00FF5A6E" w:rsidRDefault="00FF5A6E" w:rsidP="00FF5A6E">
            <w:pPr>
              <w:pStyle w:val="EngHang"/>
            </w:pPr>
            <w:r>
              <w:t>I prostrate before You, O my God.</w:t>
            </w:r>
          </w:p>
          <w:p w14:paraId="29ABE5AC" w14:textId="77777777" w:rsidR="00FF5A6E" w:rsidRDefault="00FF5A6E" w:rsidP="00FF5A6E">
            <w:pPr>
              <w:pStyle w:val="EngHang"/>
            </w:pPr>
            <w:r>
              <w:t>Grant us Your peace</w:t>
            </w:r>
          </w:p>
          <w:p w14:paraId="4FEC2582" w14:textId="2B072AC0" w:rsidR="00FF5A6E" w:rsidRDefault="00FF5A6E" w:rsidP="00FF5A6E">
            <w:pPr>
              <w:pStyle w:val="EngHangEnd"/>
            </w:pPr>
            <w:r>
              <w:t>And Your Kingdom.</w:t>
            </w: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356A03D1" w14:textId="77777777" w:rsidR="000847B6" w:rsidRDefault="00FF5A6E" w:rsidP="00FF5A6E">
            <w:pPr>
              <w:pStyle w:val="EngHang"/>
            </w:pPr>
            <w:r>
              <w:t>See, the saints</w:t>
            </w:r>
          </w:p>
          <w:p w14:paraId="2C3E20ED" w14:textId="77777777" w:rsidR="00FF5A6E" w:rsidRDefault="00FF5A6E" w:rsidP="00FF5A6E">
            <w:pPr>
              <w:pStyle w:val="EngHang"/>
            </w:pPr>
            <w:r>
              <w:t>Prase You, my Lord,</w:t>
            </w:r>
          </w:p>
          <w:p w14:paraId="0B8EB750" w14:textId="77777777" w:rsidR="00FF5A6E" w:rsidRDefault="00FF5A6E" w:rsidP="00FF5A6E">
            <w:pPr>
              <w:pStyle w:val="EngHang"/>
            </w:pPr>
            <w:r>
              <w:t>Saying, “You are holy,”</w:t>
            </w:r>
          </w:p>
          <w:p w14:paraId="50CF548A" w14:textId="15991298" w:rsidR="00FF5A6E" w:rsidRDefault="00FF5A6E" w:rsidP="00E6009C">
            <w:pPr>
              <w:pStyle w:val="EngHangEnd"/>
            </w:pPr>
            <w:r>
              <w:t>O Jesus Christ our Lord.</w:t>
            </w: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DAA7F46" w14:textId="77777777" w:rsidR="000847B6" w:rsidRDefault="00FF5A6E" w:rsidP="00FF5A6E">
            <w:pPr>
              <w:pStyle w:val="EngHang"/>
            </w:pPr>
            <w:r>
              <w:t>Yours is the power,</w:t>
            </w:r>
          </w:p>
          <w:p w14:paraId="16514B9A" w14:textId="77777777" w:rsidR="00FF5A6E" w:rsidRDefault="00FF5A6E" w:rsidP="00FF5A6E">
            <w:pPr>
              <w:pStyle w:val="EngHang"/>
            </w:pPr>
            <w:r>
              <w:t>The glory and the might,</w:t>
            </w:r>
          </w:p>
          <w:p w14:paraId="42967337" w14:textId="77777777" w:rsidR="00FF5A6E" w:rsidRDefault="00FF5A6E" w:rsidP="00FF5A6E">
            <w:pPr>
              <w:pStyle w:val="EngHang"/>
            </w:pPr>
            <w:r>
              <w:t>From the ages in heaven,</w:t>
            </w:r>
          </w:p>
          <w:p w14:paraId="16BF9467" w14:textId="310CC9BF" w:rsidR="00FF5A6E" w:rsidRDefault="00FF5A6E" w:rsidP="00E6009C">
            <w:pPr>
              <w:pStyle w:val="EngHangEnd"/>
            </w:pPr>
            <w:r>
              <w:t>And on earth, now and forever.</w:t>
            </w: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45F9B692" w14:textId="77777777" w:rsidR="00FF5A6E" w:rsidRDefault="00FF5A6E" w:rsidP="00FF5A6E">
            <w:pPr>
              <w:pStyle w:val="EngHang"/>
            </w:pPr>
            <w:r>
              <w:t>Jesus, the King of glory,</w:t>
            </w:r>
          </w:p>
          <w:p w14:paraId="780E6F7F" w14:textId="33E83827" w:rsidR="00FF5A6E" w:rsidRDefault="00FF5A6E" w:rsidP="00FF5A6E">
            <w:pPr>
              <w:pStyle w:val="EngHang"/>
            </w:pPr>
            <w:r>
              <w:t>Whom we beseech,</w:t>
            </w:r>
          </w:p>
          <w:p w14:paraId="007D1E71" w14:textId="5A196D7D" w:rsidR="00FF5A6E" w:rsidRDefault="00FF5A6E" w:rsidP="00FF5A6E">
            <w:pPr>
              <w:pStyle w:val="EngHang"/>
            </w:pPr>
            <w:r>
              <w:t>Who is like You?</w:t>
            </w:r>
          </w:p>
          <w:p w14:paraId="7489C3AA" w14:textId="2188BD50" w:rsidR="00FF5A6E" w:rsidRDefault="00FF5A6E" w:rsidP="00FF5A6E">
            <w:pPr>
              <w:pStyle w:val="EngHangEnd"/>
            </w:pPr>
            <w:r>
              <w:t>You ARE yesterday and today.</w:t>
            </w: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1AEF15D7" w14:textId="77777777" w:rsidR="000847B6" w:rsidRDefault="00624BBD" w:rsidP="00624BBD">
            <w:pPr>
              <w:pStyle w:val="EngHang"/>
            </w:pPr>
            <w:r>
              <w:t>It is good indeed,</w:t>
            </w:r>
          </w:p>
          <w:p w14:paraId="68782D94" w14:textId="74780405" w:rsidR="00624BBD" w:rsidRDefault="00624BBD" w:rsidP="00624BBD">
            <w:pPr>
              <w:pStyle w:val="EngHang"/>
            </w:pPr>
            <w:r>
              <w:t>To worship the Lover of mankind,</w:t>
            </w:r>
          </w:p>
          <w:p w14:paraId="16D03308" w14:textId="77777777" w:rsidR="00624BBD" w:rsidRDefault="00624BBD" w:rsidP="00624BBD">
            <w:pPr>
              <w:pStyle w:val="EngHang"/>
            </w:pPr>
            <w:r>
              <w:t>The true God,</w:t>
            </w:r>
          </w:p>
          <w:p w14:paraId="54E83E92" w14:textId="2403A646" w:rsidR="00624BBD" w:rsidRDefault="00624BBD" w:rsidP="00E6009C">
            <w:pPr>
              <w:pStyle w:val="EngHangEnd"/>
            </w:pPr>
            <w:r>
              <w:t>Who became man.</w:t>
            </w: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541EE825" w14:textId="77777777" w:rsidR="000847B6" w:rsidRDefault="00624BBD" w:rsidP="00624BBD">
            <w:pPr>
              <w:pStyle w:val="EngHang"/>
            </w:pPr>
            <w:r>
              <w:t>All nations parise</w:t>
            </w:r>
          </w:p>
          <w:p w14:paraId="2338D848" w14:textId="77777777" w:rsidR="00624BBD" w:rsidRDefault="00624BBD" w:rsidP="00624BBD">
            <w:pPr>
              <w:pStyle w:val="EngHang"/>
            </w:pPr>
            <w:r>
              <w:t>The Name of Emmanuel,</w:t>
            </w:r>
          </w:p>
          <w:p w14:paraId="633F8472" w14:textId="77777777" w:rsidR="00624BBD" w:rsidRDefault="00624BBD" w:rsidP="00624BBD">
            <w:pPr>
              <w:pStyle w:val="EngHang"/>
            </w:pPr>
            <w:r>
              <w:t>For He is truly</w:t>
            </w:r>
          </w:p>
          <w:p w14:paraId="6337BFC6" w14:textId="175BBBA6" w:rsidR="00624BBD" w:rsidRDefault="00624BBD" w:rsidP="00E6009C">
            <w:pPr>
              <w:pStyle w:val="EngHangEnd"/>
            </w:pPr>
            <w:r>
              <w:t>The God of Israeal.</w:t>
            </w: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624BBD">
            <w:pPr>
              <w:pStyle w:val="EngHang"/>
            </w:pPr>
          </w:p>
        </w:tc>
        <w:tc>
          <w:tcPr>
            <w:tcW w:w="3960" w:type="dxa"/>
          </w:tcPr>
          <w:p w14:paraId="65434137" w14:textId="77777777" w:rsidR="000847B6" w:rsidRDefault="00624BBD" w:rsidP="00624BBD">
            <w:pPr>
              <w:pStyle w:val="EngHang"/>
            </w:pPr>
            <w:r>
              <w:t>I beeseach You,</w:t>
            </w:r>
          </w:p>
          <w:p w14:paraId="0722C753" w14:textId="77777777" w:rsidR="00624BBD" w:rsidRDefault="00624BBD" w:rsidP="00624BBD">
            <w:pPr>
              <w:pStyle w:val="EngHang"/>
            </w:pPr>
            <w:r>
              <w:t>Do not turn Your face</w:t>
            </w:r>
          </w:p>
          <w:p w14:paraId="4A1D93B0" w14:textId="77777777" w:rsidR="00624BBD" w:rsidRDefault="00624BBD" w:rsidP="00624BBD">
            <w:pPr>
              <w:pStyle w:val="EngHang"/>
            </w:pPr>
            <w:r>
              <w:t>Away from Your servent,</w:t>
            </w:r>
          </w:p>
          <w:p w14:paraId="594CCBB6" w14:textId="03100457" w:rsidR="00624BBD" w:rsidRDefault="00624BBD" w:rsidP="00624BBD">
            <w:pPr>
              <w:pStyle w:val="EngHang"/>
            </w:pPr>
            <w:r>
              <w:t>But hear my supplication.</w:t>
            </w: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04D4E42A" w14:textId="77777777" w:rsidR="000847B6" w:rsidRDefault="00931563" w:rsidP="00931563">
            <w:pPr>
              <w:pStyle w:val="EngHang"/>
            </w:pPr>
            <w:r>
              <w:t>Who is like You</w:t>
            </w:r>
          </w:p>
          <w:p w14:paraId="0649142F" w14:textId="3F3BF1EA" w:rsidR="00931563" w:rsidRDefault="00931563" w:rsidP="00931563">
            <w:pPr>
              <w:pStyle w:val="EngHang"/>
            </w:pPr>
            <w:r>
              <w:t>Among the Gods, O Lord?</w:t>
            </w:r>
          </w:p>
          <w:p w14:paraId="4B6520E7" w14:textId="77777777" w:rsidR="00931563" w:rsidRDefault="00931563" w:rsidP="00931563">
            <w:pPr>
              <w:pStyle w:val="EngHang"/>
            </w:pPr>
            <w:r>
              <w:t>For you are the</w:t>
            </w:r>
          </w:p>
          <w:p w14:paraId="5946DCEE" w14:textId="1B9627FD" w:rsidR="00931563" w:rsidRDefault="00931563" w:rsidP="00E6009C">
            <w:pPr>
              <w:pStyle w:val="EngHangEnd"/>
            </w:pPr>
            <w:r>
              <w:t>Uncircumscribed Son of God.</w:t>
            </w: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2536A7EA" w14:textId="77777777" w:rsidR="000847B6" w:rsidRDefault="00931563" w:rsidP="00931563">
            <w:pPr>
              <w:pStyle w:val="EngHang"/>
            </w:pPr>
            <w:r>
              <w:t>You know my thoughts,</w:t>
            </w:r>
          </w:p>
          <w:p w14:paraId="6B6DC31F" w14:textId="77777777" w:rsidR="00931563" w:rsidRDefault="00931563" w:rsidP="00931563">
            <w:pPr>
              <w:pStyle w:val="EngHang"/>
            </w:pPr>
            <w:r>
              <w:t>And my inner being.</w:t>
            </w:r>
          </w:p>
          <w:p w14:paraId="3EC31389" w14:textId="77777777" w:rsidR="00931563" w:rsidRDefault="00931563" w:rsidP="00931563">
            <w:pPr>
              <w:pStyle w:val="EngHang"/>
            </w:pPr>
            <w:r>
              <w:t>Remember me in Your mercy,</w:t>
            </w:r>
          </w:p>
          <w:p w14:paraId="7ADF589E" w14:textId="11F98B62" w:rsidR="00931563" w:rsidRDefault="00931563" w:rsidP="00E6009C">
            <w:pPr>
              <w:pStyle w:val="EngHangEnd"/>
            </w:pPr>
            <w:r>
              <w:t>And realise Your salvation in me.</w:t>
            </w: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5F109A9F" w14:textId="77777777" w:rsidR="000847B6" w:rsidRDefault="00931563" w:rsidP="00931563">
            <w:pPr>
              <w:pStyle w:val="EngHang"/>
            </w:pPr>
            <w:r>
              <w:t>The Mystery</w:t>
            </w:r>
          </w:p>
          <w:p w14:paraId="51AE91E2" w14:textId="77777777" w:rsidR="00931563" w:rsidRDefault="00931563" w:rsidP="00931563">
            <w:pPr>
              <w:pStyle w:val="EngHang"/>
            </w:pPr>
            <w:r>
              <w:t>Of God the Son</w:t>
            </w:r>
          </w:p>
          <w:p w14:paraId="73711756" w14:textId="77777777" w:rsidR="00931563" w:rsidRDefault="00931563" w:rsidP="00931563">
            <w:pPr>
              <w:pStyle w:val="EngHang"/>
            </w:pPr>
            <w:r>
              <w:t>Was manifest to us</w:t>
            </w:r>
          </w:p>
          <w:p w14:paraId="0FC1CA5E" w14:textId="47367A91" w:rsidR="00931563" w:rsidRDefault="00931563" w:rsidP="00E6009C">
            <w:pPr>
              <w:pStyle w:val="EngHangEnd"/>
            </w:pPr>
            <w:r>
              <w:t>From the Virgin.</w:t>
            </w: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291BA6AE" w14:textId="77777777" w:rsidR="00720984" w:rsidRDefault="00720984" w:rsidP="00720984">
            <w:pPr>
              <w:pStyle w:val="EngHang"/>
            </w:pPr>
            <w:r>
              <w:t>One of the</w:t>
            </w:r>
          </w:p>
          <w:p w14:paraId="28684FC5" w14:textId="13CFE1F1" w:rsidR="000847B6" w:rsidRDefault="00720984" w:rsidP="00720984">
            <w:pPr>
              <w:pStyle w:val="EngHang"/>
            </w:pPr>
            <w:r>
              <w:t>Holy Trinity</w:t>
            </w:r>
          </w:p>
          <w:p w14:paraId="27EE8CA4" w14:textId="77777777" w:rsidR="00720984" w:rsidRDefault="00720984" w:rsidP="00720984">
            <w:pPr>
              <w:pStyle w:val="EngHang"/>
            </w:pPr>
            <w:r>
              <w:t>Took flesh from</w:t>
            </w:r>
          </w:p>
          <w:p w14:paraId="0A9F759D" w14:textId="470C3E75" w:rsidR="00720984" w:rsidRDefault="00720984" w:rsidP="00720984">
            <w:pPr>
              <w:pStyle w:val="EngHangEnd"/>
            </w:pPr>
            <w:r>
              <w:t>The womb of the holy one</w:t>
            </w: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9A95CE5" w14:textId="77777777" w:rsidR="000847B6" w:rsidRDefault="00720984" w:rsidP="00720984">
            <w:pPr>
              <w:pStyle w:val="EngHang"/>
            </w:pPr>
            <w:r>
              <w:t>Our mouths are filled with joy,</w:t>
            </w:r>
          </w:p>
          <w:p w14:paraId="19362220" w14:textId="77777777" w:rsidR="00720984" w:rsidRDefault="00720984" w:rsidP="00720984">
            <w:pPr>
              <w:pStyle w:val="EngHang"/>
            </w:pPr>
            <w:r>
              <w:t>For salvation has come to us,</w:t>
            </w:r>
          </w:p>
          <w:p w14:paraId="1C106C06" w14:textId="77777777" w:rsidR="00720984" w:rsidRDefault="00720984" w:rsidP="00720984">
            <w:pPr>
              <w:pStyle w:val="EngHang"/>
            </w:pPr>
            <w:r>
              <w:t>And He has abolished</w:t>
            </w:r>
          </w:p>
          <w:p w14:paraId="36511C32" w14:textId="6D8A6262" w:rsidR="00720984" w:rsidRDefault="00720984" w:rsidP="00E6009C">
            <w:pPr>
              <w:pStyle w:val="EngHangEnd"/>
            </w:pPr>
            <w:r>
              <w:t>Our bitter bonadage.</w:t>
            </w: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3E405380" w14:textId="77777777" w:rsidR="000847B6" w:rsidRDefault="00720984" w:rsidP="00720984">
            <w:pPr>
              <w:pStyle w:val="EngHang"/>
            </w:pPr>
            <w:r>
              <w:t>Hear us and keep us,</w:t>
            </w:r>
          </w:p>
          <w:p w14:paraId="65812920" w14:textId="77777777" w:rsidR="00720984" w:rsidRDefault="00720984" w:rsidP="00720984">
            <w:pPr>
              <w:pStyle w:val="EngHang"/>
            </w:pPr>
            <w:r>
              <w:t>O Good One.</w:t>
            </w:r>
          </w:p>
          <w:p w14:paraId="5EA680B4" w14:textId="77777777" w:rsidR="00720984" w:rsidRDefault="00720984" w:rsidP="00720984">
            <w:pPr>
              <w:pStyle w:val="EngHang"/>
            </w:pPr>
            <w:r>
              <w:t>Be with us,</w:t>
            </w:r>
          </w:p>
          <w:p w14:paraId="49F2449D" w14:textId="0DA31D1A" w:rsidR="00720984" w:rsidRPr="0078672A" w:rsidRDefault="00720984" w:rsidP="00720984">
            <w:pPr>
              <w:pStyle w:val="EngHangEnd"/>
            </w:pPr>
            <w:r>
              <w:t>For You are our help.</w:t>
            </w: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6B4D8A11" w14:textId="7AFCA696" w:rsidR="00720984" w:rsidRDefault="00720984" w:rsidP="00720984">
            <w:pPr>
              <w:pStyle w:val="EngHang"/>
            </w:pPr>
            <w:r>
              <w:t>We worship You, o compassionate One</w:t>
            </w:r>
          </w:p>
          <w:p w14:paraId="26606CBE" w14:textId="77777777" w:rsidR="00720984" w:rsidRDefault="00720984" w:rsidP="00720984">
            <w:pPr>
              <w:pStyle w:val="EngHang"/>
            </w:pPr>
            <w:r>
              <w:t>With the sweet Name,</w:t>
            </w:r>
          </w:p>
          <w:p w14:paraId="5CFB9D23" w14:textId="77777777" w:rsidR="00720984" w:rsidRDefault="00720984" w:rsidP="00720984">
            <w:pPr>
              <w:pStyle w:val="EngHang"/>
            </w:pPr>
            <w:r>
              <w:t>With humble hearts</w:t>
            </w:r>
          </w:p>
          <w:p w14:paraId="7A38D6D0" w14:textId="4798DD7C" w:rsidR="00720984" w:rsidRDefault="00720984" w:rsidP="00E6009C">
            <w:pPr>
              <w:pStyle w:val="EngHangEnd"/>
            </w:pPr>
            <w:r>
              <w:t>And on bended knees.</w:t>
            </w: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3B2D6A5B" w14:textId="77777777" w:rsidR="000847B6" w:rsidRDefault="00A45670" w:rsidP="00A45670">
            <w:pPr>
              <w:pStyle w:val="EngHang"/>
            </w:pPr>
            <w:r>
              <w:t>O Master, Son of God,</w:t>
            </w:r>
          </w:p>
          <w:p w14:paraId="7E5F12DE" w14:textId="77777777" w:rsidR="00A45670" w:rsidRDefault="00A45670" w:rsidP="00A45670">
            <w:pPr>
              <w:pStyle w:val="EngHang"/>
            </w:pPr>
            <w:r>
              <w:t>Have mercy on me,</w:t>
            </w:r>
          </w:p>
          <w:p w14:paraId="50BDE226" w14:textId="77777777" w:rsidR="00A45670" w:rsidRDefault="00A45670" w:rsidP="00A45670">
            <w:pPr>
              <w:pStyle w:val="EngHang"/>
            </w:pPr>
            <w:r>
              <w:t>I, the lowly sinner,</w:t>
            </w:r>
          </w:p>
          <w:p w14:paraId="7699209D" w14:textId="34A16354" w:rsidR="00A45670" w:rsidRDefault="00A45670" w:rsidP="00E6009C">
            <w:pPr>
              <w:pStyle w:val="EngHangEnd"/>
            </w:pPr>
            <w:r>
              <w:t>For my sins have reached fullness.</w:t>
            </w: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213013EC" w14:textId="77777777" w:rsidR="000847B6" w:rsidRDefault="00A45670" w:rsidP="00A45670">
            <w:pPr>
              <w:pStyle w:val="EngHang"/>
            </w:pPr>
            <w:r>
              <w:t>O Lover-of-man</w:t>
            </w:r>
          </w:p>
          <w:p w14:paraId="79715361" w14:textId="77777777" w:rsidR="00A45670" w:rsidRDefault="00A45670" w:rsidP="00A45670">
            <w:pPr>
              <w:pStyle w:val="EngHang"/>
            </w:pPr>
            <w:r>
              <w:t>And longsuffering God,</w:t>
            </w:r>
          </w:p>
          <w:p w14:paraId="614BF312" w14:textId="77777777" w:rsidR="00A45670" w:rsidRDefault="00A45670" w:rsidP="00A45670">
            <w:pPr>
              <w:pStyle w:val="EngHang"/>
            </w:pPr>
            <w:r>
              <w:t>Who became man</w:t>
            </w:r>
          </w:p>
          <w:p w14:paraId="713316A1" w14:textId="25936BC8" w:rsidR="00A45670" w:rsidRDefault="00A45670" w:rsidP="00A45670">
            <w:pPr>
              <w:pStyle w:val="EngHangEnd"/>
              <w:ind w:left="0" w:firstLine="0"/>
            </w:pPr>
            <w:r>
              <w:t>Out of His compassion,</w:t>
            </w: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5108BFDB" w14:textId="77777777" w:rsidR="000847B6" w:rsidRDefault="00A45670" w:rsidP="00A45670">
            <w:pPr>
              <w:pStyle w:val="EngHang"/>
            </w:pPr>
            <w:r>
              <w:t>Forgive me my former sins,</w:t>
            </w:r>
          </w:p>
          <w:p w14:paraId="277522D8" w14:textId="77777777" w:rsidR="00A45670" w:rsidRDefault="00A45670" w:rsidP="00A45670">
            <w:pPr>
              <w:pStyle w:val="EngHang"/>
            </w:pPr>
            <w:r>
              <w:t>My God, through the intercessions</w:t>
            </w:r>
          </w:p>
          <w:p w14:paraId="58681B98" w14:textId="77777777" w:rsidR="00A45670" w:rsidRDefault="00A45670" w:rsidP="00A45670">
            <w:pPr>
              <w:pStyle w:val="EngHang"/>
            </w:pPr>
            <w:r>
              <w:t>Of the Mother of God,</w:t>
            </w:r>
          </w:p>
          <w:p w14:paraId="60B23057" w14:textId="0F98A255" w:rsidR="00A45670" w:rsidRDefault="00A45670" w:rsidP="00A45670">
            <w:pPr>
              <w:pStyle w:val="EngHangEnd"/>
              <w:ind w:left="0" w:firstLine="0"/>
            </w:pPr>
            <w:r>
              <w:t>The Virgin Mary.</w:t>
            </w: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75719EDD" w14:textId="77777777" w:rsidR="000847B6" w:rsidRDefault="00A45670" w:rsidP="00A45670">
            <w:pPr>
              <w:pStyle w:val="EngHang"/>
            </w:pPr>
            <w:r>
              <w:t>Every breath praises</w:t>
            </w:r>
          </w:p>
          <w:p w14:paraId="2CE77B3F" w14:textId="5EBA43B2" w:rsidR="00A45670" w:rsidRDefault="00A45670" w:rsidP="00A45670">
            <w:pPr>
              <w:pStyle w:val="EngHang"/>
            </w:pPr>
            <w:r>
              <w:t>And offers hymns,</w:t>
            </w:r>
          </w:p>
          <w:p w14:paraId="2AC3F256" w14:textId="545D93B1" w:rsidR="00A45670" w:rsidRDefault="00A45670" w:rsidP="00A45670">
            <w:pPr>
              <w:pStyle w:val="EngHang"/>
            </w:pPr>
            <w:r>
              <w:t>Giving honour to</w:t>
            </w:r>
          </w:p>
          <w:p w14:paraId="260FB9D2" w14:textId="2E6383BE" w:rsidR="00A45670" w:rsidRDefault="00A45670" w:rsidP="00E6009C">
            <w:pPr>
              <w:pStyle w:val="EngHangEnd"/>
            </w:pPr>
            <w:r>
              <w:t>God the Creator.</w:t>
            </w: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4756AF35" w14:textId="77777777" w:rsidR="000847B6" w:rsidRDefault="00A45670" w:rsidP="00A45670">
            <w:pPr>
              <w:pStyle w:val="EngHang"/>
            </w:pPr>
            <w:r>
              <w:t>Have compassion,</w:t>
            </w:r>
          </w:p>
          <w:p w14:paraId="39FEA2C1" w14:textId="77777777" w:rsidR="00A45670" w:rsidRDefault="00A45670" w:rsidP="00A45670">
            <w:pPr>
              <w:pStyle w:val="EngHang"/>
            </w:pPr>
            <w:r>
              <w:t>And hear my prayers.</w:t>
            </w:r>
          </w:p>
          <w:p w14:paraId="0F7E071C" w14:textId="77777777" w:rsidR="00A45670" w:rsidRDefault="00A45670" w:rsidP="00A45670">
            <w:pPr>
              <w:pStyle w:val="EngHang"/>
            </w:pPr>
            <w:r>
              <w:t>Preserve me, O Lord,</w:t>
            </w:r>
          </w:p>
          <w:p w14:paraId="1089AE27" w14:textId="50E82CCC" w:rsidR="00A45670" w:rsidRDefault="00A45670" w:rsidP="00E6009C">
            <w:pPr>
              <w:pStyle w:val="EngHangEnd"/>
            </w:pPr>
            <w:r>
              <w:t>From the snare that is set.</w:t>
            </w: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598CE9E8" w:rsidR="000847B6" w:rsidRDefault="000847B6" w:rsidP="000847B6">
            <w:pPr>
              <w:pStyle w:val="CopticVersemulti-line"/>
              <w:rPr>
                <w:rFonts w:eastAsia="Arial Unicode MS" w:cs="FreeSerifAvvaShenouda"/>
              </w:rPr>
            </w:pPr>
            <w:r>
              <w:rPr>
                <w:rFonts w:eastAsia="Arial Unicode MS" w:cs="FreeSerifAvvaShenouda"/>
              </w:rPr>
              <w:t>Ⲱⲟⲩⲛ</w:t>
            </w:r>
            <w:r w:rsidR="00C5072E">
              <w:rPr>
                <w:rFonts w:eastAsia="Arial Unicode MS" w:cs="FreeSerifAvvaShenouda"/>
              </w:rPr>
              <w:t>̀</w:t>
            </w:r>
            <w:r>
              <w:rPr>
                <w:rFonts w:eastAsia="Arial Unicode MS" w:cs="FreeSerifAvvaShenouda"/>
              </w:rPr>
              <w:t>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601" w:name="_Ref434475500"/>
      <w:r>
        <w:lastRenderedPageBreak/>
        <w:t>The Psali Batos</w:t>
      </w:r>
      <w:r w:rsidR="006C1B94">
        <w:t xml:space="preserve"> for the Wedding of Cana</w:t>
      </w:r>
      <w:bookmarkEnd w:id="1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lastRenderedPageBreak/>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1049760D" w14:textId="7808D011" w:rsidR="00A9348E" w:rsidRDefault="00A9348E" w:rsidP="00A9348E">
      <w:pPr>
        <w:pStyle w:val="Heading4"/>
      </w:pPr>
      <w:bookmarkStart w:id="1602" w:name="_Ref434560112"/>
      <w:r>
        <w:lastRenderedPageBreak/>
        <w:t>The Praxis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rsidRPr="00AF56AD" w14:paraId="3EE69618" w14:textId="77777777" w:rsidTr="00A9348E">
        <w:trPr>
          <w:cantSplit/>
          <w:jc w:val="center"/>
        </w:trPr>
        <w:tc>
          <w:tcPr>
            <w:tcW w:w="288" w:type="dxa"/>
          </w:tcPr>
          <w:p w14:paraId="6D4298CD" w14:textId="77777777" w:rsidR="00A9348E" w:rsidRDefault="00A9348E" w:rsidP="00A9348E">
            <w:pPr>
              <w:pStyle w:val="CopticCross"/>
            </w:pPr>
          </w:p>
        </w:tc>
        <w:tc>
          <w:tcPr>
            <w:tcW w:w="3960" w:type="dxa"/>
          </w:tcPr>
          <w:p w14:paraId="405C87D8" w14:textId="77777777" w:rsidR="00A9348E" w:rsidRDefault="00A9348E" w:rsidP="00A9348E">
            <w:pPr>
              <w:pStyle w:val="EngHang"/>
            </w:pPr>
            <w:r>
              <w:t>You have made six pots</w:t>
            </w:r>
          </w:p>
          <w:p w14:paraId="5CA8897E" w14:textId="16A38004" w:rsidR="00A9348E" w:rsidRDefault="00A9348E" w:rsidP="00A9348E">
            <w:pPr>
              <w:pStyle w:val="EngHang"/>
            </w:pPr>
            <w:r>
              <w:t>Of water into choice wine</w:t>
            </w:r>
          </w:p>
          <w:p w14:paraId="5C6D8109" w14:textId="77777777" w:rsidR="00A9348E" w:rsidRDefault="00A9348E" w:rsidP="00A9348E">
            <w:pPr>
              <w:pStyle w:val="EngHang"/>
            </w:pPr>
            <w:r>
              <w:t>Through Your great glory:</w:t>
            </w:r>
          </w:p>
          <w:p w14:paraId="0BC085B4" w14:textId="4C889E5A" w:rsidR="00A9348E" w:rsidRDefault="00A9348E" w:rsidP="00A9348E">
            <w:pPr>
              <w:pStyle w:val="EngHangEnd"/>
            </w:pPr>
            <w:r>
              <w:t>We Praise You thrice.</w:t>
            </w:r>
          </w:p>
        </w:tc>
        <w:tc>
          <w:tcPr>
            <w:tcW w:w="288" w:type="dxa"/>
          </w:tcPr>
          <w:p w14:paraId="73D5FBB1" w14:textId="77777777" w:rsidR="00A9348E" w:rsidRDefault="00A9348E" w:rsidP="00A9348E"/>
        </w:tc>
        <w:tc>
          <w:tcPr>
            <w:tcW w:w="288" w:type="dxa"/>
          </w:tcPr>
          <w:p w14:paraId="7325A311" w14:textId="77777777" w:rsidR="00A9348E" w:rsidRDefault="00A9348E" w:rsidP="00A9348E">
            <w:pPr>
              <w:pStyle w:val="CopticCross"/>
            </w:pPr>
          </w:p>
        </w:tc>
        <w:tc>
          <w:tcPr>
            <w:tcW w:w="3960" w:type="dxa"/>
          </w:tcPr>
          <w:p w14:paraId="73FDC6FF" w14:textId="0B898E9E" w:rsidR="00A9348E" w:rsidRDefault="00A9348E" w:rsidP="00A9348E">
            <w:pPr>
              <w:pStyle w:val="CopticVersemulti-line"/>
            </w:pPr>
            <w:r>
              <w:t>Ⲥⲟⲟⲩ ⲛ̀ϩⲩⲇⲣⲓⲁ ⲙ̀ⲙⲱⲟⲩ:</w:t>
            </w:r>
          </w:p>
          <w:p w14:paraId="3730F0BB" w14:textId="12592C07" w:rsidR="00A9348E" w:rsidRDefault="00A9348E" w:rsidP="00A9348E">
            <w:pPr>
              <w:pStyle w:val="CopticVersemulti-line"/>
            </w:pPr>
            <w:r>
              <w:t>ⲁⲕⲁⲓⲧⲟⲩ ⲛ̀ⲏⲣⲡ ⲉϥⲥⲱⲧⲡ:</w:t>
            </w:r>
          </w:p>
          <w:p w14:paraId="01FAC0F8" w14:textId="4CAD52EE" w:rsidR="00A9348E" w:rsidRDefault="00A9348E" w:rsidP="00A9348E">
            <w:pPr>
              <w:pStyle w:val="CopticVersemulti-line"/>
            </w:pPr>
            <w:r>
              <w:t>ϩⲓⲧⲉⲛ ⲡⲉⲕⲛⲓϣϯ ⲛ̀ⲱ̀ⲟⲩ:</w:t>
            </w:r>
          </w:p>
          <w:p w14:paraId="69C82955" w14:textId="6BB0C873" w:rsidR="00A9348E" w:rsidRPr="00AF56AD" w:rsidRDefault="00A9348E" w:rsidP="00A9348E">
            <w:pPr>
              <w:pStyle w:val="CopticVerse"/>
            </w:pPr>
            <w:r>
              <w:t>ⲧⲉⲛϩⲱⲥ ⲛⲁⲕ ϣⲟⲙⲧ ⲛ̀ⲥⲟⲡ.</w:t>
            </w:r>
          </w:p>
        </w:tc>
      </w:tr>
      <w:tr w:rsidR="00A9348E" w:rsidRPr="00AF56AD" w14:paraId="258AA205" w14:textId="77777777" w:rsidTr="00A9348E">
        <w:trPr>
          <w:cantSplit/>
          <w:jc w:val="center"/>
        </w:trPr>
        <w:tc>
          <w:tcPr>
            <w:tcW w:w="288" w:type="dxa"/>
          </w:tcPr>
          <w:p w14:paraId="778B2C18" w14:textId="77777777" w:rsidR="00A9348E" w:rsidRDefault="00A9348E" w:rsidP="00A9348E">
            <w:pPr>
              <w:pStyle w:val="CopticCross"/>
            </w:pPr>
          </w:p>
        </w:tc>
        <w:tc>
          <w:tcPr>
            <w:tcW w:w="3960" w:type="dxa"/>
          </w:tcPr>
          <w:p w14:paraId="312786FC" w14:textId="77777777" w:rsidR="00A9348E" w:rsidRDefault="00A9348E" w:rsidP="00A9348E">
            <w:pPr>
              <w:pStyle w:val="EngHang"/>
            </w:pPr>
            <w:r>
              <w:t>You are in truth blessed,</w:t>
            </w:r>
          </w:p>
          <w:p w14:paraId="54724B89" w14:textId="77777777" w:rsidR="00A9348E" w:rsidRDefault="00A9348E" w:rsidP="00A9348E">
            <w:pPr>
              <w:pStyle w:val="EngHang"/>
            </w:pPr>
            <w:r>
              <w:t>With Your good Father,</w:t>
            </w:r>
          </w:p>
          <w:p w14:paraId="3FC8A661" w14:textId="77777777" w:rsidR="00A9348E" w:rsidRDefault="00A9348E" w:rsidP="00A9348E">
            <w:pPr>
              <w:pStyle w:val="EngHang"/>
            </w:pPr>
            <w:r>
              <w:t>And the Holy Spirit,</w:t>
            </w:r>
          </w:p>
          <w:p w14:paraId="0FA3A864" w14:textId="7E00D6A7" w:rsidR="00A9348E" w:rsidRDefault="00A9348E" w:rsidP="00A9348E">
            <w:pPr>
              <w:pStyle w:val="EngHangEnd"/>
            </w:pPr>
            <w:r>
              <w:t>For you have come and saved us.</w:t>
            </w:r>
          </w:p>
        </w:tc>
        <w:tc>
          <w:tcPr>
            <w:tcW w:w="288" w:type="dxa"/>
          </w:tcPr>
          <w:p w14:paraId="147FACF1" w14:textId="77777777" w:rsidR="00A9348E" w:rsidRDefault="00A9348E" w:rsidP="00A9348E"/>
        </w:tc>
        <w:tc>
          <w:tcPr>
            <w:tcW w:w="288" w:type="dxa"/>
          </w:tcPr>
          <w:p w14:paraId="011A5E44" w14:textId="77777777" w:rsidR="00A9348E" w:rsidRDefault="00A9348E" w:rsidP="00A9348E">
            <w:pPr>
              <w:pStyle w:val="CopticCross"/>
            </w:pPr>
          </w:p>
        </w:tc>
        <w:tc>
          <w:tcPr>
            <w:tcW w:w="3960" w:type="dxa"/>
          </w:tcPr>
          <w:p w14:paraId="6B9EF978" w14:textId="77777777" w:rsidR="00A9348E" w:rsidRDefault="00A9348E" w:rsidP="00A9348E">
            <w:pPr>
              <w:pStyle w:val="CopticVersemulti-line"/>
            </w:pPr>
            <w:r>
              <w:t>Ⲕⲥ̀ⲙⲁⲣⲱⲟⲩⲧ ⲁ̀ⲗⲏⲑⲟⲥ:</w:t>
            </w:r>
          </w:p>
          <w:p w14:paraId="4CD55539" w14:textId="77777777" w:rsidR="00A9348E" w:rsidRDefault="00A9348E" w:rsidP="00A9348E">
            <w:pPr>
              <w:pStyle w:val="CopticVersemulti-line"/>
            </w:pPr>
            <w:r>
              <w:t>ⲛⲉⲙ Ⲡⲉⲕⲓⲱⲧ ⲛ̀ⲁ̀ⲅⲁⲑⲟⲥ:</w:t>
            </w:r>
          </w:p>
          <w:p w14:paraId="2F334EFD" w14:textId="77777777" w:rsidR="00A9348E" w:rsidRDefault="00A9348E" w:rsidP="00A9348E">
            <w:pPr>
              <w:pStyle w:val="CopticVersemulti-line"/>
            </w:pPr>
            <w:r>
              <w:t>ⲛⲉⲙ Ⲡⲓⲡ̀ⲛⲉⲩⲙⲁ ⲉⲑⲟⲩⲁⲃ:</w:t>
            </w:r>
          </w:p>
          <w:p w14:paraId="5E6A0D3C" w14:textId="33FD46D6" w:rsidR="00A9348E" w:rsidRPr="00AF56AD" w:rsidRDefault="00A9348E" w:rsidP="00A9348E">
            <w:pPr>
              <w:pStyle w:val="CopticHangingVerse"/>
            </w:pPr>
            <w:r>
              <w:t>ϫⲉ ⲁⲕⲓ̀ ⲁⲕⲥⲱϯ ⲙ̀ⲙⲟⲛ.</w:t>
            </w:r>
          </w:p>
        </w:tc>
      </w:tr>
    </w:tbl>
    <w:p w14:paraId="31B5F25E" w14:textId="70AF091B" w:rsidR="00951A36" w:rsidRDefault="00951A36" w:rsidP="00951A36">
      <w:pPr>
        <w:pStyle w:val="Heading4"/>
      </w:pPr>
      <w:r>
        <w:t>The Paralex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62A9" w14:paraId="0DBDC644" w14:textId="77777777" w:rsidTr="00951A36">
        <w:trPr>
          <w:cantSplit/>
          <w:jc w:val="center"/>
        </w:trPr>
        <w:tc>
          <w:tcPr>
            <w:tcW w:w="288" w:type="dxa"/>
          </w:tcPr>
          <w:p w14:paraId="0C4B141B" w14:textId="77777777" w:rsidR="00FB62A9" w:rsidRDefault="00FB62A9" w:rsidP="00951A36">
            <w:pPr>
              <w:pStyle w:val="CopticCross"/>
            </w:pPr>
          </w:p>
        </w:tc>
        <w:tc>
          <w:tcPr>
            <w:tcW w:w="3960" w:type="dxa"/>
          </w:tcPr>
          <w:p w14:paraId="31EC5FC5" w14:textId="77777777" w:rsidR="00FB62A9" w:rsidRDefault="00FB62A9" w:rsidP="00FB62A9">
            <w:pPr>
              <w:pStyle w:val="EngHang"/>
            </w:pPr>
            <w:r>
              <w:t>Come and see this great wonder</w:t>
            </w:r>
          </w:p>
          <w:p w14:paraId="0F698D96" w14:textId="77777777" w:rsidR="00FB62A9" w:rsidRDefault="00FB62A9" w:rsidP="00FB62A9">
            <w:pPr>
              <w:pStyle w:val="EngHang"/>
            </w:pPr>
            <w:r>
              <w:t>That happened at the Wedding of Cana of Galille,</w:t>
            </w:r>
          </w:p>
          <w:p w14:paraId="317A2AA5" w14:textId="77777777" w:rsidR="00FB62A9" w:rsidRDefault="00FB62A9" w:rsidP="00FB62A9">
            <w:pPr>
              <w:pStyle w:val="EngHang"/>
            </w:pPr>
            <w:r>
              <w:t>All you cities, Jericho,</w:t>
            </w:r>
          </w:p>
          <w:p w14:paraId="374F0216" w14:textId="23FF4A83" w:rsidR="00FB62A9" w:rsidRDefault="00FB62A9" w:rsidP="00FB62A9">
            <w:pPr>
              <w:pStyle w:val="EngHangEnd"/>
            </w:pPr>
            <w:r>
              <w:t>The mount of Olives, and Jerusalem!</w:t>
            </w:r>
          </w:p>
        </w:tc>
        <w:tc>
          <w:tcPr>
            <w:tcW w:w="288" w:type="dxa"/>
          </w:tcPr>
          <w:p w14:paraId="6D0FDB42" w14:textId="77777777" w:rsidR="00FB62A9" w:rsidRDefault="00FB62A9" w:rsidP="00951A36"/>
        </w:tc>
        <w:tc>
          <w:tcPr>
            <w:tcW w:w="288" w:type="dxa"/>
          </w:tcPr>
          <w:p w14:paraId="145B67F1" w14:textId="77777777" w:rsidR="00FB62A9" w:rsidRDefault="00FB62A9" w:rsidP="00951A36">
            <w:pPr>
              <w:pStyle w:val="CopticCross"/>
            </w:pPr>
          </w:p>
        </w:tc>
        <w:tc>
          <w:tcPr>
            <w:tcW w:w="3960" w:type="dxa"/>
          </w:tcPr>
          <w:p w14:paraId="0FB5D6B1" w14:textId="77777777" w:rsidR="00FB62A9" w:rsidRDefault="00FB62A9" w:rsidP="00951A36">
            <w:pPr>
              <w:pStyle w:val="CopticVersemulti-line"/>
            </w:pPr>
            <w:r>
              <w:t>Ⲛⲓⲭⲱⲣⲁ ⲧⲏⲣⲟⲩ ⲛ̀ⲧⲉ Ⲓⲉⲣⲓⲝⲱ:</w:t>
            </w:r>
          </w:p>
          <w:p w14:paraId="215F7B3A" w14:textId="77777777" w:rsidR="00FB62A9" w:rsidRDefault="00FB62A9" w:rsidP="00951A36">
            <w:pPr>
              <w:pStyle w:val="CopticVersemulti-line"/>
            </w:pPr>
            <w:r>
              <w:t>ⲛⲉⲙ ⲡ̀ⲧⲱⲟⲩ ⲛ̀ⲧⲉ ⲛⲓϫⲱⲓⲧ ⲛⲉⲙ Ⲓⲗ̄ⲏ̄ⲙ̄:</w:t>
            </w:r>
          </w:p>
          <w:p w14:paraId="0242DFC8" w14:textId="77777777" w:rsidR="00FB62A9" w:rsidRDefault="00FB62A9" w:rsidP="00951A36">
            <w:pPr>
              <w:pStyle w:val="CopticVersemulti-line"/>
            </w:pPr>
            <w:r>
              <w:t>ⲁ̀ⲙⲱⲓⲛⲓ ⲁ̀ⲛⲁⲩ ⲉ̀ⲧⲁⲓⲛⲓϣϯ ⲛ̀ϣ̀ⲫⲏⲣⲓ:</w:t>
            </w:r>
          </w:p>
          <w:p w14:paraId="11AF50DC" w14:textId="3343086B" w:rsidR="00FB62A9" w:rsidRDefault="00FB62A9" w:rsidP="00FB62A9">
            <w:pPr>
              <w:pStyle w:val="CopticHangingVerse"/>
            </w:pPr>
            <w:r>
              <w:t>ⲑⲏⲉ̀ⲧⲁⲥϣⲱⲡⲓ ϧⲉⲛ ⲡ̀ϩⲟⲡ ⲛ̀ⲧ̀Ⲕⲁⲛⲁ ⲛ̀ⲧⲉ ϯⲄⲁⲗⲓⲗⲉⲁ̀.</w:t>
            </w:r>
          </w:p>
        </w:tc>
      </w:tr>
      <w:tr w:rsidR="00951A36" w14:paraId="2544FA99" w14:textId="77777777" w:rsidTr="00951A36">
        <w:trPr>
          <w:cantSplit/>
          <w:jc w:val="center"/>
        </w:trPr>
        <w:tc>
          <w:tcPr>
            <w:tcW w:w="288" w:type="dxa"/>
          </w:tcPr>
          <w:p w14:paraId="2C1FCBAD" w14:textId="77777777" w:rsidR="00951A36" w:rsidRDefault="00951A36" w:rsidP="00951A36">
            <w:pPr>
              <w:pStyle w:val="CopticCross"/>
            </w:pPr>
          </w:p>
        </w:tc>
        <w:tc>
          <w:tcPr>
            <w:tcW w:w="3960" w:type="dxa"/>
          </w:tcPr>
          <w:p w14:paraId="5AD58948" w14:textId="77777777" w:rsidR="00951A36" w:rsidRDefault="00951A36" w:rsidP="00951A36">
            <w:pPr>
              <w:pStyle w:val="EngHang"/>
            </w:pPr>
            <w:r>
              <w:t>This is the first miracle</w:t>
            </w:r>
          </w:p>
          <w:p w14:paraId="4D007C67" w14:textId="77777777" w:rsidR="00951A36" w:rsidRDefault="00951A36" w:rsidP="00951A36">
            <w:pPr>
              <w:pStyle w:val="EngHang"/>
            </w:pPr>
            <w:r>
              <w:t>That our good Saviour</w:t>
            </w:r>
          </w:p>
          <w:p w14:paraId="26B14ED1" w14:textId="77777777" w:rsidR="00951A36" w:rsidRDefault="00951A36" w:rsidP="00951A36">
            <w:pPr>
              <w:pStyle w:val="EngHang"/>
            </w:pPr>
            <w:r>
              <w:t>Performed before His Disciples;</w:t>
            </w:r>
          </w:p>
          <w:p w14:paraId="7B2961C4" w14:textId="77777777" w:rsidR="00951A36" w:rsidRDefault="00951A36" w:rsidP="00951A36">
            <w:pPr>
              <w:pStyle w:val="EngHangEnd"/>
            </w:pPr>
            <w:r>
              <w:t>They believed in Him: the Christ.</w:t>
            </w:r>
          </w:p>
        </w:tc>
        <w:tc>
          <w:tcPr>
            <w:tcW w:w="288" w:type="dxa"/>
          </w:tcPr>
          <w:p w14:paraId="7D98A518" w14:textId="77777777" w:rsidR="00951A36" w:rsidRDefault="00951A36" w:rsidP="00951A36"/>
        </w:tc>
        <w:tc>
          <w:tcPr>
            <w:tcW w:w="288" w:type="dxa"/>
          </w:tcPr>
          <w:p w14:paraId="64028486" w14:textId="77777777" w:rsidR="00951A36" w:rsidRDefault="00951A36" w:rsidP="00951A36">
            <w:pPr>
              <w:pStyle w:val="CopticCross"/>
            </w:pPr>
          </w:p>
        </w:tc>
        <w:tc>
          <w:tcPr>
            <w:tcW w:w="3960" w:type="dxa"/>
          </w:tcPr>
          <w:p w14:paraId="4FA2FDCB" w14:textId="77777777" w:rsidR="00951A36" w:rsidRDefault="00951A36" w:rsidP="00951A36">
            <w:pPr>
              <w:pStyle w:val="CopticVersemulti-line"/>
            </w:pPr>
            <w:r>
              <w:t>Ⲫⲁⲓ ⲡⲉ ⲡⲓϩⲟⲩⲓⲧ ⲙ̀ⲙⲏⲓⲛⲓ</w:t>
            </w:r>
          </w:p>
          <w:p w14:paraId="3AEF2AEA" w14:textId="77777777" w:rsidR="00951A36" w:rsidRDefault="00951A36" w:rsidP="00951A36">
            <w:pPr>
              <w:pStyle w:val="CopticVersemulti-line"/>
            </w:pPr>
            <w:r>
              <w:t>ⲉ̀ⲧⲁ ⲡⲉⲛⲥⲱⲧⲏⲣ ⲛ̀ⲁ̀ⲅⲁⲑⲟⲥ:</w:t>
            </w:r>
          </w:p>
          <w:p w14:paraId="044E2881" w14:textId="77777777" w:rsidR="00951A36" w:rsidRDefault="00951A36" w:rsidP="00951A36">
            <w:pPr>
              <w:pStyle w:val="CopticVersemulti-line"/>
            </w:pPr>
            <w:r>
              <w:t>ⲁⲓϥ ⲙ̀ⲡⲉⲙ̀ⲑⲟ ⲛ̀ⲛⲉϥⲙⲁⲑⲏⲧⲏⲥ</w:t>
            </w:r>
          </w:p>
          <w:p w14:paraId="45749A01" w14:textId="77777777" w:rsidR="00951A36" w:rsidRDefault="00951A36" w:rsidP="00951A36">
            <w:pPr>
              <w:pStyle w:val="CopticHangingVerse"/>
            </w:pPr>
            <w:r>
              <w:t xml:space="preserve">ⲁⲩⲛⲁϩϯ ⲉ̀ⲣⲟⲫ ϫⲉ Ⲡⲓⲭ̀ⲣⲓⲥⲧⲟⲥ. </w:t>
            </w:r>
          </w:p>
        </w:tc>
      </w:tr>
      <w:tr w:rsidR="00951A36" w14:paraId="275B9DB4" w14:textId="77777777" w:rsidTr="00951A36">
        <w:trPr>
          <w:cantSplit/>
          <w:jc w:val="center"/>
        </w:trPr>
        <w:tc>
          <w:tcPr>
            <w:tcW w:w="288" w:type="dxa"/>
          </w:tcPr>
          <w:p w14:paraId="624E7814" w14:textId="77777777" w:rsidR="00951A36" w:rsidRDefault="00951A36" w:rsidP="00951A36">
            <w:pPr>
              <w:pStyle w:val="CopticCross"/>
            </w:pPr>
          </w:p>
        </w:tc>
        <w:tc>
          <w:tcPr>
            <w:tcW w:w="3960" w:type="dxa"/>
          </w:tcPr>
          <w:p w14:paraId="71EF307A" w14:textId="2AC61030" w:rsidR="00951A36" w:rsidRDefault="00951A36" w:rsidP="00951A36">
            <w:pPr>
              <w:pStyle w:val="EngHang"/>
            </w:pPr>
            <w:r>
              <w:t>Jesus of Nazareth</w:t>
            </w:r>
          </w:p>
          <w:p w14:paraId="1AA9C64C" w14:textId="4D2C1F64" w:rsidR="00951A36" w:rsidRDefault="00951A36" w:rsidP="00951A36">
            <w:pPr>
              <w:pStyle w:val="EngHang"/>
            </w:pPr>
            <w:r>
              <w:t>Blessed the waters, and made them wine.</w:t>
            </w:r>
          </w:p>
          <w:p w14:paraId="30BD28C1" w14:textId="525E3464" w:rsidR="00951A36" w:rsidRDefault="00951A36" w:rsidP="00951A36">
            <w:pPr>
              <w:pStyle w:val="EngHang"/>
            </w:pPr>
            <w:r>
              <w:t>Such a wonder has not been seen</w:t>
            </w:r>
          </w:p>
          <w:p w14:paraId="0023A4BF" w14:textId="4AEC9DFF" w:rsidR="00951A36" w:rsidRDefault="00951A36" w:rsidP="00951A36">
            <w:pPr>
              <w:pStyle w:val="EngHangEnd"/>
            </w:pPr>
            <w:r>
              <w:t>From Adam until today.</w:t>
            </w:r>
          </w:p>
        </w:tc>
        <w:tc>
          <w:tcPr>
            <w:tcW w:w="288" w:type="dxa"/>
          </w:tcPr>
          <w:p w14:paraId="7273E091" w14:textId="77777777" w:rsidR="00951A36" w:rsidRDefault="00951A36" w:rsidP="00951A36"/>
        </w:tc>
        <w:tc>
          <w:tcPr>
            <w:tcW w:w="288" w:type="dxa"/>
          </w:tcPr>
          <w:p w14:paraId="627B08D2" w14:textId="77777777" w:rsidR="00951A36" w:rsidRDefault="00951A36" w:rsidP="00951A36">
            <w:pPr>
              <w:pStyle w:val="CopticCross"/>
            </w:pPr>
          </w:p>
        </w:tc>
        <w:tc>
          <w:tcPr>
            <w:tcW w:w="3960" w:type="dxa"/>
          </w:tcPr>
          <w:p w14:paraId="3CFF7423" w14:textId="061CD2BA" w:rsidR="00951A36" w:rsidRDefault="00951A36" w:rsidP="00951A36">
            <w:pPr>
              <w:pStyle w:val="CopticVersemulti-line"/>
            </w:pPr>
            <w:r>
              <w:t>Ⲓⲏⲥⲟⲩⲥ ⲡⲓⲣⲉⲙⲛⲁⲍⲁⲣⲉⲑ</w:t>
            </w:r>
          </w:p>
          <w:p w14:paraId="1ACCD7CE" w14:textId="6F1769BD" w:rsidR="00951A36" w:rsidRDefault="00951A36" w:rsidP="00951A36">
            <w:pPr>
              <w:pStyle w:val="CopticVersemulti-line"/>
            </w:pPr>
            <w:r>
              <w:t>ⲁϥⲥ̀ⲙⲟⲩ ⲉ̀ⲛⲓⲙⲱⲟⲩ ⲁϥⲁⲓⲧⲟⲩ ⲛ̀ⲏⲣⲡ:</w:t>
            </w:r>
          </w:p>
          <w:p w14:paraId="70405E9C" w14:textId="41C9EA48" w:rsidR="00951A36" w:rsidRDefault="00951A36" w:rsidP="00951A36">
            <w:pPr>
              <w:pStyle w:val="CopticVersemulti-line"/>
            </w:pPr>
            <w:r>
              <w:t>ⲙ̀ⲡⲉ ϩ̀ⲗⲓ ⲛⲁⲩ ⲉ̀ⲟⲩϣ̀ⲫⲏⲣⲓ ⲉⲥⲟ̀ⲛⲓ ⲛ̀ⲑⲁⲓ:</w:t>
            </w:r>
          </w:p>
          <w:p w14:paraId="2F172E65" w14:textId="2AFD4236" w:rsidR="00951A36" w:rsidRDefault="00FB62A9" w:rsidP="00951A36">
            <w:pPr>
              <w:pStyle w:val="CopticHangingVerse"/>
            </w:pPr>
            <w:r>
              <w:t>Ⲓⲥϫⲉⲛ Ⲁⲇⲁⲙ ϣⲁ ⲉ̀ϧⲟⲩⲛ ⲙ̀ⲫⲟⲟⲩ</w:t>
            </w:r>
            <w:r w:rsidR="00951A36">
              <w:t>.</w:t>
            </w:r>
          </w:p>
        </w:tc>
      </w:tr>
      <w:tr w:rsidR="00FB62A9" w14:paraId="79247A47" w14:textId="77777777" w:rsidTr="00951A36">
        <w:trPr>
          <w:cantSplit/>
          <w:jc w:val="center"/>
        </w:trPr>
        <w:tc>
          <w:tcPr>
            <w:tcW w:w="288" w:type="dxa"/>
          </w:tcPr>
          <w:p w14:paraId="5131899A" w14:textId="77777777" w:rsidR="00FB62A9" w:rsidRDefault="00FB62A9" w:rsidP="00951A36">
            <w:pPr>
              <w:pStyle w:val="CopticCross"/>
            </w:pPr>
          </w:p>
        </w:tc>
        <w:tc>
          <w:tcPr>
            <w:tcW w:w="3960" w:type="dxa"/>
          </w:tcPr>
          <w:p w14:paraId="67A850DA" w14:textId="77777777" w:rsidR="00FB62A9" w:rsidRDefault="00FB62A9" w:rsidP="00951A36">
            <w:pPr>
              <w:pStyle w:val="EngHang"/>
            </w:pPr>
            <w:r>
              <w:t>You have changed six pots</w:t>
            </w:r>
          </w:p>
          <w:p w14:paraId="2A910B71" w14:textId="77777777" w:rsidR="00FB62A9" w:rsidRDefault="00FB62A9" w:rsidP="00951A36">
            <w:pPr>
              <w:pStyle w:val="EngHang"/>
            </w:pPr>
            <w:r>
              <w:t>Of water into choice wine,</w:t>
            </w:r>
          </w:p>
          <w:p w14:paraId="7FD79748" w14:textId="77777777" w:rsidR="00FB62A9" w:rsidRDefault="00FB62A9" w:rsidP="00951A36">
            <w:pPr>
              <w:pStyle w:val="EngHang"/>
            </w:pPr>
            <w:r>
              <w:t>By Your great glory,</w:t>
            </w:r>
          </w:p>
          <w:p w14:paraId="7478C8CF" w14:textId="6BDBE321" w:rsidR="00FB62A9" w:rsidRDefault="00FB62A9" w:rsidP="00FB62A9">
            <w:pPr>
              <w:pStyle w:val="EngHangEnd"/>
            </w:pPr>
            <w:r>
              <w:t>At the wedding of Cana of Galilee.</w:t>
            </w:r>
          </w:p>
        </w:tc>
        <w:tc>
          <w:tcPr>
            <w:tcW w:w="288" w:type="dxa"/>
          </w:tcPr>
          <w:p w14:paraId="58BCB4AB" w14:textId="77777777" w:rsidR="00FB62A9" w:rsidRDefault="00FB62A9" w:rsidP="00951A36"/>
        </w:tc>
        <w:tc>
          <w:tcPr>
            <w:tcW w:w="288" w:type="dxa"/>
          </w:tcPr>
          <w:p w14:paraId="5A6BED8B" w14:textId="77777777" w:rsidR="00FB62A9" w:rsidRDefault="00FB62A9" w:rsidP="00951A36">
            <w:pPr>
              <w:pStyle w:val="CopticCross"/>
            </w:pPr>
          </w:p>
        </w:tc>
        <w:tc>
          <w:tcPr>
            <w:tcW w:w="3960" w:type="dxa"/>
          </w:tcPr>
          <w:p w14:paraId="53FC0E5D" w14:textId="77777777" w:rsidR="00FB62A9" w:rsidRDefault="00FB62A9" w:rsidP="00951A36">
            <w:pPr>
              <w:pStyle w:val="CopticVersemulti-line"/>
            </w:pPr>
            <w:r>
              <w:t>Ⲥⲟⲟⲩ ⲛ̀ϩⲩⲇⲣⲓⲁ ⲙ̀ⲙⲱⲟⲩ</w:t>
            </w:r>
          </w:p>
          <w:p w14:paraId="5D962EFF" w14:textId="1FA33A30" w:rsidR="00FB62A9" w:rsidRDefault="00FB62A9" w:rsidP="00951A36">
            <w:pPr>
              <w:pStyle w:val="CopticVersemulti-line"/>
            </w:pPr>
            <w:r>
              <w:t>ⲟⲩⲏⲣⲡ ⲉϥⲥⲱⲧⲡ ⲁⲕⲟⲩⲱ̀ⲧⲉⲃ ⲙ̀ⲙⲱⲟⲩ:</w:t>
            </w:r>
          </w:p>
          <w:p w14:paraId="11ACE957" w14:textId="77777777" w:rsidR="00FB62A9" w:rsidRDefault="00FB62A9" w:rsidP="00951A36">
            <w:pPr>
              <w:pStyle w:val="CopticVersemulti-line"/>
            </w:pPr>
            <w:r>
              <w:t>ⲉ̀ⲃⲟⲗϧⲉⲛ ⲡⲉⲕⲛⲓϣϯ ⲛ̀ⲱⲟⲩ:</w:t>
            </w:r>
          </w:p>
          <w:p w14:paraId="7984DD23" w14:textId="42616E48" w:rsidR="00FB62A9" w:rsidRDefault="00FB62A9" w:rsidP="00FB62A9">
            <w:pPr>
              <w:pStyle w:val="CopticHangingVerse"/>
            </w:pPr>
            <w:r>
              <w:t>ϧⲉⲛ ⲡ̀ϩⲟⲡ ⲛ̀ⲧ̀Ⲕⲁⲛⲁ ⲛ̀ⲧⲉ ϯⲄⲁⲗⲓⲗⲉⲁ.</w:t>
            </w:r>
          </w:p>
        </w:tc>
      </w:tr>
      <w:tr w:rsidR="00FB62A9" w14:paraId="2956456D" w14:textId="77777777" w:rsidTr="00951A36">
        <w:trPr>
          <w:cantSplit/>
          <w:jc w:val="center"/>
        </w:trPr>
        <w:tc>
          <w:tcPr>
            <w:tcW w:w="288" w:type="dxa"/>
          </w:tcPr>
          <w:p w14:paraId="0FD783F4" w14:textId="77777777" w:rsidR="00FB62A9" w:rsidRDefault="00FB62A9" w:rsidP="00951A36">
            <w:pPr>
              <w:pStyle w:val="CopticCross"/>
            </w:pPr>
          </w:p>
        </w:tc>
        <w:tc>
          <w:tcPr>
            <w:tcW w:w="3960" w:type="dxa"/>
          </w:tcPr>
          <w:p w14:paraId="6A51D514" w14:textId="77777777" w:rsidR="00FB62A9" w:rsidRDefault="00FB62A9" w:rsidP="00951A36">
            <w:pPr>
              <w:pStyle w:val="EngHang"/>
            </w:pPr>
            <w:r>
              <w:t>Jesus Christ the same,</w:t>
            </w:r>
          </w:p>
          <w:p w14:paraId="767FF14F" w14:textId="77777777" w:rsidR="00FB62A9" w:rsidRDefault="00FB62A9" w:rsidP="00951A36">
            <w:pPr>
              <w:pStyle w:val="EngHang"/>
            </w:pPr>
            <w:r>
              <w:t>Yesterday, today, and forever,</w:t>
            </w:r>
          </w:p>
          <w:p w14:paraId="196720A4" w14:textId="77777777" w:rsidR="00FB62A9" w:rsidRDefault="00FB62A9" w:rsidP="00951A36">
            <w:pPr>
              <w:pStyle w:val="EngHang"/>
            </w:pPr>
            <w:r>
              <w:t>In one hypostasis;</w:t>
            </w:r>
          </w:p>
          <w:p w14:paraId="59EDF2B8" w14:textId="6F303F46" w:rsidR="00FB62A9" w:rsidRDefault="00FB62A9" w:rsidP="00FB62A9">
            <w:pPr>
              <w:pStyle w:val="EngHangEnd"/>
            </w:pPr>
            <w:r>
              <w:t>We worship Him, we glorify Him.</w:t>
            </w:r>
          </w:p>
        </w:tc>
        <w:tc>
          <w:tcPr>
            <w:tcW w:w="288" w:type="dxa"/>
          </w:tcPr>
          <w:p w14:paraId="188556D6" w14:textId="77777777" w:rsidR="00FB62A9" w:rsidRDefault="00FB62A9" w:rsidP="00951A36"/>
        </w:tc>
        <w:tc>
          <w:tcPr>
            <w:tcW w:w="288" w:type="dxa"/>
          </w:tcPr>
          <w:p w14:paraId="4E6108FD" w14:textId="77777777" w:rsidR="00FB62A9" w:rsidRDefault="00FB62A9" w:rsidP="00951A36">
            <w:pPr>
              <w:pStyle w:val="CopticCross"/>
            </w:pPr>
          </w:p>
        </w:tc>
        <w:tc>
          <w:tcPr>
            <w:tcW w:w="3960" w:type="dxa"/>
          </w:tcPr>
          <w:p w14:paraId="26741352" w14:textId="77777777" w:rsidR="00FB62A9" w:rsidRDefault="00FB62A9" w:rsidP="00951A36">
            <w:pPr>
              <w:pStyle w:val="CopticVersemulti-line"/>
            </w:pPr>
            <w:r>
              <w:t>Ⲓⲏⲥⲟⲩⲥ Ⲡⲓⲭ̀ⲣⲓⲥⲧⲟⲥ ⲛ̀ⲥⲁϥ ⲛⲉⲙ ⲫⲟⲟⲩ:</w:t>
            </w:r>
          </w:p>
          <w:p w14:paraId="37092DAD" w14:textId="77777777" w:rsidR="00FB62A9" w:rsidRDefault="00FB62A9" w:rsidP="00951A36">
            <w:pPr>
              <w:pStyle w:val="CopticVersemulti-line"/>
            </w:pPr>
            <w:r>
              <w:t>ⲛ̀ⲑⲟϥ ⲛ̀ⲑⲟϥ ⲡⲉ ⲛⲉⲙ ϣⲁ ⲉ̀ⲛⲉϩ:</w:t>
            </w:r>
          </w:p>
          <w:p w14:paraId="706F01C5" w14:textId="77777777" w:rsidR="00FB62A9" w:rsidRDefault="00FB62A9" w:rsidP="00951A36">
            <w:pPr>
              <w:pStyle w:val="CopticVersemulti-line"/>
            </w:pPr>
            <w:r>
              <w:t>ϧⲉⲛ ⲟⲩϩⲯⲡⲟⲥⲧⲁⲥⲓⲥ ⲛ̀ⲟⲩⲱⲧ:</w:t>
            </w:r>
          </w:p>
          <w:p w14:paraId="7BA2A30E" w14:textId="65D4B971" w:rsidR="00FB62A9" w:rsidRDefault="00FB62A9" w:rsidP="00FB62A9">
            <w:pPr>
              <w:pStyle w:val="CopticHangingVerse"/>
            </w:pPr>
            <w:r>
              <w:t>ⲧⲉⲛⲟⲩⲱϣⲧ ⲙ̀ⲙⲟϥ ⲧⲉⲛϯⲱ̀ⲟⲩ ⲛⲁϥ.</w:t>
            </w:r>
          </w:p>
        </w:tc>
      </w:tr>
      <w:tr w:rsidR="00FB62A9" w14:paraId="3D51ADD2" w14:textId="77777777" w:rsidTr="00951A36">
        <w:trPr>
          <w:cantSplit/>
          <w:jc w:val="center"/>
        </w:trPr>
        <w:tc>
          <w:tcPr>
            <w:tcW w:w="288" w:type="dxa"/>
          </w:tcPr>
          <w:p w14:paraId="77F24B5B" w14:textId="77777777" w:rsidR="00FB62A9" w:rsidRDefault="00FB62A9" w:rsidP="00951A36">
            <w:pPr>
              <w:pStyle w:val="CopticCross"/>
            </w:pPr>
          </w:p>
        </w:tc>
        <w:tc>
          <w:tcPr>
            <w:tcW w:w="3960" w:type="dxa"/>
          </w:tcPr>
          <w:p w14:paraId="6AB8B71C" w14:textId="77777777" w:rsidR="00FB62A9" w:rsidRDefault="00FB62A9" w:rsidP="00951A36">
            <w:pPr>
              <w:pStyle w:val="EngHang"/>
            </w:pPr>
            <w:r>
              <w:t>Intecede on our behalf,</w:t>
            </w:r>
          </w:p>
          <w:p w14:paraId="218BEC1A" w14:textId="77777777" w:rsidR="00FB62A9" w:rsidRDefault="00FB62A9" w:rsidP="00951A36">
            <w:pPr>
              <w:pStyle w:val="EngHang"/>
            </w:pPr>
            <w:r>
              <w:t>O Lady of us all, the Theotokos,</w:t>
            </w:r>
          </w:p>
          <w:p w14:paraId="0EA0273B" w14:textId="77777777" w:rsidR="00FB62A9" w:rsidRDefault="00FB62A9" w:rsidP="00951A36">
            <w:pPr>
              <w:pStyle w:val="EngHang"/>
            </w:pPr>
            <w:r>
              <w:t>Mary the Mother of Jesus Christ,</w:t>
            </w:r>
          </w:p>
          <w:p w14:paraId="2541DC6B" w14:textId="031477B2" w:rsidR="00FB62A9" w:rsidRDefault="00FB62A9" w:rsidP="00FB62A9">
            <w:pPr>
              <w:pStyle w:val="EngHangEnd"/>
            </w:pPr>
            <w:r>
              <w:t>That He may forgive us our sins.</w:t>
            </w:r>
          </w:p>
        </w:tc>
        <w:tc>
          <w:tcPr>
            <w:tcW w:w="288" w:type="dxa"/>
          </w:tcPr>
          <w:p w14:paraId="6AB1C02C" w14:textId="77777777" w:rsidR="00FB62A9" w:rsidRDefault="00FB62A9" w:rsidP="00951A36"/>
        </w:tc>
        <w:tc>
          <w:tcPr>
            <w:tcW w:w="288" w:type="dxa"/>
          </w:tcPr>
          <w:p w14:paraId="402646E1" w14:textId="77777777" w:rsidR="00FB62A9" w:rsidRDefault="00FB62A9" w:rsidP="00951A36">
            <w:pPr>
              <w:pStyle w:val="CopticCross"/>
            </w:pPr>
          </w:p>
        </w:tc>
        <w:tc>
          <w:tcPr>
            <w:tcW w:w="3960" w:type="dxa"/>
          </w:tcPr>
          <w:p w14:paraId="25E432F5" w14:textId="77777777" w:rsidR="00FB62A9" w:rsidRDefault="00FB62A9" w:rsidP="00951A36">
            <w:pPr>
              <w:pStyle w:val="CopticVersemulti-line"/>
            </w:pPr>
            <w:r>
              <w:t>Ⲁⲣⲓⲡ1ⲣⲉⲥⲃⲉⲩⲓⲛ ⲉ̀ϩ̀ⲣⲏⲓ ⲉ̀ϫⲱⲛ:</w:t>
            </w:r>
          </w:p>
          <w:p w14:paraId="32988107" w14:textId="77777777" w:rsidR="00FB62A9" w:rsidRDefault="00FB62A9" w:rsidP="00951A36">
            <w:pPr>
              <w:pStyle w:val="CopticVersemulti-line"/>
            </w:pPr>
            <w:r>
              <w:t>ⲱ̀ ⲧⲉⲛϭⲟⲓⲥ ⲛ̀ⲛⲏⲃ ⲧⲏⲣⲉⲛ ϯⲑⲉⲟ̀ⲧⲟⲕⲟⲥ:</w:t>
            </w:r>
          </w:p>
          <w:p w14:paraId="023A3B8F" w14:textId="77777777" w:rsidR="00FB62A9" w:rsidRDefault="00FB62A9" w:rsidP="00951A36">
            <w:pPr>
              <w:pStyle w:val="CopticVersemulti-line"/>
            </w:pPr>
            <w:r>
              <w:t>Ⲙⲁⲣⲓⲁ ⲑ̀ⲙⲁⲩ ⲛ̀Ⲓⲏⲥⲟⲩⲥ Ⲡⲓⲭ̀ⲣⲓⲥⲧⲟⲥ:</w:t>
            </w:r>
          </w:p>
          <w:p w14:paraId="1779F8FD" w14:textId="78BBBA72" w:rsidR="00FB62A9" w:rsidRDefault="00FB62A9" w:rsidP="00FB62A9">
            <w:pPr>
              <w:pStyle w:val="CopticHangingVerse"/>
            </w:pPr>
            <w:r>
              <w:t>ⲛ̀ⲧⲉϥⲭⲁ ⲛⲉⲛⲛⲟⲃⲓ ⲛⲁⲛ ⲉ̀ⲃⲟⲗ.</w:t>
            </w:r>
          </w:p>
        </w:tc>
      </w:tr>
      <w:tr w:rsidR="00FB62A9" w14:paraId="1CCF7BBA" w14:textId="77777777" w:rsidTr="00951A36">
        <w:trPr>
          <w:cantSplit/>
          <w:jc w:val="center"/>
        </w:trPr>
        <w:tc>
          <w:tcPr>
            <w:tcW w:w="288" w:type="dxa"/>
          </w:tcPr>
          <w:p w14:paraId="6A018887" w14:textId="77777777" w:rsidR="00FB62A9" w:rsidRDefault="00FB62A9" w:rsidP="00951A36">
            <w:pPr>
              <w:pStyle w:val="CopticCross"/>
            </w:pPr>
          </w:p>
        </w:tc>
        <w:tc>
          <w:tcPr>
            <w:tcW w:w="3960" w:type="dxa"/>
          </w:tcPr>
          <w:p w14:paraId="3B28B2AD" w14:textId="77777777" w:rsidR="00FB62A9" w:rsidRDefault="00FB62A9" w:rsidP="00951A36">
            <w:pPr>
              <w:pStyle w:val="EngHang"/>
            </w:pPr>
            <w:r>
              <w:t>Pray to the Lord on our behalf,</w:t>
            </w:r>
          </w:p>
          <w:p w14:paraId="2707F9E7" w14:textId="77777777" w:rsidR="00FB62A9" w:rsidRDefault="00FB62A9" w:rsidP="00951A36">
            <w:pPr>
              <w:pStyle w:val="EngHang"/>
            </w:pPr>
            <w:r>
              <w:t>O bride of Christ,</w:t>
            </w:r>
          </w:p>
          <w:p w14:paraId="2C3D8498" w14:textId="0EFAAE62" w:rsidR="00FB62A9" w:rsidRDefault="00FB62A9" w:rsidP="00951A36">
            <w:pPr>
              <w:pStyle w:val="EngHang"/>
            </w:pPr>
            <w:r>
              <w:t>The true saint, Demiana,</w:t>
            </w:r>
          </w:p>
          <w:p w14:paraId="57DF972E" w14:textId="226A971B" w:rsidR="00FB62A9" w:rsidRDefault="00FB62A9" w:rsidP="00FB62A9">
            <w:pPr>
              <w:pStyle w:val="EngHangEnd"/>
            </w:pPr>
            <w:r>
              <w:t>That He may forgive us our sins.</w:t>
            </w:r>
          </w:p>
        </w:tc>
        <w:tc>
          <w:tcPr>
            <w:tcW w:w="288" w:type="dxa"/>
          </w:tcPr>
          <w:p w14:paraId="37B7AE61" w14:textId="77777777" w:rsidR="00FB62A9" w:rsidRDefault="00FB62A9" w:rsidP="00951A36"/>
        </w:tc>
        <w:tc>
          <w:tcPr>
            <w:tcW w:w="288" w:type="dxa"/>
          </w:tcPr>
          <w:p w14:paraId="1CA9A3F2" w14:textId="77777777" w:rsidR="00FB62A9" w:rsidRDefault="00FB62A9" w:rsidP="00951A36">
            <w:pPr>
              <w:pStyle w:val="CopticCross"/>
            </w:pPr>
          </w:p>
        </w:tc>
        <w:tc>
          <w:tcPr>
            <w:tcW w:w="3960" w:type="dxa"/>
          </w:tcPr>
          <w:p w14:paraId="01ABCA9B" w14:textId="77777777" w:rsidR="00FB62A9" w:rsidRDefault="00FB62A9" w:rsidP="00951A36">
            <w:pPr>
              <w:pStyle w:val="CopticVersemulti-line"/>
            </w:pPr>
            <w:r>
              <w:t>Ⲧⲱⲃϩ ⲙ̀Ⲡϭⲟⲓⲥ ⲉ̀ϩ̀ⲣⲏⲓ ⲉ̀ϫⲟⲱⲛ:</w:t>
            </w:r>
          </w:p>
          <w:p w14:paraId="19253195" w14:textId="77777777" w:rsidR="00FB62A9" w:rsidRDefault="00FB62A9" w:rsidP="00951A36">
            <w:pPr>
              <w:pStyle w:val="CopticVersemulti-line"/>
            </w:pPr>
            <w:r>
              <w:t>ⲱ̀ϯϣⲉⲗⲉⲧ ⲛ̀ⲧⲉ Ⲡⲓⲭ̀ⲣⲓⲥⲧⲟⲥ:</w:t>
            </w:r>
          </w:p>
          <w:p w14:paraId="0F9BBBD2" w14:textId="77777777" w:rsidR="00FB62A9" w:rsidRDefault="00FB62A9" w:rsidP="00951A36">
            <w:pPr>
              <w:pStyle w:val="CopticVersemulti-line"/>
            </w:pPr>
            <w:r>
              <w:t>ϯⲁ̀ⲅⲓⲁ ⲙ̀ⲛⲏⲓ Ⲇⲩⲙⲓⲁⲛⲁ:</w:t>
            </w:r>
          </w:p>
          <w:p w14:paraId="33033330" w14:textId="38F91739" w:rsidR="00FB62A9" w:rsidRDefault="00FB62A9" w:rsidP="00951A36">
            <w:pPr>
              <w:pStyle w:val="CopticVersemulti-line"/>
            </w:pPr>
            <w:r>
              <w:t>ⲛ̀ⲧⲉϥⲭⲁ ⲛⲉⲛⲛⲟⲅⲃⲓ ⲛⲁⲛ ⲉ̀ⲃⲟⲗ.</w:t>
            </w:r>
          </w:p>
        </w:tc>
      </w:tr>
    </w:tbl>
    <w:p w14:paraId="2399C862" w14:textId="30B5C123" w:rsidR="00A9348E" w:rsidRDefault="00A9348E" w:rsidP="00A9348E">
      <w:pPr>
        <w:pStyle w:val="Heading4"/>
      </w:pPr>
      <w:r>
        <w:t>The Psalm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5172097F" w14:textId="77777777" w:rsidTr="00A9348E">
        <w:trPr>
          <w:cantSplit/>
          <w:jc w:val="center"/>
        </w:trPr>
        <w:tc>
          <w:tcPr>
            <w:tcW w:w="288" w:type="dxa"/>
          </w:tcPr>
          <w:p w14:paraId="5DA922C1" w14:textId="77777777" w:rsidR="00A9348E" w:rsidRDefault="00A9348E" w:rsidP="00A9348E">
            <w:pPr>
              <w:pStyle w:val="CopticCross"/>
            </w:pPr>
          </w:p>
        </w:tc>
        <w:tc>
          <w:tcPr>
            <w:tcW w:w="3960" w:type="dxa"/>
          </w:tcPr>
          <w:p w14:paraId="3CA72712" w14:textId="77777777" w:rsidR="00A9348E" w:rsidRDefault="00A9348E" w:rsidP="00A9348E">
            <w:pPr>
              <w:pStyle w:val="EngHang"/>
            </w:pPr>
            <w:r>
              <w:t>Alleluia, Alleluia:</w:t>
            </w:r>
          </w:p>
          <w:p w14:paraId="7392B906" w14:textId="77777777" w:rsidR="00A9348E" w:rsidRDefault="00A9348E" w:rsidP="00A9348E">
            <w:pPr>
              <w:pStyle w:val="EngHang"/>
            </w:pPr>
            <w:r>
              <w:t>Jesus Christ, the Son of God,</w:t>
            </w:r>
          </w:p>
          <w:p w14:paraId="5ED11310" w14:textId="7CB0F829" w:rsidR="00A9348E" w:rsidRDefault="00A9348E" w:rsidP="00A9348E">
            <w:pPr>
              <w:pStyle w:val="EngHang"/>
            </w:pPr>
            <w:r>
              <w:t>Blessed the water and made into wine.</w:t>
            </w:r>
          </w:p>
          <w:p w14:paraId="15D53EA2" w14:textId="77777777" w:rsidR="00A9348E" w:rsidRDefault="00A9348E" w:rsidP="00A9348E">
            <w:pPr>
              <w:pStyle w:val="EngHangEnd"/>
            </w:pPr>
            <w:r>
              <w:t>Alleluia, Alleluia.</w:t>
            </w:r>
          </w:p>
        </w:tc>
        <w:tc>
          <w:tcPr>
            <w:tcW w:w="288" w:type="dxa"/>
          </w:tcPr>
          <w:p w14:paraId="30D07CF5" w14:textId="77777777" w:rsidR="00A9348E" w:rsidRDefault="00A9348E" w:rsidP="00A9348E"/>
        </w:tc>
        <w:tc>
          <w:tcPr>
            <w:tcW w:w="288" w:type="dxa"/>
          </w:tcPr>
          <w:p w14:paraId="49568E02" w14:textId="77777777" w:rsidR="00A9348E" w:rsidRDefault="00A9348E" w:rsidP="00A9348E">
            <w:pPr>
              <w:pStyle w:val="CopticCross"/>
            </w:pPr>
          </w:p>
        </w:tc>
        <w:tc>
          <w:tcPr>
            <w:tcW w:w="3960" w:type="dxa"/>
          </w:tcPr>
          <w:p w14:paraId="1892B5C0" w14:textId="77777777" w:rsidR="00A9348E" w:rsidRDefault="00A9348E" w:rsidP="00A9348E">
            <w:pPr>
              <w:pStyle w:val="CopticVersemulti-line"/>
            </w:pPr>
            <w:r>
              <w:t>Ⲁⲗⲗⲏⲗⲟⲩⲓⲁ ⲁⲗⲗⲏⲗⲟⲩⲓⲁ.</w:t>
            </w:r>
          </w:p>
          <w:p w14:paraId="4F53441E" w14:textId="77777777" w:rsidR="00A9348E" w:rsidRDefault="00A9348E" w:rsidP="00A9348E">
            <w:pPr>
              <w:pStyle w:val="CopticVersemulti-line"/>
            </w:pPr>
            <w:r>
              <w:t>Ⲓⲥⲟⲩⲥ Ⲡⲓⲭ̀ⲣⲓⲥⲧⲟⲥ Ⲡϣⲏⲣⲓ ⲙ̀Ⲫⲛⲟⲩϯ:</w:t>
            </w:r>
          </w:p>
          <w:p w14:paraId="486903AC" w14:textId="5B4BF6C4" w:rsidR="00A9348E" w:rsidRDefault="00A9348E" w:rsidP="00A9348E">
            <w:pPr>
              <w:pStyle w:val="CopticVersemulti-line"/>
            </w:pPr>
            <w:r>
              <w:t>ⲁϥⲥ̀ⲙⲟⲩ ⲉ̀ⲛⲓⲙⲱⲟⲩ ⲁϥⲁⲓⲧⲟⲩ ⲛ̀ⲏⲣⲡ:</w:t>
            </w:r>
          </w:p>
          <w:p w14:paraId="7FBEAFFA" w14:textId="77777777" w:rsidR="00A9348E" w:rsidRPr="00C35319" w:rsidRDefault="00A9348E" w:rsidP="00A9348E">
            <w:pPr>
              <w:pStyle w:val="CopticHangingVerse"/>
            </w:pPr>
            <w:r>
              <w:t>ⲁⲗⲗⲏⲗⲟⲩⲓⲁ: ⲁⲗⲗⲏⲗⲟⲩⲓⲁ.</w:t>
            </w:r>
          </w:p>
        </w:tc>
      </w:tr>
    </w:tbl>
    <w:p w14:paraId="1EE33AC2" w14:textId="1A488E24" w:rsidR="00A9348E" w:rsidRDefault="00A9348E" w:rsidP="00A9348E">
      <w:pPr>
        <w:pStyle w:val="Heading4"/>
      </w:pPr>
      <w:r>
        <w:t>The Gospel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13ACD811" w14:textId="77777777" w:rsidTr="00A9348E">
        <w:trPr>
          <w:cantSplit/>
          <w:jc w:val="center"/>
        </w:trPr>
        <w:tc>
          <w:tcPr>
            <w:tcW w:w="288" w:type="dxa"/>
          </w:tcPr>
          <w:p w14:paraId="2B502A05" w14:textId="77777777" w:rsidR="00A9348E" w:rsidRDefault="00A9348E" w:rsidP="00A9348E">
            <w:pPr>
              <w:pStyle w:val="CopticCross"/>
            </w:pPr>
          </w:p>
        </w:tc>
        <w:tc>
          <w:tcPr>
            <w:tcW w:w="3960" w:type="dxa"/>
          </w:tcPr>
          <w:p w14:paraId="3D68C63A" w14:textId="77777777" w:rsidR="00A9348E" w:rsidRDefault="00A9348E" w:rsidP="00A9348E">
            <w:pPr>
              <w:pStyle w:val="EngHang"/>
            </w:pPr>
            <w:r>
              <w:t>Alleluia, alleluia,</w:t>
            </w:r>
          </w:p>
          <w:p w14:paraId="778972B0" w14:textId="283C0AA5" w:rsidR="00A9348E" w:rsidRDefault="00951A36" w:rsidP="00A9348E">
            <w:pPr>
              <w:pStyle w:val="EngHang"/>
            </w:pPr>
            <w:r>
              <w:t>A</w:t>
            </w:r>
            <w:r w:rsidR="00A9348E">
              <w:t>lleluia, alleluia.</w:t>
            </w:r>
          </w:p>
          <w:p w14:paraId="6F01BF0C" w14:textId="77777777" w:rsidR="00A9348E" w:rsidRDefault="00A9348E" w:rsidP="00A9348E">
            <w:pPr>
              <w:pStyle w:val="EngHang"/>
            </w:pPr>
            <w:r>
              <w:t>Jesus Christ the Son of God,</w:t>
            </w:r>
          </w:p>
          <w:p w14:paraId="310B2BF7" w14:textId="77777777" w:rsidR="00A9348E" w:rsidRDefault="00A9348E" w:rsidP="00A9348E">
            <w:pPr>
              <w:pStyle w:val="EngHangEnd"/>
            </w:pPr>
            <w:r>
              <w:t>Was baptized in the Jordan.</w:t>
            </w:r>
          </w:p>
        </w:tc>
        <w:tc>
          <w:tcPr>
            <w:tcW w:w="288" w:type="dxa"/>
          </w:tcPr>
          <w:p w14:paraId="14A27F45" w14:textId="77777777" w:rsidR="00A9348E" w:rsidRDefault="00A9348E" w:rsidP="00A9348E"/>
        </w:tc>
        <w:tc>
          <w:tcPr>
            <w:tcW w:w="288" w:type="dxa"/>
          </w:tcPr>
          <w:p w14:paraId="38F93A0E" w14:textId="77777777" w:rsidR="00A9348E" w:rsidRDefault="00A9348E" w:rsidP="00A9348E">
            <w:pPr>
              <w:pStyle w:val="CopticCross"/>
            </w:pPr>
          </w:p>
        </w:tc>
        <w:tc>
          <w:tcPr>
            <w:tcW w:w="3960" w:type="dxa"/>
          </w:tcPr>
          <w:p w14:paraId="4C350992" w14:textId="77777777" w:rsidR="00A9348E" w:rsidRDefault="00A9348E" w:rsidP="00A9348E">
            <w:pPr>
              <w:pStyle w:val="CopticVersemulti-line"/>
            </w:pPr>
            <w:r>
              <w:t>Ⲁⲗⲗⲏⲗⲟⲩⲓⲁ: Ⲁⲗⲗⲏⲗⲟⲩⲓⲁ:</w:t>
            </w:r>
          </w:p>
          <w:p w14:paraId="29BD01C1" w14:textId="77777777" w:rsidR="00A9348E" w:rsidRDefault="00A9348E" w:rsidP="00A9348E">
            <w:pPr>
              <w:pStyle w:val="CopticVersemulti-line"/>
            </w:pPr>
            <w:r>
              <w:t>Ⲁⲗⲗⲏⲗⲟⲩⲓⲁ: Ⲁⲗⲗⲏⲗⲟⲩⲓⲁ.</w:t>
            </w:r>
          </w:p>
          <w:p w14:paraId="52F9092D" w14:textId="77777777" w:rsidR="00A9348E" w:rsidRDefault="00A9348E" w:rsidP="00A9348E">
            <w:pPr>
              <w:pStyle w:val="CopticVersemulti-line"/>
            </w:pPr>
            <w:r>
              <w:t>Ⲓⲏⲥⲟⲩⲥ Ⲡⲓⲭ̀ⲣⲓⲥⲧⲟⲥ Ⲡϣⲏⲣⲓ ⲙ̀Ⲫⲛⲟⲩϯ:</w:t>
            </w:r>
          </w:p>
          <w:p w14:paraId="36E1E8CD" w14:textId="5177E8B5" w:rsidR="00A9348E" w:rsidRPr="00C35319" w:rsidRDefault="00951A36" w:rsidP="00951A36">
            <w:pPr>
              <w:pStyle w:val="CopticVersemulti-line"/>
            </w:pPr>
            <w:r>
              <w:t>ⲁϥⲥ̀ⲙⲟⲩ ⲉ̀ⲛⲓⲙⲱⲟⲩ ⲁϥⲁⲓⲧⲟⲩ ⲛ̀ⲏⲣⲡ:</w:t>
            </w:r>
          </w:p>
        </w:tc>
      </w:tr>
      <w:tr w:rsidR="00A9348E" w14:paraId="6B580621" w14:textId="77777777" w:rsidTr="00A9348E">
        <w:trPr>
          <w:cantSplit/>
          <w:jc w:val="center"/>
        </w:trPr>
        <w:tc>
          <w:tcPr>
            <w:tcW w:w="288" w:type="dxa"/>
          </w:tcPr>
          <w:p w14:paraId="68E9C49D" w14:textId="77777777" w:rsidR="00A9348E" w:rsidRDefault="00A9348E" w:rsidP="00A9348E">
            <w:pPr>
              <w:pStyle w:val="CopticCross"/>
            </w:pPr>
          </w:p>
        </w:tc>
        <w:tc>
          <w:tcPr>
            <w:tcW w:w="3960" w:type="dxa"/>
          </w:tcPr>
          <w:p w14:paraId="6B289CF7" w14:textId="77777777" w:rsidR="00A9348E" w:rsidRDefault="00A9348E" w:rsidP="00A9348E">
            <w:pPr>
              <w:pStyle w:val="EngHang"/>
            </w:pPr>
            <w:r>
              <w:t>This is He to Whom the glory is due,</w:t>
            </w:r>
          </w:p>
          <w:p w14:paraId="101A9915" w14:textId="77777777" w:rsidR="00A9348E" w:rsidRDefault="00A9348E" w:rsidP="00A9348E">
            <w:pPr>
              <w:pStyle w:val="EngHang"/>
            </w:pPr>
            <w:r>
              <w:t>With His Good Father,</w:t>
            </w:r>
          </w:p>
          <w:p w14:paraId="676F7D17" w14:textId="77777777" w:rsidR="00A9348E" w:rsidRDefault="00A9348E" w:rsidP="00A9348E">
            <w:pPr>
              <w:pStyle w:val="EngHang"/>
            </w:pPr>
            <w:r>
              <w:t>And the Holy Spirit,</w:t>
            </w:r>
          </w:p>
          <w:p w14:paraId="3B1EB99E" w14:textId="77777777" w:rsidR="00A9348E" w:rsidRDefault="00A9348E" w:rsidP="00A9348E">
            <w:pPr>
              <w:pStyle w:val="EngHangEnd"/>
            </w:pPr>
            <w:r>
              <w:t>Now and forever.</w:t>
            </w:r>
          </w:p>
        </w:tc>
        <w:tc>
          <w:tcPr>
            <w:tcW w:w="288" w:type="dxa"/>
          </w:tcPr>
          <w:p w14:paraId="24C3A935" w14:textId="77777777" w:rsidR="00A9348E" w:rsidRDefault="00A9348E" w:rsidP="00A9348E"/>
        </w:tc>
        <w:tc>
          <w:tcPr>
            <w:tcW w:w="288" w:type="dxa"/>
          </w:tcPr>
          <w:p w14:paraId="013F22AF" w14:textId="77777777" w:rsidR="00A9348E" w:rsidRDefault="00A9348E" w:rsidP="00A9348E">
            <w:pPr>
              <w:pStyle w:val="CopticCross"/>
            </w:pPr>
          </w:p>
        </w:tc>
        <w:tc>
          <w:tcPr>
            <w:tcW w:w="3960" w:type="dxa"/>
          </w:tcPr>
          <w:p w14:paraId="6E22518A" w14:textId="77777777" w:rsidR="00A9348E" w:rsidRDefault="00A9348E" w:rsidP="00A9348E">
            <w:pPr>
              <w:pStyle w:val="CopticVersemulti-line"/>
            </w:pPr>
            <w:r>
              <w:t>Ⲫⲁⲓ ⲉ̀ⲣⲉ ⲡⲓⲱ̀ⲟⲩ ⲉⲣⲡ̀ⲣⲉⲡ̀ⲓ ⲛⲁϥ:</w:t>
            </w:r>
          </w:p>
          <w:p w14:paraId="359EFD4A" w14:textId="77777777" w:rsidR="00A9348E" w:rsidRDefault="00A9348E" w:rsidP="00A9348E">
            <w:pPr>
              <w:pStyle w:val="CopticVersemulti-line"/>
            </w:pPr>
            <w:r>
              <w:t>ⲛⲉⲙ Ⲡⲉϥⲓⲱⲧ ⲛ̀ⲁ̀ⲅⲁⲑⲟⲥ:</w:t>
            </w:r>
          </w:p>
          <w:p w14:paraId="2F67E350" w14:textId="77777777" w:rsidR="00A9348E" w:rsidRDefault="00A9348E" w:rsidP="00A9348E">
            <w:pPr>
              <w:pStyle w:val="CopticVersemulti-line"/>
            </w:pPr>
            <w:r>
              <w:t>ⲛⲉⲙ Ⲡⲓⲡⲛⲉⲩⲙⲁ ⲉⲑⲟⲩⲁⲃ:</w:t>
            </w:r>
          </w:p>
          <w:p w14:paraId="3F884F53" w14:textId="77777777" w:rsidR="00A9348E" w:rsidRDefault="00A9348E" w:rsidP="00A9348E">
            <w:pPr>
              <w:pStyle w:val="CopticHangingVerse"/>
            </w:pPr>
            <w:r>
              <w:t>ⲓⲥϫⲉⲛ ϯⲛⲟⲩ ⲛⲉⲙ ϣⲁ ⲉ̀ⲛⲉϩ.</w:t>
            </w:r>
          </w:p>
        </w:tc>
      </w:tr>
      <w:tr w:rsidR="00951A36" w14:paraId="5C7F869D" w14:textId="77777777" w:rsidTr="00A9348E">
        <w:trPr>
          <w:cantSplit/>
          <w:jc w:val="center"/>
        </w:trPr>
        <w:tc>
          <w:tcPr>
            <w:tcW w:w="288" w:type="dxa"/>
          </w:tcPr>
          <w:p w14:paraId="2D2F0804" w14:textId="77777777" w:rsidR="00951A36" w:rsidRDefault="00951A36" w:rsidP="00951A36">
            <w:pPr>
              <w:pStyle w:val="CopticCross"/>
            </w:pPr>
          </w:p>
        </w:tc>
        <w:tc>
          <w:tcPr>
            <w:tcW w:w="3960" w:type="dxa"/>
          </w:tcPr>
          <w:p w14:paraId="27CE31FF" w14:textId="77777777" w:rsidR="00951A36" w:rsidRDefault="00951A36" w:rsidP="00951A36">
            <w:pPr>
              <w:pStyle w:val="EngHang"/>
            </w:pPr>
            <w:r>
              <w:t>Blessed be the Father and the Son</w:t>
            </w:r>
          </w:p>
          <w:p w14:paraId="2C60BF22" w14:textId="77777777" w:rsidR="00951A36" w:rsidRDefault="00951A36" w:rsidP="00951A36">
            <w:pPr>
              <w:pStyle w:val="EngHang"/>
            </w:pPr>
            <w:r>
              <w:t>And the Holy Spirit,</w:t>
            </w:r>
          </w:p>
          <w:p w14:paraId="1691375F" w14:textId="77777777" w:rsidR="00951A36" w:rsidRDefault="00951A36" w:rsidP="00951A36">
            <w:pPr>
              <w:pStyle w:val="EngHang"/>
            </w:pPr>
            <w:r>
              <w:t>The pefect Trinity,</w:t>
            </w:r>
          </w:p>
          <w:p w14:paraId="00535F28" w14:textId="5C05FDF1" w:rsidR="00951A36" w:rsidRDefault="00951A36" w:rsidP="00951A36">
            <w:pPr>
              <w:pStyle w:val="EngHang"/>
            </w:pPr>
            <w:r>
              <w:t>We worship Him and glorify Him.</w:t>
            </w:r>
          </w:p>
        </w:tc>
        <w:tc>
          <w:tcPr>
            <w:tcW w:w="288" w:type="dxa"/>
          </w:tcPr>
          <w:p w14:paraId="19762743" w14:textId="77777777" w:rsidR="00951A36" w:rsidRDefault="00951A36" w:rsidP="00951A36"/>
        </w:tc>
        <w:tc>
          <w:tcPr>
            <w:tcW w:w="288" w:type="dxa"/>
          </w:tcPr>
          <w:p w14:paraId="64CCE721" w14:textId="77777777" w:rsidR="00951A36" w:rsidRDefault="00951A36" w:rsidP="00951A36">
            <w:pPr>
              <w:pStyle w:val="CopticCross"/>
            </w:pPr>
          </w:p>
        </w:tc>
        <w:tc>
          <w:tcPr>
            <w:tcW w:w="3960" w:type="dxa"/>
          </w:tcPr>
          <w:p w14:paraId="6CEBFCDC" w14:textId="77777777" w:rsidR="00951A36" w:rsidRDefault="00951A36" w:rsidP="00951A36">
            <w:pPr>
              <w:pStyle w:val="CopticVersemulti-line"/>
            </w:pPr>
            <w:r>
              <w:t>Ϫⲉ ϥ̀ⲥ̀ⲙⲁⲣⲱⲟⲩⲧ ⲛ̀ϫⲉ Ⲫⲓⲱⲧ ⲛⲉⲙ Ⲡϣⲏⲣⲓ:</w:t>
            </w:r>
          </w:p>
          <w:p w14:paraId="34507CDB" w14:textId="77777777" w:rsidR="00951A36" w:rsidRDefault="00951A36" w:rsidP="00951A36">
            <w:pPr>
              <w:pStyle w:val="CopticVersemulti-line"/>
            </w:pPr>
            <w:r>
              <w:t>ⲛⲉⲙ Ⲡⲓⲡ̀ⲛⲉⲩⲙⲁ ⲉⲑⲟⲩⲁⲃ:</w:t>
            </w:r>
          </w:p>
          <w:p w14:paraId="0ED2BDFF" w14:textId="77777777" w:rsidR="00951A36" w:rsidRDefault="00951A36" w:rsidP="00951A36">
            <w:pPr>
              <w:pStyle w:val="CopticVersemulti-line"/>
            </w:pPr>
            <w:r>
              <w:t>Ϯⲧ̀ⲣⲓⲁⲥ ⲉⲧϫⲏⲕ ⲉ̀ⲃⲟⲗ:</w:t>
            </w:r>
          </w:p>
          <w:p w14:paraId="23CBCCE1" w14:textId="45CF8A59" w:rsidR="00951A36" w:rsidRDefault="00951A36" w:rsidP="00951A36">
            <w:pPr>
              <w:pStyle w:val="CopticVersemulti-line"/>
            </w:pPr>
            <w:r>
              <w:t>ⲧⲉⲛⲟⲩⲱϣⲧ ⲙ̀ⲙⲟⲥ ⲧⲉⲛϯⲱ̀ⲟⲩ ⲛⲁⲥ.</w:t>
            </w:r>
          </w:p>
        </w:tc>
      </w:tr>
    </w:tbl>
    <w:p w14:paraId="20A3A7F7" w14:textId="3A12C256" w:rsidR="00951A36" w:rsidRPr="005E5D5D" w:rsidRDefault="00951A36" w:rsidP="00951A36">
      <w:pPr>
        <w:pStyle w:val="Heading4"/>
        <w:rPr>
          <w:rFonts w:ascii="Arial Unicode MS" w:eastAsia="Arial Unicode MS" w:hAnsi="Arial Unicode MS" w:cs="Arial Unicode MS"/>
          <w:lang w:val="en-US"/>
        </w:rPr>
      </w:pPr>
      <w:r>
        <w:t>The Aspasmos Adam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3A4669ED" w14:textId="77777777" w:rsidTr="00951A36">
        <w:trPr>
          <w:cantSplit/>
          <w:jc w:val="center"/>
        </w:trPr>
        <w:tc>
          <w:tcPr>
            <w:tcW w:w="288" w:type="dxa"/>
          </w:tcPr>
          <w:p w14:paraId="416F7490" w14:textId="77777777" w:rsidR="00951A36" w:rsidRDefault="00951A36" w:rsidP="00951A36">
            <w:pPr>
              <w:pStyle w:val="CopticCross"/>
            </w:pPr>
          </w:p>
        </w:tc>
        <w:tc>
          <w:tcPr>
            <w:tcW w:w="3960" w:type="dxa"/>
          </w:tcPr>
          <w:p w14:paraId="5918342D" w14:textId="77777777" w:rsidR="00951A36" w:rsidRDefault="00951A36" w:rsidP="00951A36">
            <w:pPr>
              <w:pStyle w:val="EngHang"/>
            </w:pPr>
            <w:r>
              <w:t>You have made six pots</w:t>
            </w:r>
          </w:p>
          <w:p w14:paraId="1096754C" w14:textId="77777777" w:rsidR="00951A36" w:rsidRDefault="00951A36" w:rsidP="00951A36">
            <w:pPr>
              <w:pStyle w:val="EngHang"/>
            </w:pPr>
            <w:r>
              <w:t>Of water into choice wine</w:t>
            </w:r>
          </w:p>
          <w:p w14:paraId="771E9B01" w14:textId="77777777" w:rsidR="00951A36" w:rsidRDefault="00951A36" w:rsidP="00951A36">
            <w:pPr>
              <w:pStyle w:val="EngHang"/>
            </w:pPr>
            <w:r>
              <w:t>Through Your great glory:</w:t>
            </w:r>
          </w:p>
          <w:p w14:paraId="37CB5077" w14:textId="6C2D709E" w:rsidR="00951A36" w:rsidRDefault="00951A36" w:rsidP="00951A36">
            <w:pPr>
              <w:pStyle w:val="EngHangEnd"/>
            </w:pPr>
            <w:r>
              <w:t>We Praise You thrice.</w:t>
            </w:r>
          </w:p>
        </w:tc>
        <w:tc>
          <w:tcPr>
            <w:tcW w:w="288" w:type="dxa"/>
          </w:tcPr>
          <w:p w14:paraId="0DDAAC1E" w14:textId="77777777" w:rsidR="00951A36" w:rsidRDefault="00951A36" w:rsidP="00951A36"/>
        </w:tc>
        <w:tc>
          <w:tcPr>
            <w:tcW w:w="288" w:type="dxa"/>
          </w:tcPr>
          <w:p w14:paraId="1909A7EF" w14:textId="77777777" w:rsidR="00951A36" w:rsidRDefault="00951A36" w:rsidP="00951A36">
            <w:pPr>
              <w:pStyle w:val="CopticCross"/>
            </w:pPr>
          </w:p>
        </w:tc>
        <w:tc>
          <w:tcPr>
            <w:tcW w:w="3960" w:type="dxa"/>
          </w:tcPr>
          <w:p w14:paraId="735C7BE1" w14:textId="77777777" w:rsidR="00951A36" w:rsidRDefault="00951A36" w:rsidP="00951A36">
            <w:pPr>
              <w:pStyle w:val="CopticVersemulti-line"/>
            </w:pPr>
            <w:r>
              <w:t>Ⲥⲟⲟⲩ ⲛ̀ϩⲩⲇⲣⲓⲁ ⲙ̀ⲙⲱⲟⲩ:</w:t>
            </w:r>
          </w:p>
          <w:p w14:paraId="3E096BD0" w14:textId="77777777" w:rsidR="00951A36" w:rsidRDefault="00951A36" w:rsidP="00951A36">
            <w:pPr>
              <w:pStyle w:val="CopticVersemulti-line"/>
            </w:pPr>
            <w:r>
              <w:t>ⲁⲕⲁⲓⲧⲟⲩ ⲛ̀ⲏⲣⲡ ⲉϥⲥⲱⲧⲡ:</w:t>
            </w:r>
          </w:p>
          <w:p w14:paraId="0A79D4D2" w14:textId="77777777" w:rsidR="00951A36" w:rsidRDefault="00951A36" w:rsidP="00951A36">
            <w:pPr>
              <w:pStyle w:val="CopticVersemulti-line"/>
            </w:pPr>
            <w:r>
              <w:t>ϩⲓⲧⲉⲛ ⲡⲉⲕⲛⲓϣϯ ⲛ̀ⲱ̀ⲟⲩ:</w:t>
            </w:r>
          </w:p>
          <w:p w14:paraId="385BF157" w14:textId="7EE62FFC" w:rsidR="00951A36" w:rsidRDefault="00951A36" w:rsidP="00951A36">
            <w:pPr>
              <w:pStyle w:val="CopticHangingVerse"/>
            </w:pPr>
            <w:r>
              <w:t>ⲧⲉⲛϩⲱⲥ ⲛⲁⲕ ϣⲟⲙⲧ ⲛ̀ⲥⲟⲡ.</w:t>
            </w:r>
          </w:p>
        </w:tc>
      </w:tr>
      <w:tr w:rsidR="00951A36" w14:paraId="4FA4584E" w14:textId="77777777" w:rsidTr="00951A36">
        <w:trPr>
          <w:cantSplit/>
          <w:jc w:val="center"/>
        </w:trPr>
        <w:tc>
          <w:tcPr>
            <w:tcW w:w="288" w:type="dxa"/>
          </w:tcPr>
          <w:p w14:paraId="5686F774" w14:textId="77777777" w:rsidR="00951A36" w:rsidRDefault="00951A36" w:rsidP="00951A36">
            <w:pPr>
              <w:pStyle w:val="CopticCross"/>
            </w:pPr>
          </w:p>
        </w:tc>
        <w:tc>
          <w:tcPr>
            <w:tcW w:w="3960" w:type="dxa"/>
          </w:tcPr>
          <w:p w14:paraId="12CFF7BB" w14:textId="77777777" w:rsidR="00951A36" w:rsidRDefault="00951A36" w:rsidP="00951A36">
            <w:pPr>
              <w:pStyle w:val="EngHangEnd"/>
            </w:pPr>
            <w:r>
              <w:t>We ask You, O Son of God…</w:t>
            </w:r>
          </w:p>
        </w:tc>
        <w:tc>
          <w:tcPr>
            <w:tcW w:w="288" w:type="dxa"/>
          </w:tcPr>
          <w:p w14:paraId="4F5F8B90" w14:textId="77777777" w:rsidR="00951A36" w:rsidRDefault="00951A36" w:rsidP="00951A36"/>
        </w:tc>
        <w:tc>
          <w:tcPr>
            <w:tcW w:w="288" w:type="dxa"/>
          </w:tcPr>
          <w:p w14:paraId="1F79E9DB" w14:textId="77777777" w:rsidR="00951A36" w:rsidRDefault="00951A36" w:rsidP="00951A36">
            <w:pPr>
              <w:pStyle w:val="CopticCross"/>
            </w:pPr>
          </w:p>
        </w:tc>
        <w:tc>
          <w:tcPr>
            <w:tcW w:w="3960" w:type="dxa"/>
          </w:tcPr>
          <w:p w14:paraId="230D4888" w14:textId="77777777" w:rsidR="00951A36" w:rsidRDefault="00951A36" w:rsidP="00951A36">
            <w:pPr>
              <w:pStyle w:val="CopticVersemulti-line"/>
            </w:pPr>
            <w:r>
              <w:t>Ⲧⲉⲛϯϩⲟ ⲉ̀ⲣⲟⲕ ⲱ̀ Ⲩⲓⲟⲥ Ⲑⲉⲟⲥ…</w:t>
            </w:r>
          </w:p>
        </w:tc>
      </w:tr>
    </w:tbl>
    <w:p w14:paraId="6EDC8C70" w14:textId="37E98991" w:rsidR="00951A36" w:rsidRPr="00951A36" w:rsidRDefault="00951A36" w:rsidP="00951A36">
      <w:pPr>
        <w:pStyle w:val="Heading4"/>
        <w:rPr>
          <w:rFonts w:ascii="Arial Unicode MS" w:eastAsia="Arial Unicode MS" w:hAnsi="Arial Unicode MS" w:cs="Arial Unicode MS"/>
        </w:rPr>
      </w:pPr>
      <w:r>
        <w:t>The Aspasmos Batos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51C246C4" w14:textId="77777777" w:rsidTr="00951A36">
        <w:trPr>
          <w:cantSplit/>
          <w:jc w:val="center"/>
        </w:trPr>
        <w:tc>
          <w:tcPr>
            <w:tcW w:w="288" w:type="dxa"/>
          </w:tcPr>
          <w:p w14:paraId="1E04984E" w14:textId="77777777" w:rsidR="00951A36" w:rsidRDefault="00951A36" w:rsidP="00951A36">
            <w:pPr>
              <w:pStyle w:val="CopticCross"/>
            </w:pPr>
          </w:p>
        </w:tc>
        <w:tc>
          <w:tcPr>
            <w:tcW w:w="3960" w:type="dxa"/>
          </w:tcPr>
          <w:p w14:paraId="69345BE1" w14:textId="185C371B" w:rsidR="00951A36" w:rsidRDefault="00951A36" w:rsidP="00951A36">
            <w:pPr>
              <w:pStyle w:val="EngHang"/>
            </w:pPr>
            <w:r>
              <w:t>This is the first miracle</w:t>
            </w:r>
          </w:p>
          <w:p w14:paraId="24BAD6AF" w14:textId="2C0D9F83" w:rsidR="00951A36" w:rsidRDefault="00951A36" w:rsidP="00951A36">
            <w:pPr>
              <w:pStyle w:val="EngHang"/>
            </w:pPr>
            <w:r>
              <w:t>That our good Saviour</w:t>
            </w:r>
          </w:p>
          <w:p w14:paraId="21AD3956" w14:textId="12549DE5" w:rsidR="00951A36" w:rsidRDefault="00951A36" w:rsidP="00951A36">
            <w:pPr>
              <w:pStyle w:val="EngHang"/>
            </w:pPr>
            <w:r>
              <w:t>Performed before His Disciples;</w:t>
            </w:r>
          </w:p>
          <w:p w14:paraId="18B5A321" w14:textId="018E1674" w:rsidR="00951A36" w:rsidRDefault="00951A36" w:rsidP="00951A36">
            <w:pPr>
              <w:pStyle w:val="EngHangEnd"/>
            </w:pPr>
            <w:r>
              <w:t>They believed in Him: the Christ.</w:t>
            </w:r>
          </w:p>
        </w:tc>
        <w:tc>
          <w:tcPr>
            <w:tcW w:w="288" w:type="dxa"/>
          </w:tcPr>
          <w:p w14:paraId="0B3FDB0B" w14:textId="77777777" w:rsidR="00951A36" w:rsidRDefault="00951A36" w:rsidP="00951A36"/>
        </w:tc>
        <w:tc>
          <w:tcPr>
            <w:tcW w:w="288" w:type="dxa"/>
          </w:tcPr>
          <w:p w14:paraId="2BC2F55C" w14:textId="77777777" w:rsidR="00951A36" w:rsidRDefault="00951A36" w:rsidP="00951A36">
            <w:pPr>
              <w:pStyle w:val="CopticCross"/>
            </w:pPr>
          </w:p>
        </w:tc>
        <w:tc>
          <w:tcPr>
            <w:tcW w:w="3960" w:type="dxa"/>
          </w:tcPr>
          <w:p w14:paraId="34B90105" w14:textId="77777777" w:rsidR="00951A36" w:rsidRDefault="00951A36" w:rsidP="00951A36">
            <w:pPr>
              <w:pStyle w:val="CopticVersemulti-line"/>
            </w:pPr>
            <w:r>
              <w:t>Ⲫⲁⲓ ⲡⲉ ⲡⲓϩⲟⲩⲓⲧ ⲙ̀ⲙⲏⲓⲛⲓ</w:t>
            </w:r>
          </w:p>
          <w:p w14:paraId="759B30E9" w14:textId="060624A8" w:rsidR="00951A36" w:rsidRDefault="00951A36" w:rsidP="00951A36">
            <w:pPr>
              <w:pStyle w:val="CopticVersemulti-line"/>
            </w:pPr>
            <w:r>
              <w:t>ⲉ̀ⲧⲁ ⲡⲉⲛⲥⲱⲧⲏⲣ ⲛ̀ⲁ̀ⲅⲁⲑⲟⲥ:</w:t>
            </w:r>
          </w:p>
          <w:p w14:paraId="2D6D12B0" w14:textId="77777777" w:rsidR="00951A36" w:rsidRDefault="00951A36" w:rsidP="00951A36">
            <w:pPr>
              <w:pStyle w:val="CopticVersemulti-line"/>
            </w:pPr>
            <w:r>
              <w:t>ⲁⲓϥ ⲙ̀ⲡⲉⲙ̀ⲑⲟ ⲛ̀ⲛⲉϥⲙⲁⲑⲏⲧⲏⲥ</w:t>
            </w:r>
          </w:p>
          <w:p w14:paraId="5DB05BE5" w14:textId="24A37285" w:rsidR="00951A36" w:rsidRDefault="00951A36" w:rsidP="00951A36">
            <w:pPr>
              <w:pStyle w:val="CopticHangingVerse"/>
            </w:pPr>
            <w:r>
              <w:t xml:space="preserve">ⲁⲩⲛⲁϩϯ ⲉ̀ⲣⲟⲫ ϫⲉ Ⲡⲓⲭ̀ⲣⲓⲥⲧⲟⲥ. </w:t>
            </w:r>
          </w:p>
        </w:tc>
      </w:tr>
      <w:tr w:rsidR="00951A36" w14:paraId="64396D9D" w14:textId="77777777" w:rsidTr="00951A36">
        <w:trPr>
          <w:cantSplit/>
          <w:jc w:val="center"/>
        </w:trPr>
        <w:tc>
          <w:tcPr>
            <w:tcW w:w="288" w:type="dxa"/>
          </w:tcPr>
          <w:p w14:paraId="7C07816B" w14:textId="77777777" w:rsidR="00951A36" w:rsidRDefault="00951A36" w:rsidP="00951A36">
            <w:pPr>
              <w:pStyle w:val="CopticCross"/>
            </w:pPr>
          </w:p>
        </w:tc>
        <w:tc>
          <w:tcPr>
            <w:tcW w:w="3960" w:type="dxa"/>
          </w:tcPr>
          <w:p w14:paraId="46FCD49D" w14:textId="77777777" w:rsidR="00951A36" w:rsidRDefault="00951A36" w:rsidP="00951A36">
            <w:pPr>
              <w:pStyle w:val="EngHang"/>
            </w:pPr>
            <w:r>
              <w:t>Holy, holy, holy,</w:t>
            </w:r>
          </w:p>
          <w:p w14:paraId="6C7576DB" w14:textId="77777777" w:rsidR="00951A36" w:rsidRDefault="00951A36" w:rsidP="00951A36">
            <w:pPr>
              <w:pStyle w:val="EngHang"/>
            </w:pPr>
            <w:r>
              <w:t>Lord of Hosts.</w:t>
            </w:r>
          </w:p>
          <w:p w14:paraId="715D9802" w14:textId="77777777" w:rsidR="00951A36" w:rsidRDefault="00951A36" w:rsidP="00951A36">
            <w:pPr>
              <w:pStyle w:val="EngHang"/>
            </w:pPr>
            <w:r>
              <w:t>Heaven and earth are full</w:t>
            </w:r>
          </w:p>
          <w:p w14:paraId="2E9D66A9" w14:textId="77777777" w:rsidR="00951A36" w:rsidRDefault="00951A36" w:rsidP="00951A36">
            <w:pPr>
              <w:pStyle w:val="EngHangEnd"/>
            </w:pPr>
            <w:r>
              <w:t>Of Your holy glory.</w:t>
            </w:r>
          </w:p>
        </w:tc>
        <w:tc>
          <w:tcPr>
            <w:tcW w:w="288" w:type="dxa"/>
          </w:tcPr>
          <w:p w14:paraId="67782474" w14:textId="77777777" w:rsidR="00951A36" w:rsidRDefault="00951A36" w:rsidP="00951A36"/>
        </w:tc>
        <w:tc>
          <w:tcPr>
            <w:tcW w:w="288" w:type="dxa"/>
          </w:tcPr>
          <w:p w14:paraId="071B65CA" w14:textId="77777777" w:rsidR="00951A36" w:rsidRDefault="00951A36" w:rsidP="00951A36">
            <w:pPr>
              <w:pStyle w:val="CopticCross"/>
            </w:pPr>
          </w:p>
        </w:tc>
        <w:tc>
          <w:tcPr>
            <w:tcW w:w="3960" w:type="dxa"/>
          </w:tcPr>
          <w:p w14:paraId="411C9C39" w14:textId="77777777" w:rsidR="00951A36" w:rsidRDefault="00951A36" w:rsidP="00951A36">
            <w:pPr>
              <w:pStyle w:val="CopticVersemulti-line"/>
            </w:pPr>
            <w:r>
              <w:t>Ϫⲉ ⲁ̀ⲅⲓⲟⲥ ⲁ̀ⲅⲓⲟⲥ ⲁ̀ⲅⲓⲟⲥ:</w:t>
            </w:r>
          </w:p>
          <w:p w14:paraId="01A20623" w14:textId="77777777" w:rsidR="00951A36" w:rsidRDefault="00951A36" w:rsidP="00951A36">
            <w:pPr>
              <w:pStyle w:val="CopticVersemulti-line"/>
            </w:pPr>
            <w:r>
              <w:t>Ⲕⲩⲣⲓⲟⲥ ⲥⲁⲃⲁⲱⲑ:</w:t>
            </w:r>
          </w:p>
          <w:p w14:paraId="3FD20E82" w14:textId="77777777" w:rsidR="00951A36" w:rsidRDefault="00951A36" w:rsidP="00951A36">
            <w:pPr>
              <w:pStyle w:val="CopticVersemulti-line"/>
            </w:pPr>
            <w:r>
              <w:t>ⲛ̀ⲗⲏⲡⲏⲥ ⲟ̀ ⲟⲩⲣⲁⲛⲟⲥ ⲕⲉ ⲏ̀ ⲅⲏ</w:t>
            </w:r>
          </w:p>
          <w:p w14:paraId="788367FE" w14:textId="77777777" w:rsidR="00951A36" w:rsidRDefault="00951A36" w:rsidP="00951A36">
            <w:pPr>
              <w:pStyle w:val="CopticHangingVerse"/>
            </w:pPr>
            <w:r>
              <w:t>ⲧⲏⲥ ⲁ̀ⲅⲓⲁⲥ ⲥⲟⲩ ⲇⲟⲝⲏⲥ.</w:t>
            </w:r>
          </w:p>
        </w:tc>
      </w:tr>
    </w:tbl>
    <w:p w14:paraId="71E6408A" w14:textId="6AAE49F2" w:rsidR="00951A36" w:rsidRPr="008712A7" w:rsidRDefault="00951A36" w:rsidP="00951A36">
      <w:pPr>
        <w:pStyle w:val="Heading4"/>
        <w:rPr>
          <w:rFonts w:ascii="Arial Unicode MS" w:eastAsia="Arial Unicode MS" w:hAnsi="Arial Unicode MS" w:cs="Arial Unicode MS"/>
        </w:rPr>
      </w:pPr>
      <w:r>
        <w:lastRenderedPageBreak/>
        <w:t>The End of Service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0B1CFCA7" w14:textId="77777777" w:rsidTr="00951A36">
        <w:trPr>
          <w:cantSplit/>
          <w:jc w:val="center"/>
        </w:trPr>
        <w:tc>
          <w:tcPr>
            <w:tcW w:w="288" w:type="dxa"/>
          </w:tcPr>
          <w:p w14:paraId="2946EF03" w14:textId="77777777" w:rsidR="00951A36" w:rsidRDefault="00951A36" w:rsidP="00951A36">
            <w:pPr>
              <w:pStyle w:val="CopticCross"/>
            </w:pPr>
          </w:p>
        </w:tc>
        <w:tc>
          <w:tcPr>
            <w:tcW w:w="3960" w:type="dxa"/>
          </w:tcPr>
          <w:p w14:paraId="214C09C1" w14:textId="2D25AB7D" w:rsidR="00951A36" w:rsidRDefault="00951A36" w:rsidP="00951A36">
            <w:pPr>
              <w:pStyle w:val="EngHangEnd"/>
            </w:pPr>
            <w:r>
              <w:t>… “Our Lord Jesus Christ, the Son of God, blessed the water and  made it into wine.” …</w:t>
            </w:r>
          </w:p>
        </w:tc>
        <w:tc>
          <w:tcPr>
            <w:tcW w:w="288" w:type="dxa"/>
          </w:tcPr>
          <w:p w14:paraId="7D1EE569" w14:textId="77777777" w:rsidR="00951A36" w:rsidRDefault="00951A36" w:rsidP="00951A36"/>
        </w:tc>
        <w:tc>
          <w:tcPr>
            <w:tcW w:w="288" w:type="dxa"/>
          </w:tcPr>
          <w:p w14:paraId="2553E51B" w14:textId="77777777" w:rsidR="00951A36" w:rsidRDefault="00951A36" w:rsidP="00951A36">
            <w:pPr>
              <w:pStyle w:val="CopticCross"/>
            </w:pPr>
          </w:p>
        </w:tc>
        <w:tc>
          <w:tcPr>
            <w:tcW w:w="3960" w:type="dxa"/>
          </w:tcPr>
          <w:p w14:paraId="1E890F4F" w14:textId="7AF0E272" w:rsidR="00951A36" w:rsidRPr="00C35319" w:rsidRDefault="00951A36" w:rsidP="00951A36">
            <w:pPr>
              <w:pStyle w:val="CopticHangingVerse"/>
            </w:pPr>
            <w:r>
              <w:t>… ⲁϥⲥ̀ⲙⲟⲩ ⲉ̀ⲛⲓⲙⲱⲟⲩ ⲁϥⲁⲓⲧⲟⲩ ⲛ̀ⲏⲣⲡ …</w:t>
            </w:r>
          </w:p>
        </w:tc>
      </w:tr>
    </w:tbl>
    <w:p w14:paraId="012FAC32" w14:textId="77777777" w:rsidR="00B53E05" w:rsidRDefault="00B53E05" w:rsidP="00B53E05">
      <w:pPr>
        <w:pStyle w:val="Heading3"/>
      </w:pPr>
      <w:bookmarkStart w:id="1603" w:name="_Toc485884564"/>
      <w:r>
        <w:t>January 8 (9) / Tobi 13: Also the Martyrdom of St. Demiana</w:t>
      </w:r>
      <w:bookmarkEnd w:id="1602"/>
      <w:bookmarkEnd w:id="1603"/>
    </w:p>
    <w:p w14:paraId="1CED9AFC" w14:textId="35A97D1D"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E2EA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E2EAC">
        <w:rPr>
          <w:noProof/>
        </w:rPr>
        <w:t>712</w:t>
      </w:r>
      <w:r w:rsidR="002409EF">
        <w:fldChar w:fldCharType="end"/>
      </w:r>
      <w:r>
        <w:t>.</w:t>
      </w:r>
    </w:p>
    <w:p w14:paraId="625F7E74" w14:textId="77777777" w:rsidR="00B53E05" w:rsidRDefault="00B53E05" w:rsidP="00B53E05">
      <w:pPr>
        <w:pStyle w:val="Heading4"/>
      </w:pPr>
      <w:bookmarkStart w:id="1604" w:name="_Ref434490124"/>
      <w:r>
        <w:t>Another Doxology of St. Demiana</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103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104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605" w:name="_Ref434563224"/>
      <w:bookmarkStart w:id="1606" w:name="_Toc485884565"/>
      <w:r>
        <w:t>January 9 (10) / Tobi 14: St. Maximus</w:t>
      </w:r>
      <w:bookmarkEnd w:id="1605"/>
      <w:bookmarkEnd w:id="1606"/>
    </w:p>
    <w:p w14:paraId="1847ABB1" w14:textId="77777777" w:rsidR="00662600" w:rsidRDefault="00810F04" w:rsidP="00810F04">
      <w:pPr>
        <w:pStyle w:val="Heading4"/>
      </w:pPr>
      <w:bookmarkStart w:id="1607" w:name="_Ref434490957"/>
      <w:r>
        <w:t>The Doxology for</w:t>
      </w:r>
      <w:r w:rsidR="00662600">
        <w:t xml:space="preserve"> Sts. Maximus and Dometius</w:t>
      </w:r>
      <w:bookmarkEnd w:id="1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104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104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611" w:name="_Toc485884566"/>
      <w:r>
        <w:t>Jan</w:t>
      </w:r>
      <w:r w:rsidR="00662600">
        <w:t>uary 12 (13) / Tobi 17: St. Dome</w:t>
      </w:r>
      <w:r>
        <w:t>tius</w:t>
      </w:r>
      <w:bookmarkEnd w:id="1611"/>
    </w:p>
    <w:p w14:paraId="1995A2EE" w14:textId="700AC526"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E2EA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E2EAC">
        <w:rPr>
          <w:noProof/>
        </w:rPr>
        <w:t>972</w:t>
      </w:r>
      <w:r w:rsidR="002409EF">
        <w:fldChar w:fldCharType="end"/>
      </w:r>
      <w:r>
        <w:t>.</w:t>
      </w:r>
    </w:p>
    <w:p w14:paraId="31A975E9" w14:textId="2AC36875" w:rsidR="00740C6C" w:rsidRDefault="00740C6C" w:rsidP="00740C6C">
      <w:pPr>
        <w:pStyle w:val="Heading3"/>
      </w:pPr>
      <w:bookmarkStart w:id="1612" w:name="_Toc485884567"/>
      <w:r>
        <w:lastRenderedPageBreak/>
        <w:t>January 13 (14) / Tobi 18: St. Hilary of Poitiers</w:t>
      </w:r>
      <w:bookmarkEnd w:id="1612"/>
    </w:p>
    <w:p w14:paraId="17E429FC" w14:textId="7FC8029F" w:rsidR="00A96087" w:rsidRDefault="00A96087" w:rsidP="00A96087">
      <w:pPr>
        <w:pStyle w:val="Heading4"/>
      </w:pPr>
      <w:r>
        <w:t>The Doxology for St. Hilary of Poitiers</w:t>
      </w:r>
      <w:r w:rsidR="006035EE">
        <w:rPr>
          <w:rStyle w:val="FootnoteReference"/>
        </w:rPr>
        <w:footnoteReference w:id="104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173B0D38" w:rsidR="00A96087" w:rsidRPr="00A96087" w:rsidRDefault="00A96087" w:rsidP="00A96087">
            <w:pPr>
              <w:pStyle w:val="EngHang"/>
              <w:rPr>
                <w:szCs w:val="22"/>
              </w:rPr>
            </w:pPr>
            <w:r w:rsidRPr="00A96087">
              <w:rPr>
                <w:szCs w:val="22"/>
              </w:rPr>
              <w:t>You marve</w:t>
            </w:r>
            <w:r w:rsidR="00DE5037">
              <w:rPr>
                <w:szCs w:val="22"/>
              </w:rPr>
              <w:t>l</w:t>
            </w:r>
            <w:r w:rsidRPr="00A96087">
              <w:rPr>
                <w:szCs w:val="22"/>
              </w:rPr>
              <w:t>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C32419" w:rsidR="00A96087" w:rsidRPr="00A96087" w:rsidRDefault="00DE5037" w:rsidP="00A96087">
            <w:pPr>
              <w:pStyle w:val="EngHang"/>
              <w:rPr>
                <w:szCs w:val="22"/>
              </w:rPr>
            </w:pPr>
            <w:r>
              <w:rPr>
                <w:szCs w:val="22"/>
              </w:rPr>
              <w:t>You were baptis</w:t>
            </w:r>
            <w:r w:rsidR="00A96087" w:rsidRPr="00A96087">
              <w:rPr>
                <w:szCs w:val="22"/>
              </w:rPr>
              <w:t>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2DE939B4" w14:textId="771AFCB2" w:rsidR="00A96087" w:rsidRPr="00A96087" w:rsidRDefault="00A96087" w:rsidP="005C4FC5">
            <w:pPr>
              <w:pStyle w:val="EngHangEnd"/>
            </w:pPr>
            <w:r w:rsidRPr="00A96087">
              <w:t>Hilary will be our bishop.”</w:t>
            </w: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613" w:name="_Toc485884568"/>
      <w:bookmarkStart w:id="1614" w:name="_Toc410196208"/>
      <w:bookmarkStart w:id="1615" w:name="_Toc410196450"/>
      <w:bookmarkStart w:id="1616" w:name="_Toc410196952"/>
      <w:r>
        <w:t>January 15 (16) / Tobi 20: Departure of St. Prochorus the Disciple</w:t>
      </w:r>
      <w:bookmarkEnd w:id="1613"/>
    </w:p>
    <w:p w14:paraId="19B1C0D1" w14:textId="5F6C1440"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33EC0AE" w14:textId="77777777" w:rsidR="00495F1A" w:rsidRDefault="00FF5FF3" w:rsidP="00495F1A">
      <w:pPr>
        <w:pStyle w:val="Heading3"/>
      </w:pPr>
      <w:bookmarkStart w:id="1617" w:name="_Toc485884569"/>
      <w:r>
        <w:lastRenderedPageBreak/>
        <w:t xml:space="preserve">January 16 (17) / Tobi 21: </w:t>
      </w:r>
      <w:r w:rsidR="00495F1A">
        <w:t>The Dormition of the Virgin</w:t>
      </w:r>
      <w:bookmarkEnd w:id="1614"/>
      <w:bookmarkEnd w:id="1615"/>
      <w:bookmarkEnd w:id="1616"/>
      <w:bookmarkEnd w:id="1617"/>
    </w:p>
    <w:p w14:paraId="721B09D4" w14:textId="5CF18050" w:rsidR="00DD1748" w:rsidRDefault="00DD1748" w:rsidP="00DD1748">
      <w:pPr>
        <w:pStyle w:val="Rubric"/>
      </w:pPr>
      <w:bookmarkStart w:id="1618" w:name="_Ref434560171"/>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15F86A2" w14:textId="77777777" w:rsidR="00FF5FF3" w:rsidRDefault="00FF5FF3" w:rsidP="00FF5FF3">
      <w:pPr>
        <w:pStyle w:val="Heading3"/>
      </w:pPr>
      <w:bookmarkStart w:id="1619" w:name="_Ref485109335"/>
      <w:bookmarkStart w:id="1620" w:name="_Ref485109342"/>
      <w:bookmarkStart w:id="1621" w:name="_Toc485884570"/>
      <w:r>
        <w:t>January 17 (18) / Tobi 22: St. Anthony the Great</w:t>
      </w:r>
      <w:bookmarkEnd w:id="1618"/>
      <w:bookmarkEnd w:id="1619"/>
      <w:bookmarkEnd w:id="1620"/>
      <w:bookmarkEnd w:id="1621"/>
    </w:p>
    <w:p w14:paraId="38BCD1D7" w14:textId="77777777" w:rsidR="00FF5FF3" w:rsidRDefault="00FF5FF3" w:rsidP="00FF5FF3">
      <w:pPr>
        <w:pStyle w:val="Heading4"/>
      </w:pPr>
      <w:bookmarkStart w:id="1622" w:name="_Ref434490340"/>
      <w:r>
        <w:t>The Doxology</w:t>
      </w:r>
      <w:r w:rsidR="00B46E6E">
        <w:t xml:space="preserve"> for St. Anthony the Great</w:t>
      </w:r>
      <w:bookmarkEnd w:id="1622"/>
    </w:p>
    <w:p w14:paraId="3ECAE88B" w14:textId="0C6C26F5"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623" w:name="_Toc485884571"/>
      <w:r>
        <w:t>January 18 (19) / Tobi 23: St. Timothy the Apostle</w:t>
      </w:r>
      <w:bookmarkEnd w:id="1623"/>
    </w:p>
    <w:p w14:paraId="7EAF3C01" w14:textId="4EB4AD6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39DDB91" w14:textId="77777777" w:rsidR="00596AC8" w:rsidRDefault="00596AC8" w:rsidP="00596AC8">
      <w:pPr>
        <w:pStyle w:val="Heading3"/>
      </w:pPr>
      <w:bookmarkStart w:id="1624" w:name="_Toc485884572"/>
      <w:r>
        <w:t>January 22 (23) / Tobi 27: Archangel Suriel</w:t>
      </w:r>
      <w:bookmarkEnd w:id="1624"/>
    </w:p>
    <w:p w14:paraId="79FCFE0C" w14:textId="77777777" w:rsidR="00596AC8" w:rsidRDefault="00596AC8" w:rsidP="00596AC8">
      <w:pPr>
        <w:pStyle w:val="Heading4"/>
      </w:pPr>
      <w:bookmarkStart w:id="1625" w:name="_Ref434488250"/>
      <w:r>
        <w:t>The Doxology</w:t>
      </w:r>
      <w:r w:rsidR="00B46E6E">
        <w:t xml:space="preserve"> for Archangel Suriel</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626" w:name="_Toc485884573"/>
      <w:r>
        <w:t>January 22 (23) / Tobi 27: Also Relocation of St. Timothy the Apostle’s Relics</w:t>
      </w:r>
      <w:bookmarkEnd w:id="1626"/>
    </w:p>
    <w:p w14:paraId="3FBC7E0C" w14:textId="7BC1497D" w:rsidR="00191A26" w:rsidRDefault="00191A26" w:rsidP="00191A26">
      <w:pPr>
        <w:pStyle w:val="Rubric"/>
      </w:pPr>
      <w:bookmarkStart w:id="1627" w:name="_Ref434560218"/>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D3C66F4" w14:textId="77777777" w:rsidR="00B52D77" w:rsidRDefault="00B52D77" w:rsidP="00B52D77">
      <w:pPr>
        <w:pStyle w:val="Heading3"/>
      </w:pPr>
      <w:bookmarkStart w:id="1628" w:name="_Toc485884574"/>
      <w:r>
        <w:t>January 24 (25) / Tobi 29: Commemoration of the Annunciation, Nativity, and Resurrection on the 29</w:t>
      </w:r>
      <w:r w:rsidRPr="00C0205C">
        <w:rPr>
          <w:vertAlign w:val="superscript"/>
        </w:rPr>
        <w:t>th</w:t>
      </w:r>
      <w:r>
        <w:t xml:space="preserve"> of Every Month</w:t>
      </w:r>
      <w:bookmarkEnd w:id="1628"/>
    </w:p>
    <w:p w14:paraId="51467B40" w14:textId="3770BDBD"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17F33393" w14:textId="77777777" w:rsidR="00C30529" w:rsidRDefault="00C30529" w:rsidP="00C30529">
      <w:pPr>
        <w:pStyle w:val="Heading3"/>
      </w:pPr>
      <w:bookmarkStart w:id="1629" w:name="_Toc485884575"/>
      <w:r>
        <w:t>January 27 (28) / Meshir 2: St. Paul the Anchorite</w:t>
      </w:r>
      <w:bookmarkEnd w:id="1627"/>
      <w:bookmarkEnd w:id="1629"/>
    </w:p>
    <w:p w14:paraId="680E4267" w14:textId="77777777" w:rsidR="00C30529" w:rsidRDefault="00C30529" w:rsidP="00C30529">
      <w:pPr>
        <w:pStyle w:val="Heading4"/>
      </w:pPr>
      <w:bookmarkStart w:id="1630" w:name="_Ref434490368"/>
      <w:r>
        <w:t>The Doxology</w:t>
      </w:r>
      <w:r w:rsidR="00B46E6E">
        <w:t xml:space="preserve"> for St. Paul the Anchorite</w:t>
      </w:r>
      <w:bookmarkEnd w:id="1630"/>
    </w:p>
    <w:p w14:paraId="06164582" w14:textId="5D0081ED"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104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104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631" w:name="_Toc485884576"/>
      <w:r>
        <w:t>January 29 (30) / Meshir 4: Martyrdom of St. Agabus the Disciple</w:t>
      </w:r>
      <w:bookmarkEnd w:id="1631"/>
    </w:p>
    <w:p w14:paraId="6DDD9040" w14:textId="6068F3AD" w:rsidR="00191A26" w:rsidRDefault="00191A26" w:rsidP="00191A26">
      <w:pPr>
        <w:pStyle w:val="Rubric"/>
      </w:pPr>
      <w:bookmarkStart w:id="1632" w:name="_Toc410196209"/>
      <w:bookmarkStart w:id="1633" w:name="_Toc410196451"/>
      <w:bookmarkStart w:id="1634" w:name="_Toc410196953"/>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7F3DC96" w14:textId="29D3F5B0" w:rsidR="00E30E2D" w:rsidRDefault="00DE5037" w:rsidP="00E30E2D">
      <w:pPr>
        <w:pStyle w:val="Heading3"/>
      </w:pPr>
      <w:bookmarkStart w:id="1635" w:name="_Toc485884577"/>
      <w:r>
        <w:t>January 30</w:t>
      </w:r>
      <w:r w:rsidR="00E30E2D">
        <w:t xml:space="preserve"> (31) / Meshir 5: St. Apollo the Friend of St. Api</w:t>
      </w:r>
      <w:r w:rsidR="00312E94">
        <w:t>b</w:t>
      </w:r>
      <w:bookmarkEnd w:id="1635"/>
    </w:p>
    <w:p w14:paraId="116251B8" w14:textId="1ACE6C38" w:rsidR="00E30E2D" w:rsidRDefault="00E30E2D" w:rsidP="00DD1748">
      <w:pPr>
        <w:pStyle w:val="Rubric"/>
      </w:pPr>
      <w:r>
        <w:t>See</w:t>
      </w:r>
      <w:r w:rsidR="00DD1748">
        <w:t xml:space="preserve"> </w:t>
      </w:r>
      <w:r w:rsidR="00DD1748">
        <w:fldChar w:fldCharType="begin"/>
      </w:r>
      <w:r w:rsidR="00DD1748">
        <w:instrText xml:space="preserve"> REF _Ref485106353 \h </w:instrText>
      </w:r>
      <w:r w:rsidR="00DD1748">
        <w:fldChar w:fldCharType="separate"/>
      </w:r>
      <w:r w:rsidR="000E2EAC">
        <w:t>October 23 (24) / Paopi 26: St. Apip the Friend of St. Apollo</w:t>
      </w:r>
      <w:r w:rsidR="00DD1748">
        <w:fldChar w:fldCharType="end"/>
      </w:r>
      <w:r w:rsidR="002409EF">
        <w:t>, page</w:t>
      </w:r>
      <w:r w:rsidR="00DD1748">
        <w:t xml:space="preserve"> </w:t>
      </w:r>
      <w:r w:rsidR="00DD1748">
        <w:fldChar w:fldCharType="begin"/>
      </w:r>
      <w:r w:rsidR="00DD1748">
        <w:instrText xml:space="preserve"> PAGEREF _Ref485106363 \h </w:instrText>
      </w:r>
      <w:r w:rsidR="00DD1748">
        <w:fldChar w:fldCharType="separate"/>
      </w:r>
      <w:r w:rsidR="000E2EAC">
        <w:rPr>
          <w:noProof/>
        </w:rPr>
        <w:t>787</w:t>
      </w:r>
      <w:r w:rsidR="00DD1748">
        <w:fldChar w:fldCharType="end"/>
      </w:r>
      <w:r>
        <w:t>.</w:t>
      </w:r>
    </w:p>
    <w:p w14:paraId="03E5B08D" w14:textId="77777777" w:rsidR="00495F1A" w:rsidRDefault="00495F1A" w:rsidP="00495F1A">
      <w:pPr>
        <w:pStyle w:val="Heading2"/>
      </w:pPr>
      <w:bookmarkStart w:id="1636" w:name="_Toc485884450"/>
      <w:bookmarkStart w:id="1637" w:name="February"/>
      <w:bookmarkEnd w:id="1545"/>
      <w:r>
        <w:lastRenderedPageBreak/>
        <w:t>February</w:t>
      </w:r>
      <w:bookmarkEnd w:id="1632"/>
      <w:bookmarkEnd w:id="1633"/>
      <w:bookmarkEnd w:id="1634"/>
      <w:r w:rsidR="00C30529">
        <w:t xml:space="preserve"> or </w:t>
      </w:r>
      <w:r w:rsidR="00C30529">
        <w:rPr>
          <w:rFonts w:ascii="FreeSerifAvvaShenouda" w:hAnsi="FreeSerifAvvaShenouda" w:cs="FreeSerifAvvaShenouda"/>
        </w:rPr>
        <w:t>Ⲙϣⲓⲣ</w:t>
      </w:r>
      <w:bookmarkEnd w:id="1636"/>
    </w:p>
    <w:bookmarkStart w:id="1638" w:name="_Toc410196954" w:displacedByCustomXml="next"/>
    <w:bookmarkStart w:id="1639" w:name="_Toc410196452" w:displacedByCustomXml="next"/>
    <w:bookmarkStart w:id="1640" w:name="_Toc410196210" w:displacedByCustomXml="next"/>
    <w:sdt>
      <w:sdtPr>
        <w:id w:val="603392108"/>
        <w:docPartObj>
          <w:docPartGallery w:val="Table of Contents"/>
          <w:docPartUnique/>
        </w:docPartObj>
      </w:sdtPr>
      <w:sdtEndPr>
        <w:rPr>
          <w:b/>
          <w:bCs/>
          <w:noProof/>
        </w:rPr>
      </w:sdtEndPr>
      <w:sdtContent>
        <w:p w14:paraId="2CC7F6AB" w14:textId="1DCB7A63"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85884578" w:history="1">
            <w:r w:rsidR="00710C7C" w:rsidRPr="00F614A1">
              <w:rPr>
                <w:rStyle w:val="Hyperlink"/>
                <w:noProof/>
              </w:rPr>
              <w:t>February 2 (3): Meshir 8: The Entrance into the Temple</w:t>
            </w:r>
            <w:r w:rsidR="00710C7C">
              <w:rPr>
                <w:noProof/>
                <w:webHidden/>
              </w:rPr>
              <w:tab/>
            </w:r>
            <w:r w:rsidR="00710C7C">
              <w:rPr>
                <w:noProof/>
                <w:webHidden/>
              </w:rPr>
              <w:fldChar w:fldCharType="begin"/>
            </w:r>
            <w:r w:rsidR="00710C7C">
              <w:rPr>
                <w:noProof/>
                <w:webHidden/>
              </w:rPr>
              <w:instrText xml:space="preserve"> PAGEREF _Toc485884578 \h </w:instrText>
            </w:r>
            <w:r w:rsidR="00710C7C">
              <w:rPr>
                <w:noProof/>
                <w:webHidden/>
              </w:rPr>
            </w:r>
            <w:r w:rsidR="00710C7C">
              <w:rPr>
                <w:noProof/>
                <w:webHidden/>
              </w:rPr>
              <w:fldChar w:fldCharType="separate"/>
            </w:r>
            <w:r w:rsidR="000E2EAC">
              <w:rPr>
                <w:noProof/>
                <w:webHidden/>
              </w:rPr>
              <w:t>981</w:t>
            </w:r>
            <w:r w:rsidR="00710C7C">
              <w:rPr>
                <w:noProof/>
                <w:webHidden/>
              </w:rPr>
              <w:fldChar w:fldCharType="end"/>
            </w:r>
          </w:hyperlink>
        </w:p>
        <w:p w14:paraId="0E4ED62A" w14:textId="320F2445" w:rsidR="00710C7C" w:rsidRDefault="00365E38">
          <w:pPr>
            <w:pStyle w:val="TOC3"/>
            <w:tabs>
              <w:tab w:val="right" w:leader="dot" w:pos="8846"/>
            </w:tabs>
            <w:rPr>
              <w:rFonts w:asciiTheme="minorHAnsi" w:eastAsiaTheme="minorEastAsia" w:hAnsiTheme="minorHAnsi"/>
              <w:noProof/>
              <w:sz w:val="22"/>
              <w:lang w:val="en-US"/>
            </w:rPr>
          </w:pPr>
          <w:hyperlink w:anchor="_Toc485884579" w:history="1">
            <w:r w:rsidR="00710C7C" w:rsidRPr="00F614A1">
              <w:rPr>
                <w:rStyle w:val="Hyperlink"/>
                <w:noProof/>
              </w:rPr>
              <w:t>February 4 (5) / Meshir 10: Martyrdom of St. James the Son of Alphaeus</w:t>
            </w:r>
            <w:r w:rsidR="00710C7C">
              <w:rPr>
                <w:noProof/>
                <w:webHidden/>
              </w:rPr>
              <w:tab/>
            </w:r>
            <w:r w:rsidR="00710C7C">
              <w:rPr>
                <w:noProof/>
                <w:webHidden/>
              </w:rPr>
              <w:fldChar w:fldCharType="begin"/>
            </w:r>
            <w:r w:rsidR="00710C7C">
              <w:rPr>
                <w:noProof/>
                <w:webHidden/>
              </w:rPr>
              <w:instrText xml:space="preserve"> PAGEREF _Toc485884579 \h </w:instrText>
            </w:r>
            <w:r w:rsidR="00710C7C">
              <w:rPr>
                <w:noProof/>
                <w:webHidden/>
              </w:rPr>
            </w:r>
            <w:r w:rsidR="00710C7C">
              <w:rPr>
                <w:noProof/>
                <w:webHidden/>
              </w:rPr>
              <w:fldChar w:fldCharType="separate"/>
            </w:r>
            <w:r w:rsidR="000E2EAC">
              <w:rPr>
                <w:noProof/>
                <w:webHidden/>
              </w:rPr>
              <w:t>983</w:t>
            </w:r>
            <w:r w:rsidR="00710C7C">
              <w:rPr>
                <w:noProof/>
                <w:webHidden/>
              </w:rPr>
              <w:fldChar w:fldCharType="end"/>
            </w:r>
          </w:hyperlink>
        </w:p>
        <w:p w14:paraId="017ACD26" w14:textId="3A9810F0" w:rsidR="00710C7C" w:rsidRDefault="00365E38">
          <w:pPr>
            <w:pStyle w:val="TOC3"/>
            <w:tabs>
              <w:tab w:val="right" w:leader="dot" w:pos="8846"/>
            </w:tabs>
            <w:rPr>
              <w:rFonts w:asciiTheme="minorHAnsi" w:eastAsiaTheme="minorEastAsia" w:hAnsiTheme="minorHAnsi"/>
              <w:noProof/>
              <w:sz w:val="22"/>
              <w:lang w:val="en-US"/>
            </w:rPr>
          </w:pPr>
          <w:hyperlink w:anchor="_Toc485884580" w:history="1">
            <w:r w:rsidR="00710C7C" w:rsidRPr="00F614A1">
              <w:rPr>
                <w:rStyle w:val="Hyperlink"/>
                <w:noProof/>
              </w:rPr>
              <w:t>February 6 (7) / Meshir 12: Commemoration of Archangel Michael</w:t>
            </w:r>
            <w:r w:rsidR="00710C7C">
              <w:rPr>
                <w:noProof/>
                <w:webHidden/>
              </w:rPr>
              <w:tab/>
            </w:r>
            <w:r w:rsidR="00710C7C">
              <w:rPr>
                <w:noProof/>
                <w:webHidden/>
              </w:rPr>
              <w:fldChar w:fldCharType="begin"/>
            </w:r>
            <w:r w:rsidR="00710C7C">
              <w:rPr>
                <w:noProof/>
                <w:webHidden/>
              </w:rPr>
              <w:instrText xml:space="preserve"> PAGEREF _Toc485884580 \h </w:instrText>
            </w:r>
            <w:r w:rsidR="00710C7C">
              <w:rPr>
                <w:noProof/>
                <w:webHidden/>
              </w:rPr>
            </w:r>
            <w:r w:rsidR="00710C7C">
              <w:rPr>
                <w:noProof/>
                <w:webHidden/>
              </w:rPr>
              <w:fldChar w:fldCharType="separate"/>
            </w:r>
            <w:r w:rsidR="000E2EAC">
              <w:rPr>
                <w:noProof/>
                <w:webHidden/>
              </w:rPr>
              <w:t>984</w:t>
            </w:r>
            <w:r w:rsidR="00710C7C">
              <w:rPr>
                <w:noProof/>
                <w:webHidden/>
              </w:rPr>
              <w:fldChar w:fldCharType="end"/>
            </w:r>
          </w:hyperlink>
        </w:p>
        <w:p w14:paraId="5F1CCDA5" w14:textId="6ECDE92E" w:rsidR="00710C7C" w:rsidRDefault="00365E38">
          <w:pPr>
            <w:pStyle w:val="TOC3"/>
            <w:tabs>
              <w:tab w:val="right" w:leader="dot" w:pos="8846"/>
            </w:tabs>
            <w:rPr>
              <w:rFonts w:asciiTheme="minorHAnsi" w:eastAsiaTheme="minorEastAsia" w:hAnsiTheme="minorHAnsi"/>
              <w:noProof/>
              <w:sz w:val="22"/>
              <w:lang w:val="en-US"/>
            </w:rPr>
          </w:pPr>
          <w:hyperlink w:anchor="_Toc485884581" w:history="1">
            <w:r w:rsidR="00710C7C" w:rsidRPr="00F614A1">
              <w:rPr>
                <w:rStyle w:val="Hyperlink"/>
                <w:noProof/>
              </w:rPr>
              <w:t>February 8 (9) / Meshir 14: The Departure of St. Severus</w:t>
            </w:r>
            <w:r w:rsidR="00710C7C">
              <w:rPr>
                <w:noProof/>
                <w:webHidden/>
              </w:rPr>
              <w:tab/>
            </w:r>
            <w:r w:rsidR="00710C7C">
              <w:rPr>
                <w:noProof/>
                <w:webHidden/>
              </w:rPr>
              <w:fldChar w:fldCharType="begin"/>
            </w:r>
            <w:r w:rsidR="00710C7C">
              <w:rPr>
                <w:noProof/>
                <w:webHidden/>
              </w:rPr>
              <w:instrText xml:space="preserve"> PAGEREF _Toc485884581 \h </w:instrText>
            </w:r>
            <w:r w:rsidR="00710C7C">
              <w:rPr>
                <w:noProof/>
                <w:webHidden/>
              </w:rPr>
            </w:r>
            <w:r w:rsidR="00710C7C">
              <w:rPr>
                <w:noProof/>
                <w:webHidden/>
              </w:rPr>
              <w:fldChar w:fldCharType="separate"/>
            </w:r>
            <w:r w:rsidR="000E2EAC">
              <w:rPr>
                <w:noProof/>
                <w:webHidden/>
              </w:rPr>
              <w:t>984</w:t>
            </w:r>
            <w:r w:rsidR="00710C7C">
              <w:rPr>
                <w:noProof/>
                <w:webHidden/>
              </w:rPr>
              <w:fldChar w:fldCharType="end"/>
            </w:r>
          </w:hyperlink>
        </w:p>
        <w:p w14:paraId="6F0A1E89" w14:textId="3E9CC2A8" w:rsidR="00710C7C" w:rsidRDefault="00365E38">
          <w:pPr>
            <w:pStyle w:val="TOC3"/>
            <w:tabs>
              <w:tab w:val="right" w:leader="dot" w:pos="8846"/>
            </w:tabs>
            <w:rPr>
              <w:rFonts w:asciiTheme="minorHAnsi" w:eastAsiaTheme="minorEastAsia" w:hAnsiTheme="minorHAnsi"/>
              <w:noProof/>
              <w:sz w:val="22"/>
              <w:lang w:val="en-US"/>
            </w:rPr>
          </w:pPr>
          <w:hyperlink w:anchor="_Toc485884582" w:history="1">
            <w:r w:rsidR="00710C7C" w:rsidRPr="00F614A1">
              <w:rPr>
                <w:rStyle w:val="Hyperlink"/>
                <w:noProof/>
              </w:rPr>
              <w:t>February 10 (11) / Meshir 16: Isaac the Syrian</w:t>
            </w:r>
            <w:r w:rsidR="00710C7C">
              <w:rPr>
                <w:noProof/>
                <w:webHidden/>
              </w:rPr>
              <w:tab/>
            </w:r>
            <w:r w:rsidR="00710C7C">
              <w:rPr>
                <w:noProof/>
                <w:webHidden/>
              </w:rPr>
              <w:fldChar w:fldCharType="begin"/>
            </w:r>
            <w:r w:rsidR="00710C7C">
              <w:rPr>
                <w:noProof/>
                <w:webHidden/>
              </w:rPr>
              <w:instrText xml:space="preserve"> PAGEREF _Toc485884582 \h </w:instrText>
            </w:r>
            <w:r w:rsidR="00710C7C">
              <w:rPr>
                <w:noProof/>
                <w:webHidden/>
              </w:rPr>
            </w:r>
            <w:r w:rsidR="00710C7C">
              <w:rPr>
                <w:noProof/>
                <w:webHidden/>
              </w:rPr>
              <w:fldChar w:fldCharType="separate"/>
            </w:r>
            <w:r w:rsidR="000E2EAC">
              <w:rPr>
                <w:noProof/>
                <w:webHidden/>
              </w:rPr>
              <w:t>985</w:t>
            </w:r>
            <w:r w:rsidR="00710C7C">
              <w:rPr>
                <w:noProof/>
                <w:webHidden/>
              </w:rPr>
              <w:fldChar w:fldCharType="end"/>
            </w:r>
          </w:hyperlink>
        </w:p>
        <w:p w14:paraId="72427324" w14:textId="3C67DCC2" w:rsidR="00710C7C" w:rsidRDefault="00365E38">
          <w:pPr>
            <w:pStyle w:val="TOC3"/>
            <w:tabs>
              <w:tab w:val="right" w:leader="dot" w:pos="8846"/>
            </w:tabs>
            <w:rPr>
              <w:rFonts w:asciiTheme="minorHAnsi" w:eastAsiaTheme="minorEastAsia" w:hAnsiTheme="minorHAnsi"/>
              <w:noProof/>
              <w:sz w:val="22"/>
              <w:lang w:val="en-US"/>
            </w:rPr>
          </w:pPr>
          <w:hyperlink w:anchor="_Toc485884583" w:history="1">
            <w:r w:rsidR="00710C7C" w:rsidRPr="00F614A1">
              <w:rPr>
                <w:rStyle w:val="Hyperlink"/>
                <w:noProof/>
              </w:rPr>
              <w:t>February 15 (16) / Meshir 21: Commemoration of the Theotokos</w:t>
            </w:r>
            <w:r w:rsidR="00710C7C">
              <w:rPr>
                <w:noProof/>
                <w:webHidden/>
              </w:rPr>
              <w:tab/>
            </w:r>
            <w:r w:rsidR="00710C7C">
              <w:rPr>
                <w:noProof/>
                <w:webHidden/>
              </w:rPr>
              <w:fldChar w:fldCharType="begin"/>
            </w:r>
            <w:r w:rsidR="00710C7C">
              <w:rPr>
                <w:noProof/>
                <w:webHidden/>
              </w:rPr>
              <w:instrText xml:space="preserve"> PAGEREF _Toc485884583 \h </w:instrText>
            </w:r>
            <w:r w:rsidR="00710C7C">
              <w:rPr>
                <w:noProof/>
                <w:webHidden/>
              </w:rPr>
            </w:r>
            <w:r w:rsidR="00710C7C">
              <w:rPr>
                <w:noProof/>
                <w:webHidden/>
              </w:rPr>
              <w:fldChar w:fldCharType="separate"/>
            </w:r>
            <w:r w:rsidR="000E2EAC">
              <w:rPr>
                <w:noProof/>
                <w:webHidden/>
              </w:rPr>
              <w:t>985</w:t>
            </w:r>
            <w:r w:rsidR="00710C7C">
              <w:rPr>
                <w:noProof/>
                <w:webHidden/>
              </w:rPr>
              <w:fldChar w:fldCharType="end"/>
            </w:r>
          </w:hyperlink>
        </w:p>
        <w:p w14:paraId="7A481234" w14:textId="6F3145AB" w:rsidR="00710C7C" w:rsidRDefault="00365E38">
          <w:pPr>
            <w:pStyle w:val="TOC3"/>
            <w:tabs>
              <w:tab w:val="right" w:leader="dot" w:pos="8846"/>
            </w:tabs>
            <w:rPr>
              <w:rFonts w:asciiTheme="minorHAnsi" w:eastAsiaTheme="minorEastAsia" w:hAnsiTheme="minorHAnsi"/>
              <w:noProof/>
              <w:sz w:val="22"/>
              <w:lang w:val="en-US"/>
            </w:rPr>
          </w:pPr>
          <w:hyperlink w:anchor="_Toc485884584" w:history="1">
            <w:r w:rsidR="00710C7C" w:rsidRPr="00F614A1">
              <w:rPr>
                <w:rStyle w:val="Hyperlink"/>
                <w:noProof/>
              </w:rPr>
              <w:t>February 15 (16) / Meshir 21: Also Martyrdom of St. Onesimus, the Disciple of St. Paul</w:t>
            </w:r>
            <w:r w:rsidR="00710C7C">
              <w:rPr>
                <w:noProof/>
                <w:webHidden/>
              </w:rPr>
              <w:tab/>
            </w:r>
            <w:r w:rsidR="00710C7C">
              <w:rPr>
                <w:noProof/>
                <w:webHidden/>
              </w:rPr>
              <w:fldChar w:fldCharType="begin"/>
            </w:r>
            <w:r w:rsidR="00710C7C">
              <w:rPr>
                <w:noProof/>
                <w:webHidden/>
              </w:rPr>
              <w:instrText xml:space="preserve"> PAGEREF _Toc485884584 \h </w:instrText>
            </w:r>
            <w:r w:rsidR="00710C7C">
              <w:rPr>
                <w:noProof/>
                <w:webHidden/>
              </w:rPr>
            </w:r>
            <w:r w:rsidR="00710C7C">
              <w:rPr>
                <w:noProof/>
                <w:webHidden/>
              </w:rPr>
              <w:fldChar w:fldCharType="separate"/>
            </w:r>
            <w:r w:rsidR="000E2EAC">
              <w:rPr>
                <w:noProof/>
                <w:webHidden/>
              </w:rPr>
              <w:t>986</w:t>
            </w:r>
            <w:r w:rsidR="00710C7C">
              <w:rPr>
                <w:noProof/>
                <w:webHidden/>
              </w:rPr>
              <w:fldChar w:fldCharType="end"/>
            </w:r>
          </w:hyperlink>
        </w:p>
        <w:p w14:paraId="39EF44E9" w14:textId="590C36BB" w:rsidR="00710C7C" w:rsidRDefault="00365E38">
          <w:pPr>
            <w:pStyle w:val="TOC3"/>
            <w:tabs>
              <w:tab w:val="right" w:leader="dot" w:pos="8846"/>
            </w:tabs>
            <w:rPr>
              <w:rFonts w:asciiTheme="minorHAnsi" w:eastAsiaTheme="minorEastAsia" w:hAnsiTheme="minorHAnsi"/>
              <w:noProof/>
              <w:sz w:val="22"/>
              <w:lang w:val="en-US"/>
            </w:rPr>
          </w:pPr>
          <w:hyperlink w:anchor="_Toc485884585" w:history="1">
            <w:r w:rsidR="00710C7C" w:rsidRPr="00F614A1">
              <w:rPr>
                <w:rStyle w:val="Hyperlink"/>
                <w:noProof/>
              </w:rPr>
              <w:t>February 23 (24) / Meshir 29: Commemoration of the Annunciation, Nativity, and Resurrection on the 29</w:t>
            </w:r>
            <w:r w:rsidR="00710C7C" w:rsidRPr="00F614A1">
              <w:rPr>
                <w:rStyle w:val="Hyperlink"/>
                <w:noProof/>
                <w:vertAlign w:val="superscript"/>
              </w:rPr>
              <w:t>th</w:t>
            </w:r>
            <w:r w:rsidR="00710C7C" w:rsidRPr="00F614A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_Toc485884585 \h </w:instrText>
            </w:r>
            <w:r w:rsidR="00710C7C">
              <w:rPr>
                <w:noProof/>
                <w:webHidden/>
              </w:rPr>
            </w:r>
            <w:r w:rsidR="00710C7C">
              <w:rPr>
                <w:noProof/>
                <w:webHidden/>
              </w:rPr>
              <w:fldChar w:fldCharType="separate"/>
            </w:r>
            <w:r w:rsidR="000E2EAC">
              <w:rPr>
                <w:noProof/>
                <w:webHidden/>
              </w:rPr>
              <w:t>987</w:t>
            </w:r>
            <w:r w:rsidR="00710C7C">
              <w:rPr>
                <w:noProof/>
                <w:webHidden/>
              </w:rPr>
              <w:fldChar w:fldCharType="end"/>
            </w:r>
          </w:hyperlink>
        </w:p>
        <w:p w14:paraId="2B336767" w14:textId="440A75A9" w:rsidR="00710C7C" w:rsidRDefault="00365E38">
          <w:pPr>
            <w:pStyle w:val="TOC3"/>
            <w:tabs>
              <w:tab w:val="right" w:leader="dot" w:pos="8846"/>
            </w:tabs>
            <w:rPr>
              <w:rFonts w:asciiTheme="minorHAnsi" w:eastAsiaTheme="minorEastAsia" w:hAnsiTheme="minorHAnsi"/>
              <w:noProof/>
              <w:sz w:val="22"/>
              <w:lang w:val="en-US"/>
            </w:rPr>
          </w:pPr>
          <w:hyperlink w:anchor="_Toc485884586" w:history="1">
            <w:r w:rsidR="00710C7C" w:rsidRPr="00F614A1">
              <w:rPr>
                <w:rStyle w:val="Hyperlink"/>
                <w:noProof/>
              </w:rPr>
              <w:t>February 23 (24) / Meshir 29: Also St. Polycarp of Smyrna</w:t>
            </w:r>
            <w:r w:rsidR="00710C7C">
              <w:rPr>
                <w:noProof/>
                <w:webHidden/>
              </w:rPr>
              <w:tab/>
            </w:r>
            <w:r w:rsidR="00710C7C">
              <w:rPr>
                <w:noProof/>
                <w:webHidden/>
              </w:rPr>
              <w:fldChar w:fldCharType="begin"/>
            </w:r>
            <w:r w:rsidR="00710C7C">
              <w:rPr>
                <w:noProof/>
                <w:webHidden/>
              </w:rPr>
              <w:instrText xml:space="preserve"> PAGEREF _Toc485884586 \h </w:instrText>
            </w:r>
            <w:r w:rsidR="00710C7C">
              <w:rPr>
                <w:noProof/>
                <w:webHidden/>
              </w:rPr>
            </w:r>
            <w:r w:rsidR="00710C7C">
              <w:rPr>
                <w:noProof/>
                <w:webHidden/>
              </w:rPr>
              <w:fldChar w:fldCharType="separate"/>
            </w:r>
            <w:r w:rsidR="000E2EAC">
              <w:rPr>
                <w:noProof/>
                <w:webHidden/>
              </w:rPr>
              <w:t>987</w:t>
            </w:r>
            <w:r w:rsidR="00710C7C">
              <w:rPr>
                <w:noProof/>
                <w:webHidden/>
              </w:rPr>
              <w:fldChar w:fldCharType="end"/>
            </w:r>
          </w:hyperlink>
        </w:p>
        <w:p w14:paraId="6E129C34" w14:textId="11BD6B08" w:rsidR="00710C7C" w:rsidRDefault="00365E38">
          <w:pPr>
            <w:pStyle w:val="TOC3"/>
            <w:tabs>
              <w:tab w:val="right" w:leader="dot" w:pos="8846"/>
            </w:tabs>
            <w:rPr>
              <w:rFonts w:asciiTheme="minorHAnsi" w:eastAsiaTheme="minorEastAsia" w:hAnsiTheme="minorHAnsi"/>
              <w:noProof/>
              <w:sz w:val="22"/>
              <w:lang w:val="en-US"/>
            </w:rPr>
          </w:pPr>
          <w:hyperlink w:anchor="_Toc485884587" w:history="1">
            <w:r w:rsidR="00710C7C" w:rsidRPr="00F614A1">
              <w:rPr>
                <w:rStyle w:val="Hyperlink"/>
                <w:noProof/>
              </w:rPr>
              <w:t>February 24 (25) / Meshir 30: Appearance of the Head of St. John the Baptist</w:t>
            </w:r>
            <w:r w:rsidR="00710C7C">
              <w:rPr>
                <w:noProof/>
                <w:webHidden/>
              </w:rPr>
              <w:tab/>
            </w:r>
            <w:r w:rsidR="00710C7C">
              <w:rPr>
                <w:noProof/>
                <w:webHidden/>
              </w:rPr>
              <w:fldChar w:fldCharType="begin"/>
            </w:r>
            <w:r w:rsidR="00710C7C">
              <w:rPr>
                <w:noProof/>
                <w:webHidden/>
              </w:rPr>
              <w:instrText xml:space="preserve"> PAGEREF _Toc485884587 \h </w:instrText>
            </w:r>
            <w:r w:rsidR="00710C7C">
              <w:rPr>
                <w:noProof/>
                <w:webHidden/>
              </w:rPr>
            </w:r>
            <w:r w:rsidR="00710C7C">
              <w:rPr>
                <w:noProof/>
                <w:webHidden/>
              </w:rPr>
              <w:fldChar w:fldCharType="separate"/>
            </w:r>
            <w:r w:rsidR="000E2EAC">
              <w:rPr>
                <w:noProof/>
                <w:webHidden/>
              </w:rPr>
              <w:t>988</w:t>
            </w:r>
            <w:r w:rsidR="00710C7C">
              <w:rPr>
                <w:noProof/>
                <w:webHidden/>
              </w:rPr>
              <w:fldChar w:fldCharType="end"/>
            </w:r>
          </w:hyperlink>
        </w:p>
        <w:p w14:paraId="5AFF6329" w14:textId="1D820A0E" w:rsidR="00710C7C" w:rsidRDefault="00365E38">
          <w:pPr>
            <w:pStyle w:val="TOC3"/>
            <w:tabs>
              <w:tab w:val="right" w:leader="dot" w:pos="8846"/>
            </w:tabs>
            <w:rPr>
              <w:rFonts w:asciiTheme="minorHAnsi" w:eastAsiaTheme="minorEastAsia" w:hAnsiTheme="minorHAnsi"/>
              <w:noProof/>
              <w:sz w:val="22"/>
              <w:lang w:val="en-US"/>
            </w:rPr>
          </w:pPr>
          <w:hyperlink w:anchor="_Toc485884588" w:history="1">
            <w:r w:rsidR="00710C7C" w:rsidRPr="00F614A1">
              <w:rPr>
                <w:rStyle w:val="Hyperlink"/>
                <w:noProof/>
              </w:rPr>
              <w:t>February 24 (25) / Meshir 30: Also St. Cyril VI</w:t>
            </w:r>
            <w:r w:rsidR="00710C7C">
              <w:rPr>
                <w:noProof/>
                <w:webHidden/>
              </w:rPr>
              <w:tab/>
            </w:r>
            <w:r w:rsidR="00710C7C">
              <w:rPr>
                <w:noProof/>
                <w:webHidden/>
              </w:rPr>
              <w:fldChar w:fldCharType="begin"/>
            </w:r>
            <w:r w:rsidR="00710C7C">
              <w:rPr>
                <w:noProof/>
                <w:webHidden/>
              </w:rPr>
              <w:instrText xml:space="preserve"> PAGEREF _Toc485884588 \h </w:instrText>
            </w:r>
            <w:r w:rsidR="00710C7C">
              <w:rPr>
                <w:noProof/>
                <w:webHidden/>
              </w:rPr>
            </w:r>
            <w:r w:rsidR="00710C7C">
              <w:rPr>
                <w:noProof/>
                <w:webHidden/>
              </w:rPr>
              <w:fldChar w:fldCharType="separate"/>
            </w:r>
            <w:r w:rsidR="000E2EAC">
              <w:rPr>
                <w:noProof/>
                <w:webHidden/>
              </w:rPr>
              <w:t>988</w:t>
            </w:r>
            <w:r w:rsidR="00710C7C">
              <w:rPr>
                <w:noProof/>
                <w:webHidden/>
              </w:rPr>
              <w:fldChar w:fldCharType="end"/>
            </w:r>
          </w:hyperlink>
        </w:p>
        <w:p w14:paraId="460A3E10" w14:textId="78E2B85E"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641" w:name="_Toc485884578"/>
      <w:r>
        <w:lastRenderedPageBreak/>
        <w:t xml:space="preserve">February 2 (3): Meshir 8: </w:t>
      </w:r>
      <w:r w:rsidR="00495F1A">
        <w:t>The Entrance into the Temple</w:t>
      </w:r>
      <w:bookmarkEnd w:id="1640"/>
      <w:bookmarkEnd w:id="1639"/>
      <w:bookmarkEnd w:id="1638"/>
      <w:bookmarkEnd w:id="1641"/>
    </w:p>
    <w:p w14:paraId="1BDF8DD5" w14:textId="6632A6F6" w:rsidR="0039401F" w:rsidRPr="00A9348E" w:rsidRDefault="0039401F" w:rsidP="0039401F">
      <w:pPr>
        <w:pStyle w:val="Heading4"/>
        <w:rPr>
          <w:rFonts w:ascii="Arial Unicode MS" w:eastAsia="Arial Unicode MS" w:hAnsi="Arial Unicode MS" w:cs="Arial Unicode MS"/>
        </w:rPr>
      </w:pPr>
      <w:bookmarkStart w:id="1642" w:name="_Ref434477815"/>
      <w:r>
        <w:t>The Verses of the Cymbals for the Entry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9401F" w14:paraId="78B74721" w14:textId="77777777" w:rsidTr="008C6F4C">
        <w:trPr>
          <w:cantSplit/>
          <w:jc w:val="center"/>
        </w:trPr>
        <w:tc>
          <w:tcPr>
            <w:tcW w:w="288" w:type="dxa"/>
          </w:tcPr>
          <w:p w14:paraId="6A50E3B1" w14:textId="77777777" w:rsidR="0039401F" w:rsidRDefault="0039401F" w:rsidP="008C6F4C">
            <w:pPr>
              <w:pStyle w:val="CopticCross"/>
            </w:pPr>
          </w:p>
        </w:tc>
        <w:tc>
          <w:tcPr>
            <w:tcW w:w="3960" w:type="dxa"/>
          </w:tcPr>
          <w:p w14:paraId="48FF0AEA" w14:textId="42A1651A" w:rsidR="0039401F" w:rsidRDefault="0039401F" w:rsidP="008C6F4C">
            <w:pPr>
              <w:pStyle w:val="EngHang"/>
            </w:pPr>
            <w:r>
              <w:t>Fourty days</w:t>
            </w:r>
          </w:p>
          <w:p w14:paraId="44B0621F" w14:textId="77296831" w:rsidR="0039401F" w:rsidRDefault="0039401F" w:rsidP="008C6F4C">
            <w:pPr>
              <w:pStyle w:val="EngHang"/>
            </w:pPr>
            <w:r>
              <w:t>After His</w:t>
            </w:r>
          </w:p>
          <w:p w14:paraId="0A8F2135" w14:textId="631C0030" w:rsidR="0039401F" w:rsidRDefault="0039401F" w:rsidP="008C6F4C">
            <w:pPr>
              <w:pStyle w:val="EngHang"/>
            </w:pPr>
            <w:r>
              <w:t>Woundrous Birth</w:t>
            </w:r>
          </w:p>
          <w:p w14:paraId="7B5291CA" w14:textId="7CB7410F" w:rsidR="0039401F" w:rsidRDefault="0039401F" w:rsidP="008C6F4C">
            <w:pPr>
              <w:pStyle w:val="EngHangEnd"/>
            </w:pPr>
            <w:r>
              <w:t>He entered into the Temple.</w:t>
            </w:r>
          </w:p>
        </w:tc>
        <w:tc>
          <w:tcPr>
            <w:tcW w:w="288" w:type="dxa"/>
          </w:tcPr>
          <w:p w14:paraId="29AFE9F8" w14:textId="77777777" w:rsidR="0039401F" w:rsidRDefault="0039401F" w:rsidP="008C6F4C"/>
        </w:tc>
        <w:tc>
          <w:tcPr>
            <w:tcW w:w="288" w:type="dxa"/>
          </w:tcPr>
          <w:p w14:paraId="5CAFA509" w14:textId="77777777" w:rsidR="0039401F" w:rsidRDefault="0039401F" w:rsidP="008C6F4C">
            <w:pPr>
              <w:pStyle w:val="CopticCross"/>
            </w:pPr>
          </w:p>
        </w:tc>
        <w:tc>
          <w:tcPr>
            <w:tcW w:w="3960" w:type="dxa"/>
          </w:tcPr>
          <w:p w14:paraId="2712F5BA" w14:textId="105F388D" w:rsidR="0039401F" w:rsidRDefault="0039401F" w:rsidP="008C6F4C">
            <w:pPr>
              <w:pStyle w:val="CopticVersemulti-line"/>
            </w:pPr>
            <w:r>
              <w:t>Ⲙⲉⲛⲉⲛⲥⲁ ϩ̀ⲙⲉ ⲛ̀ⲉ̀ϩⲟⲟⲩ:</w:t>
            </w:r>
          </w:p>
          <w:p w14:paraId="30092847" w14:textId="0730A865" w:rsidR="0039401F" w:rsidRDefault="0039401F" w:rsidP="008C6F4C">
            <w:pPr>
              <w:pStyle w:val="CopticVersemulti-line"/>
            </w:pPr>
            <w:r>
              <w:t>ⲛ̀ⲧⲉ ⲡⲉϥϫⲓⲛⲙⲓⲥⲓⲥ:</w:t>
            </w:r>
          </w:p>
          <w:p w14:paraId="70B8E9DA" w14:textId="220C27D7" w:rsidR="0039401F" w:rsidRDefault="0039401F" w:rsidP="008C6F4C">
            <w:pPr>
              <w:pStyle w:val="CopticVersemulti-line"/>
            </w:pPr>
            <w:r>
              <w:t>ⲙ̀ⲡⲁⲣⲁⲇⲟⲝⲟⲛ:</w:t>
            </w:r>
          </w:p>
          <w:p w14:paraId="1D69A3A2" w14:textId="587D3A78" w:rsidR="0039401F" w:rsidRPr="00240FF0" w:rsidRDefault="0039401F" w:rsidP="008C6F4C">
            <w:pPr>
              <w:pStyle w:val="CopticHangingVerse"/>
              <w:rPr>
                <w:vanish/>
              </w:rPr>
            </w:pPr>
            <w:r>
              <w:t xml:space="preserve">ⲁϥϣⲉ ⲉ̀ϧⲟⲩⲛ ⲉ̀ⲡⲓⲉⲣⲫⲉⲓ. </w:t>
            </w:r>
          </w:p>
        </w:tc>
      </w:tr>
    </w:tbl>
    <w:p w14:paraId="6E92944D" w14:textId="77777777" w:rsidR="00C30529" w:rsidRDefault="00C30529" w:rsidP="00124ADD">
      <w:pPr>
        <w:pStyle w:val="Heading4"/>
      </w:pPr>
      <w:bookmarkStart w:id="1643" w:name="_Ref485108288"/>
      <w:r>
        <w:t>The Doxology</w:t>
      </w:r>
      <w:r w:rsidR="00E21EA3">
        <w:t xml:space="preserve"> for the Entrance into the Temple</w:t>
      </w:r>
      <w:bookmarkEnd w:id="1642"/>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12EC156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E2EA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E2EAC">
        <w:rPr>
          <w:noProof/>
        </w:rPr>
        <w:t>909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E2EA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E2EAC">
        <w:rPr>
          <w:noProof/>
        </w:rPr>
        <w:t>913</w:t>
      </w:r>
      <w:r w:rsidR="002409EF">
        <w:fldChar w:fldCharType="end"/>
      </w:r>
      <w:r w:rsidR="002409EF">
        <w:t>.</w:t>
      </w:r>
    </w:p>
    <w:p w14:paraId="02688B0C" w14:textId="77EBCC7F" w:rsidR="002C0AD9" w:rsidRDefault="002C0AD9" w:rsidP="002C0AD9">
      <w:pPr>
        <w:pStyle w:val="Heading4"/>
      </w:pPr>
      <w:r>
        <w:t>The Psalm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3B875434" w14:textId="77777777" w:rsidTr="008C6F4C">
        <w:trPr>
          <w:cantSplit/>
          <w:jc w:val="center"/>
        </w:trPr>
        <w:tc>
          <w:tcPr>
            <w:tcW w:w="288" w:type="dxa"/>
          </w:tcPr>
          <w:p w14:paraId="7FAB00DB" w14:textId="77777777" w:rsidR="002C0AD9" w:rsidRDefault="002C0AD9" w:rsidP="008C6F4C">
            <w:pPr>
              <w:pStyle w:val="CopticCross"/>
            </w:pPr>
          </w:p>
        </w:tc>
        <w:tc>
          <w:tcPr>
            <w:tcW w:w="3960" w:type="dxa"/>
          </w:tcPr>
          <w:p w14:paraId="5E4CC5EC" w14:textId="77777777" w:rsidR="002C0AD9" w:rsidRDefault="002C0AD9" w:rsidP="008C6F4C">
            <w:pPr>
              <w:pStyle w:val="EngHang"/>
            </w:pPr>
            <w:r>
              <w:t>Alleluia, Alleluia:</w:t>
            </w:r>
          </w:p>
          <w:p w14:paraId="4251E2F3" w14:textId="77777777" w:rsidR="002C0AD9" w:rsidRDefault="002C0AD9" w:rsidP="008C6F4C">
            <w:pPr>
              <w:pStyle w:val="EngHang"/>
            </w:pPr>
            <w:r>
              <w:t>Jesus Christ, the Son of God,</w:t>
            </w:r>
          </w:p>
          <w:p w14:paraId="5A7C538D" w14:textId="622603D7" w:rsidR="002C0AD9" w:rsidRDefault="002C0AD9" w:rsidP="008C6F4C">
            <w:pPr>
              <w:pStyle w:val="EngHang"/>
            </w:pPr>
            <w:r>
              <w:t>Entered into the Temple.</w:t>
            </w:r>
          </w:p>
          <w:p w14:paraId="6E9E28CD" w14:textId="77777777" w:rsidR="002C0AD9" w:rsidRDefault="002C0AD9" w:rsidP="008C6F4C">
            <w:pPr>
              <w:pStyle w:val="EngHangEnd"/>
            </w:pPr>
            <w:r>
              <w:t>Alleluia, Alleluia.</w:t>
            </w:r>
          </w:p>
        </w:tc>
        <w:tc>
          <w:tcPr>
            <w:tcW w:w="288" w:type="dxa"/>
          </w:tcPr>
          <w:p w14:paraId="449045D8" w14:textId="77777777" w:rsidR="002C0AD9" w:rsidRDefault="002C0AD9" w:rsidP="008C6F4C"/>
        </w:tc>
        <w:tc>
          <w:tcPr>
            <w:tcW w:w="288" w:type="dxa"/>
          </w:tcPr>
          <w:p w14:paraId="6DD45598" w14:textId="77777777" w:rsidR="002C0AD9" w:rsidRDefault="002C0AD9" w:rsidP="008C6F4C">
            <w:pPr>
              <w:pStyle w:val="CopticCross"/>
            </w:pPr>
          </w:p>
        </w:tc>
        <w:tc>
          <w:tcPr>
            <w:tcW w:w="3960" w:type="dxa"/>
          </w:tcPr>
          <w:p w14:paraId="05E4982A" w14:textId="77777777" w:rsidR="002C0AD9" w:rsidRDefault="002C0AD9" w:rsidP="008C6F4C">
            <w:pPr>
              <w:pStyle w:val="CopticVersemulti-line"/>
            </w:pPr>
            <w:r>
              <w:t>Ⲁⲗⲗⲏⲗⲟⲩⲓⲁ ⲁⲗⲗⲏⲗⲟⲩⲓⲁ.</w:t>
            </w:r>
          </w:p>
          <w:p w14:paraId="2DAE451F" w14:textId="77777777" w:rsidR="002C0AD9" w:rsidRDefault="002C0AD9" w:rsidP="008C6F4C">
            <w:pPr>
              <w:pStyle w:val="CopticVersemulti-line"/>
            </w:pPr>
            <w:r>
              <w:t>Ⲓⲥⲟⲩⲥ Ⲡⲓⲭ̀ⲣⲓⲥⲧⲟⲥ Ⲡϣⲏⲣⲓ ⲙ̀Ⲫⲛⲟⲩϯ:</w:t>
            </w:r>
          </w:p>
          <w:p w14:paraId="119E8324" w14:textId="0D6D27C3" w:rsidR="002C0AD9" w:rsidRDefault="002C0AD9" w:rsidP="008C6F4C">
            <w:pPr>
              <w:pStyle w:val="CopticVersemulti-line"/>
            </w:pPr>
            <w:r>
              <w:t>ⲁϥϣⲉ ⲉ̀ϧⲟⲩⲛ ⲉ̀ⲡⲓⲉⲣⲫⲉⲓ:</w:t>
            </w:r>
          </w:p>
          <w:p w14:paraId="0919BD7F" w14:textId="77777777" w:rsidR="002C0AD9" w:rsidRPr="00C35319" w:rsidRDefault="002C0AD9" w:rsidP="008C6F4C">
            <w:pPr>
              <w:pStyle w:val="CopticHangingVerse"/>
            </w:pPr>
            <w:r>
              <w:t>ⲁⲗⲗⲏⲗⲟⲩⲓⲁ: ⲁⲗⲗⲏⲗⲟⲩⲓⲁ.</w:t>
            </w:r>
          </w:p>
        </w:tc>
      </w:tr>
    </w:tbl>
    <w:p w14:paraId="45906B96" w14:textId="1320D573" w:rsidR="00AD33E4" w:rsidRDefault="00AD33E4" w:rsidP="002C0AD9">
      <w:pPr>
        <w:pStyle w:val="Heading4"/>
      </w:pPr>
      <w:r>
        <w:t>The Wednesday Theotokia Part 7</w:t>
      </w:r>
    </w:p>
    <w:p w14:paraId="6DA94696" w14:textId="69ABC8F4" w:rsidR="00AD33E4" w:rsidRPr="00AD33E4" w:rsidRDefault="00AD33E4" w:rsidP="00AD33E4">
      <w:pPr>
        <w:pStyle w:val="Rubric"/>
      </w:pPr>
      <w:r>
        <w:t xml:space="preserve">After the Liturgy Gospel is read, it is wrapped in a white silk or linen veil. The presbyter carries it in his arms, like Symeon carried Christ). The deacons carry candles, and the presbyters carry censers, and they process around the Altar three times while chanting Part 7 of the Wednesday Theotokia, page </w:t>
      </w:r>
      <w:r>
        <w:fldChar w:fldCharType="begin"/>
      </w:r>
      <w:r>
        <w:instrText xml:space="preserve"> PAGEREF _Ref483549093 \h </w:instrText>
      </w:r>
      <w:r>
        <w:fldChar w:fldCharType="separate"/>
      </w:r>
      <w:r w:rsidR="000E2EAC">
        <w:rPr>
          <w:noProof/>
        </w:rPr>
        <w:t>498</w:t>
      </w:r>
      <w:r>
        <w:fldChar w:fldCharType="end"/>
      </w:r>
      <w:r>
        <w:t>, in its long tune for this day.</w:t>
      </w:r>
    </w:p>
    <w:p w14:paraId="51B62907" w14:textId="461598B7" w:rsidR="002C0AD9" w:rsidRDefault="002C0AD9" w:rsidP="002C0AD9">
      <w:pPr>
        <w:pStyle w:val="Heading4"/>
      </w:pPr>
      <w:r>
        <w:lastRenderedPageBreak/>
        <w:t>The Gospel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7F4EA8F4" w14:textId="77777777" w:rsidTr="008C6F4C">
        <w:trPr>
          <w:cantSplit/>
          <w:jc w:val="center"/>
        </w:trPr>
        <w:tc>
          <w:tcPr>
            <w:tcW w:w="288" w:type="dxa"/>
          </w:tcPr>
          <w:p w14:paraId="5450DF16" w14:textId="77777777" w:rsidR="002C0AD9" w:rsidRDefault="002C0AD9" w:rsidP="008C6F4C">
            <w:pPr>
              <w:pStyle w:val="CopticCross"/>
            </w:pPr>
          </w:p>
        </w:tc>
        <w:tc>
          <w:tcPr>
            <w:tcW w:w="3960" w:type="dxa"/>
          </w:tcPr>
          <w:p w14:paraId="3D8B3E43" w14:textId="77777777" w:rsidR="002C0AD9" w:rsidRDefault="002C0AD9" w:rsidP="008C6F4C">
            <w:pPr>
              <w:pStyle w:val="EngHang"/>
            </w:pPr>
            <w:r>
              <w:t>Alleluia, alleluia,</w:t>
            </w:r>
          </w:p>
          <w:p w14:paraId="21E06011" w14:textId="77777777" w:rsidR="002C0AD9" w:rsidRDefault="002C0AD9" w:rsidP="008C6F4C">
            <w:pPr>
              <w:pStyle w:val="EngHang"/>
            </w:pPr>
            <w:r>
              <w:t>Alleluia, alleluia.</w:t>
            </w:r>
          </w:p>
          <w:p w14:paraId="37D229D8" w14:textId="77777777" w:rsidR="002C0AD9" w:rsidRDefault="002C0AD9" w:rsidP="008C6F4C">
            <w:pPr>
              <w:pStyle w:val="EngHang"/>
            </w:pPr>
            <w:r>
              <w:t>Jesus Christ the Son of God,</w:t>
            </w:r>
          </w:p>
          <w:p w14:paraId="149C09C1" w14:textId="3F3761D9" w:rsidR="002C0AD9" w:rsidRDefault="00AD33E4" w:rsidP="008C6F4C">
            <w:pPr>
              <w:pStyle w:val="EngHangEnd"/>
            </w:pPr>
            <w:r>
              <w:t>Entered into the Temple</w:t>
            </w:r>
            <w:r w:rsidR="002C0AD9">
              <w:t>.</w:t>
            </w:r>
          </w:p>
        </w:tc>
        <w:tc>
          <w:tcPr>
            <w:tcW w:w="288" w:type="dxa"/>
          </w:tcPr>
          <w:p w14:paraId="412EF320" w14:textId="77777777" w:rsidR="002C0AD9" w:rsidRDefault="002C0AD9" w:rsidP="008C6F4C"/>
        </w:tc>
        <w:tc>
          <w:tcPr>
            <w:tcW w:w="288" w:type="dxa"/>
          </w:tcPr>
          <w:p w14:paraId="4131ED70" w14:textId="77777777" w:rsidR="002C0AD9" w:rsidRDefault="002C0AD9" w:rsidP="008C6F4C">
            <w:pPr>
              <w:pStyle w:val="CopticCross"/>
            </w:pPr>
          </w:p>
        </w:tc>
        <w:tc>
          <w:tcPr>
            <w:tcW w:w="3960" w:type="dxa"/>
          </w:tcPr>
          <w:p w14:paraId="336EC139" w14:textId="77777777" w:rsidR="002C0AD9" w:rsidRDefault="002C0AD9" w:rsidP="008C6F4C">
            <w:pPr>
              <w:pStyle w:val="CopticVersemulti-line"/>
            </w:pPr>
            <w:r>
              <w:t>Ⲁⲗⲗⲏⲗⲟⲩⲓⲁ: Ⲁⲗⲗⲏⲗⲟⲩⲓⲁ:</w:t>
            </w:r>
          </w:p>
          <w:p w14:paraId="3AF771E3" w14:textId="77777777" w:rsidR="002C0AD9" w:rsidRDefault="002C0AD9" w:rsidP="008C6F4C">
            <w:pPr>
              <w:pStyle w:val="CopticVersemulti-line"/>
            </w:pPr>
            <w:r>
              <w:t>Ⲁⲗⲗⲏⲗⲟⲩⲓⲁ: Ⲁⲗⲗⲏⲗⲟⲩⲓⲁ.</w:t>
            </w:r>
          </w:p>
          <w:p w14:paraId="41D8E48F" w14:textId="77777777" w:rsidR="002C0AD9" w:rsidRDefault="002C0AD9" w:rsidP="008C6F4C">
            <w:pPr>
              <w:pStyle w:val="CopticVersemulti-line"/>
            </w:pPr>
            <w:r>
              <w:t>Ⲓⲏⲥⲟⲩⲥ Ⲡⲓⲭ̀ⲣⲓⲥⲧⲟⲥ Ⲡϣⲏⲣⲓ ⲙ̀Ⲫⲛⲟⲩϯ:</w:t>
            </w:r>
          </w:p>
          <w:p w14:paraId="38C52CA6" w14:textId="5ABA4C16" w:rsidR="002C0AD9" w:rsidRPr="00C35319" w:rsidRDefault="002C0AD9" w:rsidP="008C6F4C">
            <w:pPr>
              <w:pStyle w:val="CopticVersemulti-line"/>
            </w:pPr>
            <w:r>
              <w:t>ⲁϥϣⲉ ⲉ̀ϧⲟⲩⲛ ⲉ̀ⲡⲓⲉⲣⲫⲉⲓ:</w:t>
            </w:r>
          </w:p>
        </w:tc>
      </w:tr>
      <w:tr w:rsidR="002C0AD9" w14:paraId="592506DF" w14:textId="77777777" w:rsidTr="008C6F4C">
        <w:trPr>
          <w:cantSplit/>
          <w:jc w:val="center"/>
        </w:trPr>
        <w:tc>
          <w:tcPr>
            <w:tcW w:w="288" w:type="dxa"/>
          </w:tcPr>
          <w:p w14:paraId="07B491E1" w14:textId="77777777" w:rsidR="002C0AD9" w:rsidRDefault="002C0AD9" w:rsidP="008C6F4C">
            <w:pPr>
              <w:pStyle w:val="CopticCross"/>
            </w:pPr>
          </w:p>
        </w:tc>
        <w:tc>
          <w:tcPr>
            <w:tcW w:w="3960" w:type="dxa"/>
          </w:tcPr>
          <w:p w14:paraId="354D1452" w14:textId="77777777" w:rsidR="002C0AD9" w:rsidRDefault="002C0AD9" w:rsidP="008C6F4C">
            <w:pPr>
              <w:pStyle w:val="EngHang"/>
            </w:pPr>
            <w:r>
              <w:t>This is He to Whom the glory is due,</w:t>
            </w:r>
          </w:p>
          <w:p w14:paraId="69114E60" w14:textId="77777777" w:rsidR="002C0AD9" w:rsidRDefault="002C0AD9" w:rsidP="008C6F4C">
            <w:pPr>
              <w:pStyle w:val="EngHang"/>
            </w:pPr>
            <w:r>
              <w:t>With His Good Father,</w:t>
            </w:r>
          </w:p>
          <w:p w14:paraId="57F8A8BE" w14:textId="77777777" w:rsidR="002C0AD9" w:rsidRDefault="002C0AD9" w:rsidP="008C6F4C">
            <w:pPr>
              <w:pStyle w:val="EngHang"/>
            </w:pPr>
            <w:r>
              <w:t>And the Holy Spirit,</w:t>
            </w:r>
          </w:p>
          <w:p w14:paraId="796E6221" w14:textId="77777777" w:rsidR="002C0AD9" w:rsidRDefault="002C0AD9" w:rsidP="008C6F4C">
            <w:pPr>
              <w:pStyle w:val="EngHangEnd"/>
            </w:pPr>
            <w:r>
              <w:t>Now and forever.</w:t>
            </w:r>
          </w:p>
        </w:tc>
        <w:tc>
          <w:tcPr>
            <w:tcW w:w="288" w:type="dxa"/>
          </w:tcPr>
          <w:p w14:paraId="1AB7756A" w14:textId="77777777" w:rsidR="002C0AD9" w:rsidRDefault="002C0AD9" w:rsidP="008C6F4C"/>
        </w:tc>
        <w:tc>
          <w:tcPr>
            <w:tcW w:w="288" w:type="dxa"/>
          </w:tcPr>
          <w:p w14:paraId="0B202CDE" w14:textId="77777777" w:rsidR="002C0AD9" w:rsidRDefault="002C0AD9" w:rsidP="008C6F4C">
            <w:pPr>
              <w:pStyle w:val="CopticCross"/>
            </w:pPr>
          </w:p>
        </w:tc>
        <w:tc>
          <w:tcPr>
            <w:tcW w:w="3960" w:type="dxa"/>
          </w:tcPr>
          <w:p w14:paraId="6C65ED74" w14:textId="77777777" w:rsidR="002C0AD9" w:rsidRDefault="002C0AD9" w:rsidP="008C6F4C">
            <w:pPr>
              <w:pStyle w:val="CopticVersemulti-line"/>
            </w:pPr>
            <w:r>
              <w:t>Ⲫⲁⲓ ⲉ̀ⲣⲉ ⲡⲓⲱ̀ⲟⲩ ⲉⲣⲡ̀ⲣⲉⲡ̀ⲓ ⲛⲁϥ:</w:t>
            </w:r>
          </w:p>
          <w:p w14:paraId="1D536CCF" w14:textId="77777777" w:rsidR="002C0AD9" w:rsidRDefault="002C0AD9" w:rsidP="008C6F4C">
            <w:pPr>
              <w:pStyle w:val="CopticVersemulti-line"/>
            </w:pPr>
            <w:r>
              <w:t>ⲛⲉⲙ Ⲡⲉϥⲓⲱⲧ ⲛ̀ⲁ̀ⲅⲁⲑⲟⲥ:</w:t>
            </w:r>
          </w:p>
          <w:p w14:paraId="248209CF" w14:textId="77777777" w:rsidR="002C0AD9" w:rsidRDefault="002C0AD9" w:rsidP="008C6F4C">
            <w:pPr>
              <w:pStyle w:val="CopticVersemulti-line"/>
            </w:pPr>
            <w:r>
              <w:t>ⲛⲉⲙ Ⲡⲓⲡⲛⲉⲩⲙⲁ ⲉⲑⲟⲩⲁⲃ:</w:t>
            </w:r>
          </w:p>
          <w:p w14:paraId="2BBEFE0D" w14:textId="77777777" w:rsidR="002C0AD9" w:rsidRDefault="002C0AD9" w:rsidP="008C6F4C">
            <w:pPr>
              <w:pStyle w:val="CopticHangingVerse"/>
            </w:pPr>
            <w:r>
              <w:t>ⲓⲥϫⲉⲛ ϯⲛⲟⲩ ⲛⲉⲙ ϣⲁ ⲉ̀ⲛⲉϩ.</w:t>
            </w:r>
          </w:p>
        </w:tc>
      </w:tr>
      <w:tr w:rsidR="002C0AD9" w14:paraId="367AE7B3" w14:textId="77777777" w:rsidTr="008C6F4C">
        <w:trPr>
          <w:cantSplit/>
          <w:jc w:val="center"/>
        </w:trPr>
        <w:tc>
          <w:tcPr>
            <w:tcW w:w="288" w:type="dxa"/>
          </w:tcPr>
          <w:p w14:paraId="7C858428" w14:textId="77777777" w:rsidR="002C0AD9" w:rsidRDefault="002C0AD9" w:rsidP="008C6F4C">
            <w:pPr>
              <w:pStyle w:val="CopticCross"/>
            </w:pPr>
          </w:p>
        </w:tc>
        <w:tc>
          <w:tcPr>
            <w:tcW w:w="3960" w:type="dxa"/>
          </w:tcPr>
          <w:p w14:paraId="292BE8FF" w14:textId="77777777" w:rsidR="002C0AD9" w:rsidRDefault="002C0AD9" w:rsidP="008C6F4C">
            <w:pPr>
              <w:pStyle w:val="EngHang"/>
            </w:pPr>
            <w:r>
              <w:t>Blessed be the Father and the Son</w:t>
            </w:r>
          </w:p>
          <w:p w14:paraId="149638DC" w14:textId="77777777" w:rsidR="002C0AD9" w:rsidRDefault="002C0AD9" w:rsidP="008C6F4C">
            <w:pPr>
              <w:pStyle w:val="EngHang"/>
            </w:pPr>
            <w:r>
              <w:t>And the Holy Spirit,</w:t>
            </w:r>
          </w:p>
          <w:p w14:paraId="62100891" w14:textId="77777777" w:rsidR="002C0AD9" w:rsidRDefault="002C0AD9" w:rsidP="008C6F4C">
            <w:pPr>
              <w:pStyle w:val="EngHang"/>
            </w:pPr>
            <w:r>
              <w:t>The pefect Trinity,</w:t>
            </w:r>
          </w:p>
          <w:p w14:paraId="1C2588CE" w14:textId="77777777" w:rsidR="002C0AD9" w:rsidRDefault="002C0AD9" w:rsidP="008C6F4C">
            <w:pPr>
              <w:pStyle w:val="EngHang"/>
            </w:pPr>
            <w:r>
              <w:t>We worship Him and glorify Him.</w:t>
            </w:r>
          </w:p>
        </w:tc>
        <w:tc>
          <w:tcPr>
            <w:tcW w:w="288" w:type="dxa"/>
          </w:tcPr>
          <w:p w14:paraId="66FE106A" w14:textId="77777777" w:rsidR="002C0AD9" w:rsidRDefault="002C0AD9" w:rsidP="008C6F4C"/>
        </w:tc>
        <w:tc>
          <w:tcPr>
            <w:tcW w:w="288" w:type="dxa"/>
          </w:tcPr>
          <w:p w14:paraId="3BC89A95" w14:textId="77777777" w:rsidR="002C0AD9" w:rsidRDefault="002C0AD9" w:rsidP="008C6F4C">
            <w:pPr>
              <w:pStyle w:val="CopticCross"/>
            </w:pPr>
          </w:p>
        </w:tc>
        <w:tc>
          <w:tcPr>
            <w:tcW w:w="3960" w:type="dxa"/>
          </w:tcPr>
          <w:p w14:paraId="19DF2B6F" w14:textId="77777777" w:rsidR="002C0AD9" w:rsidRDefault="002C0AD9" w:rsidP="008C6F4C">
            <w:pPr>
              <w:pStyle w:val="CopticVersemulti-line"/>
            </w:pPr>
            <w:r>
              <w:t>Ϫⲉ ϥ̀ⲥ̀ⲙⲁⲣⲱⲟⲩⲧ ⲛ̀ϫⲉ Ⲫⲓⲱⲧ ⲛⲉⲙ Ⲡϣⲏⲣⲓ:</w:t>
            </w:r>
          </w:p>
          <w:p w14:paraId="21920AFB" w14:textId="77777777" w:rsidR="002C0AD9" w:rsidRDefault="002C0AD9" w:rsidP="008C6F4C">
            <w:pPr>
              <w:pStyle w:val="CopticVersemulti-line"/>
            </w:pPr>
            <w:r>
              <w:t>ⲛⲉⲙ Ⲡⲓⲡ̀ⲛⲉⲩⲙⲁ ⲉⲑⲟⲩⲁⲃ:</w:t>
            </w:r>
          </w:p>
          <w:p w14:paraId="7ABC07DC" w14:textId="77777777" w:rsidR="002C0AD9" w:rsidRDefault="002C0AD9" w:rsidP="008C6F4C">
            <w:pPr>
              <w:pStyle w:val="CopticVersemulti-line"/>
            </w:pPr>
            <w:r>
              <w:t>Ϯⲧ̀ⲣⲓⲁⲥ ⲉⲧϫⲏⲕ ⲉ̀ⲃⲟⲗ:</w:t>
            </w:r>
          </w:p>
          <w:p w14:paraId="1A868A78" w14:textId="77777777" w:rsidR="002C0AD9" w:rsidRDefault="002C0AD9" w:rsidP="008C6F4C">
            <w:pPr>
              <w:pStyle w:val="CopticVersemulti-line"/>
            </w:pPr>
            <w:r>
              <w:t>ⲧⲉⲛⲟⲩⲱϣⲧ ⲙ̀ⲙⲟⲥ ⲧⲉⲛϯⲱ̀ⲟⲩ ⲛⲁⲥ.</w:t>
            </w:r>
          </w:p>
        </w:tc>
      </w:tr>
    </w:tbl>
    <w:p w14:paraId="5969D470" w14:textId="58F4B3D2" w:rsidR="00AD33E4" w:rsidRPr="008712A7" w:rsidRDefault="00AD33E4" w:rsidP="00AD33E4">
      <w:pPr>
        <w:pStyle w:val="Heading4"/>
        <w:rPr>
          <w:rFonts w:ascii="Arial Unicode MS" w:eastAsia="Arial Unicode MS" w:hAnsi="Arial Unicode MS" w:cs="Arial Unicode MS"/>
        </w:rPr>
      </w:pPr>
      <w:r>
        <w:t>The End of Service Hymn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33E4" w14:paraId="04E35188" w14:textId="77777777" w:rsidTr="008C6F4C">
        <w:trPr>
          <w:cantSplit/>
          <w:jc w:val="center"/>
        </w:trPr>
        <w:tc>
          <w:tcPr>
            <w:tcW w:w="288" w:type="dxa"/>
          </w:tcPr>
          <w:p w14:paraId="4C07C2ED" w14:textId="77777777" w:rsidR="00AD33E4" w:rsidRDefault="00AD33E4" w:rsidP="008C6F4C">
            <w:pPr>
              <w:pStyle w:val="CopticCross"/>
            </w:pPr>
          </w:p>
        </w:tc>
        <w:tc>
          <w:tcPr>
            <w:tcW w:w="3960" w:type="dxa"/>
          </w:tcPr>
          <w:p w14:paraId="60CDC9B3" w14:textId="20C61D32" w:rsidR="00AD33E4" w:rsidRDefault="00AD33E4" w:rsidP="00AD33E4">
            <w:pPr>
              <w:pStyle w:val="EngHangEnd"/>
            </w:pPr>
            <w:r>
              <w:t>… “Our Lord Jesus Christ, the Son of God, entered into the Temple.” …</w:t>
            </w:r>
          </w:p>
        </w:tc>
        <w:tc>
          <w:tcPr>
            <w:tcW w:w="288" w:type="dxa"/>
          </w:tcPr>
          <w:p w14:paraId="51BFBC6E" w14:textId="77777777" w:rsidR="00AD33E4" w:rsidRDefault="00AD33E4" w:rsidP="008C6F4C"/>
        </w:tc>
        <w:tc>
          <w:tcPr>
            <w:tcW w:w="288" w:type="dxa"/>
          </w:tcPr>
          <w:p w14:paraId="43ACB116" w14:textId="77777777" w:rsidR="00AD33E4" w:rsidRDefault="00AD33E4" w:rsidP="008C6F4C">
            <w:pPr>
              <w:pStyle w:val="CopticCross"/>
            </w:pPr>
          </w:p>
        </w:tc>
        <w:tc>
          <w:tcPr>
            <w:tcW w:w="3960" w:type="dxa"/>
          </w:tcPr>
          <w:p w14:paraId="53126CC3" w14:textId="56C19A72" w:rsidR="00AD33E4" w:rsidRPr="00C35319" w:rsidRDefault="00AD33E4" w:rsidP="008C6F4C">
            <w:pPr>
              <w:pStyle w:val="CopticHangingVerse"/>
            </w:pPr>
            <w:r>
              <w:t>… ⲁϥϣⲉ ⲉ̀ϧⲟⲩⲛ ⲉ̀ⲡⲓⲉⲣⲫⲉⲓ …</w:t>
            </w:r>
          </w:p>
        </w:tc>
      </w:tr>
    </w:tbl>
    <w:p w14:paraId="531960F8" w14:textId="77777777" w:rsidR="007F571C" w:rsidRDefault="007F571C" w:rsidP="007F571C">
      <w:pPr>
        <w:pStyle w:val="Heading3"/>
      </w:pPr>
      <w:bookmarkStart w:id="1644" w:name="_Toc485884579"/>
      <w:r>
        <w:t>February 4 (5) / Meshir 10: Martyrdom of St. James the Son of Alphaeus</w:t>
      </w:r>
      <w:bookmarkEnd w:id="1644"/>
    </w:p>
    <w:p w14:paraId="0FA9E3A3" w14:textId="67902D9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6F65DF">
        <w:t xml:space="preserve"> James the son of Alphaeus, one of the Twelve, brother of St. Matthew the Evangelist. Not James the son of Zebedee or James the brother of the Lord.</w:t>
      </w:r>
    </w:p>
    <w:p w14:paraId="4212DB5B" w14:textId="387BB38F" w:rsidR="006F65DF" w:rsidRDefault="006F65DF" w:rsidP="006F65DF">
      <w:pPr>
        <w:pStyle w:val="Heading4"/>
      </w:pPr>
      <w:bookmarkStart w:id="1645" w:name="_Ref485883495"/>
      <w:r>
        <w:lastRenderedPageBreak/>
        <w:t>The Doxology for St. James the Son of Alphaeus</w:t>
      </w:r>
      <w:r w:rsidR="00D93653">
        <w:rPr>
          <w:rStyle w:val="FootnoteReference"/>
        </w:rPr>
        <w:footnoteReference w:id="1046"/>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F65DF" w14:paraId="71AB344D" w14:textId="77777777" w:rsidTr="00894260">
        <w:trPr>
          <w:cantSplit/>
          <w:jc w:val="center"/>
        </w:trPr>
        <w:tc>
          <w:tcPr>
            <w:tcW w:w="288" w:type="dxa"/>
          </w:tcPr>
          <w:p w14:paraId="68761CAE" w14:textId="77777777" w:rsidR="006F65DF" w:rsidRDefault="006F65DF" w:rsidP="00894260">
            <w:pPr>
              <w:pStyle w:val="CopticCross"/>
            </w:pPr>
          </w:p>
        </w:tc>
        <w:tc>
          <w:tcPr>
            <w:tcW w:w="3960" w:type="dxa"/>
          </w:tcPr>
          <w:p w14:paraId="131F5484" w14:textId="54840DDB" w:rsidR="006F65DF" w:rsidRDefault="00ED602D" w:rsidP="00894260">
            <w:pPr>
              <w:pStyle w:val="EngHang"/>
              <w:rPr>
                <w:shd w:val="clear" w:color="auto" w:fill="FFFFFF"/>
              </w:rPr>
            </w:pPr>
            <w:r>
              <w:rPr>
                <w:shd w:val="clear" w:color="auto" w:fill="FFFFFF"/>
              </w:rPr>
              <w:t>Let us bless</w:t>
            </w:r>
          </w:p>
          <w:p w14:paraId="691468AB" w14:textId="33D4FA11" w:rsidR="00ED602D" w:rsidRDefault="00ED602D" w:rsidP="00894260">
            <w:pPr>
              <w:pStyle w:val="EngHang"/>
              <w:rPr>
                <w:shd w:val="clear" w:color="auto" w:fill="FFFFFF"/>
              </w:rPr>
            </w:pPr>
            <w:r>
              <w:rPr>
                <w:shd w:val="clear" w:color="auto" w:fill="FFFFFF"/>
              </w:rPr>
              <w:t>The Apostle James,</w:t>
            </w:r>
          </w:p>
          <w:p w14:paraId="0C8A1A6C" w14:textId="7A35079E" w:rsidR="00ED602D" w:rsidRDefault="00ED602D" w:rsidP="00894260">
            <w:pPr>
              <w:pStyle w:val="EngHang"/>
              <w:rPr>
                <w:shd w:val="clear" w:color="auto" w:fill="FFFFFF"/>
              </w:rPr>
            </w:pPr>
            <w:r>
              <w:rPr>
                <w:shd w:val="clear" w:color="auto" w:fill="FFFFFF"/>
              </w:rPr>
              <w:t>Praising Him as</w:t>
            </w:r>
          </w:p>
          <w:p w14:paraId="33FA0221" w14:textId="10314040" w:rsidR="006F65DF" w:rsidRDefault="00ED602D" w:rsidP="00ED602D">
            <w:pPr>
              <w:pStyle w:val="EngHangEnd"/>
            </w:pPr>
            <w:r>
              <w:rPr>
                <w:shd w:val="clear" w:color="auto" w:fill="FFFFFF"/>
              </w:rPr>
              <w:t>The messenger of God,</w:t>
            </w:r>
          </w:p>
        </w:tc>
        <w:tc>
          <w:tcPr>
            <w:tcW w:w="288" w:type="dxa"/>
          </w:tcPr>
          <w:p w14:paraId="19306BFB" w14:textId="77777777" w:rsidR="006F65DF" w:rsidRDefault="006F65DF" w:rsidP="00894260"/>
        </w:tc>
      </w:tr>
      <w:tr w:rsidR="006F65DF" w14:paraId="13FC1E81" w14:textId="77777777" w:rsidTr="00894260">
        <w:trPr>
          <w:cantSplit/>
          <w:jc w:val="center"/>
        </w:trPr>
        <w:tc>
          <w:tcPr>
            <w:tcW w:w="288" w:type="dxa"/>
          </w:tcPr>
          <w:p w14:paraId="5002700C" w14:textId="77777777" w:rsidR="006F65DF" w:rsidRDefault="006F65DF" w:rsidP="00894260">
            <w:pPr>
              <w:pStyle w:val="CopticCross"/>
            </w:pPr>
            <w:r w:rsidRPr="00FB5ACB">
              <w:t>¿</w:t>
            </w:r>
          </w:p>
        </w:tc>
        <w:tc>
          <w:tcPr>
            <w:tcW w:w="3960" w:type="dxa"/>
          </w:tcPr>
          <w:p w14:paraId="7C645DD9" w14:textId="77777777" w:rsidR="00ED602D" w:rsidRDefault="00ED602D" w:rsidP="00ED602D">
            <w:pPr>
              <w:pStyle w:val="EngHang"/>
              <w:rPr>
                <w:shd w:val="clear" w:color="auto" w:fill="FFFFFF"/>
              </w:rPr>
            </w:pPr>
            <w:r>
              <w:rPr>
                <w:shd w:val="clear" w:color="auto" w:fill="FFFFFF"/>
              </w:rPr>
              <w:t>For he filled</w:t>
            </w:r>
          </w:p>
          <w:p w14:paraId="09D75F8D" w14:textId="476EB00B" w:rsidR="006F65DF" w:rsidRDefault="00ED602D" w:rsidP="00ED602D">
            <w:pPr>
              <w:pStyle w:val="EngHang"/>
              <w:rPr>
                <w:shd w:val="clear" w:color="auto" w:fill="FFFFFF"/>
              </w:rPr>
            </w:pPr>
            <w:r>
              <w:rPr>
                <w:shd w:val="clear" w:color="auto" w:fill="FFFFFF"/>
              </w:rPr>
              <w:t>the souls</w:t>
            </w:r>
          </w:p>
          <w:p w14:paraId="453DBC4A" w14:textId="77777777" w:rsidR="006F65DF" w:rsidRDefault="00ED602D" w:rsidP="00ED602D">
            <w:pPr>
              <w:pStyle w:val="EngHang"/>
              <w:rPr>
                <w:shd w:val="clear" w:color="auto" w:fill="FFFFFF"/>
              </w:rPr>
            </w:pPr>
            <w:r>
              <w:rPr>
                <w:shd w:val="clear" w:color="auto" w:fill="FFFFFF"/>
              </w:rPr>
              <w:t>Of the pious</w:t>
            </w:r>
          </w:p>
          <w:p w14:paraId="267964AA" w14:textId="69A1792F" w:rsidR="00ED602D" w:rsidRDefault="00ED602D" w:rsidP="00894260">
            <w:pPr>
              <w:pStyle w:val="EngHangEnd"/>
            </w:pPr>
            <w:r>
              <w:rPr>
                <w:shd w:val="clear" w:color="auto" w:fill="FFFFFF"/>
              </w:rPr>
              <w:t>With wise dogmas.</w:t>
            </w:r>
          </w:p>
        </w:tc>
        <w:tc>
          <w:tcPr>
            <w:tcW w:w="288" w:type="dxa"/>
          </w:tcPr>
          <w:p w14:paraId="1A178954" w14:textId="77777777" w:rsidR="006F65DF" w:rsidRDefault="006F65DF" w:rsidP="00894260"/>
        </w:tc>
      </w:tr>
      <w:tr w:rsidR="00D93653" w14:paraId="7BE64D4C" w14:textId="77777777" w:rsidTr="00894260">
        <w:trPr>
          <w:cantSplit/>
          <w:jc w:val="center"/>
        </w:trPr>
        <w:tc>
          <w:tcPr>
            <w:tcW w:w="288" w:type="dxa"/>
          </w:tcPr>
          <w:p w14:paraId="0ED1AE86" w14:textId="77777777" w:rsidR="00D93653" w:rsidRPr="00FB5ACB" w:rsidRDefault="00D93653" w:rsidP="00894260">
            <w:pPr>
              <w:pStyle w:val="CopticCross"/>
            </w:pPr>
          </w:p>
        </w:tc>
        <w:tc>
          <w:tcPr>
            <w:tcW w:w="3960" w:type="dxa"/>
          </w:tcPr>
          <w:p w14:paraId="19A6A394" w14:textId="77777777" w:rsidR="00D93653" w:rsidRDefault="00D93653" w:rsidP="00ED602D">
            <w:pPr>
              <w:pStyle w:val="EngHang"/>
              <w:rPr>
                <w:shd w:val="clear" w:color="auto" w:fill="FFFFFF"/>
              </w:rPr>
            </w:pPr>
            <w:r>
              <w:rPr>
                <w:shd w:val="clear" w:color="auto" w:fill="FFFFFF"/>
              </w:rPr>
              <w:t>He received the crown</w:t>
            </w:r>
          </w:p>
          <w:p w14:paraId="51886238" w14:textId="77777777" w:rsidR="00D93653" w:rsidRDefault="00D93653" w:rsidP="00ED602D">
            <w:pPr>
              <w:pStyle w:val="EngHang"/>
              <w:rPr>
                <w:shd w:val="clear" w:color="auto" w:fill="FFFFFF"/>
              </w:rPr>
            </w:pPr>
            <w:r>
              <w:rPr>
                <w:shd w:val="clear" w:color="auto" w:fill="FFFFFF"/>
              </w:rPr>
              <w:t>Of martyrdom,</w:t>
            </w:r>
          </w:p>
          <w:p w14:paraId="11093DD0" w14:textId="77777777" w:rsidR="00D93653" w:rsidRDefault="00D93653" w:rsidP="00ED602D">
            <w:pPr>
              <w:pStyle w:val="EngHang"/>
              <w:rPr>
                <w:shd w:val="clear" w:color="auto" w:fill="FFFFFF"/>
              </w:rPr>
            </w:pPr>
            <w:r>
              <w:rPr>
                <w:shd w:val="clear" w:color="auto" w:fill="FFFFFF"/>
              </w:rPr>
              <w:t>In a city of Egypt,</w:t>
            </w:r>
          </w:p>
          <w:p w14:paraId="1D21086C" w14:textId="7478D4C8" w:rsidR="00D93653" w:rsidRDefault="00D93653" w:rsidP="00D93653">
            <w:pPr>
              <w:pStyle w:val="EngEnd"/>
              <w:rPr>
                <w:shd w:val="clear" w:color="auto" w:fill="FFFFFF"/>
              </w:rPr>
            </w:pPr>
            <w:r>
              <w:rPr>
                <w:shd w:val="clear" w:color="auto" w:fill="FFFFFF"/>
              </w:rPr>
              <w:t>Crucified by pagans.</w:t>
            </w:r>
          </w:p>
        </w:tc>
        <w:tc>
          <w:tcPr>
            <w:tcW w:w="288" w:type="dxa"/>
          </w:tcPr>
          <w:p w14:paraId="174CE47D" w14:textId="77777777" w:rsidR="00D93653" w:rsidRDefault="00D93653" w:rsidP="00894260"/>
        </w:tc>
      </w:tr>
      <w:tr w:rsidR="006F65DF" w14:paraId="2836ED87" w14:textId="77777777" w:rsidTr="00894260">
        <w:trPr>
          <w:cantSplit/>
          <w:jc w:val="center"/>
        </w:trPr>
        <w:tc>
          <w:tcPr>
            <w:tcW w:w="288" w:type="dxa"/>
          </w:tcPr>
          <w:p w14:paraId="4A2AFD2D" w14:textId="54FBF285" w:rsidR="006F65DF" w:rsidRDefault="00D93653" w:rsidP="00894260">
            <w:pPr>
              <w:pStyle w:val="CopticCross"/>
            </w:pPr>
            <w:r w:rsidRPr="00FB5ACB">
              <w:t>¿</w:t>
            </w:r>
          </w:p>
        </w:tc>
        <w:tc>
          <w:tcPr>
            <w:tcW w:w="3960" w:type="dxa"/>
          </w:tcPr>
          <w:p w14:paraId="1E29DD51" w14:textId="368A470C" w:rsidR="00ED602D" w:rsidRDefault="00ED602D" w:rsidP="00ED602D">
            <w:pPr>
              <w:pStyle w:val="EngHang"/>
              <w:rPr>
                <w:shd w:val="clear" w:color="auto" w:fill="FFFFFF"/>
              </w:rPr>
            </w:pPr>
            <w:r>
              <w:rPr>
                <w:shd w:val="clear" w:color="auto" w:fill="FFFFFF"/>
              </w:rPr>
              <w:t>Standing at the throne of glory</w:t>
            </w:r>
          </w:p>
          <w:p w14:paraId="71D468BB" w14:textId="4A0A1B50" w:rsidR="00ED602D" w:rsidRDefault="00ED602D" w:rsidP="00ED602D">
            <w:pPr>
              <w:pStyle w:val="EngHang"/>
              <w:rPr>
                <w:shd w:val="clear" w:color="auto" w:fill="FFFFFF"/>
              </w:rPr>
            </w:pPr>
            <w:r>
              <w:rPr>
                <w:shd w:val="clear" w:color="auto" w:fill="FFFFFF"/>
              </w:rPr>
              <w:t>Before the Master,</w:t>
            </w:r>
          </w:p>
          <w:p w14:paraId="00C69AF7" w14:textId="7B4F0A70" w:rsidR="00ED602D" w:rsidRDefault="00ED602D" w:rsidP="00ED602D">
            <w:pPr>
              <w:pStyle w:val="EngHang"/>
              <w:rPr>
                <w:shd w:val="clear" w:color="auto" w:fill="FFFFFF"/>
              </w:rPr>
            </w:pPr>
            <w:r>
              <w:rPr>
                <w:shd w:val="clear" w:color="auto" w:fill="FFFFFF"/>
              </w:rPr>
              <w:t>He unceasingly rejoiced</w:t>
            </w:r>
          </w:p>
          <w:p w14:paraId="320F57A8" w14:textId="551719FF" w:rsidR="006F65DF" w:rsidRDefault="00ED602D" w:rsidP="00894260">
            <w:pPr>
              <w:pStyle w:val="EngHangEnd"/>
              <w:ind w:left="0" w:firstLine="0"/>
            </w:pPr>
            <w:r>
              <w:rPr>
                <w:shd w:val="clear" w:color="auto" w:fill="FFFFFF"/>
              </w:rPr>
              <w:t>With the angels.</w:t>
            </w:r>
          </w:p>
        </w:tc>
        <w:tc>
          <w:tcPr>
            <w:tcW w:w="288" w:type="dxa"/>
          </w:tcPr>
          <w:p w14:paraId="11A2A8EB" w14:textId="77777777" w:rsidR="006F65DF" w:rsidRDefault="006F65DF" w:rsidP="00894260"/>
        </w:tc>
      </w:tr>
      <w:tr w:rsidR="006F65DF" w14:paraId="778A1AAA" w14:textId="77777777" w:rsidTr="00894260">
        <w:trPr>
          <w:cantSplit/>
          <w:jc w:val="center"/>
        </w:trPr>
        <w:tc>
          <w:tcPr>
            <w:tcW w:w="288" w:type="dxa"/>
          </w:tcPr>
          <w:p w14:paraId="5E4329AF" w14:textId="47B983D3" w:rsidR="006F65DF" w:rsidRDefault="006F65DF" w:rsidP="00894260">
            <w:pPr>
              <w:pStyle w:val="CopticCross"/>
            </w:pPr>
          </w:p>
        </w:tc>
        <w:tc>
          <w:tcPr>
            <w:tcW w:w="3960" w:type="dxa"/>
          </w:tcPr>
          <w:p w14:paraId="59EA25A8" w14:textId="38004C6F" w:rsidR="006F65DF" w:rsidRDefault="00ED602D" w:rsidP="00894260">
            <w:pPr>
              <w:pStyle w:val="EngHang"/>
              <w:rPr>
                <w:shd w:val="clear" w:color="auto" w:fill="FFFFFF"/>
              </w:rPr>
            </w:pPr>
            <w:r>
              <w:rPr>
                <w:shd w:val="clear" w:color="auto" w:fill="FFFFFF"/>
              </w:rPr>
              <w:t>Pray to the Lord on our behalf,</w:t>
            </w:r>
          </w:p>
          <w:p w14:paraId="1E8A868E" w14:textId="1EB24653" w:rsidR="00ED602D" w:rsidRDefault="00ED602D" w:rsidP="00ED602D">
            <w:pPr>
              <w:pStyle w:val="EngHang"/>
              <w:rPr>
                <w:shd w:val="clear" w:color="auto" w:fill="FFFFFF"/>
              </w:rPr>
            </w:pPr>
            <w:r>
              <w:rPr>
                <w:shd w:val="clear" w:color="auto" w:fill="FFFFFF"/>
              </w:rPr>
              <w:t>O my lord and father, the Apostle,</w:t>
            </w:r>
          </w:p>
          <w:p w14:paraId="3840A88F" w14:textId="6746078E" w:rsidR="00ED602D" w:rsidRDefault="00ED602D" w:rsidP="00ED602D">
            <w:pPr>
              <w:pStyle w:val="EngHang"/>
              <w:rPr>
                <w:shd w:val="clear" w:color="auto" w:fill="FFFFFF"/>
              </w:rPr>
            </w:pPr>
            <w:r>
              <w:rPr>
                <w:shd w:val="clear" w:color="auto" w:fill="FFFFFF"/>
              </w:rPr>
              <w:t>James the son of Alphaeus,</w:t>
            </w:r>
          </w:p>
          <w:p w14:paraId="06B3958C" w14:textId="77777777" w:rsidR="006F65DF" w:rsidRDefault="006F65DF" w:rsidP="00894260">
            <w:pPr>
              <w:pStyle w:val="EngHangEnd"/>
            </w:pPr>
            <w:r>
              <w:rPr>
                <w:shd w:val="clear" w:color="auto" w:fill="FFFFFF"/>
              </w:rPr>
              <w:t>Of Saint Martin, Bishop of Tours</w:t>
            </w:r>
          </w:p>
        </w:tc>
        <w:tc>
          <w:tcPr>
            <w:tcW w:w="288" w:type="dxa"/>
          </w:tcPr>
          <w:p w14:paraId="327CC479" w14:textId="77777777" w:rsidR="006F65DF" w:rsidRDefault="006F65DF" w:rsidP="00894260"/>
        </w:tc>
      </w:tr>
    </w:tbl>
    <w:p w14:paraId="038E9A04" w14:textId="77777777" w:rsidR="00DD5136" w:rsidRDefault="00DD5136" w:rsidP="00DD5136">
      <w:pPr>
        <w:pStyle w:val="Heading3"/>
      </w:pPr>
      <w:bookmarkStart w:id="1646" w:name="_Toc485884580"/>
      <w:r>
        <w:t>February 6 (7) / Meshir 12: Commemoration of Archangel Michael</w:t>
      </w:r>
      <w:bookmarkEnd w:id="1646"/>
    </w:p>
    <w:p w14:paraId="10B74EF7" w14:textId="3111A588"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5D2675" w14:textId="77777777" w:rsidR="000274A5" w:rsidRDefault="000274A5" w:rsidP="000274A5">
      <w:pPr>
        <w:pStyle w:val="Heading3"/>
      </w:pPr>
      <w:bookmarkStart w:id="1647" w:name="_Toc485884581"/>
      <w:r>
        <w:t>February 8 (9) / Meshir 14: The Departure of St. Severus</w:t>
      </w:r>
      <w:bookmarkEnd w:id="1647"/>
      <w:r>
        <w:t xml:space="preserve"> </w:t>
      </w:r>
    </w:p>
    <w:p w14:paraId="07993059" w14:textId="6938D8F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E2EA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E2EAC">
        <w:rPr>
          <w:noProof/>
        </w:rPr>
        <w:t>773</w:t>
      </w:r>
      <w:r w:rsidR="002409EF">
        <w:fldChar w:fldCharType="end"/>
      </w:r>
      <w:r>
        <w:t>.</w:t>
      </w:r>
    </w:p>
    <w:p w14:paraId="1AE071A5" w14:textId="460956DB" w:rsidR="00420011" w:rsidRDefault="00420011" w:rsidP="00420011">
      <w:pPr>
        <w:pStyle w:val="Heading3"/>
      </w:pPr>
      <w:bookmarkStart w:id="1648" w:name="_Toc485884582"/>
      <w:r>
        <w:lastRenderedPageBreak/>
        <w:t>February 10 (11) / Meshir 16: Isaac the Syrian</w:t>
      </w:r>
      <w:bookmarkEnd w:id="1648"/>
    </w:p>
    <w:p w14:paraId="5326C3FA" w14:textId="7B1DD7DD" w:rsidR="00DD1748" w:rsidRDefault="00DD1748" w:rsidP="00DD1748">
      <w:pPr>
        <w:pStyle w:val="Heading4"/>
      </w:pPr>
      <w:bookmarkStart w:id="1649" w:name="_Ref485108083"/>
      <w:r>
        <w:t>The Doxology for St. Isaac the Syrian</w:t>
      </w:r>
      <w:r>
        <w:rPr>
          <w:rStyle w:val="FootnoteReference"/>
        </w:rPr>
        <w:footnoteReference w:id="1047"/>
      </w:r>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D1748" w14:paraId="4866162D" w14:textId="77777777" w:rsidTr="00DB1A80">
        <w:trPr>
          <w:cantSplit/>
          <w:jc w:val="center"/>
        </w:trPr>
        <w:tc>
          <w:tcPr>
            <w:tcW w:w="288" w:type="dxa"/>
          </w:tcPr>
          <w:p w14:paraId="1139366C" w14:textId="77777777" w:rsidR="00DD1748" w:rsidRDefault="00DD1748" w:rsidP="00DB1A80">
            <w:pPr>
              <w:pStyle w:val="CopticCross"/>
            </w:pPr>
          </w:p>
        </w:tc>
        <w:tc>
          <w:tcPr>
            <w:tcW w:w="3960" w:type="dxa"/>
          </w:tcPr>
          <w:p w14:paraId="6DE13299" w14:textId="77777777" w:rsidR="00DD1748" w:rsidRDefault="00DD1748" w:rsidP="00DD1748">
            <w:pPr>
              <w:pStyle w:val="EngHang"/>
            </w:pPr>
            <w:r>
              <w:t>He Who thundered on Sinai</w:t>
            </w:r>
          </w:p>
          <w:p w14:paraId="735EFEF1" w14:textId="77777777" w:rsidR="00DD1748" w:rsidRDefault="00DD1748" w:rsidP="00DD1748">
            <w:pPr>
              <w:pStyle w:val="EngHang"/>
            </w:pPr>
            <w:r>
              <w:t>With saving laws for mankind</w:t>
            </w:r>
          </w:p>
          <w:p w14:paraId="1E67669A" w14:textId="77777777" w:rsidR="00DD1748" w:rsidRDefault="00DD1748" w:rsidP="00DD1748">
            <w:pPr>
              <w:pStyle w:val="EngHang"/>
            </w:pPr>
            <w:r>
              <w:t>Has also given your writings</w:t>
            </w:r>
          </w:p>
          <w:p w14:paraId="6A586A5C" w14:textId="7CAE62D5" w:rsidR="00DD1748" w:rsidRDefault="00DD1748" w:rsidP="00DD1748">
            <w:pPr>
              <w:pStyle w:val="EngHangEnd"/>
            </w:pPr>
            <w:r>
              <w:t>As guides in prayer to the monks;</w:t>
            </w:r>
          </w:p>
        </w:tc>
        <w:tc>
          <w:tcPr>
            <w:tcW w:w="288" w:type="dxa"/>
          </w:tcPr>
          <w:p w14:paraId="5CF54507" w14:textId="77777777" w:rsidR="00DD1748" w:rsidRDefault="00DD1748" w:rsidP="00DB1A80"/>
        </w:tc>
      </w:tr>
      <w:tr w:rsidR="00DD1748" w14:paraId="2A1BA60B" w14:textId="77777777" w:rsidTr="00DB1A80">
        <w:trPr>
          <w:cantSplit/>
          <w:jc w:val="center"/>
        </w:trPr>
        <w:tc>
          <w:tcPr>
            <w:tcW w:w="288" w:type="dxa"/>
          </w:tcPr>
          <w:p w14:paraId="0F6DA720" w14:textId="77777777" w:rsidR="00DD1748" w:rsidRDefault="00DD1748" w:rsidP="00DB1A80">
            <w:pPr>
              <w:pStyle w:val="CopticCross"/>
            </w:pPr>
            <w:r w:rsidRPr="00FB5ACB">
              <w:t>¿</w:t>
            </w:r>
          </w:p>
        </w:tc>
        <w:tc>
          <w:tcPr>
            <w:tcW w:w="3960" w:type="dxa"/>
          </w:tcPr>
          <w:p w14:paraId="337647DF" w14:textId="77777777" w:rsidR="00DD1748" w:rsidRDefault="00DD1748" w:rsidP="00DD1748">
            <w:pPr>
              <w:pStyle w:val="EngHang"/>
            </w:pPr>
            <w:r>
              <w:t>For having gone up to</w:t>
            </w:r>
          </w:p>
          <w:p w14:paraId="5BB00DAD" w14:textId="77777777" w:rsidR="00DD1748" w:rsidRDefault="00DD1748" w:rsidP="00DD1748">
            <w:pPr>
              <w:pStyle w:val="EngHang"/>
            </w:pPr>
            <w:r>
              <w:t>the mountain of the vision of the Lord,</w:t>
            </w:r>
          </w:p>
          <w:p w14:paraId="0C09939F" w14:textId="77777777" w:rsidR="00DD1748" w:rsidRDefault="00DD1748" w:rsidP="00DD1748">
            <w:pPr>
              <w:pStyle w:val="EngHang"/>
            </w:pPr>
            <w:r>
              <w:t>You were shown many mansions,</w:t>
            </w:r>
          </w:p>
          <w:p w14:paraId="083A3D27" w14:textId="5540EAC7" w:rsidR="00DD1748" w:rsidRDefault="00DD1748" w:rsidP="00DD1748">
            <w:pPr>
              <w:pStyle w:val="EngHangEnd"/>
            </w:pPr>
            <w:r>
              <w:t>O revealer of unfathomable mysteries.</w:t>
            </w:r>
          </w:p>
        </w:tc>
        <w:tc>
          <w:tcPr>
            <w:tcW w:w="288" w:type="dxa"/>
          </w:tcPr>
          <w:p w14:paraId="3D48BA30" w14:textId="77777777" w:rsidR="00DD1748" w:rsidRDefault="00DD1748" w:rsidP="00DB1A80"/>
        </w:tc>
      </w:tr>
      <w:tr w:rsidR="00DD1748" w14:paraId="18EB337C" w14:textId="77777777" w:rsidTr="00DB1A80">
        <w:trPr>
          <w:cantSplit/>
          <w:jc w:val="center"/>
        </w:trPr>
        <w:tc>
          <w:tcPr>
            <w:tcW w:w="288" w:type="dxa"/>
          </w:tcPr>
          <w:p w14:paraId="01BDCF56" w14:textId="77777777" w:rsidR="00DD1748" w:rsidRDefault="00DD1748" w:rsidP="00DB1A80">
            <w:pPr>
              <w:pStyle w:val="CopticCross"/>
            </w:pPr>
          </w:p>
        </w:tc>
        <w:tc>
          <w:tcPr>
            <w:tcW w:w="3960" w:type="dxa"/>
          </w:tcPr>
          <w:p w14:paraId="782C3487" w14:textId="77777777" w:rsidR="00DD1748" w:rsidRDefault="00DD1748" w:rsidP="00DD1748">
            <w:pPr>
              <w:pStyle w:val="EngHang"/>
            </w:pPr>
            <w:r>
              <w:t>We honour you</w:t>
            </w:r>
          </w:p>
          <w:p w14:paraId="52E80D69" w14:textId="77777777" w:rsidR="00DD1748" w:rsidRDefault="00DD1748" w:rsidP="00DD1748">
            <w:pPr>
              <w:pStyle w:val="EngHang"/>
            </w:pPr>
            <w:r>
              <w:t>As an ascetic God-bearer,</w:t>
            </w:r>
          </w:p>
          <w:p w14:paraId="2B57646A" w14:textId="77777777" w:rsidR="00DD1748" w:rsidRDefault="00DD1748" w:rsidP="00DD1748">
            <w:pPr>
              <w:pStyle w:val="EngHang"/>
            </w:pPr>
            <w:r>
              <w:t>Great in righteousness,</w:t>
            </w:r>
          </w:p>
          <w:p w14:paraId="27DDC016" w14:textId="5FEB9041" w:rsidR="00DD1748" w:rsidRDefault="00DD1748" w:rsidP="00DD1748">
            <w:pPr>
              <w:pStyle w:val="EngHangEnd"/>
            </w:pPr>
            <w:r>
              <w:t>A teacher of monasticism.</w:t>
            </w:r>
          </w:p>
        </w:tc>
        <w:tc>
          <w:tcPr>
            <w:tcW w:w="288" w:type="dxa"/>
          </w:tcPr>
          <w:p w14:paraId="011EE2B0" w14:textId="77777777" w:rsidR="00DD1748" w:rsidRDefault="00DD1748" w:rsidP="00DB1A80"/>
        </w:tc>
      </w:tr>
      <w:tr w:rsidR="00DD1748" w14:paraId="13E4D644" w14:textId="77777777" w:rsidTr="00DB1A80">
        <w:trPr>
          <w:cantSplit/>
          <w:jc w:val="center"/>
        </w:trPr>
        <w:tc>
          <w:tcPr>
            <w:tcW w:w="288" w:type="dxa"/>
          </w:tcPr>
          <w:p w14:paraId="1222E2B5" w14:textId="77777777" w:rsidR="00DD1748" w:rsidRDefault="00DD1748" w:rsidP="00DB1A80">
            <w:pPr>
              <w:pStyle w:val="CopticCross"/>
            </w:pPr>
            <w:r w:rsidRPr="00FB5ACB">
              <w:t>¿</w:t>
            </w:r>
          </w:p>
        </w:tc>
        <w:tc>
          <w:tcPr>
            <w:tcW w:w="3960" w:type="dxa"/>
          </w:tcPr>
          <w:p w14:paraId="550C8F6E" w14:textId="77777777" w:rsidR="00DD1748" w:rsidRDefault="00DD1748" w:rsidP="00DD1748">
            <w:pPr>
              <w:pStyle w:val="EngHang"/>
            </w:pPr>
            <w:r>
              <w:t>Pray to the Lord on our behalf,</w:t>
            </w:r>
          </w:p>
          <w:p w14:paraId="5DE75AC8" w14:textId="77777777" w:rsidR="00DD1748" w:rsidRDefault="00DD1748" w:rsidP="00DD1748">
            <w:pPr>
              <w:pStyle w:val="EngHang"/>
            </w:pPr>
            <w:r>
              <w:t>O our saintly and righteous father,</w:t>
            </w:r>
          </w:p>
          <w:p w14:paraId="0F92931C" w14:textId="77777777" w:rsidR="00DD1748" w:rsidRDefault="00DD1748" w:rsidP="00DD1748">
            <w:pPr>
              <w:pStyle w:val="EngHang"/>
            </w:pPr>
            <w:r>
              <w:t>St. Isaac the Syrian,</w:t>
            </w:r>
          </w:p>
          <w:p w14:paraId="0F198AA0" w14:textId="6106AB1A" w:rsidR="00DD1748" w:rsidRDefault="00DD1748" w:rsidP="00DD1748">
            <w:pPr>
              <w:pStyle w:val="EngHangEnd"/>
            </w:pPr>
            <w:r>
              <w:t>That He may forgive us our sins.</w:t>
            </w:r>
          </w:p>
        </w:tc>
        <w:tc>
          <w:tcPr>
            <w:tcW w:w="288" w:type="dxa"/>
          </w:tcPr>
          <w:p w14:paraId="61E7C7B2" w14:textId="77777777" w:rsidR="00DD1748" w:rsidRDefault="00DD1748" w:rsidP="00DB1A80"/>
        </w:tc>
      </w:tr>
    </w:tbl>
    <w:p w14:paraId="2F7479F8" w14:textId="77777777" w:rsidR="005329C1" w:rsidRDefault="005242D1" w:rsidP="005329C1">
      <w:pPr>
        <w:pStyle w:val="Heading3"/>
      </w:pPr>
      <w:bookmarkStart w:id="1650" w:name="_Toc485884583"/>
      <w:r>
        <w:t>February</w:t>
      </w:r>
      <w:r w:rsidR="005329C1">
        <w:t xml:space="preserve"> 15 (16) / Meshir 21: Commemoration of the Theotokos</w:t>
      </w:r>
      <w:bookmarkEnd w:id="1650"/>
    </w:p>
    <w:p w14:paraId="55CD0DD9" w14:textId="3B7218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DD82E8A" w14:textId="69CD929D" w:rsidR="00160DE3" w:rsidRDefault="00160DE3" w:rsidP="00160DE3">
      <w:pPr>
        <w:pStyle w:val="Heading3"/>
      </w:pPr>
      <w:bookmarkStart w:id="1651" w:name="_Toc485884584"/>
      <w:r>
        <w:lastRenderedPageBreak/>
        <w:t>February 15 (16) / Meshir 21: Also Martyrdom of St. Onesimus, the Disciple of St. Paul</w:t>
      </w:r>
      <w:bookmarkEnd w:id="1651"/>
    </w:p>
    <w:p w14:paraId="7222A1FD" w14:textId="13241A81" w:rsidR="00885E1E" w:rsidRDefault="00885E1E" w:rsidP="00885E1E">
      <w:pPr>
        <w:pStyle w:val="Heading4"/>
      </w:pPr>
      <w:bookmarkStart w:id="1652" w:name="_Ref485712030"/>
      <w:r>
        <w:t>The Doxology for St. Onesimus</w:t>
      </w:r>
      <w:r>
        <w:rPr>
          <w:rStyle w:val="FootnoteReference"/>
        </w:rPr>
        <w:footnoteReference w:id="1048"/>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730E548C" w14:textId="77777777" w:rsidTr="00885E1E">
        <w:trPr>
          <w:cantSplit/>
          <w:jc w:val="center"/>
        </w:trPr>
        <w:tc>
          <w:tcPr>
            <w:tcW w:w="288" w:type="dxa"/>
          </w:tcPr>
          <w:p w14:paraId="35AD59DA" w14:textId="77777777" w:rsidR="00885E1E" w:rsidRDefault="00885E1E" w:rsidP="00885E1E">
            <w:pPr>
              <w:pStyle w:val="CopticCross"/>
            </w:pPr>
          </w:p>
        </w:tc>
        <w:tc>
          <w:tcPr>
            <w:tcW w:w="3960" w:type="dxa"/>
          </w:tcPr>
          <w:p w14:paraId="48CF470F" w14:textId="786F1725" w:rsidR="00885E1E" w:rsidRDefault="00885E1E" w:rsidP="00885E1E">
            <w:pPr>
              <w:pStyle w:val="EngHang"/>
              <w:rPr>
                <w:szCs w:val="22"/>
              </w:rPr>
            </w:pPr>
            <w:r>
              <w:rPr>
                <w:szCs w:val="22"/>
              </w:rPr>
              <w:t>The Church sees you</w:t>
            </w:r>
          </w:p>
          <w:p w14:paraId="58D7EEBC" w14:textId="0375D75B" w:rsidR="00885E1E" w:rsidRDefault="00885E1E" w:rsidP="00885E1E">
            <w:pPr>
              <w:pStyle w:val="EngHang"/>
              <w:rPr>
                <w:szCs w:val="22"/>
              </w:rPr>
            </w:pPr>
            <w:r>
              <w:rPr>
                <w:szCs w:val="22"/>
              </w:rPr>
              <w:t>As a shining star,</w:t>
            </w:r>
          </w:p>
          <w:p w14:paraId="5AD36159" w14:textId="3FEF3B65" w:rsidR="00885E1E" w:rsidRPr="00A96087" w:rsidRDefault="00885E1E" w:rsidP="00885E1E">
            <w:pPr>
              <w:pStyle w:val="EngHang"/>
              <w:rPr>
                <w:szCs w:val="22"/>
              </w:rPr>
            </w:pPr>
            <w:r>
              <w:rPr>
                <w:szCs w:val="22"/>
              </w:rPr>
              <w:t>You shone upon the world,</w:t>
            </w:r>
          </w:p>
          <w:p w14:paraId="52E5E077" w14:textId="5862E5D1" w:rsidR="00885E1E" w:rsidRPr="00A96087" w:rsidRDefault="00885E1E" w:rsidP="00885E1E">
            <w:pPr>
              <w:pStyle w:val="EngHangEnd"/>
              <w:rPr>
                <w:szCs w:val="22"/>
              </w:rPr>
            </w:pPr>
            <w:r>
              <w:rPr>
                <w:szCs w:val="22"/>
              </w:rPr>
              <w:t>Like a beam of light,</w:t>
            </w:r>
          </w:p>
        </w:tc>
        <w:tc>
          <w:tcPr>
            <w:tcW w:w="288" w:type="dxa"/>
          </w:tcPr>
          <w:p w14:paraId="57E12326" w14:textId="77777777" w:rsidR="00885E1E" w:rsidRDefault="00885E1E" w:rsidP="00885E1E"/>
        </w:tc>
      </w:tr>
      <w:tr w:rsidR="00885E1E" w14:paraId="3A7BAD5C" w14:textId="77777777" w:rsidTr="00885E1E">
        <w:trPr>
          <w:cantSplit/>
          <w:jc w:val="center"/>
        </w:trPr>
        <w:tc>
          <w:tcPr>
            <w:tcW w:w="288" w:type="dxa"/>
          </w:tcPr>
          <w:p w14:paraId="07CE86B5" w14:textId="77777777" w:rsidR="00885E1E" w:rsidRDefault="00885E1E" w:rsidP="00885E1E">
            <w:pPr>
              <w:pStyle w:val="CopticCross"/>
            </w:pPr>
            <w:r w:rsidRPr="00FB5ACB">
              <w:t>¿</w:t>
            </w:r>
          </w:p>
        </w:tc>
        <w:tc>
          <w:tcPr>
            <w:tcW w:w="3960" w:type="dxa"/>
          </w:tcPr>
          <w:p w14:paraId="0958957D" w14:textId="7AB5BEC9" w:rsidR="00885E1E" w:rsidRDefault="00885E1E" w:rsidP="00885E1E">
            <w:pPr>
              <w:pStyle w:val="EngHang"/>
              <w:rPr>
                <w:szCs w:val="22"/>
              </w:rPr>
            </w:pPr>
            <w:r>
              <w:rPr>
                <w:szCs w:val="22"/>
              </w:rPr>
              <w:t>You who were</w:t>
            </w:r>
          </w:p>
          <w:p w14:paraId="296512A4" w14:textId="06803A01" w:rsidR="00885E1E" w:rsidRDefault="00892FCE" w:rsidP="00885E1E">
            <w:pPr>
              <w:pStyle w:val="EngHang"/>
              <w:rPr>
                <w:szCs w:val="22"/>
              </w:rPr>
            </w:pPr>
            <w:r>
              <w:rPr>
                <w:szCs w:val="22"/>
              </w:rPr>
              <w:t>Illuminated by P</w:t>
            </w:r>
            <w:r w:rsidR="00885E1E">
              <w:rPr>
                <w:szCs w:val="22"/>
              </w:rPr>
              <w:t>aul,</w:t>
            </w:r>
          </w:p>
          <w:p w14:paraId="6D62720A" w14:textId="61813AA9" w:rsidR="00885E1E" w:rsidRPr="00A96087" w:rsidRDefault="00885E1E" w:rsidP="00885E1E">
            <w:pPr>
              <w:pStyle w:val="EngHang"/>
              <w:rPr>
                <w:szCs w:val="22"/>
              </w:rPr>
            </w:pPr>
            <w:r>
              <w:rPr>
                <w:szCs w:val="22"/>
              </w:rPr>
              <w:t>The all-radiant sun,</w:t>
            </w:r>
          </w:p>
          <w:p w14:paraId="266B9AAD" w14:textId="293BC527" w:rsidR="00885E1E" w:rsidRPr="00A96087" w:rsidRDefault="00885E1E" w:rsidP="00885E1E">
            <w:pPr>
              <w:pStyle w:val="EngHangEnd"/>
              <w:rPr>
                <w:szCs w:val="22"/>
              </w:rPr>
            </w:pPr>
            <w:r>
              <w:rPr>
                <w:szCs w:val="22"/>
              </w:rPr>
              <w:t>Whose rays enlightened the world.</w:t>
            </w:r>
          </w:p>
        </w:tc>
        <w:tc>
          <w:tcPr>
            <w:tcW w:w="288" w:type="dxa"/>
          </w:tcPr>
          <w:p w14:paraId="0919B684" w14:textId="77777777" w:rsidR="00885E1E" w:rsidRDefault="00885E1E" w:rsidP="00885E1E"/>
        </w:tc>
      </w:tr>
      <w:tr w:rsidR="00885E1E" w14:paraId="1DB662FA" w14:textId="77777777" w:rsidTr="00885E1E">
        <w:trPr>
          <w:cantSplit/>
          <w:jc w:val="center"/>
        </w:trPr>
        <w:tc>
          <w:tcPr>
            <w:tcW w:w="288" w:type="dxa"/>
          </w:tcPr>
          <w:p w14:paraId="35B6803C" w14:textId="77777777" w:rsidR="00885E1E" w:rsidRDefault="00885E1E" w:rsidP="00885E1E">
            <w:pPr>
              <w:pStyle w:val="CopticCross"/>
            </w:pPr>
          </w:p>
        </w:tc>
        <w:tc>
          <w:tcPr>
            <w:tcW w:w="3960" w:type="dxa"/>
          </w:tcPr>
          <w:p w14:paraId="31D79BA8" w14:textId="120DC02D" w:rsidR="00885E1E" w:rsidRDefault="00885E1E" w:rsidP="00885E1E">
            <w:pPr>
              <w:pStyle w:val="EngHang"/>
              <w:rPr>
                <w:szCs w:val="22"/>
              </w:rPr>
            </w:pPr>
            <w:r>
              <w:rPr>
                <w:szCs w:val="22"/>
              </w:rPr>
              <w:t>Your miracles</w:t>
            </w:r>
          </w:p>
          <w:p w14:paraId="349237D2" w14:textId="02DCFCFB" w:rsidR="00885E1E" w:rsidRDefault="00885E1E" w:rsidP="00885E1E">
            <w:pPr>
              <w:pStyle w:val="EngHang"/>
              <w:rPr>
                <w:szCs w:val="22"/>
              </w:rPr>
            </w:pPr>
            <w:r>
              <w:rPr>
                <w:szCs w:val="22"/>
              </w:rPr>
              <w:t>Have manifested</w:t>
            </w:r>
          </w:p>
          <w:p w14:paraId="72E1DB28" w14:textId="65ED9F24" w:rsidR="00885E1E" w:rsidRPr="00A96087" w:rsidRDefault="00885E1E" w:rsidP="00885E1E">
            <w:pPr>
              <w:pStyle w:val="EngHang"/>
              <w:rPr>
                <w:szCs w:val="22"/>
              </w:rPr>
            </w:pPr>
            <w:r>
              <w:rPr>
                <w:szCs w:val="22"/>
              </w:rPr>
              <w:t>This great enlightenment,</w:t>
            </w:r>
          </w:p>
          <w:p w14:paraId="377B4CF4" w14:textId="7AFC6EA6" w:rsidR="00885E1E" w:rsidRPr="00A96087" w:rsidRDefault="00885E1E" w:rsidP="00885E1E">
            <w:pPr>
              <w:pStyle w:val="EngHangEnd"/>
              <w:rPr>
                <w:szCs w:val="22"/>
              </w:rPr>
            </w:pPr>
            <w:r>
              <w:rPr>
                <w:szCs w:val="22"/>
              </w:rPr>
              <w:t>The light, Jesus Christ</w:t>
            </w:r>
            <w:r w:rsidRPr="00A96087">
              <w:rPr>
                <w:szCs w:val="22"/>
              </w:rPr>
              <w:t>.</w:t>
            </w:r>
          </w:p>
        </w:tc>
        <w:tc>
          <w:tcPr>
            <w:tcW w:w="288" w:type="dxa"/>
          </w:tcPr>
          <w:p w14:paraId="10440D14" w14:textId="77777777" w:rsidR="00885E1E" w:rsidRDefault="00885E1E" w:rsidP="00885E1E"/>
        </w:tc>
      </w:tr>
      <w:tr w:rsidR="00885E1E" w14:paraId="13FC9DFE" w14:textId="77777777" w:rsidTr="00885E1E">
        <w:trPr>
          <w:cantSplit/>
          <w:jc w:val="center"/>
        </w:trPr>
        <w:tc>
          <w:tcPr>
            <w:tcW w:w="288" w:type="dxa"/>
          </w:tcPr>
          <w:p w14:paraId="78FFD8D3" w14:textId="77777777" w:rsidR="00885E1E" w:rsidRDefault="00885E1E" w:rsidP="00885E1E">
            <w:pPr>
              <w:pStyle w:val="CopticCross"/>
            </w:pPr>
            <w:r w:rsidRPr="00FB5ACB">
              <w:t>¿</w:t>
            </w:r>
          </w:p>
        </w:tc>
        <w:tc>
          <w:tcPr>
            <w:tcW w:w="3960" w:type="dxa"/>
          </w:tcPr>
          <w:p w14:paraId="4E4813AE" w14:textId="093B331D" w:rsidR="00885E1E" w:rsidRDefault="00885E1E" w:rsidP="00885E1E">
            <w:pPr>
              <w:pStyle w:val="EngHang"/>
              <w:rPr>
                <w:szCs w:val="22"/>
              </w:rPr>
            </w:pPr>
            <w:r>
              <w:rPr>
                <w:szCs w:val="22"/>
              </w:rPr>
              <w:t xml:space="preserve">Hail to the </w:t>
            </w:r>
            <w:r w:rsidR="00025BE5">
              <w:rPr>
                <w:szCs w:val="22"/>
              </w:rPr>
              <w:t>bishop</w:t>
            </w:r>
            <w:r>
              <w:rPr>
                <w:szCs w:val="22"/>
              </w:rPr>
              <w:t>,</w:t>
            </w:r>
          </w:p>
          <w:p w14:paraId="3F24A465" w14:textId="72AD01D9" w:rsidR="00025BE5" w:rsidRPr="00A96087" w:rsidRDefault="00025BE5" w:rsidP="00885E1E">
            <w:pPr>
              <w:pStyle w:val="EngHang"/>
              <w:rPr>
                <w:szCs w:val="22"/>
              </w:rPr>
            </w:pPr>
            <w:r>
              <w:rPr>
                <w:szCs w:val="22"/>
              </w:rPr>
              <w:t>Of the city of Ephesus</w:t>
            </w:r>
          </w:p>
          <w:p w14:paraId="429E3E6F" w14:textId="456ABE86" w:rsidR="00885E1E" w:rsidRDefault="00885E1E" w:rsidP="00885E1E">
            <w:pPr>
              <w:pStyle w:val="EngHang"/>
              <w:rPr>
                <w:szCs w:val="22"/>
              </w:rPr>
            </w:pPr>
            <w:r>
              <w:rPr>
                <w:szCs w:val="22"/>
              </w:rPr>
              <w:t>Hail to the true slave,</w:t>
            </w:r>
          </w:p>
          <w:p w14:paraId="38C4A7DA" w14:textId="66AB5BCE" w:rsidR="00885E1E" w:rsidRPr="00A96087" w:rsidRDefault="00885E1E" w:rsidP="00025BE5">
            <w:pPr>
              <w:pStyle w:val="EngHangEnd"/>
              <w:ind w:left="0" w:firstLine="0"/>
              <w:rPr>
                <w:szCs w:val="22"/>
              </w:rPr>
            </w:pPr>
            <w:r w:rsidRPr="00A96087">
              <w:rPr>
                <w:szCs w:val="22"/>
              </w:rPr>
              <w:t xml:space="preserve">Saint </w:t>
            </w:r>
            <w:r>
              <w:rPr>
                <w:szCs w:val="22"/>
              </w:rPr>
              <w:t>Onesimus</w:t>
            </w:r>
            <w:r w:rsidRPr="00A96087">
              <w:rPr>
                <w:szCs w:val="22"/>
              </w:rPr>
              <w:t>.</w:t>
            </w:r>
          </w:p>
        </w:tc>
        <w:tc>
          <w:tcPr>
            <w:tcW w:w="288" w:type="dxa"/>
          </w:tcPr>
          <w:p w14:paraId="6B681BBA" w14:textId="77777777" w:rsidR="00885E1E" w:rsidRDefault="00885E1E" w:rsidP="00885E1E"/>
        </w:tc>
      </w:tr>
      <w:tr w:rsidR="00885E1E" w14:paraId="6A085928" w14:textId="77777777" w:rsidTr="00885E1E">
        <w:trPr>
          <w:cantSplit/>
          <w:jc w:val="center"/>
        </w:trPr>
        <w:tc>
          <w:tcPr>
            <w:tcW w:w="288" w:type="dxa"/>
          </w:tcPr>
          <w:p w14:paraId="5D45D0A5" w14:textId="77777777" w:rsidR="00885E1E" w:rsidRDefault="00885E1E" w:rsidP="00885E1E">
            <w:pPr>
              <w:pStyle w:val="CopticCross"/>
            </w:pPr>
          </w:p>
        </w:tc>
        <w:tc>
          <w:tcPr>
            <w:tcW w:w="3960" w:type="dxa"/>
          </w:tcPr>
          <w:p w14:paraId="1E4085E5" w14:textId="147896B5" w:rsidR="00885E1E" w:rsidRDefault="00885E1E" w:rsidP="00885E1E">
            <w:pPr>
              <w:pStyle w:val="EngHang"/>
              <w:rPr>
                <w:szCs w:val="22"/>
              </w:rPr>
            </w:pPr>
            <w:r>
              <w:rPr>
                <w:szCs w:val="22"/>
              </w:rPr>
              <w:t>Pray to the Lord on our behalf,</w:t>
            </w:r>
          </w:p>
          <w:p w14:paraId="713A6323" w14:textId="66A56DE4" w:rsidR="00885E1E" w:rsidRDefault="00885E1E" w:rsidP="00885E1E">
            <w:pPr>
              <w:pStyle w:val="EngHang"/>
              <w:rPr>
                <w:szCs w:val="22"/>
              </w:rPr>
            </w:pPr>
            <w:r>
              <w:rPr>
                <w:szCs w:val="22"/>
              </w:rPr>
              <w:t>O our saintly and righteous Father,</w:t>
            </w:r>
          </w:p>
          <w:p w14:paraId="7375B3FE" w14:textId="3FE80E71" w:rsidR="00885E1E" w:rsidRPr="00A96087" w:rsidRDefault="00885E1E" w:rsidP="00885E1E">
            <w:pPr>
              <w:pStyle w:val="EngHang"/>
              <w:rPr>
                <w:szCs w:val="22"/>
              </w:rPr>
            </w:pPr>
            <w:r>
              <w:rPr>
                <w:szCs w:val="22"/>
              </w:rPr>
              <w:t>St. Onesimus,</w:t>
            </w:r>
          </w:p>
          <w:p w14:paraId="2C5D76A3" w14:textId="08AED968" w:rsidR="00885E1E" w:rsidRPr="00A96087" w:rsidRDefault="00885E1E" w:rsidP="00885E1E">
            <w:pPr>
              <w:pStyle w:val="EngHang"/>
              <w:rPr>
                <w:szCs w:val="22"/>
              </w:rPr>
            </w:pPr>
            <w:r>
              <w:rPr>
                <w:szCs w:val="22"/>
              </w:rPr>
              <w:t>That He may forgive us our sins.</w:t>
            </w:r>
          </w:p>
          <w:p w14:paraId="189D19E4" w14:textId="77777777" w:rsidR="00885E1E" w:rsidRPr="00A96087" w:rsidRDefault="00885E1E" w:rsidP="00885E1E">
            <w:pPr>
              <w:pStyle w:val="EngHang"/>
              <w:rPr>
                <w:szCs w:val="22"/>
              </w:rPr>
            </w:pPr>
          </w:p>
        </w:tc>
        <w:tc>
          <w:tcPr>
            <w:tcW w:w="288" w:type="dxa"/>
          </w:tcPr>
          <w:p w14:paraId="5DF70F07" w14:textId="77777777" w:rsidR="00885E1E" w:rsidRDefault="00885E1E" w:rsidP="00885E1E"/>
        </w:tc>
      </w:tr>
    </w:tbl>
    <w:p w14:paraId="197E567A" w14:textId="77777777" w:rsidR="00B52D77" w:rsidRDefault="00B52D77" w:rsidP="00B52D77">
      <w:pPr>
        <w:pStyle w:val="Heading3"/>
      </w:pPr>
      <w:bookmarkStart w:id="1653" w:name="_Toc485884585"/>
      <w:r>
        <w:lastRenderedPageBreak/>
        <w:t>February 23 (24) / Meshir 29: Commemoration of the Annunciation, Nativity, and Resurrection on the 29</w:t>
      </w:r>
      <w:r w:rsidRPr="00C0205C">
        <w:rPr>
          <w:vertAlign w:val="superscript"/>
        </w:rPr>
        <w:t>th</w:t>
      </w:r>
      <w:r>
        <w:t xml:space="preserve"> of Every Month</w:t>
      </w:r>
      <w:bookmarkEnd w:id="1653"/>
    </w:p>
    <w:p w14:paraId="1EC840FE" w14:textId="2A40A7D7"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C57F2D0" w14:textId="3F19F8EA" w:rsidR="00885E1E" w:rsidRDefault="00885E1E" w:rsidP="00885E1E">
      <w:pPr>
        <w:pStyle w:val="Heading3"/>
      </w:pPr>
      <w:bookmarkStart w:id="1654" w:name="_Toc485884586"/>
      <w:r>
        <w:t>February 23 (24) / Meshir 29: Also St. Polycarp of Smyrna</w:t>
      </w:r>
      <w:bookmarkEnd w:id="1654"/>
    </w:p>
    <w:p w14:paraId="393F4FF3" w14:textId="26BA1C53" w:rsidR="00885E1E" w:rsidRDefault="00885E1E" w:rsidP="00885E1E">
      <w:pPr>
        <w:pStyle w:val="Heading4"/>
      </w:pPr>
      <w:bookmarkStart w:id="1655" w:name="_Ref485712077"/>
      <w:r>
        <w:t>The Doxology for St. Polycarp of Smyrna</w:t>
      </w:r>
      <w:r>
        <w:rPr>
          <w:rStyle w:val="FootnoteReference"/>
        </w:rPr>
        <w:footnoteReference w:id="1049"/>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666F71AA" w14:textId="77777777" w:rsidTr="00885E1E">
        <w:trPr>
          <w:cantSplit/>
          <w:jc w:val="center"/>
        </w:trPr>
        <w:tc>
          <w:tcPr>
            <w:tcW w:w="288" w:type="dxa"/>
          </w:tcPr>
          <w:p w14:paraId="4CEAEB5A" w14:textId="77777777" w:rsidR="00885E1E" w:rsidRDefault="00885E1E" w:rsidP="00885E1E">
            <w:pPr>
              <w:pStyle w:val="CopticCross"/>
            </w:pPr>
          </w:p>
        </w:tc>
        <w:tc>
          <w:tcPr>
            <w:tcW w:w="3960" w:type="dxa"/>
          </w:tcPr>
          <w:p w14:paraId="77C04F59" w14:textId="2533998A" w:rsidR="00885E1E" w:rsidRDefault="00885E1E" w:rsidP="00885E1E">
            <w:pPr>
              <w:pStyle w:val="EngHang"/>
              <w:rPr>
                <w:szCs w:val="22"/>
              </w:rPr>
            </w:pPr>
            <w:r>
              <w:rPr>
                <w:szCs w:val="22"/>
              </w:rPr>
              <w:t>By sharing in the way</w:t>
            </w:r>
          </w:p>
          <w:p w14:paraId="47960931" w14:textId="646D0374" w:rsidR="00885E1E" w:rsidRDefault="00885E1E" w:rsidP="00885E1E">
            <w:pPr>
              <w:pStyle w:val="EngHang"/>
              <w:rPr>
                <w:szCs w:val="22"/>
              </w:rPr>
            </w:pPr>
            <w:r>
              <w:rPr>
                <w:szCs w:val="22"/>
              </w:rPr>
              <w:t>Of the Apostles,</w:t>
            </w:r>
          </w:p>
          <w:p w14:paraId="452A6BA2" w14:textId="1D75CA0E" w:rsidR="00885E1E" w:rsidRPr="00A96087" w:rsidRDefault="00885E1E" w:rsidP="00885E1E">
            <w:pPr>
              <w:pStyle w:val="EngHang"/>
              <w:rPr>
                <w:szCs w:val="22"/>
              </w:rPr>
            </w:pPr>
            <w:r>
              <w:rPr>
                <w:szCs w:val="22"/>
              </w:rPr>
              <w:t>You became a successor,</w:t>
            </w:r>
          </w:p>
          <w:p w14:paraId="27B10B42" w14:textId="007CA281" w:rsidR="00885E1E" w:rsidRPr="00A96087" w:rsidRDefault="00885E1E" w:rsidP="00B75FE8">
            <w:pPr>
              <w:pStyle w:val="EngHangEnd"/>
              <w:rPr>
                <w:szCs w:val="22"/>
              </w:rPr>
            </w:pPr>
            <w:r>
              <w:rPr>
                <w:szCs w:val="22"/>
              </w:rPr>
              <w:t xml:space="preserve">Sitting </w:t>
            </w:r>
            <w:r w:rsidR="00B75FE8">
              <w:rPr>
                <w:szCs w:val="22"/>
              </w:rPr>
              <w:t>upon</w:t>
            </w:r>
            <w:r>
              <w:rPr>
                <w:szCs w:val="22"/>
              </w:rPr>
              <w:t xml:space="preserve"> their throne.</w:t>
            </w:r>
          </w:p>
        </w:tc>
        <w:tc>
          <w:tcPr>
            <w:tcW w:w="288" w:type="dxa"/>
          </w:tcPr>
          <w:p w14:paraId="4E09BB9E" w14:textId="77777777" w:rsidR="00885E1E" w:rsidRDefault="00885E1E" w:rsidP="00885E1E"/>
        </w:tc>
      </w:tr>
      <w:tr w:rsidR="00885E1E" w14:paraId="1C92779A" w14:textId="77777777" w:rsidTr="00885E1E">
        <w:trPr>
          <w:cantSplit/>
          <w:jc w:val="center"/>
        </w:trPr>
        <w:tc>
          <w:tcPr>
            <w:tcW w:w="288" w:type="dxa"/>
          </w:tcPr>
          <w:p w14:paraId="5C687BB8" w14:textId="77777777" w:rsidR="00885E1E" w:rsidRDefault="00885E1E" w:rsidP="00885E1E">
            <w:pPr>
              <w:pStyle w:val="CopticCross"/>
            </w:pPr>
            <w:r w:rsidRPr="00FB5ACB">
              <w:t>¿</w:t>
            </w:r>
          </w:p>
        </w:tc>
        <w:tc>
          <w:tcPr>
            <w:tcW w:w="3960" w:type="dxa"/>
          </w:tcPr>
          <w:p w14:paraId="125A9417" w14:textId="7307229A" w:rsidR="00885E1E" w:rsidRDefault="00885E1E" w:rsidP="00885E1E">
            <w:pPr>
              <w:pStyle w:val="EngHang"/>
              <w:rPr>
                <w:szCs w:val="22"/>
              </w:rPr>
            </w:pPr>
            <w:r>
              <w:rPr>
                <w:szCs w:val="22"/>
              </w:rPr>
              <w:t>Through the practice of virtue,</w:t>
            </w:r>
          </w:p>
          <w:p w14:paraId="4E8AAF66" w14:textId="65635054" w:rsidR="00885E1E" w:rsidRDefault="00885E1E" w:rsidP="00885E1E">
            <w:pPr>
              <w:pStyle w:val="EngHang"/>
              <w:rPr>
                <w:szCs w:val="22"/>
              </w:rPr>
            </w:pPr>
            <w:r>
              <w:rPr>
                <w:szCs w:val="22"/>
              </w:rPr>
              <w:t>You discovered the way</w:t>
            </w:r>
          </w:p>
          <w:p w14:paraId="2E0D8F44" w14:textId="4FAB51EB" w:rsidR="00885E1E" w:rsidRPr="00A96087" w:rsidRDefault="00885E1E" w:rsidP="00885E1E">
            <w:pPr>
              <w:pStyle w:val="EngHang"/>
              <w:rPr>
                <w:szCs w:val="22"/>
              </w:rPr>
            </w:pPr>
            <w:r>
              <w:rPr>
                <w:szCs w:val="22"/>
              </w:rPr>
              <w:t>To divine contemplation,</w:t>
            </w:r>
          </w:p>
          <w:p w14:paraId="27794656" w14:textId="591DAD0D" w:rsidR="00885E1E" w:rsidRPr="00A96087" w:rsidRDefault="00885E1E" w:rsidP="00885E1E">
            <w:pPr>
              <w:pStyle w:val="EngHangEnd"/>
              <w:rPr>
                <w:szCs w:val="22"/>
              </w:rPr>
            </w:pPr>
            <w:r>
              <w:rPr>
                <w:szCs w:val="22"/>
              </w:rPr>
              <w:t>O inspired one of God.</w:t>
            </w:r>
          </w:p>
        </w:tc>
        <w:tc>
          <w:tcPr>
            <w:tcW w:w="288" w:type="dxa"/>
          </w:tcPr>
          <w:p w14:paraId="03E252E3" w14:textId="77777777" w:rsidR="00885E1E" w:rsidRDefault="00885E1E" w:rsidP="00885E1E"/>
        </w:tc>
      </w:tr>
      <w:tr w:rsidR="00885E1E" w14:paraId="716167AD" w14:textId="77777777" w:rsidTr="00885E1E">
        <w:trPr>
          <w:cantSplit/>
          <w:jc w:val="center"/>
        </w:trPr>
        <w:tc>
          <w:tcPr>
            <w:tcW w:w="288" w:type="dxa"/>
          </w:tcPr>
          <w:p w14:paraId="3A031E12" w14:textId="77777777" w:rsidR="00885E1E" w:rsidRDefault="00885E1E" w:rsidP="00885E1E">
            <w:pPr>
              <w:pStyle w:val="CopticCross"/>
            </w:pPr>
          </w:p>
        </w:tc>
        <w:tc>
          <w:tcPr>
            <w:tcW w:w="3960" w:type="dxa"/>
          </w:tcPr>
          <w:p w14:paraId="22244288" w14:textId="0E653EC8" w:rsidR="00885E1E" w:rsidRDefault="00885E1E" w:rsidP="00885E1E">
            <w:pPr>
              <w:pStyle w:val="EngHang"/>
              <w:rPr>
                <w:szCs w:val="22"/>
              </w:rPr>
            </w:pPr>
            <w:r>
              <w:rPr>
                <w:szCs w:val="22"/>
              </w:rPr>
              <w:t>By teaching the word</w:t>
            </w:r>
          </w:p>
          <w:p w14:paraId="5D26416A" w14:textId="7C3B0CC0" w:rsidR="00885E1E" w:rsidRDefault="00885E1E" w:rsidP="00885E1E">
            <w:pPr>
              <w:pStyle w:val="EngHang"/>
              <w:rPr>
                <w:szCs w:val="22"/>
              </w:rPr>
            </w:pPr>
            <w:r>
              <w:rPr>
                <w:szCs w:val="22"/>
              </w:rPr>
              <w:t>Of truth without error,</w:t>
            </w:r>
          </w:p>
          <w:p w14:paraId="006519F0" w14:textId="55520E53" w:rsidR="00885E1E" w:rsidRPr="00A96087" w:rsidRDefault="00885E1E" w:rsidP="00885E1E">
            <w:pPr>
              <w:pStyle w:val="EngHang"/>
              <w:rPr>
                <w:szCs w:val="22"/>
              </w:rPr>
            </w:pPr>
            <w:r>
              <w:rPr>
                <w:szCs w:val="22"/>
              </w:rPr>
              <w:t>You defended the faith,</w:t>
            </w:r>
          </w:p>
          <w:p w14:paraId="64192C1A" w14:textId="6710223D" w:rsidR="00885E1E" w:rsidRPr="00A96087" w:rsidRDefault="00885E1E" w:rsidP="00885E1E">
            <w:pPr>
              <w:pStyle w:val="EngHangEnd"/>
              <w:rPr>
                <w:szCs w:val="22"/>
              </w:rPr>
            </w:pPr>
            <w:r>
              <w:rPr>
                <w:szCs w:val="22"/>
              </w:rPr>
              <w:t>Even to the shedding of blood</w:t>
            </w:r>
            <w:r w:rsidRPr="00A96087">
              <w:rPr>
                <w:szCs w:val="22"/>
              </w:rPr>
              <w:t>.</w:t>
            </w:r>
          </w:p>
        </w:tc>
        <w:tc>
          <w:tcPr>
            <w:tcW w:w="288" w:type="dxa"/>
          </w:tcPr>
          <w:p w14:paraId="34BDD356" w14:textId="77777777" w:rsidR="00885E1E" w:rsidRDefault="00885E1E" w:rsidP="00885E1E"/>
        </w:tc>
      </w:tr>
      <w:tr w:rsidR="00885E1E" w14:paraId="400CD040" w14:textId="77777777" w:rsidTr="00885E1E">
        <w:trPr>
          <w:cantSplit/>
          <w:jc w:val="center"/>
        </w:trPr>
        <w:tc>
          <w:tcPr>
            <w:tcW w:w="288" w:type="dxa"/>
          </w:tcPr>
          <w:p w14:paraId="40D34518" w14:textId="77777777" w:rsidR="00885E1E" w:rsidRDefault="00885E1E" w:rsidP="00885E1E">
            <w:pPr>
              <w:pStyle w:val="CopticCross"/>
            </w:pPr>
            <w:r w:rsidRPr="00FB5ACB">
              <w:t>¿</w:t>
            </w:r>
          </w:p>
        </w:tc>
        <w:tc>
          <w:tcPr>
            <w:tcW w:w="3960" w:type="dxa"/>
          </w:tcPr>
          <w:p w14:paraId="7FF0AC55" w14:textId="586A0E1F" w:rsidR="00885E1E" w:rsidRDefault="00885E1E" w:rsidP="00885E1E">
            <w:pPr>
              <w:pStyle w:val="EngHang"/>
              <w:rPr>
                <w:szCs w:val="22"/>
              </w:rPr>
            </w:pPr>
            <w:r>
              <w:rPr>
                <w:szCs w:val="22"/>
              </w:rPr>
              <w:t>By your virtue, you offered</w:t>
            </w:r>
          </w:p>
          <w:p w14:paraId="77ACA74E" w14:textId="16F6F029" w:rsidR="00885E1E" w:rsidRDefault="00885E1E" w:rsidP="00885E1E">
            <w:pPr>
              <w:pStyle w:val="EngHang"/>
              <w:rPr>
                <w:szCs w:val="22"/>
              </w:rPr>
            </w:pPr>
            <w:r>
              <w:rPr>
                <w:szCs w:val="22"/>
              </w:rPr>
              <w:t>Spiritual fruit to the Lord,</w:t>
            </w:r>
          </w:p>
          <w:p w14:paraId="1A680719" w14:textId="4DBED821" w:rsidR="00885E1E" w:rsidRDefault="00885E1E" w:rsidP="00885E1E">
            <w:pPr>
              <w:pStyle w:val="EngHang"/>
              <w:rPr>
                <w:szCs w:val="22"/>
              </w:rPr>
            </w:pPr>
            <w:r>
              <w:rPr>
                <w:szCs w:val="22"/>
              </w:rPr>
              <w:t>Therefore, we we glorify you</w:t>
            </w:r>
          </w:p>
          <w:p w14:paraId="4F10345C" w14:textId="2C411756" w:rsidR="00885E1E" w:rsidRPr="00A96087" w:rsidRDefault="00885E1E" w:rsidP="00885E1E">
            <w:pPr>
              <w:pStyle w:val="EngHangEnd"/>
              <w:rPr>
                <w:szCs w:val="22"/>
              </w:rPr>
            </w:pPr>
            <w:r>
              <w:rPr>
                <w:szCs w:val="22"/>
              </w:rPr>
              <w:t>As a worthy bishop, O Polycarp.</w:t>
            </w:r>
          </w:p>
        </w:tc>
        <w:tc>
          <w:tcPr>
            <w:tcW w:w="288" w:type="dxa"/>
          </w:tcPr>
          <w:p w14:paraId="3BB59473" w14:textId="77777777" w:rsidR="00885E1E" w:rsidRDefault="00885E1E" w:rsidP="00885E1E"/>
        </w:tc>
      </w:tr>
      <w:tr w:rsidR="00885E1E" w14:paraId="724EBC0F" w14:textId="77777777" w:rsidTr="00885E1E">
        <w:trPr>
          <w:cantSplit/>
          <w:jc w:val="center"/>
        </w:trPr>
        <w:tc>
          <w:tcPr>
            <w:tcW w:w="288" w:type="dxa"/>
          </w:tcPr>
          <w:p w14:paraId="469E043C" w14:textId="77777777" w:rsidR="00885E1E" w:rsidRDefault="00885E1E" w:rsidP="00885E1E">
            <w:pPr>
              <w:pStyle w:val="CopticCross"/>
            </w:pPr>
          </w:p>
        </w:tc>
        <w:tc>
          <w:tcPr>
            <w:tcW w:w="3960" w:type="dxa"/>
          </w:tcPr>
          <w:p w14:paraId="2C976191" w14:textId="2CD007C1" w:rsidR="00885E1E" w:rsidRDefault="00885E1E" w:rsidP="00885E1E">
            <w:pPr>
              <w:pStyle w:val="EngHang"/>
              <w:rPr>
                <w:szCs w:val="22"/>
              </w:rPr>
            </w:pPr>
            <w:r>
              <w:rPr>
                <w:szCs w:val="22"/>
              </w:rPr>
              <w:t>Today, we who have been</w:t>
            </w:r>
          </w:p>
          <w:p w14:paraId="43C64C75" w14:textId="0F76C36C" w:rsidR="00885E1E" w:rsidRDefault="00885E1E" w:rsidP="00885E1E">
            <w:pPr>
              <w:pStyle w:val="EngHang"/>
              <w:rPr>
                <w:szCs w:val="22"/>
              </w:rPr>
            </w:pPr>
            <w:r>
              <w:rPr>
                <w:szCs w:val="22"/>
              </w:rPr>
              <w:t>Enlightened by your words,</w:t>
            </w:r>
          </w:p>
          <w:p w14:paraId="5A33CD6A" w14:textId="731D0180" w:rsidR="00885E1E" w:rsidRPr="00A96087" w:rsidRDefault="00885E1E" w:rsidP="00885E1E">
            <w:pPr>
              <w:pStyle w:val="EngHang"/>
              <w:rPr>
                <w:szCs w:val="22"/>
              </w:rPr>
            </w:pPr>
            <w:r>
              <w:rPr>
                <w:szCs w:val="22"/>
              </w:rPr>
              <w:t>Venerate your praise-worthy</w:t>
            </w:r>
          </w:p>
          <w:p w14:paraId="3BD8D55E" w14:textId="19464EBB" w:rsidR="00885E1E" w:rsidRPr="00A96087" w:rsidRDefault="00885E1E" w:rsidP="004679C0">
            <w:pPr>
              <w:pStyle w:val="EngHangEnd"/>
            </w:pPr>
            <w:r>
              <w:t>Remembrance with songs.</w:t>
            </w:r>
          </w:p>
        </w:tc>
        <w:tc>
          <w:tcPr>
            <w:tcW w:w="288" w:type="dxa"/>
          </w:tcPr>
          <w:p w14:paraId="087E59FC" w14:textId="77777777" w:rsidR="00885E1E" w:rsidRDefault="00885E1E" w:rsidP="00885E1E"/>
        </w:tc>
      </w:tr>
      <w:tr w:rsidR="00885E1E" w14:paraId="2A1D4B1E" w14:textId="77777777" w:rsidTr="00885E1E">
        <w:trPr>
          <w:cantSplit/>
          <w:jc w:val="center"/>
        </w:trPr>
        <w:tc>
          <w:tcPr>
            <w:tcW w:w="288" w:type="dxa"/>
          </w:tcPr>
          <w:p w14:paraId="3CE026B9" w14:textId="77777777" w:rsidR="00885E1E" w:rsidRDefault="00885E1E" w:rsidP="00885E1E">
            <w:pPr>
              <w:pStyle w:val="CopticCross"/>
            </w:pPr>
          </w:p>
        </w:tc>
        <w:tc>
          <w:tcPr>
            <w:tcW w:w="3960" w:type="dxa"/>
          </w:tcPr>
          <w:p w14:paraId="7BC69107" w14:textId="7C98183A" w:rsidR="00885E1E" w:rsidRDefault="00885E1E" w:rsidP="00885E1E">
            <w:pPr>
              <w:pStyle w:val="EngHang"/>
              <w:rPr>
                <w:szCs w:val="22"/>
              </w:rPr>
            </w:pPr>
            <w:r>
              <w:rPr>
                <w:szCs w:val="22"/>
              </w:rPr>
              <w:t>Hail to the martyr,</w:t>
            </w:r>
          </w:p>
          <w:p w14:paraId="71E66D17" w14:textId="3DC6A167" w:rsidR="00885E1E" w:rsidRDefault="00885E1E" w:rsidP="00885E1E">
            <w:pPr>
              <w:pStyle w:val="EngHang"/>
              <w:rPr>
                <w:szCs w:val="22"/>
              </w:rPr>
            </w:pPr>
            <w:r>
              <w:rPr>
                <w:szCs w:val="22"/>
              </w:rPr>
              <w:t>Hail to the athlete of virtue,</w:t>
            </w:r>
          </w:p>
          <w:p w14:paraId="5FE4AD51" w14:textId="77777777" w:rsidR="00885E1E" w:rsidRDefault="00885E1E" w:rsidP="00885E1E">
            <w:pPr>
              <w:pStyle w:val="EngHang"/>
              <w:rPr>
                <w:szCs w:val="22"/>
              </w:rPr>
            </w:pPr>
            <w:r>
              <w:rPr>
                <w:szCs w:val="22"/>
              </w:rPr>
              <w:t>Hail to the bishop,</w:t>
            </w:r>
          </w:p>
          <w:p w14:paraId="7E3A4A14" w14:textId="58B6CD64" w:rsidR="00885E1E" w:rsidRDefault="00885E1E" w:rsidP="00885E1E">
            <w:pPr>
              <w:pStyle w:val="EngHangEnd"/>
            </w:pPr>
            <w:r>
              <w:t>St. Polycarp of  Smyrna.</w:t>
            </w:r>
          </w:p>
        </w:tc>
        <w:tc>
          <w:tcPr>
            <w:tcW w:w="288" w:type="dxa"/>
          </w:tcPr>
          <w:p w14:paraId="1D38E105" w14:textId="77777777" w:rsidR="00885E1E" w:rsidRDefault="00885E1E" w:rsidP="00885E1E"/>
        </w:tc>
      </w:tr>
      <w:tr w:rsidR="00885E1E" w14:paraId="6D05EDC1" w14:textId="77777777" w:rsidTr="00885E1E">
        <w:trPr>
          <w:cantSplit/>
          <w:jc w:val="center"/>
        </w:trPr>
        <w:tc>
          <w:tcPr>
            <w:tcW w:w="288" w:type="dxa"/>
          </w:tcPr>
          <w:p w14:paraId="7F86EB57" w14:textId="09D89537" w:rsidR="00885E1E" w:rsidRDefault="00885E1E" w:rsidP="00885E1E">
            <w:pPr>
              <w:pStyle w:val="CopticCross"/>
            </w:pPr>
            <w:r w:rsidRPr="00FB5ACB">
              <w:t>¿</w:t>
            </w:r>
          </w:p>
        </w:tc>
        <w:tc>
          <w:tcPr>
            <w:tcW w:w="3960" w:type="dxa"/>
          </w:tcPr>
          <w:p w14:paraId="55690C58" w14:textId="77777777" w:rsidR="00885E1E" w:rsidRDefault="00885E1E" w:rsidP="00885E1E">
            <w:pPr>
              <w:pStyle w:val="EngHang"/>
              <w:rPr>
                <w:szCs w:val="22"/>
              </w:rPr>
            </w:pPr>
            <w:r>
              <w:rPr>
                <w:szCs w:val="22"/>
              </w:rPr>
              <w:t>Pray to the Lord on our behalf,</w:t>
            </w:r>
          </w:p>
          <w:p w14:paraId="3ADA8460" w14:textId="77777777" w:rsidR="00885E1E" w:rsidRDefault="00885E1E" w:rsidP="00885E1E">
            <w:pPr>
              <w:pStyle w:val="EngHang"/>
              <w:rPr>
                <w:szCs w:val="22"/>
              </w:rPr>
            </w:pPr>
            <w:r>
              <w:rPr>
                <w:szCs w:val="22"/>
              </w:rPr>
              <w:t>O Struggle-bearer, the martyr,</w:t>
            </w:r>
          </w:p>
          <w:p w14:paraId="4B014C31" w14:textId="77777777" w:rsidR="00885E1E" w:rsidRDefault="00885E1E" w:rsidP="00885E1E">
            <w:pPr>
              <w:pStyle w:val="EngHang"/>
              <w:rPr>
                <w:szCs w:val="22"/>
              </w:rPr>
            </w:pPr>
            <w:r>
              <w:rPr>
                <w:szCs w:val="22"/>
              </w:rPr>
              <w:t>St. Polcarp of Smyrna,</w:t>
            </w:r>
          </w:p>
          <w:p w14:paraId="75FF5A0B" w14:textId="5D4D972C" w:rsidR="00885E1E" w:rsidRDefault="00885E1E" w:rsidP="00885E1E">
            <w:pPr>
              <w:pStyle w:val="EngHangEnd"/>
            </w:pPr>
            <w:r>
              <w:t>That He may forgive us our sins.</w:t>
            </w:r>
          </w:p>
        </w:tc>
        <w:tc>
          <w:tcPr>
            <w:tcW w:w="288" w:type="dxa"/>
          </w:tcPr>
          <w:p w14:paraId="602E587F" w14:textId="77777777" w:rsidR="00885E1E" w:rsidRDefault="00885E1E" w:rsidP="00885E1E"/>
        </w:tc>
      </w:tr>
    </w:tbl>
    <w:p w14:paraId="03720C5F" w14:textId="77777777" w:rsidR="005242D1" w:rsidRDefault="005242D1" w:rsidP="005242D1">
      <w:pPr>
        <w:pStyle w:val="Heading3"/>
      </w:pPr>
      <w:bookmarkStart w:id="1656" w:name="_Toc485884587"/>
      <w:r>
        <w:t>February 24 (25) / Meshir 30: Appearance of the Head of St. John the Baptist</w:t>
      </w:r>
      <w:bookmarkEnd w:id="1656"/>
    </w:p>
    <w:p w14:paraId="49513F8D" w14:textId="50C73D54" w:rsidR="00191A26" w:rsidRDefault="00191A26" w:rsidP="00191A26">
      <w:pPr>
        <w:pStyle w:val="Rubric"/>
      </w:pPr>
      <w:bookmarkStart w:id="1657" w:name="_Toc410196211"/>
      <w:bookmarkStart w:id="1658" w:name="_Toc410196453"/>
      <w:bookmarkStart w:id="1659" w:name="_Toc410196955"/>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4CFFD00D" w14:textId="77777777" w:rsidR="001779C0" w:rsidRDefault="001779C0" w:rsidP="001779C0">
      <w:pPr>
        <w:pStyle w:val="Heading3"/>
      </w:pPr>
      <w:bookmarkStart w:id="1660" w:name="_Toc485884588"/>
      <w:r>
        <w:t>February 24 (25) / Meshir 30: Also St. Cyril VI</w:t>
      </w:r>
      <w:bookmarkEnd w:id="1660"/>
    </w:p>
    <w:p w14:paraId="0CDD55AC" w14:textId="77777777" w:rsidR="001779C0" w:rsidRDefault="001779C0" w:rsidP="001779C0">
      <w:pPr>
        <w:pStyle w:val="Heading4"/>
      </w:pPr>
      <w:bookmarkStart w:id="1661" w:name="_Ref434492506"/>
      <w:r>
        <w:t>The Doxology</w:t>
      </w:r>
      <w:r w:rsidR="00B82753">
        <w:t xml:space="preserve"> for St. Cyril VI</w:t>
      </w:r>
      <w:r>
        <w:rPr>
          <w:rStyle w:val="FootnoteReference"/>
        </w:rPr>
        <w:footnoteReference w:id="1050"/>
      </w:r>
      <w:bookmarkEnd w:id="1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662" w:name="_Toc485884451"/>
      <w:bookmarkStart w:id="1663" w:name="March"/>
      <w:bookmarkEnd w:id="1637"/>
      <w:r>
        <w:lastRenderedPageBreak/>
        <w:t>March</w:t>
      </w:r>
      <w:bookmarkEnd w:id="1657"/>
      <w:bookmarkEnd w:id="1658"/>
      <w:bookmarkEnd w:id="1659"/>
      <w:r w:rsidR="00C30529">
        <w:t xml:space="preserve"> or </w:t>
      </w:r>
      <w:r w:rsidR="00C30529">
        <w:rPr>
          <w:rFonts w:ascii="FreeSerifAvvaShenouda" w:hAnsi="FreeSerifAvvaShenouda" w:cs="FreeSerifAvvaShenouda"/>
        </w:rPr>
        <w:t>Ⲡⲁⲣⲙϩⲟⲧⲡ</w:t>
      </w:r>
      <w:bookmarkEnd w:id="1662"/>
    </w:p>
    <w:bookmarkStart w:id="1664" w:name="_Toc410196956" w:displacedByCustomXml="next"/>
    <w:bookmarkStart w:id="1665" w:name="_Toc410196454" w:displacedByCustomXml="next"/>
    <w:bookmarkStart w:id="1666" w:name="_Toc410196212" w:displacedByCustomXml="next"/>
    <w:sdt>
      <w:sdtPr>
        <w:id w:val="-1351720020"/>
        <w:docPartObj>
          <w:docPartGallery w:val="Table of Contents"/>
          <w:docPartUnique/>
        </w:docPartObj>
      </w:sdtPr>
      <w:sdtEndPr>
        <w:rPr>
          <w:b/>
          <w:bCs/>
          <w:noProof/>
        </w:rPr>
      </w:sdtEndPr>
      <w:sdtContent>
        <w:p w14:paraId="7F7C049B" w14:textId="4241E04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85884589" w:history="1">
            <w:r w:rsidR="00710C7C" w:rsidRPr="00685405">
              <w:rPr>
                <w:rStyle w:val="Hyperlink"/>
                <w:noProof/>
              </w:rPr>
              <w:t>March 2: Departure of St. Chad of Mercia</w:t>
            </w:r>
            <w:r w:rsidR="00710C7C">
              <w:rPr>
                <w:noProof/>
                <w:webHidden/>
              </w:rPr>
              <w:tab/>
            </w:r>
            <w:r w:rsidR="00710C7C">
              <w:rPr>
                <w:noProof/>
                <w:webHidden/>
              </w:rPr>
              <w:fldChar w:fldCharType="begin"/>
            </w:r>
            <w:r w:rsidR="00710C7C">
              <w:rPr>
                <w:noProof/>
                <w:webHidden/>
              </w:rPr>
              <w:instrText xml:space="preserve"> PAGEREF _Toc485884589 \h </w:instrText>
            </w:r>
            <w:r w:rsidR="00710C7C">
              <w:rPr>
                <w:noProof/>
                <w:webHidden/>
              </w:rPr>
            </w:r>
            <w:r w:rsidR="00710C7C">
              <w:rPr>
                <w:noProof/>
                <w:webHidden/>
              </w:rPr>
              <w:fldChar w:fldCharType="separate"/>
            </w:r>
            <w:r w:rsidR="000E2EAC">
              <w:rPr>
                <w:noProof/>
                <w:webHidden/>
              </w:rPr>
              <w:t>992</w:t>
            </w:r>
            <w:r w:rsidR="00710C7C">
              <w:rPr>
                <w:noProof/>
                <w:webHidden/>
              </w:rPr>
              <w:fldChar w:fldCharType="end"/>
            </w:r>
          </w:hyperlink>
        </w:p>
        <w:p w14:paraId="53C9987B" w14:textId="496B312E" w:rsidR="00710C7C" w:rsidRDefault="00365E38">
          <w:pPr>
            <w:pStyle w:val="TOC3"/>
            <w:tabs>
              <w:tab w:val="right" w:leader="dot" w:pos="8846"/>
            </w:tabs>
            <w:rPr>
              <w:rFonts w:asciiTheme="minorHAnsi" w:eastAsiaTheme="minorEastAsia" w:hAnsiTheme="minorHAnsi"/>
              <w:noProof/>
              <w:sz w:val="22"/>
              <w:lang w:val="en-US"/>
            </w:rPr>
          </w:pPr>
          <w:hyperlink w:anchor="_Toc485884590" w:history="1">
            <w:r w:rsidR="00710C7C" w:rsidRPr="00685405">
              <w:rPr>
                <w:rStyle w:val="Hyperlink"/>
                <w:noProof/>
              </w:rPr>
              <w:t>March 4 / Phamenoth 8: Martyrdom of St. Matthias the Apostle</w:t>
            </w:r>
            <w:r w:rsidR="00710C7C">
              <w:rPr>
                <w:noProof/>
                <w:webHidden/>
              </w:rPr>
              <w:tab/>
            </w:r>
            <w:r w:rsidR="00710C7C">
              <w:rPr>
                <w:noProof/>
                <w:webHidden/>
              </w:rPr>
              <w:fldChar w:fldCharType="begin"/>
            </w:r>
            <w:r w:rsidR="00710C7C">
              <w:rPr>
                <w:noProof/>
                <w:webHidden/>
              </w:rPr>
              <w:instrText xml:space="preserve"> PAGEREF _Toc485884590 \h </w:instrText>
            </w:r>
            <w:r w:rsidR="00710C7C">
              <w:rPr>
                <w:noProof/>
                <w:webHidden/>
              </w:rPr>
            </w:r>
            <w:r w:rsidR="00710C7C">
              <w:rPr>
                <w:noProof/>
                <w:webHidden/>
              </w:rPr>
              <w:fldChar w:fldCharType="separate"/>
            </w:r>
            <w:r w:rsidR="000E2EAC">
              <w:rPr>
                <w:noProof/>
                <w:webHidden/>
              </w:rPr>
              <w:t>993</w:t>
            </w:r>
            <w:r w:rsidR="00710C7C">
              <w:rPr>
                <w:noProof/>
                <w:webHidden/>
              </w:rPr>
              <w:fldChar w:fldCharType="end"/>
            </w:r>
          </w:hyperlink>
        </w:p>
        <w:p w14:paraId="77EB8F5B" w14:textId="3676B64B" w:rsidR="00710C7C" w:rsidRDefault="00365E38">
          <w:pPr>
            <w:pStyle w:val="TOC3"/>
            <w:tabs>
              <w:tab w:val="right" w:leader="dot" w:pos="8846"/>
            </w:tabs>
            <w:rPr>
              <w:rFonts w:asciiTheme="minorHAnsi" w:eastAsiaTheme="minorEastAsia" w:hAnsiTheme="minorHAnsi"/>
              <w:noProof/>
              <w:sz w:val="22"/>
              <w:lang w:val="en-US"/>
            </w:rPr>
          </w:pPr>
          <w:hyperlink w:anchor="_Toc485884591" w:history="1">
            <w:r w:rsidR="00710C7C" w:rsidRPr="00685405">
              <w:rPr>
                <w:rStyle w:val="Hyperlink"/>
                <w:noProof/>
              </w:rPr>
              <w:t>March 6 / Phamenoth 10: The Finding of the Holy Cross</w:t>
            </w:r>
            <w:r w:rsidR="00710C7C">
              <w:rPr>
                <w:noProof/>
                <w:webHidden/>
              </w:rPr>
              <w:tab/>
            </w:r>
            <w:r w:rsidR="00710C7C">
              <w:rPr>
                <w:noProof/>
                <w:webHidden/>
              </w:rPr>
              <w:fldChar w:fldCharType="begin"/>
            </w:r>
            <w:r w:rsidR="00710C7C">
              <w:rPr>
                <w:noProof/>
                <w:webHidden/>
              </w:rPr>
              <w:instrText xml:space="preserve"> PAGEREF _Toc485884591 \h </w:instrText>
            </w:r>
            <w:r w:rsidR="00710C7C">
              <w:rPr>
                <w:noProof/>
                <w:webHidden/>
              </w:rPr>
            </w:r>
            <w:r w:rsidR="00710C7C">
              <w:rPr>
                <w:noProof/>
                <w:webHidden/>
              </w:rPr>
              <w:fldChar w:fldCharType="separate"/>
            </w:r>
            <w:r w:rsidR="000E2EAC">
              <w:rPr>
                <w:noProof/>
                <w:webHidden/>
              </w:rPr>
              <w:t>994</w:t>
            </w:r>
            <w:r w:rsidR="00710C7C">
              <w:rPr>
                <w:noProof/>
                <w:webHidden/>
              </w:rPr>
              <w:fldChar w:fldCharType="end"/>
            </w:r>
          </w:hyperlink>
        </w:p>
        <w:p w14:paraId="22E78CBF" w14:textId="35BC7676" w:rsidR="00710C7C" w:rsidRDefault="00365E38">
          <w:pPr>
            <w:pStyle w:val="TOC3"/>
            <w:tabs>
              <w:tab w:val="right" w:leader="dot" w:pos="8846"/>
            </w:tabs>
            <w:rPr>
              <w:rFonts w:asciiTheme="minorHAnsi" w:eastAsiaTheme="minorEastAsia" w:hAnsiTheme="minorHAnsi"/>
              <w:noProof/>
              <w:sz w:val="22"/>
              <w:lang w:val="en-US"/>
            </w:rPr>
          </w:pPr>
          <w:hyperlink w:anchor="_Toc485884592" w:history="1">
            <w:r w:rsidR="00710C7C" w:rsidRPr="00685405">
              <w:rPr>
                <w:rStyle w:val="Hyperlink"/>
                <w:noProof/>
              </w:rPr>
              <w:t>March 7 / Phamenoth 11: St. Basil of Caesarea</w:t>
            </w:r>
            <w:r w:rsidR="00710C7C">
              <w:rPr>
                <w:noProof/>
                <w:webHidden/>
              </w:rPr>
              <w:tab/>
            </w:r>
            <w:r w:rsidR="00710C7C">
              <w:rPr>
                <w:noProof/>
                <w:webHidden/>
              </w:rPr>
              <w:fldChar w:fldCharType="begin"/>
            </w:r>
            <w:r w:rsidR="00710C7C">
              <w:rPr>
                <w:noProof/>
                <w:webHidden/>
              </w:rPr>
              <w:instrText xml:space="preserve"> PAGEREF _Toc485884592 \h </w:instrText>
            </w:r>
            <w:r w:rsidR="00710C7C">
              <w:rPr>
                <w:noProof/>
                <w:webHidden/>
              </w:rPr>
            </w:r>
            <w:r w:rsidR="00710C7C">
              <w:rPr>
                <w:noProof/>
                <w:webHidden/>
              </w:rPr>
              <w:fldChar w:fldCharType="separate"/>
            </w:r>
            <w:r w:rsidR="000E2EAC">
              <w:rPr>
                <w:noProof/>
                <w:webHidden/>
              </w:rPr>
              <w:t>994</w:t>
            </w:r>
            <w:r w:rsidR="00710C7C">
              <w:rPr>
                <w:noProof/>
                <w:webHidden/>
              </w:rPr>
              <w:fldChar w:fldCharType="end"/>
            </w:r>
          </w:hyperlink>
        </w:p>
        <w:p w14:paraId="280F4A70" w14:textId="5A1BE6B9" w:rsidR="00710C7C" w:rsidRDefault="00365E38">
          <w:pPr>
            <w:pStyle w:val="TOC3"/>
            <w:tabs>
              <w:tab w:val="right" w:leader="dot" w:pos="8846"/>
            </w:tabs>
            <w:rPr>
              <w:rFonts w:asciiTheme="minorHAnsi" w:eastAsiaTheme="minorEastAsia" w:hAnsiTheme="minorHAnsi"/>
              <w:noProof/>
              <w:sz w:val="22"/>
              <w:lang w:val="en-US"/>
            </w:rPr>
          </w:pPr>
          <w:hyperlink w:anchor="_Toc485884593" w:history="1">
            <w:r w:rsidR="00710C7C" w:rsidRPr="00685405">
              <w:rPr>
                <w:rStyle w:val="Hyperlink"/>
                <w:noProof/>
              </w:rPr>
              <w:t>March 8 / Phamenoth 12: Commemoration of Archangel Michael</w:t>
            </w:r>
            <w:r w:rsidR="00710C7C">
              <w:rPr>
                <w:noProof/>
                <w:webHidden/>
              </w:rPr>
              <w:tab/>
            </w:r>
            <w:r w:rsidR="00710C7C">
              <w:rPr>
                <w:noProof/>
                <w:webHidden/>
              </w:rPr>
              <w:fldChar w:fldCharType="begin"/>
            </w:r>
            <w:r w:rsidR="00710C7C">
              <w:rPr>
                <w:noProof/>
                <w:webHidden/>
              </w:rPr>
              <w:instrText xml:space="preserve"> PAGEREF _Toc485884593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6DA7765D" w14:textId="72FA2804" w:rsidR="00710C7C" w:rsidRDefault="00365E38">
          <w:pPr>
            <w:pStyle w:val="TOC3"/>
            <w:tabs>
              <w:tab w:val="right" w:leader="dot" w:pos="8846"/>
            </w:tabs>
            <w:rPr>
              <w:rFonts w:asciiTheme="minorHAnsi" w:eastAsiaTheme="minorEastAsia" w:hAnsiTheme="minorHAnsi"/>
              <w:noProof/>
              <w:sz w:val="22"/>
              <w:lang w:val="en-US"/>
            </w:rPr>
          </w:pPr>
          <w:hyperlink w:anchor="_Toc485884594" w:history="1">
            <w:r w:rsidR="00710C7C" w:rsidRPr="00685405">
              <w:rPr>
                <w:rStyle w:val="Hyperlink"/>
                <w:noProof/>
              </w:rPr>
              <w:t>March 9 / Phamenoth 13: Return of St. Macarius the Great and St. Macarius of Alexandria from Exile</w:t>
            </w:r>
            <w:r w:rsidR="00710C7C">
              <w:rPr>
                <w:noProof/>
                <w:webHidden/>
              </w:rPr>
              <w:tab/>
            </w:r>
            <w:r w:rsidR="00710C7C">
              <w:rPr>
                <w:noProof/>
                <w:webHidden/>
              </w:rPr>
              <w:fldChar w:fldCharType="begin"/>
            </w:r>
            <w:r w:rsidR="00710C7C">
              <w:rPr>
                <w:noProof/>
                <w:webHidden/>
              </w:rPr>
              <w:instrText xml:space="preserve"> PAGEREF _Toc485884594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4C74B928" w14:textId="42E32E96" w:rsidR="00710C7C" w:rsidRDefault="00365E38">
          <w:pPr>
            <w:pStyle w:val="TOC3"/>
            <w:tabs>
              <w:tab w:val="right" w:leader="dot" w:pos="8846"/>
            </w:tabs>
            <w:rPr>
              <w:rFonts w:asciiTheme="minorHAnsi" w:eastAsiaTheme="minorEastAsia" w:hAnsiTheme="minorHAnsi"/>
              <w:noProof/>
              <w:sz w:val="22"/>
              <w:lang w:val="en-US"/>
            </w:rPr>
          </w:pPr>
          <w:hyperlink w:anchor="_Toc485884595" w:history="1">
            <w:r w:rsidR="00710C7C" w:rsidRPr="00685405">
              <w:rPr>
                <w:rStyle w:val="Hyperlink"/>
                <w:noProof/>
              </w:rPr>
              <w:t>March 15 / Phamenoth 19: Martyrdom of St. Aristobulus the Apostle</w:t>
            </w:r>
            <w:r w:rsidR="00710C7C">
              <w:rPr>
                <w:noProof/>
                <w:webHidden/>
              </w:rPr>
              <w:tab/>
            </w:r>
            <w:r w:rsidR="00710C7C">
              <w:rPr>
                <w:noProof/>
                <w:webHidden/>
              </w:rPr>
              <w:fldChar w:fldCharType="begin"/>
            </w:r>
            <w:r w:rsidR="00710C7C">
              <w:rPr>
                <w:noProof/>
                <w:webHidden/>
              </w:rPr>
              <w:instrText xml:space="preserve"> PAGEREF _Toc485884595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34F0189C" w14:textId="45F59975" w:rsidR="00710C7C" w:rsidRDefault="00365E38">
          <w:pPr>
            <w:pStyle w:val="TOC3"/>
            <w:tabs>
              <w:tab w:val="right" w:leader="dot" w:pos="8846"/>
            </w:tabs>
            <w:rPr>
              <w:rFonts w:asciiTheme="minorHAnsi" w:eastAsiaTheme="minorEastAsia" w:hAnsiTheme="minorHAnsi"/>
              <w:noProof/>
              <w:sz w:val="22"/>
              <w:lang w:val="en-US"/>
            </w:rPr>
          </w:pPr>
          <w:hyperlink w:anchor="_Toc485884596" w:history="1">
            <w:r w:rsidR="00710C7C" w:rsidRPr="00685405">
              <w:rPr>
                <w:rStyle w:val="Hyperlink"/>
                <w:noProof/>
              </w:rPr>
              <w:t>March 17 / Phamenoth 21: Commemoration of the Theotokos</w:t>
            </w:r>
            <w:r w:rsidR="00710C7C">
              <w:rPr>
                <w:noProof/>
                <w:webHidden/>
              </w:rPr>
              <w:tab/>
            </w:r>
            <w:r w:rsidR="00710C7C">
              <w:rPr>
                <w:noProof/>
                <w:webHidden/>
              </w:rPr>
              <w:fldChar w:fldCharType="begin"/>
            </w:r>
            <w:r w:rsidR="00710C7C">
              <w:rPr>
                <w:noProof/>
                <w:webHidden/>
              </w:rPr>
              <w:instrText xml:space="preserve"> PAGEREF _Toc485884596 \h </w:instrText>
            </w:r>
            <w:r w:rsidR="00710C7C">
              <w:rPr>
                <w:noProof/>
                <w:webHidden/>
              </w:rPr>
            </w:r>
            <w:r w:rsidR="00710C7C">
              <w:rPr>
                <w:noProof/>
                <w:webHidden/>
              </w:rPr>
              <w:fldChar w:fldCharType="separate"/>
            </w:r>
            <w:r w:rsidR="000E2EAC">
              <w:rPr>
                <w:noProof/>
                <w:webHidden/>
              </w:rPr>
              <w:t>996</w:t>
            </w:r>
            <w:r w:rsidR="00710C7C">
              <w:rPr>
                <w:noProof/>
                <w:webHidden/>
              </w:rPr>
              <w:fldChar w:fldCharType="end"/>
            </w:r>
          </w:hyperlink>
        </w:p>
        <w:p w14:paraId="79ECF3C8" w14:textId="5EB8F9CB" w:rsidR="00710C7C" w:rsidRDefault="00365E38">
          <w:pPr>
            <w:pStyle w:val="TOC3"/>
            <w:tabs>
              <w:tab w:val="right" w:leader="dot" w:pos="8846"/>
            </w:tabs>
            <w:rPr>
              <w:rFonts w:asciiTheme="minorHAnsi" w:eastAsiaTheme="minorEastAsia" w:hAnsiTheme="minorHAnsi"/>
              <w:noProof/>
              <w:sz w:val="22"/>
              <w:lang w:val="en-US"/>
            </w:rPr>
          </w:pPr>
          <w:hyperlink w:anchor="_Toc485884597" w:history="1">
            <w:r w:rsidR="00710C7C" w:rsidRPr="00685405">
              <w:rPr>
                <w:rStyle w:val="Hyperlink"/>
                <w:noProof/>
              </w:rPr>
              <w:t>March 19 / Phamenoth 23: Daniel the Prophet</w:t>
            </w:r>
            <w:r w:rsidR="00710C7C">
              <w:rPr>
                <w:noProof/>
                <w:webHidden/>
              </w:rPr>
              <w:tab/>
            </w:r>
            <w:r w:rsidR="00710C7C">
              <w:rPr>
                <w:noProof/>
                <w:webHidden/>
              </w:rPr>
              <w:fldChar w:fldCharType="begin"/>
            </w:r>
            <w:r w:rsidR="00710C7C">
              <w:rPr>
                <w:noProof/>
                <w:webHidden/>
              </w:rPr>
              <w:instrText xml:space="preserve"> PAGEREF _Toc485884597 \h </w:instrText>
            </w:r>
            <w:r w:rsidR="00710C7C">
              <w:rPr>
                <w:noProof/>
                <w:webHidden/>
              </w:rPr>
            </w:r>
            <w:r w:rsidR="00710C7C">
              <w:rPr>
                <w:noProof/>
                <w:webHidden/>
              </w:rPr>
              <w:fldChar w:fldCharType="separate"/>
            </w:r>
            <w:r w:rsidR="000E2EAC">
              <w:rPr>
                <w:noProof/>
                <w:webHidden/>
              </w:rPr>
              <w:t>996</w:t>
            </w:r>
            <w:r w:rsidR="00710C7C">
              <w:rPr>
                <w:noProof/>
                <w:webHidden/>
              </w:rPr>
              <w:fldChar w:fldCharType="end"/>
            </w:r>
          </w:hyperlink>
        </w:p>
        <w:p w14:paraId="12513B11" w14:textId="1FC1B4C8" w:rsidR="00710C7C" w:rsidRDefault="00365E38">
          <w:pPr>
            <w:pStyle w:val="TOC3"/>
            <w:tabs>
              <w:tab w:val="right" w:leader="dot" w:pos="8846"/>
            </w:tabs>
            <w:rPr>
              <w:rFonts w:asciiTheme="minorHAnsi" w:eastAsiaTheme="minorEastAsia" w:hAnsiTheme="minorHAnsi"/>
              <w:noProof/>
              <w:sz w:val="22"/>
              <w:lang w:val="en-US"/>
            </w:rPr>
          </w:pPr>
          <w:hyperlink w:anchor="_Toc485884598" w:history="1">
            <w:r w:rsidR="00710C7C" w:rsidRPr="00685405">
              <w:rPr>
                <w:rStyle w:val="Hyperlink"/>
                <w:noProof/>
              </w:rPr>
              <w:t>March 20 / Phamenoth 24: The Apparition of the Theotokos at Zeitoun</w:t>
            </w:r>
            <w:r w:rsidR="00710C7C">
              <w:rPr>
                <w:noProof/>
                <w:webHidden/>
              </w:rPr>
              <w:tab/>
            </w:r>
            <w:r w:rsidR="00710C7C">
              <w:rPr>
                <w:noProof/>
                <w:webHidden/>
              </w:rPr>
              <w:fldChar w:fldCharType="begin"/>
            </w:r>
            <w:r w:rsidR="00710C7C">
              <w:rPr>
                <w:noProof/>
                <w:webHidden/>
              </w:rPr>
              <w:instrText xml:space="preserve"> PAGEREF _Toc485884598 \h </w:instrText>
            </w:r>
            <w:r w:rsidR="00710C7C">
              <w:rPr>
                <w:noProof/>
                <w:webHidden/>
              </w:rPr>
            </w:r>
            <w:r w:rsidR="00710C7C">
              <w:rPr>
                <w:noProof/>
                <w:webHidden/>
              </w:rPr>
              <w:fldChar w:fldCharType="separate"/>
            </w:r>
            <w:r w:rsidR="000E2EAC">
              <w:rPr>
                <w:noProof/>
                <w:webHidden/>
              </w:rPr>
              <w:t>997</w:t>
            </w:r>
            <w:r w:rsidR="00710C7C">
              <w:rPr>
                <w:noProof/>
                <w:webHidden/>
              </w:rPr>
              <w:fldChar w:fldCharType="end"/>
            </w:r>
          </w:hyperlink>
        </w:p>
        <w:p w14:paraId="5153B4F2" w14:textId="0FA11129" w:rsidR="00710C7C" w:rsidRDefault="00365E38">
          <w:pPr>
            <w:pStyle w:val="TOC3"/>
            <w:tabs>
              <w:tab w:val="right" w:leader="dot" w:pos="8846"/>
            </w:tabs>
            <w:rPr>
              <w:rFonts w:asciiTheme="minorHAnsi" w:eastAsiaTheme="minorEastAsia" w:hAnsiTheme="minorHAnsi"/>
              <w:noProof/>
              <w:sz w:val="22"/>
              <w:lang w:val="en-US"/>
            </w:rPr>
          </w:pPr>
          <w:hyperlink w:anchor="_Toc485884599" w:history="1">
            <w:r w:rsidR="00710C7C" w:rsidRPr="00685405">
              <w:rPr>
                <w:rStyle w:val="Hyperlink"/>
                <w:noProof/>
              </w:rPr>
              <w:t>March 23 / Phamenoth 27: St. Macarius the Great</w:t>
            </w:r>
            <w:r w:rsidR="00710C7C">
              <w:rPr>
                <w:noProof/>
                <w:webHidden/>
              </w:rPr>
              <w:tab/>
            </w:r>
            <w:r w:rsidR="00710C7C">
              <w:rPr>
                <w:noProof/>
                <w:webHidden/>
              </w:rPr>
              <w:fldChar w:fldCharType="begin"/>
            </w:r>
            <w:r w:rsidR="00710C7C">
              <w:rPr>
                <w:noProof/>
                <w:webHidden/>
              </w:rPr>
              <w:instrText xml:space="preserve"> PAGEREF _Toc485884599 \h </w:instrText>
            </w:r>
            <w:r w:rsidR="00710C7C">
              <w:rPr>
                <w:noProof/>
                <w:webHidden/>
              </w:rPr>
            </w:r>
            <w:r w:rsidR="00710C7C">
              <w:rPr>
                <w:noProof/>
                <w:webHidden/>
              </w:rPr>
              <w:fldChar w:fldCharType="separate"/>
            </w:r>
            <w:r w:rsidR="000E2EAC">
              <w:rPr>
                <w:noProof/>
                <w:webHidden/>
              </w:rPr>
              <w:t>997</w:t>
            </w:r>
            <w:r w:rsidR="00710C7C">
              <w:rPr>
                <w:noProof/>
                <w:webHidden/>
              </w:rPr>
              <w:fldChar w:fldCharType="end"/>
            </w:r>
          </w:hyperlink>
        </w:p>
        <w:p w14:paraId="1351837B" w14:textId="1B461C57" w:rsidR="00710C7C" w:rsidRDefault="00365E38">
          <w:pPr>
            <w:pStyle w:val="TOC3"/>
            <w:tabs>
              <w:tab w:val="right" w:leader="dot" w:pos="8846"/>
            </w:tabs>
            <w:rPr>
              <w:rFonts w:asciiTheme="minorHAnsi" w:eastAsiaTheme="minorEastAsia" w:hAnsiTheme="minorHAnsi"/>
              <w:noProof/>
              <w:sz w:val="22"/>
              <w:lang w:val="en-US"/>
            </w:rPr>
          </w:pPr>
          <w:hyperlink w:anchor="_Toc485884600" w:history="1">
            <w:r w:rsidR="00710C7C" w:rsidRPr="00685405">
              <w:rPr>
                <w:rStyle w:val="Hyperlink"/>
                <w:noProof/>
              </w:rPr>
              <w:t>March 25 / Phamenoth 29: Annunciation</w:t>
            </w:r>
            <w:r w:rsidR="00710C7C">
              <w:rPr>
                <w:noProof/>
                <w:webHidden/>
              </w:rPr>
              <w:tab/>
            </w:r>
            <w:r w:rsidR="00710C7C">
              <w:rPr>
                <w:noProof/>
                <w:webHidden/>
              </w:rPr>
              <w:fldChar w:fldCharType="begin"/>
            </w:r>
            <w:r w:rsidR="00710C7C">
              <w:rPr>
                <w:noProof/>
                <w:webHidden/>
              </w:rPr>
              <w:instrText xml:space="preserve"> PAGEREF _Toc485884600 \h </w:instrText>
            </w:r>
            <w:r w:rsidR="00710C7C">
              <w:rPr>
                <w:noProof/>
                <w:webHidden/>
              </w:rPr>
            </w:r>
            <w:r w:rsidR="00710C7C">
              <w:rPr>
                <w:noProof/>
                <w:webHidden/>
              </w:rPr>
              <w:fldChar w:fldCharType="separate"/>
            </w:r>
            <w:r w:rsidR="000E2EAC">
              <w:rPr>
                <w:noProof/>
                <w:webHidden/>
              </w:rPr>
              <w:t>1001</w:t>
            </w:r>
            <w:r w:rsidR="00710C7C">
              <w:rPr>
                <w:noProof/>
                <w:webHidden/>
              </w:rPr>
              <w:fldChar w:fldCharType="end"/>
            </w:r>
          </w:hyperlink>
        </w:p>
        <w:p w14:paraId="392DB7D0" w14:textId="59C772EA" w:rsidR="00710C7C" w:rsidRDefault="00365E38">
          <w:pPr>
            <w:pStyle w:val="TOC3"/>
            <w:tabs>
              <w:tab w:val="right" w:leader="dot" w:pos="8846"/>
            </w:tabs>
            <w:rPr>
              <w:rFonts w:asciiTheme="minorHAnsi" w:eastAsiaTheme="minorEastAsia" w:hAnsiTheme="minorHAnsi"/>
              <w:noProof/>
              <w:sz w:val="22"/>
              <w:lang w:val="en-US"/>
            </w:rPr>
          </w:pPr>
          <w:hyperlink w:anchor="_Toc485884601" w:history="1">
            <w:r w:rsidR="00710C7C" w:rsidRPr="00685405">
              <w:rPr>
                <w:rStyle w:val="Hyperlink"/>
                <w:noProof/>
              </w:rPr>
              <w:t>March 26 / Phamenoth 30: Archangel Gabriel</w:t>
            </w:r>
            <w:r w:rsidR="00710C7C">
              <w:rPr>
                <w:noProof/>
                <w:webHidden/>
              </w:rPr>
              <w:tab/>
            </w:r>
            <w:r w:rsidR="00710C7C">
              <w:rPr>
                <w:noProof/>
                <w:webHidden/>
              </w:rPr>
              <w:fldChar w:fldCharType="begin"/>
            </w:r>
            <w:r w:rsidR="00710C7C">
              <w:rPr>
                <w:noProof/>
                <w:webHidden/>
              </w:rPr>
              <w:instrText xml:space="preserve"> PAGEREF _Toc485884601 \h </w:instrText>
            </w:r>
            <w:r w:rsidR="00710C7C">
              <w:rPr>
                <w:noProof/>
                <w:webHidden/>
              </w:rPr>
            </w:r>
            <w:r w:rsidR="00710C7C">
              <w:rPr>
                <w:noProof/>
                <w:webHidden/>
              </w:rPr>
              <w:fldChar w:fldCharType="separate"/>
            </w:r>
            <w:r w:rsidR="000E2EAC">
              <w:rPr>
                <w:noProof/>
                <w:webHidden/>
              </w:rPr>
              <w:t>1013</w:t>
            </w:r>
            <w:r w:rsidR="00710C7C">
              <w:rPr>
                <w:noProof/>
                <w:webHidden/>
              </w:rPr>
              <w:fldChar w:fldCharType="end"/>
            </w:r>
          </w:hyperlink>
        </w:p>
        <w:p w14:paraId="29F16DE5" w14:textId="66A031A3" w:rsidR="00710C7C" w:rsidRDefault="00365E38">
          <w:pPr>
            <w:pStyle w:val="TOC3"/>
            <w:tabs>
              <w:tab w:val="right" w:leader="dot" w:pos="8846"/>
            </w:tabs>
            <w:rPr>
              <w:rFonts w:asciiTheme="minorHAnsi" w:eastAsiaTheme="minorEastAsia" w:hAnsiTheme="minorHAnsi"/>
              <w:noProof/>
              <w:sz w:val="22"/>
              <w:lang w:val="en-US"/>
            </w:rPr>
          </w:pPr>
          <w:hyperlink w:anchor="_Toc485884602" w:history="1">
            <w:r w:rsidR="00710C7C" w:rsidRPr="00685405">
              <w:rPr>
                <w:rStyle w:val="Hyperlink"/>
                <w:noProof/>
              </w:rPr>
              <w:t>March 28 / Pharamuthi 2: Martyrdom of St. James the son of Zebedee, the Apostles</w:t>
            </w:r>
            <w:r w:rsidR="00710C7C">
              <w:rPr>
                <w:noProof/>
                <w:webHidden/>
              </w:rPr>
              <w:tab/>
            </w:r>
            <w:r w:rsidR="00710C7C">
              <w:rPr>
                <w:noProof/>
                <w:webHidden/>
              </w:rPr>
              <w:fldChar w:fldCharType="begin"/>
            </w:r>
            <w:r w:rsidR="00710C7C">
              <w:rPr>
                <w:noProof/>
                <w:webHidden/>
              </w:rPr>
              <w:instrText xml:space="preserve"> PAGEREF _Toc485884602 \h </w:instrText>
            </w:r>
            <w:r w:rsidR="00710C7C">
              <w:rPr>
                <w:noProof/>
                <w:webHidden/>
              </w:rPr>
            </w:r>
            <w:r w:rsidR="00710C7C">
              <w:rPr>
                <w:noProof/>
                <w:webHidden/>
              </w:rPr>
              <w:fldChar w:fldCharType="separate"/>
            </w:r>
            <w:r w:rsidR="000E2EAC">
              <w:rPr>
                <w:noProof/>
                <w:webHidden/>
              </w:rPr>
              <w:t>1014</w:t>
            </w:r>
            <w:r w:rsidR="00710C7C">
              <w:rPr>
                <w:noProof/>
                <w:webHidden/>
              </w:rPr>
              <w:fldChar w:fldCharType="end"/>
            </w:r>
          </w:hyperlink>
        </w:p>
        <w:p w14:paraId="3B5219DF" w14:textId="7FFBF1E6"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667" w:name="_Toc485884589"/>
      <w:r>
        <w:lastRenderedPageBreak/>
        <w:t>March 2: Departure of St. Chad of Mercia</w:t>
      </w:r>
      <w:r w:rsidR="00377E51">
        <w:rPr>
          <w:rStyle w:val="FootnoteReference"/>
        </w:rPr>
        <w:footnoteReference w:id="1051"/>
      </w:r>
      <w:bookmarkEnd w:id="1667"/>
    </w:p>
    <w:p w14:paraId="668738F1" w14:textId="77777777" w:rsidR="006A140A" w:rsidRDefault="006A140A" w:rsidP="006A140A">
      <w:pPr>
        <w:pStyle w:val="Heading4"/>
      </w:pPr>
      <w:bookmarkStart w:id="1668" w:name="_Ref434492702"/>
      <w:r>
        <w:t>The Doxology</w:t>
      </w:r>
      <w:r w:rsidR="00B82753">
        <w:t xml:space="preserve"> for St. Chad of Mercia</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669" w:name="_Toc485884590"/>
      <w:r>
        <w:t>March 4 / Phamenoth 8: Martyrdom of St. Matthias the Apostle</w:t>
      </w:r>
      <w:bookmarkEnd w:id="1669"/>
    </w:p>
    <w:p w14:paraId="5CD8BDEB" w14:textId="6B8387C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483B690" w14:textId="188C1DAA" w:rsidR="00281522" w:rsidRDefault="00281522" w:rsidP="00281522">
      <w:pPr>
        <w:pStyle w:val="Heading4"/>
      </w:pPr>
      <w:r>
        <w:t>The Doxology for St. Matthias the Apostle</w:t>
      </w:r>
      <w:r>
        <w:rPr>
          <w:rStyle w:val="FootnoteReference"/>
        </w:rPr>
        <w:footnoteReference w:id="105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81522" w14:paraId="627A3190" w14:textId="77777777" w:rsidTr="000E2EAC">
        <w:trPr>
          <w:cantSplit/>
          <w:jc w:val="center"/>
        </w:trPr>
        <w:tc>
          <w:tcPr>
            <w:tcW w:w="288" w:type="dxa"/>
          </w:tcPr>
          <w:p w14:paraId="7BFFB13D" w14:textId="77777777" w:rsidR="00281522" w:rsidRDefault="00281522" w:rsidP="000E2EAC">
            <w:pPr>
              <w:pStyle w:val="CopticCross"/>
            </w:pPr>
          </w:p>
        </w:tc>
        <w:tc>
          <w:tcPr>
            <w:tcW w:w="3960" w:type="dxa"/>
          </w:tcPr>
          <w:p w14:paraId="7CED3861" w14:textId="6CBA0663" w:rsidR="00281522" w:rsidRDefault="00281522" w:rsidP="000E2EAC">
            <w:pPr>
              <w:pStyle w:val="EngHang"/>
              <w:rPr>
                <w:shd w:val="clear" w:color="auto" w:fill="FFFFFF"/>
              </w:rPr>
            </w:pPr>
            <w:r>
              <w:rPr>
                <w:shd w:val="clear" w:color="auto" w:fill="FFFFFF"/>
              </w:rPr>
              <w:t>You were chosen</w:t>
            </w:r>
          </w:p>
          <w:p w14:paraId="3793F927" w14:textId="795741DA" w:rsidR="00281522" w:rsidRDefault="00281522" w:rsidP="000E2EAC">
            <w:pPr>
              <w:pStyle w:val="EngHang"/>
              <w:rPr>
                <w:shd w:val="clear" w:color="auto" w:fill="FFFFFF"/>
              </w:rPr>
            </w:pPr>
            <w:r>
              <w:rPr>
                <w:shd w:val="clear" w:color="auto" w:fill="FFFFFF"/>
              </w:rPr>
              <w:t>Instead of Judas,</w:t>
            </w:r>
          </w:p>
          <w:p w14:paraId="2386409B" w14:textId="1E254F4A" w:rsidR="00281522" w:rsidRDefault="00281522" w:rsidP="000E2EAC">
            <w:pPr>
              <w:pStyle w:val="EngHang"/>
              <w:rPr>
                <w:shd w:val="clear" w:color="auto" w:fill="FFFFFF"/>
              </w:rPr>
            </w:pPr>
            <w:r>
              <w:rPr>
                <w:shd w:val="clear" w:color="auto" w:fill="FFFFFF"/>
              </w:rPr>
              <w:t>And were numbered with</w:t>
            </w:r>
          </w:p>
          <w:p w14:paraId="3398E57D" w14:textId="4E193483" w:rsidR="00281522" w:rsidRDefault="00281522" w:rsidP="000E2EAC">
            <w:pPr>
              <w:pStyle w:val="EngHangEnd"/>
              <w:rPr>
                <w:shd w:val="clear" w:color="auto" w:fill="FFFFFF"/>
              </w:rPr>
            </w:pPr>
            <w:r>
              <w:rPr>
                <w:shd w:val="clear" w:color="auto" w:fill="FFFFFF"/>
              </w:rPr>
              <w:t>The rest of the Apostles.</w:t>
            </w:r>
          </w:p>
        </w:tc>
        <w:tc>
          <w:tcPr>
            <w:tcW w:w="288" w:type="dxa"/>
          </w:tcPr>
          <w:p w14:paraId="0BA8B6D1" w14:textId="77777777" w:rsidR="00281522" w:rsidRDefault="00281522" w:rsidP="000E2EAC"/>
        </w:tc>
      </w:tr>
      <w:tr w:rsidR="00281522" w14:paraId="3BF48852" w14:textId="77777777" w:rsidTr="000E2EAC">
        <w:trPr>
          <w:cantSplit/>
          <w:jc w:val="center"/>
        </w:trPr>
        <w:tc>
          <w:tcPr>
            <w:tcW w:w="288" w:type="dxa"/>
          </w:tcPr>
          <w:p w14:paraId="04CC3FA7" w14:textId="77777777" w:rsidR="00281522" w:rsidRDefault="00281522" w:rsidP="000E2EAC">
            <w:pPr>
              <w:pStyle w:val="CopticCross"/>
            </w:pPr>
            <w:r w:rsidRPr="00FB5ACB">
              <w:t>¿</w:t>
            </w:r>
          </w:p>
        </w:tc>
        <w:tc>
          <w:tcPr>
            <w:tcW w:w="3960" w:type="dxa"/>
          </w:tcPr>
          <w:p w14:paraId="5768A787" w14:textId="71517AB2" w:rsidR="00281522" w:rsidRDefault="00281522" w:rsidP="000E2EAC">
            <w:pPr>
              <w:pStyle w:val="EngHang"/>
              <w:rPr>
                <w:shd w:val="clear" w:color="auto" w:fill="FFFFFF"/>
              </w:rPr>
            </w:pPr>
            <w:r>
              <w:rPr>
                <w:shd w:val="clear" w:color="auto" w:fill="FFFFFF"/>
              </w:rPr>
              <w:t>O wonderworker</w:t>
            </w:r>
          </w:p>
          <w:p w14:paraId="5DDCFBB8" w14:textId="653C2C80" w:rsidR="00281522" w:rsidRDefault="00281522" w:rsidP="000E2EAC">
            <w:pPr>
              <w:pStyle w:val="EngHang"/>
              <w:rPr>
                <w:shd w:val="clear" w:color="auto" w:fill="FFFFFF"/>
              </w:rPr>
            </w:pPr>
            <w:r>
              <w:rPr>
                <w:shd w:val="clear" w:color="auto" w:fill="FFFFFF"/>
              </w:rPr>
              <w:t>And Apostle, Matthias,</w:t>
            </w:r>
          </w:p>
          <w:p w14:paraId="50841C3E" w14:textId="7109C599" w:rsidR="00281522" w:rsidRDefault="00281522" w:rsidP="000E2EAC">
            <w:pPr>
              <w:pStyle w:val="EngHang"/>
              <w:rPr>
                <w:shd w:val="clear" w:color="auto" w:fill="FFFFFF"/>
              </w:rPr>
            </w:pPr>
            <w:r>
              <w:rPr>
                <w:shd w:val="clear" w:color="auto" w:fill="FFFFFF"/>
              </w:rPr>
              <w:t>Your words have gone out</w:t>
            </w:r>
          </w:p>
          <w:p w14:paraId="64EFC4AD" w14:textId="3649712F" w:rsidR="00281522" w:rsidRDefault="00281522" w:rsidP="000E2EAC">
            <w:pPr>
              <w:pStyle w:val="EngHangEnd"/>
              <w:rPr>
                <w:shd w:val="clear" w:color="auto" w:fill="FFFFFF"/>
              </w:rPr>
            </w:pPr>
            <w:r>
              <w:rPr>
                <w:shd w:val="clear" w:color="auto" w:fill="FFFFFF"/>
              </w:rPr>
              <w:t>Into all the world,</w:t>
            </w:r>
          </w:p>
        </w:tc>
        <w:tc>
          <w:tcPr>
            <w:tcW w:w="288" w:type="dxa"/>
          </w:tcPr>
          <w:p w14:paraId="5D590A7F" w14:textId="77777777" w:rsidR="00281522" w:rsidRDefault="00281522" w:rsidP="000E2EAC"/>
        </w:tc>
      </w:tr>
      <w:tr w:rsidR="00281522" w14:paraId="42465474" w14:textId="77777777" w:rsidTr="000E2EAC">
        <w:trPr>
          <w:cantSplit/>
          <w:jc w:val="center"/>
        </w:trPr>
        <w:tc>
          <w:tcPr>
            <w:tcW w:w="288" w:type="dxa"/>
          </w:tcPr>
          <w:p w14:paraId="2F1E97FE" w14:textId="77777777" w:rsidR="00281522" w:rsidRDefault="00281522" w:rsidP="000E2EAC">
            <w:pPr>
              <w:pStyle w:val="CopticCross"/>
            </w:pPr>
          </w:p>
        </w:tc>
        <w:tc>
          <w:tcPr>
            <w:tcW w:w="3960" w:type="dxa"/>
          </w:tcPr>
          <w:p w14:paraId="60BE6F33" w14:textId="5F78900F" w:rsidR="00281522" w:rsidRDefault="00281522" w:rsidP="000E2EAC">
            <w:pPr>
              <w:pStyle w:val="EngHang"/>
              <w:rPr>
                <w:shd w:val="clear" w:color="auto" w:fill="FFFFFF"/>
              </w:rPr>
            </w:pPr>
            <w:r>
              <w:rPr>
                <w:shd w:val="clear" w:color="auto" w:fill="FFFFFF"/>
              </w:rPr>
              <w:t>Enlightening men</w:t>
            </w:r>
          </w:p>
          <w:p w14:paraId="2F3B6BFD" w14:textId="2BACAE90" w:rsidR="00281522" w:rsidRDefault="00281522" w:rsidP="000E2EAC">
            <w:pPr>
              <w:pStyle w:val="EngHang"/>
              <w:rPr>
                <w:shd w:val="clear" w:color="auto" w:fill="FFFFFF"/>
              </w:rPr>
            </w:pPr>
            <w:r>
              <w:rPr>
                <w:shd w:val="clear" w:color="auto" w:fill="FFFFFF"/>
              </w:rPr>
              <w:t>Like the sun,</w:t>
            </w:r>
          </w:p>
          <w:p w14:paraId="1AB19BD6" w14:textId="170DB218" w:rsidR="00281522" w:rsidRDefault="00281522" w:rsidP="000E2EAC">
            <w:pPr>
              <w:pStyle w:val="EngHang"/>
              <w:rPr>
                <w:shd w:val="clear" w:color="auto" w:fill="FFFFFF"/>
              </w:rPr>
            </w:pPr>
            <w:r>
              <w:rPr>
                <w:shd w:val="clear" w:color="auto" w:fill="FFFFFF"/>
              </w:rPr>
              <w:t>And giving grace to the Church,</w:t>
            </w:r>
          </w:p>
          <w:p w14:paraId="04BCE407" w14:textId="5E4362EF" w:rsidR="00281522" w:rsidRDefault="00281522" w:rsidP="000E2EAC">
            <w:pPr>
              <w:pStyle w:val="EngHangEnd"/>
              <w:rPr>
                <w:shd w:val="clear" w:color="auto" w:fill="FFFFFF"/>
              </w:rPr>
            </w:pPr>
            <w:r>
              <w:rPr>
                <w:shd w:val="clear" w:color="auto" w:fill="FFFFFF"/>
              </w:rPr>
              <w:t>Brining faith to the Nations.</w:t>
            </w:r>
          </w:p>
        </w:tc>
        <w:tc>
          <w:tcPr>
            <w:tcW w:w="288" w:type="dxa"/>
          </w:tcPr>
          <w:p w14:paraId="5D84949E" w14:textId="77777777" w:rsidR="00281522" w:rsidRDefault="00281522" w:rsidP="000E2EAC"/>
        </w:tc>
      </w:tr>
      <w:tr w:rsidR="00281522" w14:paraId="26B159EF" w14:textId="77777777" w:rsidTr="000E2EAC">
        <w:trPr>
          <w:cantSplit/>
          <w:jc w:val="center"/>
        </w:trPr>
        <w:tc>
          <w:tcPr>
            <w:tcW w:w="288" w:type="dxa"/>
          </w:tcPr>
          <w:p w14:paraId="69D64850" w14:textId="77777777" w:rsidR="00281522" w:rsidRDefault="00281522" w:rsidP="000E2EAC">
            <w:pPr>
              <w:pStyle w:val="CopticCross"/>
            </w:pPr>
            <w:r w:rsidRPr="00FB5ACB">
              <w:t>¿</w:t>
            </w:r>
          </w:p>
        </w:tc>
        <w:tc>
          <w:tcPr>
            <w:tcW w:w="3960" w:type="dxa"/>
          </w:tcPr>
          <w:p w14:paraId="5CA1105C" w14:textId="35BC8733" w:rsidR="00281522" w:rsidRDefault="00281522" w:rsidP="000E2EAC">
            <w:pPr>
              <w:pStyle w:val="EngHang"/>
              <w:rPr>
                <w:shd w:val="clear" w:color="auto" w:fill="FFFFFF"/>
              </w:rPr>
            </w:pPr>
            <w:r>
              <w:rPr>
                <w:shd w:val="clear" w:color="auto" w:fill="FFFFFF"/>
              </w:rPr>
              <w:t>Hail to you, O Apostle,</w:t>
            </w:r>
          </w:p>
          <w:p w14:paraId="29FD7775" w14:textId="72FCC7A3" w:rsidR="00281522" w:rsidRDefault="00281522" w:rsidP="000E2EAC">
            <w:pPr>
              <w:pStyle w:val="EngHang"/>
              <w:rPr>
                <w:shd w:val="clear" w:color="auto" w:fill="FFFFFF"/>
              </w:rPr>
            </w:pPr>
            <w:r>
              <w:rPr>
                <w:shd w:val="clear" w:color="auto" w:fill="FFFFFF"/>
              </w:rPr>
              <w:t>Hail to you, O hearald,</w:t>
            </w:r>
          </w:p>
          <w:p w14:paraId="7BDC9BC4" w14:textId="48C367FB" w:rsidR="00281522" w:rsidRDefault="00281522" w:rsidP="000E2EAC">
            <w:pPr>
              <w:pStyle w:val="EngHang"/>
              <w:rPr>
                <w:shd w:val="clear" w:color="auto" w:fill="FFFFFF"/>
              </w:rPr>
            </w:pPr>
            <w:r>
              <w:rPr>
                <w:shd w:val="clear" w:color="auto" w:fill="FFFFFF"/>
              </w:rPr>
              <w:t>Hail to you, O Disciple</w:t>
            </w:r>
          </w:p>
          <w:p w14:paraId="5950AD5B" w14:textId="2D9A3815" w:rsidR="00281522" w:rsidRDefault="00281522" w:rsidP="00281522">
            <w:pPr>
              <w:pStyle w:val="EngHangEnd"/>
              <w:ind w:left="0" w:firstLine="0"/>
            </w:pPr>
            <w:r>
              <w:rPr>
                <w:shd w:val="clear" w:color="auto" w:fill="FFFFFF"/>
              </w:rPr>
              <w:t>Saint Matthias.</w:t>
            </w:r>
          </w:p>
        </w:tc>
        <w:tc>
          <w:tcPr>
            <w:tcW w:w="288" w:type="dxa"/>
          </w:tcPr>
          <w:p w14:paraId="07175F58" w14:textId="77777777" w:rsidR="00281522" w:rsidRDefault="00281522" w:rsidP="000E2EAC"/>
        </w:tc>
      </w:tr>
      <w:tr w:rsidR="00281522" w14:paraId="56258335" w14:textId="77777777" w:rsidTr="000E2EAC">
        <w:trPr>
          <w:cantSplit/>
          <w:jc w:val="center"/>
        </w:trPr>
        <w:tc>
          <w:tcPr>
            <w:tcW w:w="288" w:type="dxa"/>
          </w:tcPr>
          <w:p w14:paraId="7CD3EAAE" w14:textId="77777777" w:rsidR="00281522" w:rsidRDefault="00281522" w:rsidP="000E2EAC">
            <w:pPr>
              <w:pStyle w:val="CopticCross"/>
            </w:pPr>
          </w:p>
        </w:tc>
        <w:tc>
          <w:tcPr>
            <w:tcW w:w="3960" w:type="dxa"/>
          </w:tcPr>
          <w:p w14:paraId="68DF12A4" w14:textId="77777777" w:rsidR="00281522" w:rsidRDefault="00281522" w:rsidP="000E2EAC">
            <w:pPr>
              <w:pStyle w:val="EngHang"/>
              <w:rPr>
                <w:shd w:val="clear" w:color="auto" w:fill="FFFFFF"/>
              </w:rPr>
            </w:pPr>
            <w:r>
              <w:rPr>
                <w:shd w:val="clear" w:color="auto" w:fill="FFFFFF"/>
              </w:rPr>
              <w:t>Pray to the Lord on our behalf,</w:t>
            </w:r>
          </w:p>
          <w:p w14:paraId="50DAFA1D" w14:textId="78021343" w:rsidR="00281522" w:rsidRDefault="00281522" w:rsidP="000E2EAC">
            <w:pPr>
              <w:pStyle w:val="EngHang"/>
              <w:rPr>
                <w:shd w:val="clear" w:color="auto" w:fill="FFFFFF"/>
              </w:rPr>
            </w:pPr>
            <w:r>
              <w:rPr>
                <w:shd w:val="clear" w:color="auto" w:fill="FFFFFF"/>
              </w:rPr>
              <w:t>My lord and father, the Apostle,</w:t>
            </w:r>
          </w:p>
          <w:p w14:paraId="7BBA10E2" w14:textId="2C7F422F" w:rsidR="00281522" w:rsidRDefault="00281522" w:rsidP="000E2EAC">
            <w:pPr>
              <w:pStyle w:val="EngHang"/>
              <w:rPr>
                <w:shd w:val="clear" w:color="auto" w:fill="FFFFFF"/>
              </w:rPr>
            </w:pPr>
            <w:r>
              <w:rPr>
                <w:shd w:val="clear" w:color="auto" w:fill="FFFFFF"/>
              </w:rPr>
              <w:t>Saint Matthias,</w:t>
            </w:r>
          </w:p>
          <w:p w14:paraId="2C26B2F3" w14:textId="77777777" w:rsidR="00281522" w:rsidRDefault="00281522" w:rsidP="000E2EAC">
            <w:pPr>
              <w:pStyle w:val="EngHangEnd"/>
            </w:pPr>
            <w:r>
              <w:rPr>
                <w:shd w:val="clear" w:color="auto" w:fill="FFFFFF"/>
              </w:rPr>
              <w:t>That He may forgive us our sins.</w:t>
            </w:r>
          </w:p>
        </w:tc>
        <w:tc>
          <w:tcPr>
            <w:tcW w:w="288" w:type="dxa"/>
          </w:tcPr>
          <w:p w14:paraId="63ABF010" w14:textId="77777777" w:rsidR="00281522" w:rsidRDefault="00281522" w:rsidP="000E2EAC"/>
        </w:tc>
      </w:tr>
    </w:tbl>
    <w:p w14:paraId="01FACE98" w14:textId="77777777" w:rsidR="00495F1A" w:rsidRDefault="00C30529" w:rsidP="00495F1A">
      <w:pPr>
        <w:pStyle w:val="Heading3"/>
      </w:pPr>
      <w:bookmarkStart w:id="1670" w:name="_Toc485884591"/>
      <w:r>
        <w:t xml:space="preserve">March 6 / Phamenoth 10: </w:t>
      </w:r>
      <w:r w:rsidR="00495F1A">
        <w:t>The Finding of the Holy Cross</w:t>
      </w:r>
      <w:bookmarkEnd w:id="1666"/>
      <w:bookmarkEnd w:id="1665"/>
      <w:bookmarkEnd w:id="1664"/>
      <w:bookmarkEnd w:id="1670"/>
    </w:p>
    <w:p w14:paraId="0DD4581E" w14:textId="1C7F2F93"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E2EA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E2EAC">
        <w:rPr>
          <w:noProof/>
        </w:rPr>
        <w:t>746</w:t>
      </w:r>
      <w:r w:rsidR="002409EF">
        <w:fldChar w:fldCharType="end"/>
      </w:r>
      <w:r>
        <w:t>.</w:t>
      </w:r>
    </w:p>
    <w:p w14:paraId="5C8B630F" w14:textId="5D137CB6" w:rsidR="00BD15D3" w:rsidRDefault="00BD15D3" w:rsidP="00BD15D3">
      <w:pPr>
        <w:pStyle w:val="Heading3"/>
      </w:pPr>
      <w:bookmarkStart w:id="1671" w:name="_Toc485884592"/>
      <w:r>
        <w:t>March 7 / Phamenoth 11: St. Basil of Caesarea</w:t>
      </w:r>
      <w:bookmarkEnd w:id="1671"/>
    </w:p>
    <w:p w14:paraId="0748B878" w14:textId="72005896" w:rsidR="00BD15D3" w:rsidRDefault="00BD15D3" w:rsidP="00BD15D3">
      <w:pPr>
        <w:pStyle w:val="Heading4"/>
      </w:pPr>
      <w:bookmarkStart w:id="1672" w:name="_Ref485712805"/>
      <w:r>
        <w:t>The Doxology for St. Basil of Caesarea</w:t>
      </w:r>
      <w:r>
        <w:rPr>
          <w:rStyle w:val="FootnoteReference"/>
        </w:rPr>
        <w:footnoteReference w:id="1053"/>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D15D3" w14:paraId="7C99F5B4" w14:textId="77777777" w:rsidTr="00BD15D3">
        <w:trPr>
          <w:cantSplit/>
          <w:jc w:val="center"/>
        </w:trPr>
        <w:tc>
          <w:tcPr>
            <w:tcW w:w="288" w:type="dxa"/>
          </w:tcPr>
          <w:p w14:paraId="0BD975EA" w14:textId="77777777" w:rsidR="00BD15D3" w:rsidRDefault="00BD15D3" w:rsidP="00BD15D3">
            <w:pPr>
              <w:pStyle w:val="CopticCross"/>
            </w:pPr>
          </w:p>
        </w:tc>
        <w:tc>
          <w:tcPr>
            <w:tcW w:w="3960" w:type="dxa"/>
          </w:tcPr>
          <w:p w14:paraId="3B853085" w14:textId="03219331" w:rsidR="00BD15D3" w:rsidRDefault="00BD15D3" w:rsidP="00BD15D3">
            <w:pPr>
              <w:pStyle w:val="EngHang"/>
              <w:rPr>
                <w:shd w:val="clear" w:color="auto" w:fill="FFFFFF"/>
              </w:rPr>
            </w:pPr>
            <w:r>
              <w:rPr>
                <w:shd w:val="clear" w:color="auto" w:fill="FFFFFF"/>
              </w:rPr>
              <w:t>You have been revealed</w:t>
            </w:r>
          </w:p>
          <w:p w14:paraId="3A1868E9" w14:textId="136EDF55" w:rsidR="00BD15D3" w:rsidRDefault="00BD15D3" w:rsidP="00BD15D3">
            <w:pPr>
              <w:pStyle w:val="EngHang"/>
              <w:rPr>
                <w:shd w:val="clear" w:color="auto" w:fill="FFFFFF"/>
              </w:rPr>
            </w:pPr>
            <w:r>
              <w:rPr>
                <w:shd w:val="clear" w:color="auto" w:fill="FFFFFF"/>
              </w:rPr>
              <w:t>As the sure foundation of the Church,</w:t>
            </w:r>
          </w:p>
          <w:p w14:paraId="1F7A8D5B" w14:textId="44EB065C" w:rsidR="00BD15D3" w:rsidRDefault="00BD15D3" w:rsidP="00BD15D3">
            <w:pPr>
              <w:pStyle w:val="EngHang"/>
              <w:rPr>
                <w:shd w:val="clear" w:color="auto" w:fill="FFFFFF"/>
              </w:rPr>
            </w:pPr>
            <w:r>
              <w:rPr>
                <w:shd w:val="clear" w:color="auto" w:fill="FFFFFF"/>
              </w:rPr>
              <w:t>Granting man a lordship,</w:t>
            </w:r>
          </w:p>
          <w:p w14:paraId="7FA32AE4" w14:textId="0E11C71C" w:rsidR="00BD15D3" w:rsidRDefault="00BD15D3" w:rsidP="00BD15D3">
            <w:pPr>
              <w:pStyle w:val="EngHangEnd"/>
            </w:pPr>
            <w:r>
              <w:rPr>
                <w:shd w:val="clear" w:color="auto" w:fill="FFFFFF"/>
              </w:rPr>
              <w:t>Which cannot be removed,</w:t>
            </w:r>
          </w:p>
        </w:tc>
        <w:tc>
          <w:tcPr>
            <w:tcW w:w="288" w:type="dxa"/>
          </w:tcPr>
          <w:p w14:paraId="31B15F18" w14:textId="77777777" w:rsidR="00BD15D3" w:rsidRDefault="00BD15D3" w:rsidP="00BD15D3"/>
        </w:tc>
      </w:tr>
      <w:tr w:rsidR="00BD15D3" w14:paraId="59F7CCFB" w14:textId="77777777" w:rsidTr="00BD15D3">
        <w:trPr>
          <w:cantSplit/>
          <w:jc w:val="center"/>
        </w:trPr>
        <w:tc>
          <w:tcPr>
            <w:tcW w:w="288" w:type="dxa"/>
          </w:tcPr>
          <w:p w14:paraId="3974005D" w14:textId="77777777" w:rsidR="00BD15D3" w:rsidRDefault="00BD15D3" w:rsidP="00BD15D3">
            <w:pPr>
              <w:pStyle w:val="CopticCross"/>
            </w:pPr>
            <w:r w:rsidRPr="00FB5ACB">
              <w:t>¿</w:t>
            </w:r>
          </w:p>
        </w:tc>
        <w:tc>
          <w:tcPr>
            <w:tcW w:w="3960" w:type="dxa"/>
          </w:tcPr>
          <w:p w14:paraId="3A74002F" w14:textId="6E2E7560" w:rsidR="00BD15D3" w:rsidRDefault="00BD15D3" w:rsidP="00BD15D3">
            <w:pPr>
              <w:pStyle w:val="EngHang"/>
              <w:rPr>
                <w:shd w:val="clear" w:color="auto" w:fill="FFFFFF"/>
              </w:rPr>
            </w:pPr>
            <w:r>
              <w:rPr>
                <w:shd w:val="clear" w:color="auto" w:fill="FFFFFF"/>
              </w:rPr>
              <w:t>As it is sealed by</w:t>
            </w:r>
          </w:p>
          <w:p w14:paraId="0759CD61" w14:textId="329A1AA3" w:rsidR="00BD15D3" w:rsidRDefault="00BD15D3" w:rsidP="00BD15D3">
            <w:pPr>
              <w:pStyle w:val="EngHang"/>
              <w:rPr>
                <w:shd w:val="clear" w:color="auto" w:fill="FFFFFF"/>
              </w:rPr>
            </w:pPr>
            <w:r>
              <w:rPr>
                <w:shd w:val="clear" w:color="auto" w:fill="FFFFFF"/>
              </w:rPr>
              <w:t>Your holy precepts,</w:t>
            </w:r>
          </w:p>
          <w:p w14:paraId="193B1F8E" w14:textId="207FF9EB" w:rsidR="00BD15D3" w:rsidRDefault="00BD15D3" w:rsidP="00BD15D3">
            <w:pPr>
              <w:pStyle w:val="EngHang"/>
              <w:rPr>
                <w:shd w:val="clear" w:color="auto" w:fill="FFFFFF"/>
              </w:rPr>
            </w:pPr>
            <w:r>
              <w:rPr>
                <w:shd w:val="clear" w:color="auto" w:fill="FFFFFF"/>
              </w:rPr>
              <w:t>O venerable Basil,</w:t>
            </w:r>
          </w:p>
          <w:p w14:paraId="0F37D435" w14:textId="4859B2BC" w:rsidR="00BD15D3" w:rsidRDefault="00BD15D3" w:rsidP="00BD15D3">
            <w:pPr>
              <w:pStyle w:val="EngHangEnd"/>
            </w:pPr>
            <w:r>
              <w:rPr>
                <w:shd w:val="clear" w:color="auto" w:fill="FFFFFF"/>
              </w:rPr>
              <w:t>The revealer of heaven.</w:t>
            </w:r>
          </w:p>
        </w:tc>
        <w:tc>
          <w:tcPr>
            <w:tcW w:w="288" w:type="dxa"/>
          </w:tcPr>
          <w:p w14:paraId="6BD4B384" w14:textId="77777777" w:rsidR="00BD15D3" w:rsidRDefault="00BD15D3" w:rsidP="00BD15D3"/>
        </w:tc>
      </w:tr>
      <w:tr w:rsidR="00BD15D3" w14:paraId="25946D61" w14:textId="77777777" w:rsidTr="00BD15D3">
        <w:trPr>
          <w:cantSplit/>
          <w:jc w:val="center"/>
        </w:trPr>
        <w:tc>
          <w:tcPr>
            <w:tcW w:w="288" w:type="dxa"/>
          </w:tcPr>
          <w:p w14:paraId="127FA71B" w14:textId="77777777" w:rsidR="00BD15D3" w:rsidRDefault="00BD15D3" w:rsidP="00BD15D3">
            <w:pPr>
              <w:pStyle w:val="CopticCross"/>
            </w:pPr>
          </w:p>
        </w:tc>
        <w:tc>
          <w:tcPr>
            <w:tcW w:w="3960" w:type="dxa"/>
          </w:tcPr>
          <w:p w14:paraId="475DC10F" w14:textId="20C98CE3" w:rsidR="00BD15D3" w:rsidRDefault="00BD15D3" w:rsidP="00BD15D3">
            <w:pPr>
              <w:pStyle w:val="EngHang"/>
              <w:rPr>
                <w:shd w:val="clear" w:color="auto" w:fill="FFFFFF"/>
              </w:rPr>
            </w:pPr>
            <w:r>
              <w:rPr>
                <w:shd w:val="clear" w:color="auto" w:fill="FFFFFF"/>
              </w:rPr>
              <w:t>Your proclamation has gone forth</w:t>
            </w:r>
          </w:p>
          <w:p w14:paraId="6F2EADA3" w14:textId="7902982F" w:rsidR="00BD15D3" w:rsidRDefault="00BD15D3" w:rsidP="00BD15D3">
            <w:pPr>
              <w:pStyle w:val="EngHang"/>
              <w:rPr>
                <w:shd w:val="clear" w:color="auto" w:fill="FFFFFF"/>
              </w:rPr>
            </w:pPr>
            <w:r>
              <w:rPr>
                <w:shd w:val="clear" w:color="auto" w:fill="FFFFFF"/>
              </w:rPr>
              <w:t>Into all the earth,</w:t>
            </w:r>
          </w:p>
          <w:p w14:paraId="7395467F" w14:textId="3971DF6D" w:rsidR="00BD15D3" w:rsidRDefault="00BD15D3" w:rsidP="00BD15D3">
            <w:pPr>
              <w:pStyle w:val="EngHang"/>
              <w:rPr>
                <w:shd w:val="clear" w:color="auto" w:fill="FFFFFF"/>
              </w:rPr>
            </w:pPr>
            <w:r>
              <w:rPr>
                <w:shd w:val="clear" w:color="auto" w:fill="FFFFFF"/>
              </w:rPr>
              <w:t>Which was divinely taught,</w:t>
            </w:r>
          </w:p>
          <w:p w14:paraId="72C4377C" w14:textId="346C2508" w:rsidR="00BD15D3" w:rsidRDefault="00BD15D3" w:rsidP="00BD15D3">
            <w:pPr>
              <w:pStyle w:val="EngHangEnd"/>
              <w:ind w:left="0" w:firstLine="0"/>
            </w:pPr>
            <w:r>
              <w:rPr>
                <w:shd w:val="clear" w:color="auto" w:fill="FFFFFF"/>
              </w:rPr>
              <w:t>By hearing your voice,</w:t>
            </w:r>
          </w:p>
        </w:tc>
        <w:tc>
          <w:tcPr>
            <w:tcW w:w="288" w:type="dxa"/>
          </w:tcPr>
          <w:p w14:paraId="6C91847C" w14:textId="77777777" w:rsidR="00BD15D3" w:rsidRDefault="00BD15D3" w:rsidP="00BD15D3"/>
        </w:tc>
      </w:tr>
      <w:tr w:rsidR="00BD15D3" w14:paraId="0DC7A86B" w14:textId="77777777" w:rsidTr="00BD15D3">
        <w:trPr>
          <w:cantSplit/>
          <w:jc w:val="center"/>
        </w:trPr>
        <w:tc>
          <w:tcPr>
            <w:tcW w:w="288" w:type="dxa"/>
          </w:tcPr>
          <w:p w14:paraId="4A34DE1B" w14:textId="77777777" w:rsidR="00BD15D3" w:rsidRDefault="00BD15D3" w:rsidP="00BD15D3">
            <w:pPr>
              <w:pStyle w:val="CopticCross"/>
            </w:pPr>
            <w:r w:rsidRPr="00FB5ACB">
              <w:t>¿</w:t>
            </w:r>
          </w:p>
        </w:tc>
        <w:tc>
          <w:tcPr>
            <w:tcW w:w="3960" w:type="dxa"/>
          </w:tcPr>
          <w:p w14:paraId="3B6476E3" w14:textId="68371012" w:rsidR="00BD15D3" w:rsidRDefault="00BD15D3" w:rsidP="00BD15D3">
            <w:pPr>
              <w:pStyle w:val="EngHang"/>
              <w:rPr>
                <w:shd w:val="clear" w:color="auto" w:fill="FFFFFF"/>
              </w:rPr>
            </w:pPr>
            <w:r>
              <w:rPr>
                <w:shd w:val="clear" w:color="auto" w:fill="FFFFFF"/>
              </w:rPr>
              <w:t>Which expounded on</w:t>
            </w:r>
          </w:p>
          <w:p w14:paraId="237068AB" w14:textId="7ADA4BF5" w:rsidR="00BD15D3" w:rsidRDefault="00BD15D3" w:rsidP="00BD15D3">
            <w:pPr>
              <w:pStyle w:val="EngHang"/>
              <w:rPr>
                <w:shd w:val="clear" w:color="auto" w:fill="FFFFFF"/>
              </w:rPr>
            </w:pPr>
            <w:r>
              <w:rPr>
                <w:shd w:val="clear" w:color="auto" w:fill="FFFFFF"/>
              </w:rPr>
              <w:t>The nature of creatures,</w:t>
            </w:r>
          </w:p>
          <w:p w14:paraId="23A0F353" w14:textId="391677EC" w:rsidR="00BD15D3" w:rsidRDefault="00BD15D3" w:rsidP="00BD15D3">
            <w:pPr>
              <w:pStyle w:val="EngHang"/>
              <w:rPr>
                <w:shd w:val="clear" w:color="auto" w:fill="FFFFFF"/>
              </w:rPr>
            </w:pPr>
            <w:r>
              <w:rPr>
                <w:shd w:val="clear" w:color="auto" w:fill="FFFFFF"/>
              </w:rPr>
              <w:t>And en</w:t>
            </w:r>
            <w:r w:rsidR="00B514AF">
              <w:rPr>
                <w:shd w:val="clear" w:color="auto" w:fill="FFFFFF"/>
              </w:rPr>
              <w:t>n</w:t>
            </w:r>
            <w:r>
              <w:rPr>
                <w:shd w:val="clear" w:color="auto" w:fill="FFFFFF"/>
              </w:rPr>
              <w:t>obled the</w:t>
            </w:r>
          </w:p>
          <w:p w14:paraId="1831A36E" w14:textId="3285D7CC" w:rsidR="00BD15D3" w:rsidRDefault="00BD15D3" w:rsidP="00BD15D3">
            <w:pPr>
              <w:pStyle w:val="EngHangEnd"/>
            </w:pPr>
            <w:r>
              <w:rPr>
                <w:shd w:val="clear" w:color="auto" w:fill="FFFFFF"/>
              </w:rPr>
              <w:t>Manners of mankind.</w:t>
            </w:r>
          </w:p>
        </w:tc>
        <w:tc>
          <w:tcPr>
            <w:tcW w:w="288" w:type="dxa"/>
          </w:tcPr>
          <w:p w14:paraId="435778F2" w14:textId="77777777" w:rsidR="00BD15D3" w:rsidRDefault="00BD15D3" w:rsidP="00BD15D3"/>
        </w:tc>
      </w:tr>
      <w:tr w:rsidR="00BD15D3" w14:paraId="35026900" w14:textId="77777777" w:rsidTr="00BD15D3">
        <w:trPr>
          <w:cantSplit/>
          <w:jc w:val="center"/>
        </w:trPr>
        <w:tc>
          <w:tcPr>
            <w:tcW w:w="288" w:type="dxa"/>
          </w:tcPr>
          <w:p w14:paraId="3F94D5CE" w14:textId="77777777" w:rsidR="00BD15D3" w:rsidRDefault="00BD15D3" w:rsidP="00BD15D3">
            <w:pPr>
              <w:pStyle w:val="CopticCross"/>
            </w:pPr>
          </w:p>
        </w:tc>
        <w:tc>
          <w:tcPr>
            <w:tcW w:w="3960" w:type="dxa"/>
          </w:tcPr>
          <w:p w14:paraId="4F4A9895" w14:textId="08339A6D" w:rsidR="00BD15D3" w:rsidRDefault="00BD15D3" w:rsidP="00BD15D3">
            <w:pPr>
              <w:pStyle w:val="EngHang"/>
              <w:rPr>
                <w:shd w:val="clear" w:color="auto" w:fill="FFFFFF"/>
              </w:rPr>
            </w:pPr>
            <w:r>
              <w:rPr>
                <w:shd w:val="clear" w:color="auto" w:fill="FFFFFF"/>
              </w:rPr>
              <w:t>Hail to the great teacher,</w:t>
            </w:r>
          </w:p>
          <w:p w14:paraId="3EB7F00F" w14:textId="04BC8F3B" w:rsidR="00BD15D3" w:rsidRDefault="00BD15D3" w:rsidP="00BD15D3">
            <w:pPr>
              <w:pStyle w:val="EngHang"/>
              <w:rPr>
                <w:shd w:val="clear" w:color="auto" w:fill="FFFFFF"/>
              </w:rPr>
            </w:pPr>
            <w:r>
              <w:rPr>
                <w:shd w:val="clear" w:color="auto" w:fill="FFFFFF"/>
              </w:rPr>
              <w:t>Hail to the liturgist,</w:t>
            </w:r>
          </w:p>
          <w:p w14:paraId="50CF7631" w14:textId="5D343A4A" w:rsidR="00BD15D3" w:rsidRDefault="00BD15D3" w:rsidP="00BD15D3">
            <w:pPr>
              <w:pStyle w:val="EngHang"/>
              <w:rPr>
                <w:shd w:val="clear" w:color="auto" w:fill="FFFFFF"/>
              </w:rPr>
            </w:pPr>
            <w:r>
              <w:rPr>
                <w:shd w:val="clear" w:color="auto" w:fill="FFFFFF"/>
              </w:rPr>
              <w:t>Hail to the archbishop,</w:t>
            </w:r>
          </w:p>
          <w:p w14:paraId="7BCC6F55" w14:textId="624A140F" w:rsidR="00BD15D3" w:rsidRPr="00A40E4E" w:rsidRDefault="00BD15D3" w:rsidP="00BD15D3">
            <w:pPr>
              <w:pStyle w:val="EngHangEnd"/>
            </w:pPr>
            <w:r>
              <w:rPr>
                <w:shd w:val="clear" w:color="auto" w:fill="FFFFFF"/>
              </w:rPr>
              <w:t>St. basil of Caeasarea.</w:t>
            </w:r>
          </w:p>
        </w:tc>
        <w:tc>
          <w:tcPr>
            <w:tcW w:w="288" w:type="dxa"/>
          </w:tcPr>
          <w:p w14:paraId="6CD7FC99" w14:textId="77777777" w:rsidR="00BD15D3" w:rsidRDefault="00BD15D3" w:rsidP="00BD15D3"/>
        </w:tc>
      </w:tr>
      <w:tr w:rsidR="00BD15D3" w14:paraId="5996A346" w14:textId="77777777" w:rsidTr="00BD15D3">
        <w:trPr>
          <w:cantSplit/>
          <w:jc w:val="center"/>
        </w:trPr>
        <w:tc>
          <w:tcPr>
            <w:tcW w:w="288" w:type="dxa"/>
          </w:tcPr>
          <w:p w14:paraId="388302BC" w14:textId="77777777" w:rsidR="00BD15D3" w:rsidRDefault="00BD15D3" w:rsidP="00BD15D3">
            <w:pPr>
              <w:pStyle w:val="CopticCross"/>
            </w:pPr>
            <w:r w:rsidRPr="00FB5ACB">
              <w:t>¿</w:t>
            </w:r>
          </w:p>
        </w:tc>
        <w:tc>
          <w:tcPr>
            <w:tcW w:w="3960" w:type="dxa"/>
          </w:tcPr>
          <w:p w14:paraId="12897859" w14:textId="1E1DD603" w:rsidR="00BD15D3" w:rsidRDefault="00BD15D3" w:rsidP="00BD15D3">
            <w:pPr>
              <w:pStyle w:val="EngHang"/>
              <w:rPr>
                <w:shd w:val="clear" w:color="auto" w:fill="FFFFFF"/>
              </w:rPr>
            </w:pPr>
            <w:r>
              <w:rPr>
                <w:shd w:val="clear" w:color="auto" w:fill="FFFFFF"/>
              </w:rPr>
              <w:t>Pray to the Lord on our behalf,</w:t>
            </w:r>
          </w:p>
          <w:p w14:paraId="79A803F5" w14:textId="1388F2AF" w:rsidR="00BD15D3" w:rsidRDefault="00BD15D3" w:rsidP="00BD15D3">
            <w:pPr>
              <w:pStyle w:val="EngHang"/>
              <w:rPr>
                <w:shd w:val="clear" w:color="auto" w:fill="FFFFFF"/>
              </w:rPr>
            </w:pPr>
            <w:r>
              <w:rPr>
                <w:shd w:val="clear" w:color="auto" w:fill="FFFFFF"/>
              </w:rPr>
              <w:t>Our saintly father the bishop,</w:t>
            </w:r>
          </w:p>
          <w:p w14:paraId="07D2DE66" w14:textId="677DD1F5" w:rsidR="00BD15D3" w:rsidRDefault="00BD15D3" w:rsidP="00BD15D3">
            <w:pPr>
              <w:pStyle w:val="EngHang"/>
              <w:rPr>
                <w:shd w:val="clear" w:color="auto" w:fill="FFFFFF"/>
              </w:rPr>
            </w:pPr>
            <w:r>
              <w:rPr>
                <w:shd w:val="clear" w:color="auto" w:fill="FFFFFF"/>
              </w:rPr>
              <w:t>St. Basil of Caeasarea,</w:t>
            </w:r>
          </w:p>
          <w:p w14:paraId="3EDA9C6A" w14:textId="2D6ABC10" w:rsidR="00BD15D3" w:rsidRDefault="00BD15D3" w:rsidP="00BD15D3">
            <w:pPr>
              <w:pStyle w:val="EngHangEnd"/>
            </w:pPr>
            <w:r>
              <w:rPr>
                <w:shd w:val="clear" w:color="auto" w:fill="FFFFFF"/>
              </w:rPr>
              <w:t>That He may forgive us our sins.</w:t>
            </w:r>
          </w:p>
        </w:tc>
        <w:tc>
          <w:tcPr>
            <w:tcW w:w="288" w:type="dxa"/>
          </w:tcPr>
          <w:p w14:paraId="63AF5D2E" w14:textId="77777777" w:rsidR="00BD15D3" w:rsidRDefault="00BD15D3" w:rsidP="00BD15D3"/>
        </w:tc>
      </w:tr>
    </w:tbl>
    <w:p w14:paraId="26452189" w14:textId="77777777" w:rsidR="00DD5136" w:rsidRDefault="00DD5136" w:rsidP="00DD5136">
      <w:pPr>
        <w:pStyle w:val="Heading3"/>
      </w:pPr>
      <w:bookmarkStart w:id="1673" w:name="_Toc485884593"/>
      <w:r>
        <w:t>March 8 / Phamenoth</w:t>
      </w:r>
      <w:r w:rsidR="005329C1">
        <w:t xml:space="preserve"> 12</w:t>
      </w:r>
      <w:r>
        <w:t>: Commemoration of Archangel Michael</w:t>
      </w:r>
      <w:bookmarkEnd w:id="1673"/>
    </w:p>
    <w:p w14:paraId="1F61648E" w14:textId="6D71BE1D"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F095B73" w14:textId="77777777" w:rsidR="00494FE4" w:rsidRDefault="00494FE4" w:rsidP="00494FE4">
      <w:pPr>
        <w:pStyle w:val="Heading3"/>
      </w:pPr>
      <w:bookmarkStart w:id="1674" w:name="_Toc485884594"/>
      <w:r>
        <w:t>March 9 / Phamenoth 13: Return of St. Macarius the Great and St. Macarius of Alexandria from Exile</w:t>
      </w:r>
      <w:bookmarkEnd w:id="1674"/>
    </w:p>
    <w:p w14:paraId="450613FB" w14:textId="6E3514E4" w:rsidR="00494FE4" w:rsidRPr="00494FE4" w:rsidRDefault="00494FE4" w:rsidP="00BF77D7">
      <w:pPr>
        <w:pStyle w:val="Rubric"/>
      </w:pPr>
      <w:r>
        <w:t>See</w:t>
      </w:r>
      <w:r w:rsidR="00B01D40">
        <w:t xml:space="preserve"> </w:t>
      </w:r>
      <w:r w:rsidR="00B01D40">
        <w:fldChar w:fldCharType="begin"/>
      </w:r>
      <w:r w:rsidR="00B01D40">
        <w:instrText xml:space="preserve"> REF _Ref485191508 \h </w:instrText>
      </w:r>
      <w:r w:rsidR="00B01D40">
        <w:fldChar w:fldCharType="separate"/>
      </w:r>
      <w:r w:rsidR="000E2EAC">
        <w:t>March 23 / Phamenoth 27: St. Macarius the Great</w:t>
      </w:r>
      <w:r w:rsidR="00B01D40">
        <w:fldChar w:fldCharType="end"/>
      </w:r>
      <w:r>
        <w:t>,</w:t>
      </w:r>
      <w:r w:rsidR="002409EF">
        <w:t xml:space="preserve"> page</w:t>
      </w:r>
      <w:r w:rsidR="00B01D40">
        <w:t xml:space="preserve"> </w:t>
      </w:r>
      <w:r w:rsidR="00B01D40">
        <w:fldChar w:fldCharType="begin"/>
      </w:r>
      <w:r w:rsidR="00B01D40">
        <w:instrText xml:space="preserve"> PAGEREF _Ref485191516 \h </w:instrText>
      </w:r>
      <w:r w:rsidR="00B01D40">
        <w:fldChar w:fldCharType="separate"/>
      </w:r>
      <w:r w:rsidR="000E2EAC">
        <w:rPr>
          <w:noProof/>
        </w:rPr>
        <w:t>997</w:t>
      </w:r>
      <w:r w:rsidR="00B01D40">
        <w:fldChar w:fldCharType="end"/>
      </w:r>
      <w:r w:rsidR="00BF77D7">
        <w:t xml:space="preserve">, and </w:t>
      </w:r>
      <w:r w:rsidR="00BF77D7">
        <w:fldChar w:fldCharType="begin"/>
      </w:r>
      <w:r w:rsidR="00BF77D7">
        <w:instrText xml:space="preserve"> REF _Ref436250616 \h </w:instrText>
      </w:r>
      <w:r w:rsidR="00BF77D7">
        <w:fldChar w:fldCharType="separate"/>
      </w:r>
      <w:r w:rsidR="000E2EA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E2EAC">
        <w:rPr>
          <w:noProof/>
        </w:rPr>
        <w:t>1027</w:t>
      </w:r>
      <w:r w:rsidR="002409EF">
        <w:fldChar w:fldCharType="end"/>
      </w:r>
      <w:r>
        <w:t>.</w:t>
      </w:r>
    </w:p>
    <w:p w14:paraId="15396FC9" w14:textId="77777777" w:rsidR="007F571C" w:rsidRDefault="007F571C" w:rsidP="007F571C">
      <w:pPr>
        <w:pStyle w:val="Heading3"/>
      </w:pPr>
      <w:bookmarkStart w:id="1675" w:name="_Toc485884595"/>
      <w:r>
        <w:t>March 15 / Phamenoth 19: Martyrdom of St. Aristobulus the Apostle</w:t>
      </w:r>
      <w:bookmarkEnd w:id="1675"/>
    </w:p>
    <w:p w14:paraId="57821F33" w14:textId="32C46C23" w:rsidR="00191A26" w:rsidRDefault="00191A26" w:rsidP="00191A26">
      <w:pPr>
        <w:pStyle w:val="Rubric"/>
      </w:pPr>
      <w:bookmarkStart w:id="1676" w:name="_Toc410196213"/>
      <w:bookmarkStart w:id="1677" w:name="_Toc410196455"/>
      <w:bookmarkStart w:id="1678" w:name="_Toc410196957"/>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5F3D5AC" w14:textId="77777777" w:rsidR="005329C1" w:rsidRDefault="005329C1" w:rsidP="005329C1">
      <w:pPr>
        <w:pStyle w:val="Heading3"/>
      </w:pPr>
      <w:bookmarkStart w:id="1679" w:name="_Toc485884596"/>
      <w:r>
        <w:lastRenderedPageBreak/>
        <w:t>March 17 / Phamenoth 21: Commemoration of the Theotokos</w:t>
      </w:r>
      <w:bookmarkEnd w:id="1679"/>
    </w:p>
    <w:p w14:paraId="613D176A" w14:textId="6511E1F0" w:rsidR="00DD1748" w:rsidRDefault="00DD1748" w:rsidP="00DD1748">
      <w:pPr>
        <w:pStyle w:val="Rubric"/>
      </w:pPr>
      <w:bookmarkStart w:id="1680" w:name="_Ref434563557"/>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1BCE6D0D" w14:textId="4FED0123" w:rsidR="004C6309" w:rsidRDefault="004C6309" w:rsidP="004C6309">
      <w:pPr>
        <w:pStyle w:val="Heading3"/>
      </w:pPr>
      <w:bookmarkStart w:id="1681" w:name="_Ref485798098"/>
      <w:bookmarkStart w:id="1682" w:name="_Toc485884597"/>
      <w:r>
        <w:t>March 19 / Phamenoth 23: Daniel the Prophet</w:t>
      </w:r>
      <w:bookmarkEnd w:id="1681"/>
      <w:bookmarkEnd w:id="1682"/>
    </w:p>
    <w:p w14:paraId="47ACD7BD" w14:textId="6134F14B" w:rsidR="004C6309" w:rsidRDefault="004C6309" w:rsidP="004C6309">
      <w:pPr>
        <w:pStyle w:val="Heading4"/>
      </w:pPr>
      <w:bookmarkStart w:id="1683" w:name="_Ref485796350"/>
      <w:r>
        <w:t>The Doxology for Prophet Daniel</w:t>
      </w:r>
      <w:r>
        <w:rPr>
          <w:rStyle w:val="FootnoteReference"/>
        </w:rPr>
        <w:footnoteReference w:id="1054"/>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D6D28" w14:paraId="116F649C" w14:textId="77777777" w:rsidTr="008C608D">
        <w:trPr>
          <w:cantSplit/>
          <w:jc w:val="center"/>
        </w:trPr>
        <w:tc>
          <w:tcPr>
            <w:tcW w:w="288" w:type="dxa"/>
          </w:tcPr>
          <w:p w14:paraId="476BBC19" w14:textId="77777777" w:rsidR="008D6D28" w:rsidRDefault="008D6D28" w:rsidP="008C608D">
            <w:pPr>
              <w:pStyle w:val="CopticCross"/>
            </w:pPr>
          </w:p>
        </w:tc>
        <w:tc>
          <w:tcPr>
            <w:tcW w:w="3960" w:type="dxa"/>
          </w:tcPr>
          <w:p w14:paraId="0B1BEE71" w14:textId="77777777" w:rsidR="008D6D28" w:rsidRDefault="008D6D28" w:rsidP="008C608D">
            <w:pPr>
              <w:pStyle w:val="EngHang"/>
              <w:rPr>
                <w:shd w:val="clear" w:color="auto" w:fill="FFFFFF"/>
              </w:rPr>
            </w:pPr>
            <w:r>
              <w:rPr>
                <w:shd w:val="clear" w:color="auto" w:fill="FFFFFF"/>
              </w:rPr>
              <w:t>The accomplishments of faith are great,</w:t>
            </w:r>
          </w:p>
          <w:p w14:paraId="499712FB" w14:textId="77777777" w:rsidR="008D6D28" w:rsidRDefault="008D6D28" w:rsidP="008C608D">
            <w:pPr>
              <w:pStyle w:val="EngHang"/>
              <w:rPr>
                <w:shd w:val="clear" w:color="auto" w:fill="FFFFFF"/>
              </w:rPr>
            </w:pPr>
            <w:r>
              <w:rPr>
                <w:shd w:val="clear" w:color="auto" w:fill="FFFFFF"/>
              </w:rPr>
              <w:t>For the Three Holy Youths</w:t>
            </w:r>
          </w:p>
          <w:p w14:paraId="43C00E49" w14:textId="77777777" w:rsidR="008D6D28" w:rsidRDefault="008D6D28" w:rsidP="008C608D">
            <w:pPr>
              <w:pStyle w:val="EngHang"/>
              <w:rPr>
                <w:shd w:val="clear" w:color="auto" w:fill="FFFFFF"/>
              </w:rPr>
            </w:pPr>
            <w:r>
              <w:rPr>
                <w:shd w:val="clear" w:color="auto" w:fill="FFFFFF"/>
              </w:rPr>
              <w:t>Rejoiced in the fountain of flames</w:t>
            </w:r>
          </w:p>
          <w:p w14:paraId="39F0DDF6" w14:textId="77777777" w:rsidR="008D6D28" w:rsidRDefault="008D6D28" w:rsidP="008C608D">
            <w:pPr>
              <w:pStyle w:val="EngHangEnd"/>
            </w:pPr>
            <w:r>
              <w:rPr>
                <w:shd w:val="clear" w:color="auto" w:fill="FFFFFF"/>
              </w:rPr>
              <w:t>as though in waters of rest.</w:t>
            </w:r>
          </w:p>
        </w:tc>
        <w:tc>
          <w:tcPr>
            <w:tcW w:w="288" w:type="dxa"/>
          </w:tcPr>
          <w:p w14:paraId="687FFF3B" w14:textId="77777777" w:rsidR="008D6D28" w:rsidRDefault="008D6D28" w:rsidP="008C608D"/>
        </w:tc>
      </w:tr>
      <w:tr w:rsidR="008D6D28" w14:paraId="6E0DC9C0" w14:textId="77777777" w:rsidTr="008C608D">
        <w:trPr>
          <w:cantSplit/>
          <w:jc w:val="center"/>
        </w:trPr>
        <w:tc>
          <w:tcPr>
            <w:tcW w:w="288" w:type="dxa"/>
          </w:tcPr>
          <w:p w14:paraId="797376E8" w14:textId="77777777" w:rsidR="008D6D28" w:rsidRDefault="008D6D28" w:rsidP="008C608D">
            <w:pPr>
              <w:pStyle w:val="CopticCross"/>
            </w:pPr>
            <w:r w:rsidRPr="00FB5ACB">
              <w:t>¿</w:t>
            </w:r>
          </w:p>
        </w:tc>
        <w:tc>
          <w:tcPr>
            <w:tcW w:w="3960" w:type="dxa"/>
          </w:tcPr>
          <w:p w14:paraId="5DA591FF" w14:textId="77777777" w:rsidR="008D6D28" w:rsidRDefault="008D6D28" w:rsidP="008C608D">
            <w:pPr>
              <w:pStyle w:val="EngHang"/>
              <w:rPr>
                <w:shd w:val="clear" w:color="auto" w:fill="FFFFFF"/>
              </w:rPr>
            </w:pPr>
            <w:r>
              <w:rPr>
                <w:shd w:val="clear" w:color="auto" w:fill="FFFFFF"/>
              </w:rPr>
              <w:t>And the prophet Daniel</w:t>
            </w:r>
          </w:p>
          <w:p w14:paraId="33DEDD3F" w14:textId="77777777" w:rsidR="008D6D28" w:rsidRDefault="008D6D28" w:rsidP="008C608D">
            <w:pPr>
              <w:pStyle w:val="EngHang"/>
              <w:rPr>
                <w:shd w:val="clear" w:color="auto" w:fill="FFFFFF"/>
              </w:rPr>
            </w:pPr>
            <w:r>
              <w:rPr>
                <w:shd w:val="clear" w:color="auto" w:fill="FFFFFF"/>
              </w:rPr>
              <w:t>Appeared as a shepherd</w:t>
            </w:r>
          </w:p>
          <w:p w14:paraId="07DA8C29" w14:textId="77777777" w:rsidR="008D6D28" w:rsidRDefault="008D6D28" w:rsidP="008C608D">
            <w:pPr>
              <w:pStyle w:val="EngHang"/>
              <w:rPr>
                <w:shd w:val="clear" w:color="auto" w:fill="FFFFFF"/>
              </w:rPr>
            </w:pPr>
            <w:r>
              <w:rPr>
                <w:shd w:val="clear" w:color="auto" w:fill="FFFFFF"/>
              </w:rPr>
              <w:t>To the lions</w:t>
            </w:r>
          </w:p>
          <w:p w14:paraId="663FC54D" w14:textId="77777777" w:rsidR="008D6D28" w:rsidRDefault="008D6D28" w:rsidP="008C608D">
            <w:pPr>
              <w:pStyle w:val="EngHangEnd"/>
            </w:pPr>
            <w:r>
              <w:rPr>
                <w:shd w:val="clear" w:color="auto" w:fill="FFFFFF"/>
              </w:rPr>
              <w:t>As though they were sheep.</w:t>
            </w:r>
          </w:p>
        </w:tc>
        <w:tc>
          <w:tcPr>
            <w:tcW w:w="288" w:type="dxa"/>
          </w:tcPr>
          <w:p w14:paraId="378114F5" w14:textId="77777777" w:rsidR="008D6D28" w:rsidRDefault="008D6D28" w:rsidP="008C608D"/>
        </w:tc>
      </w:tr>
      <w:tr w:rsidR="008D6D28" w14:paraId="43C44235" w14:textId="77777777" w:rsidTr="008C608D">
        <w:trPr>
          <w:cantSplit/>
          <w:jc w:val="center"/>
        </w:trPr>
        <w:tc>
          <w:tcPr>
            <w:tcW w:w="288" w:type="dxa"/>
          </w:tcPr>
          <w:p w14:paraId="2201C748" w14:textId="77777777" w:rsidR="008D6D28" w:rsidRDefault="008D6D28" w:rsidP="008C608D">
            <w:pPr>
              <w:pStyle w:val="CopticCross"/>
            </w:pPr>
          </w:p>
        </w:tc>
        <w:tc>
          <w:tcPr>
            <w:tcW w:w="3960" w:type="dxa"/>
          </w:tcPr>
          <w:p w14:paraId="3946EACD" w14:textId="77777777" w:rsidR="008D6D28" w:rsidRDefault="008D6D28" w:rsidP="008C608D">
            <w:pPr>
              <w:pStyle w:val="EngHang"/>
              <w:rPr>
                <w:shd w:val="clear" w:color="auto" w:fill="FFFFFF"/>
              </w:rPr>
            </w:pPr>
            <w:r>
              <w:rPr>
                <w:shd w:val="clear" w:color="auto" w:fill="FFFFFF"/>
              </w:rPr>
              <w:t>When your pure heart</w:t>
            </w:r>
          </w:p>
          <w:p w14:paraId="70AA858C" w14:textId="77777777" w:rsidR="008D6D28" w:rsidRDefault="008D6D28" w:rsidP="008C608D">
            <w:pPr>
              <w:pStyle w:val="EngHang"/>
              <w:rPr>
                <w:shd w:val="clear" w:color="auto" w:fill="FFFFFF"/>
              </w:rPr>
            </w:pPr>
            <w:r>
              <w:rPr>
                <w:shd w:val="clear" w:color="auto" w:fill="FFFFFF"/>
              </w:rPr>
              <w:t>Was cleansed by the Spirit,</w:t>
            </w:r>
          </w:p>
          <w:p w14:paraId="58D24C36" w14:textId="77777777" w:rsidR="008D6D28" w:rsidRDefault="008D6D28" w:rsidP="008C608D">
            <w:pPr>
              <w:pStyle w:val="EngHang"/>
              <w:rPr>
                <w:shd w:val="clear" w:color="auto" w:fill="FFFFFF"/>
              </w:rPr>
            </w:pPr>
            <w:r>
              <w:rPr>
                <w:shd w:val="clear" w:color="auto" w:fill="FFFFFF"/>
              </w:rPr>
              <w:t>You became a vessel</w:t>
            </w:r>
          </w:p>
          <w:p w14:paraId="16C2934E" w14:textId="77777777" w:rsidR="008D6D28" w:rsidRDefault="008D6D28" w:rsidP="008C608D">
            <w:pPr>
              <w:pStyle w:val="EngHangEnd"/>
              <w:ind w:left="0" w:firstLine="0"/>
            </w:pPr>
            <w:r>
              <w:rPr>
                <w:shd w:val="clear" w:color="auto" w:fill="FFFFFF"/>
              </w:rPr>
              <w:t>Of profound prophecy;</w:t>
            </w:r>
          </w:p>
        </w:tc>
        <w:tc>
          <w:tcPr>
            <w:tcW w:w="288" w:type="dxa"/>
          </w:tcPr>
          <w:p w14:paraId="4199C917" w14:textId="77777777" w:rsidR="008D6D28" w:rsidRDefault="008D6D28" w:rsidP="008C608D"/>
        </w:tc>
      </w:tr>
      <w:tr w:rsidR="008D6D28" w14:paraId="74DA2BE2" w14:textId="77777777" w:rsidTr="008C608D">
        <w:trPr>
          <w:cantSplit/>
          <w:jc w:val="center"/>
        </w:trPr>
        <w:tc>
          <w:tcPr>
            <w:tcW w:w="288" w:type="dxa"/>
          </w:tcPr>
          <w:p w14:paraId="5B2CD6B3" w14:textId="77777777" w:rsidR="008D6D28" w:rsidRDefault="008D6D28" w:rsidP="008C608D">
            <w:pPr>
              <w:pStyle w:val="CopticCross"/>
            </w:pPr>
            <w:r w:rsidRPr="00FB5ACB">
              <w:t>¿</w:t>
            </w:r>
          </w:p>
        </w:tc>
        <w:tc>
          <w:tcPr>
            <w:tcW w:w="3960" w:type="dxa"/>
          </w:tcPr>
          <w:p w14:paraId="62357CFF" w14:textId="77777777" w:rsidR="008D6D28" w:rsidRDefault="008D6D28" w:rsidP="008C608D">
            <w:pPr>
              <w:pStyle w:val="EngHang"/>
              <w:rPr>
                <w:shd w:val="clear" w:color="auto" w:fill="FFFFFF"/>
              </w:rPr>
            </w:pPr>
            <w:r>
              <w:rPr>
                <w:shd w:val="clear" w:color="auto" w:fill="FFFFFF"/>
              </w:rPr>
              <w:t>You saw things yet far off</w:t>
            </w:r>
          </w:p>
          <w:p w14:paraId="39093906" w14:textId="77777777" w:rsidR="008D6D28" w:rsidRDefault="008D6D28" w:rsidP="008C608D">
            <w:pPr>
              <w:pStyle w:val="EngHang"/>
              <w:rPr>
                <w:shd w:val="clear" w:color="auto" w:fill="FFFFFF"/>
              </w:rPr>
            </w:pPr>
            <w:r>
              <w:rPr>
                <w:shd w:val="clear" w:color="auto" w:fill="FFFFFF"/>
              </w:rPr>
              <w:t>As though they were near at hand.</w:t>
            </w:r>
          </w:p>
          <w:p w14:paraId="31DD74B8" w14:textId="77777777" w:rsidR="008D6D28" w:rsidRDefault="008D6D28" w:rsidP="008C608D">
            <w:pPr>
              <w:pStyle w:val="EngHang"/>
              <w:rPr>
                <w:shd w:val="clear" w:color="auto" w:fill="FFFFFF"/>
              </w:rPr>
            </w:pPr>
            <w:r>
              <w:rPr>
                <w:shd w:val="clear" w:color="auto" w:fill="FFFFFF"/>
              </w:rPr>
              <w:t>You tamed the lions,</w:t>
            </w:r>
          </w:p>
          <w:p w14:paraId="17D39302" w14:textId="6C9D514E" w:rsidR="008D6D28" w:rsidRDefault="008D6D28" w:rsidP="00B514AF">
            <w:pPr>
              <w:pStyle w:val="EngHangEnd"/>
            </w:pPr>
            <w:r>
              <w:rPr>
                <w:shd w:val="clear" w:color="auto" w:fill="FFFFFF"/>
              </w:rPr>
              <w:t xml:space="preserve">When cast </w:t>
            </w:r>
            <w:r w:rsidR="00B514AF">
              <w:rPr>
                <w:shd w:val="clear" w:color="auto" w:fill="FFFFFF"/>
              </w:rPr>
              <w:t>into</w:t>
            </w:r>
            <w:r>
              <w:rPr>
                <w:shd w:val="clear" w:color="auto" w:fill="FFFFFF"/>
              </w:rPr>
              <w:t xml:space="preserve"> their den.</w:t>
            </w:r>
          </w:p>
        </w:tc>
        <w:tc>
          <w:tcPr>
            <w:tcW w:w="288" w:type="dxa"/>
          </w:tcPr>
          <w:p w14:paraId="2ABB773D" w14:textId="77777777" w:rsidR="008D6D28" w:rsidRDefault="008D6D28" w:rsidP="008C608D"/>
        </w:tc>
      </w:tr>
      <w:tr w:rsidR="008D6D28" w14:paraId="46BDBF23" w14:textId="77777777" w:rsidTr="008C608D">
        <w:trPr>
          <w:cantSplit/>
          <w:jc w:val="center"/>
        </w:trPr>
        <w:tc>
          <w:tcPr>
            <w:tcW w:w="288" w:type="dxa"/>
          </w:tcPr>
          <w:p w14:paraId="70D27D4D" w14:textId="77777777" w:rsidR="008D6D28" w:rsidRDefault="008D6D28" w:rsidP="008C608D">
            <w:pPr>
              <w:pStyle w:val="CopticCross"/>
            </w:pPr>
          </w:p>
        </w:tc>
        <w:tc>
          <w:tcPr>
            <w:tcW w:w="3960" w:type="dxa"/>
          </w:tcPr>
          <w:p w14:paraId="561DEB15" w14:textId="77777777" w:rsidR="008D6D28" w:rsidRDefault="008D6D28" w:rsidP="008C608D">
            <w:pPr>
              <w:pStyle w:val="EngHang"/>
              <w:rPr>
                <w:shd w:val="clear" w:color="auto" w:fill="FFFFFF"/>
              </w:rPr>
            </w:pPr>
            <w:r>
              <w:rPr>
                <w:shd w:val="clear" w:color="auto" w:fill="FFFFFF"/>
              </w:rPr>
              <w:t>Pray to the Lord on our behalf,</w:t>
            </w:r>
          </w:p>
          <w:p w14:paraId="54D06510" w14:textId="77777777" w:rsidR="008D6D28" w:rsidRDefault="008D6D28" w:rsidP="008C608D">
            <w:pPr>
              <w:pStyle w:val="EngHang"/>
              <w:rPr>
                <w:shd w:val="clear" w:color="auto" w:fill="FFFFFF"/>
              </w:rPr>
            </w:pPr>
            <w:r>
              <w:rPr>
                <w:shd w:val="clear" w:color="auto" w:fill="FFFFFF"/>
              </w:rPr>
              <w:t>O Daniel, the great prophet,</w:t>
            </w:r>
          </w:p>
          <w:p w14:paraId="59C1E7E2" w14:textId="77777777" w:rsidR="008D6D28" w:rsidRDefault="008D6D28" w:rsidP="008C608D">
            <w:pPr>
              <w:pStyle w:val="EngHang"/>
              <w:rPr>
                <w:shd w:val="clear" w:color="auto" w:fill="FFFFFF"/>
              </w:rPr>
            </w:pPr>
            <w:r>
              <w:rPr>
                <w:shd w:val="clear" w:color="auto" w:fill="FFFFFF"/>
              </w:rPr>
              <w:t>And the three holy youths,</w:t>
            </w:r>
          </w:p>
          <w:p w14:paraId="7EE9B778" w14:textId="77777777" w:rsidR="008D6D28" w:rsidRPr="00A40E4E" w:rsidRDefault="008D6D28" w:rsidP="008C608D">
            <w:pPr>
              <w:pStyle w:val="EngHangEnd"/>
            </w:pPr>
            <w:r>
              <w:rPr>
                <w:shd w:val="clear" w:color="auto" w:fill="FFFFFF"/>
              </w:rPr>
              <w:t>That He may forgive us our sins..</w:t>
            </w:r>
          </w:p>
        </w:tc>
        <w:tc>
          <w:tcPr>
            <w:tcW w:w="288" w:type="dxa"/>
          </w:tcPr>
          <w:p w14:paraId="673065C9" w14:textId="77777777" w:rsidR="008D6D28" w:rsidRDefault="008D6D28" w:rsidP="008C608D"/>
        </w:tc>
      </w:tr>
    </w:tbl>
    <w:p w14:paraId="4719C7C0" w14:textId="253376CF" w:rsidR="008D6D28" w:rsidRDefault="008D6D28" w:rsidP="008D6D28">
      <w:pPr>
        <w:pStyle w:val="Heading3"/>
      </w:pPr>
      <w:bookmarkStart w:id="1684" w:name="_Toc485884598"/>
      <w:r>
        <w:lastRenderedPageBreak/>
        <w:t>March 20 / Phamenoth 24: The Apparition of the Theotokos at Zeitoun</w:t>
      </w:r>
      <w:bookmarkEnd w:id="1684"/>
    </w:p>
    <w:p w14:paraId="3BF5EAAB" w14:textId="1687F844" w:rsidR="008D6D28" w:rsidRDefault="008D6D28" w:rsidP="008D6D2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FA5DE0B" w14:textId="77777777" w:rsidR="00C30529" w:rsidRDefault="00C30529" w:rsidP="00C30529">
      <w:pPr>
        <w:pStyle w:val="Heading3"/>
      </w:pPr>
      <w:bookmarkStart w:id="1685" w:name="_Ref485109371"/>
      <w:bookmarkStart w:id="1686" w:name="_Ref485109379"/>
      <w:bookmarkStart w:id="1687" w:name="_Ref485191508"/>
      <w:bookmarkStart w:id="1688" w:name="_Ref485191516"/>
      <w:bookmarkStart w:id="1689" w:name="_Toc485884599"/>
      <w:r>
        <w:t>March 23 / Phamenoth 27: St. Macarius the Great</w:t>
      </w:r>
      <w:bookmarkEnd w:id="1680"/>
      <w:bookmarkEnd w:id="1685"/>
      <w:bookmarkEnd w:id="1686"/>
      <w:bookmarkEnd w:id="1687"/>
      <w:bookmarkEnd w:id="1688"/>
      <w:bookmarkEnd w:id="1689"/>
    </w:p>
    <w:p w14:paraId="19445963" w14:textId="77777777" w:rsidR="003E7329" w:rsidRDefault="003E7329" w:rsidP="003E7329">
      <w:pPr>
        <w:pStyle w:val="Heading4"/>
      </w:pPr>
      <w:bookmarkStart w:id="1690" w:name="_Ref434490507"/>
      <w:r>
        <w:t>The Doxology of St. Macarius the Great</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105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105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333FB576" w:rsidR="003E7329" w:rsidRPr="004764BD" w:rsidRDefault="003E7329" w:rsidP="003E7329">
            <w:pPr>
              <w:pStyle w:val="EngHang"/>
            </w:pPr>
            <w:r w:rsidRPr="004764BD">
              <w:t>And his children the cross</w:t>
            </w:r>
            <w:r w:rsidR="00D10060">
              <w:t>-</w:t>
            </w:r>
            <w:r w:rsidRPr="004764BD">
              <w:t>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697" w:name="_Ref434490525"/>
      <w:r>
        <w:t>Another Doxology of St. Macarius the Great</w:t>
      </w:r>
      <w:bookmarkEnd w:id="1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698" w:name="_Ref434490542"/>
      <w:r>
        <w:t>Another</w:t>
      </w:r>
      <w:r w:rsidR="00C30529">
        <w:t xml:space="preserve"> Doxology</w:t>
      </w:r>
      <w:r>
        <w:t xml:space="preserve"> of St. Macarius the Great</w:t>
      </w:r>
      <w:r>
        <w:rPr>
          <w:rStyle w:val="FootnoteReference"/>
        </w:rPr>
        <w:footnoteReference w:id="1057"/>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412ACA87" w14:textId="77777777" w:rsidR="008D6D28" w:rsidRDefault="008D6D28" w:rsidP="00751B8B">
            <w:pPr>
              <w:pStyle w:val="CopticCross"/>
            </w:pPr>
          </w:p>
          <w:p w14:paraId="2A1D0D99" w14:textId="77777777" w:rsidR="008D6D28" w:rsidRDefault="008D6D28" w:rsidP="00751B8B">
            <w:pPr>
              <w:pStyle w:val="CopticCross"/>
            </w:pPr>
          </w:p>
          <w:p w14:paraId="7A67838F" w14:textId="38582F58" w:rsidR="008D6D28" w:rsidRDefault="008D6D28" w:rsidP="00751B8B">
            <w:pPr>
              <w:pStyle w:val="CopticCross"/>
            </w:pPr>
          </w:p>
        </w:tc>
        <w:tc>
          <w:tcPr>
            <w:tcW w:w="3960" w:type="dxa"/>
          </w:tcPr>
          <w:p w14:paraId="702EF6C3" w14:textId="6AFA668A" w:rsidR="00B4739C" w:rsidRDefault="00B01D40" w:rsidP="00751B8B">
            <w:pPr>
              <w:pStyle w:val="EngHangEnd"/>
            </w:pPr>
            <w:r>
              <w:t>TODO</w:t>
            </w: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699" w:name="_Toc485884600"/>
      <w:r>
        <w:lastRenderedPageBreak/>
        <w:t xml:space="preserve">March 25 / Phamenoth 29: </w:t>
      </w:r>
      <w:r w:rsidR="00495F1A">
        <w:t>Annunciation</w:t>
      </w:r>
      <w:bookmarkEnd w:id="1676"/>
      <w:bookmarkEnd w:id="1677"/>
      <w:bookmarkEnd w:id="1678"/>
      <w:bookmarkEnd w:id="1699"/>
    </w:p>
    <w:p w14:paraId="2B8989CB" w14:textId="77777777" w:rsidR="004246C3" w:rsidRDefault="004246C3" w:rsidP="004246C3">
      <w:pPr>
        <w:pStyle w:val="Heading4"/>
      </w:pPr>
      <w:bookmarkStart w:id="1700"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701" w:name="_Ref459399117"/>
      <w:r>
        <w:t>The Doxology</w:t>
      </w:r>
      <w:r w:rsidR="00E21EA3">
        <w:t xml:space="preserve"> for the Annunciation</w:t>
      </w:r>
      <w:bookmarkEnd w:id="1700"/>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702" w:name="_Ref434475566"/>
      <w:bookmarkStart w:id="1703" w:name="_Toc410196214"/>
      <w:bookmarkStart w:id="1704" w:name="_Toc410196456"/>
      <w:bookmarkStart w:id="1705" w:name="_Toc410196958"/>
      <w:r>
        <w:t>The Psali Adam</w:t>
      </w:r>
      <w:r w:rsidR="006C1B94">
        <w:t xml:space="preserve"> for Annunciation</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706"/>
            <w:r>
              <w:t>Head</w:t>
            </w:r>
            <w:commentRangeEnd w:id="1706"/>
            <w:r>
              <w:rPr>
                <w:rStyle w:val="CommentReference"/>
              </w:rPr>
              <w:commentReference w:id="170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lastRenderedPageBreak/>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707" w:name="_Ref434475591"/>
      <w:r>
        <w:lastRenderedPageBreak/>
        <w:t>The Psali Batos</w:t>
      </w:r>
      <w:r w:rsidR="006C1B94">
        <w:t xml:space="preserve"> for Annunciation</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708"/>
            <w:r>
              <w:t>ruler</w:t>
            </w:r>
            <w:commentRangeEnd w:id="1708"/>
            <w:r>
              <w:rPr>
                <w:rStyle w:val="CommentReference"/>
              </w:rPr>
              <w:commentReference w:id="170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105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709"/>
            <w:r>
              <w:t xml:space="preserve">peoples </w:t>
            </w:r>
            <w:commentRangeEnd w:id="1709"/>
            <w:r>
              <w:rPr>
                <w:rStyle w:val="CommentReference"/>
              </w:rPr>
              <w:commentReference w:id="170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710"/>
            <w:r>
              <w:t>burned</w:t>
            </w:r>
            <w:commentRangeEnd w:id="1710"/>
            <w:r>
              <w:rPr>
                <w:rStyle w:val="CommentReference"/>
              </w:rPr>
              <w:commentReference w:id="171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lastRenderedPageBreak/>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711"/>
            <w:r>
              <w:t>Servant</w:t>
            </w:r>
            <w:commentRangeEnd w:id="1711"/>
            <w:r>
              <w:rPr>
                <w:rStyle w:val="CommentReference"/>
              </w:rPr>
              <w:commentReference w:id="171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712"/>
            <w:r>
              <w:t xml:space="preserve">Ⲫⲱⲕ </w:t>
            </w:r>
            <w:commentRangeEnd w:id="1712"/>
            <w:r>
              <w:rPr>
                <w:rStyle w:val="CommentReference"/>
                <w:rFonts w:ascii="Times New Roman" w:hAnsi="Times New Roman"/>
              </w:rPr>
              <w:commentReference w:id="171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5DC9F107" w14:textId="46BBB5CA" w:rsidR="00AC3FA8" w:rsidRDefault="00AC3FA8" w:rsidP="00AC3FA8">
      <w:pPr>
        <w:pStyle w:val="Heading4"/>
      </w:pPr>
      <w:bookmarkStart w:id="1713" w:name="_Ref434562998"/>
      <w:r>
        <w:lastRenderedPageBreak/>
        <w:t>The Hymn of the Intercessions for the Annunciation</w:t>
      </w:r>
    </w:p>
    <w:p w14:paraId="2730837E" w14:textId="18DA776E" w:rsidR="00AC3FA8" w:rsidRPr="009F6B4B" w:rsidRDefault="00AC3FA8" w:rsidP="00AC3FA8">
      <w:pPr>
        <w:pStyle w:val="Rubric"/>
      </w:pPr>
      <w:r>
        <w:t>Before the verses for the Angelic hosts,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04661E7" w14:textId="77777777" w:rsidTr="00AC3FA8">
        <w:trPr>
          <w:cantSplit/>
          <w:jc w:val="center"/>
        </w:trPr>
        <w:tc>
          <w:tcPr>
            <w:tcW w:w="288" w:type="dxa"/>
          </w:tcPr>
          <w:p w14:paraId="0B314C79" w14:textId="77777777" w:rsidR="00AC3FA8" w:rsidRDefault="00AC3FA8" w:rsidP="00AC3FA8">
            <w:pPr>
              <w:pStyle w:val="CopticCross"/>
            </w:pPr>
          </w:p>
        </w:tc>
        <w:tc>
          <w:tcPr>
            <w:tcW w:w="3960" w:type="dxa"/>
          </w:tcPr>
          <w:p w14:paraId="7D4F6D4F" w14:textId="77777777" w:rsidR="00AC3FA8" w:rsidRDefault="00AC3FA8" w:rsidP="00AC3FA8">
            <w:pPr>
              <w:pStyle w:val="EngHang"/>
            </w:pPr>
            <w:r>
              <w:t>Through the intercessions of</w:t>
            </w:r>
          </w:p>
          <w:p w14:paraId="6B21681B" w14:textId="2268BE25" w:rsidR="00AC3FA8" w:rsidRPr="007425E1" w:rsidRDefault="00AC3FA8" w:rsidP="00AC3FA8">
            <w:pPr>
              <w:pStyle w:val="EngHang"/>
            </w:pPr>
            <w:r>
              <w:t>The holy archangel,</w:t>
            </w:r>
          </w:p>
          <w:p w14:paraId="7BA3D01C" w14:textId="4E0A1995" w:rsidR="00AC3FA8" w:rsidRPr="007425E1" w:rsidRDefault="00AC3FA8" w:rsidP="00AC3FA8">
            <w:pPr>
              <w:pStyle w:val="EngHang"/>
            </w:pPr>
            <w:r>
              <w:t>Gabriel the Angel-Evangel,</w:t>
            </w:r>
          </w:p>
          <w:p w14:paraId="5673CF8F" w14:textId="77777777" w:rsidR="00AC3FA8" w:rsidRDefault="00AC3FA8" w:rsidP="00AC3FA8">
            <w:pPr>
              <w:pStyle w:val="EngHangEnd"/>
            </w:pPr>
            <w:r>
              <w:t>O Lord, grant us the forgiveness of our sins.</w:t>
            </w:r>
          </w:p>
        </w:tc>
        <w:tc>
          <w:tcPr>
            <w:tcW w:w="288" w:type="dxa"/>
          </w:tcPr>
          <w:p w14:paraId="33EE97DD" w14:textId="77777777" w:rsidR="00AC3FA8" w:rsidRDefault="00AC3FA8" w:rsidP="00AC3FA8"/>
        </w:tc>
        <w:tc>
          <w:tcPr>
            <w:tcW w:w="288" w:type="dxa"/>
          </w:tcPr>
          <w:p w14:paraId="6344B6E0" w14:textId="77777777" w:rsidR="00AC3FA8" w:rsidRDefault="00AC3FA8" w:rsidP="00AC3FA8">
            <w:pPr>
              <w:pStyle w:val="CopticCross"/>
            </w:pPr>
          </w:p>
        </w:tc>
        <w:tc>
          <w:tcPr>
            <w:tcW w:w="3960" w:type="dxa"/>
          </w:tcPr>
          <w:p w14:paraId="5E28950D" w14:textId="77777777" w:rsidR="00AC3FA8" w:rsidRDefault="00AC3FA8" w:rsidP="00AC3FA8">
            <w:pPr>
              <w:pStyle w:val="CopticVersemulti-line"/>
            </w:pPr>
            <w:r>
              <w:t>Ϩⲓⲧⲉⲛ ⲛⲓⲡ̀ⲣⲉⲥⲃⲓⲁ ⲛ̀ⲧⲉ</w:t>
            </w:r>
          </w:p>
          <w:p w14:paraId="55EB0038" w14:textId="2F490D30" w:rsidR="00AC3FA8" w:rsidRDefault="00AC3FA8" w:rsidP="00AC3FA8">
            <w:pPr>
              <w:pStyle w:val="CopticVersemulti-line"/>
            </w:pPr>
            <w:r>
              <w:t>ⲡⲓⲁ̀ⲣⲭⲓⲁⲅⲅⲉⲗⲟⲥ ⲉⲑⲟⲩⲁⲃ</w:t>
            </w:r>
          </w:p>
          <w:p w14:paraId="33743EC9" w14:textId="3093C6E6" w:rsidR="00AC3FA8" w:rsidRDefault="00AC3FA8" w:rsidP="00AC3FA8">
            <w:pPr>
              <w:pStyle w:val="CopticVersemulti-line"/>
            </w:pPr>
            <w:r>
              <w:t>Ⲅⲁⲃⲣⲓⲉⲗ ⲡⲓϥⲁⲓϣⲉⲛⲛⲟⲩϥⲓ:</w:t>
            </w:r>
          </w:p>
          <w:p w14:paraId="0D9961B7" w14:textId="77777777" w:rsidR="00AC3FA8" w:rsidRPr="00AF56AD" w:rsidRDefault="00AC3FA8" w:rsidP="00AC3FA8">
            <w:pPr>
              <w:pStyle w:val="CopticVerse"/>
              <w:jc w:val="left"/>
            </w:pPr>
            <w:r>
              <w:t>Ⲡϭⲟⲓⲥ ⲁ̀ⲣⲓϩ̀ⲙⲟⲧ ⲛⲁⲛ ⲙ̀ⲡⲓⲭⲱ ⲉ̀ⲃⲟⲗ ⲛ̀ⲧⲉ ⲛⲉⲛⲛⲟⲃⲓ.</w:t>
            </w:r>
          </w:p>
        </w:tc>
      </w:tr>
    </w:tbl>
    <w:p w14:paraId="3726AC24" w14:textId="7B2F5204" w:rsidR="00AC3FA8" w:rsidRDefault="00AC3FA8" w:rsidP="00AC3FA8">
      <w:pPr>
        <w:pStyle w:val="Heading4"/>
      </w:pPr>
      <w:r>
        <w:t>The Praxis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DF599A1" w14:textId="77777777" w:rsidTr="00AC3FA8">
        <w:trPr>
          <w:cantSplit/>
          <w:jc w:val="center"/>
        </w:trPr>
        <w:tc>
          <w:tcPr>
            <w:tcW w:w="288" w:type="dxa"/>
          </w:tcPr>
          <w:p w14:paraId="61A6B705" w14:textId="77777777" w:rsidR="00AC3FA8" w:rsidRDefault="00AC3FA8" w:rsidP="00AC3FA8">
            <w:pPr>
              <w:pStyle w:val="CopticCross"/>
            </w:pPr>
          </w:p>
        </w:tc>
        <w:tc>
          <w:tcPr>
            <w:tcW w:w="3960" w:type="dxa"/>
          </w:tcPr>
          <w:p w14:paraId="68A72FA5" w14:textId="27C58C5B" w:rsidR="00AC3FA8" w:rsidRDefault="00AC3FA8" w:rsidP="00AC3FA8">
            <w:pPr>
              <w:pStyle w:val="EngHang"/>
            </w:pPr>
            <w:r>
              <w:t>Hail to her who has found grace:</w:t>
            </w:r>
          </w:p>
          <w:p w14:paraId="60A63455" w14:textId="7D137551" w:rsidR="00AC3FA8" w:rsidRDefault="00AC3FA8" w:rsidP="00AC3FA8">
            <w:pPr>
              <w:pStyle w:val="EngHang"/>
            </w:pPr>
            <w:r>
              <w:t>The Lord is with you.</w:t>
            </w:r>
          </w:p>
          <w:p w14:paraId="6E88944B" w14:textId="0E8F276D" w:rsidR="00AC3FA8" w:rsidRDefault="00AC3FA8" w:rsidP="00AC3FA8">
            <w:pPr>
              <w:pStyle w:val="EngHang"/>
            </w:pPr>
            <w:r>
              <w:t>Hail to her who received the angel,</w:t>
            </w:r>
          </w:p>
          <w:p w14:paraId="70DBB65D" w14:textId="272F2402" w:rsidR="00AC3FA8" w:rsidRDefault="00AC3FA8" w:rsidP="00AC3FA8">
            <w:pPr>
              <w:pStyle w:val="EngHangEnd"/>
            </w:pPr>
            <w:r>
              <w:t>The joy of the world.</w:t>
            </w:r>
          </w:p>
        </w:tc>
        <w:tc>
          <w:tcPr>
            <w:tcW w:w="288" w:type="dxa"/>
          </w:tcPr>
          <w:p w14:paraId="37EFFD6E" w14:textId="77777777" w:rsidR="00AC3FA8" w:rsidRDefault="00AC3FA8" w:rsidP="00AC3FA8"/>
        </w:tc>
        <w:tc>
          <w:tcPr>
            <w:tcW w:w="288" w:type="dxa"/>
          </w:tcPr>
          <w:p w14:paraId="0CDA3151" w14:textId="77777777" w:rsidR="00AC3FA8" w:rsidRDefault="00AC3FA8" w:rsidP="00AC3FA8">
            <w:pPr>
              <w:pStyle w:val="CopticCross"/>
            </w:pPr>
          </w:p>
        </w:tc>
        <w:tc>
          <w:tcPr>
            <w:tcW w:w="3960" w:type="dxa"/>
          </w:tcPr>
          <w:p w14:paraId="24CF391C" w14:textId="6AF2EFDA" w:rsidR="00AC3FA8" w:rsidRDefault="00AC3FA8" w:rsidP="00AC3FA8">
            <w:pPr>
              <w:pStyle w:val="CopticVersemulti-line"/>
            </w:pPr>
            <w:r>
              <w:t>Ⲭⲉⲣⲉ ⲑⲏⲉ̀ⲧⲁⲥϫⲉⲙ ϩ̀ⲙⲟⲧ:</w:t>
            </w:r>
          </w:p>
          <w:p w14:paraId="04E87CAE" w14:textId="4EBB539B" w:rsidR="00AC3FA8" w:rsidRDefault="00AC3FA8" w:rsidP="00AC3FA8">
            <w:pPr>
              <w:pStyle w:val="CopticVersemulti-line"/>
            </w:pPr>
            <w:r>
              <w:t>Ⲡϭⲟⲓⲥ ϣⲟⲡ ⲛⲉⲙⲉ:</w:t>
            </w:r>
          </w:p>
          <w:p w14:paraId="038344AB" w14:textId="679F8057" w:rsidR="00AC3FA8" w:rsidRDefault="00AC3FA8" w:rsidP="00AC3FA8">
            <w:pPr>
              <w:pStyle w:val="CopticVersemulti-line"/>
            </w:pPr>
            <w:r>
              <w:t>ⲭⲉⲣⲉ ⲑⲏⲉ̀ⲧⲁⲥϭⲓ ⲛ̀ⲧⲉⲛ ⲡⲓⲁⲅⲅⲉⲗⲟⲥ:</w:t>
            </w:r>
          </w:p>
          <w:p w14:paraId="3CCEA0A4" w14:textId="75F71779" w:rsidR="00AC3FA8" w:rsidRPr="00AF56AD" w:rsidRDefault="00AC3FA8" w:rsidP="00AC3FA8">
            <w:pPr>
              <w:pStyle w:val="CopticVerse"/>
            </w:pPr>
            <w:r>
              <w:t>ⲙ̀ⲫ̀ⲣⲁϣⲓ ⲙ̀ⲡⲓⲕⲟⲥⲙⲟⲥ.</w:t>
            </w:r>
          </w:p>
        </w:tc>
      </w:tr>
      <w:tr w:rsidR="00AC3FA8" w:rsidRPr="00AF56AD" w14:paraId="7D018900" w14:textId="77777777" w:rsidTr="00AC3FA8">
        <w:trPr>
          <w:cantSplit/>
          <w:jc w:val="center"/>
        </w:trPr>
        <w:tc>
          <w:tcPr>
            <w:tcW w:w="288" w:type="dxa"/>
          </w:tcPr>
          <w:p w14:paraId="22109F85" w14:textId="77777777" w:rsidR="00AC3FA8" w:rsidRDefault="00AC3FA8" w:rsidP="00AC3FA8">
            <w:pPr>
              <w:pStyle w:val="CopticCross"/>
            </w:pPr>
          </w:p>
        </w:tc>
        <w:tc>
          <w:tcPr>
            <w:tcW w:w="3960" w:type="dxa"/>
          </w:tcPr>
          <w:p w14:paraId="72C47280" w14:textId="77777777" w:rsidR="00AC3FA8" w:rsidRDefault="00AC3FA8" w:rsidP="00AC3FA8">
            <w:pPr>
              <w:pStyle w:val="EngHang"/>
            </w:pPr>
            <w:r>
              <w:t>You are in truth blessed,</w:t>
            </w:r>
          </w:p>
          <w:p w14:paraId="756999C0" w14:textId="77777777" w:rsidR="00AC3FA8" w:rsidRDefault="00AC3FA8" w:rsidP="00AC3FA8">
            <w:pPr>
              <w:pStyle w:val="EngHang"/>
            </w:pPr>
            <w:r>
              <w:t>With Your good Father,</w:t>
            </w:r>
          </w:p>
          <w:p w14:paraId="6F3C4153" w14:textId="77777777" w:rsidR="00AC3FA8" w:rsidRDefault="00AC3FA8" w:rsidP="00AC3FA8">
            <w:pPr>
              <w:pStyle w:val="EngHang"/>
            </w:pPr>
            <w:r>
              <w:t>And the Holy Spirit,</w:t>
            </w:r>
          </w:p>
          <w:p w14:paraId="75A3009D" w14:textId="1CC1A681" w:rsidR="00AC3FA8" w:rsidRDefault="00AC3FA8" w:rsidP="00AC3FA8">
            <w:pPr>
              <w:pStyle w:val="EngHangEnd"/>
            </w:pPr>
            <w:r>
              <w:t>For you have come and saved us.</w:t>
            </w:r>
          </w:p>
        </w:tc>
        <w:tc>
          <w:tcPr>
            <w:tcW w:w="288" w:type="dxa"/>
          </w:tcPr>
          <w:p w14:paraId="095B83CB" w14:textId="77777777" w:rsidR="00AC3FA8" w:rsidRDefault="00AC3FA8" w:rsidP="00AC3FA8"/>
        </w:tc>
        <w:tc>
          <w:tcPr>
            <w:tcW w:w="288" w:type="dxa"/>
          </w:tcPr>
          <w:p w14:paraId="16DBC6DC" w14:textId="77777777" w:rsidR="00AC3FA8" w:rsidRDefault="00AC3FA8" w:rsidP="00AC3FA8">
            <w:pPr>
              <w:pStyle w:val="CopticCross"/>
            </w:pPr>
          </w:p>
        </w:tc>
        <w:tc>
          <w:tcPr>
            <w:tcW w:w="3960" w:type="dxa"/>
          </w:tcPr>
          <w:p w14:paraId="08689DAC" w14:textId="77777777" w:rsidR="00AC3FA8" w:rsidRDefault="00AC3FA8" w:rsidP="00AC3FA8">
            <w:pPr>
              <w:pStyle w:val="CopticVersemulti-line"/>
            </w:pPr>
            <w:r>
              <w:t>Ⲕⲥ̀ⲙⲁⲣⲱⲟⲩⲧ ⲁ̀ⲗⲏⲑⲟⲥ:</w:t>
            </w:r>
          </w:p>
          <w:p w14:paraId="3075885B" w14:textId="77777777" w:rsidR="00AC3FA8" w:rsidRDefault="00AC3FA8" w:rsidP="00AC3FA8">
            <w:pPr>
              <w:pStyle w:val="CopticVersemulti-line"/>
            </w:pPr>
            <w:r>
              <w:t>ⲛⲉⲙ Ⲡⲉⲕⲓⲱⲧ ⲛ̀ⲁ̀ⲅⲁⲑⲟⲥ:</w:t>
            </w:r>
          </w:p>
          <w:p w14:paraId="27FCDFBB" w14:textId="77777777" w:rsidR="00AC3FA8" w:rsidRDefault="00AC3FA8" w:rsidP="00AC3FA8">
            <w:pPr>
              <w:pStyle w:val="CopticVersemulti-line"/>
            </w:pPr>
            <w:r>
              <w:t>ⲛⲉⲙ Ⲡⲓⲡ̀ⲛⲉⲩⲙⲁ ⲉⲑⲟⲩⲁⲃ:</w:t>
            </w:r>
          </w:p>
          <w:p w14:paraId="2B1FC627" w14:textId="3567309E" w:rsidR="00AC3FA8" w:rsidRPr="00AF56AD" w:rsidRDefault="00AC3FA8" w:rsidP="00AC3FA8">
            <w:pPr>
              <w:pStyle w:val="CopticHangingVerse"/>
            </w:pPr>
            <w:r>
              <w:t>ϫⲉ ⲁⲕⲓ ⲁⲕϯ ⲙ̀ⲙⲟⲛ.</w:t>
            </w:r>
          </w:p>
        </w:tc>
      </w:tr>
    </w:tbl>
    <w:p w14:paraId="1B6EAF72" w14:textId="5A375A54" w:rsidR="0094717B" w:rsidRPr="0094717B" w:rsidRDefault="0094717B" w:rsidP="0094717B">
      <w:pPr>
        <w:pStyle w:val="Heading4"/>
        <w:rPr>
          <w:rFonts w:ascii="Arial Unicode MS" w:eastAsia="Arial Unicode MS" w:hAnsi="Arial Unicode MS" w:cs="Arial Unicode MS"/>
        </w:rPr>
      </w:pPr>
      <w:r>
        <w:t>The Psalm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6BEAF093" w14:textId="77777777" w:rsidTr="0094717B">
        <w:trPr>
          <w:cantSplit/>
          <w:jc w:val="center"/>
        </w:trPr>
        <w:tc>
          <w:tcPr>
            <w:tcW w:w="288" w:type="dxa"/>
          </w:tcPr>
          <w:p w14:paraId="004D7478" w14:textId="77777777" w:rsidR="0094717B" w:rsidRDefault="0094717B" w:rsidP="0094717B">
            <w:pPr>
              <w:pStyle w:val="CopticCross"/>
            </w:pPr>
          </w:p>
        </w:tc>
        <w:tc>
          <w:tcPr>
            <w:tcW w:w="3960" w:type="dxa"/>
          </w:tcPr>
          <w:p w14:paraId="3679E115" w14:textId="77777777" w:rsidR="0094717B" w:rsidRDefault="0094717B" w:rsidP="0094717B">
            <w:pPr>
              <w:pStyle w:val="EngHang"/>
            </w:pPr>
            <w:r>
              <w:t>Alleluia, Alleluia:</w:t>
            </w:r>
          </w:p>
          <w:p w14:paraId="7CBCB306" w14:textId="77777777" w:rsidR="0094717B" w:rsidRDefault="0094717B" w:rsidP="0094717B">
            <w:pPr>
              <w:pStyle w:val="EngHang"/>
            </w:pPr>
            <w:r>
              <w:t>Jesus Christ, the Son of God,</w:t>
            </w:r>
          </w:p>
          <w:p w14:paraId="6E2CF7F2" w14:textId="56B7A4BF" w:rsidR="0094717B" w:rsidRDefault="0094717B" w:rsidP="0094717B">
            <w:pPr>
              <w:pStyle w:val="EngHang"/>
            </w:pPr>
            <w:r>
              <w:t>Was incarnate of the Virgin,</w:t>
            </w:r>
          </w:p>
          <w:p w14:paraId="4E30E80A" w14:textId="77777777" w:rsidR="0094717B" w:rsidRDefault="0094717B" w:rsidP="0094717B">
            <w:pPr>
              <w:pStyle w:val="EngHangEnd"/>
            </w:pPr>
            <w:r>
              <w:t>Alleluia, Alleluia.</w:t>
            </w:r>
          </w:p>
        </w:tc>
        <w:tc>
          <w:tcPr>
            <w:tcW w:w="288" w:type="dxa"/>
          </w:tcPr>
          <w:p w14:paraId="45429B7A" w14:textId="77777777" w:rsidR="0094717B" w:rsidRDefault="0094717B" w:rsidP="0094717B"/>
        </w:tc>
        <w:tc>
          <w:tcPr>
            <w:tcW w:w="288" w:type="dxa"/>
          </w:tcPr>
          <w:p w14:paraId="27537AFA" w14:textId="77777777" w:rsidR="0094717B" w:rsidRDefault="0094717B" w:rsidP="0094717B">
            <w:pPr>
              <w:pStyle w:val="CopticCross"/>
            </w:pPr>
          </w:p>
        </w:tc>
        <w:tc>
          <w:tcPr>
            <w:tcW w:w="3960" w:type="dxa"/>
          </w:tcPr>
          <w:p w14:paraId="48A192A0" w14:textId="77777777" w:rsidR="0094717B" w:rsidRDefault="0094717B" w:rsidP="0094717B">
            <w:pPr>
              <w:pStyle w:val="CopticVersemulti-line"/>
            </w:pPr>
            <w:r>
              <w:t>Ⲁⲗⲗⲏⲗⲟⲩⲓⲁ ⲁⲗⲗⲏⲗⲟⲩⲓⲁ.</w:t>
            </w:r>
          </w:p>
          <w:p w14:paraId="7982DABD" w14:textId="77777777" w:rsidR="0094717B" w:rsidRDefault="0094717B" w:rsidP="0094717B">
            <w:pPr>
              <w:pStyle w:val="CopticVersemulti-line"/>
            </w:pPr>
            <w:r>
              <w:t>Ⲓⲥⲟⲩⲥ Ⲡⲓⲭ̀ⲣⲓⲥⲧⲟⲥ Ⲡϣⲏⲣⲓ ⲙ̀Ⲫⲛⲟⲩϯ:</w:t>
            </w:r>
          </w:p>
          <w:p w14:paraId="2C0E83F7" w14:textId="523C8DA7" w:rsidR="0094717B" w:rsidRDefault="0094717B" w:rsidP="0094717B">
            <w:pPr>
              <w:pStyle w:val="CopticVersemulti-line"/>
            </w:pPr>
            <w:r>
              <w:t>ⲁϥϭⲓⲥⲁⲣⲝ ϧⲉⲛ ϯⲡⲁⲣⲑⲉⲛⲟⲥ.</w:t>
            </w:r>
          </w:p>
          <w:p w14:paraId="43E96595" w14:textId="77777777" w:rsidR="0094717B" w:rsidRPr="00C35319" w:rsidRDefault="0094717B" w:rsidP="0094717B">
            <w:pPr>
              <w:pStyle w:val="CopticHangingVerse"/>
            </w:pPr>
            <w:r>
              <w:t>ⲁⲗⲗⲏⲗⲟⲩⲓⲁ: ⲁⲗⲗⲏⲗⲟⲩⲓⲁ.</w:t>
            </w:r>
          </w:p>
        </w:tc>
      </w:tr>
    </w:tbl>
    <w:p w14:paraId="2F1C2360" w14:textId="0BD027BE" w:rsidR="0094717B" w:rsidRDefault="0094717B" w:rsidP="0094717B">
      <w:pPr>
        <w:pStyle w:val="Heading4"/>
      </w:pPr>
      <w:r>
        <w:lastRenderedPageBreak/>
        <w:t>The Gospel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7BAF3BBF" w14:textId="77777777" w:rsidTr="0094717B">
        <w:trPr>
          <w:cantSplit/>
          <w:jc w:val="center"/>
        </w:trPr>
        <w:tc>
          <w:tcPr>
            <w:tcW w:w="288" w:type="dxa"/>
          </w:tcPr>
          <w:p w14:paraId="7DA73292" w14:textId="77777777" w:rsidR="0094717B" w:rsidRDefault="0094717B" w:rsidP="0094717B">
            <w:pPr>
              <w:pStyle w:val="CopticCross"/>
            </w:pPr>
          </w:p>
        </w:tc>
        <w:tc>
          <w:tcPr>
            <w:tcW w:w="3960" w:type="dxa"/>
          </w:tcPr>
          <w:p w14:paraId="124BF4EA" w14:textId="77777777" w:rsidR="0094717B" w:rsidRDefault="0094717B" w:rsidP="0094717B">
            <w:pPr>
              <w:pStyle w:val="EngHang"/>
            </w:pPr>
            <w:r>
              <w:t>Alleluia, alleluia,</w:t>
            </w:r>
          </w:p>
          <w:p w14:paraId="06FF81D0" w14:textId="77777777" w:rsidR="0094717B" w:rsidRDefault="0094717B" w:rsidP="0094717B">
            <w:pPr>
              <w:pStyle w:val="EngHang"/>
            </w:pPr>
            <w:r>
              <w:t>Alleluia, alleluia.</w:t>
            </w:r>
          </w:p>
          <w:p w14:paraId="1323C302" w14:textId="77777777" w:rsidR="0094717B" w:rsidRDefault="0094717B" w:rsidP="0094717B">
            <w:pPr>
              <w:pStyle w:val="EngHang"/>
            </w:pPr>
            <w:r>
              <w:t>Jesus Christ the Son of God,</w:t>
            </w:r>
          </w:p>
          <w:p w14:paraId="5DFCF147" w14:textId="7B9C0B78" w:rsidR="0094717B" w:rsidRDefault="0094717B" w:rsidP="0094717B">
            <w:pPr>
              <w:pStyle w:val="EngHangEnd"/>
            </w:pPr>
            <w:r>
              <w:t>Was incarnate of the Virgin.</w:t>
            </w:r>
          </w:p>
        </w:tc>
        <w:tc>
          <w:tcPr>
            <w:tcW w:w="288" w:type="dxa"/>
          </w:tcPr>
          <w:p w14:paraId="4BC10A8F" w14:textId="77777777" w:rsidR="0094717B" w:rsidRDefault="0094717B" w:rsidP="0094717B"/>
        </w:tc>
        <w:tc>
          <w:tcPr>
            <w:tcW w:w="288" w:type="dxa"/>
          </w:tcPr>
          <w:p w14:paraId="47BEDAA7" w14:textId="77777777" w:rsidR="0094717B" w:rsidRDefault="0094717B" w:rsidP="0094717B">
            <w:pPr>
              <w:pStyle w:val="CopticCross"/>
            </w:pPr>
          </w:p>
        </w:tc>
        <w:tc>
          <w:tcPr>
            <w:tcW w:w="3960" w:type="dxa"/>
          </w:tcPr>
          <w:p w14:paraId="7FD7162D" w14:textId="77777777" w:rsidR="0094717B" w:rsidRDefault="0094717B" w:rsidP="0094717B">
            <w:pPr>
              <w:pStyle w:val="CopticVersemulti-line"/>
            </w:pPr>
            <w:r>
              <w:t>Ⲁⲗⲗⲏⲗⲟⲩⲓⲁ: Ⲁⲗⲗⲏⲗⲟⲩⲓⲁ:</w:t>
            </w:r>
          </w:p>
          <w:p w14:paraId="797AB08F" w14:textId="77777777" w:rsidR="0094717B" w:rsidRDefault="0094717B" w:rsidP="0094717B">
            <w:pPr>
              <w:pStyle w:val="CopticVersemulti-line"/>
            </w:pPr>
            <w:r>
              <w:t>Ⲁⲗⲗⲏⲗⲟⲩⲓⲁ: Ⲁⲗⲗⲏⲗⲟⲩⲓⲁ.</w:t>
            </w:r>
          </w:p>
          <w:p w14:paraId="72D453A9" w14:textId="77777777" w:rsidR="0094717B" w:rsidRDefault="0094717B" w:rsidP="0094717B">
            <w:pPr>
              <w:pStyle w:val="CopticVersemulti-line"/>
            </w:pPr>
            <w:r>
              <w:t>Ⲓⲏⲥⲟⲩⲥ Ⲡⲓⲭ̀ⲣⲓⲥⲧⲟⲥ Ⲡϣⲏⲣⲓ ⲙ̀Ⲫⲛⲟⲩϯ:</w:t>
            </w:r>
          </w:p>
          <w:p w14:paraId="569A6205" w14:textId="67DC722F" w:rsidR="0094717B" w:rsidRPr="00C35319" w:rsidRDefault="0094717B" w:rsidP="0094717B">
            <w:pPr>
              <w:pStyle w:val="CopticHangingVerse"/>
            </w:pPr>
            <w:r>
              <w:t>ⲁϥϭⲓⲥⲁⲣⲝ ϧⲉⲛ ϯⲡⲁⲣⲑⲉⲛⲟⲥ.</w:t>
            </w:r>
          </w:p>
        </w:tc>
      </w:tr>
      <w:tr w:rsidR="0094717B" w14:paraId="581F91BF" w14:textId="77777777" w:rsidTr="0094717B">
        <w:trPr>
          <w:cantSplit/>
          <w:jc w:val="center"/>
        </w:trPr>
        <w:tc>
          <w:tcPr>
            <w:tcW w:w="288" w:type="dxa"/>
          </w:tcPr>
          <w:p w14:paraId="0C93F7BD" w14:textId="77777777" w:rsidR="0094717B" w:rsidRDefault="0094717B" w:rsidP="0094717B">
            <w:pPr>
              <w:pStyle w:val="CopticCross"/>
            </w:pPr>
          </w:p>
        </w:tc>
        <w:tc>
          <w:tcPr>
            <w:tcW w:w="3960" w:type="dxa"/>
          </w:tcPr>
          <w:p w14:paraId="2393D020" w14:textId="77777777" w:rsidR="0094717B" w:rsidRDefault="0094717B" w:rsidP="0094717B">
            <w:pPr>
              <w:pStyle w:val="EngHang"/>
            </w:pPr>
            <w:r>
              <w:t>This is He to Whom the glory is due,</w:t>
            </w:r>
          </w:p>
          <w:p w14:paraId="78A41385" w14:textId="77777777" w:rsidR="0094717B" w:rsidRDefault="0094717B" w:rsidP="0094717B">
            <w:pPr>
              <w:pStyle w:val="EngHang"/>
            </w:pPr>
            <w:r>
              <w:t>With His Good Father,</w:t>
            </w:r>
          </w:p>
          <w:p w14:paraId="498DC27D" w14:textId="77777777" w:rsidR="0094717B" w:rsidRDefault="0094717B" w:rsidP="0094717B">
            <w:pPr>
              <w:pStyle w:val="EngHang"/>
            </w:pPr>
            <w:r>
              <w:t>And the Holy Spirit,</w:t>
            </w:r>
          </w:p>
          <w:p w14:paraId="5E6B01E9" w14:textId="77777777" w:rsidR="0094717B" w:rsidRDefault="0094717B" w:rsidP="0094717B">
            <w:pPr>
              <w:pStyle w:val="EngHangEnd"/>
            </w:pPr>
            <w:r>
              <w:t>Now and forever.</w:t>
            </w:r>
          </w:p>
        </w:tc>
        <w:tc>
          <w:tcPr>
            <w:tcW w:w="288" w:type="dxa"/>
          </w:tcPr>
          <w:p w14:paraId="4A3532F1" w14:textId="77777777" w:rsidR="0094717B" w:rsidRDefault="0094717B" w:rsidP="0094717B"/>
        </w:tc>
        <w:tc>
          <w:tcPr>
            <w:tcW w:w="288" w:type="dxa"/>
          </w:tcPr>
          <w:p w14:paraId="75F02595" w14:textId="77777777" w:rsidR="0094717B" w:rsidRDefault="0094717B" w:rsidP="0094717B">
            <w:pPr>
              <w:pStyle w:val="CopticCross"/>
            </w:pPr>
          </w:p>
        </w:tc>
        <w:tc>
          <w:tcPr>
            <w:tcW w:w="3960" w:type="dxa"/>
          </w:tcPr>
          <w:p w14:paraId="18DEC3C3" w14:textId="77777777" w:rsidR="0094717B" w:rsidRDefault="0094717B" w:rsidP="0094717B">
            <w:pPr>
              <w:pStyle w:val="CopticVersemulti-line"/>
            </w:pPr>
            <w:r>
              <w:t>Ⲫⲁⲓ ⲉ̀ⲣⲉ ⲡⲓⲱ̀ⲟⲩ ⲉⲣⲡ̀ⲣⲉⲡ̀ⲓ ⲛⲁϥ:</w:t>
            </w:r>
          </w:p>
          <w:p w14:paraId="3508C26B" w14:textId="77777777" w:rsidR="0094717B" w:rsidRDefault="0094717B" w:rsidP="0094717B">
            <w:pPr>
              <w:pStyle w:val="CopticVersemulti-line"/>
            </w:pPr>
            <w:r>
              <w:t>ⲛⲉⲙ Ⲡⲉϥⲓⲱⲧ ⲛ̀ⲁ̀ⲅⲁⲑⲟⲥ:</w:t>
            </w:r>
          </w:p>
          <w:p w14:paraId="2C174DA7" w14:textId="77777777" w:rsidR="0094717B" w:rsidRDefault="0094717B" w:rsidP="0094717B">
            <w:pPr>
              <w:pStyle w:val="CopticVersemulti-line"/>
            </w:pPr>
            <w:r>
              <w:t>ⲛⲉⲙ Ⲡⲓⲡⲛⲉⲩⲙⲁ ⲉⲑⲟⲩⲁⲃ:</w:t>
            </w:r>
          </w:p>
          <w:p w14:paraId="150ABDC9" w14:textId="77777777" w:rsidR="0094717B" w:rsidRDefault="0094717B" w:rsidP="0094717B">
            <w:pPr>
              <w:pStyle w:val="CopticHangingVerse"/>
            </w:pPr>
            <w:r>
              <w:t>ⲓⲥϫⲉⲛ ϯⲛⲟⲩ ⲛⲉⲙ ϣⲁ ⲉ̀ⲛⲉϩ.</w:t>
            </w:r>
          </w:p>
        </w:tc>
      </w:tr>
      <w:tr w:rsidR="0094717B" w14:paraId="3C6E5F85" w14:textId="77777777" w:rsidTr="0094717B">
        <w:trPr>
          <w:cantSplit/>
          <w:jc w:val="center"/>
        </w:trPr>
        <w:tc>
          <w:tcPr>
            <w:tcW w:w="288" w:type="dxa"/>
          </w:tcPr>
          <w:p w14:paraId="4E274266" w14:textId="77777777" w:rsidR="0094717B" w:rsidRDefault="0094717B" w:rsidP="0094717B">
            <w:pPr>
              <w:pStyle w:val="CopticCross"/>
            </w:pPr>
          </w:p>
        </w:tc>
        <w:tc>
          <w:tcPr>
            <w:tcW w:w="3960" w:type="dxa"/>
          </w:tcPr>
          <w:p w14:paraId="532B201D" w14:textId="77777777" w:rsidR="0094717B" w:rsidRDefault="0094717B" w:rsidP="0094717B">
            <w:pPr>
              <w:pStyle w:val="EngHang"/>
            </w:pPr>
            <w:r>
              <w:t>Blessed be the Father and the Son</w:t>
            </w:r>
          </w:p>
          <w:p w14:paraId="387BE94E" w14:textId="77777777" w:rsidR="0094717B" w:rsidRDefault="0094717B" w:rsidP="0094717B">
            <w:pPr>
              <w:pStyle w:val="EngHang"/>
            </w:pPr>
            <w:r>
              <w:t>And the Holy Spirit,</w:t>
            </w:r>
          </w:p>
          <w:p w14:paraId="04B216FA" w14:textId="77777777" w:rsidR="0094717B" w:rsidRDefault="0094717B" w:rsidP="0094717B">
            <w:pPr>
              <w:pStyle w:val="EngHang"/>
            </w:pPr>
            <w:r>
              <w:t>The pefect Trinity,</w:t>
            </w:r>
          </w:p>
          <w:p w14:paraId="3F282CCB" w14:textId="77777777" w:rsidR="0094717B" w:rsidRDefault="0094717B" w:rsidP="0094717B">
            <w:pPr>
              <w:pStyle w:val="EngHang"/>
            </w:pPr>
            <w:r>
              <w:t>We worship Him and glorify Him.</w:t>
            </w:r>
          </w:p>
        </w:tc>
        <w:tc>
          <w:tcPr>
            <w:tcW w:w="288" w:type="dxa"/>
          </w:tcPr>
          <w:p w14:paraId="034B3587" w14:textId="77777777" w:rsidR="0094717B" w:rsidRDefault="0094717B" w:rsidP="0094717B"/>
        </w:tc>
        <w:tc>
          <w:tcPr>
            <w:tcW w:w="288" w:type="dxa"/>
          </w:tcPr>
          <w:p w14:paraId="77511DFC" w14:textId="77777777" w:rsidR="0094717B" w:rsidRDefault="0094717B" w:rsidP="0094717B">
            <w:pPr>
              <w:pStyle w:val="CopticCross"/>
            </w:pPr>
          </w:p>
        </w:tc>
        <w:tc>
          <w:tcPr>
            <w:tcW w:w="3960" w:type="dxa"/>
          </w:tcPr>
          <w:p w14:paraId="7DF83140" w14:textId="77777777" w:rsidR="0094717B" w:rsidRDefault="0094717B" w:rsidP="0094717B">
            <w:pPr>
              <w:pStyle w:val="CopticVersemulti-line"/>
            </w:pPr>
            <w:r>
              <w:t>Ϫⲉ ϥ̀ⲥ̀ⲙⲁⲣⲱⲟⲩⲧ ⲛ̀ϫⲉ Ⲫⲓⲱⲧ ⲛⲉⲙ Ⲡϣⲏⲣⲓ:</w:t>
            </w:r>
          </w:p>
          <w:p w14:paraId="358659F7" w14:textId="77777777" w:rsidR="0094717B" w:rsidRDefault="0094717B" w:rsidP="0094717B">
            <w:pPr>
              <w:pStyle w:val="CopticVersemulti-line"/>
            </w:pPr>
            <w:r>
              <w:t>ⲛⲉⲙ Ⲡⲓⲡ̀ⲛⲉⲩⲙⲁ ⲉⲑⲟⲩⲁⲃ:</w:t>
            </w:r>
          </w:p>
          <w:p w14:paraId="7E3619FD" w14:textId="77777777" w:rsidR="0094717B" w:rsidRDefault="0094717B" w:rsidP="0094717B">
            <w:pPr>
              <w:pStyle w:val="CopticVersemulti-line"/>
            </w:pPr>
            <w:r>
              <w:t>Ϯⲧ̀ⲣⲓⲁⲥ ⲉⲧϫⲏⲕ ⲉ̀ⲃⲟⲗ:</w:t>
            </w:r>
          </w:p>
          <w:p w14:paraId="7C900720" w14:textId="77777777" w:rsidR="0094717B" w:rsidRDefault="0094717B" w:rsidP="0094717B">
            <w:pPr>
              <w:pStyle w:val="CopticVersemulti-line"/>
            </w:pPr>
            <w:r>
              <w:t>ⲧⲉⲛⲟⲩⲱϣⲧ ⲙ̀ⲙⲟⲥ ⲧⲉⲛϯⲱ̀ⲟⲩ ⲛⲁⲥ.</w:t>
            </w:r>
          </w:p>
        </w:tc>
      </w:tr>
    </w:tbl>
    <w:p w14:paraId="5460777D" w14:textId="48DA8010" w:rsidR="0094717B" w:rsidRPr="005E5D5D" w:rsidRDefault="0094717B" w:rsidP="0094717B">
      <w:pPr>
        <w:pStyle w:val="Heading4"/>
        <w:rPr>
          <w:rFonts w:ascii="Arial Unicode MS" w:eastAsia="Arial Unicode MS" w:hAnsi="Arial Unicode MS" w:cs="Arial Unicode MS"/>
          <w:lang w:val="en-US"/>
        </w:rPr>
      </w:pPr>
      <w:r>
        <w:t>The Aspasmos Adam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B8BD308" w14:textId="77777777" w:rsidTr="0094717B">
        <w:trPr>
          <w:cantSplit/>
          <w:jc w:val="center"/>
        </w:trPr>
        <w:tc>
          <w:tcPr>
            <w:tcW w:w="288" w:type="dxa"/>
          </w:tcPr>
          <w:p w14:paraId="13D4E349" w14:textId="77777777" w:rsidR="0094717B" w:rsidRDefault="0094717B" w:rsidP="0094717B">
            <w:pPr>
              <w:pStyle w:val="CopticCross"/>
            </w:pPr>
          </w:p>
        </w:tc>
        <w:tc>
          <w:tcPr>
            <w:tcW w:w="3960" w:type="dxa"/>
          </w:tcPr>
          <w:p w14:paraId="0F485F5B" w14:textId="24D1A6E7" w:rsidR="0094717B" w:rsidRDefault="0094717B" w:rsidP="0094717B">
            <w:pPr>
              <w:pStyle w:val="EngHang"/>
            </w:pPr>
            <w:r>
              <w:t>Rejoice O Mother of God,</w:t>
            </w:r>
          </w:p>
          <w:p w14:paraId="13742A24" w14:textId="4AA0AC43" w:rsidR="0094717B" w:rsidRDefault="0094717B" w:rsidP="0094717B">
            <w:pPr>
              <w:pStyle w:val="EngHang"/>
            </w:pPr>
            <w:r>
              <w:t>The rejoicing of the angels.</w:t>
            </w:r>
          </w:p>
          <w:p w14:paraId="10FD741D" w14:textId="07A3604C" w:rsidR="0094717B" w:rsidRPr="0094717B" w:rsidRDefault="0094717B" w:rsidP="0094717B">
            <w:pPr>
              <w:pStyle w:val="EngHang"/>
              <w:rPr>
                <w:rFonts w:ascii="Arial Unicode MS" w:eastAsia="Arial Unicode MS" w:hAnsi="Arial Unicode MS" w:cs="Arial Unicode MS"/>
              </w:rPr>
            </w:pPr>
            <w:r>
              <w:t>Rejoice O chate one,</w:t>
            </w:r>
          </w:p>
          <w:p w14:paraId="667EE05A" w14:textId="0C0FA4CE" w:rsidR="0094717B" w:rsidRDefault="0094717B" w:rsidP="0094717B">
            <w:pPr>
              <w:pStyle w:val="EngHangEnd"/>
            </w:pPr>
            <w:r>
              <w:t>The preaching of the prophets.</w:t>
            </w:r>
          </w:p>
        </w:tc>
        <w:tc>
          <w:tcPr>
            <w:tcW w:w="288" w:type="dxa"/>
          </w:tcPr>
          <w:p w14:paraId="2C71C2AD" w14:textId="77777777" w:rsidR="0094717B" w:rsidRDefault="0094717B" w:rsidP="0094717B"/>
        </w:tc>
        <w:tc>
          <w:tcPr>
            <w:tcW w:w="288" w:type="dxa"/>
          </w:tcPr>
          <w:p w14:paraId="2346227E" w14:textId="77777777" w:rsidR="0094717B" w:rsidRDefault="0094717B" w:rsidP="0094717B">
            <w:pPr>
              <w:pStyle w:val="CopticCross"/>
            </w:pPr>
          </w:p>
        </w:tc>
        <w:tc>
          <w:tcPr>
            <w:tcW w:w="3960" w:type="dxa"/>
          </w:tcPr>
          <w:p w14:paraId="4903BD53" w14:textId="2F957C16" w:rsidR="0094717B" w:rsidRDefault="0094717B" w:rsidP="0094717B">
            <w:pPr>
              <w:pStyle w:val="CopticVersemulti-line"/>
            </w:pPr>
            <w:r>
              <w:t>Ⲭⲉⲣⲉ ϯⲙⲁⲥⲛⲟⲩϯ:</w:t>
            </w:r>
          </w:p>
          <w:p w14:paraId="14C616EF" w14:textId="6812ADAB" w:rsidR="0094717B" w:rsidRDefault="0094717B" w:rsidP="0094717B">
            <w:pPr>
              <w:pStyle w:val="CopticVersemulti-line"/>
            </w:pPr>
            <w:r>
              <w:t>ⲡ̀ⲑⲉⲗⲏⲗ ⲛ̀ⲧⲉ ⲡⲓⲁⲅⲅⲉⲗⲟⲥ:</w:t>
            </w:r>
          </w:p>
          <w:p w14:paraId="605BAAD2" w14:textId="2E5260B6" w:rsidR="0094717B" w:rsidRDefault="0094717B" w:rsidP="0094717B">
            <w:pPr>
              <w:pStyle w:val="CopticVersemulti-line"/>
            </w:pPr>
            <w:r>
              <w:t>ⲭⲉⲣⲉ ϯⲥⲉⲙⲛⲉ:</w:t>
            </w:r>
          </w:p>
          <w:p w14:paraId="2F82E4AF" w14:textId="553D9509" w:rsidR="0094717B" w:rsidRDefault="0094717B" w:rsidP="0094717B">
            <w:pPr>
              <w:pStyle w:val="CopticHangingVerse"/>
            </w:pPr>
            <w:r>
              <w:t>ⲡ̀ϩⲓⲱⲓϣ ⲛ̀ⲧⲉ ⲛⲓⲡ̀ⲣⲟⲫⲏⲧⲏⲥ.</w:t>
            </w:r>
          </w:p>
        </w:tc>
      </w:tr>
      <w:tr w:rsidR="0094717B" w14:paraId="207ABBD3" w14:textId="77777777" w:rsidTr="0094717B">
        <w:trPr>
          <w:cantSplit/>
          <w:jc w:val="center"/>
        </w:trPr>
        <w:tc>
          <w:tcPr>
            <w:tcW w:w="288" w:type="dxa"/>
          </w:tcPr>
          <w:p w14:paraId="4E2BC25B" w14:textId="77777777" w:rsidR="0094717B" w:rsidRDefault="0094717B" w:rsidP="0094717B">
            <w:pPr>
              <w:pStyle w:val="CopticCross"/>
            </w:pPr>
          </w:p>
        </w:tc>
        <w:tc>
          <w:tcPr>
            <w:tcW w:w="3960" w:type="dxa"/>
          </w:tcPr>
          <w:p w14:paraId="1F030DDF" w14:textId="71F3DF91" w:rsidR="0094717B" w:rsidRDefault="0094717B" w:rsidP="0094717B">
            <w:pPr>
              <w:pStyle w:val="EngHang"/>
            </w:pPr>
            <w:r>
              <w:t>Rejoice O you who have found grace,</w:t>
            </w:r>
          </w:p>
          <w:p w14:paraId="3F2FB9B6" w14:textId="31B2C1D0" w:rsidR="0094717B" w:rsidRDefault="0094717B" w:rsidP="0094717B">
            <w:pPr>
              <w:pStyle w:val="EngHang"/>
            </w:pPr>
            <w:r>
              <w:t>The Lord is with you.</w:t>
            </w:r>
          </w:p>
          <w:p w14:paraId="31C20BC7" w14:textId="11B13954" w:rsidR="0094717B" w:rsidRDefault="0094717B" w:rsidP="0094717B">
            <w:pPr>
              <w:pStyle w:val="EngHang"/>
            </w:pPr>
            <w:r>
              <w:t>Rejoice O you who received</w:t>
            </w:r>
          </w:p>
          <w:p w14:paraId="5337F396" w14:textId="632934C1" w:rsidR="0094717B" w:rsidRDefault="0094717B" w:rsidP="0094717B">
            <w:pPr>
              <w:pStyle w:val="EngHangEnd"/>
            </w:pPr>
            <w:r>
              <w:t>The joy of the world from the angel.</w:t>
            </w:r>
          </w:p>
        </w:tc>
        <w:tc>
          <w:tcPr>
            <w:tcW w:w="288" w:type="dxa"/>
          </w:tcPr>
          <w:p w14:paraId="24889796" w14:textId="77777777" w:rsidR="0094717B" w:rsidRDefault="0094717B" w:rsidP="0094717B"/>
        </w:tc>
        <w:tc>
          <w:tcPr>
            <w:tcW w:w="288" w:type="dxa"/>
          </w:tcPr>
          <w:p w14:paraId="272C2405" w14:textId="77777777" w:rsidR="0094717B" w:rsidRDefault="0094717B" w:rsidP="0094717B">
            <w:pPr>
              <w:pStyle w:val="CopticCross"/>
            </w:pPr>
          </w:p>
        </w:tc>
        <w:tc>
          <w:tcPr>
            <w:tcW w:w="3960" w:type="dxa"/>
          </w:tcPr>
          <w:p w14:paraId="2C1041A5" w14:textId="6BAEAE49" w:rsidR="0094717B" w:rsidRDefault="0094717B" w:rsidP="0094717B">
            <w:pPr>
              <w:pStyle w:val="CopticVersemulti-line"/>
            </w:pPr>
            <w:r>
              <w:t>Ⲭⲉⲣⲉ ⲑⲏⲉ̀ⲧⲁⲥϫⲉⲙ ϩ̀ⲙⲟⲧ:</w:t>
            </w:r>
          </w:p>
          <w:p w14:paraId="276120A8" w14:textId="684750F7" w:rsidR="0094717B" w:rsidRDefault="0094717B" w:rsidP="0094717B">
            <w:pPr>
              <w:pStyle w:val="CopticVersemulti-line"/>
            </w:pPr>
            <w:r>
              <w:t>Ⲡϭⲟⲓⲥ ϣⲟⲡ ⲛⲉⲙⲉ:</w:t>
            </w:r>
          </w:p>
          <w:p w14:paraId="12FA06D3" w14:textId="242EF3A0" w:rsidR="0094717B" w:rsidRDefault="0094717B" w:rsidP="0094717B">
            <w:pPr>
              <w:pStyle w:val="CopticVersemulti-line"/>
            </w:pPr>
            <w:r>
              <w:t>ⲭⲉⲣⲉ ⲑⲏⲉ̀ⲧⲁⲥϭⲓ ⲛ̀ⲧⲉⲛ ⲛⲓⲁⲅⲅⲉⲗⲟⲥ:</w:t>
            </w:r>
          </w:p>
          <w:p w14:paraId="06B31D61" w14:textId="14DA537A" w:rsidR="0094717B" w:rsidRDefault="0094717B" w:rsidP="0094717B">
            <w:pPr>
              <w:pStyle w:val="CopticHangingVerse"/>
            </w:pPr>
            <w:r>
              <w:t>ⲙ̀ⲫ̀ⲣⲁϣⲓ ⲙ̀ⲡⲓⲕⲟⲥⲙⲟⲥ.</w:t>
            </w:r>
          </w:p>
        </w:tc>
      </w:tr>
      <w:tr w:rsidR="0094717B" w14:paraId="1337C100" w14:textId="77777777" w:rsidTr="0094717B">
        <w:trPr>
          <w:cantSplit/>
          <w:jc w:val="center"/>
        </w:trPr>
        <w:tc>
          <w:tcPr>
            <w:tcW w:w="288" w:type="dxa"/>
          </w:tcPr>
          <w:p w14:paraId="69FB9AC2" w14:textId="77777777" w:rsidR="0094717B" w:rsidRDefault="0094717B" w:rsidP="0094717B">
            <w:pPr>
              <w:pStyle w:val="CopticCross"/>
            </w:pPr>
          </w:p>
        </w:tc>
        <w:tc>
          <w:tcPr>
            <w:tcW w:w="3960" w:type="dxa"/>
          </w:tcPr>
          <w:p w14:paraId="746CFB9C" w14:textId="77777777" w:rsidR="0094717B" w:rsidRDefault="0094717B" w:rsidP="0094717B">
            <w:pPr>
              <w:pStyle w:val="EngHangEnd"/>
            </w:pPr>
            <w:r>
              <w:t>We ask You, O Son of God…</w:t>
            </w:r>
          </w:p>
        </w:tc>
        <w:tc>
          <w:tcPr>
            <w:tcW w:w="288" w:type="dxa"/>
          </w:tcPr>
          <w:p w14:paraId="13FD8889" w14:textId="77777777" w:rsidR="0094717B" w:rsidRDefault="0094717B" w:rsidP="0094717B"/>
        </w:tc>
        <w:tc>
          <w:tcPr>
            <w:tcW w:w="288" w:type="dxa"/>
          </w:tcPr>
          <w:p w14:paraId="006BA2CD" w14:textId="77777777" w:rsidR="0094717B" w:rsidRDefault="0094717B" w:rsidP="0094717B">
            <w:pPr>
              <w:pStyle w:val="CopticCross"/>
            </w:pPr>
          </w:p>
        </w:tc>
        <w:tc>
          <w:tcPr>
            <w:tcW w:w="3960" w:type="dxa"/>
          </w:tcPr>
          <w:p w14:paraId="3C513A56" w14:textId="77777777" w:rsidR="0094717B" w:rsidRDefault="0094717B" w:rsidP="0094717B">
            <w:pPr>
              <w:pStyle w:val="CopticVersemulti-line"/>
            </w:pPr>
            <w:r>
              <w:t>Ⲧⲉⲛϯϩⲟ ⲉ̀ⲣⲟⲕ ⲱ̀ Ⲩⲓⲟⲥ Ⲑⲉⲟⲥ…</w:t>
            </w:r>
          </w:p>
        </w:tc>
      </w:tr>
    </w:tbl>
    <w:p w14:paraId="5CF3CE14" w14:textId="77777777" w:rsidR="0094717B" w:rsidRDefault="0094717B" w:rsidP="0094717B">
      <w:pPr>
        <w:pStyle w:val="Heading4"/>
      </w:pPr>
      <w:r>
        <w:lastRenderedPageBreak/>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3D01221" w14:textId="77777777" w:rsidTr="0094717B">
        <w:trPr>
          <w:cantSplit/>
          <w:jc w:val="center"/>
        </w:trPr>
        <w:tc>
          <w:tcPr>
            <w:tcW w:w="288" w:type="dxa"/>
          </w:tcPr>
          <w:p w14:paraId="1035AE22" w14:textId="77777777" w:rsidR="0094717B" w:rsidRDefault="0094717B" w:rsidP="0094717B">
            <w:pPr>
              <w:pStyle w:val="CopticCross"/>
            </w:pPr>
          </w:p>
        </w:tc>
        <w:tc>
          <w:tcPr>
            <w:tcW w:w="3960" w:type="dxa"/>
          </w:tcPr>
          <w:p w14:paraId="0467AC7F" w14:textId="402C17CC" w:rsidR="0094717B" w:rsidRDefault="0094717B" w:rsidP="0094717B">
            <w:pPr>
              <w:pStyle w:val="EngHang"/>
            </w:pPr>
            <w:r>
              <w:t>He bowed down the heaven of heavens,</w:t>
            </w:r>
          </w:p>
          <w:p w14:paraId="7699BF74" w14:textId="1BFA0E18" w:rsidR="0094717B" w:rsidRDefault="0094717B" w:rsidP="0094717B">
            <w:pPr>
              <w:pStyle w:val="EngHang"/>
            </w:pPr>
            <w:r>
              <w:t>And descended to the Virgin’s womb;</w:t>
            </w:r>
          </w:p>
          <w:p w14:paraId="62FB7C45" w14:textId="08469BAE" w:rsidR="0094717B" w:rsidRDefault="0094717B" w:rsidP="0094717B">
            <w:pPr>
              <w:pStyle w:val="EngHang"/>
            </w:pPr>
            <w:r>
              <w:t>He became man like us,</w:t>
            </w:r>
          </w:p>
          <w:p w14:paraId="185130F2" w14:textId="55EE5106" w:rsidR="0094717B" w:rsidRDefault="0094717B" w:rsidP="0094717B">
            <w:pPr>
              <w:pStyle w:val="EngHangEnd"/>
            </w:pPr>
            <w:r>
              <w:t>Except for sin alone.</w:t>
            </w:r>
          </w:p>
        </w:tc>
        <w:tc>
          <w:tcPr>
            <w:tcW w:w="288" w:type="dxa"/>
          </w:tcPr>
          <w:p w14:paraId="7DCF7F37" w14:textId="77777777" w:rsidR="0094717B" w:rsidRDefault="0094717B" w:rsidP="0094717B"/>
        </w:tc>
        <w:tc>
          <w:tcPr>
            <w:tcW w:w="288" w:type="dxa"/>
          </w:tcPr>
          <w:p w14:paraId="1C504FE0" w14:textId="77777777" w:rsidR="0094717B" w:rsidRDefault="0094717B" w:rsidP="0094717B">
            <w:pPr>
              <w:pStyle w:val="CopticCross"/>
            </w:pPr>
          </w:p>
        </w:tc>
        <w:tc>
          <w:tcPr>
            <w:tcW w:w="3960" w:type="dxa"/>
          </w:tcPr>
          <w:p w14:paraId="038C7AAF" w14:textId="173C0EDF" w:rsidR="0094717B" w:rsidRDefault="0094717B" w:rsidP="0094717B">
            <w:pPr>
              <w:pStyle w:val="CopticVersemulti-line"/>
            </w:pPr>
            <w:r>
              <w:t>Ⲁϥⲣⲉⲕ ⲛⲓⲫⲏⲟⲩⲓ ⲛ̀ⲧⲉ ⲛⲓⲫⲏⲟⲩⲓ:</w:t>
            </w:r>
          </w:p>
          <w:p w14:paraId="7613512F" w14:textId="68EDDC6E" w:rsidR="0094717B" w:rsidRDefault="0094717B" w:rsidP="0094717B">
            <w:pPr>
              <w:pStyle w:val="CopticVersemulti-line"/>
            </w:pPr>
            <w:r>
              <w:t>ⲁϥⲓ̀ ⲉ̀ⲑ̀ⲙⲏⲧⲣⲁ ⲛ̀ϯⲡⲁⲣⲑⲉⲛⲟⲥ:</w:t>
            </w:r>
          </w:p>
          <w:p w14:paraId="082E5CED" w14:textId="5872D0D8" w:rsidR="0094717B" w:rsidRDefault="0094717B" w:rsidP="0094717B">
            <w:pPr>
              <w:pStyle w:val="CopticVersemulti-line"/>
            </w:pPr>
            <w:r>
              <w:t>ⲁϥⲉⲣⲣⲱⲙⲓ ⲙ̀ⲡⲉⲛⲣⲏϯ:</w:t>
            </w:r>
          </w:p>
          <w:p w14:paraId="3F4B38D5" w14:textId="368B8D03" w:rsidR="0094717B" w:rsidRDefault="0094717B" w:rsidP="0094717B">
            <w:pPr>
              <w:pStyle w:val="CopticHangingVerse"/>
            </w:pPr>
            <w:r>
              <w:t>ϣⲁⲧⲉⲛ ⲫ̀ⲛⲟⲃⲓ ⲙ̀ⲙⲁⲩⲁⲧϥ.</w:t>
            </w:r>
          </w:p>
        </w:tc>
      </w:tr>
      <w:tr w:rsidR="0094717B" w14:paraId="68B47BAD" w14:textId="77777777" w:rsidTr="0094717B">
        <w:trPr>
          <w:cantSplit/>
          <w:jc w:val="center"/>
        </w:trPr>
        <w:tc>
          <w:tcPr>
            <w:tcW w:w="288" w:type="dxa"/>
          </w:tcPr>
          <w:p w14:paraId="20545228" w14:textId="77777777" w:rsidR="0094717B" w:rsidRDefault="0094717B" w:rsidP="0094717B">
            <w:pPr>
              <w:pStyle w:val="CopticCross"/>
            </w:pPr>
          </w:p>
        </w:tc>
        <w:tc>
          <w:tcPr>
            <w:tcW w:w="3960" w:type="dxa"/>
          </w:tcPr>
          <w:p w14:paraId="5DE09E06" w14:textId="77777777" w:rsidR="0094717B" w:rsidRDefault="0094717B" w:rsidP="0094717B">
            <w:pPr>
              <w:pStyle w:val="EngHang"/>
            </w:pPr>
            <w:r>
              <w:t>Alleluia, alleluia, alleluia.</w:t>
            </w:r>
          </w:p>
          <w:p w14:paraId="0D1B2FB0" w14:textId="77777777" w:rsidR="0094717B" w:rsidRDefault="0094717B" w:rsidP="0094717B">
            <w:pPr>
              <w:pStyle w:val="EngHang"/>
            </w:pPr>
            <w:r>
              <w:t>Jesus Christ, the Son of God,</w:t>
            </w:r>
          </w:p>
          <w:p w14:paraId="67012ECE" w14:textId="0274C007" w:rsidR="0094717B" w:rsidRDefault="0094717B" w:rsidP="0094717B">
            <w:pPr>
              <w:pStyle w:val="EngHang"/>
            </w:pPr>
            <w:r>
              <w:t>Was incarnate of the Virgin.</w:t>
            </w:r>
          </w:p>
          <w:p w14:paraId="08FC4BDC" w14:textId="0921A099" w:rsidR="0094717B" w:rsidRDefault="0094717B" w:rsidP="0094717B">
            <w:pPr>
              <w:pStyle w:val="EngHangEnd"/>
              <w:ind w:left="0" w:firstLine="0"/>
            </w:pPr>
            <w:r>
              <w:t>Save us and have mercy on us.</w:t>
            </w:r>
          </w:p>
        </w:tc>
        <w:tc>
          <w:tcPr>
            <w:tcW w:w="288" w:type="dxa"/>
          </w:tcPr>
          <w:p w14:paraId="51F6E261" w14:textId="77777777" w:rsidR="0094717B" w:rsidRDefault="0094717B" w:rsidP="0094717B"/>
        </w:tc>
        <w:tc>
          <w:tcPr>
            <w:tcW w:w="288" w:type="dxa"/>
          </w:tcPr>
          <w:p w14:paraId="07578A91" w14:textId="77777777" w:rsidR="0094717B" w:rsidRDefault="0094717B" w:rsidP="0094717B">
            <w:pPr>
              <w:pStyle w:val="CopticCross"/>
            </w:pPr>
          </w:p>
        </w:tc>
        <w:tc>
          <w:tcPr>
            <w:tcW w:w="3960" w:type="dxa"/>
          </w:tcPr>
          <w:p w14:paraId="446BA2A9" w14:textId="77777777" w:rsidR="0094717B" w:rsidRDefault="0094717B" w:rsidP="0094717B">
            <w:pPr>
              <w:pStyle w:val="CopticVersemulti-line"/>
            </w:pPr>
            <w:r>
              <w:t>Ⲁⲗⲗⲏⲗⲟⲩⲓⲁ: ⲁⲗⲗⲏⲗⲟⲩⲓⲁ: ⲁⲗⲗⲏⲗⲟⲩⲓⲁ.</w:t>
            </w:r>
          </w:p>
          <w:p w14:paraId="704BF9E5" w14:textId="77777777" w:rsidR="0094717B" w:rsidRDefault="0094717B" w:rsidP="0094717B">
            <w:pPr>
              <w:pStyle w:val="CopticVersemulti-line"/>
            </w:pPr>
            <w:r>
              <w:t>Ⲓⲏⲥⲟⲩⲥ Ⲡⲓⲭ̀ⲣⲓⲥⲧⲟⲥ Ⲡϣⲏⲣⲓ ⲙ̀Ⲫⲛⲟⲩϯ:</w:t>
            </w:r>
          </w:p>
          <w:p w14:paraId="2DBEB17D" w14:textId="5120C8E5" w:rsidR="0094717B" w:rsidRDefault="0094717B" w:rsidP="0094717B">
            <w:pPr>
              <w:pStyle w:val="CopticVersemulti-line"/>
            </w:pPr>
            <w:r>
              <w:t>ⲁϥϭⲓⲥⲁⲣⲝ ϧⲉⲛ ϯⲡⲁⲣⲑⲉⲛⲟⲥ:</w:t>
            </w:r>
          </w:p>
          <w:p w14:paraId="07ABE673" w14:textId="122FC3AB" w:rsidR="0094717B" w:rsidRDefault="00103BDA" w:rsidP="0094717B">
            <w:pPr>
              <w:pStyle w:val="CopticHangingVerse"/>
            </w:pPr>
            <w:r>
              <w:t>ⲥⲱϯ ⲙ̀ⲙⲟⲛ ⲟⲩⲟϩ ⲛⲁⲓ ⲛⲁⲛ</w:t>
            </w:r>
            <w:r w:rsidR="0094717B">
              <w:t>.</w:t>
            </w:r>
          </w:p>
        </w:tc>
      </w:tr>
      <w:tr w:rsidR="0094717B" w14:paraId="2D1DF3E2" w14:textId="77777777" w:rsidTr="0094717B">
        <w:trPr>
          <w:cantSplit/>
          <w:jc w:val="center"/>
        </w:trPr>
        <w:tc>
          <w:tcPr>
            <w:tcW w:w="288" w:type="dxa"/>
          </w:tcPr>
          <w:p w14:paraId="6EF99B00" w14:textId="77777777" w:rsidR="0094717B" w:rsidRDefault="0094717B" w:rsidP="0094717B">
            <w:pPr>
              <w:pStyle w:val="CopticCross"/>
            </w:pPr>
          </w:p>
        </w:tc>
        <w:tc>
          <w:tcPr>
            <w:tcW w:w="3960" w:type="dxa"/>
          </w:tcPr>
          <w:p w14:paraId="78BC3234" w14:textId="77777777" w:rsidR="0094717B" w:rsidRDefault="0094717B" w:rsidP="0094717B">
            <w:pPr>
              <w:pStyle w:val="EngHang"/>
            </w:pPr>
            <w:r>
              <w:t>Holy, holy, holy,</w:t>
            </w:r>
          </w:p>
          <w:p w14:paraId="66DEE19C" w14:textId="77777777" w:rsidR="0094717B" w:rsidRDefault="0094717B" w:rsidP="0094717B">
            <w:pPr>
              <w:pStyle w:val="EngHang"/>
            </w:pPr>
            <w:r>
              <w:t>Lord of Hosts.</w:t>
            </w:r>
          </w:p>
          <w:p w14:paraId="0F820D18" w14:textId="77777777" w:rsidR="0094717B" w:rsidRDefault="0094717B" w:rsidP="0094717B">
            <w:pPr>
              <w:pStyle w:val="EngHang"/>
            </w:pPr>
            <w:r>
              <w:t>Heaven and earth are full</w:t>
            </w:r>
          </w:p>
          <w:p w14:paraId="0B3D0905" w14:textId="77777777" w:rsidR="0094717B" w:rsidRDefault="0094717B" w:rsidP="0094717B">
            <w:pPr>
              <w:pStyle w:val="EngHangEnd"/>
            </w:pPr>
            <w:r>
              <w:t>Of Your holy glory.</w:t>
            </w:r>
          </w:p>
        </w:tc>
        <w:tc>
          <w:tcPr>
            <w:tcW w:w="288" w:type="dxa"/>
          </w:tcPr>
          <w:p w14:paraId="3F8FBA3E" w14:textId="77777777" w:rsidR="0094717B" w:rsidRDefault="0094717B" w:rsidP="0094717B"/>
        </w:tc>
        <w:tc>
          <w:tcPr>
            <w:tcW w:w="288" w:type="dxa"/>
          </w:tcPr>
          <w:p w14:paraId="07E8A38F" w14:textId="77777777" w:rsidR="0094717B" w:rsidRDefault="0094717B" w:rsidP="0094717B">
            <w:pPr>
              <w:pStyle w:val="CopticCross"/>
            </w:pPr>
          </w:p>
        </w:tc>
        <w:tc>
          <w:tcPr>
            <w:tcW w:w="3960" w:type="dxa"/>
          </w:tcPr>
          <w:p w14:paraId="02D75FEC" w14:textId="77777777" w:rsidR="0094717B" w:rsidRDefault="0094717B" w:rsidP="0094717B">
            <w:pPr>
              <w:pStyle w:val="CopticVersemulti-line"/>
            </w:pPr>
            <w:r>
              <w:t>Ϫⲉ ⲁ̀ⲅⲓⲟⲥ ⲁ̀ⲅⲓⲟⲥ ⲁ̀ⲅⲓⲟⲥ:</w:t>
            </w:r>
          </w:p>
          <w:p w14:paraId="1B879257" w14:textId="77777777" w:rsidR="0094717B" w:rsidRDefault="0094717B" w:rsidP="0094717B">
            <w:pPr>
              <w:pStyle w:val="CopticVersemulti-line"/>
            </w:pPr>
            <w:r>
              <w:t>Ⲕⲩⲣⲓⲟⲥ ⲥⲁⲃⲁⲱⲑ:</w:t>
            </w:r>
          </w:p>
          <w:p w14:paraId="3B05D086" w14:textId="77777777" w:rsidR="0094717B" w:rsidRDefault="0094717B" w:rsidP="0094717B">
            <w:pPr>
              <w:pStyle w:val="CopticVersemulti-line"/>
            </w:pPr>
            <w:r>
              <w:t>ⲛ̀ⲗⲏⲡⲏⲥ ⲟ̀ ⲟⲩⲣⲁⲛⲟⲥ ⲕⲉ ⲏ̀ ⲅⲏ</w:t>
            </w:r>
          </w:p>
          <w:p w14:paraId="691D8902" w14:textId="77777777" w:rsidR="0094717B" w:rsidRDefault="0094717B" w:rsidP="0094717B">
            <w:pPr>
              <w:pStyle w:val="CopticHangingVerse"/>
            </w:pPr>
            <w:r>
              <w:t>ⲧⲏⲥ ⲁ̀ⲅⲓⲁⲥ ⲥⲟⲩ ⲇⲟⲝⲏⲥ.</w:t>
            </w:r>
          </w:p>
        </w:tc>
      </w:tr>
    </w:tbl>
    <w:p w14:paraId="601BA751" w14:textId="77777777" w:rsidR="0094717B" w:rsidRPr="008712A7" w:rsidRDefault="0094717B" w:rsidP="0094717B">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2D7A7787" w14:textId="77777777" w:rsidTr="0094717B">
        <w:trPr>
          <w:cantSplit/>
          <w:jc w:val="center"/>
        </w:trPr>
        <w:tc>
          <w:tcPr>
            <w:tcW w:w="288" w:type="dxa"/>
          </w:tcPr>
          <w:p w14:paraId="1FEEAA37" w14:textId="77777777" w:rsidR="0094717B" w:rsidRDefault="0094717B" w:rsidP="0094717B">
            <w:pPr>
              <w:pStyle w:val="CopticCross"/>
            </w:pPr>
          </w:p>
        </w:tc>
        <w:tc>
          <w:tcPr>
            <w:tcW w:w="3960" w:type="dxa"/>
          </w:tcPr>
          <w:p w14:paraId="2204C704" w14:textId="585A608A" w:rsidR="0094717B" w:rsidRDefault="0094717B" w:rsidP="0094717B">
            <w:pPr>
              <w:pStyle w:val="EngHangEnd"/>
            </w:pPr>
            <w:r>
              <w:t>… “Our Lord Jesus Christ, the Son of God, was incarnate of the Virgin.” …</w:t>
            </w:r>
          </w:p>
        </w:tc>
        <w:tc>
          <w:tcPr>
            <w:tcW w:w="288" w:type="dxa"/>
          </w:tcPr>
          <w:p w14:paraId="2C539F6C" w14:textId="77777777" w:rsidR="0094717B" w:rsidRDefault="0094717B" w:rsidP="0094717B"/>
        </w:tc>
        <w:tc>
          <w:tcPr>
            <w:tcW w:w="288" w:type="dxa"/>
          </w:tcPr>
          <w:p w14:paraId="1F17CA34" w14:textId="77777777" w:rsidR="0094717B" w:rsidRDefault="0094717B" w:rsidP="0094717B">
            <w:pPr>
              <w:pStyle w:val="CopticCross"/>
            </w:pPr>
          </w:p>
        </w:tc>
        <w:tc>
          <w:tcPr>
            <w:tcW w:w="3960" w:type="dxa"/>
          </w:tcPr>
          <w:p w14:paraId="6EB4E9CE" w14:textId="336BD676" w:rsidR="0094717B" w:rsidRPr="00C35319" w:rsidRDefault="0094717B" w:rsidP="0094717B">
            <w:pPr>
              <w:pStyle w:val="CopticHangingVerse"/>
            </w:pPr>
            <w:r>
              <w:t>… ⲁϥϭⲓⲥⲁⲣⲝ ϧⲉⲛ ϯⲡⲁⲣⲑⲉⲛⲟⲥ …</w:t>
            </w:r>
          </w:p>
        </w:tc>
      </w:tr>
    </w:tbl>
    <w:p w14:paraId="27E43C8A" w14:textId="77777777" w:rsidR="00481AE5" w:rsidRDefault="00481AE5" w:rsidP="00481AE5">
      <w:pPr>
        <w:pStyle w:val="Heading3"/>
      </w:pPr>
      <w:bookmarkStart w:id="1714" w:name="_Ref485107608"/>
      <w:bookmarkStart w:id="1715" w:name="_Toc485884601"/>
      <w:r>
        <w:t xml:space="preserve">March 26 / Phamenoth 30: </w:t>
      </w:r>
      <w:r w:rsidR="00D31016">
        <w:t>Arch</w:t>
      </w:r>
      <w:r>
        <w:t>angel Gabriel</w:t>
      </w:r>
      <w:bookmarkEnd w:id="1713"/>
      <w:bookmarkEnd w:id="1714"/>
      <w:bookmarkEnd w:id="1715"/>
    </w:p>
    <w:p w14:paraId="79F33061" w14:textId="6303C03F"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E2EAC">
        <w:rPr>
          <w:noProof/>
        </w:rPr>
        <w:t>838</w:t>
      </w:r>
      <w:r w:rsidR="002409EF">
        <w:fldChar w:fldCharType="end"/>
      </w:r>
      <w:r>
        <w:t xml:space="preserve">, </w:t>
      </w:r>
      <w:r w:rsidR="002409EF">
        <w:fldChar w:fldCharType="begin"/>
      </w:r>
      <w:r w:rsidR="002409EF">
        <w:instrText xml:space="preserve"> REF _Ref434487984 \h </w:instrText>
      </w:r>
      <w:r w:rsidR="002409EF">
        <w:fldChar w:fldCharType="separate"/>
      </w:r>
      <w:r w:rsidR="000E2EA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E2EAC">
        <w:rPr>
          <w:noProof/>
        </w:rPr>
        <w:t>796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E2EA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E2EAC">
        <w:rPr>
          <w:noProof/>
        </w:rPr>
        <w:t>1066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0F23A049" w:rsidR="00072324" w:rsidRDefault="00072324" w:rsidP="00072324">
      <w:pPr>
        <w:pStyle w:val="Heading3"/>
      </w:pPr>
      <w:bookmarkStart w:id="1716" w:name="_Toc485884602"/>
      <w:r>
        <w:lastRenderedPageBreak/>
        <w:t xml:space="preserve">March 28 / Pharamuthi 2: Martyrdom of St. James </w:t>
      </w:r>
      <w:r w:rsidR="008762FF">
        <w:t xml:space="preserve">the son of </w:t>
      </w:r>
      <w:r w:rsidR="002E495E">
        <w:t>Zebedee</w:t>
      </w:r>
      <w:r>
        <w:t>, the Apostle</w:t>
      </w:r>
      <w:bookmarkEnd w:id="1716"/>
    </w:p>
    <w:p w14:paraId="2200D664" w14:textId="7D66C84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D93653">
        <w:t xml:space="preserve"> The son of Zebedee, the brother of St. John the Theologian. Not the son of Alphaeus, or the Brother of the Lord.</w:t>
      </w:r>
    </w:p>
    <w:p w14:paraId="1BAC3BF2" w14:textId="04217512" w:rsidR="00894260" w:rsidRDefault="00894260" w:rsidP="00894260">
      <w:pPr>
        <w:pStyle w:val="Heading4"/>
      </w:pPr>
      <w:bookmarkStart w:id="1717" w:name="_Ref485883519"/>
      <w:r>
        <w:t>The Doxology for St. James the Son of Zebedee</w:t>
      </w:r>
      <w:r>
        <w:rPr>
          <w:rStyle w:val="FootnoteReference"/>
        </w:rPr>
        <w:footnoteReference w:id="1059"/>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124E7D6F" w14:textId="77777777" w:rsidTr="00894260">
        <w:trPr>
          <w:cantSplit/>
          <w:jc w:val="center"/>
        </w:trPr>
        <w:tc>
          <w:tcPr>
            <w:tcW w:w="288" w:type="dxa"/>
          </w:tcPr>
          <w:p w14:paraId="39846138" w14:textId="77777777" w:rsidR="00894260" w:rsidRDefault="00894260" w:rsidP="00894260">
            <w:pPr>
              <w:pStyle w:val="CopticCross"/>
            </w:pPr>
          </w:p>
        </w:tc>
        <w:tc>
          <w:tcPr>
            <w:tcW w:w="3960" w:type="dxa"/>
          </w:tcPr>
          <w:p w14:paraId="169BBD91" w14:textId="6C4707FF" w:rsidR="00894260" w:rsidRDefault="00894260" w:rsidP="00894260">
            <w:pPr>
              <w:pStyle w:val="EngHang"/>
              <w:rPr>
                <w:shd w:val="clear" w:color="auto" w:fill="FFFFFF"/>
              </w:rPr>
            </w:pPr>
            <w:r>
              <w:rPr>
                <w:shd w:val="clear" w:color="auto" w:fill="FFFFFF"/>
              </w:rPr>
              <w:t>A true soldier</w:t>
            </w:r>
          </w:p>
          <w:p w14:paraId="7C0ABA6B" w14:textId="7CB79FBC" w:rsidR="00894260" w:rsidRDefault="00894260" w:rsidP="00894260">
            <w:pPr>
              <w:pStyle w:val="EngHang"/>
              <w:rPr>
                <w:shd w:val="clear" w:color="auto" w:fill="FFFFFF"/>
              </w:rPr>
            </w:pPr>
            <w:r>
              <w:rPr>
                <w:shd w:val="clear" w:color="auto" w:fill="FFFFFF"/>
              </w:rPr>
              <w:t>Of the true Lord,</w:t>
            </w:r>
          </w:p>
          <w:p w14:paraId="2B77FA37" w14:textId="0A8ADA77" w:rsidR="00894260" w:rsidRDefault="00894260" w:rsidP="00894260">
            <w:pPr>
              <w:pStyle w:val="EngHang"/>
              <w:rPr>
                <w:shd w:val="clear" w:color="auto" w:fill="FFFFFF"/>
              </w:rPr>
            </w:pPr>
            <w:r>
              <w:rPr>
                <w:shd w:val="clear" w:color="auto" w:fill="FFFFFF"/>
              </w:rPr>
              <w:t>You were counted among</w:t>
            </w:r>
          </w:p>
          <w:p w14:paraId="6FC415E0" w14:textId="2BEFF26A" w:rsidR="00894260" w:rsidRDefault="00894260" w:rsidP="00894260">
            <w:pPr>
              <w:pStyle w:val="EngHangEnd"/>
            </w:pPr>
            <w:r>
              <w:rPr>
                <w:shd w:val="clear" w:color="auto" w:fill="FFFFFF"/>
              </w:rPr>
              <w:t>The choir of the Apostles.</w:t>
            </w:r>
          </w:p>
        </w:tc>
        <w:tc>
          <w:tcPr>
            <w:tcW w:w="288" w:type="dxa"/>
          </w:tcPr>
          <w:p w14:paraId="5088270A" w14:textId="77777777" w:rsidR="00894260" w:rsidRDefault="00894260" w:rsidP="00894260"/>
        </w:tc>
      </w:tr>
      <w:tr w:rsidR="00894260" w14:paraId="2300E390" w14:textId="77777777" w:rsidTr="00894260">
        <w:trPr>
          <w:cantSplit/>
          <w:jc w:val="center"/>
        </w:trPr>
        <w:tc>
          <w:tcPr>
            <w:tcW w:w="288" w:type="dxa"/>
          </w:tcPr>
          <w:p w14:paraId="682EB3C9" w14:textId="77777777" w:rsidR="00894260" w:rsidRDefault="00894260" w:rsidP="00894260">
            <w:pPr>
              <w:pStyle w:val="CopticCross"/>
            </w:pPr>
            <w:r w:rsidRPr="00FB5ACB">
              <w:t>¿</w:t>
            </w:r>
          </w:p>
        </w:tc>
        <w:tc>
          <w:tcPr>
            <w:tcW w:w="3960" w:type="dxa"/>
          </w:tcPr>
          <w:p w14:paraId="5E4C0FCC" w14:textId="3B75A56E" w:rsidR="00894260" w:rsidRDefault="00894260" w:rsidP="00894260">
            <w:pPr>
              <w:pStyle w:val="EngHang"/>
              <w:rPr>
                <w:shd w:val="clear" w:color="auto" w:fill="FFFFFF"/>
              </w:rPr>
            </w:pPr>
            <w:r>
              <w:rPr>
                <w:shd w:val="clear" w:color="auto" w:fill="FFFFFF"/>
              </w:rPr>
              <w:t>Together with your brother,</w:t>
            </w:r>
          </w:p>
          <w:p w14:paraId="2B585364" w14:textId="714993CF" w:rsidR="00894260" w:rsidRDefault="00894260" w:rsidP="00894260">
            <w:pPr>
              <w:pStyle w:val="EngHang"/>
              <w:rPr>
                <w:shd w:val="clear" w:color="auto" w:fill="FFFFFF"/>
              </w:rPr>
            </w:pPr>
            <w:r>
              <w:rPr>
                <w:shd w:val="clear" w:color="auto" w:fill="FFFFFF"/>
              </w:rPr>
              <w:t>O Apostle James,</w:t>
            </w:r>
          </w:p>
          <w:p w14:paraId="2EB85001" w14:textId="2E6AF425" w:rsidR="00894260" w:rsidRDefault="00894260" w:rsidP="00894260">
            <w:pPr>
              <w:pStyle w:val="EngHang"/>
              <w:rPr>
                <w:shd w:val="clear" w:color="auto" w:fill="FFFFFF"/>
              </w:rPr>
            </w:pPr>
            <w:r>
              <w:rPr>
                <w:shd w:val="clear" w:color="auto" w:fill="FFFFFF"/>
              </w:rPr>
              <w:t>You clung wholeheartedly</w:t>
            </w:r>
          </w:p>
          <w:p w14:paraId="2706E3D2" w14:textId="503B40AE" w:rsidR="00894260" w:rsidRDefault="00894260" w:rsidP="00894260">
            <w:pPr>
              <w:pStyle w:val="EngHangEnd"/>
            </w:pPr>
            <w:r>
              <w:rPr>
                <w:shd w:val="clear" w:color="auto" w:fill="FFFFFF"/>
              </w:rPr>
              <w:t>To the Saviour.</w:t>
            </w:r>
          </w:p>
        </w:tc>
        <w:tc>
          <w:tcPr>
            <w:tcW w:w="288" w:type="dxa"/>
          </w:tcPr>
          <w:p w14:paraId="4E5EB98B" w14:textId="77777777" w:rsidR="00894260" w:rsidRDefault="00894260" w:rsidP="00894260"/>
        </w:tc>
      </w:tr>
      <w:tr w:rsidR="00894260" w14:paraId="5159643B" w14:textId="77777777" w:rsidTr="00894260">
        <w:trPr>
          <w:cantSplit/>
          <w:jc w:val="center"/>
        </w:trPr>
        <w:tc>
          <w:tcPr>
            <w:tcW w:w="288" w:type="dxa"/>
          </w:tcPr>
          <w:p w14:paraId="7426CB86" w14:textId="77777777" w:rsidR="00894260" w:rsidRPr="00FB5ACB" w:rsidRDefault="00894260" w:rsidP="00894260">
            <w:pPr>
              <w:pStyle w:val="CopticCross"/>
            </w:pPr>
          </w:p>
        </w:tc>
        <w:tc>
          <w:tcPr>
            <w:tcW w:w="3960" w:type="dxa"/>
          </w:tcPr>
          <w:p w14:paraId="3953E433" w14:textId="2D3EE89F" w:rsidR="00894260" w:rsidRDefault="00894260" w:rsidP="00894260">
            <w:pPr>
              <w:pStyle w:val="EngHang"/>
              <w:rPr>
                <w:shd w:val="clear" w:color="auto" w:fill="FFFFFF"/>
              </w:rPr>
            </w:pPr>
            <w:r>
              <w:rPr>
                <w:shd w:val="clear" w:color="auto" w:fill="FFFFFF"/>
              </w:rPr>
              <w:t>Armed with the power of the Spirit,</w:t>
            </w:r>
          </w:p>
          <w:p w14:paraId="0FC0C056" w14:textId="208CA56D" w:rsidR="00894260" w:rsidRDefault="00894260" w:rsidP="00894260">
            <w:pPr>
              <w:pStyle w:val="EngHang"/>
              <w:rPr>
                <w:shd w:val="clear" w:color="auto" w:fill="FFFFFF"/>
              </w:rPr>
            </w:pPr>
            <w:r>
              <w:rPr>
                <w:shd w:val="clear" w:color="auto" w:fill="FFFFFF"/>
              </w:rPr>
              <w:t>You preached Him to all,</w:t>
            </w:r>
          </w:p>
          <w:p w14:paraId="26816EF1" w14:textId="77777777" w:rsidR="00894260" w:rsidRDefault="00894260" w:rsidP="00894260">
            <w:pPr>
              <w:pStyle w:val="EngHang"/>
              <w:rPr>
                <w:shd w:val="clear" w:color="auto" w:fill="FFFFFF"/>
              </w:rPr>
            </w:pPr>
            <w:r>
              <w:rPr>
                <w:shd w:val="clear" w:color="auto" w:fill="FFFFFF"/>
              </w:rPr>
              <w:t>And were slain by the sword,</w:t>
            </w:r>
          </w:p>
          <w:p w14:paraId="1FC85C58" w14:textId="7D2D5061" w:rsidR="00894260" w:rsidRDefault="00894260" w:rsidP="00894260">
            <w:pPr>
              <w:pStyle w:val="EngEnd"/>
              <w:rPr>
                <w:shd w:val="clear" w:color="auto" w:fill="FFFFFF"/>
              </w:rPr>
            </w:pPr>
            <w:r>
              <w:rPr>
                <w:shd w:val="clear" w:color="auto" w:fill="FFFFFF"/>
              </w:rPr>
              <w:t>So we sing your praises!</w:t>
            </w:r>
          </w:p>
        </w:tc>
        <w:tc>
          <w:tcPr>
            <w:tcW w:w="288" w:type="dxa"/>
          </w:tcPr>
          <w:p w14:paraId="648B5C1B" w14:textId="77777777" w:rsidR="00894260" w:rsidRDefault="00894260" w:rsidP="00894260"/>
        </w:tc>
      </w:tr>
      <w:tr w:rsidR="00894260" w14:paraId="3D495645" w14:textId="77777777" w:rsidTr="00894260">
        <w:trPr>
          <w:cantSplit/>
          <w:jc w:val="center"/>
        </w:trPr>
        <w:tc>
          <w:tcPr>
            <w:tcW w:w="288" w:type="dxa"/>
          </w:tcPr>
          <w:p w14:paraId="6D66FEE7" w14:textId="77777777" w:rsidR="00894260" w:rsidRDefault="00894260" w:rsidP="00894260">
            <w:pPr>
              <w:pStyle w:val="CopticCross"/>
            </w:pPr>
            <w:r w:rsidRPr="00FB5ACB">
              <w:t>¿</w:t>
            </w:r>
          </w:p>
        </w:tc>
        <w:tc>
          <w:tcPr>
            <w:tcW w:w="3960" w:type="dxa"/>
          </w:tcPr>
          <w:p w14:paraId="7DAD4499" w14:textId="396D0D65" w:rsidR="00894260" w:rsidRDefault="00894260" w:rsidP="00894260">
            <w:pPr>
              <w:pStyle w:val="EngHang"/>
              <w:rPr>
                <w:shd w:val="clear" w:color="auto" w:fill="FFFFFF"/>
              </w:rPr>
            </w:pPr>
            <w:r>
              <w:rPr>
                <w:shd w:val="clear" w:color="auto" w:fill="FFFFFF"/>
              </w:rPr>
              <w:t>You were an elect,</w:t>
            </w:r>
          </w:p>
          <w:p w14:paraId="27A7B0F6" w14:textId="28347E60" w:rsidR="00894260" w:rsidRDefault="00894260" w:rsidP="00894260">
            <w:pPr>
              <w:pStyle w:val="EngHang"/>
              <w:rPr>
                <w:shd w:val="clear" w:color="auto" w:fill="FFFFFF"/>
              </w:rPr>
            </w:pPr>
            <w:r>
              <w:rPr>
                <w:shd w:val="clear" w:color="auto" w:fill="FFFFFF"/>
              </w:rPr>
              <w:t>Chosen Apostle of Christ,</w:t>
            </w:r>
          </w:p>
          <w:p w14:paraId="00E0F5C1" w14:textId="74F9DBE8" w:rsidR="00894260" w:rsidRDefault="00894260" w:rsidP="00894260">
            <w:pPr>
              <w:pStyle w:val="EngHang"/>
              <w:rPr>
                <w:shd w:val="clear" w:color="auto" w:fill="FFFFFF"/>
              </w:rPr>
            </w:pPr>
            <w:r>
              <w:rPr>
                <w:shd w:val="clear" w:color="auto" w:fill="FFFFFF"/>
              </w:rPr>
              <w:t>And the only brother to</w:t>
            </w:r>
          </w:p>
          <w:p w14:paraId="7B2DAE5E" w14:textId="26D340A0" w:rsidR="00894260" w:rsidRDefault="00894260" w:rsidP="00894260">
            <w:pPr>
              <w:pStyle w:val="EngHangEnd"/>
              <w:ind w:left="0" w:firstLine="0"/>
            </w:pPr>
            <w:r>
              <w:rPr>
                <w:shd w:val="clear" w:color="auto" w:fill="FFFFFF"/>
              </w:rPr>
              <w:t>The beloved Theologian.</w:t>
            </w:r>
          </w:p>
        </w:tc>
        <w:tc>
          <w:tcPr>
            <w:tcW w:w="288" w:type="dxa"/>
          </w:tcPr>
          <w:p w14:paraId="2287580B" w14:textId="77777777" w:rsidR="00894260" w:rsidRDefault="00894260" w:rsidP="00894260"/>
        </w:tc>
      </w:tr>
      <w:tr w:rsidR="00894260" w14:paraId="50C9D84D" w14:textId="77777777" w:rsidTr="00894260">
        <w:trPr>
          <w:cantSplit/>
          <w:jc w:val="center"/>
        </w:trPr>
        <w:tc>
          <w:tcPr>
            <w:tcW w:w="288" w:type="dxa"/>
          </w:tcPr>
          <w:p w14:paraId="417F585A" w14:textId="77777777" w:rsidR="00894260" w:rsidRDefault="00894260" w:rsidP="00894260">
            <w:pPr>
              <w:pStyle w:val="CopticCross"/>
            </w:pPr>
          </w:p>
        </w:tc>
        <w:tc>
          <w:tcPr>
            <w:tcW w:w="3960" w:type="dxa"/>
          </w:tcPr>
          <w:p w14:paraId="14CD591A" w14:textId="533EA9FD" w:rsidR="00894260" w:rsidRDefault="00894260" w:rsidP="00894260">
            <w:pPr>
              <w:pStyle w:val="EngHang"/>
              <w:rPr>
                <w:shd w:val="clear" w:color="auto" w:fill="FFFFFF"/>
              </w:rPr>
            </w:pPr>
            <w:r>
              <w:rPr>
                <w:shd w:val="clear" w:color="auto" w:fill="FFFFFF"/>
              </w:rPr>
              <w:t>You heard the voice of God</w:t>
            </w:r>
          </w:p>
          <w:p w14:paraId="260C3530" w14:textId="7F7B89EF" w:rsidR="00894260" w:rsidRDefault="00894260" w:rsidP="00894260">
            <w:pPr>
              <w:pStyle w:val="EngHang"/>
              <w:rPr>
                <w:shd w:val="clear" w:color="auto" w:fill="FFFFFF"/>
              </w:rPr>
            </w:pPr>
            <w:r>
              <w:rPr>
                <w:shd w:val="clear" w:color="auto" w:fill="FFFFFF"/>
              </w:rPr>
              <w:t>Calling you,</w:t>
            </w:r>
          </w:p>
          <w:p w14:paraId="416785FE" w14:textId="7994B1AB" w:rsidR="00894260" w:rsidRDefault="00894260" w:rsidP="00894260">
            <w:pPr>
              <w:pStyle w:val="EngHang"/>
              <w:rPr>
                <w:shd w:val="clear" w:color="auto" w:fill="FFFFFF"/>
              </w:rPr>
            </w:pPr>
            <w:r>
              <w:rPr>
                <w:shd w:val="clear" w:color="auto" w:fill="FFFFFF"/>
              </w:rPr>
              <w:t>And turned away from</w:t>
            </w:r>
          </w:p>
          <w:p w14:paraId="24DFF81D" w14:textId="2B124F39" w:rsidR="00894260" w:rsidRDefault="00894260" w:rsidP="00894260">
            <w:pPr>
              <w:pStyle w:val="EngHangEnd"/>
            </w:pPr>
            <w:r>
              <w:rPr>
                <w:shd w:val="clear" w:color="auto" w:fill="FFFFFF"/>
              </w:rPr>
              <w:t>The love of your father.</w:t>
            </w:r>
          </w:p>
        </w:tc>
        <w:tc>
          <w:tcPr>
            <w:tcW w:w="288" w:type="dxa"/>
          </w:tcPr>
          <w:p w14:paraId="3F3E36D1" w14:textId="77777777" w:rsidR="00894260" w:rsidRDefault="00894260" w:rsidP="00894260"/>
        </w:tc>
      </w:tr>
      <w:tr w:rsidR="00894260" w14:paraId="4E238D5D" w14:textId="77777777" w:rsidTr="00894260">
        <w:trPr>
          <w:cantSplit/>
          <w:jc w:val="center"/>
        </w:trPr>
        <w:tc>
          <w:tcPr>
            <w:tcW w:w="288" w:type="dxa"/>
          </w:tcPr>
          <w:p w14:paraId="6E908234" w14:textId="5E191202" w:rsidR="00894260" w:rsidRDefault="00894260" w:rsidP="00894260">
            <w:pPr>
              <w:pStyle w:val="CopticCross"/>
            </w:pPr>
            <w:r w:rsidRPr="00FB5ACB">
              <w:lastRenderedPageBreak/>
              <w:t>¿</w:t>
            </w:r>
          </w:p>
        </w:tc>
        <w:tc>
          <w:tcPr>
            <w:tcW w:w="3960" w:type="dxa"/>
          </w:tcPr>
          <w:p w14:paraId="0DF6FBBA" w14:textId="77777777" w:rsidR="00894260" w:rsidRDefault="00894260" w:rsidP="00894260">
            <w:pPr>
              <w:pStyle w:val="EngHang"/>
              <w:rPr>
                <w:shd w:val="clear" w:color="auto" w:fill="FFFFFF"/>
              </w:rPr>
            </w:pPr>
            <w:r>
              <w:rPr>
                <w:shd w:val="clear" w:color="auto" w:fill="FFFFFF"/>
              </w:rPr>
              <w:t>Together with your brother,</w:t>
            </w:r>
          </w:p>
          <w:p w14:paraId="545D2119" w14:textId="77777777" w:rsidR="00894260" w:rsidRDefault="00894260" w:rsidP="00894260">
            <w:pPr>
              <w:pStyle w:val="EngHang"/>
              <w:rPr>
                <w:shd w:val="clear" w:color="auto" w:fill="FFFFFF"/>
              </w:rPr>
            </w:pPr>
            <w:r>
              <w:rPr>
                <w:shd w:val="clear" w:color="auto" w:fill="FFFFFF"/>
              </w:rPr>
              <w:t>You hurried after Christ,</w:t>
            </w:r>
          </w:p>
          <w:p w14:paraId="62E386D8" w14:textId="77777777" w:rsidR="00894260" w:rsidRDefault="00894260" w:rsidP="00894260">
            <w:pPr>
              <w:pStyle w:val="EngHang"/>
              <w:rPr>
                <w:shd w:val="clear" w:color="auto" w:fill="FFFFFF"/>
              </w:rPr>
            </w:pPr>
            <w:r>
              <w:rPr>
                <w:shd w:val="clear" w:color="auto" w:fill="FFFFFF"/>
              </w:rPr>
              <w:t>And were counted with him worthy</w:t>
            </w:r>
          </w:p>
          <w:p w14:paraId="38DFF6DB" w14:textId="0000DF38" w:rsidR="00894260" w:rsidRDefault="00894260" w:rsidP="00894260">
            <w:pPr>
              <w:pStyle w:val="EngHangEnd"/>
              <w:rPr>
                <w:shd w:val="clear" w:color="auto" w:fill="FFFFFF"/>
              </w:rPr>
            </w:pPr>
            <w:r>
              <w:rPr>
                <w:shd w:val="clear" w:color="auto" w:fill="FFFFFF"/>
              </w:rPr>
              <w:t>To behold the Lord’s Transfiguration!</w:t>
            </w:r>
          </w:p>
        </w:tc>
        <w:tc>
          <w:tcPr>
            <w:tcW w:w="288" w:type="dxa"/>
          </w:tcPr>
          <w:p w14:paraId="030E140B" w14:textId="77777777" w:rsidR="00894260" w:rsidRDefault="00894260" w:rsidP="00894260"/>
        </w:tc>
      </w:tr>
      <w:tr w:rsidR="00894260" w14:paraId="214CBBEA" w14:textId="77777777" w:rsidTr="00894260">
        <w:trPr>
          <w:cantSplit/>
          <w:jc w:val="center"/>
        </w:trPr>
        <w:tc>
          <w:tcPr>
            <w:tcW w:w="288" w:type="dxa"/>
          </w:tcPr>
          <w:p w14:paraId="7FC50374" w14:textId="77777777" w:rsidR="00894260" w:rsidRDefault="00894260" w:rsidP="00894260">
            <w:pPr>
              <w:pStyle w:val="CopticCross"/>
            </w:pPr>
          </w:p>
        </w:tc>
        <w:tc>
          <w:tcPr>
            <w:tcW w:w="3960" w:type="dxa"/>
          </w:tcPr>
          <w:p w14:paraId="347E2F28" w14:textId="77777777" w:rsidR="00894260" w:rsidRDefault="00894260" w:rsidP="00894260">
            <w:pPr>
              <w:pStyle w:val="EngHang"/>
              <w:rPr>
                <w:shd w:val="clear" w:color="auto" w:fill="FFFFFF"/>
              </w:rPr>
            </w:pPr>
            <w:r>
              <w:rPr>
                <w:shd w:val="clear" w:color="auto" w:fill="FFFFFF"/>
              </w:rPr>
              <w:t>Pray to the Lord on our behalf,</w:t>
            </w:r>
          </w:p>
          <w:p w14:paraId="6CAFA344" w14:textId="77777777" w:rsidR="00894260" w:rsidRDefault="00894260" w:rsidP="00894260">
            <w:pPr>
              <w:pStyle w:val="EngHang"/>
              <w:rPr>
                <w:shd w:val="clear" w:color="auto" w:fill="FFFFFF"/>
              </w:rPr>
            </w:pPr>
            <w:r>
              <w:rPr>
                <w:shd w:val="clear" w:color="auto" w:fill="FFFFFF"/>
              </w:rPr>
              <w:t>My lord and father, the Apostle,</w:t>
            </w:r>
          </w:p>
          <w:p w14:paraId="227D2FB6" w14:textId="77777777" w:rsidR="00894260" w:rsidRDefault="00894260" w:rsidP="00894260">
            <w:pPr>
              <w:pStyle w:val="EngHang"/>
              <w:rPr>
                <w:shd w:val="clear" w:color="auto" w:fill="FFFFFF"/>
              </w:rPr>
            </w:pPr>
            <w:r>
              <w:rPr>
                <w:shd w:val="clear" w:color="auto" w:fill="FFFFFF"/>
              </w:rPr>
              <w:t>James the son of Zebedee,</w:t>
            </w:r>
          </w:p>
          <w:p w14:paraId="44226423" w14:textId="5CEE9864" w:rsidR="00894260" w:rsidRDefault="00894260" w:rsidP="00894260">
            <w:pPr>
              <w:pStyle w:val="EngHangEnd"/>
              <w:rPr>
                <w:shd w:val="clear" w:color="auto" w:fill="FFFFFF"/>
              </w:rPr>
            </w:pPr>
            <w:r>
              <w:rPr>
                <w:shd w:val="clear" w:color="auto" w:fill="FFFFFF"/>
              </w:rPr>
              <w:t>That He may forgive us our sins.</w:t>
            </w:r>
          </w:p>
        </w:tc>
        <w:tc>
          <w:tcPr>
            <w:tcW w:w="288" w:type="dxa"/>
          </w:tcPr>
          <w:p w14:paraId="76687B3D" w14:textId="77777777" w:rsidR="00894260" w:rsidRDefault="00894260" w:rsidP="00894260"/>
        </w:tc>
      </w:tr>
    </w:tbl>
    <w:p w14:paraId="7D517799" w14:textId="77777777" w:rsidR="00B05D74" w:rsidRPr="00B05D74" w:rsidRDefault="00B05D74" w:rsidP="00B05D74"/>
    <w:p w14:paraId="152D7706" w14:textId="77777777" w:rsidR="00495F1A" w:rsidRDefault="00495F1A" w:rsidP="00495F1A">
      <w:pPr>
        <w:pStyle w:val="Heading2"/>
        <w:rPr>
          <w:rFonts w:ascii="FreeSerifAvvaShenouda" w:hAnsi="FreeSerifAvvaShenouda" w:cs="FreeSerifAvvaShenouda"/>
        </w:rPr>
      </w:pPr>
      <w:bookmarkStart w:id="1718" w:name="_Toc485884452"/>
      <w:bookmarkStart w:id="1719" w:name="April"/>
      <w:bookmarkEnd w:id="1663"/>
      <w:r>
        <w:lastRenderedPageBreak/>
        <w:t>April</w:t>
      </w:r>
      <w:bookmarkEnd w:id="1703"/>
      <w:bookmarkEnd w:id="1704"/>
      <w:bookmarkEnd w:id="170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718"/>
    </w:p>
    <w:sdt>
      <w:sdtPr>
        <w:id w:val="637921212"/>
        <w:docPartObj>
          <w:docPartGallery w:val="Table of Contents"/>
          <w:docPartUnique/>
        </w:docPartObj>
      </w:sdtPr>
      <w:sdtEndPr>
        <w:rPr>
          <w:b/>
          <w:bCs/>
          <w:noProof/>
        </w:rPr>
      </w:sdtEndPr>
      <w:sdtContent>
        <w:p w14:paraId="26108D6A" w14:textId="0F7CA6E4"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85884603" w:history="1">
            <w:r w:rsidR="00710C7C" w:rsidRPr="00A3061D">
              <w:rPr>
                <w:rStyle w:val="Hyperlink"/>
                <w:noProof/>
              </w:rPr>
              <w:t>April 1 / Pharamuthi 6: Saint Mary of Egypt</w:t>
            </w:r>
            <w:r w:rsidR="00710C7C">
              <w:rPr>
                <w:noProof/>
                <w:webHidden/>
              </w:rPr>
              <w:tab/>
            </w:r>
            <w:r w:rsidR="00710C7C">
              <w:rPr>
                <w:noProof/>
                <w:webHidden/>
              </w:rPr>
              <w:fldChar w:fldCharType="begin"/>
            </w:r>
            <w:r w:rsidR="00710C7C">
              <w:rPr>
                <w:noProof/>
                <w:webHidden/>
              </w:rPr>
              <w:instrText xml:space="preserve"> PAGEREF _Toc485884603 \h </w:instrText>
            </w:r>
            <w:r w:rsidR="00710C7C">
              <w:rPr>
                <w:noProof/>
                <w:webHidden/>
              </w:rPr>
            </w:r>
            <w:r w:rsidR="00710C7C">
              <w:rPr>
                <w:noProof/>
                <w:webHidden/>
              </w:rPr>
              <w:fldChar w:fldCharType="separate"/>
            </w:r>
            <w:r w:rsidR="000E2EAC">
              <w:rPr>
                <w:noProof/>
                <w:webHidden/>
              </w:rPr>
              <w:t>1017</w:t>
            </w:r>
            <w:r w:rsidR="00710C7C">
              <w:rPr>
                <w:noProof/>
                <w:webHidden/>
              </w:rPr>
              <w:fldChar w:fldCharType="end"/>
            </w:r>
          </w:hyperlink>
        </w:p>
        <w:p w14:paraId="640DD8A6" w14:textId="7B56E8CC" w:rsidR="00710C7C" w:rsidRDefault="00365E38">
          <w:pPr>
            <w:pStyle w:val="TOC3"/>
            <w:tabs>
              <w:tab w:val="right" w:leader="dot" w:pos="8846"/>
            </w:tabs>
            <w:rPr>
              <w:rFonts w:asciiTheme="minorHAnsi" w:eastAsiaTheme="minorEastAsia" w:hAnsiTheme="minorHAnsi"/>
              <w:noProof/>
              <w:sz w:val="22"/>
              <w:lang w:val="en-US"/>
            </w:rPr>
          </w:pPr>
          <w:hyperlink w:anchor="_Toc485884604" w:history="1">
            <w:r w:rsidR="00710C7C" w:rsidRPr="00A3061D">
              <w:rPr>
                <w:rStyle w:val="Hyperlink"/>
                <w:noProof/>
              </w:rPr>
              <w:t>April 2 / Pharamuthi 7: St. Joachim</w:t>
            </w:r>
            <w:r w:rsidR="00710C7C">
              <w:rPr>
                <w:noProof/>
                <w:webHidden/>
              </w:rPr>
              <w:tab/>
            </w:r>
            <w:r w:rsidR="00710C7C">
              <w:rPr>
                <w:noProof/>
                <w:webHidden/>
              </w:rPr>
              <w:fldChar w:fldCharType="begin"/>
            </w:r>
            <w:r w:rsidR="00710C7C">
              <w:rPr>
                <w:noProof/>
                <w:webHidden/>
              </w:rPr>
              <w:instrText xml:space="preserve"> PAGEREF _Toc485884604 \h </w:instrText>
            </w:r>
            <w:r w:rsidR="00710C7C">
              <w:rPr>
                <w:noProof/>
                <w:webHidden/>
              </w:rPr>
            </w:r>
            <w:r w:rsidR="00710C7C">
              <w:rPr>
                <w:noProof/>
                <w:webHidden/>
              </w:rPr>
              <w:fldChar w:fldCharType="separate"/>
            </w:r>
            <w:r w:rsidR="000E2EAC">
              <w:rPr>
                <w:noProof/>
                <w:webHidden/>
              </w:rPr>
              <w:t>1018</w:t>
            </w:r>
            <w:r w:rsidR="00710C7C">
              <w:rPr>
                <w:noProof/>
                <w:webHidden/>
              </w:rPr>
              <w:fldChar w:fldCharType="end"/>
            </w:r>
          </w:hyperlink>
        </w:p>
        <w:p w14:paraId="023D3A8A" w14:textId="067F6A75" w:rsidR="00710C7C" w:rsidRDefault="00365E38">
          <w:pPr>
            <w:pStyle w:val="TOC3"/>
            <w:tabs>
              <w:tab w:val="right" w:leader="dot" w:pos="8846"/>
            </w:tabs>
            <w:rPr>
              <w:rFonts w:asciiTheme="minorHAnsi" w:eastAsiaTheme="minorEastAsia" w:hAnsiTheme="minorHAnsi"/>
              <w:noProof/>
              <w:sz w:val="22"/>
              <w:lang w:val="en-US"/>
            </w:rPr>
          </w:pPr>
          <w:hyperlink w:anchor="_Toc485884605" w:history="1">
            <w:r w:rsidR="00710C7C" w:rsidRPr="00A3061D">
              <w:rPr>
                <w:rStyle w:val="Hyperlink"/>
                <w:noProof/>
              </w:rPr>
              <w:t>April 7 / Pharamuthi 12: Commemoration of Archangel Michael</w:t>
            </w:r>
            <w:r w:rsidR="00710C7C">
              <w:rPr>
                <w:noProof/>
                <w:webHidden/>
              </w:rPr>
              <w:tab/>
            </w:r>
            <w:r w:rsidR="00710C7C">
              <w:rPr>
                <w:noProof/>
                <w:webHidden/>
              </w:rPr>
              <w:fldChar w:fldCharType="begin"/>
            </w:r>
            <w:r w:rsidR="00710C7C">
              <w:rPr>
                <w:noProof/>
                <w:webHidden/>
              </w:rPr>
              <w:instrText xml:space="preserve"> PAGEREF _Toc485884605 \h </w:instrText>
            </w:r>
            <w:r w:rsidR="00710C7C">
              <w:rPr>
                <w:noProof/>
                <w:webHidden/>
              </w:rPr>
            </w:r>
            <w:r w:rsidR="00710C7C">
              <w:rPr>
                <w:noProof/>
                <w:webHidden/>
              </w:rPr>
              <w:fldChar w:fldCharType="separate"/>
            </w:r>
            <w:r w:rsidR="000E2EAC">
              <w:rPr>
                <w:noProof/>
                <w:webHidden/>
              </w:rPr>
              <w:t>1018</w:t>
            </w:r>
            <w:r w:rsidR="00710C7C">
              <w:rPr>
                <w:noProof/>
                <w:webHidden/>
              </w:rPr>
              <w:fldChar w:fldCharType="end"/>
            </w:r>
          </w:hyperlink>
        </w:p>
        <w:p w14:paraId="01FB78A2" w14:textId="31DA87C4" w:rsidR="00710C7C" w:rsidRDefault="00365E38">
          <w:pPr>
            <w:pStyle w:val="TOC3"/>
            <w:tabs>
              <w:tab w:val="right" w:leader="dot" w:pos="8846"/>
            </w:tabs>
            <w:rPr>
              <w:rFonts w:asciiTheme="minorHAnsi" w:eastAsiaTheme="minorEastAsia" w:hAnsiTheme="minorHAnsi"/>
              <w:noProof/>
              <w:sz w:val="22"/>
              <w:lang w:val="en-US"/>
            </w:rPr>
          </w:pPr>
          <w:hyperlink w:anchor="_Toc485884606" w:history="1">
            <w:r w:rsidR="00710C7C" w:rsidRPr="00A3061D">
              <w:rPr>
                <w:rStyle w:val="Hyperlink"/>
                <w:noProof/>
              </w:rPr>
              <w:t>April 10 / Pharamuthi 15: Consecrating of the Church of St. Agabus the Apostle</w:t>
            </w:r>
            <w:r w:rsidR="00710C7C">
              <w:rPr>
                <w:noProof/>
                <w:webHidden/>
              </w:rPr>
              <w:tab/>
            </w:r>
            <w:r w:rsidR="00710C7C">
              <w:rPr>
                <w:noProof/>
                <w:webHidden/>
              </w:rPr>
              <w:fldChar w:fldCharType="begin"/>
            </w:r>
            <w:r w:rsidR="00710C7C">
              <w:rPr>
                <w:noProof/>
                <w:webHidden/>
              </w:rPr>
              <w:instrText xml:space="preserve"> PAGEREF _Toc485884606 \h </w:instrText>
            </w:r>
            <w:r w:rsidR="00710C7C">
              <w:rPr>
                <w:noProof/>
                <w:webHidden/>
              </w:rPr>
            </w:r>
            <w:r w:rsidR="00710C7C">
              <w:rPr>
                <w:noProof/>
                <w:webHidden/>
              </w:rPr>
              <w:fldChar w:fldCharType="separate"/>
            </w:r>
            <w:r w:rsidR="000E2EAC">
              <w:rPr>
                <w:noProof/>
                <w:webHidden/>
              </w:rPr>
              <w:t>1019</w:t>
            </w:r>
            <w:r w:rsidR="00710C7C">
              <w:rPr>
                <w:noProof/>
                <w:webHidden/>
              </w:rPr>
              <w:fldChar w:fldCharType="end"/>
            </w:r>
          </w:hyperlink>
        </w:p>
        <w:p w14:paraId="274F90AF" w14:textId="6C82808F" w:rsidR="00710C7C" w:rsidRDefault="00365E38">
          <w:pPr>
            <w:pStyle w:val="TOC3"/>
            <w:tabs>
              <w:tab w:val="right" w:leader="dot" w:pos="8846"/>
            </w:tabs>
            <w:rPr>
              <w:rFonts w:asciiTheme="minorHAnsi" w:eastAsiaTheme="minorEastAsia" w:hAnsiTheme="minorHAnsi"/>
              <w:noProof/>
              <w:sz w:val="22"/>
              <w:lang w:val="en-US"/>
            </w:rPr>
          </w:pPr>
          <w:hyperlink w:anchor="_Toc485884607" w:history="1">
            <w:r w:rsidR="00710C7C" w:rsidRPr="00A3061D">
              <w:rPr>
                <w:rStyle w:val="Hyperlink"/>
                <w:noProof/>
              </w:rPr>
              <w:t>April 12 / Pharamuthi 17: Martyrdom of St. James the Brother of the Lord, the Bishop of Jerusalem</w:t>
            </w:r>
            <w:r w:rsidR="00710C7C">
              <w:rPr>
                <w:noProof/>
                <w:webHidden/>
              </w:rPr>
              <w:tab/>
            </w:r>
            <w:r w:rsidR="00710C7C">
              <w:rPr>
                <w:noProof/>
                <w:webHidden/>
              </w:rPr>
              <w:fldChar w:fldCharType="begin"/>
            </w:r>
            <w:r w:rsidR="00710C7C">
              <w:rPr>
                <w:noProof/>
                <w:webHidden/>
              </w:rPr>
              <w:instrText xml:space="preserve"> PAGEREF _Toc485884607 \h </w:instrText>
            </w:r>
            <w:r w:rsidR="00710C7C">
              <w:rPr>
                <w:noProof/>
                <w:webHidden/>
              </w:rPr>
            </w:r>
            <w:r w:rsidR="00710C7C">
              <w:rPr>
                <w:noProof/>
                <w:webHidden/>
              </w:rPr>
              <w:fldChar w:fldCharType="separate"/>
            </w:r>
            <w:r w:rsidR="000E2EAC">
              <w:rPr>
                <w:noProof/>
                <w:webHidden/>
              </w:rPr>
              <w:t>1019</w:t>
            </w:r>
            <w:r w:rsidR="00710C7C">
              <w:rPr>
                <w:noProof/>
                <w:webHidden/>
              </w:rPr>
              <w:fldChar w:fldCharType="end"/>
            </w:r>
          </w:hyperlink>
        </w:p>
        <w:p w14:paraId="326E4C08" w14:textId="1D6F04E3" w:rsidR="00710C7C" w:rsidRDefault="00365E38">
          <w:pPr>
            <w:pStyle w:val="TOC3"/>
            <w:tabs>
              <w:tab w:val="right" w:leader="dot" w:pos="8846"/>
            </w:tabs>
            <w:rPr>
              <w:rFonts w:asciiTheme="minorHAnsi" w:eastAsiaTheme="minorEastAsia" w:hAnsiTheme="minorHAnsi"/>
              <w:noProof/>
              <w:sz w:val="22"/>
              <w:lang w:val="en-US"/>
            </w:rPr>
          </w:pPr>
          <w:hyperlink w:anchor="_Toc485884608" w:history="1">
            <w:r w:rsidR="00710C7C" w:rsidRPr="00A3061D">
              <w:rPr>
                <w:rStyle w:val="Hyperlink"/>
                <w:noProof/>
              </w:rPr>
              <w:t>April 16 / Pharamuthi 21: Commemoration of the Theotokos</w:t>
            </w:r>
            <w:r w:rsidR="00710C7C">
              <w:rPr>
                <w:noProof/>
                <w:webHidden/>
              </w:rPr>
              <w:tab/>
            </w:r>
            <w:r w:rsidR="00710C7C">
              <w:rPr>
                <w:noProof/>
                <w:webHidden/>
              </w:rPr>
              <w:fldChar w:fldCharType="begin"/>
            </w:r>
            <w:r w:rsidR="00710C7C">
              <w:rPr>
                <w:noProof/>
                <w:webHidden/>
              </w:rPr>
              <w:instrText xml:space="preserve"> PAGEREF _Toc485884608 \h </w:instrText>
            </w:r>
            <w:r w:rsidR="00710C7C">
              <w:rPr>
                <w:noProof/>
                <w:webHidden/>
              </w:rPr>
            </w:r>
            <w:r w:rsidR="00710C7C">
              <w:rPr>
                <w:noProof/>
                <w:webHidden/>
              </w:rPr>
              <w:fldChar w:fldCharType="separate"/>
            </w:r>
            <w:r w:rsidR="000E2EAC">
              <w:rPr>
                <w:noProof/>
                <w:webHidden/>
              </w:rPr>
              <w:t>1020</w:t>
            </w:r>
            <w:r w:rsidR="00710C7C">
              <w:rPr>
                <w:noProof/>
                <w:webHidden/>
              </w:rPr>
              <w:fldChar w:fldCharType="end"/>
            </w:r>
          </w:hyperlink>
        </w:p>
        <w:p w14:paraId="4C67A586" w14:textId="79772273" w:rsidR="00710C7C" w:rsidRDefault="00365E38">
          <w:pPr>
            <w:pStyle w:val="TOC3"/>
            <w:tabs>
              <w:tab w:val="right" w:leader="dot" w:pos="8846"/>
            </w:tabs>
            <w:rPr>
              <w:rFonts w:asciiTheme="minorHAnsi" w:eastAsiaTheme="minorEastAsia" w:hAnsiTheme="minorHAnsi"/>
              <w:noProof/>
              <w:sz w:val="22"/>
              <w:lang w:val="en-US"/>
            </w:rPr>
          </w:pPr>
          <w:hyperlink w:anchor="_Toc485884609" w:history="1">
            <w:r w:rsidR="00710C7C" w:rsidRPr="00A3061D">
              <w:rPr>
                <w:rStyle w:val="Hyperlink"/>
                <w:noProof/>
              </w:rPr>
              <w:t>April 18 / Pharamuthi 23: Martyrdom of St. George the Prince of the Martyrs</w:t>
            </w:r>
            <w:r w:rsidR="00710C7C">
              <w:rPr>
                <w:noProof/>
                <w:webHidden/>
              </w:rPr>
              <w:tab/>
            </w:r>
            <w:r w:rsidR="00710C7C">
              <w:rPr>
                <w:noProof/>
                <w:webHidden/>
              </w:rPr>
              <w:fldChar w:fldCharType="begin"/>
            </w:r>
            <w:r w:rsidR="00710C7C">
              <w:rPr>
                <w:noProof/>
                <w:webHidden/>
              </w:rPr>
              <w:instrText xml:space="preserve"> PAGEREF _Toc485884609 \h </w:instrText>
            </w:r>
            <w:r w:rsidR="00710C7C">
              <w:rPr>
                <w:noProof/>
                <w:webHidden/>
              </w:rPr>
            </w:r>
            <w:r w:rsidR="00710C7C">
              <w:rPr>
                <w:noProof/>
                <w:webHidden/>
              </w:rPr>
              <w:fldChar w:fldCharType="separate"/>
            </w:r>
            <w:r w:rsidR="000E2EAC">
              <w:rPr>
                <w:noProof/>
                <w:webHidden/>
              </w:rPr>
              <w:t>1020</w:t>
            </w:r>
            <w:r w:rsidR="00710C7C">
              <w:rPr>
                <w:noProof/>
                <w:webHidden/>
              </w:rPr>
              <w:fldChar w:fldCharType="end"/>
            </w:r>
          </w:hyperlink>
        </w:p>
        <w:p w14:paraId="3F45DE9F" w14:textId="23CCE1C3" w:rsidR="00710C7C" w:rsidRDefault="00365E38">
          <w:pPr>
            <w:pStyle w:val="TOC3"/>
            <w:tabs>
              <w:tab w:val="right" w:leader="dot" w:pos="8846"/>
            </w:tabs>
            <w:rPr>
              <w:rFonts w:asciiTheme="minorHAnsi" w:eastAsiaTheme="minorEastAsia" w:hAnsiTheme="minorHAnsi"/>
              <w:noProof/>
              <w:sz w:val="22"/>
              <w:lang w:val="en-US"/>
            </w:rPr>
          </w:pPr>
          <w:hyperlink w:anchor="_Toc485884610" w:history="1">
            <w:r w:rsidR="00710C7C" w:rsidRPr="00A3061D">
              <w:rPr>
                <w:rStyle w:val="Hyperlink"/>
                <w:noProof/>
              </w:rPr>
              <w:t>April 24 / Pharamuthi 29: Commemoration of the Annunciation, Nativity, and Resurrection on the 29</w:t>
            </w:r>
            <w:r w:rsidR="00710C7C" w:rsidRPr="00A3061D">
              <w:rPr>
                <w:rStyle w:val="Hyperlink"/>
                <w:noProof/>
                <w:vertAlign w:val="superscript"/>
              </w:rPr>
              <w:t>th</w:t>
            </w:r>
            <w:r w:rsidR="00710C7C" w:rsidRPr="00A3061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_Toc485884610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767A448A" w14:textId="70F0679A" w:rsidR="00710C7C" w:rsidRDefault="00365E38">
          <w:pPr>
            <w:pStyle w:val="TOC3"/>
            <w:tabs>
              <w:tab w:val="right" w:leader="dot" w:pos="8846"/>
            </w:tabs>
            <w:rPr>
              <w:rFonts w:asciiTheme="minorHAnsi" w:eastAsiaTheme="minorEastAsia" w:hAnsiTheme="minorHAnsi"/>
              <w:noProof/>
              <w:sz w:val="22"/>
              <w:lang w:val="en-US"/>
            </w:rPr>
          </w:pPr>
          <w:hyperlink w:anchor="_Toc485884611" w:history="1">
            <w:r w:rsidR="00710C7C" w:rsidRPr="00A3061D">
              <w:rPr>
                <w:rStyle w:val="Hyperlink"/>
                <w:noProof/>
              </w:rPr>
              <w:t>April 24 / Pharamuthi 29: Also the Departure of St. Erastus the Apostle</w:t>
            </w:r>
            <w:r w:rsidR="00710C7C">
              <w:rPr>
                <w:noProof/>
                <w:webHidden/>
              </w:rPr>
              <w:tab/>
            </w:r>
            <w:r w:rsidR="00710C7C">
              <w:rPr>
                <w:noProof/>
                <w:webHidden/>
              </w:rPr>
              <w:fldChar w:fldCharType="begin"/>
            </w:r>
            <w:r w:rsidR="00710C7C">
              <w:rPr>
                <w:noProof/>
                <w:webHidden/>
              </w:rPr>
              <w:instrText xml:space="preserve"> PAGEREF _Toc485884611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4BA4469C" w14:textId="51CC9F2D" w:rsidR="00710C7C" w:rsidRDefault="00365E38">
          <w:pPr>
            <w:pStyle w:val="TOC3"/>
            <w:tabs>
              <w:tab w:val="right" w:leader="dot" w:pos="8846"/>
            </w:tabs>
            <w:rPr>
              <w:rFonts w:asciiTheme="minorHAnsi" w:eastAsiaTheme="minorEastAsia" w:hAnsiTheme="minorHAnsi"/>
              <w:noProof/>
              <w:sz w:val="22"/>
              <w:lang w:val="en-US"/>
            </w:rPr>
          </w:pPr>
          <w:hyperlink w:anchor="_Toc485884612" w:history="1">
            <w:r w:rsidR="00710C7C" w:rsidRPr="00A3061D">
              <w:rPr>
                <w:rStyle w:val="Hyperlink"/>
                <w:noProof/>
              </w:rPr>
              <w:t>April 25 / Pharamuthi 30: Martyrdom of St. Mark the Evangelist</w:t>
            </w:r>
            <w:r w:rsidR="00710C7C">
              <w:rPr>
                <w:noProof/>
                <w:webHidden/>
              </w:rPr>
              <w:tab/>
            </w:r>
            <w:r w:rsidR="00710C7C">
              <w:rPr>
                <w:noProof/>
                <w:webHidden/>
              </w:rPr>
              <w:fldChar w:fldCharType="begin"/>
            </w:r>
            <w:r w:rsidR="00710C7C">
              <w:rPr>
                <w:noProof/>
                <w:webHidden/>
              </w:rPr>
              <w:instrText xml:space="preserve"> PAGEREF _Toc485884612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7835BED6" w14:textId="48B6909D" w:rsidR="00710C7C" w:rsidRDefault="00365E38">
          <w:pPr>
            <w:pStyle w:val="TOC3"/>
            <w:tabs>
              <w:tab w:val="right" w:leader="dot" w:pos="8846"/>
            </w:tabs>
            <w:rPr>
              <w:rFonts w:asciiTheme="minorHAnsi" w:eastAsiaTheme="minorEastAsia" w:hAnsiTheme="minorHAnsi"/>
              <w:noProof/>
              <w:sz w:val="22"/>
              <w:lang w:val="en-US"/>
            </w:rPr>
          </w:pPr>
          <w:hyperlink w:anchor="_Toc485884613" w:history="1">
            <w:r w:rsidR="00710C7C" w:rsidRPr="00A3061D">
              <w:rPr>
                <w:rStyle w:val="Hyperlink"/>
                <w:noProof/>
              </w:rPr>
              <w:t>April 26 / Pashons 1: Nativity of the Theotokos</w:t>
            </w:r>
            <w:r w:rsidR="00710C7C">
              <w:rPr>
                <w:noProof/>
                <w:webHidden/>
              </w:rPr>
              <w:tab/>
            </w:r>
            <w:r w:rsidR="00710C7C">
              <w:rPr>
                <w:noProof/>
                <w:webHidden/>
              </w:rPr>
              <w:fldChar w:fldCharType="begin"/>
            </w:r>
            <w:r w:rsidR="00710C7C">
              <w:rPr>
                <w:noProof/>
                <w:webHidden/>
              </w:rPr>
              <w:instrText xml:space="preserve"> PAGEREF _Toc485884613 \h </w:instrText>
            </w:r>
            <w:r w:rsidR="00710C7C">
              <w:rPr>
                <w:noProof/>
                <w:webHidden/>
              </w:rPr>
            </w:r>
            <w:r w:rsidR="00710C7C">
              <w:rPr>
                <w:noProof/>
                <w:webHidden/>
              </w:rPr>
              <w:fldChar w:fldCharType="separate"/>
            </w:r>
            <w:r w:rsidR="000E2EAC">
              <w:rPr>
                <w:noProof/>
                <w:webHidden/>
              </w:rPr>
              <w:t>1023</w:t>
            </w:r>
            <w:r w:rsidR="00710C7C">
              <w:rPr>
                <w:noProof/>
                <w:webHidden/>
              </w:rPr>
              <w:fldChar w:fldCharType="end"/>
            </w:r>
          </w:hyperlink>
        </w:p>
        <w:p w14:paraId="40E714B9" w14:textId="2E40A80E" w:rsidR="00710C7C" w:rsidRDefault="00365E38">
          <w:pPr>
            <w:pStyle w:val="TOC3"/>
            <w:tabs>
              <w:tab w:val="right" w:leader="dot" w:pos="8846"/>
            </w:tabs>
            <w:rPr>
              <w:rFonts w:asciiTheme="minorHAnsi" w:eastAsiaTheme="minorEastAsia" w:hAnsiTheme="minorHAnsi"/>
              <w:noProof/>
              <w:sz w:val="22"/>
              <w:lang w:val="en-US"/>
            </w:rPr>
          </w:pPr>
          <w:hyperlink w:anchor="_Toc485884614" w:history="1">
            <w:r w:rsidR="00710C7C" w:rsidRPr="00A3061D">
              <w:rPr>
                <w:rStyle w:val="Hyperlink"/>
                <w:noProof/>
              </w:rPr>
              <w:t>April 27 / Pashons 2: Job the Rigtheous</w:t>
            </w:r>
            <w:r w:rsidR="00710C7C">
              <w:rPr>
                <w:noProof/>
                <w:webHidden/>
              </w:rPr>
              <w:tab/>
            </w:r>
            <w:r w:rsidR="00710C7C">
              <w:rPr>
                <w:noProof/>
                <w:webHidden/>
              </w:rPr>
              <w:fldChar w:fldCharType="begin"/>
            </w:r>
            <w:r w:rsidR="00710C7C">
              <w:rPr>
                <w:noProof/>
                <w:webHidden/>
              </w:rPr>
              <w:instrText xml:space="preserve"> PAGEREF _Toc485884614 \h </w:instrText>
            </w:r>
            <w:r w:rsidR="00710C7C">
              <w:rPr>
                <w:noProof/>
                <w:webHidden/>
              </w:rPr>
            </w:r>
            <w:r w:rsidR="00710C7C">
              <w:rPr>
                <w:noProof/>
                <w:webHidden/>
              </w:rPr>
              <w:fldChar w:fldCharType="separate"/>
            </w:r>
            <w:r w:rsidR="000E2EAC">
              <w:rPr>
                <w:noProof/>
                <w:webHidden/>
              </w:rPr>
              <w:t>1023</w:t>
            </w:r>
            <w:r w:rsidR="00710C7C">
              <w:rPr>
                <w:noProof/>
                <w:webHidden/>
              </w:rPr>
              <w:fldChar w:fldCharType="end"/>
            </w:r>
          </w:hyperlink>
        </w:p>
        <w:p w14:paraId="7C12D625" w14:textId="0B845137" w:rsidR="00710C7C" w:rsidRDefault="00365E38">
          <w:pPr>
            <w:pStyle w:val="TOC3"/>
            <w:tabs>
              <w:tab w:val="right" w:leader="dot" w:pos="8846"/>
            </w:tabs>
            <w:rPr>
              <w:rFonts w:asciiTheme="minorHAnsi" w:eastAsiaTheme="minorEastAsia" w:hAnsiTheme="minorHAnsi"/>
              <w:noProof/>
              <w:sz w:val="22"/>
              <w:lang w:val="en-US"/>
            </w:rPr>
          </w:pPr>
          <w:hyperlink w:anchor="_Toc485884615" w:history="1">
            <w:r w:rsidR="00710C7C" w:rsidRPr="00A3061D">
              <w:rPr>
                <w:rStyle w:val="Hyperlink"/>
                <w:noProof/>
              </w:rPr>
              <w:t>April 28 / Pashons 3: Departure of St. Jason the Disciple</w:t>
            </w:r>
            <w:r w:rsidR="00710C7C">
              <w:rPr>
                <w:noProof/>
                <w:webHidden/>
              </w:rPr>
              <w:tab/>
            </w:r>
            <w:r w:rsidR="00710C7C">
              <w:rPr>
                <w:noProof/>
                <w:webHidden/>
              </w:rPr>
              <w:fldChar w:fldCharType="begin"/>
            </w:r>
            <w:r w:rsidR="00710C7C">
              <w:rPr>
                <w:noProof/>
                <w:webHidden/>
              </w:rPr>
              <w:instrText xml:space="preserve"> PAGEREF _Toc485884615 \h </w:instrText>
            </w:r>
            <w:r w:rsidR="00710C7C">
              <w:rPr>
                <w:noProof/>
                <w:webHidden/>
              </w:rPr>
            </w:r>
            <w:r w:rsidR="00710C7C">
              <w:rPr>
                <w:noProof/>
                <w:webHidden/>
              </w:rPr>
              <w:fldChar w:fldCharType="separate"/>
            </w:r>
            <w:r w:rsidR="000E2EAC">
              <w:rPr>
                <w:noProof/>
                <w:webHidden/>
              </w:rPr>
              <w:t>1024</w:t>
            </w:r>
            <w:r w:rsidR="00710C7C">
              <w:rPr>
                <w:noProof/>
                <w:webHidden/>
              </w:rPr>
              <w:fldChar w:fldCharType="end"/>
            </w:r>
          </w:hyperlink>
        </w:p>
        <w:p w14:paraId="79AE3A94" w14:textId="363676EE" w:rsidR="00710C7C" w:rsidRDefault="00365E38">
          <w:pPr>
            <w:pStyle w:val="TOC3"/>
            <w:tabs>
              <w:tab w:val="right" w:leader="dot" w:pos="8846"/>
            </w:tabs>
            <w:rPr>
              <w:rFonts w:asciiTheme="minorHAnsi" w:eastAsiaTheme="minorEastAsia" w:hAnsiTheme="minorHAnsi"/>
              <w:noProof/>
              <w:sz w:val="22"/>
              <w:lang w:val="en-US"/>
            </w:rPr>
          </w:pPr>
          <w:hyperlink w:anchor="_Toc485884616" w:history="1">
            <w:r w:rsidR="00710C7C" w:rsidRPr="00A3061D">
              <w:rPr>
                <w:rStyle w:val="Hyperlink"/>
                <w:noProof/>
              </w:rPr>
              <w:t>April 28 / Pashons 3: Also St. Theodore the Disciple of St. Pachom</w:t>
            </w:r>
            <w:r w:rsidR="00710C7C">
              <w:rPr>
                <w:noProof/>
                <w:webHidden/>
              </w:rPr>
              <w:tab/>
            </w:r>
            <w:r w:rsidR="00710C7C">
              <w:rPr>
                <w:noProof/>
                <w:webHidden/>
              </w:rPr>
              <w:fldChar w:fldCharType="begin"/>
            </w:r>
            <w:r w:rsidR="00710C7C">
              <w:rPr>
                <w:noProof/>
                <w:webHidden/>
              </w:rPr>
              <w:instrText xml:space="preserve"> PAGEREF _Toc485884616 \h </w:instrText>
            </w:r>
            <w:r w:rsidR="00710C7C">
              <w:rPr>
                <w:noProof/>
                <w:webHidden/>
              </w:rPr>
            </w:r>
            <w:r w:rsidR="00710C7C">
              <w:rPr>
                <w:noProof/>
                <w:webHidden/>
              </w:rPr>
              <w:fldChar w:fldCharType="separate"/>
            </w:r>
            <w:r w:rsidR="000E2EAC">
              <w:rPr>
                <w:noProof/>
                <w:webHidden/>
              </w:rPr>
              <w:t>1024</w:t>
            </w:r>
            <w:r w:rsidR="00710C7C">
              <w:rPr>
                <w:noProof/>
                <w:webHidden/>
              </w:rPr>
              <w:fldChar w:fldCharType="end"/>
            </w:r>
          </w:hyperlink>
        </w:p>
        <w:p w14:paraId="2C0A4AC2" w14:textId="7D930844" w:rsidR="00710C7C" w:rsidRDefault="00365E38">
          <w:pPr>
            <w:pStyle w:val="TOC3"/>
            <w:tabs>
              <w:tab w:val="right" w:leader="dot" w:pos="8846"/>
            </w:tabs>
            <w:rPr>
              <w:rFonts w:asciiTheme="minorHAnsi" w:eastAsiaTheme="minorEastAsia" w:hAnsiTheme="minorHAnsi"/>
              <w:noProof/>
              <w:sz w:val="22"/>
              <w:lang w:val="en-US"/>
            </w:rPr>
          </w:pPr>
          <w:hyperlink w:anchor="_Toc485884617" w:history="1">
            <w:r w:rsidR="00710C7C" w:rsidRPr="00A3061D">
              <w:rPr>
                <w:rStyle w:val="Hyperlink"/>
                <w:noProof/>
              </w:rPr>
              <w:t>April 30 / Pashons 5: Jeremias the Prophet</w:t>
            </w:r>
            <w:r w:rsidR="00710C7C">
              <w:rPr>
                <w:noProof/>
                <w:webHidden/>
              </w:rPr>
              <w:tab/>
            </w:r>
            <w:r w:rsidR="00710C7C">
              <w:rPr>
                <w:noProof/>
                <w:webHidden/>
              </w:rPr>
              <w:fldChar w:fldCharType="begin"/>
            </w:r>
            <w:r w:rsidR="00710C7C">
              <w:rPr>
                <w:noProof/>
                <w:webHidden/>
              </w:rPr>
              <w:instrText xml:space="preserve"> PAGEREF _Toc485884617 \h </w:instrText>
            </w:r>
            <w:r w:rsidR="00710C7C">
              <w:rPr>
                <w:noProof/>
                <w:webHidden/>
              </w:rPr>
            </w:r>
            <w:r w:rsidR="00710C7C">
              <w:rPr>
                <w:noProof/>
                <w:webHidden/>
              </w:rPr>
              <w:fldChar w:fldCharType="separate"/>
            </w:r>
            <w:r w:rsidR="000E2EAC">
              <w:rPr>
                <w:noProof/>
                <w:webHidden/>
              </w:rPr>
              <w:t>1026</w:t>
            </w:r>
            <w:r w:rsidR="00710C7C">
              <w:rPr>
                <w:noProof/>
                <w:webHidden/>
              </w:rPr>
              <w:fldChar w:fldCharType="end"/>
            </w:r>
          </w:hyperlink>
        </w:p>
        <w:p w14:paraId="7037429A" w14:textId="16DFE2E8"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720" w:name="_Toc485884603"/>
      <w:r>
        <w:lastRenderedPageBreak/>
        <w:t>April 1 / Pharamuthi 6</w:t>
      </w:r>
      <w:r w:rsidR="006E4762">
        <w:t xml:space="preserve">: </w:t>
      </w:r>
      <w:r>
        <w:t>Saint Mary of Egypt</w:t>
      </w:r>
      <w:bookmarkEnd w:id="1720"/>
    </w:p>
    <w:p w14:paraId="70D0F650" w14:textId="77777777" w:rsidR="00254945" w:rsidRDefault="00254945" w:rsidP="00254945">
      <w:pPr>
        <w:pStyle w:val="Heading4"/>
      </w:pPr>
      <w:bookmarkStart w:id="1721" w:name="_Ref434491512"/>
      <w:r>
        <w:t>The Doxology</w:t>
      </w:r>
      <w:r w:rsidR="00810F04">
        <w:t xml:space="preserve"> for St. Mary of Egypt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22B08808" w14:textId="272E8FFB" w:rsidR="00182B91" w:rsidRDefault="00182B91" w:rsidP="00DD5136">
      <w:pPr>
        <w:pStyle w:val="Heading3"/>
      </w:pPr>
      <w:bookmarkStart w:id="1722" w:name="_Toc485884604"/>
      <w:r>
        <w:lastRenderedPageBreak/>
        <w:t>April 2 / Pharamuthi 7: St. Joachim</w:t>
      </w:r>
      <w:bookmarkEnd w:id="1722"/>
    </w:p>
    <w:p w14:paraId="28AAF57F" w14:textId="1A3212FE" w:rsidR="00182B91" w:rsidRDefault="00182B91" w:rsidP="00182B91">
      <w:pPr>
        <w:pStyle w:val="Heading4"/>
      </w:pPr>
      <w:bookmarkStart w:id="1723" w:name="_Ref485796966"/>
      <w:r>
        <w:t>The Doxology for St. Joachim</w:t>
      </w:r>
      <w:r>
        <w:rPr>
          <w:rStyle w:val="FootnoteReference"/>
        </w:rPr>
        <w:footnoteReference w:id="1060"/>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182B91" w14:paraId="696AE990" w14:textId="77777777" w:rsidTr="00182B91">
        <w:trPr>
          <w:cantSplit/>
          <w:jc w:val="center"/>
        </w:trPr>
        <w:tc>
          <w:tcPr>
            <w:tcW w:w="288" w:type="dxa"/>
          </w:tcPr>
          <w:p w14:paraId="4198C3E1" w14:textId="77777777" w:rsidR="00182B91" w:rsidRDefault="00182B91" w:rsidP="00182B91">
            <w:pPr>
              <w:pStyle w:val="CopticCross"/>
            </w:pPr>
          </w:p>
        </w:tc>
        <w:tc>
          <w:tcPr>
            <w:tcW w:w="3960" w:type="dxa"/>
          </w:tcPr>
          <w:p w14:paraId="79927107" w14:textId="01593F8B" w:rsidR="00182B91" w:rsidRDefault="00182B91" w:rsidP="00182B91">
            <w:pPr>
              <w:pStyle w:val="EngHang"/>
              <w:rPr>
                <w:shd w:val="clear" w:color="auto" w:fill="FFFFFF"/>
              </w:rPr>
            </w:pPr>
            <w:r>
              <w:rPr>
                <w:shd w:val="clear" w:color="auto" w:fill="FFFFFF"/>
              </w:rPr>
              <w:t>Since you were righteous by the law of grace,</w:t>
            </w:r>
          </w:p>
          <w:p w14:paraId="5A21ED13" w14:textId="4E774843" w:rsidR="00182B91" w:rsidRDefault="00182B91" w:rsidP="00182B91">
            <w:pPr>
              <w:pStyle w:val="EngHang"/>
              <w:rPr>
                <w:shd w:val="clear" w:color="auto" w:fill="FFFFFF"/>
              </w:rPr>
            </w:pPr>
            <w:r>
              <w:rPr>
                <w:shd w:val="clear" w:color="auto" w:fill="FFFFFF"/>
              </w:rPr>
              <w:t>O Joachim and Anna</w:t>
            </w:r>
          </w:p>
          <w:p w14:paraId="511C21FB" w14:textId="58EA5578" w:rsidR="00182B91" w:rsidRDefault="00182B91" w:rsidP="00182B91">
            <w:pPr>
              <w:pStyle w:val="EngHang"/>
              <w:rPr>
                <w:shd w:val="clear" w:color="auto" w:fill="FFFFFF"/>
              </w:rPr>
            </w:pPr>
            <w:r>
              <w:rPr>
                <w:shd w:val="clear" w:color="auto" w:fill="FFFFFF"/>
              </w:rPr>
              <w:t>You gave birth to</w:t>
            </w:r>
            <w:r w:rsidR="00965805">
              <w:rPr>
                <w:shd w:val="clear" w:color="auto" w:fill="FFFFFF"/>
              </w:rPr>
              <w:t xml:space="preserve"> the</w:t>
            </w:r>
          </w:p>
          <w:p w14:paraId="3EFB10AB" w14:textId="5D919534" w:rsidR="00182B91" w:rsidRDefault="00182B91" w:rsidP="00182B91">
            <w:pPr>
              <w:pStyle w:val="EngHangEnd"/>
            </w:pPr>
            <w:r>
              <w:rPr>
                <w:shd w:val="clear" w:color="auto" w:fill="FFFFFF"/>
              </w:rPr>
              <w:t>God-given infant for our sakes.</w:t>
            </w:r>
          </w:p>
        </w:tc>
        <w:tc>
          <w:tcPr>
            <w:tcW w:w="288" w:type="dxa"/>
          </w:tcPr>
          <w:p w14:paraId="40BB3848" w14:textId="77777777" w:rsidR="00182B91" w:rsidRDefault="00182B91" w:rsidP="00182B91"/>
        </w:tc>
      </w:tr>
      <w:tr w:rsidR="00182B91" w14:paraId="2730C922" w14:textId="77777777" w:rsidTr="00182B91">
        <w:trPr>
          <w:cantSplit/>
          <w:jc w:val="center"/>
        </w:trPr>
        <w:tc>
          <w:tcPr>
            <w:tcW w:w="288" w:type="dxa"/>
          </w:tcPr>
          <w:p w14:paraId="458F171F" w14:textId="77777777" w:rsidR="00182B91" w:rsidRDefault="00182B91" w:rsidP="00182B91">
            <w:pPr>
              <w:pStyle w:val="CopticCross"/>
            </w:pPr>
            <w:r w:rsidRPr="00FB5ACB">
              <w:t>¿</w:t>
            </w:r>
          </w:p>
        </w:tc>
        <w:tc>
          <w:tcPr>
            <w:tcW w:w="3960" w:type="dxa"/>
          </w:tcPr>
          <w:p w14:paraId="44E0AE1C" w14:textId="008EE77A" w:rsidR="00182B91" w:rsidRDefault="00182B91" w:rsidP="00182B91">
            <w:pPr>
              <w:pStyle w:val="EngHang"/>
              <w:rPr>
                <w:shd w:val="clear" w:color="auto" w:fill="FFFFFF"/>
              </w:rPr>
            </w:pPr>
            <w:r>
              <w:rPr>
                <w:shd w:val="clear" w:color="auto" w:fill="FFFFFF"/>
              </w:rPr>
              <w:t>Anna is now</w:t>
            </w:r>
          </w:p>
          <w:p w14:paraId="0552D51E" w14:textId="542E4FC1" w:rsidR="00182B91" w:rsidRDefault="00182B91" w:rsidP="00182B91">
            <w:pPr>
              <w:pStyle w:val="EngHang"/>
              <w:rPr>
                <w:shd w:val="clear" w:color="auto" w:fill="FFFFFF"/>
              </w:rPr>
            </w:pPr>
            <w:r>
              <w:rPr>
                <w:shd w:val="clear" w:color="auto" w:fill="FFFFFF"/>
              </w:rPr>
              <w:t>No longer barren,</w:t>
            </w:r>
          </w:p>
          <w:p w14:paraId="0FB679A1" w14:textId="79D0B89E" w:rsidR="00182B91" w:rsidRDefault="00182B91" w:rsidP="00182B91">
            <w:pPr>
              <w:pStyle w:val="EngHang"/>
              <w:rPr>
                <w:shd w:val="clear" w:color="auto" w:fill="FFFFFF"/>
              </w:rPr>
            </w:pPr>
            <w:r>
              <w:rPr>
                <w:shd w:val="clear" w:color="auto" w:fill="FFFFFF"/>
              </w:rPr>
              <w:t>But nurses</w:t>
            </w:r>
          </w:p>
          <w:p w14:paraId="7A84392B" w14:textId="35E51892" w:rsidR="00182B91" w:rsidRDefault="00182B91" w:rsidP="00182B91">
            <w:pPr>
              <w:pStyle w:val="EngHangEnd"/>
            </w:pPr>
            <w:r>
              <w:rPr>
                <w:shd w:val="clear" w:color="auto" w:fill="FFFFFF"/>
              </w:rPr>
              <w:t>The all-pure one!</w:t>
            </w:r>
          </w:p>
        </w:tc>
        <w:tc>
          <w:tcPr>
            <w:tcW w:w="288" w:type="dxa"/>
          </w:tcPr>
          <w:p w14:paraId="3D920E06" w14:textId="77777777" w:rsidR="00182B91" w:rsidRDefault="00182B91" w:rsidP="00182B91"/>
        </w:tc>
      </w:tr>
      <w:tr w:rsidR="00182B91" w14:paraId="03F5180C" w14:textId="77777777" w:rsidTr="00182B91">
        <w:trPr>
          <w:cantSplit/>
          <w:jc w:val="center"/>
        </w:trPr>
        <w:tc>
          <w:tcPr>
            <w:tcW w:w="288" w:type="dxa"/>
          </w:tcPr>
          <w:p w14:paraId="15A0E5BC" w14:textId="77777777" w:rsidR="00182B91" w:rsidRDefault="00182B91" w:rsidP="00182B91">
            <w:pPr>
              <w:pStyle w:val="CopticCross"/>
            </w:pPr>
          </w:p>
        </w:tc>
        <w:tc>
          <w:tcPr>
            <w:tcW w:w="3960" w:type="dxa"/>
          </w:tcPr>
          <w:p w14:paraId="0C5E5851" w14:textId="53665902" w:rsidR="00182B91" w:rsidRDefault="00182B91" w:rsidP="00182B91">
            <w:pPr>
              <w:pStyle w:val="EngHang"/>
              <w:rPr>
                <w:shd w:val="clear" w:color="auto" w:fill="FFFFFF"/>
              </w:rPr>
            </w:pPr>
            <w:r>
              <w:rPr>
                <w:shd w:val="clear" w:color="auto" w:fill="FFFFFF"/>
              </w:rPr>
              <w:t>Therefore, the holy Church</w:t>
            </w:r>
          </w:p>
          <w:p w14:paraId="187194BF" w14:textId="3B95B754" w:rsidR="00182B91" w:rsidRDefault="00182B91" w:rsidP="00182B91">
            <w:pPr>
              <w:pStyle w:val="EngHang"/>
              <w:rPr>
                <w:shd w:val="clear" w:color="auto" w:fill="FFFFFF"/>
              </w:rPr>
            </w:pPr>
            <w:r>
              <w:rPr>
                <w:shd w:val="clear" w:color="auto" w:fill="FFFFFF"/>
              </w:rPr>
              <w:t>Keeps a radiant feast today,</w:t>
            </w:r>
          </w:p>
          <w:p w14:paraId="42C28793" w14:textId="77777777" w:rsidR="00182B91" w:rsidRDefault="00182B91" w:rsidP="00182B91">
            <w:pPr>
              <w:pStyle w:val="EngHang"/>
              <w:rPr>
                <w:shd w:val="clear" w:color="auto" w:fill="FFFFFF"/>
              </w:rPr>
            </w:pPr>
            <w:r>
              <w:rPr>
                <w:shd w:val="clear" w:color="auto" w:fill="FFFFFF"/>
              </w:rPr>
              <w:t>Joyfully celebrating</w:t>
            </w:r>
          </w:p>
          <w:p w14:paraId="1A6ECFBA" w14:textId="0EB894CD" w:rsidR="00182B91" w:rsidRPr="00182B91" w:rsidRDefault="00182B91" w:rsidP="00182B91">
            <w:pPr>
              <w:pStyle w:val="EngHangEnd"/>
              <w:rPr>
                <w:shd w:val="clear" w:color="auto" w:fill="FFFFFF"/>
              </w:rPr>
            </w:pPr>
            <w:r>
              <w:rPr>
                <w:shd w:val="clear" w:color="auto" w:fill="FFFFFF"/>
              </w:rPr>
              <w:t>your honourable memory.</w:t>
            </w:r>
          </w:p>
        </w:tc>
        <w:tc>
          <w:tcPr>
            <w:tcW w:w="288" w:type="dxa"/>
          </w:tcPr>
          <w:p w14:paraId="2823E42B" w14:textId="77777777" w:rsidR="00182B91" w:rsidRDefault="00182B91" w:rsidP="00182B91"/>
        </w:tc>
      </w:tr>
      <w:tr w:rsidR="00182B91" w14:paraId="78F2FB6F" w14:textId="77777777" w:rsidTr="00182B91">
        <w:trPr>
          <w:cantSplit/>
          <w:jc w:val="center"/>
        </w:trPr>
        <w:tc>
          <w:tcPr>
            <w:tcW w:w="288" w:type="dxa"/>
          </w:tcPr>
          <w:p w14:paraId="6CA83057" w14:textId="77777777" w:rsidR="00182B91" w:rsidRDefault="00182B91" w:rsidP="00182B91">
            <w:pPr>
              <w:pStyle w:val="CopticCross"/>
            </w:pPr>
            <w:r w:rsidRPr="00FB5ACB">
              <w:t>¿</w:t>
            </w:r>
          </w:p>
        </w:tc>
        <w:tc>
          <w:tcPr>
            <w:tcW w:w="3960" w:type="dxa"/>
          </w:tcPr>
          <w:p w14:paraId="24ADEE3F" w14:textId="26F5C35A" w:rsidR="00182B91" w:rsidRDefault="00182B91" w:rsidP="00182B91">
            <w:pPr>
              <w:pStyle w:val="EngHang"/>
              <w:rPr>
                <w:shd w:val="clear" w:color="auto" w:fill="FFFFFF"/>
              </w:rPr>
            </w:pPr>
            <w:r>
              <w:rPr>
                <w:shd w:val="clear" w:color="auto" w:fill="FFFFFF"/>
              </w:rPr>
              <w:t>And glorifying God,</w:t>
            </w:r>
          </w:p>
          <w:p w14:paraId="3D540E4A" w14:textId="712BABEF" w:rsidR="00182B91" w:rsidRDefault="00182B91" w:rsidP="00182B91">
            <w:pPr>
              <w:pStyle w:val="EngHang"/>
              <w:rPr>
                <w:shd w:val="clear" w:color="auto" w:fill="FFFFFF"/>
              </w:rPr>
            </w:pPr>
            <w:r>
              <w:rPr>
                <w:shd w:val="clear" w:color="auto" w:fill="FFFFFF"/>
              </w:rPr>
              <w:t>Who has raised a horn</w:t>
            </w:r>
          </w:p>
          <w:p w14:paraId="336FD43B" w14:textId="4037F502" w:rsidR="00182B91" w:rsidRDefault="00182B91" w:rsidP="00182B91">
            <w:pPr>
              <w:pStyle w:val="EngHang"/>
              <w:rPr>
                <w:shd w:val="clear" w:color="auto" w:fill="FFFFFF"/>
              </w:rPr>
            </w:pPr>
            <w:r>
              <w:rPr>
                <w:shd w:val="clear" w:color="auto" w:fill="FFFFFF"/>
              </w:rPr>
              <w:t>Of salvation from</w:t>
            </w:r>
          </w:p>
          <w:p w14:paraId="3F99B14A" w14:textId="2E7C82D4" w:rsidR="00182B91" w:rsidRDefault="00182B91" w:rsidP="00182B91">
            <w:pPr>
              <w:pStyle w:val="EngHangEnd"/>
            </w:pPr>
            <w:r>
              <w:rPr>
                <w:shd w:val="clear" w:color="auto" w:fill="FFFFFF"/>
              </w:rPr>
              <w:t>The house of David.</w:t>
            </w:r>
          </w:p>
        </w:tc>
        <w:tc>
          <w:tcPr>
            <w:tcW w:w="288" w:type="dxa"/>
          </w:tcPr>
          <w:p w14:paraId="06334BE3" w14:textId="77777777" w:rsidR="00182B91" w:rsidRDefault="00182B91" w:rsidP="00182B91"/>
        </w:tc>
      </w:tr>
      <w:tr w:rsidR="00182B91" w14:paraId="00AA3B87" w14:textId="77777777" w:rsidTr="00182B91">
        <w:trPr>
          <w:cantSplit/>
          <w:jc w:val="center"/>
        </w:trPr>
        <w:tc>
          <w:tcPr>
            <w:tcW w:w="288" w:type="dxa"/>
          </w:tcPr>
          <w:p w14:paraId="1CA4C577" w14:textId="77777777" w:rsidR="00182B91" w:rsidRDefault="00182B91" w:rsidP="00182B91">
            <w:pPr>
              <w:pStyle w:val="CopticCross"/>
            </w:pPr>
          </w:p>
        </w:tc>
        <w:tc>
          <w:tcPr>
            <w:tcW w:w="3960" w:type="dxa"/>
          </w:tcPr>
          <w:p w14:paraId="78EA2E85" w14:textId="29DF2109" w:rsidR="00182B91" w:rsidRDefault="00182B91" w:rsidP="00182B91">
            <w:pPr>
              <w:pStyle w:val="EngHang"/>
              <w:rPr>
                <w:shd w:val="clear" w:color="auto" w:fill="FFFFFF"/>
              </w:rPr>
            </w:pPr>
            <w:r>
              <w:rPr>
                <w:shd w:val="clear" w:color="auto" w:fill="FFFFFF"/>
              </w:rPr>
              <w:t>Pray to the Lord on our behalf,</w:t>
            </w:r>
          </w:p>
          <w:p w14:paraId="7003191A" w14:textId="6D4CF247" w:rsidR="00182B91" w:rsidRDefault="00EB1196" w:rsidP="00182B91">
            <w:pPr>
              <w:pStyle w:val="EngHang"/>
              <w:rPr>
                <w:shd w:val="clear" w:color="auto" w:fill="FFFFFF"/>
              </w:rPr>
            </w:pPr>
            <w:r>
              <w:rPr>
                <w:shd w:val="clear" w:color="auto" w:fill="FFFFFF"/>
              </w:rPr>
              <w:t>O parents of the Theotokos,</w:t>
            </w:r>
          </w:p>
          <w:p w14:paraId="51D72D8F" w14:textId="53A1463D" w:rsidR="00182B91" w:rsidRDefault="00182B91" w:rsidP="00182B91">
            <w:pPr>
              <w:pStyle w:val="EngHang"/>
              <w:rPr>
                <w:shd w:val="clear" w:color="auto" w:fill="FFFFFF"/>
              </w:rPr>
            </w:pPr>
            <w:r>
              <w:rPr>
                <w:shd w:val="clear" w:color="auto" w:fill="FFFFFF"/>
              </w:rPr>
              <w:t>Joachim and Anna,</w:t>
            </w:r>
          </w:p>
          <w:p w14:paraId="4B079CA7" w14:textId="77777777" w:rsidR="00182B91" w:rsidRPr="00A40E4E" w:rsidRDefault="00182B91" w:rsidP="00182B91">
            <w:pPr>
              <w:pStyle w:val="EngHangEnd"/>
            </w:pPr>
            <w:r>
              <w:rPr>
                <w:shd w:val="clear" w:color="auto" w:fill="FFFFFF"/>
              </w:rPr>
              <w:t>That He may forgive us our sins..</w:t>
            </w:r>
          </w:p>
        </w:tc>
        <w:tc>
          <w:tcPr>
            <w:tcW w:w="288" w:type="dxa"/>
          </w:tcPr>
          <w:p w14:paraId="7E1181B7" w14:textId="77777777" w:rsidR="00182B91" w:rsidRDefault="00182B91" w:rsidP="00182B91"/>
        </w:tc>
      </w:tr>
    </w:tbl>
    <w:p w14:paraId="4C431AA6" w14:textId="7A4420F0" w:rsidR="00DD5136" w:rsidRDefault="00DD5136" w:rsidP="00DD5136">
      <w:pPr>
        <w:pStyle w:val="Heading3"/>
      </w:pPr>
      <w:bookmarkStart w:id="1724" w:name="_Toc485884605"/>
      <w:r>
        <w:t>April 7 / Pharamuthi 12: Commemoration of Archangel Michael</w:t>
      </w:r>
      <w:bookmarkEnd w:id="1724"/>
    </w:p>
    <w:p w14:paraId="479C2235" w14:textId="68DE932A"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190F8B" w14:textId="77777777" w:rsidR="00072324" w:rsidRDefault="00072324" w:rsidP="00072324">
      <w:pPr>
        <w:pStyle w:val="Heading3"/>
      </w:pPr>
      <w:bookmarkStart w:id="1725" w:name="_Toc485884606"/>
      <w:r>
        <w:lastRenderedPageBreak/>
        <w:t>April 10 / Pharamuthi 15: Consecrating of the Church of St. Agabus the Apostle</w:t>
      </w:r>
      <w:bookmarkEnd w:id="1725"/>
    </w:p>
    <w:p w14:paraId="537622D5" w14:textId="3695CF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232F53" w14:textId="70F18612" w:rsidR="00072324" w:rsidRDefault="00072324" w:rsidP="00072324">
      <w:pPr>
        <w:pStyle w:val="Heading3"/>
      </w:pPr>
      <w:bookmarkStart w:id="1726" w:name="_Toc485884607"/>
      <w:r>
        <w:t xml:space="preserve">April 12 / Pharamuthi 17: Martyrdom of St. </w:t>
      </w:r>
      <w:commentRangeStart w:id="1727"/>
      <w:r>
        <w:t xml:space="preserve">James </w:t>
      </w:r>
      <w:commentRangeEnd w:id="1727"/>
      <w:r>
        <w:rPr>
          <w:rStyle w:val="CommentReference"/>
          <w:rFonts w:eastAsiaTheme="minorHAnsi" w:cstheme="minorBidi"/>
          <w:b w:val="0"/>
          <w:bCs w:val="0"/>
        </w:rPr>
        <w:commentReference w:id="1727"/>
      </w:r>
      <w:r>
        <w:t xml:space="preserve">the </w:t>
      </w:r>
      <w:r w:rsidR="00894260">
        <w:t>B</w:t>
      </w:r>
      <w:r>
        <w:t xml:space="preserve">rother of </w:t>
      </w:r>
      <w:r w:rsidR="002E495E">
        <w:t>the Lord</w:t>
      </w:r>
      <w:r w:rsidR="00894260">
        <w:t>, the B</w:t>
      </w:r>
      <w:r w:rsidR="002E495E">
        <w:t>ishop of Jerusalem</w:t>
      </w:r>
      <w:bookmarkEnd w:id="1726"/>
    </w:p>
    <w:p w14:paraId="3EDB7D36" w14:textId="0B2F3B4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894260">
        <w:t xml:space="preserve"> Not the son of Alphaeus or the son of Zebedee, not one of the Twelve, but the brother of the Lord (a son of the widower St. Joseph the Carpenter) who became the Bishop of Jerusalem and presided over the Council there. </w:t>
      </w:r>
      <w:r w:rsidR="00ED586B">
        <w:t xml:space="preserve">He is the author of the Epistle of St. James. </w:t>
      </w:r>
      <w:r w:rsidR="00894260">
        <w:t>His Liturgy was the basis for St. Basil’s.</w:t>
      </w:r>
    </w:p>
    <w:p w14:paraId="44C4EDC7" w14:textId="3CAC7AD9" w:rsidR="00894260" w:rsidRDefault="00894260" w:rsidP="00894260">
      <w:pPr>
        <w:pStyle w:val="Heading4"/>
      </w:pPr>
      <w:bookmarkStart w:id="1728" w:name="_Ref485883643"/>
      <w:r>
        <w:t>The Doxology for St. James the Brother of the Lord</w:t>
      </w:r>
      <w:r>
        <w:rPr>
          <w:rStyle w:val="FootnoteReference"/>
        </w:rPr>
        <w:footnoteReference w:id="1061"/>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4BB1B5B2" w14:textId="77777777" w:rsidTr="00894260">
        <w:trPr>
          <w:cantSplit/>
          <w:jc w:val="center"/>
        </w:trPr>
        <w:tc>
          <w:tcPr>
            <w:tcW w:w="288" w:type="dxa"/>
          </w:tcPr>
          <w:p w14:paraId="51E2CB80" w14:textId="77777777" w:rsidR="00894260" w:rsidRDefault="00894260" w:rsidP="00894260">
            <w:pPr>
              <w:pStyle w:val="CopticCross"/>
            </w:pPr>
          </w:p>
        </w:tc>
        <w:tc>
          <w:tcPr>
            <w:tcW w:w="3960" w:type="dxa"/>
          </w:tcPr>
          <w:p w14:paraId="44FA4680" w14:textId="52AE1D8B" w:rsidR="00894260" w:rsidRDefault="00ED586B" w:rsidP="00894260">
            <w:pPr>
              <w:pStyle w:val="EngHang"/>
              <w:rPr>
                <w:shd w:val="clear" w:color="auto" w:fill="FFFFFF"/>
              </w:rPr>
            </w:pPr>
            <w:r>
              <w:rPr>
                <w:shd w:val="clear" w:color="auto" w:fill="FFFFFF"/>
              </w:rPr>
              <w:t>As the Lord’s Disciple,</w:t>
            </w:r>
          </w:p>
          <w:p w14:paraId="7CB031C9" w14:textId="4B8187EF" w:rsidR="00ED586B" w:rsidRDefault="00ED586B" w:rsidP="00894260">
            <w:pPr>
              <w:pStyle w:val="EngHang"/>
              <w:rPr>
                <w:shd w:val="clear" w:color="auto" w:fill="FFFFFF"/>
              </w:rPr>
            </w:pPr>
            <w:r>
              <w:rPr>
                <w:shd w:val="clear" w:color="auto" w:fill="FFFFFF"/>
              </w:rPr>
              <w:t>You received the Gospel,</w:t>
            </w:r>
          </w:p>
          <w:p w14:paraId="4348B2E4" w14:textId="34D49B2C" w:rsidR="00ED586B" w:rsidRDefault="00ED586B" w:rsidP="00894260">
            <w:pPr>
              <w:pStyle w:val="EngHang"/>
              <w:rPr>
                <w:shd w:val="clear" w:color="auto" w:fill="FFFFFF"/>
              </w:rPr>
            </w:pPr>
            <w:r>
              <w:rPr>
                <w:shd w:val="clear" w:color="auto" w:fill="FFFFFF"/>
              </w:rPr>
              <w:t>O righteous James,</w:t>
            </w:r>
          </w:p>
          <w:p w14:paraId="506F6FD2" w14:textId="4D1B633B" w:rsidR="00894260" w:rsidRDefault="00ED586B" w:rsidP="00894260">
            <w:pPr>
              <w:pStyle w:val="EngHangEnd"/>
            </w:pPr>
            <w:r>
              <w:rPr>
                <w:shd w:val="clear" w:color="auto" w:fill="FFFFFF"/>
              </w:rPr>
              <w:t>The brother of the Lord.</w:t>
            </w:r>
          </w:p>
        </w:tc>
        <w:tc>
          <w:tcPr>
            <w:tcW w:w="288" w:type="dxa"/>
          </w:tcPr>
          <w:p w14:paraId="5E21A487" w14:textId="77777777" w:rsidR="00894260" w:rsidRDefault="00894260" w:rsidP="00894260"/>
        </w:tc>
      </w:tr>
      <w:tr w:rsidR="00894260" w14:paraId="4851C60D" w14:textId="77777777" w:rsidTr="00894260">
        <w:trPr>
          <w:cantSplit/>
          <w:jc w:val="center"/>
        </w:trPr>
        <w:tc>
          <w:tcPr>
            <w:tcW w:w="288" w:type="dxa"/>
          </w:tcPr>
          <w:p w14:paraId="7B9441A8" w14:textId="77777777" w:rsidR="00894260" w:rsidRDefault="00894260" w:rsidP="00894260">
            <w:pPr>
              <w:pStyle w:val="CopticCross"/>
            </w:pPr>
            <w:r w:rsidRPr="00FB5ACB">
              <w:t>¿</w:t>
            </w:r>
          </w:p>
        </w:tc>
        <w:tc>
          <w:tcPr>
            <w:tcW w:w="3960" w:type="dxa"/>
          </w:tcPr>
          <w:p w14:paraId="1201F94F" w14:textId="37196F13" w:rsidR="00894260" w:rsidRDefault="00ED586B" w:rsidP="00894260">
            <w:pPr>
              <w:pStyle w:val="EngHang"/>
              <w:rPr>
                <w:shd w:val="clear" w:color="auto" w:fill="FFFFFF"/>
              </w:rPr>
            </w:pPr>
            <w:r>
              <w:rPr>
                <w:shd w:val="clear" w:color="auto" w:fill="FFFFFF"/>
              </w:rPr>
              <w:t>As a martyr,</w:t>
            </w:r>
          </w:p>
          <w:p w14:paraId="65C6ECDD" w14:textId="6AB76392" w:rsidR="00ED586B" w:rsidRDefault="00ED586B" w:rsidP="00894260">
            <w:pPr>
              <w:pStyle w:val="EngHang"/>
              <w:rPr>
                <w:shd w:val="clear" w:color="auto" w:fill="FFFFFF"/>
              </w:rPr>
            </w:pPr>
            <w:r>
              <w:rPr>
                <w:shd w:val="clear" w:color="auto" w:fill="FFFFFF"/>
              </w:rPr>
              <w:t>You have unfailing courage;</w:t>
            </w:r>
          </w:p>
          <w:p w14:paraId="1873B63A" w14:textId="18CBDA34" w:rsidR="00ED586B" w:rsidRDefault="00ED586B" w:rsidP="00894260">
            <w:pPr>
              <w:pStyle w:val="EngHang"/>
              <w:rPr>
                <w:shd w:val="clear" w:color="auto" w:fill="FFFFFF"/>
              </w:rPr>
            </w:pPr>
            <w:r>
              <w:rPr>
                <w:shd w:val="clear" w:color="auto" w:fill="FFFFFF"/>
              </w:rPr>
              <w:t>As God’s brother,</w:t>
            </w:r>
          </w:p>
          <w:p w14:paraId="70C602BB" w14:textId="18B7254F" w:rsidR="00894260" w:rsidRDefault="00ED586B" w:rsidP="00894260">
            <w:pPr>
              <w:pStyle w:val="EngHangEnd"/>
            </w:pPr>
            <w:r>
              <w:rPr>
                <w:shd w:val="clear" w:color="auto" w:fill="FFFFFF"/>
              </w:rPr>
              <w:t>You have great boldness;</w:t>
            </w:r>
          </w:p>
        </w:tc>
        <w:tc>
          <w:tcPr>
            <w:tcW w:w="288" w:type="dxa"/>
          </w:tcPr>
          <w:p w14:paraId="7763BCE0" w14:textId="77777777" w:rsidR="00894260" w:rsidRDefault="00894260" w:rsidP="00894260"/>
        </w:tc>
      </w:tr>
      <w:tr w:rsidR="00894260" w14:paraId="3253A948" w14:textId="77777777" w:rsidTr="00894260">
        <w:trPr>
          <w:cantSplit/>
          <w:jc w:val="center"/>
        </w:trPr>
        <w:tc>
          <w:tcPr>
            <w:tcW w:w="288" w:type="dxa"/>
          </w:tcPr>
          <w:p w14:paraId="0427B120" w14:textId="77777777" w:rsidR="00894260" w:rsidRPr="00FB5ACB" w:rsidRDefault="00894260" w:rsidP="00894260">
            <w:pPr>
              <w:pStyle w:val="CopticCross"/>
            </w:pPr>
          </w:p>
        </w:tc>
        <w:tc>
          <w:tcPr>
            <w:tcW w:w="3960" w:type="dxa"/>
          </w:tcPr>
          <w:p w14:paraId="288A39B7" w14:textId="076B2D07" w:rsidR="00894260" w:rsidRDefault="00ED586B" w:rsidP="00894260">
            <w:pPr>
              <w:pStyle w:val="EngHang"/>
              <w:rPr>
                <w:shd w:val="clear" w:color="auto" w:fill="FFFFFF"/>
              </w:rPr>
            </w:pPr>
            <w:r>
              <w:rPr>
                <w:shd w:val="clear" w:color="auto" w:fill="FFFFFF"/>
              </w:rPr>
              <w:t>As a bishop,</w:t>
            </w:r>
          </w:p>
          <w:p w14:paraId="70EA4D37" w14:textId="59022B4B" w:rsidR="00ED586B" w:rsidRDefault="00ED586B" w:rsidP="00ED586B">
            <w:pPr>
              <w:pStyle w:val="EngHang"/>
              <w:rPr>
                <w:shd w:val="clear" w:color="auto" w:fill="FFFFFF"/>
              </w:rPr>
            </w:pPr>
            <w:r>
              <w:rPr>
                <w:shd w:val="clear" w:color="auto" w:fill="FFFFFF"/>
              </w:rPr>
              <w:t>You sit upon the throne,</w:t>
            </w:r>
          </w:p>
          <w:p w14:paraId="4343C705" w14:textId="56B05562" w:rsidR="00ED586B" w:rsidRDefault="00ED586B" w:rsidP="00ED586B">
            <w:pPr>
              <w:pStyle w:val="EngHang"/>
              <w:rPr>
                <w:shd w:val="clear" w:color="auto" w:fill="FFFFFF"/>
              </w:rPr>
            </w:pPr>
            <w:r>
              <w:rPr>
                <w:shd w:val="clear" w:color="auto" w:fill="FFFFFF"/>
              </w:rPr>
              <w:t>To intercede for us,</w:t>
            </w:r>
          </w:p>
          <w:p w14:paraId="57A9A4C5" w14:textId="74E60589" w:rsidR="00894260" w:rsidRDefault="00ED586B" w:rsidP="00894260">
            <w:pPr>
              <w:pStyle w:val="EngEnd"/>
              <w:rPr>
                <w:shd w:val="clear" w:color="auto" w:fill="FFFFFF"/>
              </w:rPr>
            </w:pPr>
            <w:r>
              <w:rPr>
                <w:shd w:val="clear" w:color="auto" w:fill="FFFFFF"/>
              </w:rPr>
              <w:t>We, your children.</w:t>
            </w:r>
          </w:p>
        </w:tc>
        <w:tc>
          <w:tcPr>
            <w:tcW w:w="288" w:type="dxa"/>
          </w:tcPr>
          <w:p w14:paraId="2222F668" w14:textId="77777777" w:rsidR="00894260" w:rsidRDefault="00894260" w:rsidP="00894260"/>
        </w:tc>
      </w:tr>
      <w:tr w:rsidR="00894260" w14:paraId="459E54AD" w14:textId="77777777" w:rsidTr="00894260">
        <w:trPr>
          <w:cantSplit/>
          <w:jc w:val="center"/>
        </w:trPr>
        <w:tc>
          <w:tcPr>
            <w:tcW w:w="288" w:type="dxa"/>
          </w:tcPr>
          <w:p w14:paraId="4E91FD28" w14:textId="77777777" w:rsidR="00894260" w:rsidRDefault="00894260" w:rsidP="00894260">
            <w:pPr>
              <w:pStyle w:val="CopticCross"/>
            </w:pPr>
            <w:r w:rsidRPr="00FB5ACB">
              <w:t>¿</w:t>
            </w:r>
          </w:p>
        </w:tc>
        <w:tc>
          <w:tcPr>
            <w:tcW w:w="3960" w:type="dxa"/>
          </w:tcPr>
          <w:p w14:paraId="4B22208B" w14:textId="4D244D8F" w:rsidR="00894260" w:rsidRDefault="00ED586B" w:rsidP="00894260">
            <w:pPr>
              <w:pStyle w:val="EngHang"/>
              <w:rPr>
                <w:shd w:val="clear" w:color="auto" w:fill="FFFFFF"/>
              </w:rPr>
            </w:pPr>
            <w:r>
              <w:rPr>
                <w:shd w:val="clear" w:color="auto" w:fill="FFFFFF"/>
              </w:rPr>
              <w:t>When God the Logos,</w:t>
            </w:r>
          </w:p>
          <w:p w14:paraId="04C039F9" w14:textId="52DDE13B" w:rsidR="00ED586B" w:rsidRDefault="00ED586B" w:rsidP="00894260">
            <w:pPr>
              <w:pStyle w:val="EngHang"/>
              <w:rPr>
                <w:shd w:val="clear" w:color="auto" w:fill="FFFFFF"/>
              </w:rPr>
            </w:pPr>
            <w:r>
              <w:rPr>
                <w:shd w:val="clear" w:color="auto" w:fill="FFFFFF"/>
              </w:rPr>
              <w:t>The Only-begotton of the Father,</w:t>
            </w:r>
          </w:p>
          <w:p w14:paraId="25166715" w14:textId="728E8403" w:rsidR="00ED586B" w:rsidRDefault="00ED586B" w:rsidP="00894260">
            <w:pPr>
              <w:pStyle w:val="EngHang"/>
              <w:rPr>
                <w:shd w:val="clear" w:color="auto" w:fill="FFFFFF"/>
              </w:rPr>
            </w:pPr>
            <w:r>
              <w:rPr>
                <w:shd w:val="clear" w:color="auto" w:fill="FFFFFF"/>
              </w:rPr>
              <w:t>Came and lived among us</w:t>
            </w:r>
          </w:p>
          <w:p w14:paraId="774753BA" w14:textId="5315542D" w:rsidR="00894260" w:rsidRDefault="00ED586B" w:rsidP="00894260">
            <w:pPr>
              <w:pStyle w:val="EngHangEnd"/>
              <w:ind w:left="0" w:firstLine="0"/>
            </w:pPr>
            <w:r>
              <w:rPr>
                <w:shd w:val="clear" w:color="auto" w:fill="FFFFFF"/>
              </w:rPr>
              <w:t>In these last days,</w:t>
            </w:r>
          </w:p>
        </w:tc>
        <w:tc>
          <w:tcPr>
            <w:tcW w:w="288" w:type="dxa"/>
          </w:tcPr>
          <w:p w14:paraId="0664019B" w14:textId="77777777" w:rsidR="00894260" w:rsidRDefault="00894260" w:rsidP="00894260"/>
        </w:tc>
      </w:tr>
      <w:tr w:rsidR="00894260" w14:paraId="329580BF" w14:textId="77777777" w:rsidTr="00894260">
        <w:trPr>
          <w:cantSplit/>
          <w:jc w:val="center"/>
        </w:trPr>
        <w:tc>
          <w:tcPr>
            <w:tcW w:w="288" w:type="dxa"/>
          </w:tcPr>
          <w:p w14:paraId="6623419E" w14:textId="77777777" w:rsidR="00894260" w:rsidRDefault="00894260" w:rsidP="00894260">
            <w:pPr>
              <w:pStyle w:val="CopticCross"/>
            </w:pPr>
          </w:p>
        </w:tc>
        <w:tc>
          <w:tcPr>
            <w:tcW w:w="3960" w:type="dxa"/>
          </w:tcPr>
          <w:p w14:paraId="27354881" w14:textId="6813EB48" w:rsidR="00894260" w:rsidRDefault="00ED586B" w:rsidP="00894260">
            <w:pPr>
              <w:pStyle w:val="EngHang"/>
              <w:rPr>
                <w:shd w:val="clear" w:color="auto" w:fill="FFFFFF"/>
              </w:rPr>
            </w:pPr>
            <w:r>
              <w:rPr>
                <w:shd w:val="clear" w:color="auto" w:fill="FFFFFF"/>
              </w:rPr>
              <w:t>He declared you,</w:t>
            </w:r>
          </w:p>
          <w:p w14:paraId="5F361C2B" w14:textId="386EF860" w:rsidR="00ED586B" w:rsidRDefault="00ED586B" w:rsidP="00894260">
            <w:pPr>
              <w:pStyle w:val="EngHang"/>
              <w:rPr>
                <w:shd w:val="clear" w:color="auto" w:fill="FFFFFF"/>
              </w:rPr>
            </w:pPr>
            <w:r>
              <w:rPr>
                <w:shd w:val="clear" w:color="auto" w:fill="FFFFFF"/>
              </w:rPr>
              <w:t>O venerable James,</w:t>
            </w:r>
          </w:p>
          <w:p w14:paraId="143B4090" w14:textId="7EEE96A8" w:rsidR="00ED586B" w:rsidRDefault="00ED586B" w:rsidP="00894260">
            <w:pPr>
              <w:pStyle w:val="EngHang"/>
              <w:rPr>
                <w:shd w:val="clear" w:color="auto" w:fill="FFFFFF"/>
              </w:rPr>
            </w:pPr>
            <w:r>
              <w:rPr>
                <w:shd w:val="clear" w:color="auto" w:fill="FFFFFF"/>
              </w:rPr>
              <w:t>To be the first shephard</w:t>
            </w:r>
          </w:p>
          <w:p w14:paraId="422B4CBD" w14:textId="70E33F44" w:rsidR="00894260" w:rsidRDefault="00ED586B" w:rsidP="00894260">
            <w:pPr>
              <w:pStyle w:val="EngHangEnd"/>
            </w:pPr>
            <w:r>
              <w:rPr>
                <w:shd w:val="clear" w:color="auto" w:fill="FFFFFF"/>
              </w:rPr>
              <w:t>And teacher of Jerusalem,</w:t>
            </w:r>
          </w:p>
        </w:tc>
        <w:tc>
          <w:tcPr>
            <w:tcW w:w="288" w:type="dxa"/>
          </w:tcPr>
          <w:p w14:paraId="122BBA44" w14:textId="77777777" w:rsidR="00894260" w:rsidRDefault="00894260" w:rsidP="00894260"/>
        </w:tc>
      </w:tr>
      <w:tr w:rsidR="00894260" w14:paraId="6C4D4F56" w14:textId="77777777" w:rsidTr="00894260">
        <w:trPr>
          <w:cantSplit/>
          <w:jc w:val="center"/>
        </w:trPr>
        <w:tc>
          <w:tcPr>
            <w:tcW w:w="288" w:type="dxa"/>
          </w:tcPr>
          <w:p w14:paraId="2C78E226" w14:textId="77777777" w:rsidR="00894260" w:rsidRDefault="00894260" w:rsidP="00894260">
            <w:pPr>
              <w:pStyle w:val="CopticCross"/>
            </w:pPr>
            <w:r w:rsidRPr="00FB5ACB">
              <w:t>¿</w:t>
            </w:r>
          </w:p>
        </w:tc>
        <w:tc>
          <w:tcPr>
            <w:tcW w:w="3960" w:type="dxa"/>
          </w:tcPr>
          <w:p w14:paraId="623CEB47" w14:textId="09A84FF6" w:rsidR="00894260" w:rsidRDefault="00ED586B" w:rsidP="00894260">
            <w:pPr>
              <w:pStyle w:val="EngHang"/>
              <w:rPr>
                <w:shd w:val="clear" w:color="auto" w:fill="FFFFFF"/>
              </w:rPr>
            </w:pPr>
            <w:r>
              <w:rPr>
                <w:shd w:val="clear" w:color="auto" w:fill="FFFFFF"/>
              </w:rPr>
              <w:t>And a faithful steward</w:t>
            </w:r>
          </w:p>
          <w:p w14:paraId="19103D2D" w14:textId="6E92529D" w:rsidR="00ED586B" w:rsidRDefault="00ED586B" w:rsidP="00894260">
            <w:pPr>
              <w:pStyle w:val="EngHang"/>
              <w:rPr>
                <w:shd w:val="clear" w:color="auto" w:fill="FFFFFF"/>
              </w:rPr>
            </w:pPr>
            <w:r>
              <w:rPr>
                <w:shd w:val="clear" w:color="auto" w:fill="FFFFFF"/>
              </w:rPr>
              <w:t>Of the spiritual Mysteries,</w:t>
            </w:r>
          </w:p>
          <w:p w14:paraId="7E783EA7" w14:textId="1CE471E0" w:rsidR="00ED586B" w:rsidRDefault="00ED586B" w:rsidP="00894260">
            <w:pPr>
              <w:pStyle w:val="EngHang"/>
              <w:rPr>
                <w:shd w:val="clear" w:color="auto" w:fill="FFFFFF"/>
              </w:rPr>
            </w:pPr>
            <w:r>
              <w:rPr>
                <w:shd w:val="clear" w:color="auto" w:fill="FFFFFF"/>
              </w:rPr>
              <w:t>In your Divine Liturgy,</w:t>
            </w:r>
          </w:p>
          <w:p w14:paraId="561AFF66" w14:textId="06A2A8E8" w:rsidR="00894260" w:rsidRDefault="00ED586B" w:rsidP="00894260">
            <w:pPr>
              <w:pStyle w:val="EngHangEnd"/>
              <w:rPr>
                <w:shd w:val="clear" w:color="auto" w:fill="FFFFFF"/>
              </w:rPr>
            </w:pPr>
            <w:r>
              <w:rPr>
                <w:shd w:val="clear" w:color="auto" w:fill="FFFFFF"/>
              </w:rPr>
              <w:t>And your Revelation.</w:t>
            </w:r>
          </w:p>
        </w:tc>
        <w:tc>
          <w:tcPr>
            <w:tcW w:w="288" w:type="dxa"/>
          </w:tcPr>
          <w:p w14:paraId="64C4C884" w14:textId="77777777" w:rsidR="00894260" w:rsidRDefault="00894260" w:rsidP="00894260"/>
        </w:tc>
      </w:tr>
      <w:tr w:rsidR="00894260" w14:paraId="37B5B3BD" w14:textId="77777777" w:rsidTr="00894260">
        <w:trPr>
          <w:cantSplit/>
          <w:jc w:val="center"/>
        </w:trPr>
        <w:tc>
          <w:tcPr>
            <w:tcW w:w="288" w:type="dxa"/>
          </w:tcPr>
          <w:p w14:paraId="6CE978D8" w14:textId="77777777" w:rsidR="00894260" w:rsidRDefault="00894260" w:rsidP="00894260">
            <w:pPr>
              <w:pStyle w:val="CopticCross"/>
            </w:pPr>
          </w:p>
        </w:tc>
        <w:tc>
          <w:tcPr>
            <w:tcW w:w="3960" w:type="dxa"/>
          </w:tcPr>
          <w:p w14:paraId="53CDF82B" w14:textId="77777777" w:rsidR="00894260" w:rsidRDefault="00894260" w:rsidP="00894260">
            <w:pPr>
              <w:pStyle w:val="EngHang"/>
              <w:rPr>
                <w:shd w:val="clear" w:color="auto" w:fill="FFFFFF"/>
              </w:rPr>
            </w:pPr>
            <w:r>
              <w:rPr>
                <w:shd w:val="clear" w:color="auto" w:fill="FFFFFF"/>
              </w:rPr>
              <w:t>Pray to the Lord on our behalf,</w:t>
            </w:r>
          </w:p>
          <w:p w14:paraId="1FB673A6" w14:textId="77777777" w:rsidR="00894260" w:rsidRDefault="00894260" w:rsidP="00894260">
            <w:pPr>
              <w:pStyle w:val="EngHang"/>
              <w:rPr>
                <w:shd w:val="clear" w:color="auto" w:fill="FFFFFF"/>
              </w:rPr>
            </w:pPr>
            <w:r>
              <w:rPr>
                <w:shd w:val="clear" w:color="auto" w:fill="FFFFFF"/>
              </w:rPr>
              <w:t>My lord and father, the Apostle,</w:t>
            </w:r>
          </w:p>
          <w:p w14:paraId="357F5B9B" w14:textId="0DE0B373" w:rsidR="00894260" w:rsidRDefault="00894260" w:rsidP="00894260">
            <w:pPr>
              <w:pStyle w:val="EngHang"/>
              <w:rPr>
                <w:shd w:val="clear" w:color="auto" w:fill="FFFFFF"/>
              </w:rPr>
            </w:pPr>
            <w:r>
              <w:rPr>
                <w:shd w:val="clear" w:color="auto" w:fill="FFFFFF"/>
              </w:rPr>
              <w:t xml:space="preserve">James the </w:t>
            </w:r>
            <w:r w:rsidR="00ED586B">
              <w:rPr>
                <w:shd w:val="clear" w:color="auto" w:fill="FFFFFF"/>
              </w:rPr>
              <w:t>bishop of Jerusalem</w:t>
            </w:r>
            <w:r>
              <w:rPr>
                <w:shd w:val="clear" w:color="auto" w:fill="FFFFFF"/>
              </w:rPr>
              <w:t>,</w:t>
            </w:r>
          </w:p>
          <w:p w14:paraId="71EA1AE7" w14:textId="77777777" w:rsidR="00894260" w:rsidRDefault="00894260" w:rsidP="00894260">
            <w:pPr>
              <w:pStyle w:val="EngHangEnd"/>
              <w:rPr>
                <w:shd w:val="clear" w:color="auto" w:fill="FFFFFF"/>
              </w:rPr>
            </w:pPr>
            <w:r>
              <w:rPr>
                <w:shd w:val="clear" w:color="auto" w:fill="FFFFFF"/>
              </w:rPr>
              <w:t>That He may forgive us our sins.</w:t>
            </w:r>
          </w:p>
        </w:tc>
        <w:tc>
          <w:tcPr>
            <w:tcW w:w="288" w:type="dxa"/>
          </w:tcPr>
          <w:p w14:paraId="3D1708B4" w14:textId="77777777" w:rsidR="00894260" w:rsidRDefault="00894260" w:rsidP="00894260"/>
        </w:tc>
      </w:tr>
    </w:tbl>
    <w:p w14:paraId="055F566A" w14:textId="77777777" w:rsidR="005329C1" w:rsidRDefault="005329C1" w:rsidP="005329C1">
      <w:pPr>
        <w:pStyle w:val="Heading3"/>
      </w:pPr>
      <w:bookmarkStart w:id="1729" w:name="_Toc485884608"/>
      <w:r>
        <w:t>April 16 / Pharamuthi 21: Commemoration of the Theotokos</w:t>
      </w:r>
      <w:bookmarkEnd w:id="1729"/>
    </w:p>
    <w:p w14:paraId="3A82478B" w14:textId="4A6E384E" w:rsidR="00DD1748" w:rsidRDefault="00DD1748" w:rsidP="00DD1748">
      <w:pPr>
        <w:pStyle w:val="Rubric"/>
      </w:pPr>
      <w:bookmarkStart w:id="1730" w:name="_Ref43456003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6EB9DA3" w14:textId="77777777" w:rsidR="00AF6D10" w:rsidRDefault="00AF6D10" w:rsidP="00AF6D10">
      <w:pPr>
        <w:pStyle w:val="Heading3"/>
      </w:pPr>
      <w:bookmarkStart w:id="1731" w:name="_Ref485109216"/>
      <w:bookmarkStart w:id="1732" w:name="_Ref485109221"/>
      <w:bookmarkStart w:id="1733" w:name="_Toc485884609"/>
      <w:r>
        <w:t>April 18 / Pharamuthi 23: Martyrdom of St. George the Prince of the Martyrs</w:t>
      </w:r>
      <w:bookmarkEnd w:id="1730"/>
      <w:bookmarkEnd w:id="1731"/>
      <w:bookmarkEnd w:id="1732"/>
      <w:bookmarkEnd w:id="1733"/>
    </w:p>
    <w:p w14:paraId="480B7CF0" w14:textId="77777777" w:rsidR="00AF6D10" w:rsidRDefault="00AF6D10" w:rsidP="00AF6D10">
      <w:pPr>
        <w:pStyle w:val="Heading4"/>
      </w:pPr>
      <w:bookmarkStart w:id="1734" w:name="_Ref434489211"/>
      <w:r>
        <w:t>Another Doxology of St. George</w:t>
      </w:r>
      <w:bookmarkEnd w:id="1734"/>
    </w:p>
    <w:p w14:paraId="7BC4CD70" w14:textId="450C3546"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E2EA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E2EAC">
        <w:rPr>
          <w:noProof/>
        </w:rPr>
        <w:t>711</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735" w:name="_Toc485884610"/>
      <w:r>
        <w:lastRenderedPageBreak/>
        <w:t>April 24 / Pharamuthi 29: Commemoration of the Annunciation, Nativity, and Resurrection on the 29</w:t>
      </w:r>
      <w:r w:rsidRPr="00C0205C">
        <w:rPr>
          <w:vertAlign w:val="superscript"/>
        </w:rPr>
        <w:t>th</w:t>
      </w:r>
      <w:r>
        <w:t xml:space="preserve"> of Every Month</w:t>
      </w:r>
      <w:bookmarkEnd w:id="1735"/>
    </w:p>
    <w:p w14:paraId="303C033D" w14:textId="7772357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955026C" w14:textId="77777777" w:rsidR="00072324" w:rsidRDefault="00072324" w:rsidP="00072324">
      <w:pPr>
        <w:pStyle w:val="Heading3"/>
      </w:pPr>
      <w:bookmarkStart w:id="1736" w:name="_Toc485884611"/>
      <w:r>
        <w:t xml:space="preserve">April 24 / Pharamuthi 29: </w:t>
      </w:r>
      <w:r w:rsidR="00B52D77">
        <w:t xml:space="preserve">Also the </w:t>
      </w:r>
      <w:r>
        <w:t>Departure of St. Erastus the Apostle</w:t>
      </w:r>
      <w:bookmarkEnd w:id="1736"/>
    </w:p>
    <w:p w14:paraId="1D4A92BF" w14:textId="6CE7558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0EC74FD" w14:textId="77777777" w:rsidR="00072324" w:rsidRDefault="00072324" w:rsidP="00072324">
      <w:pPr>
        <w:pStyle w:val="Heading3"/>
      </w:pPr>
      <w:bookmarkStart w:id="1737" w:name="_Ref434562195"/>
      <w:bookmarkStart w:id="1738" w:name="_Toc485884612"/>
      <w:r>
        <w:t>April 25 / Pharamuthi 30: Martyrdom of St. Mark the Evangelist</w:t>
      </w:r>
      <w:bookmarkEnd w:id="1737"/>
      <w:bookmarkEnd w:id="1738"/>
    </w:p>
    <w:p w14:paraId="1A50F251" w14:textId="77777777" w:rsidR="00072324" w:rsidRDefault="00B46E6E" w:rsidP="00072324">
      <w:pPr>
        <w:pStyle w:val="Heading4"/>
      </w:pPr>
      <w:bookmarkStart w:id="1739" w:name="_Ref434488936"/>
      <w:r>
        <w:t>Another</w:t>
      </w:r>
      <w:r w:rsidR="00072324">
        <w:t xml:space="preserve"> Doxology</w:t>
      </w:r>
      <w:r>
        <w:t xml:space="preserve"> of St. Mark</w:t>
      </w:r>
      <w:bookmarkEnd w:id="1739"/>
    </w:p>
    <w:p w14:paraId="2E6CD030" w14:textId="6D09AF84"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E2EAC">
        <w:t>The Doxology of St. Mark</w:t>
      </w:r>
      <w:r>
        <w:fldChar w:fldCharType="end"/>
      </w:r>
      <w:r>
        <w:t xml:space="preserve">, page </w:t>
      </w:r>
      <w:r>
        <w:fldChar w:fldCharType="begin"/>
      </w:r>
      <w:r>
        <w:instrText xml:space="preserve"> PAGEREF _Ref434488814 \h </w:instrText>
      </w:r>
      <w:r>
        <w:fldChar w:fldCharType="separate"/>
      </w:r>
      <w:r w:rsidR="000E2EAC">
        <w:rPr>
          <w:noProof/>
        </w:rPr>
        <w:t>707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1062"/>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lastRenderedPageBreak/>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740" w:name="_Toc485884613"/>
      <w:r>
        <w:t>April 26 / Pashons 1: Nativity of the Theotokos</w:t>
      </w:r>
      <w:bookmarkEnd w:id="1740"/>
    </w:p>
    <w:p w14:paraId="39FC1B42" w14:textId="0C74AE86" w:rsidR="00DB1A80" w:rsidRDefault="00DB1A80" w:rsidP="00DB1A80">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82C3CF0" w14:textId="10202522" w:rsidR="005A4893" w:rsidRDefault="005A4893" w:rsidP="00160DE3">
      <w:pPr>
        <w:pStyle w:val="Heading3"/>
      </w:pPr>
      <w:bookmarkStart w:id="1741" w:name="_Toc485884614"/>
      <w:r>
        <w:t>April 27 / Pashons 2: Job the Rigtheous</w:t>
      </w:r>
      <w:bookmarkEnd w:id="1741"/>
    </w:p>
    <w:p w14:paraId="615A1DD1" w14:textId="7F995846" w:rsidR="005A4893" w:rsidRDefault="005A4893" w:rsidP="005A4893">
      <w:pPr>
        <w:pStyle w:val="Heading4"/>
      </w:pPr>
      <w:bookmarkStart w:id="1742" w:name="_Ref485797335"/>
      <w:r>
        <w:t>The Doxology for Job the Righteous</w:t>
      </w:r>
      <w:r>
        <w:rPr>
          <w:rStyle w:val="FootnoteReference"/>
        </w:rPr>
        <w:footnoteReference w:id="1063"/>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6A7C439E" w14:textId="77777777" w:rsidTr="00E21C24">
        <w:trPr>
          <w:cantSplit/>
          <w:jc w:val="center"/>
        </w:trPr>
        <w:tc>
          <w:tcPr>
            <w:tcW w:w="288" w:type="dxa"/>
          </w:tcPr>
          <w:p w14:paraId="5936BE94" w14:textId="77777777" w:rsidR="005A4893" w:rsidRDefault="005A4893" w:rsidP="00E21C24">
            <w:pPr>
              <w:pStyle w:val="CopticCross"/>
            </w:pPr>
          </w:p>
        </w:tc>
        <w:tc>
          <w:tcPr>
            <w:tcW w:w="3960" w:type="dxa"/>
          </w:tcPr>
          <w:p w14:paraId="2F10EDFE" w14:textId="088237D8" w:rsidR="005A4893" w:rsidRDefault="005A4893" w:rsidP="00E21C24">
            <w:pPr>
              <w:pStyle w:val="EngHang"/>
              <w:rPr>
                <w:shd w:val="clear" w:color="auto" w:fill="FFFFFF"/>
              </w:rPr>
            </w:pPr>
            <w:r>
              <w:rPr>
                <w:shd w:val="clear" w:color="auto" w:fill="FFFFFF"/>
              </w:rPr>
              <w:t>You are an indestructible</w:t>
            </w:r>
          </w:p>
          <w:p w14:paraId="73954C48" w14:textId="2A2F6E62" w:rsidR="005A4893" w:rsidRDefault="00603697" w:rsidP="00E21C24">
            <w:pPr>
              <w:pStyle w:val="EngHang"/>
              <w:rPr>
                <w:shd w:val="clear" w:color="auto" w:fill="FFFFFF"/>
              </w:rPr>
            </w:pPr>
            <w:r>
              <w:rPr>
                <w:shd w:val="clear" w:color="auto" w:fill="FFFFFF"/>
              </w:rPr>
              <w:t>P</w:t>
            </w:r>
            <w:r w:rsidR="005A4893">
              <w:rPr>
                <w:shd w:val="clear" w:color="auto" w:fill="FFFFFF"/>
              </w:rPr>
              <w:t>illar of courage,</w:t>
            </w:r>
          </w:p>
          <w:p w14:paraId="56507FC6" w14:textId="62445E0F" w:rsidR="005A4893" w:rsidRDefault="005A4893" w:rsidP="00E21C24">
            <w:pPr>
              <w:pStyle w:val="EngHang"/>
              <w:rPr>
                <w:shd w:val="clear" w:color="auto" w:fill="FFFFFF"/>
              </w:rPr>
            </w:pPr>
            <w:r>
              <w:rPr>
                <w:shd w:val="clear" w:color="auto" w:fill="FFFFFF"/>
              </w:rPr>
              <w:t>You turned back the attacks of the Devil,</w:t>
            </w:r>
          </w:p>
          <w:p w14:paraId="3786F40D" w14:textId="54C5FFE8" w:rsidR="005A4893" w:rsidRDefault="005A4893" w:rsidP="00E21C24">
            <w:pPr>
              <w:pStyle w:val="EngHangEnd"/>
            </w:pPr>
            <w:r>
              <w:rPr>
                <w:shd w:val="clear" w:color="auto" w:fill="FFFFFF"/>
              </w:rPr>
              <w:t>And remained unmoved in temptation.</w:t>
            </w:r>
          </w:p>
        </w:tc>
        <w:tc>
          <w:tcPr>
            <w:tcW w:w="288" w:type="dxa"/>
          </w:tcPr>
          <w:p w14:paraId="4F4D7B33" w14:textId="77777777" w:rsidR="005A4893" w:rsidRDefault="005A4893" w:rsidP="00E21C24"/>
        </w:tc>
      </w:tr>
      <w:tr w:rsidR="005A4893" w14:paraId="3A4F8647" w14:textId="77777777" w:rsidTr="00E21C24">
        <w:trPr>
          <w:cantSplit/>
          <w:jc w:val="center"/>
        </w:trPr>
        <w:tc>
          <w:tcPr>
            <w:tcW w:w="288" w:type="dxa"/>
          </w:tcPr>
          <w:p w14:paraId="3C3AFA69" w14:textId="77777777" w:rsidR="005A4893" w:rsidRDefault="005A4893" w:rsidP="00E21C24">
            <w:pPr>
              <w:pStyle w:val="CopticCross"/>
            </w:pPr>
            <w:r w:rsidRPr="00FB5ACB">
              <w:lastRenderedPageBreak/>
              <w:t>¿</w:t>
            </w:r>
          </w:p>
        </w:tc>
        <w:tc>
          <w:tcPr>
            <w:tcW w:w="3960" w:type="dxa"/>
          </w:tcPr>
          <w:p w14:paraId="61500708" w14:textId="3B4C2FDD" w:rsidR="005A4893" w:rsidRDefault="005A4893" w:rsidP="00E21C24">
            <w:pPr>
              <w:pStyle w:val="EngHang"/>
              <w:rPr>
                <w:shd w:val="clear" w:color="auto" w:fill="FFFFFF"/>
              </w:rPr>
            </w:pPr>
            <w:r>
              <w:rPr>
                <w:shd w:val="clear" w:color="auto" w:fill="FFFFFF"/>
              </w:rPr>
              <w:t>You were true and just,</w:t>
            </w:r>
          </w:p>
          <w:p w14:paraId="74D4F731" w14:textId="13B2BC68" w:rsidR="005A4893" w:rsidRDefault="005A4893" w:rsidP="00E21C24">
            <w:pPr>
              <w:pStyle w:val="EngHang"/>
              <w:rPr>
                <w:shd w:val="clear" w:color="auto" w:fill="FFFFFF"/>
              </w:rPr>
            </w:pPr>
            <w:r>
              <w:rPr>
                <w:shd w:val="clear" w:color="auto" w:fill="FFFFFF"/>
              </w:rPr>
              <w:t>Pious, blameless, and holy,</w:t>
            </w:r>
          </w:p>
          <w:p w14:paraId="3DD3446F" w14:textId="77777777" w:rsidR="005A4893" w:rsidRDefault="005A4893" w:rsidP="005A4893">
            <w:pPr>
              <w:pStyle w:val="EngHang"/>
              <w:rPr>
                <w:shd w:val="clear" w:color="auto" w:fill="FFFFFF"/>
              </w:rPr>
            </w:pPr>
            <w:r>
              <w:rPr>
                <w:shd w:val="clear" w:color="auto" w:fill="FFFFFF"/>
              </w:rPr>
              <w:t>O glorious servant,</w:t>
            </w:r>
          </w:p>
          <w:p w14:paraId="562A9C3D" w14:textId="367831C6" w:rsidR="005A4893" w:rsidRDefault="005A4893" w:rsidP="00E21C24">
            <w:pPr>
              <w:pStyle w:val="EngHangEnd"/>
            </w:pPr>
            <w:r>
              <w:rPr>
                <w:shd w:val="clear" w:color="auto" w:fill="FFFFFF"/>
              </w:rPr>
              <w:t>Of the true God!</w:t>
            </w:r>
          </w:p>
        </w:tc>
        <w:tc>
          <w:tcPr>
            <w:tcW w:w="288" w:type="dxa"/>
          </w:tcPr>
          <w:p w14:paraId="3BB8C44D" w14:textId="77777777" w:rsidR="005A4893" w:rsidRDefault="005A4893" w:rsidP="00E21C24"/>
        </w:tc>
      </w:tr>
      <w:tr w:rsidR="005A4893" w14:paraId="4DFCC176" w14:textId="77777777" w:rsidTr="00E21C24">
        <w:trPr>
          <w:cantSplit/>
          <w:jc w:val="center"/>
        </w:trPr>
        <w:tc>
          <w:tcPr>
            <w:tcW w:w="288" w:type="dxa"/>
          </w:tcPr>
          <w:p w14:paraId="17DF3680" w14:textId="77777777" w:rsidR="005A4893" w:rsidRDefault="005A4893" w:rsidP="00E21C24">
            <w:pPr>
              <w:pStyle w:val="CopticCross"/>
            </w:pPr>
          </w:p>
        </w:tc>
        <w:tc>
          <w:tcPr>
            <w:tcW w:w="3960" w:type="dxa"/>
          </w:tcPr>
          <w:p w14:paraId="145F132B" w14:textId="2655A404" w:rsidR="005A4893" w:rsidRDefault="005A4893" w:rsidP="00E21C24">
            <w:pPr>
              <w:pStyle w:val="EngHang"/>
              <w:rPr>
                <w:shd w:val="clear" w:color="auto" w:fill="FFFFFF"/>
              </w:rPr>
            </w:pPr>
            <w:r>
              <w:rPr>
                <w:shd w:val="clear" w:color="auto" w:fill="FFFFFF"/>
              </w:rPr>
              <w:t>You enlightened the whole world</w:t>
            </w:r>
          </w:p>
          <w:p w14:paraId="1D9F0C4E" w14:textId="77777777" w:rsidR="005A4893" w:rsidRDefault="005A4893" w:rsidP="00E21C24">
            <w:pPr>
              <w:pStyle w:val="EngHang"/>
              <w:rPr>
                <w:shd w:val="clear" w:color="auto" w:fill="FFFFFF"/>
              </w:rPr>
            </w:pPr>
            <w:r>
              <w:rPr>
                <w:shd w:val="clear" w:color="auto" w:fill="FFFFFF"/>
              </w:rPr>
              <w:t>By your perseverance,</w:t>
            </w:r>
          </w:p>
          <w:p w14:paraId="3E81EE57" w14:textId="2461EFF9" w:rsidR="005A4893" w:rsidRDefault="005A4893" w:rsidP="00E21C24">
            <w:pPr>
              <w:pStyle w:val="EngHang"/>
              <w:rPr>
                <w:shd w:val="clear" w:color="auto" w:fill="FFFFFF"/>
              </w:rPr>
            </w:pPr>
            <w:r>
              <w:rPr>
                <w:shd w:val="clear" w:color="auto" w:fill="FFFFFF"/>
              </w:rPr>
              <w:t>O much-afflicted Job,</w:t>
            </w:r>
          </w:p>
          <w:p w14:paraId="1E6F1876" w14:textId="1EEF19EF" w:rsidR="005A4893" w:rsidRPr="00182B91" w:rsidRDefault="005A4893" w:rsidP="00E21C24">
            <w:pPr>
              <w:pStyle w:val="EngHangEnd"/>
              <w:rPr>
                <w:shd w:val="clear" w:color="auto" w:fill="FFFFFF"/>
              </w:rPr>
            </w:pPr>
            <w:r>
              <w:rPr>
                <w:shd w:val="clear" w:color="auto" w:fill="FFFFFF"/>
              </w:rPr>
              <w:t>Therefore we hono</w:t>
            </w:r>
            <w:r w:rsidR="00A93DD0">
              <w:rPr>
                <w:shd w:val="clear" w:color="auto" w:fill="FFFFFF"/>
              </w:rPr>
              <w:t>u</w:t>
            </w:r>
            <w:r>
              <w:rPr>
                <w:shd w:val="clear" w:color="auto" w:fill="FFFFFF"/>
              </w:rPr>
              <w:t>r and praise you.</w:t>
            </w:r>
          </w:p>
        </w:tc>
        <w:tc>
          <w:tcPr>
            <w:tcW w:w="288" w:type="dxa"/>
          </w:tcPr>
          <w:p w14:paraId="270A376B" w14:textId="77777777" w:rsidR="005A4893" w:rsidRDefault="005A4893" w:rsidP="00E21C24"/>
        </w:tc>
      </w:tr>
      <w:tr w:rsidR="005A4893" w14:paraId="3F03DF53" w14:textId="77777777" w:rsidTr="00E21C24">
        <w:trPr>
          <w:cantSplit/>
          <w:jc w:val="center"/>
        </w:trPr>
        <w:tc>
          <w:tcPr>
            <w:tcW w:w="288" w:type="dxa"/>
          </w:tcPr>
          <w:p w14:paraId="7496B18B" w14:textId="77777777" w:rsidR="005A4893" w:rsidRDefault="005A4893" w:rsidP="00E21C24">
            <w:pPr>
              <w:pStyle w:val="CopticCross"/>
            </w:pPr>
            <w:r w:rsidRPr="00FB5ACB">
              <w:t>¿</w:t>
            </w:r>
          </w:p>
        </w:tc>
        <w:tc>
          <w:tcPr>
            <w:tcW w:w="3960" w:type="dxa"/>
          </w:tcPr>
          <w:p w14:paraId="67DC602C" w14:textId="2F373270" w:rsidR="005A4893" w:rsidRDefault="005A4893" w:rsidP="00E21C24">
            <w:pPr>
              <w:pStyle w:val="EngHang"/>
              <w:rPr>
                <w:shd w:val="clear" w:color="auto" w:fill="FFFFFF"/>
              </w:rPr>
            </w:pPr>
            <w:r>
              <w:rPr>
                <w:shd w:val="clear" w:color="auto" w:fill="FFFFFF"/>
              </w:rPr>
              <w:t>And the Church praises you</w:t>
            </w:r>
          </w:p>
          <w:p w14:paraId="7396C0C3" w14:textId="2DF84F5A" w:rsidR="005A4893" w:rsidRDefault="005A4893" w:rsidP="00E21C24">
            <w:pPr>
              <w:pStyle w:val="EngHang"/>
              <w:rPr>
                <w:shd w:val="clear" w:color="auto" w:fill="FFFFFF"/>
              </w:rPr>
            </w:pPr>
            <w:r>
              <w:rPr>
                <w:shd w:val="clear" w:color="auto" w:fill="FFFFFF"/>
              </w:rPr>
              <w:t>As a model of endurance,</w:t>
            </w:r>
          </w:p>
          <w:p w14:paraId="2A0901AB" w14:textId="1BC2F1AE" w:rsidR="005A4893" w:rsidRDefault="005A4893" w:rsidP="00E21C24">
            <w:pPr>
              <w:pStyle w:val="EngHang"/>
              <w:rPr>
                <w:shd w:val="clear" w:color="auto" w:fill="FFFFFF"/>
              </w:rPr>
            </w:pPr>
            <w:r>
              <w:rPr>
                <w:shd w:val="clear" w:color="auto" w:fill="FFFFFF"/>
              </w:rPr>
              <w:t>And an example of virtue,</w:t>
            </w:r>
          </w:p>
          <w:p w14:paraId="0C6256C6" w14:textId="3C9F52E8" w:rsidR="005A4893" w:rsidRDefault="005A4893" w:rsidP="00E21C24">
            <w:pPr>
              <w:pStyle w:val="EngHangEnd"/>
            </w:pPr>
            <w:r>
              <w:rPr>
                <w:shd w:val="clear" w:color="auto" w:fill="FFFFFF"/>
              </w:rPr>
              <w:t>O righteous Job.</w:t>
            </w:r>
          </w:p>
        </w:tc>
        <w:tc>
          <w:tcPr>
            <w:tcW w:w="288" w:type="dxa"/>
          </w:tcPr>
          <w:p w14:paraId="33A794CA" w14:textId="77777777" w:rsidR="005A4893" w:rsidRDefault="005A4893" w:rsidP="00E21C24"/>
        </w:tc>
      </w:tr>
      <w:tr w:rsidR="005A4893" w14:paraId="36B14815" w14:textId="77777777" w:rsidTr="00E21C24">
        <w:trPr>
          <w:cantSplit/>
          <w:jc w:val="center"/>
        </w:trPr>
        <w:tc>
          <w:tcPr>
            <w:tcW w:w="288" w:type="dxa"/>
          </w:tcPr>
          <w:p w14:paraId="129B5A1B" w14:textId="77777777" w:rsidR="005A4893" w:rsidRDefault="005A4893" w:rsidP="00E21C24">
            <w:pPr>
              <w:pStyle w:val="CopticCross"/>
            </w:pPr>
          </w:p>
        </w:tc>
        <w:tc>
          <w:tcPr>
            <w:tcW w:w="3960" w:type="dxa"/>
          </w:tcPr>
          <w:p w14:paraId="6CDC8750" w14:textId="77777777" w:rsidR="005A4893" w:rsidRDefault="005A4893" w:rsidP="00E21C24">
            <w:pPr>
              <w:pStyle w:val="EngHang"/>
              <w:rPr>
                <w:shd w:val="clear" w:color="auto" w:fill="FFFFFF"/>
              </w:rPr>
            </w:pPr>
            <w:r>
              <w:rPr>
                <w:shd w:val="clear" w:color="auto" w:fill="FFFFFF"/>
              </w:rPr>
              <w:t>Pray to the Lord on our behalf,</w:t>
            </w:r>
          </w:p>
          <w:p w14:paraId="633FE92B" w14:textId="080D7C6E" w:rsidR="005A4893" w:rsidRDefault="005A4893" w:rsidP="00E21C24">
            <w:pPr>
              <w:pStyle w:val="EngHang"/>
              <w:rPr>
                <w:shd w:val="clear" w:color="auto" w:fill="FFFFFF"/>
              </w:rPr>
            </w:pPr>
            <w:r>
              <w:rPr>
                <w:shd w:val="clear" w:color="auto" w:fill="FFFFFF"/>
              </w:rPr>
              <w:t>O our saintly and righteous father,</w:t>
            </w:r>
          </w:p>
          <w:p w14:paraId="25E1000C" w14:textId="6BD3DE48" w:rsidR="005A4893" w:rsidRDefault="005A4893" w:rsidP="00E21C24">
            <w:pPr>
              <w:pStyle w:val="EngHang"/>
              <w:rPr>
                <w:shd w:val="clear" w:color="auto" w:fill="FFFFFF"/>
              </w:rPr>
            </w:pPr>
            <w:r>
              <w:rPr>
                <w:shd w:val="clear" w:color="auto" w:fill="FFFFFF"/>
              </w:rPr>
              <w:t>Job the righteous,</w:t>
            </w:r>
          </w:p>
          <w:p w14:paraId="43CB95A4" w14:textId="77777777" w:rsidR="005A4893" w:rsidRPr="00A40E4E" w:rsidRDefault="005A4893" w:rsidP="00E21C24">
            <w:pPr>
              <w:pStyle w:val="EngHangEnd"/>
            </w:pPr>
            <w:r>
              <w:rPr>
                <w:shd w:val="clear" w:color="auto" w:fill="FFFFFF"/>
              </w:rPr>
              <w:t>That He may forgive us our sins..</w:t>
            </w:r>
          </w:p>
        </w:tc>
        <w:tc>
          <w:tcPr>
            <w:tcW w:w="288" w:type="dxa"/>
          </w:tcPr>
          <w:p w14:paraId="743880C7" w14:textId="77777777" w:rsidR="005A4893" w:rsidRDefault="005A4893" w:rsidP="00E21C24"/>
        </w:tc>
      </w:tr>
    </w:tbl>
    <w:p w14:paraId="4644CD75" w14:textId="13B0940C" w:rsidR="00160DE3" w:rsidRDefault="00160DE3" w:rsidP="00160DE3">
      <w:pPr>
        <w:pStyle w:val="Heading3"/>
      </w:pPr>
      <w:bookmarkStart w:id="1743" w:name="_Toc485884615"/>
      <w:r>
        <w:t>April 28 /</w:t>
      </w:r>
      <w:r w:rsidR="00F66BB3">
        <w:t xml:space="preserve"> Pashons 3: Departure of St. Jas</w:t>
      </w:r>
      <w:r>
        <w:t>on the Disciple</w:t>
      </w:r>
      <w:bookmarkEnd w:id="1743"/>
    </w:p>
    <w:p w14:paraId="588AE276" w14:textId="0E55962B" w:rsidR="00191A26" w:rsidRDefault="00191A26" w:rsidP="00191A26">
      <w:pPr>
        <w:pStyle w:val="Rubric"/>
      </w:pPr>
      <w:bookmarkStart w:id="1744" w:name="_Toc410196215"/>
      <w:bookmarkStart w:id="1745" w:name="_Toc410196457"/>
      <w:bookmarkStart w:id="1746" w:name="_Toc410196959"/>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1EA45A" w14:textId="77777777" w:rsidR="00F66BB3" w:rsidRDefault="00F66BB3" w:rsidP="00F66BB3">
      <w:pPr>
        <w:pStyle w:val="Heading3"/>
      </w:pPr>
      <w:bookmarkStart w:id="1747" w:name="_Toc485884616"/>
      <w:r>
        <w:t>April 28 / Pashons 3: Also St. Theodore</w:t>
      </w:r>
      <w:r w:rsidR="00AF6F9B">
        <w:t xml:space="preserve"> the Disciple of St. Pachom</w:t>
      </w:r>
      <w:bookmarkEnd w:id="1747"/>
    </w:p>
    <w:p w14:paraId="29940895" w14:textId="08DFBAF5" w:rsidR="00F66BB3" w:rsidRDefault="00F66BB3" w:rsidP="00A93DD0">
      <w:pPr>
        <w:pStyle w:val="Rubric"/>
      </w:pPr>
      <w:r>
        <w:t>See</w:t>
      </w:r>
      <w:r w:rsidR="00A93DD0">
        <w:t xml:space="preserve"> </w:t>
      </w:r>
      <w:r w:rsidR="00A93DD0">
        <w:fldChar w:fldCharType="begin"/>
      </w:r>
      <w:r w:rsidR="00A93DD0">
        <w:instrText xml:space="preserve"> REF _Ref489387026 \h </w:instrText>
      </w:r>
      <w:r w:rsidR="00A93DD0">
        <w:fldChar w:fldCharType="separate"/>
      </w:r>
      <w:r w:rsidR="00A93DD0">
        <w:t>May 9 / Pashons 14: Also St. Pachomius</w:t>
      </w:r>
      <w:r w:rsidR="00A93DD0">
        <w:fldChar w:fldCharType="end"/>
      </w:r>
      <w:r w:rsidR="00A93DD0">
        <w:t xml:space="preserve"> </w:t>
      </w:r>
      <w:r w:rsidR="00DB1A80">
        <w:t>, page</w:t>
      </w:r>
      <w:r w:rsidR="00A93DD0">
        <w:t xml:space="preserve"> </w:t>
      </w:r>
      <w:r w:rsidR="00A93DD0">
        <w:fldChar w:fldCharType="begin"/>
      </w:r>
      <w:r w:rsidR="00A93DD0">
        <w:instrText xml:space="preserve"> PAGEREF _Ref489387048 \h </w:instrText>
      </w:r>
      <w:r w:rsidR="00A93DD0">
        <w:fldChar w:fldCharType="separate"/>
      </w:r>
      <w:r w:rsidR="00A93DD0">
        <w:rPr>
          <w:noProof/>
        </w:rPr>
        <w:t>1029</w:t>
      </w:r>
      <w:r w:rsidR="00A93DD0">
        <w:fldChar w:fldCharType="end"/>
      </w:r>
      <w:r w:rsidR="00DB1A80">
        <w:t>.</w:t>
      </w:r>
    </w:p>
    <w:p w14:paraId="2D7170DD" w14:textId="5245A4B5" w:rsidR="00FD5DB0" w:rsidRDefault="00FD5DB0" w:rsidP="00FD5DB0">
      <w:pPr>
        <w:pStyle w:val="Heading3"/>
      </w:pPr>
      <w:bookmarkStart w:id="1748" w:name="_Toc485884617"/>
      <w:r>
        <w:lastRenderedPageBreak/>
        <w:t>April 30 / Pashons 5: Jeremias the Prophet</w:t>
      </w:r>
      <w:bookmarkEnd w:id="1748"/>
    </w:p>
    <w:p w14:paraId="732C7B8D" w14:textId="3094CAC0" w:rsidR="00FD5DB0" w:rsidRDefault="00FD5DB0" w:rsidP="00FD5DB0">
      <w:pPr>
        <w:pStyle w:val="Heading4"/>
      </w:pPr>
      <w:bookmarkStart w:id="1749" w:name="_Ref485798008"/>
      <w:r>
        <w:t>The Doxology for Prophet Jeremias</w:t>
      </w:r>
      <w:r>
        <w:rPr>
          <w:rStyle w:val="FootnoteReference"/>
        </w:rPr>
        <w:footnoteReference w:id="1064"/>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D5DB0" w14:paraId="13F41EF1" w14:textId="77777777" w:rsidTr="00E21C24">
        <w:trPr>
          <w:cantSplit/>
          <w:jc w:val="center"/>
        </w:trPr>
        <w:tc>
          <w:tcPr>
            <w:tcW w:w="288" w:type="dxa"/>
          </w:tcPr>
          <w:p w14:paraId="0C8CC557" w14:textId="77777777" w:rsidR="00FD5DB0" w:rsidRDefault="00FD5DB0" w:rsidP="00E21C24">
            <w:pPr>
              <w:pStyle w:val="CopticCross"/>
            </w:pPr>
          </w:p>
        </w:tc>
        <w:tc>
          <w:tcPr>
            <w:tcW w:w="3960" w:type="dxa"/>
          </w:tcPr>
          <w:p w14:paraId="03C1819D" w14:textId="3FC28333" w:rsidR="00FD5DB0" w:rsidRDefault="00FD5DB0" w:rsidP="00E21C24">
            <w:pPr>
              <w:pStyle w:val="EngHang"/>
              <w:rPr>
                <w:shd w:val="clear" w:color="auto" w:fill="FFFFFF"/>
              </w:rPr>
            </w:pPr>
            <w:r>
              <w:rPr>
                <w:shd w:val="clear" w:color="auto" w:fill="FFFFFF"/>
              </w:rPr>
              <w:t>You cleaned your</w:t>
            </w:r>
          </w:p>
          <w:p w14:paraId="24302242" w14:textId="6CA0EFFA" w:rsidR="00FD5DB0" w:rsidRDefault="00FD5DB0" w:rsidP="00E21C24">
            <w:pPr>
              <w:pStyle w:val="EngHang"/>
              <w:rPr>
                <w:shd w:val="clear" w:color="auto" w:fill="FFFFFF"/>
              </w:rPr>
            </w:pPr>
            <w:r>
              <w:rPr>
                <w:shd w:val="clear" w:color="auto" w:fill="FFFFFF"/>
              </w:rPr>
              <w:t>Radiant heart through the Spirit,</w:t>
            </w:r>
          </w:p>
          <w:p w14:paraId="75233471" w14:textId="617B5DD6" w:rsidR="00FD5DB0" w:rsidRDefault="00FD5DB0" w:rsidP="00E21C24">
            <w:pPr>
              <w:pStyle w:val="EngHang"/>
              <w:rPr>
                <w:shd w:val="clear" w:color="auto" w:fill="FFFFFF"/>
              </w:rPr>
            </w:pPr>
            <w:r>
              <w:rPr>
                <w:shd w:val="clear" w:color="auto" w:fill="FFFFFF"/>
              </w:rPr>
              <w:t>O great prophet and martyr,</w:t>
            </w:r>
          </w:p>
          <w:p w14:paraId="31962047" w14:textId="0E567027" w:rsidR="00FD5DB0" w:rsidRDefault="00FD5DB0" w:rsidP="00FD5DB0">
            <w:pPr>
              <w:pStyle w:val="EngHangEnd"/>
            </w:pPr>
            <w:r>
              <w:rPr>
                <w:shd w:val="clear" w:color="auto" w:fill="FFFFFF"/>
              </w:rPr>
              <w:t>Glorious Jeremias,</w:t>
            </w:r>
          </w:p>
        </w:tc>
        <w:tc>
          <w:tcPr>
            <w:tcW w:w="288" w:type="dxa"/>
          </w:tcPr>
          <w:p w14:paraId="67611F21" w14:textId="77777777" w:rsidR="00FD5DB0" w:rsidRDefault="00FD5DB0" w:rsidP="00E21C24"/>
        </w:tc>
      </w:tr>
      <w:tr w:rsidR="00FD5DB0" w14:paraId="1DC8548A" w14:textId="77777777" w:rsidTr="00E21C24">
        <w:trPr>
          <w:cantSplit/>
          <w:jc w:val="center"/>
        </w:trPr>
        <w:tc>
          <w:tcPr>
            <w:tcW w:w="288" w:type="dxa"/>
          </w:tcPr>
          <w:p w14:paraId="1753B0E3" w14:textId="77777777" w:rsidR="00FD5DB0" w:rsidRDefault="00FD5DB0" w:rsidP="00E21C24">
            <w:pPr>
              <w:pStyle w:val="CopticCross"/>
            </w:pPr>
            <w:r w:rsidRPr="00FB5ACB">
              <w:t>¿</w:t>
            </w:r>
          </w:p>
        </w:tc>
        <w:tc>
          <w:tcPr>
            <w:tcW w:w="3960" w:type="dxa"/>
          </w:tcPr>
          <w:p w14:paraId="5220961C" w14:textId="5774AAD4" w:rsidR="00FD5DB0" w:rsidRDefault="00FD5DB0" w:rsidP="00E21C24">
            <w:pPr>
              <w:pStyle w:val="EngHang"/>
              <w:rPr>
                <w:shd w:val="clear" w:color="auto" w:fill="FFFFFF"/>
              </w:rPr>
            </w:pPr>
            <w:r>
              <w:rPr>
                <w:shd w:val="clear" w:color="auto" w:fill="FFFFFF"/>
              </w:rPr>
              <w:t>You received the gift</w:t>
            </w:r>
          </w:p>
          <w:p w14:paraId="31CA6C8B" w14:textId="7B41D541" w:rsidR="00FD5DB0" w:rsidRDefault="00FD5DB0" w:rsidP="00E21C24">
            <w:pPr>
              <w:pStyle w:val="EngHang"/>
              <w:rPr>
                <w:shd w:val="clear" w:color="auto" w:fill="FFFFFF"/>
              </w:rPr>
            </w:pPr>
            <w:r>
              <w:rPr>
                <w:shd w:val="clear" w:color="auto" w:fill="FFFFFF"/>
              </w:rPr>
              <w:t>Of prophecy from on high.</w:t>
            </w:r>
          </w:p>
          <w:p w14:paraId="279F27BC" w14:textId="54072C35" w:rsidR="00FD5DB0" w:rsidRDefault="00FD5DB0" w:rsidP="00E21C24">
            <w:pPr>
              <w:pStyle w:val="EngHang"/>
              <w:rPr>
                <w:shd w:val="clear" w:color="auto" w:fill="FFFFFF"/>
              </w:rPr>
            </w:pPr>
            <w:r>
              <w:rPr>
                <w:shd w:val="clear" w:color="auto" w:fill="FFFFFF"/>
              </w:rPr>
              <w:t>You cried out to the nations</w:t>
            </w:r>
          </w:p>
          <w:p w14:paraId="472B9B9E" w14:textId="627067CA" w:rsidR="00FD5DB0" w:rsidRDefault="00FD5DB0" w:rsidP="00E21C24">
            <w:pPr>
              <w:pStyle w:val="EngHangEnd"/>
            </w:pPr>
            <w:r>
              <w:rPr>
                <w:shd w:val="clear" w:color="auto" w:fill="FFFFFF"/>
              </w:rPr>
              <w:t>With a great voice,</w:t>
            </w:r>
          </w:p>
        </w:tc>
        <w:tc>
          <w:tcPr>
            <w:tcW w:w="288" w:type="dxa"/>
          </w:tcPr>
          <w:p w14:paraId="6EFDE85E" w14:textId="77777777" w:rsidR="00FD5DB0" w:rsidRDefault="00FD5DB0" w:rsidP="00E21C24"/>
        </w:tc>
      </w:tr>
      <w:tr w:rsidR="00FD5DB0" w14:paraId="4E7833DD" w14:textId="77777777" w:rsidTr="00E21C24">
        <w:trPr>
          <w:cantSplit/>
          <w:jc w:val="center"/>
        </w:trPr>
        <w:tc>
          <w:tcPr>
            <w:tcW w:w="288" w:type="dxa"/>
          </w:tcPr>
          <w:p w14:paraId="295FE550" w14:textId="77777777" w:rsidR="00FD5DB0" w:rsidRDefault="00FD5DB0" w:rsidP="00E21C24">
            <w:pPr>
              <w:pStyle w:val="CopticCross"/>
            </w:pPr>
          </w:p>
        </w:tc>
        <w:tc>
          <w:tcPr>
            <w:tcW w:w="3960" w:type="dxa"/>
          </w:tcPr>
          <w:p w14:paraId="12D156D7" w14:textId="41E34705" w:rsidR="00FD5DB0" w:rsidRDefault="00FD5DB0" w:rsidP="00E21C24">
            <w:pPr>
              <w:pStyle w:val="EngHang"/>
              <w:rPr>
                <w:shd w:val="clear" w:color="auto" w:fill="FFFFFF"/>
              </w:rPr>
            </w:pPr>
            <w:r>
              <w:rPr>
                <w:shd w:val="clear" w:color="auto" w:fill="FFFFFF"/>
              </w:rPr>
              <w:t>“This is our God!</w:t>
            </w:r>
          </w:p>
          <w:p w14:paraId="47286D0D" w14:textId="5BB83E70" w:rsidR="00FD5DB0" w:rsidRDefault="00FD5DB0" w:rsidP="00E21C24">
            <w:pPr>
              <w:pStyle w:val="EngHang"/>
              <w:rPr>
                <w:shd w:val="clear" w:color="auto" w:fill="FFFFFF"/>
              </w:rPr>
            </w:pPr>
            <w:r>
              <w:rPr>
                <w:shd w:val="clear" w:color="auto" w:fill="FFFFFF"/>
              </w:rPr>
              <w:t>There is no other besides Him,</w:t>
            </w:r>
          </w:p>
          <w:p w14:paraId="4640242E" w14:textId="5B96791E" w:rsidR="00FD5DB0" w:rsidRDefault="00FD5DB0" w:rsidP="00E21C24">
            <w:pPr>
              <w:pStyle w:val="EngHang"/>
              <w:rPr>
                <w:shd w:val="clear" w:color="auto" w:fill="FFFFFF"/>
              </w:rPr>
            </w:pPr>
            <w:r>
              <w:rPr>
                <w:shd w:val="clear" w:color="auto" w:fill="FFFFFF"/>
              </w:rPr>
              <w:t>He Who became incarnate,</w:t>
            </w:r>
          </w:p>
          <w:p w14:paraId="03FD2996" w14:textId="3B2BFA63" w:rsidR="00FD5DB0" w:rsidRPr="00182B91" w:rsidRDefault="00FD5DB0" w:rsidP="00E21C24">
            <w:pPr>
              <w:pStyle w:val="EngHangEnd"/>
              <w:rPr>
                <w:shd w:val="clear" w:color="auto" w:fill="FFFFFF"/>
              </w:rPr>
            </w:pPr>
            <w:r>
              <w:rPr>
                <w:shd w:val="clear" w:color="auto" w:fill="FFFFFF"/>
              </w:rPr>
              <w:t>And appeared on earth.”</w:t>
            </w:r>
          </w:p>
        </w:tc>
        <w:tc>
          <w:tcPr>
            <w:tcW w:w="288" w:type="dxa"/>
          </w:tcPr>
          <w:p w14:paraId="22310ACE" w14:textId="77777777" w:rsidR="00FD5DB0" w:rsidRDefault="00FD5DB0" w:rsidP="00E21C24"/>
        </w:tc>
      </w:tr>
      <w:tr w:rsidR="00FD5DB0" w14:paraId="3E062CE4" w14:textId="77777777" w:rsidTr="00E21C24">
        <w:trPr>
          <w:cantSplit/>
          <w:jc w:val="center"/>
        </w:trPr>
        <w:tc>
          <w:tcPr>
            <w:tcW w:w="288" w:type="dxa"/>
          </w:tcPr>
          <w:p w14:paraId="49D00ADB" w14:textId="6EF012F6" w:rsidR="00FD5DB0" w:rsidRDefault="00FD5DB0" w:rsidP="00E21C24">
            <w:pPr>
              <w:pStyle w:val="CopticCross"/>
            </w:pPr>
            <w:r w:rsidRPr="00FB5ACB">
              <w:t>¿</w:t>
            </w:r>
          </w:p>
        </w:tc>
        <w:tc>
          <w:tcPr>
            <w:tcW w:w="3960" w:type="dxa"/>
          </w:tcPr>
          <w:p w14:paraId="4D3D550A" w14:textId="77777777" w:rsidR="00FD5DB0" w:rsidRDefault="00FD5DB0" w:rsidP="00E21C24">
            <w:pPr>
              <w:pStyle w:val="EngHang"/>
              <w:rPr>
                <w:shd w:val="clear" w:color="auto" w:fill="FFFFFF"/>
              </w:rPr>
            </w:pPr>
            <w:r>
              <w:rPr>
                <w:shd w:val="clear" w:color="auto" w:fill="FFFFFF"/>
              </w:rPr>
              <w:t>Pray to the Lord on our behalf,</w:t>
            </w:r>
          </w:p>
          <w:p w14:paraId="44F44689" w14:textId="77777777" w:rsidR="00FD5DB0" w:rsidRDefault="00FD5DB0" w:rsidP="00E21C24">
            <w:pPr>
              <w:pStyle w:val="EngHang"/>
              <w:rPr>
                <w:shd w:val="clear" w:color="auto" w:fill="FFFFFF"/>
              </w:rPr>
            </w:pPr>
            <w:r>
              <w:rPr>
                <w:shd w:val="clear" w:color="auto" w:fill="FFFFFF"/>
              </w:rPr>
              <w:t>O our saintly and righteous father,</w:t>
            </w:r>
          </w:p>
          <w:p w14:paraId="6A42D0CE" w14:textId="445D209B" w:rsidR="00FD5DB0" w:rsidRDefault="00FD5DB0" w:rsidP="00E21C24">
            <w:pPr>
              <w:pStyle w:val="EngHang"/>
              <w:rPr>
                <w:shd w:val="clear" w:color="auto" w:fill="FFFFFF"/>
              </w:rPr>
            </w:pPr>
            <w:r>
              <w:rPr>
                <w:shd w:val="clear" w:color="auto" w:fill="FFFFFF"/>
              </w:rPr>
              <w:t>Jeremias the prophet,</w:t>
            </w:r>
          </w:p>
          <w:p w14:paraId="20516347" w14:textId="77777777" w:rsidR="00FD5DB0" w:rsidRPr="00A40E4E" w:rsidRDefault="00FD5DB0" w:rsidP="00E21C24">
            <w:pPr>
              <w:pStyle w:val="EngHangEnd"/>
            </w:pPr>
            <w:r>
              <w:rPr>
                <w:shd w:val="clear" w:color="auto" w:fill="FFFFFF"/>
              </w:rPr>
              <w:t>That He may forgive us our sins..</w:t>
            </w:r>
          </w:p>
        </w:tc>
        <w:tc>
          <w:tcPr>
            <w:tcW w:w="288" w:type="dxa"/>
          </w:tcPr>
          <w:p w14:paraId="6D5A589B" w14:textId="77777777" w:rsidR="00FD5DB0" w:rsidRDefault="00FD5DB0" w:rsidP="00E21C24"/>
        </w:tc>
      </w:tr>
    </w:tbl>
    <w:p w14:paraId="54CC97EF" w14:textId="77777777" w:rsidR="00FD5DB0" w:rsidRPr="00FD5DB0" w:rsidRDefault="00FD5DB0" w:rsidP="00FD5DB0"/>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750" w:name="_Toc485884453"/>
      <w:bookmarkStart w:id="1751" w:name="May"/>
      <w:bookmarkEnd w:id="1719"/>
      <w:r>
        <w:lastRenderedPageBreak/>
        <w:t>May</w:t>
      </w:r>
      <w:r w:rsidR="00495F1A">
        <w:t xml:space="preserve"> or </w:t>
      </w:r>
      <w:bookmarkEnd w:id="1744"/>
      <w:bookmarkEnd w:id="1745"/>
      <w:bookmarkEnd w:id="1746"/>
      <w:r w:rsidRPr="00FB5E62">
        <w:rPr>
          <w:rFonts w:ascii="FreeSerifAvvaShenouda" w:eastAsia="Arial Unicode MS" w:hAnsi="FreeSerifAvvaShenouda" w:cs="FreeSerifAvvaShenouda"/>
          <w:lang w:val="en-US"/>
        </w:rPr>
        <w:t>Ⲡⲁϣⲁⲛⲥ</w:t>
      </w:r>
      <w:bookmarkEnd w:id="1750"/>
    </w:p>
    <w:bookmarkStart w:id="1752" w:name="_Ref434563583" w:displacedByCustomXml="next"/>
    <w:bookmarkStart w:id="1753" w:name="_Toc410196960" w:displacedByCustomXml="next"/>
    <w:bookmarkStart w:id="1754" w:name="_Toc410196458" w:displacedByCustomXml="next"/>
    <w:bookmarkStart w:id="1755" w:name="_Toc410196216" w:displacedByCustomXml="next"/>
    <w:sdt>
      <w:sdtPr>
        <w:id w:val="-252591667"/>
        <w:docPartObj>
          <w:docPartGallery w:val="Table of Contents"/>
          <w:docPartUnique/>
        </w:docPartObj>
      </w:sdtPr>
      <w:sdtEndPr>
        <w:rPr>
          <w:b/>
          <w:bCs/>
          <w:noProof/>
        </w:rPr>
      </w:sdtEndPr>
      <w:sdtContent>
        <w:p w14:paraId="383B726E" w14:textId="115BFDC5"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85884618" w:history="1">
            <w:r w:rsidR="00710C7C" w:rsidRPr="001B14C3">
              <w:rPr>
                <w:rStyle w:val="Hyperlink"/>
                <w:noProof/>
              </w:rPr>
              <w:t>May 1 / Pashons 6: St. Macarius of Alexandria, the Presbyter</w:t>
            </w:r>
            <w:r w:rsidR="00710C7C">
              <w:rPr>
                <w:noProof/>
                <w:webHidden/>
              </w:rPr>
              <w:tab/>
            </w:r>
            <w:r w:rsidR="00710C7C">
              <w:rPr>
                <w:noProof/>
                <w:webHidden/>
              </w:rPr>
              <w:fldChar w:fldCharType="begin"/>
            </w:r>
            <w:r w:rsidR="00710C7C">
              <w:rPr>
                <w:noProof/>
                <w:webHidden/>
              </w:rPr>
              <w:instrText xml:space="preserve"> PAGEREF _Toc485884618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5BA1B336" w14:textId="0F41EA9D" w:rsidR="00710C7C" w:rsidRDefault="00365E38">
          <w:pPr>
            <w:pStyle w:val="TOC3"/>
            <w:tabs>
              <w:tab w:val="right" w:leader="dot" w:pos="8846"/>
            </w:tabs>
            <w:rPr>
              <w:rFonts w:asciiTheme="minorHAnsi" w:eastAsiaTheme="minorEastAsia" w:hAnsiTheme="minorHAnsi"/>
              <w:noProof/>
              <w:sz w:val="22"/>
              <w:lang w:val="en-US"/>
            </w:rPr>
          </w:pPr>
          <w:hyperlink w:anchor="_Toc485884619" w:history="1">
            <w:r w:rsidR="00710C7C" w:rsidRPr="001B14C3">
              <w:rPr>
                <w:rStyle w:val="Hyperlink"/>
                <w:noProof/>
              </w:rPr>
              <w:t>May 2 / Pashons 7: St. Athanasius the Apostolic</w:t>
            </w:r>
            <w:r w:rsidR="00710C7C">
              <w:rPr>
                <w:noProof/>
                <w:webHidden/>
              </w:rPr>
              <w:tab/>
            </w:r>
            <w:r w:rsidR="00710C7C">
              <w:rPr>
                <w:noProof/>
                <w:webHidden/>
              </w:rPr>
              <w:fldChar w:fldCharType="begin"/>
            </w:r>
            <w:r w:rsidR="00710C7C">
              <w:rPr>
                <w:noProof/>
                <w:webHidden/>
              </w:rPr>
              <w:instrText xml:space="preserve"> PAGEREF _Toc485884619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656502DF" w14:textId="158D1B0E" w:rsidR="00710C7C" w:rsidRDefault="00365E38">
          <w:pPr>
            <w:pStyle w:val="TOC3"/>
            <w:tabs>
              <w:tab w:val="right" w:leader="dot" w:pos="8846"/>
            </w:tabs>
            <w:rPr>
              <w:rFonts w:asciiTheme="minorHAnsi" w:eastAsiaTheme="minorEastAsia" w:hAnsiTheme="minorHAnsi"/>
              <w:noProof/>
              <w:sz w:val="22"/>
              <w:lang w:val="en-US"/>
            </w:rPr>
          </w:pPr>
          <w:hyperlink w:anchor="_Toc485884620" w:history="1">
            <w:r w:rsidR="00710C7C" w:rsidRPr="001B14C3">
              <w:rPr>
                <w:rStyle w:val="Hyperlink"/>
                <w:noProof/>
              </w:rPr>
              <w:t>May 5 / Pashons 10: The Three Holy Youths</w:t>
            </w:r>
            <w:r w:rsidR="00710C7C">
              <w:rPr>
                <w:noProof/>
                <w:webHidden/>
              </w:rPr>
              <w:tab/>
            </w:r>
            <w:r w:rsidR="00710C7C">
              <w:rPr>
                <w:noProof/>
                <w:webHidden/>
              </w:rPr>
              <w:fldChar w:fldCharType="begin"/>
            </w:r>
            <w:r w:rsidR="00710C7C">
              <w:rPr>
                <w:noProof/>
                <w:webHidden/>
              </w:rPr>
              <w:instrText xml:space="preserve"> PAGEREF _Toc485884620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6F2C0032" w14:textId="5F053AAC" w:rsidR="00710C7C" w:rsidRDefault="00365E38">
          <w:pPr>
            <w:pStyle w:val="TOC3"/>
            <w:tabs>
              <w:tab w:val="right" w:leader="dot" w:pos="8846"/>
            </w:tabs>
            <w:rPr>
              <w:rFonts w:asciiTheme="minorHAnsi" w:eastAsiaTheme="minorEastAsia" w:hAnsiTheme="minorHAnsi"/>
              <w:noProof/>
              <w:sz w:val="22"/>
              <w:lang w:val="en-US"/>
            </w:rPr>
          </w:pPr>
          <w:hyperlink w:anchor="_Toc485884621" w:history="1">
            <w:r w:rsidR="00710C7C" w:rsidRPr="001B14C3">
              <w:rPr>
                <w:rStyle w:val="Hyperlink"/>
                <w:noProof/>
              </w:rPr>
              <w:t>May 7 / Pashons 12: Commemoration of Archangel Michael</w:t>
            </w:r>
            <w:r w:rsidR="00710C7C">
              <w:rPr>
                <w:noProof/>
                <w:webHidden/>
              </w:rPr>
              <w:tab/>
            </w:r>
            <w:r w:rsidR="00710C7C">
              <w:rPr>
                <w:noProof/>
                <w:webHidden/>
              </w:rPr>
              <w:fldChar w:fldCharType="begin"/>
            </w:r>
            <w:r w:rsidR="00710C7C">
              <w:rPr>
                <w:noProof/>
                <w:webHidden/>
              </w:rPr>
              <w:instrText xml:space="preserve"> PAGEREF _Toc485884621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0610808B" w14:textId="74E9FC7D" w:rsidR="00710C7C" w:rsidRDefault="00365E38">
          <w:pPr>
            <w:pStyle w:val="TOC3"/>
            <w:tabs>
              <w:tab w:val="right" w:leader="dot" w:pos="8846"/>
            </w:tabs>
            <w:rPr>
              <w:rFonts w:asciiTheme="minorHAnsi" w:eastAsiaTheme="minorEastAsia" w:hAnsiTheme="minorHAnsi"/>
              <w:noProof/>
              <w:sz w:val="22"/>
              <w:lang w:val="en-US"/>
            </w:rPr>
          </w:pPr>
          <w:hyperlink w:anchor="_Toc485884622" w:history="1">
            <w:r w:rsidR="00710C7C" w:rsidRPr="001B14C3">
              <w:rPr>
                <w:rStyle w:val="Hyperlink"/>
                <w:noProof/>
              </w:rPr>
              <w:t>May 7 / Pashons 12: Also the Consecration of the Church of St. Demiana</w:t>
            </w:r>
            <w:r w:rsidR="00710C7C">
              <w:rPr>
                <w:noProof/>
                <w:webHidden/>
              </w:rPr>
              <w:tab/>
            </w:r>
            <w:r w:rsidR="00710C7C">
              <w:rPr>
                <w:noProof/>
                <w:webHidden/>
              </w:rPr>
              <w:fldChar w:fldCharType="begin"/>
            </w:r>
            <w:r w:rsidR="00710C7C">
              <w:rPr>
                <w:noProof/>
                <w:webHidden/>
              </w:rPr>
              <w:instrText xml:space="preserve"> PAGEREF _Toc485884622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42200A12" w14:textId="384D3982" w:rsidR="00710C7C" w:rsidRDefault="00365E38">
          <w:pPr>
            <w:pStyle w:val="TOC3"/>
            <w:tabs>
              <w:tab w:val="right" w:leader="dot" w:pos="8846"/>
            </w:tabs>
            <w:rPr>
              <w:rFonts w:asciiTheme="minorHAnsi" w:eastAsiaTheme="minorEastAsia" w:hAnsiTheme="minorHAnsi"/>
              <w:noProof/>
              <w:sz w:val="22"/>
              <w:lang w:val="en-US"/>
            </w:rPr>
          </w:pPr>
          <w:hyperlink w:anchor="_Toc485884623" w:history="1">
            <w:r w:rsidR="00710C7C" w:rsidRPr="001B14C3">
              <w:rPr>
                <w:rStyle w:val="Hyperlink"/>
                <w:noProof/>
              </w:rPr>
              <w:t>May 8 / Pashons 13 St. Junia of the Seventy Two Disciples</w:t>
            </w:r>
            <w:r w:rsidR="00710C7C">
              <w:rPr>
                <w:noProof/>
                <w:webHidden/>
              </w:rPr>
              <w:tab/>
            </w:r>
            <w:r w:rsidR="00710C7C">
              <w:rPr>
                <w:noProof/>
                <w:webHidden/>
              </w:rPr>
              <w:fldChar w:fldCharType="begin"/>
            </w:r>
            <w:r w:rsidR="00710C7C">
              <w:rPr>
                <w:noProof/>
                <w:webHidden/>
              </w:rPr>
              <w:instrText xml:space="preserve"> PAGEREF _Toc485884623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622F2982" w14:textId="0262117F" w:rsidR="00710C7C" w:rsidRDefault="00365E38">
          <w:pPr>
            <w:pStyle w:val="TOC3"/>
            <w:tabs>
              <w:tab w:val="right" w:leader="dot" w:pos="8846"/>
            </w:tabs>
            <w:rPr>
              <w:rFonts w:asciiTheme="minorHAnsi" w:eastAsiaTheme="minorEastAsia" w:hAnsiTheme="minorHAnsi"/>
              <w:noProof/>
              <w:sz w:val="22"/>
              <w:lang w:val="en-US"/>
            </w:rPr>
          </w:pPr>
          <w:hyperlink w:anchor="_Toc485884624" w:history="1">
            <w:r w:rsidR="00710C7C" w:rsidRPr="001B14C3">
              <w:rPr>
                <w:rStyle w:val="Hyperlink"/>
                <w:noProof/>
              </w:rPr>
              <w:t>May 8 / Pashons 13 Also St. Arsenius</w:t>
            </w:r>
            <w:r w:rsidR="00710C7C">
              <w:rPr>
                <w:noProof/>
                <w:webHidden/>
              </w:rPr>
              <w:tab/>
            </w:r>
            <w:r w:rsidR="00710C7C">
              <w:rPr>
                <w:noProof/>
                <w:webHidden/>
              </w:rPr>
              <w:fldChar w:fldCharType="begin"/>
            </w:r>
            <w:r w:rsidR="00710C7C">
              <w:rPr>
                <w:noProof/>
                <w:webHidden/>
              </w:rPr>
              <w:instrText xml:space="preserve"> PAGEREF _Toc485884624 \h </w:instrText>
            </w:r>
            <w:r w:rsidR="00710C7C">
              <w:rPr>
                <w:noProof/>
                <w:webHidden/>
              </w:rPr>
            </w:r>
            <w:r w:rsidR="00710C7C">
              <w:rPr>
                <w:noProof/>
                <w:webHidden/>
              </w:rPr>
              <w:fldChar w:fldCharType="separate"/>
            </w:r>
            <w:r w:rsidR="000E2EAC">
              <w:rPr>
                <w:noProof/>
                <w:webHidden/>
              </w:rPr>
              <w:t>1032</w:t>
            </w:r>
            <w:r w:rsidR="00710C7C">
              <w:rPr>
                <w:noProof/>
                <w:webHidden/>
              </w:rPr>
              <w:fldChar w:fldCharType="end"/>
            </w:r>
          </w:hyperlink>
        </w:p>
        <w:p w14:paraId="46583951" w14:textId="20587C72" w:rsidR="00710C7C" w:rsidRDefault="00365E38">
          <w:pPr>
            <w:pStyle w:val="TOC3"/>
            <w:tabs>
              <w:tab w:val="right" w:leader="dot" w:pos="8846"/>
            </w:tabs>
            <w:rPr>
              <w:rFonts w:asciiTheme="minorHAnsi" w:eastAsiaTheme="minorEastAsia" w:hAnsiTheme="minorHAnsi"/>
              <w:noProof/>
              <w:sz w:val="22"/>
              <w:lang w:val="en-US"/>
            </w:rPr>
          </w:pPr>
          <w:hyperlink w:anchor="_Toc485884625" w:history="1">
            <w:r w:rsidR="00710C7C" w:rsidRPr="001B14C3">
              <w:rPr>
                <w:rStyle w:val="Hyperlink"/>
                <w:noProof/>
              </w:rPr>
              <w:t>May 9 / Pashons 14: St. Christopher</w:t>
            </w:r>
            <w:r w:rsidR="00710C7C">
              <w:rPr>
                <w:noProof/>
                <w:webHidden/>
              </w:rPr>
              <w:tab/>
            </w:r>
            <w:r w:rsidR="00710C7C">
              <w:rPr>
                <w:noProof/>
                <w:webHidden/>
              </w:rPr>
              <w:fldChar w:fldCharType="begin"/>
            </w:r>
            <w:r w:rsidR="00710C7C">
              <w:rPr>
                <w:noProof/>
                <w:webHidden/>
              </w:rPr>
              <w:instrText xml:space="preserve"> PAGEREF _Toc485884625 \h </w:instrText>
            </w:r>
            <w:r w:rsidR="00710C7C">
              <w:rPr>
                <w:noProof/>
                <w:webHidden/>
              </w:rPr>
            </w:r>
            <w:r w:rsidR="00710C7C">
              <w:rPr>
                <w:noProof/>
                <w:webHidden/>
              </w:rPr>
              <w:fldChar w:fldCharType="separate"/>
            </w:r>
            <w:r w:rsidR="000E2EAC">
              <w:rPr>
                <w:noProof/>
                <w:webHidden/>
              </w:rPr>
              <w:t>1033</w:t>
            </w:r>
            <w:r w:rsidR="00710C7C">
              <w:rPr>
                <w:noProof/>
                <w:webHidden/>
              </w:rPr>
              <w:fldChar w:fldCharType="end"/>
            </w:r>
          </w:hyperlink>
        </w:p>
        <w:p w14:paraId="419BB124" w14:textId="1DF4E1AF" w:rsidR="00710C7C" w:rsidRDefault="00365E38">
          <w:pPr>
            <w:pStyle w:val="TOC3"/>
            <w:tabs>
              <w:tab w:val="right" w:leader="dot" w:pos="8846"/>
            </w:tabs>
            <w:rPr>
              <w:rFonts w:asciiTheme="minorHAnsi" w:eastAsiaTheme="minorEastAsia" w:hAnsiTheme="minorHAnsi"/>
              <w:noProof/>
              <w:sz w:val="22"/>
              <w:lang w:val="en-US"/>
            </w:rPr>
          </w:pPr>
          <w:hyperlink w:anchor="_Toc485884626" w:history="1">
            <w:r w:rsidR="00710C7C" w:rsidRPr="001B14C3">
              <w:rPr>
                <w:rStyle w:val="Hyperlink"/>
                <w:noProof/>
              </w:rPr>
              <w:t>May 9 / Pashons 14: Also St. Pachomius</w:t>
            </w:r>
            <w:r w:rsidR="00710C7C">
              <w:rPr>
                <w:noProof/>
                <w:webHidden/>
              </w:rPr>
              <w:tab/>
            </w:r>
            <w:r w:rsidR="00710C7C">
              <w:rPr>
                <w:noProof/>
                <w:webHidden/>
              </w:rPr>
              <w:fldChar w:fldCharType="begin"/>
            </w:r>
            <w:r w:rsidR="00710C7C">
              <w:rPr>
                <w:noProof/>
                <w:webHidden/>
              </w:rPr>
              <w:instrText xml:space="preserve"> PAGEREF _Toc485884626 \h </w:instrText>
            </w:r>
            <w:r w:rsidR="00710C7C">
              <w:rPr>
                <w:noProof/>
                <w:webHidden/>
              </w:rPr>
            </w:r>
            <w:r w:rsidR="00710C7C">
              <w:rPr>
                <w:noProof/>
                <w:webHidden/>
              </w:rPr>
              <w:fldChar w:fldCharType="separate"/>
            </w:r>
            <w:r w:rsidR="000E2EAC">
              <w:rPr>
                <w:noProof/>
                <w:webHidden/>
              </w:rPr>
              <w:t>1034</w:t>
            </w:r>
            <w:r w:rsidR="00710C7C">
              <w:rPr>
                <w:noProof/>
                <w:webHidden/>
              </w:rPr>
              <w:fldChar w:fldCharType="end"/>
            </w:r>
          </w:hyperlink>
        </w:p>
        <w:p w14:paraId="0CE78E51" w14:textId="6EB3FB87" w:rsidR="00710C7C" w:rsidRDefault="00365E38">
          <w:pPr>
            <w:pStyle w:val="TOC3"/>
            <w:tabs>
              <w:tab w:val="right" w:leader="dot" w:pos="8846"/>
            </w:tabs>
            <w:rPr>
              <w:rFonts w:asciiTheme="minorHAnsi" w:eastAsiaTheme="minorEastAsia" w:hAnsiTheme="minorHAnsi"/>
              <w:noProof/>
              <w:sz w:val="22"/>
              <w:lang w:val="en-US"/>
            </w:rPr>
          </w:pPr>
          <w:hyperlink w:anchor="_Toc485884627" w:history="1">
            <w:r w:rsidR="00710C7C" w:rsidRPr="001B14C3">
              <w:rPr>
                <w:rStyle w:val="Hyperlink"/>
                <w:noProof/>
              </w:rPr>
              <w:t>May 11 / Pashons 16: Commemoration of St. John the Evangelist</w:t>
            </w:r>
            <w:r w:rsidR="00710C7C">
              <w:rPr>
                <w:noProof/>
                <w:webHidden/>
              </w:rPr>
              <w:tab/>
            </w:r>
            <w:r w:rsidR="00710C7C">
              <w:rPr>
                <w:noProof/>
                <w:webHidden/>
              </w:rPr>
              <w:fldChar w:fldCharType="begin"/>
            </w:r>
            <w:r w:rsidR="00710C7C">
              <w:rPr>
                <w:noProof/>
                <w:webHidden/>
              </w:rPr>
              <w:instrText xml:space="preserve"> PAGEREF _Toc485884627 \h </w:instrText>
            </w:r>
            <w:r w:rsidR="00710C7C">
              <w:rPr>
                <w:noProof/>
                <w:webHidden/>
              </w:rPr>
            </w:r>
            <w:r w:rsidR="00710C7C">
              <w:rPr>
                <w:noProof/>
                <w:webHidden/>
              </w:rPr>
              <w:fldChar w:fldCharType="separate"/>
            </w:r>
            <w:r w:rsidR="000E2EAC">
              <w:rPr>
                <w:noProof/>
                <w:webHidden/>
              </w:rPr>
              <w:t>1035</w:t>
            </w:r>
            <w:r w:rsidR="00710C7C">
              <w:rPr>
                <w:noProof/>
                <w:webHidden/>
              </w:rPr>
              <w:fldChar w:fldCharType="end"/>
            </w:r>
          </w:hyperlink>
        </w:p>
        <w:p w14:paraId="2A4B83E8" w14:textId="755606F5" w:rsidR="00710C7C" w:rsidRDefault="00365E38">
          <w:pPr>
            <w:pStyle w:val="TOC3"/>
            <w:tabs>
              <w:tab w:val="right" w:leader="dot" w:pos="8846"/>
            </w:tabs>
            <w:rPr>
              <w:rFonts w:asciiTheme="minorHAnsi" w:eastAsiaTheme="minorEastAsia" w:hAnsiTheme="minorHAnsi"/>
              <w:noProof/>
              <w:sz w:val="22"/>
              <w:lang w:val="en-US"/>
            </w:rPr>
          </w:pPr>
          <w:hyperlink w:anchor="_Toc485884628" w:history="1">
            <w:r w:rsidR="00710C7C" w:rsidRPr="001B14C3">
              <w:rPr>
                <w:rStyle w:val="Hyperlink"/>
                <w:noProof/>
              </w:rPr>
              <w:t>May 16 / Pashons 21: Commemoration of the Theotokos</w:t>
            </w:r>
            <w:r w:rsidR="00710C7C">
              <w:rPr>
                <w:noProof/>
                <w:webHidden/>
              </w:rPr>
              <w:tab/>
            </w:r>
            <w:r w:rsidR="00710C7C">
              <w:rPr>
                <w:noProof/>
                <w:webHidden/>
              </w:rPr>
              <w:fldChar w:fldCharType="begin"/>
            </w:r>
            <w:r w:rsidR="00710C7C">
              <w:rPr>
                <w:noProof/>
                <w:webHidden/>
              </w:rPr>
              <w:instrText xml:space="preserve"> PAGEREF _Toc485884628 \h </w:instrText>
            </w:r>
            <w:r w:rsidR="00710C7C">
              <w:rPr>
                <w:noProof/>
                <w:webHidden/>
              </w:rPr>
            </w:r>
            <w:r w:rsidR="00710C7C">
              <w:rPr>
                <w:noProof/>
                <w:webHidden/>
              </w:rPr>
              <w:fldChar w:fldCharType="separate"/>
            </w:r>
            <w:r w:rsidR="000E2EAC">
              <w:rPr>
                <w:noProof/>
                <w:webHidden/>
              </w:rPr>
              <w:t>1035</w:t>
            </w:r>
            <w:r w:rsidR="00710C7C">
              <w:rPr>
                <w:noProof/>
                <w:webHidden/>
              </w:rPr>
              <w:fldChar w:fldCharType="end"/>
            </w:r>
          </w:hyperlink>
        </w:p>
        <w:p w14:paraId="2E1023E3" w14:textId="7ADF4D11" w:rsidR="00710C7C" w:rsidRDefault="00365E38">
          <w:pPr>
            <w:pStyle w:val="TOC3"/>
            <w:tabs>
              <w:tab w:val="right" w:leader="dot" w:pos="8846"/>
            </w:tabs>
            <w:rPr>
              <w:rFonts w:asciiTheme="minorHAnsi" w:eastAsiaTheme="minorEastAsia" w:hAnsiTheme="minorHAnsi"/>
              <w:noProof/>
              <w:sz w:val="22"/>
              <w:lang w:val="en-US"/>
            </w:rPr>
          </w:pPr>
          <w:hyperlink w:anchor="_Toc485884629" w:history="1">
            <w:r w:rsidR="00710C7C" w:rsidRPr="001B14C3">
              <w:rPr>
                <w:rStyle w:val="Hyperlink"/>
                <w:noProof/>
              </w:rPr>
              <w:t>May 17 / Pashons 22: Departure of St. Andronicus the Disciple</w:t>
            </w:r>
            <w:r w:rsidR="00710C7C">
              <w:rPr>
                <w:noProof/>
                <w:webHidden/>
              </w:rPr>
              <w:tab/>
            </w:r>
            <w:r w:rsidR="00710C7C">
              <w:rPr>
                <w:noProof/>
                <w:webHidden/>
              </w:rPr>
              <w:fldChar w:fldCharType="begin"/>
            </w:r>
            <w:r w:rsidR="00710C7C">
              <w:rPr>
                <w:noProof/>
                <w:webHidden/>
              </w:rPr>
              <w:instrText xml:space="preserve"> PAGEREF _Toc485884629 \h </w:instrText>
            </w:r>
            <w:r w:rsidR="00710C7C">
              <w:rPr>
                <w:noProof/>
                <w:webHidden/>
              </w:rPr>
            </w:r>
            <w:r w:rsidR="00710C7C">
              <w:rPr>
                <w:noProof/>
                <w:webHidden/>
              </w:rPr>
              <w:fldChar w:fldCharType="separate"/>
            </w:r>
            <w:r w:rsidR="000E2EAC">
              <w:rPr>
                <w:noProof/>
                <w:webHidden/>
              </w:rPr>
              <w:t>1036</w:t>
            </w:r>
            <w:r w:rsidR="00710C7C">
              <w:rPr>
                <w:noProof/>
                <w:webHidden/>
              </w:rPr>
              <w:fldChar w:fldCharType="end"/>
            </w:r>
          </w:hyperlink>
        </w:p>
        <w:p w14:paraId="3C3D95AE" w14:textId="0867C6C6" w:rsidR="00710C7C" w:rsidRDefault="00365E38">
          <w:pPr>
            <w:pStyle w:val="TOC3"/>
            <w:tabs>
              <w:tab w:val="right" w:leader="dot" w:pos="8846"/>
            </w:tabs>
            <w:rPr>
              <w:rFonts w:asciiTheme="minorHAnsi" w:eastAsiaTheme="minorEastAsia" w:hAnsiTheme="minorHAnsi"/>
              <w:noProof/>
              <w:sz w:val="22"/>
              <w:lang w:val="en-US"/>
            </w:rPr>
          </w:pPr>
          <w:hyperlink w:anchor="_Toc485884630" w:history="1">
            <w:r w:rsidR="00710C7C" w:rsidRPr="001B14C3">
              <w:rPr>
                <w:rStyle w:val="Hyperlink"/>
                <w:noProof/>
              </w:rPr>
              <w:t>May 19 / Pashons 24: The Entry into Egypt</w:t>
            </w:r>
            <w:r w:rsidR="00710C7C">
              <w:rPr>
                <w:noProof/>
                <w:webHidden/>
              </w:rPr>
              <w:tab/>
            </w:r>
            <w:r w:rsidR="00710C7C">
              <w:rPr>
                <w:noProof/>
                <w:webHidden/>
              </w:rPr>
              <w:fldChar w:fldCharType="begin"/>
            </w:r>
            <w:r w:rsidR="00710C7C">
              <w:rPr>
                <w:noProof/>
                <w:webHidden/>
              </w:rPr>
              <w:instrText xml:space="preserve"> PAGEREF _Toc485884630 \h </w:instrText>
            </w:r>
            <w:r w:rsidR="00710C7C">
              <w:rPr>
                <w:noProof/>
                <w:webHidden/>
              </w:rPr>
            </w:r>
            <w:r w:rsidR="00710C7C">
              <w:rPr>
                <w:noProof/>
                <w:webHidden/>
              </w:rPr>
              <w:fldChar w:fldCharType="separate"/>
            </w:r>
            <w:r w:rsidR="000E2EAC">
              <w:rPr>
                <w:noProof/>
                <w:webHidden/>
              </w:rPr>
              <w:t>1036</w:t>
            </w:r>
            <w:r w:rsidR="00710C7C">
              <w:rPr>
                <w:noProof/>
                <w:webHidden/>
              </w:rPr>
              <w:fldChar w:fldCharType="end"/>
            </w:r>
          </w:hyperlink>
        </w:p>
        <w:p w14:paraId="21A4025D" w14:textId="3235581F" w:rsidR="00710C7C" w:rsidRDefault="00365E38">
          <w:pPr>
            <w:pStyle w:val="TOC3"/>
            <w:tabs>
              <w:tab w:val="right" w:leader="dot" w:pos="8846"/>
            </w:tabs>
            <w:rPr>
              <w:rFonts w:asciiTheme="minorHAnsi" w:eastAsiaTheme="minorEastAsia" w:hAnsiTheme="minorHAnsi"/>
              <w:noProof/>
              <w:sz w:val="22"/>
              <w:lang w:val="en-US"/>
            </w:rPr>
          </w:pPr>
          <w:hyperlink w:anchor="_Toc485884631" w:history="1">
            <w:r w:rsidR="00710C7C" w:rsidRPr="001B14C3">
              <w:rPr>
                <w:rStyle w:val="Hyperlink"/>
                <w:noProof/>
              </w:rPr>
              <w:t>May 19 / Pashons 24: Also, St. Pashnouni, the Monk and Martyr</w:t>
            </w:r>
            <w:r w:rsidR="00710C7C">
              <w:rPr>
                <w:noProof/>
                <w:webHidden/>
              </w:rPr>
              <w:tab/>
            </w:r>
            <w:r w:rsidR="00710C7C">
              <w:rPr>
                <w:noProof/>
                <w:webHidden/>
              </w:rPr>
              <w:fldChar w:fldCharType="begin"/>
            </w:r>
            <w:r w:rsidR="00710C7C">
              <w:rPr>
                <w:noProof/>
                <w:webHidden/>
              </w:rPr>
              <w:instrText xml:space="preserve"> PAGEREF _Toc485884631 \h </w:instrText>
            </w:r>
            <w:r w:rsidR="00710C7C">
              <w:rPr>
                <w:noProof/>
                <w:webHidden/>
              </w:rPr>
            </w:r>
            <w:r w:rsidR="00710C7C">
              <w:rPr>
                <w:noProof/>
                <w:webHidden/>
              </w:rPr>
              <w:fldChar w:fldCharType="separate"/>
            </w:r>
            <w:r w:rsidR="000E2EAC">
              <w:rPr>
                <w:noProof/>
                <w:webHidden/>
              </w:rPr>
              <w:t>1046</w:t>
            </w:r>
            <w:r w:rsidR="00710C7C">
              <w:rPr>
                <w:noProof/>
                <w:webHidden/>
              </w:rPr>
              <w:fldChar w:fldCharType="end"/>
            </w:r>
          </w:hyperlink>
        </w:p>
        <w:p w14:paraId="2BFB6E92" w14:textId="7D17A986" w:rsidR="00710C7C" w:rsidRDefault="00365E38">
          <w:pPr>
            <w:pStyle w:val="TOC3"/>
            <w:tabs>
              <w:tab w:val="right" w:leader="dot" w:pos="8846"/>
            </w:tabs>
            <w:rPr>
              <w:rFonts w:asciiTheme="minorHAnsi" w:eastAsiaTheme="minorEastAsia" w:hAnsiTheme="minorHAnsi"/>
              <w:noProof/>
              <w:sz w:val="22"/>
              <w:lang w:val="en-US"/>
            </w:rPr>
          </w:pPr>
          <w:hyperlink w:anchor="_Toc485884632" w:history="1">
            <w:r w:rsidR="00710C7C" w:rsidRPr="001B14C3">
              <w:rPr>
                <w:rStyle w:val="Hyperlink"/>
                <w:noProof/>
              </w:rPr>
              <w:t>May 21 / Pashons 26: Martyrdom of St. Thomas the Apostle</w:t>
            </w:r>
            <w:r w:rsidR="00710C7C">
              <w:rPr>
                <w:noProof/>
                <w:webHidden/>
              </w:rPr>
              <w:tab/>
            </w:r>
            <w:r w:rsidR="00710C7C">
              <w:rPr>
                <w:noProof/>
                <w:webHidden/>
              </w:rPr>
              <w:fldChar w:fldCharType="begin"/>
            </w:r>
            <w:r w:rsidR="00710C7C">
              <w:rPr>
                <w:noProof/>
                <w:webHidden/>
              </w:rPr>
              <w:instrText xml:space="preserve"> PAGEREF _Toc485884632 \h </w:instrText>
            </w:r>
            <w:r w:rsidR="00710C7C">
              <w:rPr>
                <w:noProof/>
                <w:webHidden/>
              </w:rPr>
            </w:r>
            <w:r w:rsidR="00710C7C">
              <w:rPr>
                <w:noProof/>
                <w:webHidden/>
              </w:rPr>
              <w:fldChar w:fldCharType="separate"/>
            </w:r>
            <w:r w:rsidR="000E2EAC">
              <w:rPr>
                <w:noProof/>
                <w:webHidden/>
              </w:rPr>
              <w:t>1047</w:t>
            </w:r>
            <w:r w:rsidR="00710C7C">
              <w:rPr>
                <w:noProof/>
                <w:webHidden/>
              </w:rPr>
              <w:fldChar w:fldCharType="end"/>
            </w:r>
          </w:hyperlink>
        </w:p>
        <w:p w14:paraId="67CDA723" w14:textId="223F2A69" w:rsidR="00710C7C" w:rsidRDefault="00365E38">
          <w:pPr>
            <w:pStyle w:val="TOC3"/>
            <w:tabs>
              <w:tab w:val="right" w:leader="dot" w:pos="8846"/>
            </w:tabs>
            <w:rPr>
              <w:rFonts w:asciiTheme="minorHAnsi" w:eastAsiaTheme="minorEastAsia" w:hAnsiTheme="minorHAnsi"/>
              <w:noProof/>
              <w:sz w:val="22"/>
              <w:lang w:val="en-US"/>
            </w:rPr>
          </w:pPr>
          <w:hyperlink w:anchor="_Toc485884633" w:history="1">
            <w:r w:rsidR="00710C7C" w:rsidRPr="001B14C3">
              <w:rPr>
                <w:rStyle w:val="Hyperlink"/>
                <w:noProof/>
              </w:rPr>
              <w:t>May 22 / Pashons 27: St. Thomas the Anchorite</w:t>
            </w:r>
            <w:r w:rsidR="00710C7C">
              <w:rPr>
                <w:noProof/>
                <w:webHidden/>
              </w:rPr>
              <w:tab/>
            </w:r>
            <w:r w:rsidR="00710C7C">
              <w:rPr>
                <w:noProof/>
                <w:webHidden/>
              </w:rPr>
              <w:fldChar w:fldCharType="begin"/>
            </w:r>
            <w:r w:rsidR="00710C7C">
              <w:rPr>
                <w:noProof/>
                <w:webHidden/>
              </w:rPr>
              <w:instrText xml:space="preserve"> PAGEREF _Toc485884633 \h </w:instrText>
            </w:r>
            <w:r w:rsidR="00710C7C">
              <w:rPr>
                <w:noProof/>
                <w:webHidden/>
              </w:rPr>
            </w:r>
            <w:r w:rsidR="00710C7C">
              <w:rPr>
                <w:noProof/>
                <w:webHidden/>
              </w:rPr>
              <w:fldChar w:fldCharType="separate"/>
            </w:r>
            <w:r w:rsidR="000E2EAC">
              <w:rPr>
                <w:noProof/>
                <w:webHidden/>
              </w:rPr>
              <w:t>1048</w:t>
            </w:r>
            <w:r w:rsidR="00710C7C">
              <w:rPr>
                <w:noProof/>
                <w:webHidden/>
              </w:rPr>
              <w:fldChar w:fldCharType="end"/>
            </w:r>
          </w:hyperlink>
        </w:p>
        <w:p w14:paraId="5791CA39" w14:textId="09FA0203" w:rsidR="00710C7C" w:rsidRDefault="00365E38">
          <w:pPr>
            <w:pStyle w:val="TOC3"/>
            <w:tabs>
              <w:tab w:val="right" w:leader="dot" w:pos="8846"/>
            </w:tabs>
            <w:rPr>
              <w:rFonts w:asciiTheme="minorHAnsi" w:eastAsiaTheme="minorEastAsia" w:hAnsiTheme="minorHAnsi"/>
              <w:noProof/>
              <w:sz w:val="22"/>
              <w:lang w:val="en-US"/>
            </w:rPr>
          </w:pPr>
          <w:hyperlink w:anchor="_Toc485884634" w:history="1">
            <w:r w:rsidR="00710C7C" w:rsidRPr="001B14C3">
              <w:rPr>
                <w:rStyle w:val="Hyperlink"/>
                <w:noProof/>
              </w:rPr>
              <w:t>May 24 (25) / Pashons 29: Commemoration of the Annunciation, Nativity, and Resurrection on the 29</w:t>
            </w:r>
            <w:r w:rsidR="00710C7C" w:rsidRPr="001B14C3">
              <w:rPr>
                <w:rStyle w:val="Hyperlink"/>
                <w:noProof/>
                <w:vertAlign w:val="superscript"/>
              </w:rPr>
              <w:t>th</w:t>
            </w:r>
            <w:r w:rsidR="00710C7C" w:rsidRPr="001B14C3">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_Toc485884634 \h </w:instrText>
            </w:r>
            <w:r w:rsidR="00710C7C">
              <w:rPr>
                <w:noProof/>
                <w:webHidden/>
              </w:rPr>
            </w:r>
            <w:r w:rsidR="00710C7C">
              <w:rPr>
                <w:noProof/>
                <w:webHidden/>
              </w:rPr>
              <w:fldChar w:fldCharType="separate"/>
            </w:r>
            <w:r w:rsidR="000E2EAC">
              <w:rPr>
                <w:noProof/>
                <w:webHidden/>
              </w:rPr>
              <w:t>1049</w:t>
            </w:r>
            <w:r w:rsidR="00710C7C">
              <w:rPr>
                <w:noProof/>
                <w:webHidden/>
              </w:rPr>
              <w:fldChar w:fldCharType="end"/>
            </w:r>
          </w:hyperlink>
        </w:p>
        <w:p w14:paraId="0F07C4C0" w14:textId="4B529554" w:rsidR="00710C7C" w:rsidRDefault="00365E38">
          <w:pPr>
            <w:pStyle w:val="TOC3"/>
            <w:tabs>
              <w:tab w:val="right" w:leader="dot" w:pos="8846"/>
            </w:tabs>
            <w:rPr>
              <w:rFonts w:asciiTheme="minorHAnsi" w:eastAsiaTheme="minorEastAsia" w:hAnsiTheme="minorHAnsi"/>
              <w:noProof/>
              <w:sz w:val="22"/>
              <w:lang w:val="en-US"/>
            </w:rPr>
          </w:pPr>
          <w:hyperlink w:anchor="_Toc485884635" w:history="1">
            <w:r w:rsidR="00710C7C" w:rsidRPr="001B14C3">
              <w:rPr>
                <w:rStyle w:val="Hyperlink"/>
                <w:noProof/>
              </w:rPr>
              <w:t>May 24 (25) / Pashons 29: Also St. Simeon the Stylite</w:t>
            </w:r>
            <w:r w:rsidR="00710C7C">
              <w:rPr>
                <w:noProof/>
                <w:webHidden/>
              </w:rPr>
              <w:tab/>
            </w:r>
            <w:r w:rsidR="00710C7C">
              <w:rPr>
                <w:noProof/>
                <w:webHidden/>
              </w:rPr>
              <w:fldChar w:fldCharType="begin"/>
            </w:r>
            <w:r w:rsidR="00710C7C">
              <w:rPr>
                <w:noProof/>
                <w:webHidden/>
              </w:rPr>
              <w:instrText xml:space="preserve"> PAGEREF _Toc485884635 \h </w:instrText>
            </w:r>
            <w:r w:rsidR="00710C7C">
              <w:rPr>
                <w:noProof/>
                <w:webHidden/>
              </w:rPr>
            </w:r>
            <w:r w:rsidR="00710C7C">
              <w:rPr>
                <w:noProof/>
                <w:webHidden/>
              </w:rPr>
              <w:fldChar w:fldCharType="separate"/>
            </w:r>
            <w:r w:rsidR="000E2EAC">
              <w:rPr>
                <w:noProof/>
                <w:webHidden/>
              </w:rPr>
              <w:t>1050</w:t>
            </w:r>
            <w:r w:rsidR="00710C7C">
              <w:rPr>
                <w:noProof/>
                <w:webHidden/>
              </w:rPr>
              <w:fldChar w:fldCharType="end"/>
            </w:r>
          </w:hyperlink>
        </w:p>
        <w:p w14:paraId="3813BDA3" w14:textId="000CAA87" w:rsidR="00710C7C" w:rsidRDefault="00365E38">
          <w:pPr>
            <w:pStyle w:val="TOC3"/>
            <w:tabs>
              <w:tab w:val="right" w:leader="dot" w:pos="8846"/>
            </w:tabs>
            <w:rPr>
              <w:rFonts w:asciiTheme="minorHAnsi" w:eastAsiaTheme="minorEastAsia" w:hAnsiTheme="minorHAnsi"/>
              <w:noProof/>
              <w:sz w:val="22"/>
              <w:lang w:val="en-US"/>
            </w:rPr>
          </w:pPr>
          <w:hyperlink w:anchor="_Toc485884636" w:history="1">
            <w:r w:rsidR="00710C7C" w:rsidRPr="001B14C3">
              <w:rPr>
                <w:rStyle w:val="Hyperlink"/>
                <w:noProof/>
              </w:rPr>
              <w:t>May 25 / Pashons 30: Departure of St. Fournous the Disciple</w:t>
            </w:r>
            <w:r w:rsidR="00710C7C">
              <w:rPr>
                <w:noProof/>
                <w:webHidden/>
              </w:rPr>
              <w:tab/>
            </w:r>
            <w:r w:rsidR="00710C7C">
              <w:rPr>
                <w:noProof/>
                <w:webHidden/>
              </w:rPr>
              <w:fldChar w:fldCharType="begin"/>
            </w:r>
            <w:r w:rsidR="00710C7C">
              <w:rPr>
                <w:noProof/>
                <w:webHidden/>
              </w:rPr>
              <w:instrText xml:space="preserve"> PAGEREF _Toc485884636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685EDF6B" w14:textId="148DDC98" w:rsidR="00710C7C" w:rsidRDefault="00365E38">
          <w:pPr>
            <w:pStyle w:val="TOC3"/>
            <w:tabs>
              <w:tab w:val="right" w:leader="dot" w:pos="8846"/>
            </w:tabs>
            <w:rPr>
              <w:rFonts w:asciiTheme="minorHAnsi" w:eastAsiaTheme="minorEastAsia" w:hAnsiTheme="minorHAnsi"/>
              <w:noProof/>
              <w:sz w:val="22"/>
              <w:lang w:val="en-US"/>
            </w:rPr>
          </w:pPr>
          <w:hyperlink w:anchor="_Toc485884637" w:history="1">
            <w:r w:rsidR="00710C7C" w:rsidRPr="001B14C3">
              <w:rPr>
                <w:rStyle w:val="Hyperlink"/>
                <w:noProof/>
              </w:rPr>
              <w:t>May 27 / Paoni 2: St. Commemoration of the Appearance of the Bodies of St. John the Baptist and Elisha the Prophet</w:t>
            </w:r>
            <w:r w:rsidR="00710C7C">
              <w:rPr>
                <w:noProof/>
                <w:webHidden/>
              </w:rPr>
              <w:tab/>
            </w:r>
            <w:r w:rsidR="00710C7C">
              <w:rPr>
                <w:noProof/>
                <w:webHidden/>
              </w:rPr>
              <w:fldChar w:fldCharType="begin"/>
            </w:r>
            <w:r w:rsidR="00710C7C">
              <w:rPr>
                <w:noProof/>
                <w:webHidden/>
              </w:rPr>
              <w:instrText xml:space="preserve"> PAGEREF _Toc485884637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1AADF779" w14:textId="3F48698B" w:rsidR="00710C7C" w:rsidRDefault="00365E38">
          <w:pPr>
            <w:pStyle w:val="TOC3"/>
            <w:tabs>
              <w:tab w:val="right" w:leader="dot" w:pos="8846"/>
            </w:tabs>
            <w:rPr>
              <w:rFonts w:asciiTheme="minorHAnsi" w:eastAsiaTheme="minorEastAsia" w:hAnsiTheme="minorHAnsi"/>
              <w:noProof/>
              <w:sz w:val="22"/>
              <w:lang w:val="en-US"/>
            </w:rPr>
          </w:pPr>
          <w:hyperlink w:anchor="_Toc485884638" w:history="1">
            <w:r w:rsidR="00710C7C" w:rsidRPr="001B14C3">
              <w:rPr>
                <w:rStyle w:val="Hyperlink"/>
                <w:noProof/>
              </w:rPr>
              <w:t>May 28 / Paoni 3: Consecration of St. George’s Church</w:t>
            </w:r>
            <w:r w:rsidR="00710C7C">
              <w:rPr>
                <w:noProof/>
                <w:webHidden/>
              </w:rPr>
              <w:tab/>
            </w:r>
            <w:r w:rsidR="00710C7C">
              <w:rPr>
                <w:noProof/>
                <w:webHidden/>
              </w:rPr>
              <w:fldChar w:fldCharType="begin"/>
            </w:r>
            <w:r w:rsidR="00710C7C">
              <w:rPr>
                <w:noProof/>
                <w:webHidden/>
              </w:rPr>
              <w:instrText xml:space="preserve"> PAGEREF _Toc485884638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1EFB8A24" w14:textId="708C92CD" w:rsidR="00710C7C" w:rsidRDefault="00365E38">
          <w:pPr>
            <w:pStyle w:val="TOC3"/>
            <w:tabs>
              <w:tab w:val="right" w:leader="dot" w:pos="8846"/>
            </w:tabs>
            <w:rPr>
              <w:rFonts w:asciiTheme="minorHAnsi" w:eastAsiaTheme="minorEastAsia" w:hAnsiTheme="minorHAnsi"/>
              <w:noProof/>
              <w:sz w:val="22"/>
              <w:lang w:val="en-US"/>
            </w:rPr>
          </w:pPr>
          <w:hyperlink w:anchor="_Toc485884639" w:history="1">
            <w:r w:rsidR="00710C7C" w:rsidRPr="001B14C3">
              <w:rPr>
                <w:rStyle w:val="Hyperlink"/>
                <w:noProof/>
              </w:rPr>
              <w:t>May 28 / Paoni 3: Also St. Abraam of Fayyoum</w:t>
            </w:r>
            <w:r w:rsidR="00710C7C">
              <w:rPr>
                <w:noProof/>
                <w:webHidden/>
              </w:rPr>
              <w:tab/>
            </w:r>
            <w:r w:rsidR="00710C7C">
              <w:rPr>
                <w:noProof/>
                <w:webHidden/>
              </w:rPr>
              <w:fldChar w:fldCharType="begin"/>
            </w:r>
            <w:r w:rsidR="00710C7C">
              <w:rPr>
                <w:noProof/>
                <w:webHidden/>
              </w:rPr>
              <w:instrText xml:space="preserve"> PAGEREF _Toc485884639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32EF4EDC" w14:textId="0B841865" w:rsidR="00710C7C" w:rsidRDefault="00365E38">
          <w:pPr>
            <w:pStyle w:val="TOC3"/>
            <w:tabs>
              <w:tab w:val="right" w:leader="dot" w:pos="8846"/>
            </w:tabs>
            <w:rPr>
              <w:rFonts w:asciiTheme="minorHAnsi" w:eastAsiaTheme="minorEastAsia" w:hAnsiTheme="minorHAnsi"/>
              <w:noProof/>
              <w:sz w:val="22"/>
              <w:lang w:val="en-US"/>
            </w:rPr>
          </w:pPr>
          <w:hyperlink w:anchor="_Toc485884640" w:history="1">
            <w:r w:rsidR="00710C7C" w:rsidRPr="001B14C3">
              <w:rPr>
                <w:rStyle w:val="Hyperlink"/>
                <w:noProof/>
              </w:rPr>
              <w:t>May 30 / Paoni 5: Consecration of the Church of St. Victor</w:t>
            </w:r>
            <w:r w:rsidR="00710C7C">
              <w:rPr>
                <w:noProof/>
                <w:webHidden/>
              </w:rPr>
              <w:tab/>
            </w:r>
            <w:r w:rsidR="00710C7C">
              <w:rPr>
                <w:noProof/>
                <w:webHidden/>
              </w:rPr>
              <w:fldChar w:fldCharType="begin"/>
            </w:r>
            <w:r w:rsidR="00710C7C">
              <w:rPr>
                <w:noProof/>
                <w:webHidden/>
              </w:rPr>
              <w:instrText xml:space="preserve"> PAGEREF _Toc485884640 \h </w:instrText>
            </w:r>
            <w:r w:rsidR="00710C7C">
              <w:rPr>
                <w:noProof/>
                <w:webHidden/>
              </w:rPr>
            </w:r>
            <w:r w:rsidR="00710C7C">
              <w:rPr>
                <w:noProof/>
                <w:webHidden/>
              </w:rPr>
              <w:fldChar w:fldCharType="separate"/>
            </w:r>
            <w:r w:rsidR="000E2EAC">
              <w:rPr>
                <w:noProof/>
                <w:webHidden/>
              </w:rPr>
              <w:t>1053</w:t>
            </w:r>
            <w:r w:rsidR="00710C7C">
              <w:rPr>
                <w:noProof/>
                <w:webHidden/>
              </w:rPr>
              <w:fldChar w:fldCharType="end"/>
            </w:r>
          </w:hyperlink>
        </w:p>
        <w:p w14:paraId="69157D6B" w14:textId="1E5EDC70" w:rsidR="009E261C" w:rsidRDefault="009E261C" w:rsidP="009E261C">
          <w:r>
            <w:rPr>
              <w:b/>
              <w:bCs/>
              <w:noProof/>
            </w:rPr>
            <w:fldChar w:fldCharType="end"/>
          </w:r>
        </w:p>
      </w:sdtContent>
    </w:sdt>
    <w:p w14:paraId="1AC07996" w14:textId="77777777" w:rsidR="00137929" w:rsidRDefault="00137929" w:rsidP="00137929">
      <w:pPr>
        <w:pStyle w:val="Heading3"/>
      </w:pPr>
      <w:bookmarkStart w:id="1756" w:name="_Ref436250616"/>
      <w:bookmarkStart w:id="1757" w:name="_Toc485884618"/>
      <w:r>
        <w:lastRenderedPageBreak/>
        <w:t>May 1 / Pashons 6: St. Macarius of Alexandria, the Presbyter</w:t>
      </w:r>
      <w:bookmarkEnd w:id="1752"/>
      <w:bookmarkEnd w:id="1756"/>
      <w:bookmarkEnd w:id="1757"/>
    </w:p>
    <w:p w14:paraId="65054283" w14:textId="77777777" w:rsidR="00137929" w:rsidRDefault="00137929" w:rsidP="00137929">
      <w:pPr>
        <w:pStyle w:val="Heading4"/>
      </w:pPr>
      <w:bookmarkStart w:id="1758" w:name="_Ref434490596"/>
      <w:r>
        <w:t>The Doxology</w:t>
      </w:r>
      <w:r w:rsidR="00B46E6E">
        <w:t xml:space="preserve"> for St. Macarius of Alexandria, the Presbyter</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759" w:name="_Ref434560539"/>
      <w:bookmarkStart w:id="1760" w:name="_Toc485884619"/>
      <w:r>
        <w:t>May 2 / Pashons 7: St. Athanasius the Apostolic</w:t>
      </w:r>
      <w:bookmarkEnd w:id="1759"/>
      <w:bookmarkEnd w:id="1760"/>
    </w:p>
    <w:p w14:paraId="5C918841" w14:textId="77777777" w:rsidR="00EE657B" w:rsidRDefault="00EE657B" w:rsidP="00EE657B">
      <w:pPr>
        <w:pStyle w:val="Heading4"/>
      </w:pPr>
      <w:bookmarkStart w:id="1761" w:name="_Ref434492183"/>
      <w:r>
        <w:t>The Doxology</w:t>
      </w:r>
      <w:r w:rsidR="00B82753">
        <w:t xml:space="preserve"> for St. Athanasius the Apostolic</w:t>
      </w:r>
      <w:bookmarkEnd w:id="1761"/>
    </w:p>
    <w:p w14:paraId="56250E5D" w14:textId="0EAB3586"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E2EAC">
        <w:t>The Doxology of St. Athanasius the Apostolic</w:t>
      </w:r>
      <w:r>
        <w:fldChar w:fldCharType="end"/>
      </w:r>
      <w:r>
        <w:t xml:space="preserve">, page </w:t>
      </w:r>
      <w:r>
        <w:fldChar w:fldCharType="begin"/>
      </w:r>
      <w:r>
        <w:instrText xml:space="preserve"> PAGEREF _Ref434492161 \h </w:instrText>
      </w:r>
      <w:r>
        <w:fldChar w:fldCharType="separate"/>
      </w:r>
      <w:r w:rsidR="000E2EAC">
        <w:rPr>
          <w:noProof/>
        </w:rPr>
        <w:t>721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762" w:name="_Ref434492196"/>
      <w:r>
        <w:lastRenderedPageBreak/>
        <w:t>Another</w:t>
      </w:r>
      <w:r w:rsidR="0047441D">
        <w:t xml:space="preserve"> Doxology</w:t>
      </w:r>
      <w:r>
        <w:t xml:space="preserve"> for St. Athanasius the Apostolic</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1065"/>
            </w:r>
            <w:r>
              <w:t>;</w:t>
            </w:r>
          </w:p>
          <w:p w14:paraId="38DFDD79" w14:textId="77777777" w:rsidR="0047441D" w:rsidRDefault="0047441D" w:rsidP="0047441D">
            <w:pPr>
              <w:pStyle w:val="EngHang"/>
            </w:pPr>
            <w:r>
              <w:t>He sent them “the Father of Peace</w:t>
            </w:r>
            <w:r>
              <w:rPr>
                <w:rStyle w:val="FootnoteReference"/>
              </w:rPr>
              <w:footnoteReference w:id="106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177947D4" w14:textId="0184CEF5" w:rsidR="00E21C24" w:rsidRDefault="00E21C24" w:rsidP="00DD5136">
      <w:pPr>
        <w:pStyle w:val="Heading3"/>
      </w:pPr>
      <w:bookmarkStart w:id="1763" w:name="_Toc485884620"/>
      <w:r>
        <w:t>May 5 / Pashons 10: The Three Holy Youths</w:t>
      </w:r>
      <w:bookmarkEnd w:id="1763"/>
    </w:p>
    <w:p w14:paraId="5F044952" w14:textId="059C4037" w:rsidR="00E21C24" w:rsidRPr="00E21C24" w:rsidRDefault="00E21C24" w:rsidP="00E21C24">
      <w:r>
        <w:t xml:space="preserve">See </w:t>
      </w:r>
      <w:r w:rsidR="00684D69">
        <w:fldChar w:fldCharType="begin"/>
      </w:r>
      <w:r w:rsidR="00684D69">
        <w:instrText xml:space="preserve"> REF _Ref485798098 \h </w:instrText>
      </w:r>
      <w:r w:rsidR="00684D69">
        <w:fldChar w:fldCharType="separate"/>
      </w:r>
      <w:r w:rsidR="000E2EAC">
        <w:t>March 19 / Phamenoth 23: Daniel the Prophet</w:t>
      </w:r>
      <w:r w:rsidR="00684D69">
        <w:fldChar w:fldCharType="end"/>
      </w:r>
      <w:r w:rsidR="00684D69">
        <w:t xml:space="preserve">, page </w:t>
      </w:r>
      <w:r w:rsidR="00684D69">
        <w:fldChar w:fldCharType="begin"/>
      </w:r>
      <w:r w:rsidR="00684D69">
        <w:instrText xml:space="preserve"> PAGEREF _Ref485798098 \h </w:instrText>
      </w:r>
      <w:r w:rsidR="00684D69">
        <w:fldChar w:fldCharType="separate"/>
      </w:r>
      <w:r w:rsidR="000E2EAC">
        <w:rPr>
          <w:noProof/>
        </w:rPr>
        <w:t>996</w:t>
      </w:r>
      <w:r w:rsidR="00684D69">
        <w:fldChar w:fldCharType="end"/>
      </w:r>
      <w:r w:rsidR="00684D69">
        <w:t>.</w:t>
      </w:r>
    </w:p>
    <w:p w14:paraId="76B4C1CD" w14:textId="6F8D36B9" w:rsidR="00DD5136" w:rsidRDefault="00DD5136" w:rsidP="00DD5136">
      <w:pPr>
        <w:pStyle w:val="Heading3"/>
      </w:pPr>
      <w:bookmarkStart w:id="1764" w:name="_Toc485884621"/>
      <w:r>
        <w:t>May 7 / Pashons 12: Commemoration of Archangel Michael</w:t>
      </w:r>
      <w:bookmarkEnd w:id="1764"/>
    </w:p>
    <w:p w14:paraId="78149016" w14:textId="5B5D3872"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8F2AB5D" w14:textId="77777777" w:rsidR="00B53E05" w:rsidRDefault="00B53E05" w:rsidP="00B53E05">
      <w:pPr>
        <w:pStyle w:val="Heading3"/>
      </w:pPr>
      <w:bookmarkStart w:id="1765" w:name="_Toc485884622"/>
      <w:r>
        <w:t>May 7 / Pashons 12: Also the Consecration of the Church of St. Demiana</w:t>
      </w:r>
      <w:bookmarkEnd w:id="1765"/>
    </w:p>
    <w:p w14:paraId="30A4D1C6" w14:textId="31C599B5" w:rsidR="00B53E05" w:rsidRDefault="00B53E05" w:rsidP="00DD5136">
      <w:pPr>
        <w:pStyle w:val="Rubric"/>
      </w:pPr>
      <w:r>
        <w:t>See</w:t>
      </w:r>
      <w:r w:rsidR="002409EF">
        <w:t xml:space="preserve"> </w:t>
      </w:r>
      <w:r w:rsidR="00DB1A80">
        <w:fldChar w:fldCharType="begin"/>
      </w:r>
      <w:r w:rsidR="00DB1A80">
        <w:instrText xml:space="preserve"> REF _Ref485107416 \h </w:instrText>
      </w:r>
      <w:r w:rsidR="00DB1A80">
        <w:fldChar w:fldCharType="separate"/>
      </w:r>
      <w:r w:rsidR="000E2EAC">
        <w:t>January 8 (9) / Tobi 13: The Feast of The Wedding of Cana of Galilee</w:t>
      </w:r>
      <w:r w:rsidR="00DB1A80">
        <w:fldChar w:fldCharType="end"/>
      </w:r>
      <w:r w:rsidR="00DB1A80">
        <w:t xml:space="preserve">, page </w:t>
      </w:r>
      <w:r w:rsidR="00DB1A80">
        <w:fldChar w:fldCharType="begin"/>
      </w:r>
      <w:r w:rsidR="00DB1A80">
        <w:instrText xml:space="preserve"> PAGEREF _Ref485107423 \h </w:instrText>
      </w:r>
      <w:r w:rsidR="00DB1A80">
        <w:fldChar w:fldCharType="separate"/>
      </w:r>
      <w:r w:rsidR="000E2EAC">
        <w:rPr>
          <w:noProof/>
        </w:rPr>
        <w:t>957</w:t>
      </w:r>
      <w:r w:rsidR="00DB1A80">
        <w:fldChar w:fldCharType="end"/>
      </w:r>
      <w:r w:rsidR="00DB1A80">
        <w:t>.</w:t>
      </w:r>
    </w:p>
    <w:p w14:paraId="3E105B3E" w14:textId="77777777" w:rsidR="00220DFD" w:rsidRDefault="00220DFD" w:rsidP="00220DFD">
      <w:pPr>
        <w:pStyle w:val="Heading3"/>
      </w:pPr>
      <w:bookmarkStart w:id="1766" w:name="_Toc485884623"/>
      <w:r>
        <w:t>May 8 / Pashons 13 St. Junia of the Seventy Two Disciples</w:t>
      </w:r>
      <w:bookmarkEnd w:id="1766"/>
    </w:p>
    <w:p w14:paraId="148929D9" w14:textId="1868F7F7"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D1738E1" w14:textId="77777777" w:rsidR="00220DFD" w:rsidRDefault="00220DFD" w:rsidP="00220DFD">
      <w:pPr>
        <w:pStyle w:val="Heading3"/>
      </w:pPr>
      <w:bookmarkStart w:id="1767" w:name="_Toc485884624"/>
      <w:r>
        <w:t xml:space="preserve">May 8 / Pashons 13 Also St. </w:t>
      </w:r>
      <w:commentRangeStart w:id="1768"/>
      <w:r>
        <w:t>Arsenius</w:t>
      </w:r>
      <w:commentRangeEnd w:id="1768"/>
      <w:r>
        <w:rPr>
          <w:rStyle w:val="CommentReference"/>
          <w:rFonts w:eastAsiaTheme="minorHAnsi" w:cstheme="minorBidi"/>
          <w:b w:val="0"/>
          <w:bCs w:val="0"/>
        </w:rPr>
        <w:commentReference w:id="1768"/>
      </w:r>
      <w:bookmarkEnd w:id="1767"/>
    </w:p>
    <w:p w14:paraId="2EEE01C8" w14:textId="77777777" w:rsidR="00220DFD" w:rsidRDefault="00220DFD" w:rsidP="00220DFD">
      <w:pPr>
        <w:pStyle w:val="Heading4"/>
      </w:pPr>
      <w:bookmarkStart w:id="1769" w:name="_Ref434490892"/>
      <w:r>
        <w:t>The Doxology</w:t>
      </w:r>
      <w:r w:rsidR="00810F04">
        <w:t xml:space="preserve"> for St. Arsenius</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lastRenderedPageBreak/>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0BB8E446" w14:textId="174C8F18" w:rsidR="00220DFD" w:rsidRDefault="00220DFD" w:rsidP="0010062E">
            <w:pPr>
              <w:pStyle w:val="EngHangEnd"/>
            </w:pPr>
            <w:r>
              <w:t>And so has your fame.</w:t>
            </w: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5C67A3AB" w14:textId="0E133CB3" w:rsidR="008C608D" w:rsidRDefault="008C608D" w:rsidP="00495F1A">
      <w:pPr>
        <w:pStyle w:val="Heading3"/>
      </w:pPr>
      <w:bookmarkStart w:id="1770" w:name="_Toc485884625"/>
      <w:bookmarkStart w:id="1771" w:name="_Ref485107348"/>
      <w:bookmarkStart w:id="1772" w:name="_Ref485107356"/>
      <w:r>
        <w:lastRenderedPageBreak/>
        <w:t>May 9 / Pashons 14: St. Christopher</w:t>
      </w:r>
      <w:bookmarkEnd w:id="1770"/>
    </w:p>
    <w:p w14:paraId="65A69388" w14:textId="21147B1B" w:rsidR="008C608D" w:rsidRDefault="008C608D" w:rsidP="008C608D">
      <w:pPr>
        <w:pStyle w:val="Heading4"/>
      </w:pPr>
      <w:bookmarkStart w:id="1773" w:name="_Ref485796394"/>
      <w:r>
        <w:t>The Doxology for St. Christopher</w:t>
      </w:r>
      <w:r>
        <w:rPr>
          <w:rStyle w:val="FootnoteReference"/>
        </w:rPr>
        <w:footnoteReference w:id="1067"/>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47286" w14:paraId="48BF3DDF" w14:textId="77777777" w:rsidTr="008C608D">
        <w:trPr>
          <w:cantSplit/>
          <w:jc w:val="center"/>
        </w:trPr>
        <w:tc>
          <w:tcPr>
            <w:tcW w:w="288" w:type="dxa"/>
          </w:tcPr>
          <w:p w14:paraId="798438A6" w14:textId="77777777" w:rsidR="00A47286" w:rsidRDefault="00A47286" w:rsidP="008C608D">
            <w:pPr>
              <w:pStyle w:val="CopticCross"/>
            </w:pPr>
          </w:p>
        </w:tc>
        <w:tc>
          <w:tcPr>
            <w:tcW w:w="3960" w:type="dxa"/>
          </w:tcPr>
          <w:p w14:paraId="767B02FE" w14:textId="77777777" w:rsidR="00A47286" w:rsidRDefault="00A47286" w:rsidP="008C608D">
            <w:pPr>
              <w:pStyle w:val="EngHang"/>
              <w:rPr>
                <w:shd w:val="clear" w:color="auto" w:fill="FFFFFF"/>
              </w:rPr>
            </w:pPr>
            <w:r>
              <w:rPr>
                <w:shd w:val="clear" w:color="auto" w:fill="FFFFFF"/>
              </w:rPr>
              <w:t>You were terrifying,</w:t>
            </w:r>
          </w:p>
          <w:p w14:paraId="5CB73E46" w14:textId="77777777" w:rsidR="00A47286" w:rsidRDefault="00A47286" w:rsidP="008C608D">
            <w:pPr>
              <w:pStyle w:val="EngHang"/>
              <w:rPr>
                <w:shd w:val="clear" w:color="auto" w:fill="FFFFFF"/>
              </w:rPr>
            </w:pPr>
            <w:r>
              <w:rPr>
                <w:shd w:val="clear" w:color="auto" w:fill="FFFFFF"/>
              </w:rPr>
              <w:t>In strength, and in appearance,</w:t>
            </w:r>
          </w:p>
          <w:p w14:paraId="55FD2891" w14:textId="77777777" w:rsidR="00A47286" w:rsidRDefault="00A47286" w:rsidP="008C608D">
            <w:pPr>
              <w:pStyle w:val="EngHang"/>
              <w:rPr>
                <w:shd w:val="clear" w:color="auto" w:fill="FFFFFF"/>
              </w:rPr>
            </w:pPr>
            <w:r>
              <w:rPr>
                <w:shd w:val="clear" w:color="auto" w:fill="FFFFFF"/>
              </w:rPr>
              <w:t>Yet for the sake of your Creator,</w:t>
            </w:r>
          </w:p>
          <w:p w14:paraId="607E2CD1" w14:textId="0FD5F193" w:rsidR="00A47286" w:rsidRDefault="00A47286" w:rsidP="00A47286">
            <w:pPr>
              <w:pStyle w:val="EngHangEnd"/>
              <w:rPr>
                <w:shd w:val="clear" w:color="auto" w:fill="FFFFFF"/>
              </w:rPr>
            </w:pPr>
            <w:r>
              <w:rPr>
                <w:shd w:val="clear" w:color="auto" w:fill="FFFFFF"/>
              </w:rPr>
              <w:t>You willingly surrendered yourself.</w:t>
            </w:r>
          </w:p>
        </w:tc>
        <w:tc>
          <w:tcPr>
            <w:tcW w:w="288" w:type="dxa"/>
          </w:tcPr>
          <w:p w14:paraId="638A3925" w14:textId="77777777" w:rsidR="00A47286" w:rsidRDefault="00A47286" w:rsidP="008C608D"/>
        </w:tc>
      </w:tr>
      <w:tr w:rsidR="00A47286" w14:paraId="09A1D2A1" w14:textId="77777777" w:rsidTr="008C608D">
        <w:trPr>
          <w:cantSplit/>
          <w:jc w:val="center"/>
        </w:trPr>
        <w:tc>
          <w:tcPr>
            <w:tcW w:w="288" w:type="dxa"/>
          </w:tcPr>
          <w:p w14:paraId="0A7C4D83" w14:textId="392C32D6" w:rsidR="00A47286" w:rsidRDefault="00A47286" w:rsidP="008C608D">
            <w:pPr>
              <w:pStyle w:val="CopticCross"/>
            </w:pPr>
            <w:r w:rsidRPr="00FB5ACB">
              <w:t>¿</w:t>
            </w:r>
          </w:p>
        </w:tc>
        <w:tc>
          <w:tcPr>
            <w:tcW w:w="3960" w:type="dxa"/>
          </w:tcPr>
          <w:p w14:paraId="0F739F79" w14:textId="77777777" w:rsidR="00A47286" w:rsidRDefault="00A47286" w:rsidP="00A47286">
            <w:pPr>
              <w:pStyle w:val="EngHang"/>
              <w:rPr>
                <w:shd w:val="clear" w:color="auto" w:fill="FFFFFF"/>
              </w:rPr>
            </w:pPr>
            <w:r>
              <w:rPr>
                <w:shd w:val="clear" w:color="auto" w:fill="FFFFFF"/>
              </w:rPr>
              <w:t>Men and women tried to arouse</w:t>
            </w:r>
          </w:p>
          <w:p w14:paraId="61B9AD30" w14:textId="77777777" w:rsidR="00A47286" w:rsidRDefault="00A47286" w:rsidP="00A47286">
            <w:pPr>
              <w:pStyle w:val="EngHang"/>
              <w:rPr>
                <w:shd w:val="clear" w:color="auto" w:fill="FFFFFF"/>
              </w:rPr>
            </w:pPr>
            <w:r>
              <w:rPr>
                <w:shd w:val="clear" w:color="auto" w:fill="FFFFFF"/>
              </w:rPr>
              <w:t>The consuming fires of passion in you,</w:t>
            </w:r>
          </w:p>
          <w:p w14:paraId="2B35E82D" w14:textId="77777777" w:rsidR="00A47286" w:rsidRDefault="00A47286" w:rsidP="00A47286">
            <w:pPr>
              <w:pStyle w:val="EngHang"/>
              <w:rPr>
                <w:shd w:val="clear" w:color="auto" w:fill="FFFFFF"/>
              </w:rPr>
            </w:pPr>
            <w:r>
              <w:rPr>
                <w:shd w:val="clear" w:color="auto" w:fill="FFFFFF"/>
              </w:rPr>
              <w:t>But instead they followed you</w:t>
            </w:r>
          </w:p>
          <w:p w14:paraId="5DB6479F" w14:textId="205457C2" w:rsidR="00A47286" w:rsidRDefault="00A47286" w:rsidP="00A47286">
            <w:pPr>
              <w:pStyle w:val="EngHangEnd"/>
              <w:rPr>
                <w:shd w:val="clear" w:color="auto" w:fill="FFFFFF"/>
              </w:rPr>
            </w:pPr>
            <w:r>
              <w:rPr>
                <w:shd w:val="clear" w:color="auto" w:fill="FFFFFF"/>
              </w:rPr>
              <w:t>In the way of martyrdom.</w:t>
            </w:r>
          </w:p>
        </w:tc>
        <w:tc>
          <w:tcPr>
            <w:tcW w:w="288" w:type="dxa"/>
          </w:tcPr>
          <w:p w14:paraId="34E67EF8" w14:textId="77777777" w:rsidR="00A47286" w:rsidRDefault="00A47286" w:rsidP="008C608D"/>
        </w:tc>
      </w:tr>
      <w:tr w:rsidR="00A47286" w14:paraId="19289799" w14:textId="77777777" w:rsidTr="008C608D">
        <w:trPr>
          <w:cantSplit/>
          <w:jc w:val="center"/>
        </w:trPr>
        <w:tc>
          <w:tcPr>
            <w:tcW w:w="288" w:type="dxa"/>
          </w:tcPr>
          <w:p w14:paraId="1980FD54" w14:textId="77777777" w:rsidR="00A47286" w:rsidRDefault="00A47286" w:rsidP="008C608D">
            <w:pPr>
              <w:pStyle w:val="CopticCross"/>
            </w:pPr>
          </w:p>
        </w:tc>
        <w:tc>
          <w:tcPr>
            <w:tcW w:w="3960" w:type="dxa"/>
          </w:tcPr>
          <w:p w14:paraId="36EE8F1C" w14:textId="77777777" w:rsidR="00A47286" w:rsidRDefault="00A47286" w:rsidP="00A47286">
            <w:pPr>
              <w:pStyle w:val="EngHang"/>
              <w:rPr>
                <w:shd w:val="clear" w:color="auto" w:fill="FFFFFF"/>
              </w:rPr>
            </w:pPr>
            <w:r>
              <w:rPr>
                <w:shd w:val="clear" w:color="auto" w:fill="FFFFFF"/>
              </w:rPr>
              <w:t>You proved courageous,</w:t>
            </w:r>
          </w:p>
          <w:p w14:paraId="1A3734F6" w14:textId="77777777" w:rsidR="00A47286" w:rsidRDefault="00A47286" w:rsidP="00A47286">
            <w:pPr>
              <w:pStyle w:val="EngHang"/>
              <w:rPr>
                <w:shd w:val="clear" w:color="auto" w:fill="FFFFFF"/>
              </w:rPr>
            </w:pPr>
            <w:r>
              <w:rPr>
                <w:shd w:val="clear" w:color="auto" w:fill="FFFFFF"/>
              </w:rPr>
              <w:t>Enduring your torments.</w:t>
            </w:r>
          </w:p>
          <w:p w14:paraId="0D057B36" w14:textId="77777777" w:rsidR="00A47286" w:rsidRDefault="00A47286" w:rsidP="00A47286">
            <w:pPr>
              <w:pStyle w:val="EngHang"/>
              <w:rPr>
                <w:shd w:val="clear" w:color="auto" w:fill="FFFFFF"/>
              </w:rPr>
            </w:pPr>
            <w:r>
              <w:rPr>
                <w:shd w:val="clear" w:color="auto" w:fill="FFFFFF"/>
              </w:rPr>
              <w:t>Therefore we have gained you</w:t>
            </w:r>
          </w:p>
          <w:p w14:paraId="048343EE" w14:textId="47EF9B4A" w:rsidR="00A47286" w:rsidRDefault="00A47286" w:rsidP="00A47286">
            <w:pPr>
              <w:pStyle w:val="EngHangEnd"/>
              <w:rPr>
                <w:shd w:val="clear" w:color="auto" w:fill="FFFFFF"/>
              </w:rPr>
            </w:pPr>
            <w:r>
              <w:rPr>
                <w:shd w:val="clear" w:color="auto" w:fill="FFFFFF"/>
              </w:rPr>
              <w:t>As our great protector.</w:t>
            </w:r>
          </w:p>
        </w:tc>
        <w:tc>
          <w:tcPr>
            <w:tcW w:w="288" w:type="dxa"/>
          </w:tcPr>
          <w:p w14:paraId="3AD1AEB8" w14:textId="77777777" w:rsidR="00A47286" w:rsidRDefault="00A47286" w:rsidP="008C608D"/>
        </w:tc>
      </w:tr>
      <w:tr w:rsidR="008C608D" w14:paraId="1B426404" w14:textId="77777777" w:rsidTr="008C608D">
        <w:trPr>
          <w:cantSplit/>
          <w:jc w:val="center"/>
        </w:trPr>
        <w:tc>
          <w:tcPr>
            <w:tcW w:w="288" w:type="dxa"/>
          </w:tcPr>
          <w:p w14:paraId="4276ABC3" w14:textId="62EDA48E" w:rsidR="008C608D" w:rsidRDefault="00A47286" w:rsidP="008C608D">
            <w:pPr>
              <w:pStyle w:val="CopticCross"/>
            </w:pPr>
            <w:r w:rsidRPr="00FB5ACB">
              <w:t>¿</w:t>
            </w:r>
          </w:p>
        </w:tc>
        <w:tc>
          <w:tcPr>
            <w:tcW w:w="3960" w:type="dxa"/>
          </w:tcPr>
          <w:p w14:paraId="5171E8A7" w14:textId="72820B3C" w:rsidR="00A47286" w:rsidRDefault="008C608D" w:rsidP="008C608D">
            <w:pPr>
              <w:pStyle w:val="EngHang"/>
              <w:rPr>
                <w:shd w:val="clear" w:color="auto" w:fill="FFFFFF"/>
              </w:rPr>
            </w:pPr>
            <w:r>
              <w:rPr>
                <w:shd w:val="clear" w:color="auto" w:fill="FFFFFF"/>
              </w:rPr>
              <w:t xml:space="preserve">O Christopher, you </w:t>
            </w:r>
            <w:r w:rsidR="00A47286">
              <w:rPr>
                <w:shd w:val="clear" w:color="auto" w:fill="FFFFFF"/>
              </w:rPr>
              <w:t>received</w:t>
            </w:r>
          </w:p>
          <w:p w14:paraId="4010C72F" w14:textId="77777777" w:rsidR="00A47286" w:rsidRDefault="00A47286" w:rsidP="008C608D">
            <w:pPr>
              <w:pStyle w:val="EngHang"/>
              <w:rPr>
                <w:shd w:val="clear" w:color="auto" w:fill="FFFFFF"/>
              </w:rPr>
            </w:pPr>
            <w:r>
              <w:rPr>
                <w:shd w:val="clear" w:color="auto" w:fill="FFFFFF"/>
              </w:rPr>
              <w:t>A purple robe,</w:t>
            </w:r>
          </w:p>
          <w:p w14:paraId="22086896" w14:textId="72B753CA" w:rsidR="008C608D" w:rsidRDefault="00A47286" w:rsidP="008C608D">
            <w:pPr>
              <w:pStyle w:val="EngHang"/>
              <w:rPr>
                <w:shd w:val="clear" w:color="auto" w:fill="FFFFFF"/>
              </w:rPr>
            </w:pPr>
            <w:r>
              <w:rPr>
                <w:shd w:val="clear" w:color="auto" w:fill="FFFFFF"/>
              </w:rPr>
              <w:t>The glorious garment,</w:t>
            </w:r>
            <w:r w:rsidR="008C608D">
              <w:rPr>
                <w:shd w:val="clear" w:color="auto" w:fill="FFFFFF"/>
              </w:rPr>
              <w:t xml:space="preserve"> </w:t>
            </w:r>
          </w:p>
          <w:p w14:paraId="37A0F4FF" w14:textId="28C5E974" w:rsidR="008C608D" w:rsidRDefault="00A47286" w:rsidP="008C608D">
            <w:pPr>
              <w:pStyle w:val="EngHangEnd"/>
            </w:pPr>
            <w:r>
              <w:rPr>
                <w:shd w:val="clear" w:color="auto" w:fill="FFFFFF"/>
              </w:rPr>
              <w:t>Of martyrdom</w:t>
            </w:r>
            <w:r w:rsidR="008C608D">
              <w:rPr>
                <w:shd w:val="clear" w:color="auto" w:fill="FFFFFF"/>
              </w:rPr>
              <w:t>.</w:t>
            </w:r>
          </w:p>
        </w:tc>
        <w:tc>
          <w:tcPr>
            <w:tcW w:w="288" w:type="dxa"/>
          </w:tcPr>
          <w:p w14:paraId="34E39E73" w14:textId="77777777" w:rsidR="008C608D" w:rsidRDefault="008C608D" w:rsidP="008C608D"/>
        </w:tc>
      </w:tr>
      <w:tr w:rsidR="008C608D" w14:paraId="5E8C9CDE" w14:textId="77777777" w:rsidTr="008C608D">
        <w:trPr>
          <w:cantSplit/>
          <w:jc w:val="center"/>
        </w:trPr>
        <w:tc>
          <w:tcPr>
            <w:tcW w:w="288" w:type="dxa"/>
          </w:tcPr>
          <w:p w14:paraId="5D03B6CE" w14:textId="61EF7356" w:rsidR="008C608D" w:rsidRDefault="008C608D" w:rsidP="008C608D">
            <w:pPr>
              <w:pStyle w:val="CopticCross"/>
            </w:pPr>
          </w:p>
        </w:tc>
        <w:tc>
          <w:tcPr>
            <w:tcW w:w="3960" w:type="dxa"/>
          </w:tcPr>
          <w:p w14:paraId="0C2ECB89" w14:textId="0B04194E" w:rsidR="008C608D" w:rsidRDefault="00A47286" w:rsidP="008C608D">
            <w:pPr>
              <w:pStyle w:val="EngHang"/>
              <w:rPr>
                <w:shd w:val="clear" w:color="auto" w:fill="FFFFFF"/>
              </w:rPr>
            </w:pPr>
            <w:r>
              <w:rPr>
                <w:shd w:val="clear" w:color="auto" w:fill="FFFFFF"/>
              </w:rPr>
              <w:t>And you came before</w:t>
            </w:r>
          </w:p>
          <w:p w14:paraId="374B7930" w14:textId="119903CD" w:rsidR="00A47286" w:rsidRDefault="00A47286" w:rsidP="008C608D">
            <w:pPr>
              <w:pStyle w:val="EngHang"/>
              <w:rPr>
                <w:shd w:val="clear" w:color="auto" w:fill="FFFFFF"/>
              </w:rPr>
            </w:pPr>
            <w:r>
              <w:rPr>
                <w:shd w:val="clear" w:color="auto" w:fill="FFFFFF"/>
              </w:rPr>
              <w:t>The Lord of heaven,</w:t>
            </w:r>
          </w:p>
          <w:p w14:paraId="363387BF" w14:textId="48A787A0" w:rsidR="00A47286" w:rsidRDefault="00A47286" w:rsidP="008C608D">
            <w:pPr>
              <w:pStyle w:val="EngHang"/>
              <w:rPr>
                <w:shd w:val="clear" w:color="auto" w:fill="FFFFFF"/>
              </w:rPr>
            </w:pPr>
            <w:r>
              <w:rPr>
                <w:shd w:val="clear" w:color="auto" w:fill="FFFFFF"/>
              </w:rPr>
              <w:t>Therefore you now sing</w:t>
            </w:r>
          </w:p>
          <w:p w14:paraId="7A42FA9E" w14:textId="1BBB59BC" w:rsidR="008C608D" w:rsidRDefault="00A47286" w:rsidP="008C608D">
            <w:pPr>
              <w:pStyle w:val="EngHangEnd"/>
            </w:pPr>
            <w:r>
              <w:rPr>
                <w:shd w:val="clear" w:color="auto" w:fill="FFFFFF"/>
              </w:rPr>
              <w:t>The Trisagion with the angels</w:t>
            </w:r>
            <w:r w:rsidR="008C608D">
              <w:rPr>
                <w:shd w:val="clear" w:color="auto" w:fill="FFFFFF"/>
              </w:rPr>
              <w:t>.</w:t>
            </w:r>
          </w:p>
        </w:tc>
        <w:tc>
          <w:tcPr>
            <w:tcW w:w="288" w:type="dxa"/>
          </w:tcPr>
          <w:p w14:paraId="769573E9" w14:textId="77777777" w:rsidR="008C608D" w:rsidRDefault="008C608D" w:rsidP="008C608D"/>
        </w:tc>
      </w:tr>
      <w:tr w:rsidR="008C608D" w14:paraId="15CC58E5" w14:textId="77777777" w:rsidTr="008C608D">
        <w:trPr>
          <w:cantSplit/>
          <w:jc w:val="center"/>
        </w:trPr>
        <w:tc>
          <w:tcPr>
            <w:tcW w:w="288" w:type="dxa"/>
          </w:tcPr>
          <w:p w14:paraId="536AC7CA" w14:textId="00AAF56F" w:rsidR="008C608D" w:rsidRDefault="00A47286" w:rsidP="008C608D">
            <w:pPr>
              <w:pStyle w:val="CopticCross"/>
            </w:pPr>
            <w:r w:rsidRPr="00FB5ACB">
              <w:t>¿</w:t>
            </w:r>
          </w:p>
        </w:tc>
        <w:tc>
          <w:tcPr>
            <w:tcW w:w="3960" w:type="dxa"/>
          </w:tcPr>
          <w:p w14:paraId="4864462C" w14:textId="51EDD0FC" w:rsidR="00A47286" w:rsidRDefault="00A47286" w:rsidP="008C608D">
            <w:pPr>
              <w:pStyle w:val="EngHang"/>
              <w:rPr>
                <w:shd w:val="clear" w:color="auto" w:fill="FFFFFF"/>
              </w:rPr>
            </w:pPr>
            <w:r>
              <w:rPr>
                <w:shd w:val="clear" w:color="auto" w:fill="FFFFFF"/>
              </w:rPr>
              <w:t>Hail to you, O strong one,</w:t>
            </w:r>
          </w:p>
          <w:p w14:paraId="2FC090BE" w14:textId="5C79D16E" w:rsidR="008C608D" w:rsidRDefault="00A47286" w:rsidP="008C608D">
            <w:pPr>
              <w:pStyle w:val="EngHang"/>
              <w:rPr>
                <w:shd w:val="clear" w:color="auto" w:fill="FFFFFF"/>
              </w:rPr>
            </w:pPr>
            <w:r>
              <w:rPr>
                <w:shd w:val="clear" w:color="auto" w:fill="FFFFFF"/>
              </w:rPr>
              <w:t>Hail to you, O soldier,</w:t>
            </w:r>
          </w:p>
          <w:p w14:paraId="602C538B" w14:textId="09B7C34D" w:rsidR="00A47286" w:rsidRDefault="00A47286" w:rsidP="008C608D">
            <w:pPr>
              <w:pStyle w:val="EngHang"/>
              <w:rPr>
                <w:shd w:val="clear" w:color="auto" w:fill="FFFFFF"/>
              </w:rPr>
            </w:pPr>
            <w:r>
              <w:rPr>
                <w:shd w:val="clear" w:color="auto" w:fill="FFFFFF"/>
              </w:rPr>
              <w:t>Hail to you, O martyr</w:t>
            </w:r>
          </w:p>
          <w:p w14:paraId="097DA078" w14:textId="236DEC57" w:rsidR="008C608D" w:rsidRDefault="00A47286" w:rsidP="00A47286">
            <w:pPr>
              <w:pStyle w:val="EngHangEnd"/>
              <w:ind w:left="0" w:firstLine="0"/>
            </w:pPr>
            <w:r>
              <w:rPr>
                <w:shd w:val="clear" w:color="auto" w:fill="FFFFFF"/>
              </w:rPr>
              <w:t>Saint Christopher.</w:t>
            </w:r>
          </w:p>
        </w:tc>
        <w:tc>
          <w:tcPr>
            <w:tcW w:w="288" w:type="dxa"/>
          </w:tcPr>
          <w:p w14:paraId="3381CE19" w14:textId="77777777" w:rsidR="008C608D" w:rsidRDefault="008C608D" w:rsidP="008C608D"/>
        </w:tc>
      </w:tr>
      <w:tr w:rsidR="008C608D" w14:paraId="47EF835F" w14:textId="77777777" w:rsidTr="008C608D">
        <w:trPr>
          <w:cantSplit/>
          <w:jc w:val="center"/>
        </w:trPr>
        <w:tc>
          <w:tcPr>
            <w:tcW w:w="288" w:type="dxa"/>
          </w:tcPr>
          <w:p w14:paraId="5B7B0B6D" w14:textId="694A5710" w:rsidR="008C608D" w:rsidRDefault="008C608D" w:rsidP="008C608D">
            <w:pPr>
              <w:pStyle w:val="CopticCross"/>
            </w:pPr>
          </w:p>
        </w:tc>
        <w:tc>
          <w:tcPr>
            <w:tcW w:w="3960" w:type="dxa"/>
          </w:tcPr>
          <w:p w14:paraId="03A47AE4" w14:textId="1907FF18" w:rsidR="008C608D" w:rsidRDefault="00A47286" w:rsidP="008C608D">
            <w:pPr>
              <w:pStyle w:val="EngHang"/>
              <w:rPr>
                <w:shd w:val="clear" w:color="auto" w:fill="FFFFFF"/>
              </w:rPr>
            </w:pPr>
            <w:r>
              <w:rPr>
                <w:shd w:val="clear" w:color="auto" w:fill="FFFFFF"/>
              </w:rPr>
              <w:t>Pray to the Lord on our behalf,</w:t>
            </w:r>
          </w:p>
          <w:p w14:paraId="62D209CB" w14:textId="65AEEC4C" w:rsidR="00A47286" w:rsidRDefault="00A47286" w:rsidP="008C608D">
            <w:pPr>
              <w:pStyle w:val="EngHang"/>
              <w:rPr>
                <w:shd w:val="clear" w:color="auto" w:fill="FFFFFF"/>
              </w:rPr>
            </w:pPr>
            <w:r>
              <w:rPr>
                <w:shd w:val="clear" w:color="auto" w:fill="FFFFFF"/>
              </w:rPr>
              <w:t>O struggle-bearer, the martyr,</w:t>
            </w:r>
          </w:p>
          <w:p w14:paraId="02AC18EC" w14:textId="499B6C0B" w:rsidR="00A47286" w:rsidRDefault="00A47286" w:rsidP="008C608D">
            <w:pPr>
              <w:pStyle w:val="EngHang"/>
              <w:rPr>
                <w:shd w:val="clear" w:color="auto" w:fill="FFFFFF"/>
              </w:rPr>
            </w:pPr>
            <w:r>
              <w:rPr>
                <w:shd w:val="clear" w:color="auto" w:fill="FFFFFF"/>
              </w:rPr>
              <w:t>Saint Christopher of Lycia,</w:t>
            </w:r>
          </w:p>
          <w:p w14:paraId="580B1EFF" w14:textId="463B7124" w:rsidR="008C608D" w:rsidRDefault="00A47286" w:rsidP="008C608D">
            <w:pPr>
              <w:pStyle w:val="EngHangEnd"/>
            </w:pPr>
            <w:r>
              <w:rPr>
                <w:shd w:val="clear" w:color="auto" w:fill="FFFFFF"/>
              </w:rPr>
              <w:t>That He may forgive us our sins</w:t>
            </w:r>
            <w:r w:rsidR="008C608D">
              <w:rPr>
                <w:shd w:val="clear" w:color="auto" w:fill="FFFFFF"/>
              </w:rPr>
              <w:t>.</w:t>
            </w:r>
          </w:p>
        </w:tc>
        <w:tc>
          <w:tcPr>
            <w:tcW w:w="288" w:type="dxa"/>
          </w:tcPr>
          <w:p w14:paraId="3DB0EFE2" w14:textId="77777777" w:rsidR="008C608D" w:rsidRDefault="008C608D" w:rsidP="008C608D"/>
        </w:tc>
      </w:tr>
    </w:tbl>
    <w:p w14:paraId="06737A92" w14:textId="7FF7B1A9" w:rsidR="00C30529" w:rsidRDefault="00C30529" w:rsidP="00495F1A">
      <w:pPr>
        <w:pStyle w:val="Heading3"/>
      </w:pPr>
      <w:bookmarkStart w:id="1774" w:name="_Toc485884626"/>
      <w:bookmarkStart w:id="1775" w:name="_Ref489387026"/>
      <w:bookmarkStart w:id="1776" w:name="_Ref489387048"/>
      <w:r>
        <w:t xml:space="preserve">May 9 / Pashons 14: </w:t>
      </w:r>
      <w:r w:rsidR="008C608D">
        <w:t xml:space="preserve">Also </w:t>
      </w:r>
      <w:r>
        <w:t>St. Pachomius</w:t>
      </w:r>
      <w:bookmarkEnd w:id="1771"/>
      <w:bookmarkEnd w:id="1772"/>
      <w:bookmarkEnd w:id="1774"/>
      <w:bookmarkEnd w:id="1775"/>
      <w:bookmarkEnd w:id="1776"/>
    </w:p>
    <w:p w14:paraId="1731E46B" w14:textId="77777777" w:rsidR="00C30529" w:rsidRDefault="00C30529" w:rsidP="00C30529">
      <w:pPr>
        <w:pStyle w:val="Heading4"/>
      </w:pPr>
      <w:bookmarkStart w:id="1777" w:name="_Ref434491150"/>
      <w:r>
        <w:t>The Doxology</w:t>
      </w:r>
      <w:r w:rsidR="00810F04">
        <w:t xml:space="preserve"> for St. Pachomius</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778" w:name="_Toc485884627"/>
      <w:r>
        <w:t>May 11 / Pashons 16: Commemoration of St. John the Evangelist</w:t>
      </w:r>
      <w:bookmarkEnd w:id="1778"/>
    </w:p>
    <w:p w14:paraId="2ADA71D1" w14:textId="283E4A0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E2EA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E2EAC">
        <w:rPr>
          <w:noProof/>
        </w:rPr>
        <w:t>905</w:t>
      </w:r>
      <w:r w:rsidR="002409EF">
        <w:fldChar w:fldCharType="end"/>
      </w:r>
      <w:r>
        <w:t>.</w:t>
      </w:r>
    </w:p>
    <w:p w14:paraId="194D23B6" w14:textId="77777777" w:rsidR="005329C1" w:rsidRDefault="005329C1" w:rsidP="005329C1">
      <w:pPr>
        <w:pStyle w:val="Heading3"/>
      </w:pPr>
      <w:bookmarkStart w:id="1779" w:name="_Toc485884628"/>
      <w:r>
        <w:t>May 16 / Pashons 21: Commemoration of the Theotokos</w:t>
      </w:r>
      <w:bookmarkEnd w:id="1779"/>
    </w:p>
    <w:p w14:paraId="678F262C" w14:textId="4F79D3D5"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950977D" w14:textId="77777777" w:rsidR="00160DE3" w:rsidRDefault="00160DE3" w:rsidP="00160DE3">
      <w:pPr>
        <w:pStyle w:val="Heading3"/>
      </w:pPr>
      <w:bookmarkStart w:id="1780" w:name="_Toc485884629"/>
      <w:r>
        <w:t xml:space="preserve">May 17 / Pashons 22: Departure of St. Andronicus the </w:t>
      </w:r>
      <w:r w:rsidR="00191A26">
        <w:t>Disciple</w:t>
      </w:r>
      <w:bookmarkEnd w:id="1780"/>
    </w:p>
    <w:p w14:paraId="03D06E74" w14:textId="0876AF5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E2A1C06" w14:textId="552935F4" w:rsidR="00495F1A" w:rsidRDefault="00C30529" w:rsidP="00495F1A">
      <w:pPr>
        <w:pStyle w:val="Heading3"/>
      </w:pPr>
      <w:bookmarkStart w:id="1781" w:name="_Ref485108333"/>
      <w:bookmarkStart w:id="1782" w:name="_Ref485108337"/>
      <w:bookmarkStart w:id="1783" w:name="_Toc485884630"/>
      <w:r>
        <w:lastRenderedPageBreak/>
        <w:t xml:space="preserve">May 19 / Pashons 24: </w:t>
      </w:r>
      <w:r w:rsidR="00495F1A">
        <w:t>The Entr</w:t>
      </w:r>
      <w:r w:rsidR="00CC0A2E">
        <w:t>y</w:t>
      </w:r>
      <w:r w:rsidR="00495F1A">
        <w:t xml:space="preserve"> into Egypt</w:t>
      </w:r>
      <w:bookmarkEnd w:id="1755"/>
      <w:bookmarkEnd w:id="1754"/>
      <w:bookmarkEnd w:id="1753"/>
      <w:bookmarkEnd w:id="1781"/>
      <w:bookmarkEnd w:id="1782"/>
      <w:bookmarkEnd w:id="1783"/>
    </w:p>
    <w:p w14:paraId="344CD129" w14:textId="08BCC326" w:rsidR="00D1689A" w:rsidRPr="008712A7" w:rsidRDefault="00D1689A" w:rsidP="00D1689A">
      <w:pPr>
        <w:pStyle w:val="Heading4"/>
        <w:rPr>
          <w:rFonts w:ascii="Arial Unicode MS" w:eastAsia="Arial Unicode MS" w:hAnsi="Arial Unicode MS" w:cs="Arial Unicode MS"/>
        </w:rPr>
      </w:pPr>
      <w:bookmarkStart w:id="1784" w:name="_Ref434477906"/>
      <w:r>
        <w:t>The Verses of the Cymbals for 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689A" w14:paraId="663E1883" w14:textId="77777777" w:rsidTr="00C223F0">
        <w:trPr>
          <w:cantSplit/>
          <w:jc w:val="center"/>
        </w:trPr>
        <w:tc>
          <w:tcPr>
            <w:tcW w:w="288" w:type="dxa"/>
          </w:tcPr>
          <w:p w14:paraId="0200DB1B" w14:textId="77777777" w:rsidR="00D1689A" w:rsidRDefault="00D1689A" w:rsidP="00C223F0">
            <w:pPr>
              <w:pStyle w:val="CopticCross"/>
            </w:pPr>
          </w:p>
        </w:tc>
        <w:tc>
          <w:tcPr>
            <w:tcW w:w="3960" w:type="dxa"/>
          </w:tcPr>
          <w:p w14:paraId="51DA5E37" w14:textId="54B617FB" w:rsidR="00D1689A" w:rsidRDefault="00D1689A" w:rsidP="00D1689A">
            <w:pPr>
              <w:pStyle w:val="EngHang"/>
            </w:pPr>
            <w:r>
              <w:t>Rejoice, O Egypt, and be glad,</w:t>
            </w:r>
          </w:p>
          <w:p w14:paraId="68C2CAFA" w14:textId="6BD8839D" w:rsidR="00D1689A" w:rsidRDefault="00D1689A" w:rsidP="00D1689A">
            <w:pPr>
              <w:pStyle w:val="EngHang"/>
            </w:pPr>
            <w:r>
              <w:t>With all your borders,</w:t>
            </w:r>
          </w:p>
          <w:p w14:paraId="6C3E050F" w14:textId="329FE4CB" w:rsidR="00D1689A" w:rsidRDefault="00D1689A" w:rsidP="00D1689A">
            <w:pPr>
              <w:pStyle w:val="EngHang"/>
            </w:pPr>
            <w:r>
              <w:t>For the Lover of Mankind,</w:t>
            </w:r>
          </w:p>
          <w:p w14:paraId="5B651B90" w14:textId="43033A81" w:rsidR="00D1689A" w:rsidRDefault="00D1689A" w:rsidP="00C223F0">
            <w:pPr>
              <w:pStyle w:val="EngHangEnd"/>
            </w:pPr>
            <w:r>
              <w:t>Who IS before all ages, came to you.</w:t>
            </w:r>
          </w:p>
        </w:tc>
        <w:tc>
          <w:tcPr>
            <w:tcW w:w="288" w:type="dxa"/>
          </w:tcPr>
          <w:p w14:paraId="50DF5042" w14:textId="77777777" w:rsidR="00D1689A" w:rsidRDefault="00D1689A" w:rsidP="00C223F0"/>
        </w:tc>
        <w:tc>
          <w:tcPr>
            <w:tcW w:w="288" w:type="dxa"/>
          </w:tcPr>
          <w:p w14:paraId="2216D1DD" w14:textId="77777777" w:rsidR="00D1689A" w:rsidRDefault="00D1689A" w:rsidP="00C223F0">
            <w:pPr>
              <w:pStyle w:val="CopticCross"/>
            </w:pPr>
          </w:p>
        </w:tc>
        <w:tc>
          <w:tcPr>
            <w:tcW w:w="3960" w:type="dxa"/>
          </w:tcPr>
          <w:p w14:paraId="72C673A1" w14:textId="3667D0E8" w:rsidR="00D1689A" w:rsidRDefault="00D1689A" w:rsidP="00C223F0">
            <w:pPr>
              <w:pStyle w:val="CopticVersemulti-line"/>
            </w:pPr>
            <w:r>
              <w:t>Ⲣⲁϣⲓ ⲑⲉⲗⲏⲗ ⲱ̀ ⲛⲓⲣⲉⲙⲛ̀ⲭⲏⲙⲓ:</w:t>
            </w:r>
          </w:p>
          <w:p w14:paraId="47C612FF" w14:textId="74B7BA82" w:rsidR="00D1689A" w:rsidRDefault="00D1689A" w:rsidP="00C223F0">
            <w:pPr>
              <w:pStyle w:val="CopticVersemulti-line"/>
            </w:pPr>
            <w:r>
              <w:t>ⲛⲉⲙ ⲛⲉⲥⲑⲱϣ ⲧⲏⲣⲟⲩ:</w:t>
            </w:r>
          </w:p>
          <w:p w14:paraId="477B142C" w14:textId="4FE10F99" w:rsidR="00D1689A" w:rsidRDefault="00D1689A" w:rsidP="00C223F0">
            <w:pPr>
              <w:pStyle w:val="CopticVersemulti-line"/>
            </w:pPr>
            <w:r>
              <w:t>ϫⲉ ⲁϥⲓ̀ ϣⲁⲣⲟ ⲛ̀ϫⲉ ⲡⲓⲙⲁⲓⲣⲱⲙⲓ:</w:t>
            </w:r>
          </w:p>
          <w:p w14:paraId="424EDB41" w14:textId="2630E35F" w:rsidR="00D1689A" w:rsidRPr="00240FF0" w:rsidRDefault="00D1689A" w:rsidP="00C223F0">
            <w:pPr>
              <w:pStyle w:val="CopticHangingVerse"/>
              <w:rPr>
                <w:vanish/>
              </w:rPr>
            </w:pPr>
            <w:r>
              <w:t xml:space="preserve">ⲫⲏⲉⲧϣⲟⲡ ϧⲁϫⲱⲟⲩ ⲛ̀ⲛⲓⲉ̀ⲱⲛ ⲧⲏⲣⲟⲩ. </w:t>
            </w:r>
          </w:p>
        </w:tc>
      </w:tr>
    </w:tbl>
    <w:p w14:paraId="608201BF" w14:textId="6A10F474" w:rsidR="00C30529" w:rsidRDefault="00C30529" w:rsidP="00C30529">
      <w:pPr>
        <w:pStyle w:val="Heading4"/>
      </w:pPr>
      <w:r>
        <w:t>The Doxology</w:t>
      </w:r>
      <w:r w:rsidR="00E21EA3">
        <w:t xml:space="preserve"> for the Entr</w:t>
      </w:r>
      <w:r w:rsidR="00CC0A2E">
        <w:t>y</w:t>
      </w:r>
      <w:r w:rsidR="00E21EA3">
        <w:t xml:space="preserve"> into Egypt</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66490D19" w:rsidR="008D6DBB" w:rsidRPr="00B87131" w:rsidRDefault="00D1689A" w:rsidP="008D6DBB">
            <w:pPr>
              <w:pStyle w:val="EngHang"/>
            </w:pPr>
            <w:r>
              <w:t>God, W</w:t>
            </w:r>
            <w:r w:rsidR="008D6DBB" w:rsidRPr="00B87131">
              <w:t>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27633B00" w:rsidR="0030497C" w:rsidRDefault="0030497C" w:rsidP="0030497C">
      <w:pPr>
        <w:pStyle w:val="Heading4"/>
      </w:pPr>
      <w:bookmarkStart w:id="1785" w:name="_Ref434476089"/>
      <w:r>
        <w:t>The Psali Adam</w:t>
      </w:r>
      <w:r w:rsidR="006C1B94">
        <w:t xml:space="preserve"> for the Entr</w:t>
      </w:r>
      <w:r w:rsidR="00CC0A2E">
        <w:t>y</w:t>
      </w:r>
      <w:r w:rsidR="006C1B94">
        <w:t xml:space="preserve"> into Egypt</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220176B9" w14:textId="52ED4475" w:rsidR="00B91869" w:rsidRPr="00B91869" w:rsidRDefault="00B91869" w:rsidP="00D044A7">
            <w:pPr>
              <w:pStyle w:val="EngHangEnd"/>
            </w:pPr>
            <w:r w:rsidRPr="00B91869">
              <w:t>Of Adam and Eve.</w:t>
            </w: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57F408FD" w:rsidR="0030497C" w:rsidRDefault="0030497C" w:rsidP="0030497C">
      <w:pPr>
        <w:pStyle w:val="Heading4"/>
      </w:pPr>
      <w:bookmarkStart w:id="1786" w:name="_Ref434476112"/>
      <w:r>
        <w:t>The Psali Batos</w:t>
      </w:r>
      <w:r w:rsidR="006C1B94">
        <w:t xml:space="preserve"> for the Entr</w:t>
      </w:r>
      <w:r w:rsidR="00CC0A2E">
        <w:t>y</w:t>
      </w:r>
      <w:r w:rsidR="006C1B94">
        <w:t xml:space="preserve"> into Egypt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787"/>
            <w:r>
              <w:t>approached</w:t>
            </w:r>
            <w:commentRangeEnd w:id="1787"/>
            <w:r>
              <w:rPr>
                <w:rStyle w:val="CommentReference"/>
              </w:rPr>
              <w:commentReference w:id="178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788"/>
            <w:r>
              <w:t xml:space="preserve">Ⲫⲱⲕ </w:t>
            </w:r>
            <w:commentRangeEnd w:id="1788"/>
            <w:r>
              <w:rPr>
                <w:rStyle w:val="CommentReference"/>
                <w:rFonts w:ascii="Times New Roman" w:hAnsi="Times New Roman"/>
              </w:rPr>
              <w:commentReference w:id="178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5ABFB7DA" w14:textId="12B17FC3" w:rsidR="00CC0A2E" w:rsidRDefault="00CC0A2E" w:rsidP="00CC0A2E">
      <w:pPr>
        <w:pStyle w:val="Heading4"/>
      </w:pPr>
      <w:r>
        <w:lastRenderedPageBreak/>
        <w:t xml:space="preserve">The Psalm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A1E6CC5" w14:textId="77777777" w:rsidTr="00CC0A2E">
        <w:trPr>
          <w:cantSplit/>
          <w:jc w:val="center"/>
        </w:trPr>
        <w:tc>
          <w:tcPr>
            <w:tcW w:w="288" w:type="dxa"/>
          </w:tcPr>
          <w:p w14:paraId="07FD0E33" w14:textId="77777777" w:rsidR="00CC0A2E" w:rsidRDefault="00CC0A2E" w:rsidP="00CC0A2E">
            <w:pPr>
              <w:pStyle w:val="CopticCross"/>
            </w:pPr>
          </w:p>
        </w:tc>
        <w:tc>
          <w:tcPr>
            <w:tcW w:w="3960" w:type="dxa"/>
          </w:tcPr>
          <w:p w14:paraId="12167280" w14:textId="77777777" w:rsidR="00CC0A2E" w:rsidRDefault="00CC0A2E" w:rsidP="00CC0A2E">
            <w:pPr>
              <w:pStyle w:val="EngHang"/>
            </w:pPr>
            <w:r>
              <w:t>Alleluia, Alleluia:</w:t>
            </w:r>
          </w:p>
          <w:p w14:paraId="02336648" w14:textId="77777777" w:rsidR="00CC0A2E" w:rsidRDefault="00CC0A2E" w:rsidP="00CC0A2E">
            <w:pPr>
              <w:pStyle w:val="EngHang"/>
            </w:pPr>
            <w:r>
              <w:t>Jesus Christ, the Son of God,</w:t>
            </w:r>
          </w:p>
          <w:p w14:paraId="08E77A1A" w14:textId="7318A9D2" w:rsidR="00CC0A2E" w:rsidRDefault="00B110E9" w:rsidP="00CC0A2E">
            <w:pPr>
              <w:pStyle w:val="EngHang"/>
            </w:pPr>
            <w:r>
              <w:t>Entered</w:t>
            </w:r>
            <w:r w:rsidR="00CC0A2E">
              <w:t xml:space="preserve"> the land of Egypt.</w:t>
            </w:r>
          </w:p>
          <w:p w14:paraId="3343F5CA" w14:textId="77777777" w:rsidR="00CC0A2E" w:rsidRDefault="00CC0A2E" w:rsidP="00CC0A2E">
            <w:pPr>
              <w:pStyle w:val="EngHangEnd"/>
            </w:pPr>
            <w:r>
              <w:t>Alleluia, Alleluia.</w:t>
            </w:r>
          </w:p>
        </w:tc>
        <w:tc>
          <w:tcPr>
            <w:tcW w:w="288" w:type="dxa"/>
          </w:tcPr>
          <w:p w14:paraId="513915A6" w14:textId="77777777" w:rsidR="00CC0A2E" w:rsidRDefault="00CC0A2E" w:rsidP="00CC0A2E"/>
        </w:tc>
        <w:tc>
          <w:tcPr>
            <w:tcW w:w="288" w:type="dxa"/>
          </w:tcPr>
          <w:p w14:paraId="160052A4" w14:textId="77777777" w:rsidR="00CC0A2E" w:rsidRDefault="00CC0A2E" w:rsidP="00CC0A2E">
            <w:pPr>
              <w:pStyle w:val="CopticCross"/>
            </w:pPr>
          </w:p>
        </w:tc>
        <w:tc>
          <w:tcPr>
            <w:tcW w:w="3960" w:type="dxa"/>
          </w:tcPr>
          <w:p w14:paraId="256F2AC2" w14:textId="77777777" w:rsidR="00CC0A2E" w:rsidRDefault="00CC0A2E" w:rsidP="00CC0A2E">
            <w:pPr>
              <w:pStyle w:val="CopticVersemulti-line"/>
            </w:pPr>
            <w:r>
              <w:t>Ⲁⲗⲗⲏⲗⲟⲩⲓⲁ ⲁⲗⲗⲏⲗⲟⲩⲓⲁ.</w:t>
            </w:r>
          </w:p>
          <w:p w14:paraId="34C80B66" w14:textId="77777777" w:rsidR="00CC0A2E" w:rsidRDefault="00CC0A2E" w:rsidP="00CC0A2E">
            <w:pPr>
              <w:pStyle w:val="CopticVersemulti-line"/>
            </w:pPr>
            <w:r>
              <w:t>Ⲓⲥⲟⲩⲥ Ⲡⲓⲭ̀ⲣⲓⲥⲧⲟⲥ Ⲡϣⲏⲣⲓ ⲙ̀Ⲫⲛⲟⲩϯ:</w:t>
            </w:r>
          </w:p>
          <w:p w14:paraId="796A275C" w14:textId="673239A1" w:rsidR="00CC0A2E" w:rsidRDefault="00B110E9" w:rsidP="00CC0A2E">
            <w:pPr>
              <w:pStyle w:val="CopticVersemulti-line"/>
            </w:pPr>
            <w:r>
              <w:t>ⲁϥⲓ̀ ⲉ̀ϧⲟⲩⲛ ⲉ̀ⲡ̀ⲕⲁϩⲓ ⲛ̀ⲭⲏⲙⲓ</w:t>
            </w:r>
            <w:r w:rsidR="00CC0A2E">
              <w:t>:</w:t>
            </w:r>
          </w:p>
          <w:p w14:paraId="7874F66B" w14:textId="77777777" w:rsidR="00CC0A2E" w:rsidRPr="00C35319" w:rsidRDefault="00CC0A2E" w:rsidP="00CC0A2E">
            <w:pPr>
              <w:pStyle w:val="CopticHangingVerse"/>
            </w:pPr>
            <w:r>
              <w:t>ⲁⲗⲗⲏⲗⲟⲩⲓⲁ: ⲁⲗⲗⲏⲗⲟⲩⲓⲁ.</w:t>
            </w:r>
          </w:p>
        </w:tc>
      </w:tr>
    </w:tbl>
    <w:p w14:paraId="3C3F8BD2" w14:textId="19EC505B" w:rsidR="00CC0A2E" w:rsidRDefault="00CC0A2E" w:rsidP="00CC0A2E">
      <w:pPr>
        <w:pStyle w:val="Heading4"/>
      </w:pPr>
      <w:r>
        <w:t xml:space="preserve">The Gospel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18F967C" w14:textId="77777777" w:rsidTr="00CC0A2E">
        <w:trPr>
          <w:cantSplit/>
          <w:jc w:val="center"/>
        </w:trPr>
        <w:tc>
          <w:tcPr>
            <w:tcW w:w="288" w:type="dxa"/>
          </w:tcPr>
          <w:p w14:paraId="05EEBC5F" w14:textId="77777777" w:rsidR="00CC0A2E" w:rsidRDefault="00CC0A2E" w:rsidP="00CC0A2E">
            <w:pPr>
              <w:pStyle w:val="CopticCross"/>
            </w:pPr>
          </w:p>
        </w:tc>
        <w:tc>
          <w:tcPr>
            <w:tcW w:w="3960" w:type="dxa"/>
          </w:tcPr>
          <w:p w14:paraId="32BD34DF" w14:textId="77777777" w:rsidR="00CC0A2E" w:rsidRDefault="00CC0A2E" w:rsidP="00CC0A2E">
            <w:pPr>
              <w:pStyle w:val="EngHang"/>
            </w:pPr>
            <w:r>
              <w:t>Alleluia, alleluia,</w:t>
            </w:r>
          </w:p>
          <w:p w14:paraId="1FA216DF" w14:textId="77777777" w:rsidR="00CC0A2E" w:rsidRDefault="00CC0A2E" w:rsidP="00CC0A2E">
            <w:pPr>
              <w:pStyle w:val="EngHang"/>
            </w:pPr>
            <w:r>
              <w:t>Alleluia, alleluia.</w:t>
            </w:r>
          </w:p>
          <w:p w14:paraId="285423E8" w14:textId="77777777" w:rsidR="00CC0A2E" w:rsidRDefault="00CC0A2E" w:rsidP="00CC0A2E">
            <w:pPr>
              <w:pStyle w:val="EngHang"/>
            </w:pPr>
            <w:r>
              <w:t>Jesus Christ the Son of God,</w:t>
            </w:r>
          </w:p>
          <w:p w14:paraId="3EF24C47" w14:textId="7A896A5D" w:rsidR="00CC0A2E" w:rsidRDefault="00B110E9" w:rsidP="00CC0A2E">
            <w:pPr>
              <w:pStyle w:val="EngHangEnd"/>
            </w:pPr>
            <w:r>
              <w:t>Entered the land of Egypt</w:t>
            </w:r>
            <w:r w:rsidR="00CC0A2E">
              <w:t>.</w:t>
            </w:r>
          </w:p>
        </w:tc>
        <w:tc>
          <w:tcPr>
            <w:tcW w:w="288" w:type="dxa"/>
          </w:tcPr>
          <w:p w14:paraId="70652731" w14:textId="77777777" w:rsidR="00CC0A2E" w:rsidRDefault="00CC0A2E" w:rsidP="00CC0A2E"/>
        </w:tc>
        <w:tc>
          <w:tcPr>
            <w:tcW w:w="288" w:type="dxa"/>
          </w:tcPr>
          <w:p w14:paraId="739D761D" w14:textId="77777777" w:rsidR="00CC0A2E" w:rsidRDefault="00CC0A2E" w:rsidP="00CC0A2E">
            <w:pPr>
              <w:pStyle w:val="CopticCross"/>
            </w:pPr>
          </w:p>
        </w:tc>
        <w:tc>
          <w:tcPr>
            <w:tcW w:w="3960" w:type="dxa"/>
          </w:tcPr>
          <w:p w14:paraId="7AC9255A" w14:textId="77777777" w:rsidR="00CC0A2E" w:rsidRDefault="00CC0A2E" w:rsidP="00CC0A2E">
            <w:pPr>
              <w:pStyle w:val="CopticVersemulti-line"/>
            </w:pPr>
            <w:r>
              <w:t>Ⲁⲗⲗⲏⲗⲟⲩⲓⲁ: Ⲁⲗⲗⲏⲗⲟⲩⲓⲁ:</w:t>
            </w:r>
          </w:p>
          <w:p w14:paraId="11AAE06A" w14:textId="77777777" w:rsidR="00CC0A2E" w:rsidRDefault="00CC0A2E" w:rsidP="00CC0A2E">
            <w:pPr>
              <w:pStyle w:val="CopticVersemulti-line"/>
            </w:pPr>
            <w:r>
              <w:t>Ⲁⲗⲗⲏⲗⲟⲩⲓⲁ: Ⲁⲗⲗⲏⲗⲟⲩⲓⲁ.</w:t>
            </w:r>
          </w:p>
          <w:p w14:paraId="636FF994" w14:textId="77777777" w:rsidR="00CC0A2E" w:rsidRDefault="00CC0A2E" w:rsidP="00CC0A2E">
            <w:pPr>
              <w:pStyle w:val="CopticVersemulti-line"/>
            </w:pPr>
            <w:r>
              <w:t>Ⲓⲏⲥⲟⲩⲥ Ⲡⲓⲭ̀ⲣⲓⲥⲧⲟⲥ Ⲡϣⲏⲣⲓ ⲙ̀Ⲫⲛⲟⲩϯ:</w:t>
            </w:r>
          </w:p>
          <w:p w14:paraId="59C69003" w14:textId="3597A076" w:rsidR="00CC0A2E" w:rsidRPr="00C35319" w:rsidRDefault="00B110E9" w:rsidP="00CC0A2E">
            <w:pPr>
              <w:pStyle w:val="CopticHangingVerse"/>
            </w:pPr>
            <w:r>
              <w:t>ⲁϥⲓ̀ ⲉ̀ϧⲟⲩⲛ ⲉ̀ⲡ̀ⲕⲁϩⲓ ⲛ̀ⲭⲏⲙⲓ</w:t>
            </w:r>
            <w:r w:rsidR="00CC0A2E">
              <w:t>.</w:t>
            </w:r>
          </w:p>
        </w:tc>
      </w:tr>
      <w:tr w:rsidR="00CC0A2E" w14:paraId="103FAB67" w14:textId="77777777" w:rsidTr="00CC0A2E">
        <w:trPr>
          <w:cantSplit/>
          <w:jc w:val="center"/>
        </w:trPr>
        <w:tc>
          <w:tcPr>
            <w:tcW w:w="288" w:type="dxa"/>
          </w:tcPr>
          <w:p w14:paraId="6C8CF341" w14:textId="77777777" w:rsidR="00CC0A2E" w:rsidRDefault="00CC0A2E" w:rsidP="00CC0A2E">
            <w:pPr>
              <w:pStyle w:val="CopticCross"/>
            </w:pPr>
          </w:p>
        </w:tc>
        <w:tc>
          <w:tcPr>
            <w:tcW w:w="3960" w:type="dxa"/>
          </w:tcPr>
          <w:p w14:paraId="765CE724" w14:textId="77777777" w:rsidR="00CC0A2E" w:rsidRDefault="00CC0A2E" w:rsidP="00CC0A2E">
            <w:pPr>
              <w:pStyle w:val="EngHang"/>
            </w:pPr>
            <w:r>
              <w:t>This is He to Whom the glory is due,</w:t>
            </w:r>
          </w:p>
          <w:p w14:paraId="651C4AE2" w14:textId="77777777" w:rsidR="00CC0A2E" w:rsidRDefault="00CC0A2E" w:rsidP="00CC0A2E">
            <w:pPr>
              <w:pStyle w:val="EngHang"/>
            </w:pPr>
            <w:r>
              <w:t>With His Good Father,</w:t>
            </w:r>
          </w:p>
          <w:p w14:paraId="0971B538" w14:textId="77777777" w:rsidR="00CC0A2E" w:rsidRDefault="00CC0A2E" w:rsidP="00CC0A2E">
            <w:pPr>
              <w:pStyle w:val="EngHang"/>
            </w:pPr>
            <w:r>
              <w:t>And the Holy Spirit,</w:t>
            </w:r>
          </w:p>
          <w:p w14:paraId="6A41D525" w14:textId="77777777" w:rsidR="00CC0A2E" w:rsidRDefault="00CC0A2E" w:rsidP="00CC0A2E">
            <w:pPr>
              <w:pStyle w:val="EngHangEnd"/>
            </w:pPr>
            <w:r>
              <w:t>Now and forever.</w:t>
            </w:r>
          </w:p>
        </w:tc>
        <w:tc>
          <w:tcPr>
            <w:tcW w:w="288" w:type="dxa"/>
          </w:tcPr>
          <w:p w14:paraId="7A9AE84B" w14:textId="77777777" w:rsidR="00CC0A2E" w:rsidRDefault="00CC0A2E" w:rsidP="00CC0A2E"/>
        </w:tc>
        <w:tc>
          <w:tcPr>
            <w:tcW w:w="288" w:type="dxa"/>
          </w:tcPr>
          <w:p w14:paraId="23CE8F1E" w14:textId="77777777" w:rsidR="00CC0A2E" w:rsidRDefault="00CC0A2E" w:rsidP="00CC0A2E">
            <w:pPr>
              <w:pStyle w:val="CopticCross"/>
            </w:pPr>
          </w:p>
        </w:tc>
        <w:tc>
          <w:tcPr>
            <w:tcW w:w="3960" w:type="dxa"/>
          </w:tcPr>
          <w:p w14:paraId="46552DC4" w14:textId="77777777" w:rsidR="00CC0A2E" w:rsidRDefault="00CC0A2E" w:rsidP="00CC0A2E">
            <w:pPr>
              <w:pStyle w:val="CopticVersemulti-line"/>
            </w:pPr>
            <w:r>
              <w:t>Ⲫⲁⲓ ⲉ̀ⲣⲉ ⲡⲓⲱ̀ⲟⲩ ⲉⲣⲡ̀ⲣⲉⲡ̀ⲓ ⲛⲁϥ:</w:t>
            </w:r>
          </w:p>
          <w:p w14:paraId="4CC99710" w14:textId="77777777" w:rsidR="00CC0A2E" w:rsidRDefault="00CC0A2E" w:rsidP="00CC0A2E">
            <w:pPr>
              <w:pStyle w:val="CopticVersemulti-line"/>
            </w:pPr>
            <w:r>
              <w:t>ⲛⲉⲙ Ⲡⲉϥⲓⲱⲧ ⲛ̀ⲁ̀ⲅⲁⲑⲟⲥ:</w:t>
            </w:r>
          </w:p>
          <w:p w14:paraId="6CB51900" w14:textId="77777777" w:rsidR="00CC0A2E" w:rsidRDefault="00CC0A2E" w:rsidP="00CC0A2E">
            <w:pPr>
              <w:pStyle w:val="CopticVersemulti-line"/>
            </w:pPr>
            <w:r>
              <w:t>ⲛⲉⲙ Ⲡⲓⲡⲛⲉⲩⲙⲁ ⲉⲑⲟⲩⲁⲃ:</w:t>
            </w:r>
          </w:p>
          <w:p w14:paraId="7A8D0D2F" w14:textId="77777777" w:rsidR="00CC0A2E" w:rsidRDefault="00CC0A2E" w:rsidP="00CC0A2E">
            <w:pPr>
              <w:pStyle w:val="CopticHangingVerse"/>
            </w:pPr>
            <w:r>
              <w:t>ⲓⲥϫⲉⲛ ϯⲛⲟⲩ ⲛⲉⲙ ϣⲁ ⲉ̀ⲛⲉϩ.</w:t>
            </w:r>
          </w:p>
        </w:tc>
      </w:tr>
      <w:tr w:rsidR="00CC0A2E" w14:paraId="43384DE1" w14:textId="77777777" w:rsidTr="00CC0A2E">
        <w:trPr>
          <w:cantSplit/>
          <w:jc w:val="center"/>
        </w:trPr>
        <w:tc>
          <w:tcPr>
            <w:tcW w:w="288" w:type="dxa"/>
          </w:tcPr>
          <w:p w14:paraId="759F5479" w14:textId="77777777" w:rsidR="00CC0A2E" w:rsidRDefault="00CC0A2E" w:rsidP="00CC0A2E">
            <w:pPr>
              <w:pStyle w:val="CopticCross"/>
            </w:pPr>
          </w:p>
        </w:tc>
        <w:tc>
          <w:tcPr>
            <w:tcW w:w="3960" w:type="dxa"/>
          </w:tcPr>
          <w:p w14:paraId="7C789FC9" w14:textId="77777777" w:rsidR="00CC0A2E" w:rsidRDefault="00CC0A2E" w:rsidP="00CC0A2E">
            <w:pPr>
              <w:pStyle w:val="EngHang"/>
            </w:pPr>
            <w:r>
              <w:t>Blessed be the Father and the Son</w:t>
            </w:r>
          </w:p>
          <w:p w14:paraId="3A96EFB6" w14:textId="77777777" w:rsidR="00CC0A2E" w:rsidRDefault="00CC0A2E" w:rsidP="00CC0A2E">
            <w:pPr>
              <w:pStyle w:val="EngHang"/>
            </w:pPr>
            <w:r>
              <w:t>And the Holy Spirit,</w:t>
            </w:r>
          </w:p>
          <w:p w14:paraId="4B76DF2D" w14:textId="77777777" w:rsidR="00CC0A2E" w:rsidRDefault="00CC0A2E" w:rsidP="00CC0A2E">
            <w:pPr>
              <w:pStyle w:val="EngHang"/>
            </w:pPr>
            <w:r>
              <w:t>The pefect Trinity,</w:t>
            </w:r>
          </w:p>
          <w:p w14:paraId="2A5C94D2" w14:textId="77777777" w:rsidR="00CC0A2E" w:rsidRDefault="00CC0A2E" w:rsidP="00CC0A2E">
            <w:pPr>
              <w:pStyle w:val="EngHang"/>
            </w:pPr>
            <w:r>
              <w:t>We worship Him and glorify Him.</w:t>
            </w:r>
          </w:p>
        </w:tc>
        <w:tc>
          <w:tcPr>
            <w:tcW w:w="288" w:type="dxa"/>
          </w:tcPr>
          <w:p w14:paraId="3CC5FD1A" w14:textId="77777777" w:rsidR="00CC0A2E" w:rsidRDefault="00CC0A2E" w:rsidP="00CC0A2E"/>
        </w:tc>
        <w:tc>
          <w:tcPr>
            <w:tcW w:w="288" w:type="dxa"/>
          </w:tcPr>
          <w:p w14:paraId="128BACDC" w14:textId="77777777" w:rsidR="00CC0A2E" w:rsidRDefault="00CC0A2E" w:rsidP="00CC0A2E">
            <w:pPr>
              <w:pStyle w:val="CopticCross"/>
            </w:pPr>
          </w:p>
        </w:tc>
        <w:tc>
          <w:tcPr>
            <w:tcW w:w="3960" w:type="dxa"/>
          </w:tcPr>
          <w:p w14:paraId="1373224E" w14:textId="77777777" w:rsidR="00CC0A2E" w:rsidRDefault="00CC0A2E" w:rsidP="00CC0A2E">
            <w:pPr>
              <w:pStyle w:val="CopticVersemulti-line"/>
            </w:pPr>
            <w:r>
              <w:t>Ϫⲉ ϥ̀ⲥ̀ⲙⲁⲣⲱⲟⲩⲧ ⲛ̀ϫⲉ Ⲫⲓⲱⲧ ⲛⲉⲙ Ⲡϣⲏⲣⲓ:</w:t>
            </w:r>
          </w:p>
          <w:p w14:paraId="42F7CE85" w14:textId="77777777" w:rsidR="00CC0A2E" w:rsidRDefault="00CC0A2E" w:rsidP="00CC0A2E">
            <w:pPr>
              <w:pStyle w:val="CopticVersemulti-line"/>
            </w:pPr>
            <w:r>
              <w:t>ⲛⲉⲙ Ⲡⲓⲡ̀ⲛⲉⲩⲙⲁ ⲉⲑⲟⲩⲁⲃ:</w:t>
            </w:r>
          </w:p>
          <w:p w14:paraId="37BAA965" w14:textId="77777777" w:rsidR="00CC0A2E" w:rsidRDefault="00CC0A2E" w:rsidP="00CC0A2E">
            <w:pPr>
              <w:pStyle w:val="CopticVersemulti-line"/>
            </w:pPr>
            <w:r>
              <w:t>Ϯⲧ̀ⲣⲓⲁⲥ ⲉⲧϫⲏⲕ ⲉ̀ⲃⲟⲗ:</w:t>
            </w:r>
          </w:p>
          <w:p w14:paraId="0F0162CF" w14:textId="77777777" w:rsidR="00CC0A2E" w:rsidRDefault="00CC0A2E" w:rsidP="00CC0A2E">
            <w:pPr>
              <w:pStyle w:val="CopticVersemulti-line"/>
            </w:pPr>
            <w:r>
              <w:t>ⲧⲉⲛⲟⲩⲱϣⲧ ⲙ̀ⲙⲟⲥ ⲧⲉⲛϯⲱ̀ⲟⲩ ⲛⲁⲥ.</w:t>
            </w:r>
          </w:p>
        </w:tc>
      </w:tr>
    </w:tbl>
    <w:p w14:paraId="398814A7" w14:textId="39100E26" w:rsidR="00CC0A2E" w:rsidRDefault="00CC0A2E" w:rsidP="00CC0A2E">
      <w:pPr>
        <w:pStyle w:val="Heading4"/>
      </w:pPr>
      <w:r>
        <w:t xml:space="preserve">The Aspasmos Batos Hymn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698D62E9" w14:textId="77777777" w:rsidTr="00CC0A2E">
        <w:trPr>
          <w:cantSplit/>
          <w:jc w:val="center"/>
        </w:trPr>
        <w:tc>
          <w:tcPr>
            <w:tcW w:w="288" w:type="dxa"/>
          </w:tcPr>
          <w:p w14:paraId="348D1C91" w14:textId="77777777" w:rsidR="00CC0A2E" w:rsidRDefault="00CC0A2E" w:rsidP="00CC0A2E">
            <w:pPr>
              <w:pStyle w:val="CopticCross"/>
            </w:pPr>
          </w:p>
        </w:tc>
        <w:tc>
          <w:tcPr>
            <w:tcW w:w="3960" w:type="dxa"/>
          </w:tcPr>
          <w:p w14:paraId="73014CA5" w14:textId="066ECFAF" w:rsidR="00CC0A2E" w:rsidRDefault="00B110E9" w:rsidP="00CC0A2E">
            <w:pPr>
              <w:pStyle w:val="EngHang"/>
            </w:pPr>
            <w:r>
              <w:t>The great Isaias has said,</w:t>
            </w:r>
          </w:p>
          <w:p w14:paraId="64222CF0" w14:textId="0097EE04" w:rsidR="00B110E9" w:rsidRDefault="00B110E9" w:rsidP="00CC0A2E">
            <w:pPr>
              <w:pStyle w:val="EngHang"/>
            </w:pPr>
            <w:r>
              <w:t>“The Lord will enter Egypt</w:t>
            </w:r>
          </w:p>
          <w:p w14:paraId="6CC65826" w14:textId="509149C9" w:rsidR="00B110E9" w:rsidRDefault="00B110E9" w:rsidP="00B110E9">
            <w:pPr>
              <w:pStyle w:val="EngHang"/>
            </w:pPr>
            <w:r>
              <w:t>Upon a light cloud.</w:t>
            </w:r>
          </w:p>
          <w:p w14:paraId="13E63DB8" w14:textId="204E3A7C" w:rsidR="00CC0A2E" w:rsidRDefault="00B110E9" w:rsidP="00B110E9">
            <w:pPr>
              <w:pStyle w:val="EngHangEnd"/>
            </w:pPr>
            <w:r>
              <w:t>He is the King of heaven and earth</w:t>
            </w:r>
            <w:r w:rsidR="00CC0A2E">
              <w:t>.</w:t>
            </w:r>
            <w:r>
              <w:t>”</w:t>
            </w:r>
          </w:p>
        </w:tc>
        <w:tc>
          <w:tcPr>
            <w:tcW w:w="288" w:type="dxa"/>
          </w:tcPr>
          <w:p w14:paraId="02DA855A" w14:textId="77777777" w:rsidR="00CC0A2E" w:rsidRDefault="00CC0A2E" w:rsidP="00CC0A2E"/>
        </w:tc>
        <w:tc>
          <w:tcPr>
            <w:tcW w:w="288" w:type="dxa"/>
          </w:tcPr>
          <w:p w14:paraId="143A8871" w14:textId="77777777" w:rsidR="00CC0A2E" w:rsidRDefault="00CC0A2E" w:rsidP="00CC0A2E">
            <w:pPr>
              <w:pStyle w:val="CopticCross"/>
            </w:pPr>
          </w:p>
        </w:tc>
        <w:tc>
          <w:tcPr>
            <w:tcW w:w="3960" w:type="dxa"/>
          </w:tcPr>
          <w:p w14:paraId="3ADCFD6D" w14:textId="7C86B782" w:rsidR="00CC0A2E" w:rsidRDefault="00B110E9" w:rsidP="00CC0A2E">
            <w:pPr>
              <w:pStyle w:val="CopticVersemulti-line"/>
            </w:pPr>
            <w:r>
              <w:t>Ⲏⲥⲁⲏ̀ⲥⲁ ⲡⲓⲛⲓϣϯ ⲁϥϫⲱ ⲙ̀ⲙⲟⲥ</w:t>
            </w:r>
            <w:r w:rsidR="00CC0A2E">
              <w:t>:</w:t>
            </w:r>
          </w:p>
          <w:p w14:paraId="573B008B" w14:textId="307A9B07" w:rsidR="00B110E9" w:rsidRDefault="00B110E9" w:rsidP="00CC0A2E">
            <w:pPr>
              <w:pStyle w:val="CopticVersemulti-line"/>
            </w:pPr>
            <w:r>
              <w:t>ϫⲉ ϥ̀ⲛⲏⲟⲩ ⲛ̀ϫⲉ Ⲡ̀ϭⲟⲓⲥ ⲉ̀Ⲭⲏⲙⲓ:</w:t>
            </w:r>
          </w:p>
          <w:p w14:paraId="4E34A4A3" w14:textId="02231D93" w:rsidR="00B110E9" w:rsidRDefault="00B110E9" w:rsidP="00B110E9">
            <w:pPr>
              <w:pStyle w:val="CopticVersemulti-line"/>
            </w:pPr>
            <w:r>
              <w:t>ⲉ̀ϫⲉⲛ ⲟⲩϭⲏⲡⲓ ⲉⲥⲁ̀ⲥⲓⲱ̀ⲟⲩ:</w:t>
            </w:r>
          </w:p>
          <w:p w14:paraId="4AF30ED8" w14:textId="45578F31" w:rsidR="00CC0A2E" w:rsidRDefault="00B110E9" w:rsidP="00CC0A2E">
            <w:pPr>
              <w:pStyle w:val="CopticHangingVerse"/>
            </w:pPr>
            <w:r>
              <w:t>ⲛ̀ⲑⲟϥ ⲡⲉ ⲡ̀ⲟⲩⲣⲟ ⲛ̀ⲧⲉ ⲧ̀ⲫⲉ ⲛⲉⲙ ⲡ̀ⲕⲁϩⲓ</w:t>
            </w:r>
            <w:r w:rsidR="00CC0A2E">
              <w:t>.</w:t>
            </w:r>
          </w:p>
        </w:tc>
      </w:tr>
      <w:tr w:rsidR="00CC0A2E" w14:paraId="5F63EF68" w14:textId="77777777" w:rsidTr="00CC0A2E">
        <w:trPr>
          <w:cantSplit/>
          <w:jc w:val="center"/>
        </w:trPr>
        <w:tc>
          <w:tcPr>
            <w:tcW w:w="288" w:type="dxa"/>
          </w:tcPr>
          <w:p w14:paraId="4D9782A2" w14:textId="77777777" w:rsidR="00CC0A2E" w:rsidRDefault="00CC0A2E" w:rsidP="00CC0A2E">
            <w:pPr>
              <w:pStyle w:val="CopticCross"/>
            </w:pPr>
          </w:p>
        </w:tc>
        <w:tc>
          <w:tcPr>
            <w:tcW w:w="3960" w:type="dxa"/>
          </w:tcPr>
          <w:p w14:paraId="487B71D8" w14:textId="77777777" w:rsidR="00CC0A2E" w:rsidRDefault="00CC0A2E" w:rsidP="00CC0A2E">
            <w:pPr>
              <w:pStyle w:val="EngHang"/>
            </w:pPr>
            <w:r>
              <w:t>Holy, holy, holy,</w:t>
            </w:r>
          </w:p>
          <w:p w14:paraId="42CB4203" w14:textId="77777777" w:rsidR="00CC0A2E" w:rsidRDefault="00CC0A2E" w:rsidP="00CC0A2E">
            <w:pPr>
              <w:pStyle w:val="EngHang"/>
            </w:pPr>
            <w:r>
              <w:t>Lord of Hosts.</w:t>
            </w:r>
          </w:p>
          <w:p w14:paraId="0AB03F11" w14:textId="77777777" w:rsidR="00CC0A2E" w:rsidRDefault="00CC0A2E" w:rsidP="00CC0A2E">
            <w:pPr>
              <w:pStyle w:val="EngHang"/>
            </w:pPr>
            <w:r>
              <w:t>Heaven and earth are full</w:t>
            </w:r>
          </w:p>
          <w:p w14:paraId="267017B7" w14:textId="77777777" w:rsidR="00CC0A2E" w:rsidRDefault="00CC0A2E" w:rsidP="00CC0A2E">
            <w:pPr>
              <w:pStyle w:val="EngHangEnd"/>
            </w:pPr>
            <w:r>
              <w:t>Of Your holy glory.</w:t>
            </w:r>
          </w:p>
        </w:tc>
        <w:tc>
          <w:tcPr>
            <w:tcW w:w="288" w:type="dxa"/>
          </w:tcPr>
          <w:p w14:paraId="354A8539" w14:textId="77777777" w:rsidR="00CC0A2E" w:rsidRDefault="00CC0A2E" w:rsidP="00CC0A2E"/>
        </w:tc>
        <w:tc>
          <w:tcPr>
            <w:tcW w:w="288" w:type="dxa"/>
          </w:tcPr>
          <w:p w14:paraId="06E5A8F6" w14:textId="77777777" w:rsidR="00CC0A2E" w:rsidRDefault="00CC0A2E" w:rsidP="00CC0A2E">
            <w:pPr>
              <w:pStyle w:val="CopticCross"/>
            </w:pPr>
          </w:p>
        </w:tc>
        <w:tc>
          <w:tcPr>
            <w:tcW w:w="3960" w:type="dxa"/>
          </w:tcPr>
          <w:p w14:paraId="338FA342" w14:textId="77777777" w:rsidR="00CC0A2E" w:rsidRDefault="00CC0A2E" w:rsidP="00CC0A2E">
            <w:pPr>
              <w:pStyle w:val="CopticVersemulti-line"/>
            </w:pPr>
            <w:r>
              <w:t>Ϫⲉ ⲁ̀ⲅⲓⲟⲥ ⲁ̀ⲅⲓⲟⲥ ⲁ̀ⲅⲓⲟⲥ:</w:t>
            </w:r>
          </w:p>
          <w:p w14:paraId="2876F62B" w14:textId="77777777" w:rsidR="00CC0A2E" w:rsidRDefault="00CC0A2E" w:rsidP="00CC0A2E">
            <w:pPr>
              <w:pStyle w:val="CopticVersemulti-line"/>
            </w:pPr>
            <w:r>
              <w:t>Ⲕⲩⲣⲓⲟⲥ ⲥⲁⲃⲁⲱⲑ:</w:t>
            </w:r>
          </w:p>
          <w:p w14:paraId="76CE8544" w14:textId="77777777" w:rsidR="00CC0A2E" w:rsidRDefault="00CC0A2E" w:rsidP="00CC0A2E">
            <w:pPr>
              <w:pStyle w:val="CopticVersemulti-line"/>
            </w:pPr>
            <w:r>
              <w:t>ⲛ̀ⲗⲏⲡⲏⲥ ⲟ̀ ⲟⲩⲣⲁⲛⲟⲥ ⲕⲉ ⲏ̀ ⲅⲏ</w:t>
            </w:r>
          </w:p>
          <w:p w14:paraId="6BDB8400" w14:textId="77777777" w:rsidR="00CC0A2E" w:rsidRDefault="00CC0A2E" w:rsidP="00CC0A2E">
            <w:pPr>
              <w:pStyle w:val="CopticHangingVerse"/>
            </w:pPr>
            <w:r>
              <w:t>ⲧⲏⲥ ⲁ̀ⲅⲓⲁⲥ ⲥⲟⲩ ⲇⲟⲝⲏⲥ.</w:t>
            </w:r>
          </w:p>
        </w:tc>
      </w:tr>
    </w:tbl>
    <w:p w14:paraId="17E448EB" w14:textId="77777777" w:rsidR="00CC0A2E" w:rsidRPr="008712A7" w:rsidRDefault="00CC0A2E" w:rsidP="00CC0A2E">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2AA8C6C0" w14:textId="77777777" w:rsidTr="00CC0A2E">
        <w:trPr>
          <w:cantSplit/>
          <w:jc w:val="center"/>
        </w:trPr>
        <w:tc>
          <w:tcPr>
            <w:tcW w:w="288" w:type="dxa"/>
          </w:tcPr>
          <w:p w14:paraId="2BCE1492" w14:textId="77777777" w:rsidR="00CC0A2E" w:rsidRDefault="00CC0A2E" w:rsidP="00CC0A2E">
            <w:pPr>
              <w:pStyle w:val="CopticCross"/>
            </w:pPr>
          </w:p>
        </w:tc>
        <w:tc>
          <w:tcPr>
            <w:tcW w:w="3960" w:type="dxa"/>
          </w:tcPr>
          <w:p w14:paraId="1BF7FD88" w14:textId="58DFDF64" w:rsidR="00CC0A2E" w:rsidRDefault="00CC0A2E" w:rsidP="00B110E9">
            <w:pPr>
              <w:pStyle w:val="EngHangEnd"/>
            </w:pPr>
            <w:r>
              <w:t xml:space="preserve">… “Our Lord Jesus Christ, the Son of God, </w:t>
            </w:r>
            <w:r w:rsidR="00B110E9">
              <w:t>entered into the land of Egypt</w:t>
            </w:r>
            <w:r>
              <w:t>.” …</w:t>
            </w:r>
          </w:p>
        </w:tc>
        <w:tc>
          <w:tcPr>
            <w:tcW w:w="288" w:type="dxa"/>
          </w:tcPr>
          <w:p w14:paraId="13C611BE" w14:textId="77777777" w:rsidR="00CC0A2E" w:rsidRDefault="00CC0A2E" w:rsidP="00CC0A2E"/>
        </w:tc>
        <w:tc>
          <w:tcPr>
            <w:tcW w:w="288" w:type="dxa"/>
          </w:tcPr>
          <w:p w14:paraId="30A35681" w14:textId="77777777" w:rsidR="00CC0A2E" w:rsidRDefault="00CC0A2E" w:rsidP="00CC0A2E">
            <w:pPr>
              <w:pStyle w:val="CopticCross"/>
            </w:pPr>
          </w:p>
        </w:tc>
        <w:tc>
          <w:tcPr>
            <w:tcW w:w="3960" w:type="dxa"/>
          </w:tcPr>
          <w:p w14:paraId="053A5A59" w14:textId="0E095FE9" w:rsidR="00CC0A2E" w:rsidRPr="00C35319" w:rsidRDefault="00CC0A2E" w:rsidP="00CC0A2E">
            <w:pPr>
              <w:pStyle w:val="CopticHangingVerse"/>
            </w:pPr>
            <w:r>
              <w:t>…</w:t>
            </w:r>
            <w:r w:rsidR="00B110E9">
              <w:t xml:space="preserve"> ⲁϥⲓ̀ ⲉ̀ϧⲟⲩⲛ ⲉ̀ⲡ̀ⲕⲁϩⲓ ⲛ̀ⲭⲏⲙⲓ </w:t>
            </w:r>
            <w:r>
              <w:t>…</w:t>
            </w:r>
          </w:p>
        </w:tc>
      </w:tr>
    </w:tbl>
    <w:p w14:paraId="77097309" w14:textId="77777777" w:rsidR="00A055D8" w:rsidRDefault="00A055D8" w:rsidP="00A055D8">
      <w:pPr>
        <w:pStyle w:val="Heading3"/>
      </w:pPr>
      <w:bookmarkStart w:id="1789" w:name="_Toc485884631"/>
      <w:r>
        <w:t>May 19 / Pashons 24: Also, St. Pashnouni, the Monk and Martyr</w:t>
      </w:r>
      <w:bookmarkEnd w:id="1789"/>
    </w:p>
    <w:p w14:paraId="408F0E44" w14:textId="77777777" w:rsidR="00A055D8" w:rsidRDefault="00A055D8" w:rsidP="00A055D8">
      <w:pPr>
        <w:pStyle w:val="Heading4"/>
      </w:pPr>
      <w:bookmarkStart w:id="1790" w:name="_Ref434491429"/>
      <w:r>
        <w:t>The Doxology</w:t>
      </w:r>
      <w:r w:rsidR="00810F04">
        <w:t xml:space="preserve"> for St. Pashnouni</w:t>
      </w:r>
      <w:bookmarkEnd w:id="1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lastRenderedPageBreak/>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791" w:name="_Toc485884632"/>
      <w:r>
        <w:t xml:space="preserve">May 21 / Pashons 26: </w:t>
      </w:r>
      <w:r w:rsidR="00072324">
        <w:t>Martyrdom of St. Thomas the Apostle</w:t>
      </w:r>
      <w:bookmarkEnd w:id="1791"/>
    </w:p>
    <w:p w14:paraId="574A2F34" w14:textId="7A35672C"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3A2CF4D" w14:textId="411C1E4F" w:rsidR="003462CF" w:rsidRDefault="003462CF" w:rsidP="003462CF">
      <w:pPr>
        <w:pStyle w:val="Heading4"/>
      </w:pPr>
      <w:r>
        <w:lastRenderedPageBreak/>
        <w:t>The Doxology for St. Thomas the Apostle</w:t>
      </w:r>
      <w:r>
        <w:rPr>
          <w:rStyle w:val="FootnoteReference"/>
        </w:rPr>
        <w:footnoteReference w:id="106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57D79F3E" w14:textId="77777777" w:rsidTr="003462CF">
        <w:trPr>
          <w:cantSplit/>
          <w:jc w:val="center"/>
        </w:trPr>
        <w:tc>
          <w:tcPr>
            <w:tcW w:w="288" w:type="dxa"/>
          </w:tcPr>
          <w:p w14:paraId="47F7A50C" w14:textId="77777777" w:rsidR="003462CF" w:rsidRDefault="003462CF" w:rsidP="003462CF">
            <w:pPr>
              <w:pStyle w:val="CopticCross"/>
            </w:pPr>
          </w:p>
        </w:tc>
        <w:tc>
          <w:tcPr>
            <w:tcW w:w="3960" w:type="dxa"/>
          </w:tcPr>
          <w:p w14:paraId="1A2F9E15" w14:textId="4FD942C8" w:rsidR="003462CF" w:rsidRDefault="003462CF" w:rsidP="003462CF">
            <w:pPr>
              <w:pStyle w:val="EngHang"/>
              <w:rPr>
                <w:shd w:val="clear" w:color="auto" w:fill="FFFFFF"/>
              </w:rPr>
            </w:pPr>
            <w:r>
              <w:rPr>
                <w:shd w:val="clear" w:color="auto" w:fill="FFFFFF"/>
              </w:rPr>
              <w:t>You were a Disciple of Christ,</w:t>
            </w:r>
          </w:p>
          <w:p w14:paraId="5CE3E419" w14:textId="5C6F1569" w:rsidR="003462CF" w:rsidRDefault="003462CF" w:rsidP="003462CF">
            <w:pPr>
              <w:pStyle w:val="EngHang"/>
              <w:rPr>
                <w:shd w:val="clear" w:color="auto" w:fill="FFFFFF"/>
              </w:rPr>
            </w:pPr>
            <w:r>
              <w:rPr>
                <w:shd w:val="clear" w:color="auto" w:fill="FFFFFF"/>
              </w:rPr>
              <w:t>Among the holy Apostles.</w:t>
            </w:r>
          </w:p>
          <w:p w14:paraId="15DF8C6E" w14:textId="0D97D509" w:rsidR="003462CF" w:rsidRDefault="003462CF" w:rsidP="003462CF">
            <w:pPr>
              <w:pStyle w:val="EngHang"/>
              <w:rPr>
                <w:shd w:val="clear" w:color="auto" w:fill="FFFFFF"/>
              </w:rPr>
            </w:pPr>
            <w:r>
              <w:rPr>
                <w:shd w:val="clear" w:color="auto" w:fill="FFFFFF"/>
              </w:rPr>
              <w:t>When your faith was weak,</w:t>
            </w:r>
          </w:p>
          <w:p w14:paraId="2FD05DD4" w14:textId="1D5338FD" w:rsidR="003462CF" w:rsidRDefault="003462CF" w:rsidP="003462CF">
            <w:pPr>
              <w:pStyle w:val="EngHangEnd"/>
              <w:rPr>
                <w:shd w:val="clear" w:color="auto" w:fill="FFFFFF"/>
              </w:rPr>
            </w:pPr>
            <w:r>
              <w:rPr>
                <w:shd w:val="clear" w:color="auto" w:fill="FFFFFF"/>
              </w:rPr>
              <w:t xml:space="preserve">You doubted the </w:t>
            </w:r>
            <w:r w:rsidR="008677DC" w:rsidRPr="008677DC">
              <w:rPr>
                <w:shd w:val="clear" w:color="auto" w:fill="FFFFFF"/>
              </w:rPr>
              <w:t>Resurrection</w:t>
            </w:r>
            <w:r>
              <w:rPr>
                <w:shd w:val="clear" w:color="auto" w:fill="FFFFFF"/>
              </w:rPr>
              <w:t>.</w:t>
            </w:r>
          </w:p>
        </w:tc>
        <w:tc>
          <w:tcPr>
            <w:tcW w:w="288" w:type="dxa"/>
          </w:tcPr>
          <w:p w14:paraId="67AC4B74" w14:textId="77777777" w:rsidR="003462CF" w:rsidRDefault="003462CF" w:rsidP="003462CF"/>
        </w:tc>
      </w:tr>
      <w:tr w:rsidR="003462CF" w14:paraId="27B96785" w14:textId="77777777" w:rsidTr="003462CF">
        <w:trPr>
          <w:cantSplit/>
          <w:jc w:val="center"/>
        </w:trPr>
        <w:tc>
          <w:tcPr>
            <w:tcW w:w="288" w:type="dxa"/>
          </w:tcPr>
          <w:p w14:paraId="06050244" w14:textId="77777777" w:rsidR="003462CF" w:rsidRDefault="003462CF" w:rsidP="003462CF">
            <w:pPr>
              <w:pStyle w:val="CopticCross"/>
            </w:pPr>
            <w:r w:rsidRPr="00FB5ACB">
              <w:t>¿</w:t>
            </w:r>
          </w:p>
        </w:tc>
        <w:tc>
          <w:tcPr>
            <w:tcW w:w="3960" w:type="dxa"/>
          </w:tcPr>
          <w:p w14:paraId="76B1E135" w14:textId="4FF8BC23" w:rsidR="003462CF" w:rsidRDefault="003462CF" w:rsidP="003462CF">
            <w:pPr>
              <w:pStyle w:val="EngHang"/>
              <w:rPr>
                <w:shd w:val="clear" w:color="auto" w:fill="FFFFFF"/>
              </w:rPr>
            </w:pPr>
            <w:r>
              <w:rPr>
                <w:shd w:val="clear" w:color="auto" w:fill="FFFFFF"/>
              </w:rPr>
              <w:t>But by feeling the wounds,</w:t>
            </w:r>
          </w:p>
          <w:p w14:paraId="14565A5E" w14:textId="35AF5CF0" w:rsidR="003462CF" w:rsidRDefault="003462CF" w:rsidP="003462CF">
            <w:pPr>
              <w:pStyle w:val="EngHang"/>
              <w:rPr>
                <w:shd w:val="clear" w:color="auto" w:fill="FFFFFF"/>
              </w:rPr>
            </w:pPr>
            <w:r>
              <w:rPr>
                <w:shd w:val="clear" w:color="auto" w:fill="FFFFFF"/>
              </w:rPr>
              <w:t>You believed in His pure Passion,</w:t>
            </w:r>
          </w:p>
          <w:p w14:paraId="238D402D" w14:textId="15932AE1" w:rsidR="003462CF" w:rsidRDefault="003462CF" w:rsidP="003462CF">
            <w:pPr>
              <w:pStyle w:val="EngHang"/>
              <w:rPr>
                <w:shd w:val="clear" w:color="auto" w:fill="FFFFFF"/>
              </w:rPr>
            </w:pPr>
            <w:r>
              <w:rPr>
                <w:shd w:val="clear" w:color="auto" w:fill="FFFFFF"/>
              </w:rPr>
              <w:t>And cried out,</w:t>
            </w:r>
          </w:p>
          <w:p w14:paraId="2119A218" w14:textId="49FE4BFB" w:rsidR="003462CF" w:rsidRDefault="003462CF" w:rsidP="003462CF">
            <w:pPr>
              <w:pStyle w:val="EngHangEnd"/>
              <w:rPr>
                <w:shd w:val="clear" w:color="auto" w:fill="FFFFFF"/>
              </w:rPr>
            </w:pPr>
            <w:r>
              <w:rPr>
                <w:shd w:val="clear" w:color="auto" w:fill="FFFFFF"/>
              </w:rPr>
              <w:t>“My Lord and my God!”</w:t>
            </w:r>
          </w:p>
        </w:tc>
        <w:tc>
          <w:tcPr>
            <w:tcW w:w="288" w:type="dxa"/>
          </w:tcPr>
          <w:p w14:paraId="6F6C45A9" w14:textId="77777777" w:rsidR="003462CF" w:rsidRDefault="003462CF" w:rsidP="003462CF"/>
        </w:tc>
      </w:tr>
      <w:tr w:rsidR="003462CF" w14:paraId="053D7D45" w14:textId="77777777" w:rsidTr="003462CF">
        <w:trPr>
          <w:cantSplit/>
          <w:jc w:val="center"/>
        </w:trPr>
        <w:tc>
          <w:tcPr>
            <w:tcW w:w="288" w:type="dxa"/>
          </w:tcPr>
          <w:p w14:paraId="0EC52E5D" w14:textId="77777777" w:rsidR="003462CF" w:rsidRDefault="003462CF" w:rsidP="003462CF">
            <w:pPr>
              <w:pStyle w:val="CopticCross"/>
            </w:pPr>
          </w:p>
        </w:tc>
        <w:tc>
          <w:tcPr>
            <w:tcW w:w="3960" w:type="dxa"/>
          </w:tcPr>
          <w:p w14:paraId="66E26E67" w14:textId="45EBDE87" w:rsidR="003462CF" w:rsidRDefault="003462CF" w:rsidP="003462CF">
            <w:pPr>
              <w:pStyle w:val="EngHang"/>
              <w:rPr>
                <w:shd w:val="clear" w:color="auto" w:fill="FFFFFF"/>
              </w:rPr>
            </w:pPr>
            <w:r>
              <w:rPr>
                <w:shd w:val="clear" w:color="auto" w:fill="FFFFFF"/>
              </w:rPr>
              <w:t>Hail to the Apostle,</w:t>
            </w:r>
          </w:p>
          <w:p w14:paraId="04C4C9CC" w14:textId="799C223C" w:rsidR="003462CF" w:rsidRDefault="003462CF" w:rsidP="003462CF">
            <w:pPr>
              <w:pStyle w:val="EngHang"/>
              <w:rPr>
                <w:shd w:val="clear" w:color="auto" w:fill="FFFFFF"/>
              </w:rPr>
            </w:pPr>
            <w:r>
              <w:rPr>
                <w:shd w:val="clear" w:color="auto" w:fill="FFFFFF"/>
              </w:rPr>
              <w:t>Hail to the Disciple,</w:t>
            </w:r>
          </w:p>
          <w:p w14:paraId="75DA59A5" w14:textId="2C1D9654" w:rsidR="003462CF" w:rsidRDefault="003462CF" w:rsidP="003462CF">
            <w:pPr>
              <w:pStyle w:val="EngHang"/>
              <w:rPr>
                <w:shd w:val="clear" w:color="auto" w:fill="FFFFFF"/>
              </w:rPr>
            </w:pPr>
            <w:r>
              <w:rPr>
                <w:shd w:val="clear" w:color="auto" w:fill="FFFFFF"/>
              </w:rPr>
              <w:t>Hail to him who confessed,</w:t>
            </w:r>
          </w:p>
          <w:p w14:paraId="17B252BE" w14:textId="5CABD5A1" w:rsidR="003462CF" w:rsidRDefault="003462CF" w:rsidP="003462CF">
            <w:pPr>
              <w:pStyle w:val="EngHangEnd"/>
              <w:rPr>
                <w:shd w:val="clear" w:color="auto" w:fill="FFFFFF"/>
              </w:rPr>
            </w:pPr>
            <w:r>
              <w:rPr>
                <w:shd w:val="clear" w:color="auto" w:fill="FFFFFF"/>
              </w:rPr>
              <w:t>“My Lord and my God!”</w:t>
            </w:r>
          </w:p>
        </w:tc>
        <w:tc>
          <w:tcPr>
            <w:tcW w:w="288" w:type="dxa"/>
          </w:tcPr>
          <w:p w14:paraId="2F1CF706" w14:textId="77777777" w:rsidR="003462CF" w:rsidRDefault="003462CF" w:rsidP="003462CF"/>
        </w:tc>
      </w:tr>
      <w:tr w:rsidR="003462CF" w14:paraId="00CD0392" w14:textId="77777777" w:rsidTr="003462CF">
        <w:trPr>
          <w:cantSplit/>
          <w:jc w:val="center"/>
        </w:trPr>
        <w:tc>
          <w:tcPr>
            <w:tcW w:w="288" w:type="dxa"/>
          </w:tcPr>
          <w:p w14:paraId="4FC9E586" w14:textId="77777777" w:rsidR="003462CF" w:rsidRDefault="003462CF" w:rsidP="003462CF">
            <w:pPr>
              <w:pStyle w:val="CopticCross"/>
            </w:pPr>
          </w:p>
        </w:tc>
        <w:tc>
          <w:tcPr>
            <w:tcW w:w="3960" w:type="dxa"/>
          </w:tcPr>
          <w:p w14:paraId="0F771D93" w14:textId="77777777" w:rsidR="003462CF" w:rsidRDefault="003462CF" w:rsidP="003462CF">
            <w:pPr>
              <w:pStyle w:val="EngHang"/>
              <w:rPr>
                <w:shd w:val="clear" w:color="auto" w:fill="FFFFFF"/>
              </w:rPr>
            </w:pPr>
            <w:r>
              <w:rPr>
                <w:shd w:val="clear" w:color="auto" w:fill="FFFFFF"/>
              </w:rPr>
              <w:t>Pray to the Lord on our behalf,</w:t>
            </w:r>
          </w:p>
          <w:p w14:paraId="67B64659" w14:textId="6B893E2F" w:rsidR="003462CF" w:rsidRDefault="003462CF" w:rsidP="003462CF">
            <w:pPr>
              <w:pStyle w:val="EngHang"/>
              <w:rPr>
                <w:shd w:val="clear" w:color="auto" w:fill="FFFFFF"/>
              </w:rPr>
            </w:pPr>
            <w:r>
              <w:rPr>
                <w:shd w:val="clear" w:color="auto" w:fill="FFFFFF"/>
              </w:rPr>
              <w:t>O my lord and father, the Apostle,</w:t>
            </w:r>
          </w:p>
          <w:p w14:paraId="56B5BC24" w14:textId="0E5BBDC0" w:rsidR="003462CF" w:rsidRDefault="003462CF" w:rsidP="003462CF">
            <w:pPr>
              <w:pStyle w:val="EngHang"/>
              <w:rPr>
                <w:shd w:val="clear" w:color="auto" w:fill="FFFFFF"/>
              </w:rPr>
            </w:pPr>
            <w:r>
              <w:rPr>
                <w:shd w:val="clear" w:color="auto" w:fill="FFFFFF"/>
              </w:rPr>
              <w:t>Saint Thomas,</w:t>
            </w:r>
          </w:p>
          <w:p w14:paraId="14FF9BEE" w14:textId="77777777" w:rsidR="003462CF" w:rsidRDefault="003462CF" w:rsidP="003462CF">
            <w:pPr>
              <w:pStyle w:val="EngHangEnd"/>
            </w:pPr>
            <w:r>
              <w:rPr>
                <w:shd w:val="clear" w:color="auto" w:fill="FFFFFF"/>
              </w:rPr>
              <w:t>That He may forgive us our sins.</w:t>
            </w:r>
          </w:p>
        </w:tc>
        <w:tc>
          <w:tcPr>
            <w:tcW w:w="288" w:type="dxa"/>
          </w:tcPr>
          <w:p w14:paraId="2D0DADB0" w14:textId="77777777" w:rsidR="003462CF" w:rsidRDefault="003462CF" w:rsidP="003462CF"/>
        </w:tc>
      </w:tr>
    </w:tbl>
    <w:p w14:paraId="5401C91D" w14:textId="77777777" w:rsidR="007A6E4F" w:rsidRDefault="007A6E4F" w:rsidP="00160DE3">
      <w:pPr>
        <w:pStyle w:val="Heading3"/>
      </w:pPr>
      <w:bookmarkStart w:id="1792" w:name="_Toc485884633"/>
      <w:r>
        <w:t>May 22 / Pashons 27: St. Thomas the Anchorite</w:t>
      </w:r>
      <w:bookmarkEnd w:id="1792"/>
    </w:p>
    <w:p w14:paraId="638D349A" w14:textId="77777777" w:rsidR="007A6E4F" w:rsidRDefault="007A6E4F" w:rsidP="007A6E4F">
      <w:pPr>
        <w:pStyle w:val="Heading4"/>
      </w:pPr>
      <w:bookmarkStart w:id="1793" w:name="_Ref434490403"/>
      <w:r>
        <w:t>The Doxology</w:t>
      </w:r>
      <w:r w:rsidR="00B46E6E">
        <w:t xml:space="preserve"> for St. Thomas the Anchorite</w:t>
      </w:r>
      <w:bookmarkEnd w:id="1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lastRenderedPageBreak/>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794"/>
            <w:r>
              <w:t>Like amber</w:t>
            </w:r>
          </w:p>
          <w:p w14:paraId="2CE5E879" w14:textId="77777777" w:rsidR="007A6E4F" w:rsidRDefault="007A6E4F" w:rsidP="007A6E4F">
            <w:pPr>
              <w:pStyle w:val="EngHangEnd"/>
            </w:pPr>
            <w:r>
              <w:t>Spreading in paradise.</w:t>
            </w:r>
            <w:commentRangeEnd w:id="1794"/>
            <w:r>
              <w:rPr>
                <w:rStyle w:val="CommentReference"/>
                <w:rFonts w:ascii="Times New Roman" w:eastAsiaTheme="minorHAnsi" w:hAnsi="Times New Roman" w:cstheme="minorBidi"/>
                <w:color w:val="auto"/>
              </w:rPr>
              <w:commentReference w:id="179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lastRenderedPageBreak/>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3E0608D5" w:rsidR="00B52D77" w:rsidRDefault="00BD41BC" w:rsidP="00B52D77">
      <w:pPr>
        <w:pStyle w:val="Heading3"/>
      </w:pPr>
      <w:bookmarkStart w:id="1795" w:name="_Toc485884634"/>
      <w:r>
        <w:t>May 24</w:t>
      </w:r>
      <w:r w:rsidR="00B52D77">
        <w:t xml:space="preserve"> / Pashons 29: Commemoration of the Annunciation, Nativity, and Resurrection on the 29</w:t>
      </w:r>
      <w:r w:rsidR="00B52D77" w:rsidRPr="00C0205C">
        <w:rPr>
          <w:vertAlign w:val="superscript"/>
        </w:rPr>
        <w:t>th</w:t>
      </w:r>
      <w:r w:rsidR="00B52D77">
        <w:t xml:space="preserve"> of Every Month</w:t>
      </w:r>
      <w:bookmarkEnd w:id="1795"/>
    </w:p>
    <w:p w14:paraId="328345A0" w14:textId="4C1BAA1D"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35949E7" w14:textId="7D3C5D22" w:rsidR="00D552F6" w:rsidRDefault="00BD41BC" w:rsidP="00D552F6">
      <w:pPr>
        <w:pStyle w:val="Heading3"/>
      </w:pPr>
      <w:bookmarkStart w:id="1796" w:name="_Toc485884635"/>
      <w:r>
        <w:t>May 24</w:t>
      </w:r>
      <w:r w:rsidR="00D552F6">
        <w:t xml:space="preserve"> / Pashons 29: Also St. </w:t>
      </w:r>
      <w:r w:rsidR="00F525F0">
        <w:t>Simeon</w:t>
      </w:r>
      <w:r w:rsidR="00D552F6">
        <w:t xml:space="preserve"> the Stylite</w:t>
      </w:r>
      <w:bookmarkEnd w:id="1796"/>
    </w:p>
    <w:p w14:paraId="6BC6625E" w14:textId="07CBC558" w:rsidR="00F525F0" w:rsidRPr="00F525F0" w:rsidRDefault="00F525F0" w:rsidP="00F525F0">
      <w:pPr>
        <w:pStyle w:val="Heading4"/>
      </w:pPr>
      <w:bookmarkStart w:id="1797" w:name="_Ref439328220"/>
      <w:r>
        <w:t>The Doxology for St. Simeon the Stylite</w:t>
      </w:r>
      <w:r w:rsidR="00BD2B3F">
        <w:rPr>
          <w:rStyle w:val="FootnoteReference"/>
        </w:rPr>
        <w:footnoteReference w:id="1069"/>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lastRenderedPageBreak/>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798" w:name="_Toc485884636"/>
      <w:r>
        <w:t>May 25 / Pashons 30: Departure of St. Fournous the Disciple</w:t>
      </w:r>
      <w:bookmarkEnd w:id="1798"/>
    </w:p>
    <w:p w14:paraId="78E47792" w14:textId="1255DDE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FCC02EA" w14:textId="77777777" w:rsidR="00F26510" w:rsidRDefault="00F26510" w:rsidP="00F26510">
      <w:pPr>
        <w:pStyle w:val="Heading3"/>
      </w:pPr>
      <w:bookmarkStart w:id="1799" w:name="_Toc485884637"/>
      <w:r>
        <w:t>May 27 / Paoni 2: St. Commemoration of the Appearance of the Bodies of St. John the Baptist and Elisha the Prophet</w:t>
      </w:r>
      <w:bookmarkEnd w:id="1799"/>
    </w:p>
    <w:p w14:paraId="0098B3FD" w14:textId="7D925CD3"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7D3D9074" w14:textId="77777777" w:rsidR="00601ED3" w:rsidRDefault="00601ED3" w:rsidP="00601ED3">
      <w:pPr>
        <w:pStyle w:val="Heading3"/>
      </w:pPr>
      <w:bookmarkStart w:id="1800" w:name="_Toc485884638"/>
      <w:r>
        <w:lastRenderedPageBreak/>
        <w:t>May 28 / Paoni 3: Consecration of St. George’s Church</w:t>
      </w:r>
      <w:bookmarkEnd w:id="1800"/>
    </w:p>
    <w:p w14:paraId="3DDB9E0A" w14:textId="0A233774" w:rsidR="00601ED3" w:rsidRPr="00601ED3" w:rsidRDefault="00601ED3" w:rsidP="00601ED3">
      <w:pPr>
        <w:pStyle w:val="Rubric"/>
      </w:pPr>
      <w:r>
        <w:t>See</w:t>
      </w:r>
      <w:r w:rsidR="006D6137">
        <w:t xml:space="preserve"> </w:t>
      </w:r>
      <w:r w:rsidR="006D6137">
        <w:fldChar w:fldCharType="begin"/>
      </w:r>
      <w:r w:rsidR="006D6137">
        <w:instrText xml:space="preserve"> REF _Ref485109216 \h </w:instrText>
      </w:r>
      <w:r w:rsidR="006D6137">
        <w:fldChar w:fldCharType="separate"/>
      </w:r>
      <w:r w:rsidR="000E2EAC">
        <w:t>April 18 / Pharamuthi 23: Martyrdom of St. George the Prince of the Martyrs</w:t>
      </w:r>
      <w:r w:rsidR="006D6137">
        <w:fldChar w:fldCharType="end"/>
      </w:r>
      <w:r w:rsidR="002409EF">
        <w:t>,</w:t>
      </w:r>
      <w:r w:rsidR="00191A26">
        <w:t xml:space="preserve"> </w:t>
      </w:r>
      <w:r w:rsidR="002409EF">
        <w:t>page</w:t>
      </w:r>
      <w:r w:rsidR="006D6137">
        <w:t xml:space="preserve"> </w:t>
      </w:r>
      <w:r w:rsidR="006D6137">
        <w:fldChar w:fldCharType="begin"/>
      </w:r>
      <w:r w:rsidR="006D6137">
        <w:instrText xml:space="preserve"> PAGEREF _Ref485109221 \h </w:instrText>
      </w:r>
      <w:r w:rsidR="006D6137">
        <w:fldChar w:fldCharType="separate"/>
      </w:r>
      <w:r w:rsidR="000E2EAC">
        <w:rPr>
          <w:noProof/>
        </w:rPr>
        <w:t>1020</w:t>
      </w:r>
      <w:r w:rsidR="006D6137">
        <w:fldChar w:fldCharType="end"/>
      </w:r>
      <w:r>
        <w:t>.</w:t>
      </w:r>
    </w:p>
    <w:p w14:paraId="2D4ABA3A" w14:textId="77777777" w:rsidR="00C30529" w:rsidRDefault="00C30529" w:rsidP="00C30529">
      <w:pPr>
        <w:pStyle w:val="Heading3"/>
      </w:pPr>
      <w:bookmarkStart w:id="1801" w:name="_Toc485884639"/>
      <w:r>
        <w:t xml:space="preserve">May 28 / Paoni 3: </w:t>
      </w:r>
      <w:r w:rsidR="00601ED3">
        <w:t xml:space="preserve">Also </w:t>
      </w:r>
      <w:r>
        <w:t>St. Abraam of Fayyoum</w:t>
      </w:r>
      <w:bookmarkEnd w:id="1801"/>
    </w:p>
    <w:p w14:paraId="26D71FAF" w14:textId="77777777" w:rsidR="00C30529" w:rsidRDefault="00C30529" w:rsidP="00C30529">
      <w:pPr>
        <w:pStyle w:val="Heading4"/>
      </w:pPr>
      <w:bookmarkStart w:id="1802" w:name="_Ref434492469"/>
      <w:r>
        <w:t>The Doxology</w:t>
      </w:r>
      <w:r w:rsidR="00B82753">
        <w:t xml:space="preserve"> for St. Abraam of Fayyoum</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107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lastRenderedPageBreak/>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6A61C6D0" w:rsidR="006A4A82" w:rsidRPr="004764BD" w:rsidRDefault="006A4A82" w:rsidP="006A4A82">
            <w:pPr>
              <w:pStyle w:val="EngHang"/>
            </w:pPr>
            <w:r>
              <w:t xml:space="preserve">But you built </w:t>
            </w:r>
            <w:r w:rsidR="009A2AEC" w:rsidRPr="009A2AEC">
              <w:t>spiritual</w:t>
            </w:r>
            <w:r w:rsidR="009A2AEC">
              <w:t xml:space="preserve"> </w:t>
            </w:r>
            <w:r>
              <w:t>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806" w:name="_Toc485884640"/>
      <w:r>
        <w:t>May 30 / Paoni 5: Consecration of the Church of St. Victor</w:t>
      </w:r>
      <w:bookmarkEnd w:id="1806"/>
    </w:p>
    <w:p w14:paraId="311B6702" w14:textId="6787DFB8" w:rsidR="00253C5F" w:rsidRPr="00253C5F" w:rsidRDefault="00253C5F" w:rsidP="006D6137">
      <w:pPr>
        <w:pStyle w:val="Rubric"/>
      </w:pPr>
      <w:r>
        <w:t>See</w:t>
      </w:r>
      <w:r w:rsidR="006D6137">
        <w:t xml:space="preserve"> </w:t>
      </w:r>
      <w:r w:rsidR="006D6137">
        <w:fldChar w:fldCharType="begin"/>
      </w:r>
      <w:r w:rsidR="006D6137">
        <w:instrText xml:space="preserve"> REF _Ref485109271 \h </w:instrText>
      </w:r>
      <w:r w:rsidR="006D6137">
        <w:fldChar w:fldCharType="separate"/>
      </w:r>
      <w:r w:rsidR="000E2EAC">
        <w:t>December 1 (2) / Koiak 5: Martyrdom of St. Victor</w:t>
      </w:r>
      <w:r w:rsidR="006D6137">
        <w:fldChar w:fldCharType="end"/>
      </w:r>
      <w:r w:rsidR="002409EF">
        <w:t>, page</w:t>
      </w:r>
      <w:r w:rsidR="006D6137">
        <w:t xml:space="preserve"> </w:t>
      </w:r>
      <w:r w:rsidR="006D6137">
        <w:fldChar w:fldCharType="begin"/>
      </w:r>
      <w:r w:rsidR="006D6137">
        <w:instrText xml:space="preserve"> PAGEREF _Ref485109278 \h </w:instrText>
      </w:r>
      <w:r w:rsidR="006D6137">
        <w:fldChar w:fldCharType="separate"/>
      </w:r>
      <w:r w:rsidR="000E2EAC">
        <w:rPr>
          <w:noProof/>
        </w:rPr>
        <w:t>847</w:t>
      </w:r>
      <w:r w:rsidR="006D6137">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807" w:name="_Toc410196217"/>
      <w:bookmarkStart w:id="1808" w:name="_Toc410196459"/>
      <w:bookmarkStart w:id="1809" w:name="_Toc410196961"/>
      <w:bookmarkStart w:id="1810" w:name="_Toc485884454"/>
      <w:bookmarkStart w:id="1811" w:name="June"/>
      <w:bookmarkEnd w:id="1751"/>
      <w:r>
        <w:lastRenderedPageBreak/>
        <w:t>June</w:t>
      </w:r>
      <w:bookmarkEnd w:id="1807"/>
      <w:bookmarkEnd w:id="1808"/>
      <w:bookmarkEnd w:id="1809"/>
      <w:r w:rsidR="00C30529">
        <w:t xml:space="preserve"> or </w:t>
      </w:r>
      <w:r w:rsidR="00C30529">
        <w:rPr>
          <w:rFonts w:ascii="FreeSerifAvvaShenouda" w:hAnsi="FreeSerifAvvaShenouda" w:cs="FreeSerifAvvaShenouda"/>
        </w:rPr>
        <w:t>Ⲡⲁⲱⲛⲉ</w:t>
      </w:r>
      <w:bookmarkEnd w:id="1810"/>
    </w:p>
    <w:sdt>
      <w:sdtPr>
        <w:id w:val="-1182355935"/>
        <w:docPartObj>
          <w:docPartGallery w:val="Table of Contents"/>
          <w:docPartUnique/>
        </w:docPartObj>
      </w:sdtPr>
      <w:sdtEndPr>
        <w:rPr>
          <w:b/>
          <w:bCs/>
          <w:noProof/>
        </w:rPr>
      </w:sdtEndPr>
      <w:sdtContent>
        <w:p w14:paraId="09101859" w14:textId="75E9DED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85884641" w:history="1">
            <w:r w:rsidR="00710C7C" w:rsidRPr="00B2625D">
              <w:rPr>
                <w:rStyle w:val="Hyperlink"/>
                <w:noProof/>
              </w:rPr>
              <w:t>The Apostles' Fast</w:t>
            </w:r>
            <w:r w:rsidR="00710C7C">
              <w:rPr>
                <w:noProof/>
                <w:webHidden/>
              </w:rPr>
              <w:tab/>
            </w:r>
            <w:r w:rsidR="00710C7C">
              <w:rPr>
                <w:noProof/>
                <w:webHidden/>
              </w:rPr>
              <w:fldChar w:fldCharType="begin"/>
            </w:r>
            <w:r w:rsidR="00710C7C">
              <w:rPr>
                <w:noProof/>
                <w:webHidden/>
              </w:rPr>
              <w:instrText xml:space="preserve"> PAGEREF _Toc485884641 \h </w:instrText>
            </w:r>
            <w:r w:rsidR="00710C7C">
              <w:rPr>
                <w:noProof/>
                <w:webHidden/>
              </w:rPr>
            </w:r>
            <w:r w:rsidR="00710C7C">
              <w:rPr>
                <w:noProof/>
                <w:webHidden/>
              </w:rPr>
              <w:fldChar w:fldCharType="separate"/>
            </w:r>
            <w:r w:rsidR="000E2EAC">
              <w:rPr>
                <w:noProof/>
                <w:webHidden/>
              </w:rPr>
              <w:t>1055</w:t>
            </w:r>
            <w:r w:rsidR="00710C7C">
              <w:rPr>
                <w:noProof/>
                <w:webHidden/>
              </w:rPr>
              <w:fldChar w:fldCharType="end"/>
            </w:r>
          </w:hyperlink>
        </w:p>
        <w:p w14:paraId="4982BC43" w14:textId="6D33434A" w:rsidR="00710C7C" w:rsidRDefault="00365E38">
          <w:pPr>
            <w:pStyle w:val="TOC3"/>
            <w:tabs>
              <w:tab w:val="right" w:leader="dot" w:pos="8846"/>
            </w:tabs>
            <w:rPr>
              <w:rFonts w:asciiTheme="minorHAnsi" w:eastAsiaTheme="minorEastAsia" w:hAnsiTheme="minorHAnsi"/>
              <w:noProof/>
              <w:sz w:val="22"/>
              <w:lang w:val="en-US"/>
            </w:rPr>
          </w:pPr>
          <w:hyperlink w:anchor="_Toc485884642" w:history="1">
            <w:r w:rsidR="00710C7C" w:rsidRPr="00B2625D">
              <w:rPr>
                <w:rStyle w:val="Hyperlink"/>
                <w:noProof/>
              </w:rPr>
              <w:t>June 6 / Paoni 12: Commemoration of Archangel Michael</w:t>
            </w:r>
            <w:r w:rsidR="00710C7C">
              <w:rPr>
                <w:noProof/>
                <w:webHidden/>
              </w:rPr>
              <w:tab/>
            </w:r>
            <w:r w:rsidR="00710C7C">
              <w:rPr>
                <w:noProof/>
                <w:webHidden/>
              </w:rPr>
              <w:fldChar w:fldCharType="begin"/>
            </w:r>
            <w:r w:rsidR="00710C7C">
              <w:rPr>
                <w:noProof/>
                <w:webHidden/>
              </w:rPr>
              <w:instrText xml:space="preserve"> PAGEREF _Toc485884642 \h </w:instrText>
            </w:r>
            <w:r w:rsidR="00710C7C">
              <w:rPr>
                <w:noProof/>
                <w:webHidden/>
              </w:rPr>
            </w:r>
            <w:r w:rsidR="00710C7C">
              <w:rPr>
                <w:noProof/>
                <w:webHidden/>
              </w:rPr>
              <w:fldChar w:fldCharType="separate"/>
            </w:r>
            <w:r w:rsidR="000E2EAC">
              <w:rPr>
                <w:noProof/>
                <w:webHidden/>
              </w:rPr>
              <w:t>1065</w:t>
            </w:r>
            <w:r w:rsidR="00710C7C">
              <w:rPr>
                <w:noProof/>
                <w:webHidden/>
              </w:rPr>
              <w:fldChar w:fldCharType="end"/>
            </w:r>
          </w:hyperlink>
        </w:p>
        <w:p w14:paraId="377D3D71" w14:textId="1511606F" w:rsidR="00710C7C" w:rsidRDefault="00365E38">
          <w:pPr>
            <w:pStyle w:val="TOC3"/>
            <w:tabs>
              <w:tab w:val="right" w:leader="dot" w:pos="8846"/>
            </w:tabs>
            <w:rPr>
              <w:rFonts w:asciiTheme="minorHAnsi" w:eastAsiaTheme="minorEastAsia" w:hAnsiTheme="minorHAnsi"/>
              <w:noProof/>
              <w:sz w:val="22"/>
              <w:lang w:val="en-US"/>
            </w:rPr>
          </w:pPr>
          <w:hyperlink w:anchor="_Toc485884643" w:history="1">
            <w:r w:rsidR="00710C7C" w:rsidRPr="00B2625D">
              <w:rPr>
                <w:rStyle w:val="Hyperlink"/>
                <w:noProof/>
              </w:rPr>
              <w:t>June 7 / Paoni 13: Archangel Gabriel, the Evangelist of Daniel</w:t>
            </w:r>
            <w:r w:rsidR="00710C7C">
              <w:rPr>
                <w:noProof/>
                <w:webHidden/>
              </w:rPr>
              <w:tab/>
            </w:r>
            <w:r w:rsidR="00710C7C">
              <w:rPr>
                <w:noProof/>
                <w:webHidden/>
              </w:rPr>
              <w:fldChar w:fldCharType="begin"/>
            </w:r>
            <w:r w:rsidR="00710C7C">
              <w:rPr>
                <w:noProof/>
                <w:webHidden/>
              </w:rPr>
              <w:instrText xml:space="preserve"> PAGEREF _Toc485884643 \h </w:instrText>
            </w:r>
            <w:r w:rsidR="00710C7C">
              <w:rPr>
                <w:noProof/>
                <w:webHidden/>
              </w:rPr>
            </w:r>
            <w:r w:rsidR="00710C7C">
              <w:rPr>
                <w:noProof/>
                <w:webHidden/>
              </w:rPr>
              <w:fldChar w:fldCharType="separate"/>
            </w:r>
            <w:r w:rsidR="000E2EAC">
              <w:rPr>
                <w:noProof/>
                <w:webHidden/>
              </w:rPr>
              <w:t>1066</w:t>
            </w:r>
            <w:r w:rsidR="00710C7C">
              <w:rPr>
                <w:noProof/>
                <w:webHidden/>
              </w:rPr>
              <w:fldChar w:fldCharType="end"/>
            </w:r>
          </w:hyperlink>
        </w:p>
        <w:p w14:paraId="5AAAEF7E" w14:textId="50544FDB" w:rsidR="00710C7C" w:rsidRDefault="00365E38">
          <w:pPr>
            <w:pStyle w:val="TOC3"/>
            <w:tabs>
              <w:tab w:val="right" w:leader="dot" w:pos="8846"/>
            </w:tabs>
            <w:rPr>
              <w:rFonts w:asciiTheme="minorHAnsi" w:eastAsiaTheme="minorEastAsia" w:hAnsiTheme="minorHAnsi"/>
              <w:noProof/>
              <w:sz w:val="22"/>
              <w:lang w:val="en-US"/>
            </w:rPr>
          </w:pPr>
          <w:hyperlink w:anchor="_Toc485884644" w:history="1">
            <w:r w:rsidR="00710C7C" w:rsidRPr="00B2625D">
              <w:rPr>
                <w:rStyle w:val="Hyperlink"/>
                <w:noProof/>
              </w:rPr>
              <w:t>June 8 / Paoni 14: Sts. Apakir and John</w:t>
            </w:r>
            <w:r w:rsidR="00710C7C">
              <w:rPr>
                <w:noProof/>
                <w:webHidden/>
              </w:rPr>
              <w:tab/>
            </w:r>
            <w:r w:rsidR="00710C7C">
              <w:rPr>
                <w:noProof/>
                <w:webHidden/>
              </w:rPr>
              <w:fldChar w:fldCharType="begin"/>
            </w:r>
            <w:r w:rsidR="00710C7C">
              <w:rPr>
                <w:noProof/>
                <w:webHidden/>
              </w:rPr>
              <w:instrText xml:space="preserve"> PAGEREF _Toc485884644 \h </w:instrText>
            </w:r>
            <w:r w:rsidR="00710C7C">
              <w:rPr>
                <w:noProof/>
                <w:webHidden/>
              </w:rPr>
            </w:r>
            <w:r w:rsidR="00710C7C">
              <w:rPr>
                <w:noProof/>
                <w:webHidden/>
              </w:rPr>
              <w:fldChar w:fldCharType="separate"/>
            </w:r>
            <w:r w:rsidR="000E2EAC">
              <w:rPr>
                <w:noProof/>
                <w:webHidden/>
              </w:rPr>
              <w:t>1067</w:t>
            </w:r>
            <w:r w:rsidR="00710C7C">
              <w:rPr>
                <w:noProof/>
                <w:webHidden/>
              </w:rPr>
              <w:fldChar w:fldCharType="end"/>
            </w:r>
          </w:hyperlink>
        </w:p>
        <w:p w14:paraId="6AB28DA3" w14:textId="05748B64" w:rsidR="00710C7C" w:rsidRDefault="00365E38">
          <w:pPr>
            <w:pStyle w:val="TOC3"/>
            <w:tabs>
              <w:tab w:val="right" w:leader="dot" w:pos="8846"/>
            </w:tabs>
            <w:rPr>
              <w:rFonts w:asciiTheme="minorHAnsi" w:eastAsiaTheme="minorEastAsia" w:hAnsiTheme="minorHAnsi"/>
              <w:noProof/>
              <w:sz w:val="22"/>
              <w:lang w:val="en-US"/>
            </w:rPr>
          </w:pPr>
          <w:hyperlink w:anchor="_Toc485884645" w:history="1">
            <w:r w:rsidR="00710C7C" w:rsidRPr="00B2625D">
              <w:rPr>
                <w:rStyle w:val="Hyperlink"/>
                <w:noProof/>
                <w:lang w:val="en-US"/>
              </w:rPr>
              <w:t>June 9 / Paoni 15: Handing over of St. Mark's Relics</w:t>
            </w:r>
            <w:r w:rsidR="00710C7C">
              <w:rPr>
                <w:noProof/>
                <w:webHidden/>
              </w:rPr>
              <w:tab/>
            </w:r>
            <w:r w:rsidR="00710C7C">
              <w:rPr>
                <w:noProof/>
                <w:webHidden/>
              </w:rPr>
              <w:fldChar w:fldCharType="begin"/>
            </w:r>
            <w:r w:rsidR="00710C7C">
              <w:rPr>
                <w:noProof/>
                <w:webHidden/>
              </w:rPr>
              <w:instrText xml:space="preserve"> PAGEREF _Toc485884645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5EF09063" w14:textId="19D8750D" w:rsidR="00710C7C" w:rsidRDefault="00365E38">
          <w:pPr>
            <w:pStyle w:val="TOC3"/>
            <w:tabs>
              <w:tab w:val="right" w:leader="dot" w:pos="8846"/>
            </w:tabs>
            <w:rPr>
              <w:rFonts w:asciiTheme="minorHAnsi" w:eastAsiaTheme="minorEastAsia" w:hAnsiTheme="minorHAnsi"/>
              <w:noProof/>
              <w:sz w:val="22"/>
              <w:lang w:val="en-US"/>
            </w:rPr>
          </w:pPr>
          <w:hyperlink w:anchor="_Toc485884646" w:history="1">
            <w:r w:rsidR="00710C7C" w:rsidRPr="00B2625D">
              <w:rPr>
                <w:rStyle w:val="Hyperlink"/>
                <w:noProof/>
                <w:lang w:val="en-US"/>
              </w:rPr>
              <w:t>June 11 / Paoni 17: Return of St. Mark's Relics</w:t>
            </w:r>
            <w:r w:rsidR="00710C7C">
              <w:rPr>
                <w:noProof/>
                <w:webHidden/>
              </w:rPr>
              <w:tab/>
            </w:r>
            <w:r w:rsidR="00710C7C">
              <w:rPr>
                <w:noProof/>
                <w:webHidden/>
              </w:rPr>
              <w:fldChar w:fldCharType="begin"/>
            </w:r>
            <w:r w:rsidR="00710C7C">
              <w:rPr>
                <w:noProof/>
                <w:webHidden/>
              </w:rPr>
              <w:instrText xml:space="preserve"> PAGEREF _Toc485884646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4DE00E90" w14:textId="032B6100" w:rsidR="00710C7C" w:rsidRDefault="00365E38">
          <w:pPr>
            <w:pStyle w:val="TOC3"/>
            <w:tabs>
              <w:tab w:val="right" w:leader="dot" w:pos="8846"/>
            </w:tabs>
            <w:rPr>
              <w:rFonts w:asciiTheme="minorHAnsi" w:eastAsiaTheme="minorEastAsia" w:hAnsiTheme="minorHAnsi"/>
              <w:noProof/>
              <w:sz w:val="22"/>
              <w:lang w:val="en-US"/>
            </w:rPr>
          </w:pPr>
          <w:hyperlink w:anchor="_Toc485884647" w:history="1">
            <w:r w:rsidR="00710C7C" w:rsidRPr="00B2625D">
              <w:rPr>
                <w:rStyle w:val="Hyperlink"/>
                <w:noProof/>
                <w:lang w:val="en-US"/>
              </w:rPr>
              <w:t>June 13 / Paoni 19: Martyrdom of St. George of Zahim</w:t>
            </w:r>
            <w:r w:rsidR="00710C7C">
              <w:rPr>
                <w:noProof/>
                <w:webHidden/>
              </w:rPr>
              <w:tab/>
            </w:r>
            <w:r w:rsidR="00710C7C">
              <w:rPr>
                <w:noProof/>
                <w:webHidden/>
              </w:rPr>
              <w:fldChar w:fldCharType="begin"/>
            </w:r>
            <w:r w:rsidR="00710C7C">
              <w:rPr>
                <w:noProof/>
                <w:webHidden/>
              </w:rPr>
              <w:instrText xml:space="preserve"> PAGEREF _Toc485884647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279B9A08" w14:textId="355BDA17" w:rsidR="00710C7C" w:rsidRDefault="00365E38">
          <w:pPr>
            <w:pStyle w:val="TOC3"/>
            <w:tabs>
              <w:tab w:val="right" w:leader="dot" w:pos="8846"/>
            </w:tabs>
            <w:rPr>
              <w:rFonts w:asciiTheme="minorHAnsi" w:eastAsiaTheme="minorEastAsia" w:hAnsiTheme="minorHAnsi"/>
              <w:noProof/>
              <w:sz w:val="22"/>
              <w:lang w:val="en-US"/>
            </w:rPr>
          </w:pPr>
          <w:hyperlink w:anchor="_Toc485884648" w:history="1">
            <w:r w:rsidR="00710C7C" w:rsidRPr="00B2625D">
              <w:rPr>
                <w:rStyle w:val="Hyperlink"/>
                <w:noProof/>
              </w:rPr>
              <w:t>June 15 / Paoni 21: Commemoration of the Theotokos</w:t>
            </w:r>
            <w:r w:rsidR="00710C7C">
              <w:rPr>
                <w:noProof/>
                <w:webHidden/>
              </w:rPr>
              <w:tab/>
            </w:r>
            <w:r w:rsidR="00710C7C">
              <w:rPr>
                <w:noProof/>
                <w:webHidden/>
              </w:rPr>
              <w:fldChar w:fldCharType="begin"/>
            </w:r>
            <w:r w:rsidR="00710C7C">
              <w:rPr>
                <w:noProof/>
                <w:webHidden/>
              </w:rPr>
              <w:instrText xml:space="preserve"> PAGEREF _Toc485884648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1770F814" w14:textId="32C03F39" w:rsidR="00710C7C" w:rsidRDefault="00365E38">
          <w:pPr>
            <w:pStyle w:val="TOC3"/>
            <w:tabs>
              <w:tab w:val="right" w:leader="dot" w:pos="8846"/>
            </w:tabs>
            <w:rPr>
              <w:rFonts w:asciiTheme="minorHAnsi" w:eastAsiaTheme="minorEastAsia" w:hAnsiTheme="minorHAnsi"/>
              <w:noProof/>
              <w:sz w:val="22"/>
              <w:lang w:val="en-US"/>
            </w:rPr>
          </w:pPr>
          <w:hyperlink w:anchor="_Toc485884649" w:history="1">
            <w:r w:rsidR="00710C7C" w:rsidRPr="00B2625D">
              <w:rPr>
                <w:rStyle w:val="Hyperlink"/>
                <w:noProof/>
              </w:rPr>
              <w:t>June 16 / Paoni 22: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_Toc485884649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63E9E291" w14:textId="638A81B1" w:rsidR="00710C7C" w:rsidRDefault="00365E38">
          <w:pPr>
            <w:pStyle w:val="TOC3"/>
            <w:tabs>
              <w:tab w:val="right" w:leader="dot" w:pos="8846"/>
            </w:tabs>
            <w:rPr>
              <w:rFonts w:asciiTheme="minorHAnsi" w:eastAsiaTheme="minorEastAsia" w:hAnsiTheme="minorHAnsi"/>
              <w:noProof/>
              <w:sz w:val="22"/>
              <w:lang w:val="en-US"/>
            </w:rPr>
          </w:pPr>
          <w:hyperlink w:anchor="_Toc485884650" w:history="1">
            <w:r w:rsidR="00710C7C" w:rsidRPr="00B2625D">
              <w:rPr>
                <w:rStyle w:val="Hyperlink"/>
                <w:noProof/>
                <w:lang w:val="en-US"/>
              </w:rPr>
              <w:t>June 18 / Paoni 24: The Strong St. Moses</w:t>
            </w:r>
            <w:r w:rsidR="00710C7C">
              <w:rPr>
                <w:noProof/>
                <w:webHidden/>
              </w:rPr>
              <w:tab/>
            </w:r>
            <w:r w:rsidR="00710C7C">
              <w:rPr>
                <w:noProof/>
                <w:webHidden/>
              </w:rPr>
              <w:fldChar w:fldCharType="begin"/>
            </w:r>
            <w:r w:rsidR="00710C7C">
              <w:rPr>
                <w:noProof/>
                <w:webHidden/>
              </w:rPr>
              <w:instrText xml:space="preserve"> PAGEREF _Toc485884650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1EA5C392" w14:textId="78A7DF3B" w:rsidR="00710C7C" w:rsidRDefault="00365E38">
          <w:pPr>
            <w:pStyle w:val="TOC3"/>
            <w:tabs>
              <w:tab w:val="right" w:leader="dot" w:pos="8846"/>
            </w:tabs>
            <w:rPr>
              <w:rFonts w:asciiTheme="minorHAnsi" w:eastAsiaTheme="minorEastAsia" w:hAnsiTheme="minorHAnsi"/>
              <w:noProof/>
              <w:sz w:val="22"/>
              <w:lang w:val="en-US"/>
            </w:rPr>
          </w:pPr>
          <w:hyperlink w:anchor="_Toc485884651" w:history="1">
            <w:r w:rsidR="00710C7C" w:rsidRPr="00B2625D">
              <w:rPr>
                <w:rStyle w:val="Hyperlink"/>
                <w:noProof/>
                <w:lang w:val="en-US"/>
              </w:rPr>
              <w:t>June 19 / Paoni 25: Martyrdom of St. Jude the Disciple and Epistle-Writer</w:t>
            </w:r>
            <w:r w:rsidR="00710C7C">
              <w:rPr>
                <w:noProof/>
                <w:webHidden/>
              </w:rPr>
              <w:tab/>
            </w:r>
            <w:r w:rsidR="00710C7C">
              <w:rPr>
                <w:noProof/>
                <w:webHidden/>
              </w:rPr>
              <w:fldChar w:fldCharType="begin"/>
            </w:r>
            <w:r w:rsidR="00710C7C">
              <w:rPr>
                <w:noProof/>
                <w:webHidden/>
              </w:rPr>
              <w:instrText xml:space="preserve"> PAGEREF _Toc485884651 \h </w:instrText>
            </w:r>
            <w:r w:rsidR="00710C7C">
              <w:rPr>
                <w:noProof/>
                <w:webHidden/>
              </w:rPr>
            </w:r>
            <w:r w:rsidR="00710C7C">
              <w:rPr>
                <w:noProof/>
                <w:webHidden/>
              </w:rPr>
              <w:fldChar w:fldCharType="separate"/>
            </w:r>
            <w:r w:rsidR="000E2EAC">
              <w:rPr>
                <w:noProof/>
                <w:webHidden/>
              </w:rPr>
              <w:t>1072</w:t>
            </w:r>
            <w:r w:rsidR="00710C7C">
              <w:rPr>
                <w:noProof/>
                <w:webHidden/>
              </w:rPr>
              <w:fldChar w:fldCharType="end"/>
            </w:r>
          </w:hyperlink>
        </w:p>
        <w:p w14:paraId="584C8B49" w14:textId="39E5CE31" w:rsidR="00710C7C" w:rsidRDefault="00365E38">
          <w:pPr>
            <w:pStyle w:val="TOC3"/>
            <w:tabs>
              <w:tab w:val="right" w:leader="dot" w:pos="8846"/>
            </w:tabs>
            <w:rPr>
              <w:rFonts w:asciiTheme="minorHAnsi" w:eastAsiaTheme="minorEastAsia" w:hAnsiTheme="minorHAnsi"/>
              <w:noProof/>
              <w:sz w:val="22"/>
              <w:lang w:val="en-US"/>
            </w:rPr>
          </w:pPr>
          <w:hyperlink w:anchor="_Toc485884652" w:history="1">
            <w:r w:rsidR="00710C7C" w:rsidRPr="00B2625D">
              <w:rPr>
                <w:rStyle w:val="Hyperlink"/>
                <w:noProof/>
              </w:rPr>
              <w:t>June 20 / Paoni 26: Consecration of the Church of Archangel Gabriel</w:t>
            </w:r>
            <w:r w:rsidR="00710C7C">
              <w:rPr>
                <w:noProof/>
                <w:webHidden/>
              </w:rPr>
              <w:tab/>
            </w:r>
            <w:r w:rsidR="00710C7C">
              <w:rPr>
                <w:noProof/>
                <w:webHidden/>
              </w:rPr>
              <w:fldChar w:fldCharType="begin"/>
            </w:r>
            <w:r w:rsidR="00710C7C">
              <w:rPr>
                <w:noProof/>
                <w:webHidden/>
              </w:rPr>
              <w:instrText xml:space="preserve"> PAGEREF _Toc485884652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B8841CB" w14:textId="3E1874DA" w:rsidR="00710C7C" w:rsidRDefault="00365E38">
          <w:pPr>
            <w:pStyle w:val="TOC3"/>
            <w:tabs>
              <w:tab w:val="right" w:leader="dot" w:pos="8846"/>
            </w:tabs>
            <w:rPr>
              <w:rFonts w:asciiTheme="minorHAnsi" w:eastAsiaTheme="minorEastAsia" w:hAnsiTheme="minorHAnsi"/>
              <w:noProof/>
              <w:sz w:val="22"/>
              <w:lang w:val="en-US"/>
            </w:rPr>
          </w:pPr>
          <w:hyperlink w:anchor="_Toc485884653" w:history="1">
            <w:r w:rsidR="00710C7C" w:rsidRPr="00B2625D">
              <w:rPr>
                <w:rStyle w:val="Hyperlink"/>
                <w:noProof/>
                <w:lang w:val="en-US"/>
              </w:rPr>
              <w:t>June 21 / Paoni 27: Martyrdom of St. Ananias the Apostle</w:t>
            </w:r>
            <w:r w:rsidR="00710C7C">
              <w:rPr>
                <w:noProof/>
                <w:webHidden/>
              </w:rPr>
              <w:tab/>
            </w:r>
            <w:r w:rsidR="00710C7C">
              <w:rPr>
                <w:noProof/>
                <w:webHidden/>
              </w:rPr>
              <w:fldChar w:fldCharType="begin"/>
            </w:r>
            <w:r w:rsidR="00710C7C">
              <w:rPr>
                <w:noProof/>
                <w:webHidden/>
              </w:rPr>
              <w:instrText xml:space="preserve"> PAGEREF _Toc485884653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550CD29" w14:textId="13A8D86C" w:rsidR="00710C7C" w:rsidRDefault="00365E38">
          <w:pPr>
            <w:pStyle w:val="TOC3"/>
            <w:tabs>
              <w:tab w:val="right" w:leader="dot" w:pos="8846"/>
            </w:tabs>
            <w:rPr>
              <w:rFonts w:asciiTheme="minorHAnsi" w:eastAsiaTheme="minorEastAsia" w:hAnsiTheme="minorHAnsi"/>
              <w:noProof/>
              <w:sz w:val="22"/>
              <w:lang w:val="en-US"/>
            </w:rPr>
          </w:pPr>
          <w:hyperlink w:anchor="_Toc485884654" w:history="1">
            <w:r w:rsidR="00710C7C" w:rsidRPr="00B2625D">
              <w:rPr>
                <w:rStyle w:val="Hyperlink"/>
                <w:noProof/>
              </w:rPr>
              <w:t>June 23 / Paoni 29: Commemoration of the Annunciation, Nativity, and Resurrection on the 29</w:t>
            </w:r>
            <w:r w:rsidR="00710C7C" w:rsidRPr="00B2625D">
              <w:rPr>
                <w:rStyle w:val="Hyperlink"/>
                <w:noProof/>
                <w:vertAlign w:val="superscript"/>
              </w:rPr>
              <w:t>th</w:t>
            </w:r>
            <w:r w:rsidR="00710C7C" w:rsidRPr="00B2625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_Toc485884654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7DB4B28" w14:textId="00BF8150" w:rsidR="00710C7C" w:rsidRDefault="00365E38">
          <w:pPr>
            <w:pStyle w:val="TOC3"/>
            <w:tabs>
              <w:tab w:val="right" w:leader="dot" w:pos="8846"/>
            </w:tabs>
            <w:rPr>
              <w:rFonts w:asciiTheme="minorHAnsi" w:eastAsiaTheme="minorEastAsia" w:hAnsiTheme="minorHAnsi"/>
              <w:noProof/>
              <w:sz w:val="22"/>
              <w:lang w:val="en-US"/>
            </w:rPr>
          </w:pPr>
          <w:hyperlink w:anchor="_Toc485884655" w:history="1">
            <w:r w:rsidR="00710C7C" w:rsidRPr="00B2625D">
              <w:rPr>
                <w:rStyle w:val="Hyperlink"/>
                <w:noProof/>
                <w:lang w:val="en-US"/>
              </w:rPr>
              <w:t>June 24 / Paoni 30: The Nativity of St. John the Baptist</w:t>
            </w:r>
            <w:r w:rsidR="00710C7C">
              <w:rPr>
                <w:noProof/>
                <w:webHidden/>
              </w:rPr>
              <w:tab/>
            </w:r>
            <w:r w:rsidR="00710C7C">
              <w:rPr>
                <w:noProof/>
                <w:webHidden/>
              </w:rPr>
              <w:fldChar w:fldCharType="begin"/>
            </w:r>
            <w:r w:rsidR="00710C7C">
              <w:rPr>
                <w:noProof/>
                <w:webHidden/>
              </w:rPr>
              <w:instrText xml:space="preserve"> PAGEREF _Toc485884655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2DEE5EC" w14:textId="56EC409F" w:rsidR="00710C7C" w:rsidRDefault="00365E38">
          <w:pPr>
            <w:pStyle w:val="TOC3"/>
            <w:tabs>
              <w:tab w:val="right" w:leader="dot" w:pos="8846"/>
            </w:tabs>
            <w:rPr>
              <w:rFonts w:asciiTheme="minorHAnsi" w:eastAsiaTheme="minorEastAsia" w:hAnsiTheme="minorHAnsi"/>
              <w:noProof/>
              <w:sz w:val="22"/>
              <w:lang w:val="en-US"/>
            </w:rPr>
          </w:pPr>
          <w:hyperlink w:anchor="_Toc485884656" w:history="1">
            <w:r w:rsidR="00710C7C" w:rsidRPr="00B2625D">
              <w:rPr>
                <w:rStyle w:val="Hyperlink"/>
                <w:noProof/>
              </w:rPr>
              <w:t>June 26 / Epip 2: Departure of St. Thaddaeus the Apostle</w:t>
            </w:r>
            <w:r w:rsidR="00710C7C">
              <w:rPr>
                <w:noProof/>
                <w:webHidden/>
              </w:rPr>
              <w:tab/>
            </w:r>
            <w:r w:rsidR="00710C7C">
              <w:rPr>
                <w:noProof/>
                <w:webHidden/>
              </w:rPr>
              <w:fldChar w:fldCharType="begin"/>
            </w:r>
            <w:r w:rsidR="00710C7C">
              <w:rPr>
                <w:noProof/>
                <w:webHidden/>
              </w:rPr>
              <w:instrText xml:space="preserve"> PAGEREF _Toc485884656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3C273E8A" w14:textId="5508316D" w:rsidR="00710C7C" w:rsidRDefault="00365E38">
          <w:pPr>
            <w:pStyle w:val="TOC3"/>
            <w:tabs>
              <w:tab w:val="right" w:leader="dot" w:pos="8846"/>
            </w:tabs>
            <w:rPr>
              <w:rFonts w:asciiTheme="minorHAnsi" w:eastAsiaTheme="minorEastAsia" w:hAnsiTheme="minorHAnsi"/>
              <w:noProof/>
              <w:sz w:val="22"/>
              <w:lang w:val="en-US"/>
            </w:rPr>
          </w:pPr>
          <w:hyperlink w:anchor="_Toc485884657" w:history="1">
            <w:r w:rsidR="00710C7C" w:rsidRPr="00B2625D">
              <w:rPr>
                <w:rStyle w:val="Hyperlink"/>
                <w:noProof/>
              </w:rPr>
              <w:t>June 27 / Epip 3: St. Cyril of Alexandria</w:t>
            </w:r>
            <w:r w:rsidR="00710C7C">
              <w:rPr>
                <w:noProof/>
                <w:webHidden/>
              </w:rPr>
              <w:tab/>
            </w:r>
            <w:r w:rsidR="00710C7C">
              <w:rPr>
                <w:noProof/>
                <w:webHidden/>
              </w:rPr>
              <w:fldChar w:fldCharType="begin"/>
            </w:r>
            <w:r w:rsidR="00710C7C">
              <w:rPr>
                <w:noProof/>
                <w:webHidden/>
              </w:rPr>
              <w:instrText xml:space="preserve"> PAGEREF _Toc485884657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489709A1" w14:textId="287B244B" w:rsidR="00710C7C" w:rsidRDefault="00365E38">
          <w:pPr>
            <w:pStyle w:val="TOC3"/>
            <w:tabs>
              <w:tab w:val="right" w:leader="dot" w:pos="8846"/>
            </w:tabs>
            <w:rPr>
              <w:rFonts w:asciiTheme="minorHAnsi" w:eastAsiaTheme="minorEastAsia" w:hAnsiTheme="minorHAnsi"/>
              <w:noProof/>
              <w:sz w:val="22"/>
              <w:lang w:val="en-US"/>
            </w:rPr>
          </w:pPr>
          <w:hyperlink w:anchor="_Toc485884658" w:history="1">
            <w:r w:rsidR="00710C7C" w:rsidRPr="00B2625D">
              <w:rPr>
                <w:rStyle w:val="Hyperlink"/>
                <w:noProof/>
              </w:rPr>
              <w:t>June 28 / Epip 4: Sts. Apakir and John</w:t>
            </w:r>
            <w:r w:rsidR="00710C7C">
              <w:rPr>
                <w:noProof/>
                <w:webHidden/>
              </w:rPr>
              <w:tab/>
            </w:r>
            <w:r w:rsidR="00710C7C">
              <w:rPr>
                <w:noProof/>
                <w:webHidden/>
              </w:rPr>
              <w:fldChar w:fldCharType="begin"/>
            </w:r>
            <w:r w:rsidR="00710C7C">
              <w:rPr>
                <w:noProof/>
                <w:webHidden/>
              </w:rPr>
              <w:instrText xml:space="preserve"> PAGEREF _Toc485884658 \h </w:instrText>
            </w:r>
            <w:r w:rsidR="00710C7C">
              <w:rPr>
                <w:noProof/>
                <w:webHidden/>
              </w:rPr>
            </w:r>
            <w:r w:rsidR="00710C7C">
              <w:rPr>
                <w:noProof/>
                <w:webHidden/>
              </w:rPr>
              <w:fldChar w:fldCharType="separate"/>
            </w:r>
            <w:r w:rsidR="000E2EAC">
              <w:rPr>
                <w:noProof/>
                <w:webHidden/>
              </w:rPr>
              <w:t>1074</w:t>
            </w:r>
            <w:r w:rsidR="00710C7C">
              <w:rPr>
                <w:noProof/>
                <w:webHidden/>
              </w:rPr>
              <w:fldChar w:fldCharType="end"/>
            </w:r>
          </w:hyperlink>
        </w:p>
        <w:p w14:paraId="655939A1" w14:textId="104AAD09" w:rsidR="00710C7C" w:rsidRDefault="00365E38">
          <w:pPr>
            <w:pStyle w:val="TOC3"/>
            <w:tabs>
              <w:tab w:val="right" w:leader="dot" w:pos="8846"/>
            </w:tabs>
            <w:rPr>
              <w:rFonts w:asciiTheme="minorHAnsi" w:eastAsiaTheme="minorEastAsia" w:hAnsiTheme="minorHAnsi"/>
              <w:noProof/>
              <w:sz w:val="22"/>
              <w:lang w:val="en-US"/>
            </w:rPr>
          </w:pPr>
          <w:hyperlink w:anchor="_Toc485884659" w:history="1">
            <w:r w:rsidR="00710C7C" w:rsidRPr="00B2625D">
              <w:rPr>
                <w:rStyle w:val="Hyperlink"/>
                <w:noProof/>
                <w:lang w:val="en-US"/>
              </w:rPr>
              <w:t>June 29 / Epip 5: The Apostles’ Feast</w:t>
            </w:r>
            <w:r w:rsidR="00710C7C">
              <w:rPr>
                <w:noProof/>
                <w:webHidden/>
              </w:rPr>
              <w:tab/>
            </w:r>
            <w:r w:rsidR="00710C7C">
              <w:rPr>
                <w:noProof/>
                <w:webHidden/>
              </w:rPr>
              <w:fldChar w:fldCharType="begin"/>
            </w:r>
            <w:r w:rsidR="00710C7C">
              <w:rPr>
                <w:noProof/>
                <w:webHidden/>
              </w:rPr>
              <w:instrText xml:space="preserve"> PAGEREF _Toc485884659 \h </w:instrText>
            </w:r>
            <w:r w:rsidR="00710C7C">
              <w:rPr>
                <w:noProof/>
                <w:webHidden/>
              </w:rPr>
            </w:r>
            <w:r w:rsidR="00710C7C">
              <w:rPr>
                <w:noProof/>
                <w:webHidden/>
              </w:rPr>
              <w:fldChar w:fldCharType="separate"/>
            </w:r>
            <w:r w:rsidR="000E2EAC">
              <w:rPr>
                <w:noProof/>
                <w:webHidden/>
              </w:rPr>
              <w:t>1074</w:t>
            </w:r>
            <w:r w:rsidR="00710C7C">
              <w:rPr>
                <w:noProof/>
                <w:webHidden/>
              </w:rPr>
              <w:fldChar w:fldCharType="end"/>
            </w:r>
          </w:hyperlink>
        </w:p>
        <w:p w14:paraId="2B04D505" w14:textId="05581733" w:rsidR="00710C7C" w:rsidRDefault="00365E38">
          <w:pPr>
            <w:pStyle w:val="TOC3"/>
            <w:tabs>
              <w:tab w:val="right" w:leader="dot" w:pos="8846"/>
            </w:tabs>
            <w:rPr>
              <w:rFonts w:asciiTheme="minorHAnsi" w:eastAsiaTheme="minorEastAsia" w:hAnsiTheme="minorHAnsi"/>
              <w:noProof/>
              <w:sz w:val="22"/>
              <w:lang w:val="en-US"/>
            </w:rPr>
          </w:pPr>
          <w:hyperlink w:anchor="_Toc485884660" w:history="1">
            <w:r w:rsidR="00710C7C" w:rsidRPr="00B2625D">
              <w:rPr>
                <w:rStyle w:val="Hyperlink"/>
                <w:noProof/>
                <w:lang w:val="en-US"/>
              </w:rPr>
              <w:t>June 30 / Epip 6: Martyrdom of St. Aoulimpas the Apostle</w:t>
            </w:r>
            <w:r w:rsidR="00710C7C">
              <w:rPr>
                <w:noProof/>
                <w:webHidden/>
              </w:rPr>
              <w:tab/>
            </w:r>
            <w:r w:rsidR="00710C7C">
              <w:rPr>
                <w:noProof/>
                <w:webHidden/>
              </w:rPr>
              <w:fldChar w:fldCharType="begin"/>
            </w:r>
            <w:r w:rsidR="00710C7C">
              <w:rPr>
                <w:noProof/>
                <w:webHidden/>
              </w:rPr>
              <w:instrText xml:space="preserve"> PAGEREF _Toc485884660 \h </w:instrText>
            </w:r>
            <w:r w:rsidR="00710C7C">
              <w:rPr>
                <w:noProof/>
                <w:webHidden/>
              </w:rPr>
            </w:r>
            <w:r w:rsidR="00710C7C">
              <w:rPr>
                <w:noProof/>
                <w:webHidden/>
              </w:rPr>
              <w:fldChar w:fldCharType="separate"/>
            </w:r>
            <w:r w:rsidR="000E2EAC">
              <w:rPr>
                <w:noProof/>
                <w:webHidden/>
              </w:rPr>
              <w:t>1088</w:t>
            </w:r>
            <w:r w:rsidR="00710C7C">
              <w:rPr>
                <w:noProof/>
                <w:webHidden/>
              </w:rPr>
              <w:fldChar w:fldCharType="end"/>
            </w:r>
          </w:hyperlink>
        </w:p>
        <w:p w14:paraId="79195AF6" w14:textId="272D1F22" w:rsidR="009E261C" w:rsidRDefault="009E261C" w:rsidP="009E261C">
          <w:r>
            <w:rPr>
              <w:b/>
              <w:bCs/>
              <w:noProof/>
            </w:rPr>
            <w:fldChar w:fldCharType="end"/>
          </w:r>
        </w:p>
      </w:sdtContent>
    </w:sdt>
    <w:p w14:paraId="6C0E934F" w14:textId="77777777" w:rsidR="00980D99" w:rsidRDefault="00980D99" w:rsidP="00980D99">
      <w:pPr>
        <w:pStyle w:val="Heading3"/>
      </w:pPr>
      <w:bookmarkStart w:id="1812" w:name="_Toc485884641"/>
      <w:r>
        <w:lastRenderedPageBreak/>
        <w:t>The Apostles' Fast</w:t>
      </w:r>
      <w:bookmarkEnd w:id="1812"/>
    </w:p>
    <w:p w14:paraId="06362FF7" w14:textId="77777777" w:rsidR="00654C55" w:rsidRDefault="00654C55" w:rsidP="00654C55">
      <w:pPr>
        <w:pStyle w:val="Heading4"/>
      </w:pPr>
      <w:bookmarkStart w:id="1813" w:name="_Ref434476183"/>
      <w:r>
        <w:t>The Psali Adam</w:t>
      </w:r>
      <w:r w:rsidR="006C1B94">
        <w:t xml:space="preserve"> for the Apostles’ Fast</w:t>
      </w:r>
      <w:bookmarkEnd w:id="1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814" w:name="_Ref434476204"/>
      <w:r>
        <w:t>The Psali Batos</w:t>
      </w:r>
      <w:r w:rsidR="006C1B94">
        <w:t xml:space="preserve"> for the Apostles’ Fast</w:t>
      </w:r>
      <w:bookmarkEnd w:id="1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815"/>
            <w:r>
              <w:t xml:space="preserve">the </w:t>
            </w:r>
            <w:commentRangeEnd w:id="1815"/>
            <w:r>
              <w:rPr>
                <w:rStyle w:val="CommentReference"/>
              </w:rPr>
              <w:commentReference w:id="1815"/>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D3DF92F" w14:textId="542CE4C0" w:rsidR="00C223F0" w:rsidRDefault="00C223F0" w:rsidP="00C223F0">
      <w:pPr>
        <w:pStyle w:val="Heading4"/>
      </w:pPr>
      <w:r>
        <w:t>The Praxis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C223F0" w:rsidRPr="00AF56AD" w14:paraId="7EF92F7C" w14:textId="77777777" w:rsidTr="00C223F0">
        <w:trPr>
          <w:cantSplit/>
          <w:jc w:val="center"/>
        </w:trPr>
        <w:tc>
          <w:tcPr>
            <w:tcW w:w="288" w:type="dxa"/>
          </w:tcPr>
          <w:p w14:paraId="4D8D6E25" w14:textId="77777777" w:rsidR="00C223F0" w:rsidRDefault="00C223F0" w:rsidP="00C223F0">
            <w:pPr>
              <w:pStyle w:val="CopticCross"/>
            </w:pPr>
          </w:p>
        </w:tc>
        <w:tc>
          <w:tcPr>
            <w:tcW w:w="3960" w:type="dxa"/>
          </w:tcPr>
          <w:p w14:paraId="4E5EEF9E" w14:textId="77777777" w:rsidR="00C223F0" w:rsidRDefault="00C223F0" w:rsidP="00C223F0">
            <w:pPr>
              <w:pStyle w:val="EngHang"/>
            </w:pPr>
            <w:r>
              <w:t>Rejoice O Mary,</w:t>
            </w:r>
          </w:p>
          <w:p w14:paraId="5C9934EA" w14:textId="77777777" w:rsidR="00C223F0" w:rsidRDefault="00C223F0" w:rsidP="00C223F0">
            <w:pPr>
              <w:pStyle w:val="EngHang"/>
            </w:pPr>
            <w:r>
              <w:t>the fair dove,</w:t>
            </w:r>
          </w:p>
          <w:p w14:paraId="68F47AF9" w14:textId="77777777" w:rsidR="00C223F0" w:rsidRDefault="00C223F0" w:rsidP="00C223F0">
            <w:pPr>
              <w:pStyle w:val="EngHang"/>
            </w:pPr>
            <w:r w:rsidRPr="004B5E8A">
              <w:t>who has</w:t>
            </w:r>
            <w:r>
              <w:t xml:space="preserve"> borne unto us</w:t>
            </w:r>
          </w:p>
          <w:p w14:paraId="73175291" w14:textId="146B06E7" w:rsidR="00C223F0" w:rsidRDefault="00C223F0" w:rsidP="00C223F0">
            <w:pPr>
              <w:pStyle w:val="EngHangEnd"/>
            </w:pPr>
            <w:r w:rsidRPr="004B5E8A">
              <w:t>God the Logos.</w:t>
            </w:r>
          </w:p>
        </w:tc>
        <w:tc>
          <w:tcPr>
            <w:tcW w:w="288" w:type="dxa"/>
          </w:tcPr>
          <w:p w14:paraId="60C772BE" w14:textId="77777777" w:rsidR="00C223F0" w:rsidRDefault="00C223F0" w:rsidP="00C223F0"/>
        </w:tc>
        <w:tc>
          <w:tcPr>
            <w:tcW w:w="288" w:type="dxa"/>
          </w:tcPr>
          <w:p w14:paraId="5E89DCC8" w14:textId="77777777" w:rsidR="00C223F0" w:rsidRDefault="00C223F0" w:rsidP="00C223F0">
            <w:pPr>
              <w:pStyle w:val="CopticCross"/>
            </w:pPr>
          </w:p>
        </w:tc>
        <w:tc>
          <w:tcPr>
            <w:tcW w:w="3960" w:type="dxa"/>
          </w:tcPr>
          <w:p w14:paraId="55399B10" w14:textId="77777777" w:rsidR="00C223F0" w:rsidRDefault="00C223F0" w:rsidP="00C223F0">
            <w:pPr>
              <w:pStyle w:val="CopticVersemulti-line"/>
            </w:pPr>
            <w:r>
              <w:t>Ⲭⲉⲣⲉ ⲛⲉ ⲙⲁⲣⲓⲁ:</w:t>
            </w:r>
          </w:p>
          <w:p w14:paraId="430C54A1" w14:textId="77777777" w:rsidR="00C223F0" w:rsidRDefault="00C223F0" w:rsidP="00C223F0">
            <w:pPr>
              <w:pStyle w:val="CopticVersemulti-line"/>
            </w:pPr>
            <w:r>
              <w:t>Ϯ ϭⲣⲟⲙⲡⲓ ⲉⲑⲛⲉⲥⲱⲥ:</w:t>
            </w:r>
          </w:p>
          <w:p w14:paraId="7F581169" w14:textId="77777777" w:rsidR="00C223F0" w:rsidRDefault="00C223F0" w:rsidP="00C223F0">
            <w:pPr>
              <w:pStyle w:val="CopticVersemulti-line"/>
            </w:pPr>
            <w:r>
              <w:t>ⲑⲏⲉ̀ⲧⲁⲥⲙⲓⲥⲓ ⲛⲁⲛ:</w:t>
            </w:r>
          </w:p>
          <w:p w14:paraId="038ACD78" w14:textId="5B2624FC" w:rsidR="00C223F0" w:rsidRPr="00AF56AD" w:rsidRDefault="00C223F0" w:rsidP="00C223F0">
            <w:pPr>
              <w:pStyle w:val="CopticVerse"/>
            </w:pPr>
            <w:r>
              <w:t>ⲙ̀Ⲫⲛⲟⲩϯ ⲡⲓⲗⲁⲅⲟⲥ.</w:t>
            </w:r>
          </w:p>
        </w:tc>
      </w:tr>
      <w:tr w:rsidR="00C223F0" w:rsidRPr="00AF56AD" w14:paraId="6319422B" w14:textId="77777777" w:rsidTr="00C223F0">
        <w:trPr>
          <w:cantSplit/>
          <w:jc w:val="center"/>
        </w:trPr>
        <w:tc>
          <w:tcPr>
            <w:tcW w:w="288" w:type="dxa"/>
          </w:tcPr>
          <w:p w14:paraId="389F9F69" w14:textId="77777777" w:rsidR="00C223F0" w:rsidRDefault="00C223F0" w:rsidP="00C223F0">
            <w:pPr>
              <w:pStyle w:val="CopticCross"/>
            </w:pPr>
          </w:p>
        </w:tc>
        <w:tc>
          <w:tcPr>
            <w:tcW w:w="3960" w:type="dxa"/>
          </w:tcPr>
          <w:p w14:paraId="4296F6D1" w14:textId="4A7E7411" w:rsidR="00C223F0" w:rsidRDefault="00C223F0" w:rsidP="00C223F0">
            <w:pPr>
              <w:pStyle w:val="EngHang"/>
            </w:pPr>
            <w:r>
              <w:t>Hail to my lords and fathers,</w:t>
            </w:r>
          </w:p>
          <w:p w14:paraId="70379E78" w14:textId="6AEC3025" w:rsidR="00C223F0" w:rsidRDefault="00C223F0" w:rsidP="00C223F0">
            <w:pPr>
              <w:pStyle w:val="EngHang"/>
            </w:pPr>
            <w:r>
              <w:t>The Apostles,</w:t>
            </w:r>
          </w:p>
          <w:p w14:paraId="01FFF774" w14:textId="0D463B9B" w:rsidR="00C223F0" w:rsidRDefault="00C223F0" w:rsidP="00C223F0">
            <w:pPr>
              <w:pStyle w:val="EngHang"/>
            </w:pPr>
            <w:r>
              <w:t>Hail to the Disciples</w:t>
            </w:r>
          </w:p>
          <w:p w14:paraId="3487759C" w14:textId="7D38578D" w:rsidR="00C223F0" w:rsidRDefault="00C223F0" w:rsidP="00C223F0">
            <w:pPr>
              <w:pStyle w:val="EngHangEnd"/>
            </w:pPr>
            <w:r>
              <w:t>Of our Lord, Jesus Christ.</w:t>
            </w:r>
          </w:p>
        </w:tc>
        <w:tc>
          <w:tcPr>
            <w:tcW w:w="288" w:type="dxa"/>
          </w:tcPr>
          <w:p w14:paraId="4BB7B8AA" w14:textId="77777777" w:rsidR="00C223F0" w:rsidRDefault="00C223F0" w:rsidP="00C223F0"/>
        </w:tc>
        <w:tc>
          <w:tcPr>
            <w:tcW w:w="288" w:type="dxa"/>
          </w:tcPr>
          <w:p w14:paraId="6234272D" w14:textId="77777777" w:rsidR="00C223F0" w:rsidRDefault="00C223F0" w:rsidP="00C223F0">
            <w:pPr>
              <w:pStyle w:val="CopticCross"/>
            </w:pPr>
          </w:p>
        </w:tc>
        <w:tc>
          <w:tcPr>
            <w:tcW w:w="3960" w:type="dxa"/>
          </w:tcPr>
          <w:p w14:paraId="05CFC5E3" w14:textId="77777777" w:rsidR="00C223F0" w:rsidRDefault="00C223F0" w:rsidP="00C223F0">
            <w:pPr>
              <w:pStyle w:val="CopticVersemulti-line"/>
            </w:pPr>
            <w:r>
              <w:t>Ⲭⲉⲣⲉ Ⲓⲱⲁⲛⲛⲏⲥ:</w:t>
            </w:r>
          </w:p>
          <w:p w14:paraId="0EE75575" w14:textId="77777777" w:rsidR="00C223F0" w:rsidRDefault="00C223F0" w:rsidP="00C223F0">
            <w:pPr>
              <w:pStyle w:val="CopticVersemulti-line"/>
            </w:pPr>
            <w:r>
              <w:t>ⲡⲓⲛⲓϣϯ ⲙ̀ⲡ̀ⲣⲟⲇⲣⲟⲙⲟⲥ:</w:t>
            </w:r>
          </w:p>
          <w:p w14:paraId="5BC621A0" w14:textId="77777777" w:rsidR="00C223F0" w:rsidRDefault="00C223F0" w:rsidP="00C223F0">
            <w:pPr>
              <w:pStyle w:val="CopticVersemulti-line"/>
            </w:pPr>
            <w:r>
              <w:t>ⲭⲉⲣⲉ ⲡⲓⲟⲩⲏⲃ</w:t>
            </w:r>
          </w:p>
          <w:p w14:paraId="5B04D2D6" w14:textId="77777777" w:rsidR="00C223F0" w:rsidRDefault="00C223F0" w:rsidP="00C223F0">
            <w:pPr>
              <w:pStyle w:val="CopticHangingVerse"/>
            </w:pPr>
            <w:r>
              <w:t>ⲛ̀ⲥⲩⲅⲅⲉⲛⲏⲥ ⲛⲈⲙⲙⲁⲛⲟⲩⲏⲗ.</w:t>
            </w:r>
          </w:p>
        </w:tc>
      </w:tr>
      <w:tr w:rsidR="00C223F0" w:rsidRPr="00AF56AD" w14:paraId="5971AB55" w14:textId="77777777" w:rsidTr="00C223F0">
        <w:trPr>
          <w:cantSplit/>
          <w:jc w:val="center"/>
        </w:trPr>
        <w:tc>
          <w:tcPr>
            <w:tcW w:w="288" w:type="dxa"/>
          </w:tcPr>
          <w:p w14:paraId="5B0C5113" w14:textId="77777777" w:rsidR="00C223F0" w:rsidRDefault="00C223F0" w:rsidP="00C223F0">
            <w:pPr>
              <w:pStyle w:val="CopticCross"/>
            </w:pPr>
          </w:p>
        </w:tc>
        <w:tc>
          <w:tcPr>
            <w:tcW w:w="3960" w:type="dxa"/>
          </w:tcPr>
          <w:p w14:paraId="028F1D7F" w14:textId="77777777" w:rsidR="00C223F0" w:rsidRDefault="00C223F0" w:rsidP="00C223F0">
            <w:pPr>
              <w:pStyle w:val="EngHang"/>
            </w:pPr>
            <w:r>
              <w:t>You are in truth blessed,</w:t>
            </w:r>
          </w:p>
          <w:p w14:paraId="476B5193" w14:textId="77777777" w:rsidR="00C223F0" w:rsidRDefault="00C223F0" w:rsidP="00C223F0">
            <w:pPr>
              <w:pStyle w:val="EngHang"/>
            </w:pPr>
            <w:r>
              <w:t>With Your good Father,</w:t>
            </w:r>
          </w:p>
          <w:p w14:paraId="7B255655" w14:textId="77777777" w:rsidR="00C223F0" w:rsidRDefault="00C223F0" w:rsidP="00C223F0">
            <w:pPr>
              <w:pStyle w:val="EngHang"/>
            </w:pPr>
            <w:r>
              <w:t>And the Holy Spirit,</w:t>
            </w:r>
          </w:p>
          <w:p w14:paraId="626DFB3B" w14:textId="77777777" w:rsidR="00C223F0" w:rsidRDefault="00C223F0" w:rsidP="00C223F0">
            <w:pPr>
              <w:pStyle w:val="EngHangEnd"/>
            </w:pPr>
            <w:r>
              <w:t>For you have been born and saved us.</w:t>
            </w:r>
          </w:p>
        </w:tc>
        <w:tc>
          <w:tcPr>
            <w:tcW w:w="288" w:type="dxa"/>
          </w:tcPr>
          <w:p w14:paraId="304BE61E" w14:textId="77777777" w:rsidR="00C223F0" w:rsidRDefault="00C223F0" w:rsidP="00C223F0"/>
        </w:tc>
        <w:tc>
          <w:tcPr>
            <w:tcW w:w="288" w:type="dxa"/>
          </w:tcPr>
          <w:p w14:paraId="6AC7E503" w14:textId="77777777" w:rsidR="00C223F0" w:rsidRDefault="00C223F0" w:rsidP="00C223F0">
            <w:pPr>
              <w:pStyle w:val="CopticCross"/>
            </w:pPr>
          </w:p>
        </w:tc>
        <w:tc>
          <w:tcPr>
            <w:tcW w:w="3960" w:type="dxa"/>
          </w:tcPr>
          <w:p w14:paraId="11A9954F" w14:textId="77777777" w:rsidR="00C223F0" w:rsidRDefault="00C223F0" w:rsidP="00C223F0">
            <w:pPr>
              <w:pStyle w:val="CopticVersemulti-line"/>
            </w:pPr>
            <w:r>
              <w:t>Ⲕⲥ̀ⲙⲁⲣⲱⲟⲩⲧ ⲁ̀ⲗⲏⲑⲟⲥ:</w:t>
            </w:r>
          </w:p>
          <w:p w14:paraId="31D1BCDC" w14:textId="77777777" w:rsidR="00C223F0" w:rsidRDefault="00C223F0" w:rsidP="00C223F0">
            <w:pPr>
              <w:pStyle w:val="CopticVersemulti-line"/>
            </w:pPr>
            <w:r>
              <w:t>ⲛⲉⲙ Ⲡⲉⲕⲓⲱⲧ ⲛ̀ⲁ̀ⲅⲁⲑⲟⲥ:</w:t>
            </w:r>
          </w:p>
          <w:p w14:paraId="5647107F" w14:textId="77777777" w:rsidR="00C223F0" w:rsidRDefault="00C223F0" w:rsidP="00C223F0">
            <w:pPr>
              <w:pStyle w:val="CopticVersemulti-line"/>
            </w:pPr>
            <w:r>
              <w:t>ⲛⲉⲙ Ⲡⲓⲡ̀ⲛⲉⲩⲙⲁ ⲉⲑⲟⲩⲁⲃ:</w:t>
            </w:r>
          </w:p>
          <w:p w14:paraId="7F50CA66" w14:textId="77777777" w:rsidR="00C223F0" w:rsidRPr="00AF56AD" w:rsidRDefault="00C223F0" w:rsidP="00C223F0">
            <w:pPr>
              <w:pStyle w:val="CopticHangingVerse"/>
            </w:pPr>
            <w:r>
              <w:t>ϫⲉ ⲁⲩⲙⲁⲥⲕ ⲁⲕⲥⲱϯ ⲙ̀ⲙⲟⲛ.</w:t>
            </w:r>
          </w:p>
        </w:tc>
      </w:tr>
    </w:tbl>
    <w:p w14:paraId="4F28875B" w14:textId="741FFD98" w:rsidR="00BC01FE" w:rsidRPr="00D62D89" w:rsidRDefault="00D62D89" w:rsidP="00BC01FE">
      <w:pPr>
        <w:pStyle w:val="Heading4"/>
        <w:rPr>
          <w:rFonts w:ascii="Segoe UI Historic" w:hAnsi="Segoe UI Historic" w:cs="Segoe UI Historic"/>
          <w:lang w:val="en-US"/>
        </w:rPr>
      </w:pPr>
      <w:r>
        <w:lastRenderedPageBreak/>
        <w:t>O</w:t>
      </w:r>
      <w:r w:rsidR="00BC01FE">
        <w:t xml:space="preserve"> Men Abord the </w:t>
      </w:r>
      <w:r>
        <w:t>Ships</w:t>
      </w:r>
    </w:p>
    <w:p w14:paraId="0ADC92A2" w14:textId="446BD349" w:rsidR="00BC01FE" w:rsidRPr="00BC01FE" w:rsidRDefault="00BC01FE" w:rsidP="00BC01FE">
      <w:pPr>
        <w:pStyle w:val="Rubric"/>
        <w:rPr>
          <w:lang w:val="en-US"/>
        </w:rPr>
      </w:pPr>
      <w:r>
        <w:rPr>
          <w:lang w:val="en-US"/>
        </w:rPr>
        <w:t>This may be chanted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C01FE" w:rsidRPr="00AF56AD" w14:paraId="4E20BE97" w14:textId="77777777" w:rsidTr="00C223F0">
        <w:trPr>
          <w:cantSplit/>
          <w:jc w:val="center"/>
        </w:trPr>
        <w:tc>
          <w:tcPr>
            <w:tcW w:w="288" w:type="dxa"/>
          </w:tcPr>
          <w:p w14:paraId="60DD9289" w14:textId="77777777" w:rsidR="00BC01FE" w:rsidRDefault="00BC01FE" w:rsidP="00BC01FE">
            <w:pPr>
              <w:pStyle w:val="CopticCross"/>
            </w:pPr>
          </w:p>
        </w:tc>
        <w:tc>
          <w:tcPr>
            <w:tcW w:w="3960" w:type="dxa"/>
          </w:tcPr>
          <w:p w14:paraId="05979D81" w14:textId="52690824" w:rsidR="00BC01FE" w:rsidRDefault="00BC01FE" w:rsidP="00BC01FE">
            <w:pPr>
              <w:pStyle w:val="EngHang"/>
            </w:pPr>
            <w:r>
              <w:t>O Men aboard the ships,</w:t>
            </w:r>
          </w:p>
          <w:p w14:paraId="226A2472" w14:textId="29BC65DF" w:rsidR="00BC01FE" w:rsidRDefault="00BC01FE" w:rsidP="00BC01FE">
            <w:pPr>
              <w:pStyle w:val="EngHang"/>
            </w:pPr>
            <w:r>
              <w:t>Sailing upon the sea,</w:t>
            </w:r>
          </w:p>
          <w:p w14:paraId="3B9CDCD3" w14:textId="70227AF5" w:rsidR="00BC01FE" w:rsidRDefault="00BC01FE" w:rsidP="00BC01FE">
            <w:pPr>
              <w:pStyle w:val="EngHang"/>
            </w:pPr>
            <w:r>
              <w:t>Come and follow me,</w:t>
            </w:r>
          </w:p>
          <w:p w14:paraId="03D54206" w14:textId="714B1F9D" w:rsidR="00BC01FE" w:rsidRDefault="00BC01FE" w:rsidP="00BC01FE">
            <w:pPr>
              <w:pStyle w:val="EngHangEnd"/>
            </w:pPr>
            <w:r>
              <w:t>That I might make you fishers of men</w:t>
            </w:r>
            <w:r w:rsidRPr="004B5E8A">
              <w:t>.</w:t>
            </w:r>
          </w:p>
        </w:tc>
        <w:tc>
          <w:tcPr>
            <w:tcW w:w="288" w:type="dxa"/>
          </w:tcPr>
          <w:p w14:paraId="27528978" w14:textId="77777777" w:rsidR="00BC01FE" w:rsidRDefault="00BC01FE" w:rsidP="00BC01FE"/>
        </w:tc>
        <w:tc>
          <w:tcPr>
            <w:tcW w:w="288" w:type="dxa"/>
          </w:tcPr>
          <w:p w14:paraId="2470774B" w14:textId="77777777" w:rsidR="00BC01FE" w:rsidRDefault="00BC01FE" w:rsidP="00BC01FE">
            <w:pPr>
              <w:pStyle w:val="CopticCross"/>
            </w:pPr>
          </w:p>
        </w:tc>
        <w:tc>
          <w:tcPr>
            <w:tcW w:w="3960" w:type="dxa"/>
          </w:tcPr>
          <w:p w14:paraId="79CA1776" w14:textId="77777777" w:rsidR="00BC01FE" w:rsidRDefault="00BC01FE" w:rsidP="00BC01FE">
            <w:pPr>
              <w:pStyle w:val="CopticVersemulti-line"/>
            </w:pPr>
            <w:r>
              <w:t>Ⲛⲓⲣⲱⲙⲓ ⲉⲧⲧⲁⲗⲏⲟⲩⲧ ⲉ̀ⲛⲓⲉ̀ϫⲏⲟⲩ</w:t>
            </w:r>
          </w:p>
          <w:p w14:paraId="7F2D076B" w14:textId="727B2868" w:rsidR="00BC01FE" w:rsidRDefault="00BC01FE" w:rsidP="00BC01FE">
            <w:pPr>
              <w:pStyle w:val="CopticVersemulti-line"/>
            </w:pPr>
            <w:r>
              <w:t>ⲛⲏⲉ̀ⲧⲉⲣϩⲱⲧ ϩⲓ ⲑⲁⲗⲁⲥⲥⲁ ⲁ̀ⲙⲱⲓⲛⲓ</w:t>
            </w:r>
          </w:p>
          <w:p w14:paraId="5B5F4A13" w14:textId="77777777" w:rsidR="00BC01FE" w:rsidRDefault="00BC01FE" w:rsidP="00BC01FE">
            <w:pPr>
              <w:pStyle w:val="CopticVersemulti-line"/>
            </w:pPr>
            <w:r>
              <w:t>ⲟⲩⲁϩⲑⲏⲛⲟⲩ ⲛ̀ⲥⲱⲓ ⲛ̀ⲧⲁⲉⲣⲑⲏⲛⲟⲩ</w:t>
            </w:r>
          </w:p>
          <w:p w14:paraId="771A7C55" w14:textId="1AD9D67E" w:rsidR="00BC01FE" w:rsidRPr="00AF56AD" w:rsidRDefault="00BC01FE" w:rsidP="00BC01FE">
            <w:pPr>
              <w:pStyle w:val="CopticVerse"/>
            </w:pPr>
            <w:r>
              <w:t>ⲛ̀ⲟⲩⲟ̀ϩⲓ ⲛ̀ⲣⲉϥⲧⲁϩⲉⲣⲱⲙⲓ.</w:t>
            </w:r>
          </w:p>
        </w:tc>
      </w:tr>
      <w:tr w:rsidR="00BC01FE" w:rsidRPr="00AF56AD" w14:paraId="48D8A520" w14:textId="77777777" w:rsidTr="00C223F0">
        <w:trPr>
          <w:cantSplit/>
          <w:jc w:val="center"/>
        </w:trPr>
        <w:tc>
          <w:tcPr>
            <w:tcW w:w="288" w:type="dxa"/>
          </w:tcPr>
          <w:p w14:paraId="593C8E7B" w14:textId="77777777" w:rsidR="00BC01FE" w:rsidRDefault="00BC01FE" w:rsidP="00BC01FE">
            <w:pPr>
              <w:pStyle w:val="CopticCross"/>
            </w:pPr>
          </w:p>
        </w:tc>
        <w:tc>
          <w:tcPr>
            <w:tcW w:w="3960" w:type="dxa"/>
          </w:tcPr>
          <w:p w14:paraId="5183BB01" w14:textId="77777777" w:rsidR="00BC01FE" w:rsidRDefault="00BC01FE" w:rsidP="00BC01FE">
            <w:pPr>
              <w:pStyle w:val="EngHang"/>
            </w:pPr>
            <w:r>
              <w:t>That which you bind on earth</w:t>
            </w:r>
          </w:p>
          <w:p w14:paraId="5B598AE9" w14:textId="7B3FDB61" w:rsidR="00BC01FE" w:rsidRDefault="00BC01FE" w:rsidP="00BC01FE">
            <w:pPr>
              <w:pStyle w:val="EngHang"/>
            </w:pPr>
            <w:r>
              <w:t>Will be bound in the heavens,</w:t>
            </w:r>
          </w:p>
          <w:p w14:paraId="5BD00CC0" w14:textId="7C8AE5E8" w:rsidR="00BC01FE" w:rsidRDefault="00BC01FE" w:rsidP="00BC01FE">
            <w:pPr>
              <w:pStyle w:val="EngHang"/>
            </w:pPr>
            <w:r>
              <w:t>And that which you loose on earth</w:t>
            </w:r>
          </w:p>
          <w:p w14:paraId="355BE0EB" w14:textId="28842FCB" w:rsidR="00BC01FE" w:rsidRDefault="00BC01FE" w:rsidP="00BC01FE">
            <w:pPr>
              <w:pStyle w:val="EngHangEnd"/>
            </w:pPr>
            <w:r>
              <w:t>Will bee loosed in Heaven.</w:t>
            </w:r>
          </w:p>
        </w:tc>
        <w:tc>
          <w:tcPr>
            <w:tcW w:w="288" w:type="dxa"/>
          </w:tcPr>
          <w:p w14:paraId="20D060E1" w14:textId="77777777" w:rsidR="00BC01FE" w:rsidRDefault="00BC01FE" w:rsidP="00BC01FE"/>
        </w:tc>
        <w:tc>
          <w:tcPr>
            <w:tcW w:w="288" w:type="dxa"/>
          </w:tcPr>
          <w:p w14:paraId="7521527B" w14:textId="77777777" w:rsidR="00BC01FE" w:rsidRDefault="00BC01FE" w:rsidP="00BC01FE">
            <w:pPr>
              <w:pStyle w:val="CopticCross"/>
            </w:pPr>
          </w:p>
        </w:tc>
        <w:tc>
          <w:tcPr>
            <w:tcW w:w="3960" w:type="dxa"/>
          </w:tcPr>
          <w:p w14:paraId="06121188" w14:textId="77777777" w:rsidR="00BC01FE" w:rsidRDefault="00BC01FE" w:rsidP="00BC01FE">
            <w:pPr>
              <w:pStyle w:val="CopticVersemulti-line"/>
            </w:pPr>
            <w:r>
              <w:t>Ϫⲉ ⲛⲏⲉ̀ⲧⲉⲧⲉⲛⲛⲁⲥⲟⲛϩⲟⲩ ϩⲓϫⲉⲛ ⲡⲓⲕⲁϩⲓ</w:t>
            </w:r>
          </w:p>
          <w:p w14:paraId="0B43A97E" w14:textId="77777777" w:rsidR="00BC01FE" w:rsidRDefault="00BC01FE" w:rsidP="00BC01FE">
            <w:pPr>
              <w:pStyle w:val="CopticVersemulti-line"/>
            </w:pPr>
            <w:r>
              <w:t>ⲉⲩⲉ̀ϣⲱⲡⲓ ⲉⲩⲥⲟⲛϩ ϧⲉⲛ ⲛⲓⲫⲏⲟⲩⲓ</w:t>
            </w:r>
          </w:p>
          <w:p w14:paraId="5666A4EC" w14:textId="77777777" w:rsidR="00BC01FE" w:rsidRDefault="00BC01FE" w:rsidP="00BC01FE">
            <w:pPr>
              <w:pStyle w:val="CopticVersemulti-line"/>
            </w:pPr>
            <w:r>
              <w:t>ⲟⲩⲟϩ ⲛⲏⲉ̀ⲧⲉⲧⲉⲛⲛⲁⲃⲟⲗⲟⲩ ⲉ̀ⲃⲟⲗ ϩⲓϫⲉⲛ ⲡⲓⲕⲁϩⲓ</w:t>
            </w:r>
          </w:p>
          <w:p w14:paraId="415DDC49" w14:textId="2747C172" w:rsidR="00BC01FE" w:rsidRDefault="00BC01FE" w:rsidP="00BC01FE">
            <w:pPr>
              <w:pStyle w:val="CopticHangingVerse"/>
            </w:pPr>
            <w:r>
              <w:t>ⲉⲩⲉ̀ϣⲱⲡⲓ ⲉⲩⲃⲏⲗ ϧⲉⲛ ⲛⲓⲫⲏⲟⲩ.</w:t>
            </w:r>
          </w:p>
        </w:tc>
      </w:tr>
    </w:tbl>
    <w:p w14:paraId="5755689B" w14:textId="78BB7F63" w:rsidR="00BC01FE" w:rsidRDefault="00906FD2" w:rsidP="00906FD2">
      <w:pPr>
        <w:pStyle w:val="Rubric"/>
      </w:pPr>
      <w:r>
        <w:t>The hymn may be continued with the Doxology of the Apostles</w:t>
      </w:r>
    </w:p>
    <w:p w14:paraId="4BC9676A" w14:textId="66D63244" w:rsidR="00906FD2" w:rsidRDefault="00906FD2" w:rsidP="00906FD2">
      <w:pPr>
        <w:pStyle w:val="Heading4"/>
        <w:rPr>
          <w:lang w:val="en-US"/>
        </w:rPr>
      </w:pPr>
      <w:r>
        <w:t>You Stood By Me</w:t>
      </w:r>
    </w:p>
    <w:p w14:paraId="08911A9D" w14:textId="41188390" w:rsidR="00906FD2" w:rsidRPr="00BC01FE" w:rsidRDefault="00906FD2" w:rsidP="00906FD2">
      <w:pPr>
        <w:pStyle w:val="Rubric"/>
        <w:rPr>
          <w:lang w:val="en-US"/>
        </w:rPr>
      </w:pPr>
      <w:r>
        <w:rPr>
          <w:lang w:val="en-US"/>
        </w:rPr>
        <w:t>Also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906FD2" w:rsidRPr="00AF56AD" w14:paraId="3E9BED93" w14:textId="77777777" w:rsidTr="00906FD2">
        <w:trPr>
          <w:cantSplit/>
          <w:jc w:val="center"/>
        </w:trPr>
        <w:tc>
          <w:tcPr>
            <w:tcW w:w="288" w:type="dxa"/>
          </w:tcPr>
          <w:p w14:paraId="41B6A8FD" w14:textId="77777777" w:rsidR="00906FD2" w:rsidRDefault="00906FD2" w:rsidP="00906FD2">
            <w:pPr>
              <w:pStyle w:val="CopticCross"/>
            </w:pPr>
          </w:p>
        </w:tc>
        <w:tc>
          <w:tcPr>
            <w:tcW w:w="3960" w:type="dxa"/>
          </w:tcPr>
          <w:p w14:paraId="0E7B38A2" w14:textId="3C0E3E7F" w:rsidR="00906FD2" w:rsidRDefault="00906FD2" w:rsidP="00906FD2">
            <w:pPr>
              <w:pStyle w:val="EngHang"/>
            </w:pPr>
            <w:r>
              <w:t>I will establish with you—</w:t>
            </w:r>
          </w:p>
          <w:p w14:paraId="5BFED2B8" w14:textId="4CA10E33" w:rsidR="00906FD2" w:rsidRDefault="00906FD2" w:rsidP="00906FD2">
            <w:pPr>
              <w:pStyle w:val="EngHang"/>
            </w:pPr>
            <w:r>
              <w:t>You who stood by Me</w:t>
            </w:r>
          </w:p>
          <w:p w14:paraId="59AA9AA9" w14:textId="53DD83C1" w:rsidR="00906FD2" w:rsidRDefault="00906FD2" w:rsidP="00906FD2">
            <w:pPr>
              <w:pStyle w:val="EngHang"/>
            </w:pPr>
            <w:r>
              <w:t>In My temptations—</w:t>
            </w:r>
          </w:p>
          <w:p w14:paraId="2838504E" w14:textId="25DF4FD0" w:rsidR="00906FD2" w:rsidRDefault="00906FD2" w:rsidP="00906FD2">
            <w:pPr>
              <w:pStyle w:val="EngHangEnd"/>
            </w:pPr>
            <w:r>
              <w:t>My holy covenant, forever.</w:t>
            </w:r>
          </w:p>
        </w:tc>
        <w:tc>
          <w:tcPr>
            <w:tcW w:w="288" w:type="dxa"/>
          </w:tcPr>
          <w:p w14:paraId="136D95AF" w14:textId="77777777" w:rsidR="00906FD2" w:rsidRDefault="00906FD2" w:rsidP="00906FD2"/>
        </w:tc>
        <w:tc>
          <w:tcPr>
            <w:tcW w:w="288" w:type="dxa"/>
          </w:tcPr>
          <w:p w14:paraId="6E1409C7" w14:textId="77777777" w:rsidR="00906FD2" w:rsidRDefault="00906FD2" w:rsidP="00906FD2">
            <w:pPr>
              <w:pStyle w:val="CopticCross"/>
            </w:pPr>
          </w:p>
        </w:tc>
        <w:tc>
          <w:tcPr>
            <w:tcW w:w="3960" w:type="dxa"/>
          </w:tcPr>
          <w:p w14:paraId="2CA3268D" w14:textId="77777777" w:rsidR="00906FD2" w:rsidRDefault="00906FD2" w:rsidP="00906FD2">
            <w:pPr>
              <w:pStyle w:val="CopticVersemulti-line"/>
            </w:pPr>
            <w:r>
              <w:t>Ⲛⲑⲱⲧⲉⲛ ⲇⲉ ϧⲁ ⲛⲏⲉⲧⲁⲩⲟ̀ϩⲓ</w:t>
            </w:r>
          </w:p>
          <w:p w14:paraId="2B1A445A" w14:textId="77777777" w:rsidR="00906FD2" w:rsidRDefault="00906FD2" w:rsidP="00906FD2">
            <w:pPr>
              <w:pStyle w:val="CopticVersemulti-line"/>
            </w:pPr>
            <w:r>
              <w:t>ⲛⲉⲙⲏⲓ ϧⲉⲛ ⲡⲁⲡⲓⲣⲁⲥⲙⲟⲥ</w:t>
            </w:r>
          </w:p>
          <w:p w14:paraId="0138A40D" w14:textId="1083CB48" w:rsidR="00906FD2" w:rsidRDefault="00906FD2" w:rsidP="00906FD2">
            <w:pPr>
              <w:pStyle w:val="CopticVersemulti-line"/>
            </w:pPr>
            <w:r>
              <w:t>ϯⲛⲁⲥⲉⲙⲛⲓ ⲛⲉⲙⲱⲧⲉⲛ</w:t>
            </w:r>
          </w:p>
          <w:p w14:paraId="04F1782C" w14:textId="6F48AE6D" w:rsidR="00906FD2" w:rsidRPr="00AF56AD" w:rsidRDefault="00906FD2" w:rsidP="00906FD2">
            <w:pPr>
              <w:pStyle w:val="CopticVerse"/>
            </w:pPr>
            <w:r>
              <w:t>ⲛ̀ⲧⲁⲇⲓⲁⲑⲏⲕⲏ ⲉⲑⲟⲩⲁⲃⲉ ϣⲁ ⲉ̀ⲛ̀ϩ.</w:t>
            </w:r>
          </w:p>
        </w:tc>
      </w:tr>
      <w:tr w:rsidR="00906FD2" w:rsidRPr="00AF56AD" w14:paraId="3ED26871" w14:textId="77777777" w:rsidTr="00906FD2">
        <w:trPr>
          <w:cantSplit/>
          <w:jc w:val="center"/>
        </w:trPr>
        <w:tc>
          <w:tcPr>
            <w:tcW w:w="288" w:type="dxa"/>
          </w:tcPr>
          <w:p w14:paraId="7EF60614" w14:textId="77777777" w:rsidR="00906FD2" w:rsidRDefault="00906FD2" w:rsidP="00906FD2">
            <w:pPr>
              <w:pStyle w:val="CopticCross"/>
            </w:pPr>
          </w:p>
        </w:tc>
        <w:tc>
          <w:tcPr>
            <w:tcW w:w="3960" w:type="dxa"/>
          </w:tcPr>
          <w:p w14:paraId="2EAF0ED9" w14:textId="7ECD6375" w:rsidR="00906FD2" w:rsidRDefault="00906FD2" w:rsidP="00906FD2">
            <w:pPr>
              <w:pStyle w:val="EngHang"/>
            </w:pPr>
            <w:r>
              <w:t>I invite you to eat with Me</w:t>
            </w:r>
          </w:p>
          <w:p w14:paraId="286D85A1" w14:textId="219169AB" w:rsidR="00906FD2" w:rsidRDefault="00906FD2" w:rsidP="00906FD2">
            <w:pPr>
              <w:pStyle w:val="EngHang"/>
            </w:pPr>
            <w:r>
              <w:t>On My table in the Kingdom.</w:t>
            </w:r>
          </w:p>
          <w:p w14:paraId="628F827C" w14:textId="343D8BE3" w:rsidR="00906FD2" w:rsidRDefault="00906FD2" w:rsidP="00906FD2">
            <w:pPr>
              <w:pStyle w:val="EngHang"/>
            </w:pPr>
            <w:r>
              <w:t>I will set you upon tweleve thrones;</w:t>
            </w:r>
          </w:p>
          <w:p w14:paraId="0CD9799F" w14:textId="3D51A2EC" w:rsidR="00906FD2" w:rsidRDefault="00906FD2" w:rsidP="00906FD2">
            <w:pPr>
              <w:pStyle w:val="EngHangEnd"/>
            </w:pPr>
            <w:r>
              <w:t>You will judge the twelve tribes.</w:t>
            </w:r>
          </w:p>
        </w:tc>
        <w:tc>
          <w:tcPr>
            <w:tcW w:w="288" w:type="dxa"/>
          </w:tcPr>
          <w:p w14:paraId="0E1B73A0" w14:textId="77777777" w:rsidR="00906FD2" w:rsidRDefault="00906FD2" w:rsidP="00906FD2"/>
        </w:tc>
        <w:tc>
          <w:tcPr>
            <w:tcW w:w="288" w:type="dxa"/>
          </w:tcPr>
          <w:p w14:paraId="4E2F70B4" w14:textId="77777777" w:rsidR="00906FD2" w:rsidRDefault="00906FD2" w:rsidP="00906FD2">
            <w:pPr>
              <w:pStyle w:val="CopticCross"/>
            </w:pPr>
          </w:p>
        </w:tc>
        <w:tc>
          <w:tcPr>
            <w:tcW w:w="3960" w:type="dxa"/>
          </w:tcPr>
          <w:p w14:paraId="371F8729" w14:textId="77777777" w:rsidR="00906FD2" w:rsidRDefault="00906FD2" w:rsidP="00906FD2">
            <w:pPr>
              <w:pStyle w:val="CopticVersemulti-line"/>
            </w:pPr>
            <w:r>
              <w:t>Ϯⲛⲁⲑ̀ⲣⲉⲧⲉⲧⲉⲛⲟⲩⲱⲙ ⲛⲉⲙⲏⲓ</w:t>
            </w:r>
          </w:p>
          <w:p w14:paraId="43DDDC91" w14:textId="0FCC993E" w:rsidR="00906FD2" w:rsidRDefault="00906FD2" w:rsidP="00906FD2">
            <w:pPr>
              <w:pStyle w:val="CopticVersemulti-line"/>
            </w:pPr>
            <w:r>
              <w:t>ϩⲓϫⲉⲛ ⲧⲁⲧ̀ⲣⲁⲡⲉⲝⲁ ϧⲉⲛ ⲧⲁⲙⲉⲧⲟⲩⲣⲟ</w:t>
            </w:r>
          </w:p>
          <w:p w14:paraId="42DB2D37" w14:textId="77777777" w:rsidR="00906FD2" w:rsidRDefault="00906FD2" w:rsidP="00906FD2">
            <w:pPr>
              <w:pStyle w:val="CopticVersemulti-line"/>
            </w:pPr>
            <w:r>
              <w:t>Ϯⲛⲁⲧ̀ϩⲉⲙⲥⲉ ⲑⲏⲛⲟⲩ ⲉ̀ϫⲉⲛ ⲙⲏⲧⲥ̀ⲛⲁⲩ ⲛ̀ⲑ̀ⲣⲟⲛⲟⲥ</w:t>
            </w:r>
          </w:p>
          <w:p w14:paraId="0490B73E" w14:textId="38767145" w:rsidR="00906FD2" w:rsidRDefault="00906FD2" w:rsidP="00906FD2">
            <w:pPr>
              <w:pStyle w:val="CopticHangingVerse"/>
            </w:pPr>
            <w:r>
              <w:t>ⲉ̀®ⲉⲧⲉⲛⲉ̀ϯϩⲁⲡ ⲉ̀ϯⲙⲏⲧ ⲥ̀ⲛⲁⲩ ⲙ̀ⲫⲩⲗⲏ ⲛ̀ⲧⲉ Ⲡⲓⲥ̀ⲣⲁⲏⲗ.</w:t>
            </w:r>
          </w:p>
        </w:tc>
      </w:tr>
      <w:tr w:rsidR="00906FD2" w:rsidRPr="00AF56AD" w14:paraId="7CDC7E2F" w14:textId="77777777" w:rsidTr="00906FD2">
        <w:trPr>
          <w:cantSplit/>
          <w:jc w:val="center"/>
        </w:trPr>
        <w:tc>
          <w:tcPr>
            <w:tcW w:w="288" w:type="dxa"/>
          </w:tcPr>
          <w:p w14:paraId="09A48741" w14:textId="77777777" w:rsidR="00906FD2" w:rsidRDefault="00906FD2" w:rsidP="00906FD2">
            <w:pPr>
              <w:pStyle w:val="CopticCross"/>
            </w:pPr>
          </w:p>
        </w:tc>
        <w:tc>
          <w:tcPr>
            <w:tcW w:w="3960" w:type="dxa"/>
          </w:tcPr>
          <w:p w14:paraId="29DA984B" w14:textId="77777777" w:rsidR="00906FD2" w:rsidRDefault="00906FD2" w:rsidP="00906FD2">
            <w:pPr>
              <w:pStyle w:val="EngHang"/>
            </w:pPr>
            <w:r>
              <w:t>Come and hear the jewel,</w:t>
            </w:r>
          </w:p>
          <w:p w14:paraId="445D542A" w14:textId="77777777" w:rsidR="00906FD2" w:rsidRDefault="00906FD2" w:rsidP="00906FD2">
            <w:pPr>
              <w:pStyle w:val="EngHang"/>
            </w:pPr>
            <w:r>
              <w:t>The precious pearl,</w:t>
            </w:r>
          </w:p>
          <w:p w14:paraId="3D051A7A" w14:textId="77777777" w:rsidR="00906FD2" w:rsidRDefault="00906FD2" w:rsidP="00906FD2">
            <w:pPr>
              <w:pStyle w:val="EngHang"/>
            </w:pPr>
            <w:r>
              <w:t>Who invites to piety,</w:t>
            </w:r>
          </w:p>
          <w:p w14:paraId="07E57414" w14:textId="5B82A610" w:rsidR="00906FD2" w:rsidRDefault="00906FD2" w:rsidP="00906FD2">
            <w:pPr>
              <w:pStyle w:val="EngHangEnd"/>
            </w:pPr>
            <w:r>
              <w:t>Luke the Evangelist.</w:t>
            </w:r>
          </w:p>
        </w:tc>
        <w:tc>
          <w:tcPr>
            <w:tcW w:w="288" w:type="dxa"/>
          </w:tcPr>
          <w:p w14:paraId="08A2D4DD" w14:textId="77777777" w:rsidR="00906FD2" w:rsidRDefault="00906FD2" w:rsidP="00906FD2"/>
        </w:tc>
        <w:tc>
          <w:tcPr>
            <w:tcW w:w="288" w:type="dxa"/>
          </w:tcPr>
          <w:p w14:paraId="69CCCFF1" w14:textId="77777777" w:rsidR="00906FD2" w:rsidRDefault="00906FD2" w:rsidP="00906FD2">
            <w:pPr>
              <w:pStyle w:val="CopticCross"/>
            </w:pPr>
          </w:p>
        </w:tc>
        <w:tc>
          <w:tcPr>
            <w:tcW w:w="3960" w:type="dxa"/>
          </w:tcPr>
          <w:p w14:paraId="05A31C28" w14:textId="77777777" w:rsidR="00906FD2" w:rsidRDefault="00906FD2" w:rsidP="00906FD2">
            <w:pPr>
              <w:pStyle w:val="CopticVersemulti-line"/>
            </w:pPr>
            <w:r>
              <w:t>Ⲁⲙⲱⲓⲛⲓ ⲥⲱⲧⲉⲙ ⲉ̀ⲡⲓⲁ̀ⲛⲁⲙⲏⲓ:</w:t>
            </w:r>
          </w:p>
          <w:p w14:paraId="76E39842" w14:textId="77777777" w:rsidR="00906FD2" w:rsidRDefault="00906FD2" w:rsidP="00906FD2">
            <w:pPr>
              <w:pStyle w:val="CopticVersemulti-line"/>
            </w:pPr>
            <w:r>
              <w:t>ⲡⲓⲙⲁⲣⲅⲁⲣⲓⲧⲏⲥ ⲉ̀ⲛⲁϣⲉ ⲛ̀ⲥⲟⲩⲉⲛϥ:</w:t>
            </w:r>
          </w:p>
          <w:p w14:paraId="2C786C57" w14:textId="77777777" w:rsidR="00906FD2" w:rsidRDefault="00906FD2" w:rsidP="00906FD2">
            <w:pPr>
              <w:pStyle w:val="CopticVersemulti-line"/>
            </w:pPr>
            <w:r>
              <w:t>ⲛⲓⲕⲩⲣⲓⲝ ⲛ̀ⲧⲉ ϯⲙⲉⲧⲉⲩⲥⲉⲃⲏ:</w:t>
            </w:r>
          </w:p>
          <w:p w14:paraId="7152498C" w14:textId="19E4FC2A" w:rsidR="00906FD2" w:rsidRDefault="00906FD2" w:rsidP="00906FD2">
            <w:pPr>
              <w:pStyle w:val="CopticHangingVerse"/>
            </w:pPr>
            <w:r>
              <w:t>Ⲗⲟⲩⲕⲁⲥ ⲡⲓⲉⲩⲁⲅⲅⲉⲗⲓⲥⲧⲏⲥ.</w:t>
            </w:r>
          </w:p>
        </w:tc>
      </w:tr>
      <w:tr w:rsidR="00906FD2" w:rsidRPr="00AF56AD" w14:paraId="2EA69CBE" w14:textId="77777777" w:rsidTr="00906FD2">
        <w:trPr>
          <w:cantSplit/>
          <w:jc w:val="center"/>
        </w:trPr>
        <w:tc>
          <w:tcPr>
            <w:tcW w:w="288" w:type="dxa"/>
          </w:tcPr>
          <w:p w14:paraId="4746F950" w14:textId="77777777" w:rsidR="00906FD2" w:rsidRDefault="00906FD2" w:rsidP="00906FD2">
            <w:pPr>
              <w:pStyle w:val="CopticCross"/>
            </w:pPr>
          </w:p>
        </w:tc>
        <w:tc>
          <w:tcPr>
            <w:tcW w:w="3960" w:type="dxa"/>
          </w:tcPr>
          <w:p w14:paraId="0F503E98" w14:textId="77777777" w:rsidR="00906FD2" w:rsidRDefault="00906FD2" w:rsidP="00906FD2">
            <w:pPr>
              <w:pStyle w:val="EngHang"/>
            </w:pPr>
            <w:r>
              <w:t>He speaks of the glory and honour,</w:t>
            </w:r>
          </w:p>
          <w:p w14:paraId="4D6B588D" w14:textId="77777777" w:rsidR="00906FD2" w:rsidRDefault="00906FD2" w:rsidP="00906FD2">
            <w:pPr>
              <w:pStyle w:val="EngHang"/>
            </w:pPr>
            <w:r>
              <w:t>Of my lords and fathers,</w:t>
            </w:r>
          </w:p>
          <w:p w14:paraId="00CB55AB" w14:textId="77777777" w:rsidR="00906FD2" w:rsidRDefault="00906FD2" w:rsidP="00906FD2">
            <w:pPr>
              <w:pStyle w:val="EngHang"/>
            </w:pPr>
            <w:r>
              <w:t>And of the loftiness of their worthiness,</w:t>
            </w:r>
          </w:p>
          <w:p w14:paraId="08D7495C" w14:textId="0F461342" w:rsidR="00906FD2" w:rsidRDefault="00906FD2" w:rsidP="00906FD2">
            <w:pPr>
              <w:pStyle w:val="EngHangEnd"/>
            </w:pPr>
            <w:r>
              <w:t>And of the economy, fulfilled in them.</w:t>
            </w:r>
          </w:p>
        </w:tc>
        <w:tc>
          <w:tcPr>
            <w:tcW w:w="288" w:type="dxa"/>
          </w:tcPr>
          <w:p w14:paraId="4625F2FD" w14:textId="77777777" w:rsidR="00906FD2" w:rsidRDefault="00906FD2" w:rsidP="00906FD2"/>
        </w:tc>
        <w:tc>
          <w:tcPr>
            <w:tcW w:w="288" w:type="dxa"/>
          </w:tcPr>
          <w:p w14:paraId="38E79FF7" w14:textId="77777777" w:rsidR="00906FD2" w:rsidRDefault="00906FD2" w:rsidP="00906FD2">
            <w:pPr>
              <w:pStyle w:val="CopticCross"/>
            </w:pPr>
          </w:p>
        </w:tc>
        <w:tc>
          <w:tcPr>
            <w:tcW w:w="3960" w:type="dxa"/>
          </w:tcPr>
          <w:p w14:paraId="76E47D8A" w14:textId="77777777" w:rsidR="00906FD2" w:rsidRDefault="00906FD2" w:rsidP="00906FD2">
            <w:pPr>
              <w:pStyle w:val="CopticVersemulti-line"/>
            </w:pPr>
            <w:r>
              <w:t>Ⲉϥⲥⲁϫⲓ ⲙ̀ⲡ̀ⲱ̀ⲟⲩ ⲛⲉⲙ ⲡ̀ⲧⲁⲓⲟ:</w:t>
            </w:r>
          </w:p>
          <w:p w14:paraId="09C77805" w14:textId="77777777" w:rsidR="00906FD2" w:rsidRDefault="00906FD2" w:rsidP="00906FD2">
            <w:pPr>
              <w:pStyle w:val="CopticVersemulti-line"/>
            </w:pPr>
            <w:r>
              <w:t>ⲛ̀ⲁϭⲟⲓⲥ ⲛ̀ⲓⲟϯ ⲛ̀ⲁ̀ⲡⲟⲥⲧⲟⲗⲟⲥ:</w:t>
            </w:r>
          </w:p>
          <w:p w14:paraId="7E1FAE61" w14:textId="77777777" w:rsidR="00906FD2" w:rsidRDefault="00906FD2" w:rsidP="00906FD2">
            <w:pPr>
              <w:pStyle w:val="CopticVersemulti-line"/>
            </w:pPr>
            <w:r>
              <w:t>ⲛⲉⲙ ⲡ̀ ϭⲓⲥⲓ ⲙ̀ⲡⲟⲩⲁⲝⲓⲱⲙⲁ:</w:t>
            </w:r>
          </w:p>
          <w:p w14:paraId="28F08838" w14:textId="33880BC0" w:rsidR="00906FD2" w:rsidRDefault="00906FD2" w:rsidP="00906FD2">
            <w:pPr>
              <w:pStyle w:val="CopticHangingVerse"/>
            </w:pPr>
            <w:r>
              <w:t>ⲛⲉⲙ ϯⲧⲁⲝⲓⲥ ⲉ̀ⲧⲁⲥϣⲱⲡⲓ ⲛ̀ϧⲏⲧⲟⲩ.</w:t>
            </w:r>
          </w:p>
        </w:tc>
      </w:tr>
    </w:tbl>
    <w:p w14:paraId="3A0B8F09" w14:textId="35E2C2BC" w:rsidR="008C7A49" w:rsidRPr="008C7A49" w:rsidRDefault="008C7A49" w:rsidP="008C7A4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10D91C32" w14:textId="77777777" w:rsidTr="008C7A49">
        <w:trPr>
          <w:cantSplit/>
          <w:jc w:val="center"/>
        </w:trPr>
        <w:tc>
          <w:tcPr>
            <w:tcW w:w="288" w:type="dxa"/>
          </w:tcPr>
          <w:p w14:paraId="687B1240" w14:textId="77777777" w:rsidR="008C7A49" w:rsidRDefault="008C7A49" w:rsidP="008C7A49">
            <w:pPr>
              <w:pStyle w:val="CopticCross"/>
            </w:pPr>
          </w:p>
        </w:tc>
        <w:tc>
          <w:tcPr>
            <w:tcW w:w="3960" w:type="dxa"/>
          </w:tcPr>
          <w:p w14:paraId="3DE8C756" w14:textId="77777777" w:rsidR="008C7A49" w:rsidRPr="00A742AC" w:rsidRDefault="008C7A49" w:rsidP="008C7A49">
            <w:pPr>
              <w:pStyle w:val="EngHang"/>
              <w:rPr>
                <w:szCs w:val="20"/>
              </w:rPr>
            </w:pPr>
            <w:r w:rsidRPr="00A742AC">
              <w:t>Intercede on our behalf,</w:t>
            </w:r>
          </w:p>
          <w:p w14:paraId="2633F14E" w14:textId="77777777" w:rsidR="008C7A49" w:rsidRPr="00A742AC" w:rsidRDefault="008C7A49" w:rsidP="008C7A49">
            <w:pPr>
              <w:pStyle w:val="EngHang"/>
              <w:rPr>
                <w:szCs w:val="20"/>
              </w:rPr>
            </w:pPr>
            <w:r w:rsidRPr="00A742AC">
              <w:t>O lady of us all, the Mother of God,</w:t>
            </w:r>
          </w:p>
          <w:p w14:paraId="31BD069E" w14:textId="77777777" w:rsidR="008C7A49" w:rsidRPr="00A742AC" w:rsidRDefault="008C7A49" w:rsidP="008C7A49">
            <w:pPr>
              <w:pStyle w:val="EngHang"/>
              <w:rPr>
                <w:szCs w:val="20"/>
              </w:rPr>
            </w:pPr>
            <w:r w:rsidRPr="00A742AC">
              <w:t>Mary, the Mother of our Saviour,</w:t>
            </w:r>
          </w:p>
          <w:p w14:paraId="0E34BEC7" w14:textId="537DF7D1" w:rsidR="008C7A49" w:rsidRDefault="008C7A49" w:rsidP="008C7A49">
            <w:pPr>
              <w:pStyle w:val="EngHang"/>
            </w:pPr>
            <w:r w:rsidRPr="00A742AC">
              <w:t>That He may forgive us our sins.</w:t>
            </w:r>
          </w:p>
        </w:tc>
        <w:tc>
          <w:tcPr>
            <w:tcW w:w="288" w:type="dxa"/>
          </w:tcPr>
          <w:p w14:paraId="18878AB9" w14:textId="77777777" w:rsidR="008C7A49" w:rsidRDefault="008C7A49" w:rsidP="008C7A49"/>
        </w:tc>
        <w:tc>
          <w:tcPr>
            <w:tcW w:w="288" w:type="dxa"/>
          </w:tcPr>
          <w:p w14:paraId="22E1980D" w14:textId="77777777" w:rsidR="008C7A49" w:rsidRDefault="008C7A49" w:rsidP="008C7A49">
            <w:pPr>
              <w:pStyle w:val="CopticCross"/>
            </w:pPr>
          </w:p>
        </w:tc>
        <w:tc>
          <w:tcPr>
            <w:tcW w:w="3960" w:type="dxa"/>
          </w:tcPr>
          <w:p w14:paraId="7074F540" w14:textId="77777777" w:rsidR="008C7A49" w:rsidRDefault="008C7A49" w:rsidP="008C7A49">
            <w:pPr>
              <w:pStyle w:val="CopticVersemulti-line"/>
            </w:pPr>
            <w:r w:rsidRPr="00A742AC">
              <w:t>Ⲁⲣⲓⲡⲣⲉⲥⲃⲉⲩⲓⲛ ⲉϩ̀ⲣⲏⲓ ⲉϫⲱⲛ</w:t>
            </w:r>
          </w:p>
          <w:p w14:paraId="51F17C34" w14:textId="77777777" w:rsidR="008C7A49" w:rsidRDefault="008C7A49" w:rsidP="008C7A49">
            <w:pPr>
              <w:pStyle w:val="CopticVersemulti-line"/>
            </w:pPr>
            <w:r w:rsidRPr="00A742AC">
              <w:t>ⲱ ⲧⲉⲛⲟ̅ⲥ̅ ⲛ̀ⲛⲏⲃ ⲧⲏⲣⲉⲛ ϯⲑⲉⲟⲧⲟⲕⲟⲥ</w:t>
            </w:r>
          </w:p>
          <w:p w14:paraId="3836BCB8" w14:textId="77777777" w:rsidR="008C7A49" w:rsidRDefault="008C7A49" w:rsidP="008C7A49">
            <w:pPr>
              <w:pStyle w:val="CopticVersemulti-line"/>
            </w:pPr>
            <w:r w:rsidRPr="00A742AC">
              <w:t>Ⲙⲁⲣⲓⲁ ⲑ̀ⲙⲁⲩ ⲙ̀ⲡⲉⲛⲥ̅ⲱ̅ⲣ</w:t>
            </w:r>
          </w:p>
          <w:p w14:paraId="2CCB5DC5" w14:textId="26F2B2EA" w:rsidR="008C7A49" w:rsidRDefault="008C7A49" w:rsidP="008C7A49">
            <w:pPr>
              <w:pStyle w:val="CopticHangingVerse"/>
            </w:pPr>
            <w:r w:rsidRPr="00A742AC">
              <w:t>ⲛ̀ⲧⲉϥⲭⲁ ⲛⲉⲛⲛⲟⲃⲓ ⲛⲁⲛ ⲉⲃⲟⲗ.</w:t>
            </w:r>
          </w:p>
        </w:tc>
      </w:tr>
      <w:tr w:rsidR="008C7A49" w14:paraId="232E8416" w14:textId="77777777" w:rsidTr="008C7A49">
        <w:trPr>
          <w:cantSplit/>
          <w:jc w:val="center"/>
        </w:trPr>
        <w:tc>
          <w:tcPr>
            <w:tcW w:w="288" w:type="dxa"/>
          </w:tcPr>
          <w:p w14:paraId="741B6488" w14:textId="77777777" w:rsidR="008C7A49" w:rsidRDefault="008C7A49" w:rsidP="008C7A49">
            <w:pPr>
              <w:pStyle w:val="CopticCross"/>
            </w:pPr>
          </w:p>
        </w:tc>
        <w:tc>
          <w:tcPr>
            <w:tcW w:w="3960" w:type="dxa"/>
          </w:tcPr>
          <w:p w14:paraId="097CC234" w14:textId="18D1C229" w:rsidR="008C7A49" w:rsidRDefault="008C7A49" w:rsidP="008C7A49">
            <w:pPr>
              <w:pStyle w:val="EngHang"/>
            </w:pPr>
            <w:r>
              <w:t>Pray to the Lord on our behalf,</w:t>
            </w:r>
          </w:p>
          <w:p w14:paraId="42125B5D" w14:textId="033A8DEB" w:rsidR="008C7A49" w:rsidRDefault="008C7A49" w:rsidP="008C7A49">
            <w:pPr>
              <w:pStyle w:val="EngHang"/>
            </w:pPr>
            <w:r>
              <w:t>O my lords and fathers, the Apostles,</w:t>
            </w:r>
          </w:p>
          <w:p w14:paraId="78633082" w14:textId="69F35B83" w:rsidR="008C7A49" w:rsidRDefault="008C7A49" w:rsidP="008C7A49">
            <w:pPr>
              <w:pStyle w:val="EngHang"/>
            </w:pPr>
            <w:r>
              <w:t>And the rest of the disciples,</w:t>
            </w:r>
          </w:p>
          <w:p w14:paraId="1232F752" w14:textId="141BA997" w:rsidR="008C7A49" w:rsidRDefault="008C7A49" w:rsidP="008C7A49">
            <w:pPr>
              <w:pStyle w:val="EngHangEnd"/>
            </w:pPr>
            <w:r>
              <w:t>That He may forgive us our sins.</w:t>
            </w:r>
          </w:p>
        </w:tc>
        <w:tc>
          <w:tcPr>
            <w:tcW w:w="288" w:type="dxa"/>
          </w:tcPr>
          <w:p w14:paraId="4846C1A1" w14:textId="77777777" w:rsidR="008C7A49" w:rsidRDefault="008C7A49" w:rsidP="008C7A49"/>
        </w:tc>
        <w:tc>
          <w:tcPr>
            <w:tcW w:w="288" w:type="dxa"/>
          </w:tcPr>
          <w:p w14:paraId="5D7F2A35" w14:textId="77777777" w:rsidR="008C7A49" w:rsidRDefault="008C7A49" w:rsidP="008C7A49">
            <w:pPr>
              <w:pStyle w:val="CopticCross"/>
            </w:pPr>
          </w:p>
        </w:tc>
        <w:tc>
          <w:tcPr>
            <w:tcW w:w="3960" w:type="dxa"/>
          </w:tcPr>
          <w:p w14:paraId="217279B0" w14:textId="77777777" w:rsidR="008C7A49" w:rsidRDefault="008C7A49" w:rsidP="008C7A49">
            <w:pPr>
              <w:pStyle w:val="CopticVersemulti-line"/>
            </w:pPr>
            <w:r>
              <w:t>Ⲧⲱⲃϩ ⲙ̀Ⲡϭⲟⲓⲥ ⲉ̀ϩ̀ⲣⲏⲓ ⲉ̀ϫⲱⲛ:</w:t>
            </w:r>
          </w:p>
          <w:p w14:paraId="33ABC812" w14:textId="77777777" w:rsidR="008C7A49" w:rsidRDefault="008C7A49" w:rsidP="008C7A49">
            <w:pPr>
              <w:pStyle w:val="CopticVersemulti-line"/>
            </w:pPr>
            <w:r>
              <w:t>ⲱ̀ ⲛⲁϭⲟⲓⲥ ⲛ̀ⲓⲟϯ ⲛ̀ⲁ̀ⲡⲟⲥⲧⲟⲗⲟⲥ:</w:t>
            </w:r>
          </w:p>
          <w:p w14:paraId="12E56C22" w14:textId="77777777" w:rsidR="008C7A49" w:rsidRDefault="008C7A49" w:rsidP="008C7A49">
            <w:pPr>
              <w:pStyle w:val="CopticVersemulti-line"/>
            </w:pPr>
            <w:r>
              <w:t>ⲛⲉⲙ ⲡ̀ⲥⲉⲡⲓ ⲛ̀ⲧⲉ ⲛⲓⲙⲁⲑⲏⲧⲏⲥ:</w:t>
            </w:r>
          </w:p>
          <w:p w14:paraId="12500723" w14:textId="09D285E4" w:rsidR="008C7A49" w:rsidRPr="00C35319" w:rsidRDefault="008C7A49" w:rsidP="008C7A49">
            <w:pPr>
              <w:pStyle w:val="CopticHangingVerse"/>
            </w:pPr>
            <w:r>
              <w:t>ⲛ̀ⲧⲉϥⲭⲁ ⲛⲉⲛⲟⲃⲓ ⲛⲁⲛ ⲉ̀ⲃⲟⲗ.</w:t>
            </w:r>
          </w:p>
        </w:tc>
      </w:tr>
      <w:tr w:rsidR="008C7A49" w14:paraId="6C36F42E" w14:textId="77777777" w:rsidTr="008C7A49">
        <w:trPr>
          <w:cantSplit/>
          <w:jc w:val="center"/>
        </w:trPr>
        <w:tc>
          <w:tcPr>
            <w:tcW w:w="288" w:type="dxa"/>
          </w:tcPr>
          <w:p w14:paraId="544AC7D6" w14:textId="77777777" w:rsidR="008C7A49" w:rsidRDefault="008C7A49" w:rsidP="008C7A49">
            <w:pPr>
              <w:pStyle w:val="CopticCross"/>
            </w:pPr>
          </w:p>
        </w:tc>
        <w:tc>
          <w:tcPr>
            <w:tcW w:w="3960" w:type="dxa"/>
          </w:tcPr>
          <w:p w14:paraId="53E13F59" w14:textId="77777777" w:rsidR="008C7A49" w:rsidRDefault="008C7A49" w:rsidP="008C7A49">
            <w:pPr>
              <w:pStyle w:val="EngHang"/>
            </w:pPr>
            <w:r>
              <w:t>Blessed be the Father and the Son</w:t>
            </w:r>
          </w:p>
          <w:p w14:paraId="034814AC" w14:textId="77777777" w:rsidR="008C7A49" w:rsidRDefault="008C7A49" w:rsidP="008C7A49">
            <w:pPr>
              <w:pStyle w:val="EngHang"/>
            </w:pPr>
            <w:r>
              <w:t>And the Holy Spirit,</w:t>
            </w:r>
          </w:p>
          <w:p w14:paraId="7F4DCE11" w14:textId="77777777" w:rsidR="008C7A49" w:rsidRDefault="008C7A49" w:rsidP="008C7A49">
            <w:pPr>
              <w:pStyle w:val="EngHang"/>
            </w:pPr>
            <w:r>
              <w:t>The pefect Trinity,</w:t>
            </w:r>
          </w:p>
          <w:p w14:paraId="66E75C3C" w14:textId="77777777" w:rsidR="008C7A49" w:rsidRDefault="008C7A49" w:rsidP="008C7A49">
            <w:pPr>
              <w:pStyle w:val="EngHang"/>
            </w:pPr>
            <w:r>
              <w:t>We worship Him and glorify Him.</w:t>
            </w:r>
          </w:p>
        </w:tc>
        <w:tc>
          <w:tcPr>
            <w:tcW w:w="288" w:type="dxa"/>
          </w:tcPr>
          <w:p w14:paraId="54CA5684" w14:textId="77777777" w:rsidR="008C7A49" w:rsidRDefault="008C7A49" w:rsidP="008C7A49"/>
        </w:tc>
        <w:tc>
          <w:tcPr>
            <w:tcW w:w="288" w:type="dxa"/>
          </w:tcPr>
          <w:p w14:paraId="7165F54B" w14:textId="77777777" w:rsidR="008C7A49" w:rsidRDefault="008C7A49" w:rsidP="008C7A49">
            <w:pPr>
              <w:pStyle w:val="CopticCross"/>
            </w:pPr>
          </w:p>
        </w:tc>
        <w:tc>
          <w:tcPr>
            <w:tcW w:w="3960" w:type="dxa"/>
          </w:tcPr>
          <w:p w14:paraId="6F803B4D" w14:textId="77777777" w:rsidR="008C7A49" w:rsidRDefault="008C7A49" w:rsidP="008C7A49">
            <w:pPr>
              <w:pStyle w:val="CopticVersemulti-line"/>
            </w:pPr>
            <w:r>
              <w:t>Ϫⲉ ϥ̀ⲥ̀ⲙⲁⲣⲱⲟⲩⲧ ⲛ̀ϫⲉ Ⲫⲓⲱⲧ ⲛⲉⲙ Ⲡϣⲏⲣⲓ:</w:t>
            </w:r>
          </w:p>
          <w:p w14:paraId="256FD8F5" w14:textId="77777777" w:rsidR="008C7A49" w:rsidRDefault="008C7A49" w:rsidP="008C7A49">
            <w:pPr>
              <w:pStyle w:val="CopticVersemulti-line"/>
            </w:pPr>
            <w:r>
              <w:t>ⲛⲉⲙ Ⲡⲓⲡ̀ⲛⲉⲩⲙⲁ ⲉⲑⲟⲩⲁⲃ:</w:t>
            </w:r>
          </w:p>
          <w:p w14:paraId="4EE2FCB4" w14:textId="77777777" w:rsidR="008C7A49" w:rsidRDefault="008C7A49" w:rsidP="008C7A49">
            <w:pPr>
              <w:pStyle w:val="CopticVersemulti-line"/>
            </w:pPr>
            <w:r>
              <w:t>Ϯⲧ̀ⲣⲓⲁⲥ ⲉⲧϫⲏⲕ ⲉ̀ⲃⲟⲗ:</w:t>
            </w:r>
          </w:p>
          <w:p w14:paraId="75056D17" w14:textId="77777777" w:rsidR="008C7A49" w:rsidRDefault="008C7A49" w:rsidP="008C7A49">
            <w:pPr>
              <w:pStyle w:val="CopticHangingVerse"/>
            </w:pPr>
            <w:r>
              <w:t>ⲧⲉⲛⲟⲩⲱϣⲧ ⲙ̀ⲙⲟⲥ ⲧⲉⲛϯⲱ̀ⲟⲩ ⲛⲁⲥ.</w:t>
            </w:r>
          </w:p>
        </w:tc>
      </w:tr>
    </w:tbl>
    <w:p w14:paraId="758A61A0" w14:textId="30383557" w:rsidR="008C7A49" w:rsidRPr="005E5D5D" w:rsidRDefault="008C7A49" w:rsidP="008C7A49">
      <w:pPr>
        <w:pStyle w:val="Heading4"/>
        <w:rPr>
          <w:rFonts w:ascii="Arial Unicode MS" w:eastAsia="Arial Unicode MS" w:hAnsi="Arial Unicode MS" w:cs="Arial Unicode MS"/>
          <w:lang w:val="en-US"/>
        </w:rPr>
      </w:pPr>
      <w:r>
        <w:t>The Aspasmos Adam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0EC5E8A9" w14:textId="77777777" w:rsidTr="008C7A49">
        <w:trPr>
          <w:cantSplit/>
          <w:jc w:val="center"/>
        </w:trPr>
        <w:tc>
          <w:tcPr>
            <w:tcW w:w="288" w:type="dxa"/>
          </w:tcPr>
          <w:p w14:paraId="58D02F9C" w14:textId="77777777" w:rsidR="008C7A49" w:rsidRDefault="008C7A49" w:rsidP="008C7A49">
            <w:pPr>
              <w:pStyle w:val="CopticCross"/>
            </w:pPr>
          </w:p>
        </w:tc>
        <w:tc>
          <w:tcPr>
            <w:tcW w:w="3960" w:type="dxa"/>
          </w:tcPr>
          <w:p w14:paraId="57806716" w14:textId="1B289F0E" w:rsidR="008C7A49" w:rsidRDefault="008C7A49" w:rsidP="008C7A49">
            <w:pPr>
              <w:pStyle w:val="EngHang"/>
            </w:pPr>
            <w:r>
              <w:t>Our Fathers, the Apostles,</w:t>
            </w:r>
          </w:p>
          <w:p w14:paraId="006AA6F2" w14:textId="11EED8C8" w:rsidR="008C7A49" w:rsidRDefault="008C7A49" w:rsidP="008C7A49">
            <w:pPr>
              <w:pStyle w:val="EngHang"/>
            </w:pPr>
            <w:r>
              <w:t>Have proclaimed the Good News</w:t>
            </w:r>
          </w:p>
          <w:p w14:paraId="12FF221D" w14:textId="3EC0F5EC" w:rsidR="008C7A49" w:rsidRDefault="008C7A49" w:rsidP="008C7A49">
            <w:pPr>
              <w:pStyle w:val="EngHang"/>
            </w:pPr>
            <w:r>
              <w:t>Of Jesus Christ</w:t>
            </w:r>
          </w:p>
          <w:p w14:paraId="73FFAB5A" w14:textId="1F3237B1" w:rsidR="008C7A49" w:rsidRDefault="008C7A49" w:rsidP="008C7A49">
            <w:pPr>
              <w:pStyle w:val="EngHangEnd"/>
            </w:pPr>
            <w:r>
              <w:t>Among all the nations.</w:t>
            </w:r>
          </w:p>
        </w:tc>
        <w:tc>
          <w:tcPr>
            <w:tcW w:w="288" w:type="dxa"/>
          </w:tcPr>
          <w:p w14:paraId="325D9F45" w14:textId="77777777" w:rsidR="008C7A49" w:rsidRDefault="008C7A49" w:rsidP="008C7A49"/>
        </w:tc>
        <w:tc>
          <w:tcPr>
            <w:tcW w:w="288" w:type="dxa"/>
          </w:tcPr>
          <w:p w14:paraId="4CB3F268" w14:textId="77777777" w:rsidR="008C7A49" w:rsidRDefault="008C7A49" w:rsidP="008C7A49">
            <w:pPr>
              <w:pStyle w:val="CopticCross"/>
            </w:pPr>
          </w:p>
        </w:tc>
        <w:tc>
          <w:tcPr>
            <w:tcW w:w="3960" w:type="dxa"/>
          </w:tcPr>
          <w:p w14:paraId="26356C8E" w14:textId="77777777" w:rsidR="008C7A49" w:rsidRDefault="008C7A49" w:rsidP="008C7A49">
            <w:pPr>
              <w:pStyle w:val="CopticVersemulti-line"/>
            </w:pPr>
            <w:r>
              <w:t>Ⲛⲉⲛⲓⲟϯ ⲛ̀ⲁ̀ⲡⲟⲥⲧⲟⲗⲟⲥ</w:t>
            </w:r>
          </w:p>
          <w:p w14:paraId="446F7CA2" w14:textId="631B37B8" w:rsidR="008C7A49" w:rsidRDefault="008C7A49" w:rsidP="008C7A49">
            <w:pPr>
              <w:pStyle w:val="CopticVersemulti-line"/>
            </w:pPr>
            <w:r>
              <w:t>ⲁⲩϩⲓⲱⲓϣ ϧⲉⲛ ⲛⲓⲉⲑⲛⲟⲥ:</w:t>
            </w:r>
          </w:p>
          <w:p w14:paraId="209FAAA7" w14:textId="77777777" w:rsidR="008C7A49" w:rsidRDefault="008C7A49" w:rsidP="008C7A49">
            <w:pPr>
              <w:pStyle w:val="CopticVersemulti-line"/>
            </w:pPr>
            <w:r>
              <w:t>ϧⲉⲛ ⲡⲓⲉⲩⲁⲅⲅⲉⲗⲓⲟⲛ</w:t>
            </w:r>
          </w:p>
          <w:p w14:paraId="52CFF3B9" w14:textId="500B2046" w:rsidR="008C7A49" w:rsidRDefault="008C7A49" w:rsidP="008C7A49">
            <w:pPr>
              <w:pStyle w:val="CopticHangingVerse"/>
            </w:pPr>
            <w:r>
              <w:t>ⲛ̀ⲧⲉ Ⲓⲏⲥⲟⲩⲥ Ⲡⲓⲭ̀ⲣⲓⲥⲧⲟⲥ.</w:t>
            </w:r>
          </w:p>
        </w:tc>
      </w:tr>
      <w:tr w:rsidR="008C7A49" w14:paraId="6BE50D3A" w14:textId="77777777" w:rsidTr="008C7A49">
        <w:trPr>
          <w:cantSplit/>
          <w:jc w:val="center"/>
        </w:trPr>
        <w:tc>
          <w:tcPr>
            <w:tcW w:w="288" w:type="dxa"/>
          </w:tcPr>
          <w:p w14:paraId="597B56D0" w14:textId="77777777" w:rsidR="008C7A49" w:rsidRDefault="008C7A49" w:rsidP="008C7A49">
            <w:pPr>
              <w:pStyle w:val="CopticCross"/>
            </w:pPr>
          </w:p>
        </w:tc>
        <w:tc>
          <w:tcPr>
            <w:tcW w:w="3960" w:type="dxa"/>
          </w:tcPr>
          <w:p w14:paraId="3739F9FC" w14:textId="77777777" w:rsidR="008C7A49" w:rsidRDefault="008C7A49" w:rsidP="008C7A49">
            <w:pPr>
              <w:pStyle w:val="EngHang"/>
            </w:pPr>
            <w:r>
              <w:t xml:space="preserve">Their </w:t>
            </w:r>
            <w:commentRangeStart w:id="1816"/>
            <w:r>
              <w:t xml:space="preserve">sound </w:t>
            </w:r>
            <w:commentRangeEnd w:id="1816"/>
            <w:r>
              <w:rPr>
                <w:rStyle w:val="CommentReference"/>
                <w:rFonts w:ascii="Times New Roman" w:eastAsiaTheme="minorHAnsi" w:hAnsi="Times New Roman" w:cstheme="minorBidi"/>
                <w:color w:val="auto"/>
              </w:rPr>
              <w:commentReference w:id="1816"/>
            </w:r>
            <w:r>
              <w:t>went forth</w:t>
            </w:r>
          </w:p>
          <w:p w14:paraId="463813E2" w14:textId="77777777" w:rsidR="008C7A49" w:rsidRDefault="008C7A49" w:rsidP="008C7A49">
            <w:pPr>
              <w:pStyle w:val="EngHang"/>
            </w:pPr>
            <w:r>
              <w:t>Into all the earth,</w:t>
            </w:r>
          </w:p>
          <w:p w14:paraId="705FAF0C" w14:textId="77777777" w:rsidR="008C7A49" w:rsidRDefault="008C7A49" w:rsidP="008C7A49">
            <w:pPr>
              <w:pStyle w:val="EngHang"/>
            </w:pPr>
            <w:r>
              <w:t>And their words unto</w:t>
            </w:r>
          </w:p>
          <w:p w14:paraId="3CB778D1" w14:textId="21CB596B" w:rsidR="008C7A49" w:rsidRDefault="008C7A49" w:rsidP="008C7A49">
            <w:pPr>
              <w:pStyle w:val="EngHangEnd"/>
            </w:pPr>
            <w:r>
              <w:t>The ends of the world.</w:t>
            </w:r>
          </w:p>
        </w:tc>
        <w:tc>
          <w:tcPr>
            <w:tcW w:w="288" w:type="dxa"/>
          </w:tcPr>
          <w:p w14:paraId="65A2BB4C" w14:textId="77777777" w:rsidR="008C7A49" w:rsidRDefault="008C7A49" w:rsidP="008C7A49"/>
        </w:tc>
        <w:tc>
          <w:tcPr>
            <w:tcW w:w="288" w:type="dxa"/>
          </w:tcPr>
          <w:p w14:paraId="2EF8367D" w14:textId="77777777" w:rsidR="008C7A49" w:rsidRDefault="008C7A49" w:rsidP="008C7A49">
            <w:pPr>
              <w:pStyle w:val="CopticCross"/>
            </w:pPr>
          </w:p>
        </w:tc>
        <w:tc>
          <w:tcPr>
            <w:tcW w:w="3960" w:type="dxa"/>
          </w:tcPr>
          <w:p w14:paraId="455352AD" w14:textId="799FD98B" w:rsidR="008C7A49" w:rsidRDefault="008C7A49" w:rsidP="008C7A49">
            <w:pPr>
              <w:pStyle w:val="CopticVersemulti-line"/>
            </w:pPr>
            <w:r>
              <w:t>Ⲁⲡⲟⲩ ϧ̀ⲣⲱⲟⲩ ϣⲉⲛⲁϥ ⲉ̀ⲃⲟⲗ:</w:t>
            </w:r>
          </w:p>
          <w:p w14:paraId="28979735" w14:textId="77777777" w:rsidR="008C7A49" w:rsidRDefault="008C7A49" w:rsidP="008C7A49">
            <w:pPr>
              <w:pStyle w:val="CopticVersemulti-line"/>
            </w:pPr>
            <w:r>
              <w:t>Ϩⲓϫⲉⲛ ⲡ̀ϩⲟ ⲙ̀ⲡ̀ⲕⲁϩⲓ ⲧⲏⲣϥ:</w:t>
            </w:r>
          </w:p>
          <w:p w14:paraId="5A90965B" w14:textId="77777777" w:rsidR="008C7A49" w:rsidRDefault="008C7A49" w:rsidP="008C7A49">
            <w:pPr>
              <w:pStyle w:val="CopticVersemulti-line"/>
            </w:pPr>
            <w:r>
              <w:t>ⲟⲩⲟϩ ⲛⲟⲩⲥⲁϫⲓ ⲁⲩⲫⲟϩ:</w:t>
            </w:r>
          </w:p>
          <w:p w14:paraId="5AE3B008" w14:textId="77E5138C" w:rsidR="008C7A49" w:rsidRDefault="008C7A49" w:rsidP="008C7A49">
            <w:pPr>
              <w:pStyle w:val="CopticHangingVerse"/>
            </w:pPr>
            <w:r>
              <w:t>ϣⲁ ⲁⲩⲣⲉⲏϫⲉ ⲛ̀ϯⲟⲓⲕⲟⲩⲙⲉⲛⲏ.</w:t>
            </w:r>
          </w:p>
        </w:tc>
      </w:tr>
      <w:tr w:rsidR="008C7A49" w14:paraId="6B32F5B6" w14:textId="77777777" w:rsidTr="008C7A49">
        <w:trPr>
          <w:cantSplit/>
          <w:jc w:val="center"/>
        </w:trPr>
        <w:tc>
          <w:tcPr>
            <w:tcW w:w="288" w:type="dxa"/>
          </w:tcPr>
          <w:p w14:paraId="7B0AE704" w14:textId="77777777" w:rsidR="008C7A49" w:rsidRDefault="008C7A49" w:rsidP="008C7A49">
            <w:pPr>
              <w:pStyle w:val="CopticCross"/>
            </w:pPr>
          </w:p>
        </w:tc>
        <w:tc>
          <w:tcPr>
            <w:tcW w:w="3960" w:type="dxa"/>
          </w:tcPr>
          <w:p w14:paraId="6C4D766B" w14:textId="77777777" w:rsidR="008C7A49" w:rsidRDefault="008C7A49" w:rsidP="008C7A49">
            <w:pPr>
              <w:pStyle w:val="EngHangEnd"/>
            </w:pPr>
            <w:r>
              <w:t>We ask You, O Son of God…</w:t>
            </w:r>
          </w:p>
        </w:tc>
        <w:tc>
          <w:tcPr>
            <w:tcW w:w="288" w:type="dxa"/>
          </w:tcPr>
          <w:p w14:paraId="72C4CB59" w14:textId="77777777" w:rsidR="008C7A49" w:rsidRDefault="008C7A49" w:rsidP="008C7A49"/>
        </w:tc>
        <w:tc>
          <w:tcPr>
            <w:tcW w:w="288" w:type="dxa"/>
          </w:tcPr>
          <w:p w14:paraId="02BA0581" w14:textId="77777777" w:rsidR="008C7A49" w:rsidRDefault="008C7A49" w:rsidP="008C7A49">
            <w:pPr>
              <w:pStyle w:val="CopticCross"/>
            </w:pPr>
          </w:p>
        </w:tc>
        <w:tc>
          <w:tcPr>
            <w:tcW w:w="3960" w:type="dxa"/>
          </w:tcPr>
          <w:p w14:paraId="3571D631" w14:textId="77777777" w:rsidR="008C7A49" w:rsidRDefault="008C7A49" w:rsidP="008C7A49">
            <w:pPr>
              <w:pStyle w:val="CopticVersemulti-line"/>
            </w:pPr>
            <w:r>
              <w:t>Ⲧⲉⲛϯϩⲟ ⲉ̀ⲣⲟⲕ ⲱ̀ Ⲩⲓⲟⲥ Ⲑⲉⲟⲥ…</w:t>
            </w:r>
          </w:p>
        </w:tc>
      </w:tr>
    </w:tbl>
    <w:p w14:paraId="1D0924C8" w14:textId="54759A34" w:rsidR="008C7A49" w:rsidRDefault="008C7A49" w:rsidP="008C7A49">
      <w:pPr>
        <w:pStyle w:val="Heading4"/>
      </w:pPr>
      <w:r>
        <w:t>The Aspasmos Batos Hymn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5FEBF764" w14:textId="77777777" w:rsidTr="008C7A49">
        <w:trPr>
          <w:cantSplit/>
          <w:jc w:val="center"/>
        </w:trPr>
        <w:tc>
          <w:tcPr>
            <w:tcW w:w="288" w:type="dxa"/>
          </w:tcPr>
          <w:p w14:paraId="02D4C23C" w14:textId="77777777" w:rsidR="008C7A49" w:rsidRDefault="008C7A49" w:rsidP="008C7A49">
            <w:pPr>
              <w:pStyle w:val="CopticCross"/>
            </w:pPr>
          </w:p>
        </w:tc>
        <w:tc>
          <w:tcPr>
            <w:tcW w:w="3960" w:type="dxa"/>
          </w:tcPr>
          <w:p w14:paraId="6ACE68F1" w14:textId="47F23989" w:rsidR="008C7A49" w:rsidRDefault="008C7A49" w:rsidP="008C7A49">
            <w:pPr>
              <w:pStyle w:val="EngHang"/>
            </w:pPr>
            <w:r>
              <w:t>He guided</w:t>
            </w:r>
          </w:p>
          <w:p w14:paraId="3296267F" w14:textId="451DDD2C" w:rsidR="008C7A49" w:rsidRDefault="008C7A49" w:rsidP="008C7A49">
            <w:pPr>
              <w:pStyle w:val="EngHang"/>
            </w:pPr>
            <w:r>
              <w:t>Our holy fathers, the Apostles,</w:t>
            </w:r>
          </w:p>
          <w:p w14:paraId="25BAC564" w14:textId="53964E09" w:rsidR="008C7A49" w:rsidRDefault="008C7A49" w:rsidP="008C7A49">
            <w:pPr>
              <w:pStyle w:val="EngHang"/>
            </w:pPr>
            <w:r>
              <w:t>Until they restored the world</w:t>
            </w:r>
          </w:p>
          <w:p w14:paraId="0B9CDF17" w14:textId="3D23E0A1" w:rsidR="008C7A49" w:rsidRDefault="008C7A49" w:rsidP="008C7A49">
            <w:pPr>
              <w:pStyle w:val="EngHangEnd"/>
            </w:pPr>
            <w:r>
              <w:t>To the knowledge of the Truth.</w:t>
            </w:r>
          </w:p>
        </w:tc>
        <w:tc>
          <w:tcPr>
            <w:tcW w:w="288" w:type="dxa"/>
          </w:tcPr>
          <w:p w14:paraId="1C271A73" w14:textId="77777777" w:rsidR="008C7A49" w:rsidRDefault="008C7A49" w:rsidP="008C7A49"/>
        </w:tc>
        <w:tc>
          <w:tcPr>
            <w:tcW w:w="288" w:type="dxa"/>
          </w:tcPr>
          <w:p w14:paraId="232E5DE2" w14:textId="77777777" w:rsidR="008C7A49" w:rsidRDefault="008C7A49" w:rsidP="008C7A49">
            <w:pPr>
              <w:pStyle w:val="CopticCross"/>
            </w:pPr>
          </w:p>
        </w:tc>
        <w:tc>
          <w:tcPr>
            <w:tcW w:w="3960" w:type="dxa"/>
          </w:tcPr>
          <w:p w14:paraId="6238D0BE" w14:textId="7A4A8BFC" w:rsidR="008C7A49" w:rsidRDefault="008C7A49" w:rsidP="008C7A49">
            <w:pPr>
              <w:pStyle w:val="CopticVersemulti-line"/>
            </w:pPr>
            <w:r>
              <w:t>Ⲛⲉⲛⲓⲟϯ ⲉⲑⲟⲩⲁⲃ ⲛ̀ⲁ̀ⲡⲟⲥⲧⲟⲗⲟⲥ:</w:t>
            </w:r>
          </w:p>
          <w:p w14:paraId="18E94885" w14:textId="09D72C9D" w:rsidR="008C7A49" w:rsidRDefault="008C7A49" w:rsidP="008C7A49">
            <w:pPr>
              <w:pStyle w:val="CopticVersemulti-line"/>
            </w:pPr>
            <w:r>
              <w:t>Ⲛⲑⲟϥ ⲉⲧⲉⲣϭⲁⲩⲙⲱⲓⲧ ϧⲁϫⲱⲟⲩ</w:t>
            </w:r>
          </w:p>
          <w:p w14:paraId="1ED728BB" w14:textId="21DFB002" w:rsidR="008C7A49" w:rsidRDefault="008C7A49" w:rsidP="008C7A49">
            <w:pPr>
              <w:pStyle w:val="CopticVersemulti-line"/>
            </w:pPr>
            <w:r>
              <w:t>ϣⲁ ⲛ̀ⲧⲟⲩⲧⲁⲥⲑⲟ ⲛ̀ϯⲟⲓⲕⲟⲩⲙⲉⲛⲏ</w:t>
            </w:r>
          </w:p>
          <w:p w14:paraId="38AD0029" w14:textId="57985245" w:rsidR="008C7A49" w:rsidRDefault="008C7A49" w:rsidP="008C7A49">
            <w:pPr>
              <w:pStyle w:val="CopticHangingVerse"/>
            </w:pPr>
            <w:r>
              <w:t>ⲉ̀ϧⲟⲩⲛ ⲉ̀ⲡ̀ⲥⲟⲩⲉⲛ ϯⲙⲉⲑⲙⲏⲓ.</w:t>
            </w:r>
          </w:p>
        </w:tc>
      </w:tr>
      <w:tr w:rsidR="008C7A49" w14:paraId="4911A26F" w14:textId="77777777" w:rsidTr="008C7A49">
        <w:trPr>
          <w:cantSplit/>
          <w:jc w:val="center"/>
        </w:trPr>
        <w:tc>
          <w:tcPr>
            <w:tcW w:w="288" w:type="dxa"/>
          </w:tcPr>
          <w:p w14:paraId="16B6840F" w14:textId="77777777" w:rsidR="008C7A49" w:rsidRDefault="008C7A49" w:rsidP="008C7A49">
            <w:pPr>
              <w:pStyle w:val="CopticCross"/>
            </w:pPr>
          </w:p>
        </w:tc>
        <w:tc>
          <w:tcPr>
            <w:tcW w:w="3960" w:type="dxa"/>
          </w:tcPr>
          <w:p w14:paraId="72F4FF80" w14:textId="77777777" w:rsidR="008C7A49" w:rsidRDefault="008C7A49" w:rsidP="008C7A49">
            <w:pPr>
              <w:pStyle w:val="EngHang"/>
            </w:pPr>
            <w:r>
              <w:t>Holy, holy, holy,</w:t>
            </w:r>
          </w:p>
          <w:p w14:paraId="3BFAB95A" w14:textId="77777777" w:rsidR="008C7A49" w:rsidRDefault="008C7A49" w:rsidP="008C7A49">
            <w:pPr>
              <w:pStyle w:val="EngHang"/>
            </w:pPr>
            <w:r>
              <w:t>Lord of Hosts.</w:t>
            </w:r>
          </w:p>
          <w:p w14:paraId="1CA5823F" w14:textId="77777777" w:rsidR="008C7A49" w:rsidRDefault="008C7A49" w:rsidP="008C7A49">
            <w:pPr>
              <w:pStyle w:val="EngHang"/>
            </w:pPr>
            <w:r>
              <w:t>Heaven and earth are full</w:t>
            </w:r>
          </w:p>
          <w:p w14:paraId="1482687B" w14:textId="77777777" w:rsidR="008C7A49" w:rsidRDefault="008C7A49" w:rsidP="008C7A49">
            <w:pPr>
              <w:pStyle w:val="EngHangEnd"/>
            </w:pPr>
            <w:r>
              <w:t>Of Your holy glory.</w:t>
            </w:r>
          </w:p>
        </w:tc>
        <w:tc>
          <w:tcPr>
            <w:tcW w:w="288" w:type="dxa"/>
          </w:tcPr>
          <w:p w14:paraId="69EEF5FF" w14:textId="77777777" w:rsidR="008C7A49" w:rsidRDefault="008C7A49" w:rsidP="008C7A49"/>
        </w:tc>
        <w:tc>
          <w:tcPr>
            <w:tcW w:w="288" w:type="dxa"/>
          </w:tcPr>
          <w:p w14:paraId="0F602423" w14:textId="77777777" w:rsidR="008C7A49" w:rsidRDefault="008C7A49" w:rsidP="008C7A49">
            <w:pPr>
              <w:pStyle w:val="CopticCross"/>
            </w:pPr>
          </w:p>
        </w:tc>
        <w:tc>
          <w:tcPr>
            <w:tcW w:w="3960" w:type="dxa"/>
          </w:tcPr>
          <w:p w14:paraId="765706C9" w14:textId="77777777" w:rsidR="008C7A49" w:rsidRDefault="008C7A49" w:rsidP="008C7A49">
            <w:pPr>
              <w:pStyle w:val="CopticVersemulti-line"/>
            </w:pPr>
            <w:r>
              <w:t>Ϫⲉ ⲁ̀ⲅⲓⲟⲥ ⲁ̀ⲅⲓⲟⲥ ⲁ̀ⲅⲓⲟⲥ:</w:t>
            </w:r>
          </w:p>
          <w:p w14:paraId="03AC5671" w14:textId="77777777" w:rsidR="008C7A49" w:rsidRDefault="008C7A49" w:rsidP="008C7A49">
            <w:pPr>
              <w:pStyle w:val="CopticVersemulti-line"/>
            </w:pPr>
            <w:r>
              <w:t>Ⲕⲩⲣⲓⲟⲥ ⲥⲁⲃⲁⲱⲑ:</w:t>
            </w:r>
          </w:p>
          <w:p w14:paraId="057CE5A0" w14:textId="77777777" w:rsidR="008C7A49" w:rsidRDefault="008C7A49" w:rsidP="008C7A49">
            <w:pPr>
              <w:pStyle w:val="CopticVersemulti-line"/>
            </w:pPr>
            <w:r>
              <w:t>ⲛ̀ⲗⲏⲡⲏⲥ ⲟ̀ ⲟⲩⲣⲁⲛⲟⲥ ⲕⲉ ⲏ̀ ⲅⲏ</w:t>
            </w:r>
          </w:p>
          <w:p w14:paraId="2381E3EC" w14:textId="77777777" w:rsidR="008C7A49" w:rsidRDefault="008C7A49" w:rsidP="008C7A49">
            <w:pPr>
              <w:pStyle w:val="CopticHangingVerse"/>
            </w:pPr>
            <w:r>
              <w:t>ⲧⲏⲥ ⲁ̀ⲅⲓⲁⲥ ⲥⲟⲩ ⲇⲟⲝⲏⲥ.</w:t>
            </w:r>
          </w:p>
        </w:tc>
      </w:tr>
    </w:tbl>
    <w:p w14:paraId="74166F2E" w14:textId="77777777" w:rsidR="00DD5136" w:rsidRDefault="00DD5136" w:rsidP="00DD5136">
      <w:pPr>
        <w:pStyle w:val="Heading3"/>
      </w:pPr>
      <w:bookmarkStart w:id="1817" w:name="_Toc485884642"/>
      <w:r>
        <w:t>June 6 / Paoni 12: Commemoration of Archangel Michael</w:t>
      </w:r>
      <w:bookmarkEnd w:id="1817"/>
    </w:p>
    <w:p w14:paraId="2964AB65" w14:textId="659F745B"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B7BA1A2" w14:textId="77777777" w:rsidR="00595AF3" w:rsidRDefault="00595AF3" w:rsidP="00595AF3">
      <w:pPr>
        <w:pStyle w:val="Heading3"/>
      </w:pPr>
      <w:bookmarkStart w:id="1818" w:name="_Toc485884643"/>
      <w:r>
        <w:t>June 7 / Paoni 13: Archangel Gabriel</w:t>
      </w:r>
      <w:r w:rsidR="00D31016">
        <w:t>, the Evangelist of Daniel</w:t>
      </w:r>
      <w:bookmarkEnd w:id="1818"/>
    </w:p>
    <w:p w14:paraId="00F4ACC1" w14:textId="77777777" w:rsidR="00595AF3" w:rsidRPr="00980D99" w:rsidRDefault="00595AF3" w:rsidP="00595AF3">
      <w:pPr>
        <w:pStyle w:val="Heading4"/>
      </w:pPr>
      <w:bookmarkStart w:id="1819" w:name="_Ref434488149"/>
      <w:r>
        <w:t>The Doxology</w:t>
      </w:r>
      <w:r w:rsidR="00B46E6E">
        <w:t xml:space="preserve"> for Archangel Gabriel, the Evangelist of Daniel</w:t>
      </w:r>
      <w:bookmarkEnd w:id="1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7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7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7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820" w:name="_Ref434564551"/>
      <w:bookmarkStart w:id="1821" w:name="_Toc485884644"/>
      <w:r>
        <w:t>June 8 / Paoni 14: Sts. Apakir and John</w:t>
      </w:r>
      <w:bookmarkEnd w:id="1820"/>
      <w:bookmarkEnd w:id="1821"/>
    </w:p>
    <w:p w14:paraId="25CBD4EF" w14:textId="77777777" w:rsidR="006A0D7C" w:rsidRPr="00980D99" w:rsidRDefault="006A0D7C" w:rsidP="006A0D7C">
      <w:pPr>
        <w:pStyle w:val="Heading4"/>
      </w:pPr>
      <w:bookmarkStart w:id="1822" w:name="_Ref434489722"/>
      <w:r>
        <w:t>The Doxology</w:t>
      </w:r>
      <w:r w:rsidR="00B46E6E">
        <w:t xml:space="preserve"> for Sts. Apakir and John</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823" w:name="_Toc485884645"/>
      <w:r>
        <w:rPr>
          <w:lang w:val="en-US"/>
        </w:rPr>
        <w:t>June 9 / Paoni 15: Handing over of St. Mark's Relics</w:t>
      </w:r>
      <w:bookmarkEnd w:id="1823"/>
    </w:p>
    <w:p w14:paraId="12A16B61" w14:textId="77777777" w:rsidR="00980D99" w:rsidRDefault="00980D99" w:rsidP="00980D99">
      <w:pPr>
        <w:pStyle w:val="Heading3"/>
        <w:rPr>
          <w:lang w:val="en-US"/>
        </w:rPr>
      </w:pPr>
      <w:bookmarkStart w:id="1824" w:name="_Toc485884646"/>
      <w:r>
        <w:rPr>
          <w:lang w:val="en-US"/>
        </w:rPr>
        <w:t>June 11 / Paoni 17: Return of St. Mark's Relics</w:t>
      </w:r>
      <w:bookmarkEnd w:id="1824"/>
    </w:p>
    <w:p w14:paraId="55A12BE6" w14:textId="626741AB"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E2EA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E2EAC">
        <w:rPr>
          <w:noProof/>
          <w:lang w:val="en-US"/>
        </w:rPr>
        <w:t>1022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825" w:name="_Toc485884647"/>
      <w:r>
        <w:rPr>
          <w:lang w:val="en-US"/>
        </w:rPr>
        <w:t>June 13 / Paoni 19: Martyrdom of St. George of Zahim</w:t>
      </w:r>
      <w:bookmarkEnd w:id="1825"/>
    </w:p>
    <w:p w14:paraId="4EBBC2F1" w14:textId="77777777" w:rsidR="006D27E4" w:rsidRPr="00980D99" w:rsidRDefault="006D27E4" w:rsidP="006D27E4">
      <w:pPr>
        <w:pStyle w:val="Heading4"/>
      </w:pPr>
      <w:bookmarkStart w:id="1826" w:name="_Ref434489925"/>
      <w:r>
        <w:t>The Doxology</w:t>
      </w:r>
      <w:r w:rsidR="00B46E6E">
        <w:t xml:space="preserve"> for St. George of Zahim</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7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lastRenderedPageBreak/>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62A4B319" w:rsidR="006D27E4" w:rsidRDefault="000A5186" w:rsidP="006D27E4">
            <w:pPr>
              <w:pStyle w:val="EngHang"/>
            </w:pPr>
            <w:r>
              <w:t>O ath</w:t>
            </w:r>
            <w:r w:rsidR="006D27E4">
              <w:t>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827" w:name="_Toc485884648"/>
      <w:r>
        <w:t>June 15 / Paoni 21: Commemoration of the Theotokos</w:t>
      </w:r>
      <w:bookmarkEnd w:id="1827"/>
    </w:p>
    <w:p w14:paraId="67DE9EE2" w14:textId="1ED2494C"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EECE7CB" w14:textId="77777777" w:rsidR="00027E5B" w:rsidRDefault="00027E5B" w:rsidP="00027E5B">
      <w:pPr>
        <w:pStyle w:val="Heading3"/>
      </w:pPr>
      <w:bookmarkStart w:id="1828" w:name="_Toc485884649"/>
      <w:r>
        <w:lastRenderedPageBreak/>
        <w:t>June 16 / Paoni 22: Consecration of a Church of St. Cosmas and Damian, Their Brothers and Their Mother</w:t>
      </w:r>
      <w:bookmarkEnd w:id="1828"/>
    </w:p>
    <w:p w14:paraId="41853561" w14:textId="0D7F2816" w:rsidR="00027E5B" w:rsidRPr="005329C1" w:rsidRDefault="00027E5B" w:rsidP="00EA5667">
      <w:pPr>
        <w:pStyle w:val="Rubric"/>
      </w:pPr>
      <w:r>
        <w:t>See</w:t>
      </w:r>
      <w:r w:rsidR="00EA5667">
        <w:t xml:space="preserve"> </w:t>
      </w:r>
      <w:r w:rsidR="00EA5667">
        <w:fldChar w:fldCharType="begin"/>
      </w:r>
      <w:r w:rsidR="00EA5667">
        <w:instrText xml:space="preserve"> REF _Ref485106062 \h </w:instrText>
      </w:r>
      <w:r w:rsidR="00EA5667">
        <w:fldChar w:fldCharType="separate"/>
      </w:r>
      <w:r w:rsidR="000E2EAC">
        <w:t>November 18 (19) / Athor 22: Martyrdom of Sts. Cosmas, Damian, and their Brothers</w:t>
      </w:r>
      <w:r w:rsidR="00EA5667">
        <w:fldChar w:fldCharType="end"/>
      </w:r>
      <w:r w:rsidR="002409EF">
        <w:t>, page</w:t>
      </w:r>
      <w:r w:rsidR="00EA5667">
        <w:t xml:space="preserve"> </w:t>
      </w:r>
      <w:r w:rsidR="00EA5667">
        <w:fldChar w:fldCharType="begin"/>
      </w:r>
      <w:r w:rsidR="00EA5667">
        <w:instrText xml:space="preserve"> PAGEREF _Ref485106062 \h </w:instrText>
      </w:r>
      <w:r w:rsidR="00EA5667">
        <w:fldChar w:fldCharType="separate"/>
      </w:r>
      <w:r w:rsidR="000E2EAC">
        <w:rPr>
          <w:noProof/>
        </w:rPr>
        <w:t>806</w:t>
      </w:r>
      <w:r w:rsidR="00EA5667">
        <w:fldChar w:fldCharType="end"/>
      </w:r>
      <w:r>
        <w:t>.</w:t>
      </w:r>
    </w:p>
    <w:p w14:paraId="2E5DB3E3" w14:textId="77777777" w:rsidR="00980D99" w:rsidRDefault="00980D99" w:rsidP="00980D99">
      <w:pPr>
        <w:pStyle w:val="Heading3"/>
        <w:rPr>
          <w:lang w:val="en-US"/>
        </w:rPr>
      </w:pPr>
      <w:bookmarkStart w:id="1829" w:name="_Toc485884650"/>
      <w:r>
        <w:rPr>
          <w:lang w:val="en-US"/>
        </w:rPr>
        <w:t xml:space="preserve">June 18 / Paoni 24: </w:t>
      </w:r>
      <w:r w:rsidR="001B4E41">
        <w:rPr>
          <w:lang w:val="en-US"/>
        </w:rPr>
        <w:t xml:space="preserve">The Strong </w:t>
      </w:r>
      <w:r>
        <w:rPr>
          <w:lang w:val="en-US"/>
        </w:rPr>
        <w:t>St. Moses</w:t>
      </w:r>
      <w:bookmarkEnd w:id="1829"/>
    </w:p>
    <w:p w14:paraId="5BCAE9A6" w14:textId="77777777" w:rsidR="00980D99" w:rsidRDefault="00980D99" w:rsidP="00980D99">
      <w:pPr>
        <w:pStyle w:val="Heading4"/>
        <w:rPr>
          <w:lang w:val="en-US"/>
        </w:rPr>
      </w:pPr>
      <w:bookmarkStart w:id="1830" w:name="_Ref434491006"/>
      <w:r>
        <w:rPr>
          <w:lang w:val="en-US"/>
        </w:rPr>
        <w:t>The Doxology</w:t>
      </w:r>
      <w:r w:rsidR="00810F04">
        <w:rPr>
          <w:lang w:val="en-US"/>
        </w:rPr>
        <w:t xml:space="preserve"> for the Strong St. Moses</w:t>
      </w:r>
      <w:bookmarkEnd w:id="1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292C55D3" w14:textId="1B4185A3" w:rsidR="001B4E41" w:rsidRDefault="001B4E41" w:rsidP="00537D6B">
            <w:pPr>
              <w:pStyle w:val="EngHangEnd"/>
            </w:pPr>
            <w:r w:rsidRPr="004764BD">
              <w:t>In the desert</w:t>
            </w:r>
            <w:r w:rsidRPr="004764BD">
              <w:rPr>
                <w:rStyle w:val="FootnoteReference"/>
              </w:rPr>
              <w:footnoteReference w:id="1075"/>
            </w:r>
            <w:r w:rsidRPr="004764BD">
              <w:t xml:space="preserve"> of </w:t>
            </w:r>
            <w:r>
              <w:t>Shiheet.</w:t>
            </w: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7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lastRenderedPageBreak/>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7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841" w:name="_Toc485884651"/>
      <w:r>
        <w:rPr>
          <w:lang w:val="en-US"/>
        </w:rPr>
        <w:t>June 19 / Paoni 25: Martyrdom of St</w:t>
      </w:r>
      <w:r w:rsidR="00191A26">
        <w:rPr>
          <w:lang w:val="en-US"/>
        </w:rPr>
        <w:t>. Jude the Disciple and Epistle-</w:t>
      </w:r>
      <w:r>
        <w:rPr>
          <w:lang w:val="en-US"/>
        </w:rPr>
        <w:t>Writer</w:t>
      </w:r>
      <w:bookmarkEnd w:id="1841"/>
    </w:p>
    <w:p w14:paraId="3C380312" w14:textId="2C8D007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2D5C33B" w14:textId="1BBB880E" w:rsidR="00F93B55" w:rsidRDefault="00F93B55" w:rsidP="00F93B55">
      <w:pPr>
        <w:pStyle w:val="Heading4"/>
      </w:pPr>
      <w:r>
        <w:t>The Doxology for St. Jude the Apostle</w:t>
      </w:r>
      <w:r>
        <w:rPr>
          <w:rStyle w:val="FootnoteReference"/>
        </w:rPr>
        <w:footnoteReference w:id="10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93B55" w14:paraId="0C6835D9" w14:textId="77777777" w:rsidTr="000E2EAC">
        <w:trPr>
          <w:cantSplit/>
          <w:jc w:val="center"/>
        </w:trPr>
        <w:tc>
          <w:tcPr>
            <w:tcW w:w="288" w:type="dxa"/>
          </w:tcPr>
          <w:p w14:paraId="3DAF87AC" w14:textId="77777777" w:rsidR="00F93B55" w:rsidRDefault="00F93B55" w:rsidP="000E2EAC">
            <w:pPr>
              <w:pStyle w:val="CopticCross"/>
            </w:pPr>
          </w:p>
        </w:tc>
        <w:tc>
          <w:tcPr>
            <w:tcW w:w="3960" w:type="dxa"/>
          </w:tcPr>
          <w:p w14:paraId="2C611359" w14:textId="780161A0" w:rsidR="00F93B55" w:rsidRDefault="00F93B55" w:rsidP="000E2EAC">
            <w:pPr>
              <w:pStyle w:val="EngHang"/>
              <w:rPr>
                <w:shd w:val="clear" w:color="auto" w:fill="FFFFFF"/>
              </w:rPr>
            </w:pPr>
            <w:r>
              <w:rPr>
                <w:shd w:val="clear" w:color="auto" w:fill="FFFFFF"/>
              </w:rPr>
              <w:t>We praise you,</w:t>
            </w:r>
          </w:p>
          <w:p w14:paraId="680B3813" w14:textId="4C352DAD" w:rsidR="00F93B55" w:rsidRDefault="00F93B55" w:rsidP="000E2EAC">
            <w:pPr>
              <w:pStyle w:val="EngHang"/>
              <w:rPr>
                <w:shd w:val="clear" w:color="auto" w:fill="FFFFFF"/>
              </w:rPr>
            </w:pPr>
            <w:r>
              <w:rPr>
                <w:shd w:val="clear" w:color="auto" w:fill="FFFFFF"/>
              </w:rPr>
              <w:t>O faithful witness, Jude,</w:t>
            </w:r>
          </w:p>
          <w:p w14:paraId="2F261679" w14:textId="315CB57A" w:rsidR="00F93B55" w:rsidRDefault="00F93B55" w:rsidP="000E2EAC">
            <w:pPr>
              <w:pStyle w:val="EngHang"/>
              <w:rPr>
                <w:shd w:val="clear" w:color="auto" w:fill="FFFFFF"/>
              </w:rPr>
            </w:pPr>
            <w:r>
              <w:rPr>
                <w:shd w:val="clear" w:color="auto" w:fill="FFFFFF"/>
              </w:rPr>
              <w:t>Knowing that you are</w:t>
            </w:r>
          </w:p>
          <w:p w14:paraId="232FFEE5" w14:textId="1BA8D767" w:rsidR="00F93B55" w:rsidRDefault="00F93B55" w:rsidP="003E4C32">
            <w:pPr>
              <w:pStyle w:val="EngHangEnd"/>
              <w:rPr>
                <w:shd w:val="clear" w:color="auto" w:fill="FFFFFF"/>
              </w:rPr>
            </w:pPr>
            <w:r>
              <w:rPr>
                <w:shd w:val="clear" w:color="auto" w:fill="FFFFFF"/>
              </w:rPr>
              <w:t>The brother of the Lord.</w:t>
            </w:r>
          </w:p>
        </w:tc>
        <w:tc>
          <w:tcPr>
            <w:tcW w:w="288" w:type="dxa"/>
          </w:tcPr>
          <w:p w14:paraId="03526E90" w14:textId="77777777" w:rsidR="00F93B55" w:rsidRDefault="00F93B55" w:rsidP="000E2EAC"/>
        </w:tc>
      </w:tr>
      <w:tr w:rsidR="00F93B55" w14:paraId="0020B211" w14:textId="77777777" w:rsidTr="000E2EAC">
        <w:trPr>
          <w:cantSplit/>
          <w:jc w:val="center"/>
        </w:trPr>
        <w:tc>
          <w:tcPr>
            <w:tcW w:w="288" w:type="dxa"/>
          </w:tcPr>
          <w:p w14:paraId="14E68DC5" w14:textId="77777777" w:rsidR="00F93B55" w:rsidRDefault="00F93B55" w:rsidP="000E2EAC">
            <w:pPr>
              <w:pStyle w:val="CopticCross"/>
            </w:pPr>
            <w:r w:rsidRPr="00FB5ACB">
              <w:lastRenderedPageBreak/>
              <w:t>¿</w:t>
            </w:r>
          </w:p>
        </w:tc>
        <w:tc>
          <w:tcPr>
            <w:tcW w:w="3960" w:type="dxa"/>
          </w:tcPr>
          <w:p w14:paraId="329A64B8" w14:textId="2053271E" w:rsidR="00F93B55" w:rsidRDefault="00F93B55" w:rsidP="000E2EAC">
            <w:pPr>
              <w:pStyle w:val="EngHang"/>
              <w:rPr>
                <w:shd w:val="clear" w:color="auto" w:fill="FFFFFF"/>
              </w:rPr>
            </w:pPr>
            <w:r>
              <w:rPr>
                <w:shd w:val="clear" w:color="auto" w:fill="FFFFFF"/>
              </w:rPr>
              <w:t>You trampled</w:t>
            </w:r>
          </w:p>
          <w:p w14:paraId="3110665E" w14:textId="7B53801E" w:rsidR="00F93B55" w:rsidRDefault="00F93B55" w:rsidP="000E2EAC">
            <w:pPr>
              <w:pStyle w:val="EngHang"/>
              <w:rPr>
                <w:shd w:val="clear" w:color="auto" w:fill="FFFFFF"/>
              </w:rPr>
            </w:pPr>
            <w:r>
              <w:rPr>
                <w:shd w:val="clear" w:color="auto" w:fill="FFFFFF"/>
              </w:rPr>
              <w:t>Upon delusions,</w:t>
            </w:r>
          </w:p>
          <w:p w14:paraId="4D66F702" w14:textId="648AECC3" w:rsidR="00F93B55" w:rsidRDefault="00F93B55" w:rsidP="000E2EAC">
            <w:pPr>
              <w:pStyle w:val="EngHang"/>
              <w:rPr>
                <w:shd w:val="clear" w:color="auto" w:fill="FFFFFF"/>
              </w:rPr>
            </w:pPr>
            <w:r>
              <w:rPr>
                <w:shd w:val="clear" w:color="auto" w:fill="FFFFFF"/>
              </w:rPr>
              <w:t>And so preserved</w:t>
            </w:r>
          </w:p>
          <w:p w14:paraId="6816AE53" w14:textId="4EFF6E07" w:rsidR="00F93B55" w:rsidRDefault="00F93B55" w:rsidP="000E2EAC">
            <w:pPr>
              <w:pStyle w:val="EngHangEnd"/>
              <w:rPr>
                <w:shd w:val="clear" w:color="auto" w:fill="FFFFFF"/>
              </w:rPr>
            </w:pPr>
            <w:r>
              <w:rPr>
                <w:shd w:val="clear" w:color="auto" w:fill="FFFFFF"/>
              </w:rPr>
              <w:t>The Orthodox faith.</w:t>
            </w:r>
          </w:p>
        </w:tc>
        <w:tc>
          <w:tcPr>
            <w:tcW w:w="288" w:type="dxa"/>
          </w:tcPr>
          <w:p w14:paraId="492A8AEE" w14:textId="77777777" w:rsidR="00F93B55" w:rsidRDefault="00F93B55" w:rsidP="000E2EAC"/>
        </w:tc>
      </w:tr>
      <w:tr w:rsidR="00F93B55" w14:paraId="2D7D523A" w14:textId="77777777" w:rsidTr="000E2EAC">
        <w:trPr>
          <w:cantSplit/>
          <w:jc w:val="center"/>
        </w:trPr>
        <w:tc>
          <w:tcPr>
            <w:tcW w:w="288" w:type="dxa"/>
          </w:tcPr>
          <w:p w14:paraId="015BF558" w14:textId="77777777" w:rsidR="00F93B55" w:rsidRDefault="00F93B55" w:rsidP="000E2EAC">
            <w:pPr>
              <w:pStyle w:val="CopticCross"/>
            </w:pPr>
          </w:p>
        </w:tc>
        <w:tc>
          <w:tcPr>
            <w:tcW w:w="3960" w:type="dxa"/>
          </w:tcPr>
          <w:p w14:paraId="18D08C30" w14:textId="03AAF3C7" w:rsidR="00F93B55" w:rsidRDefault="00F93B55" w:rsidP="000E2EAC">
            <w:pPr>
              <w:pStyle w:val="EngHang"/>
              <w:rPr>
                <w:shd w:val="clear" w:color="auto" w:fill="FFFFFF"/>
              </w:rPr>
            </w:pPr>
            <w:r>
              <w:rPr>
                <w:shd w:val="clear" w:color="auto" w:fill="FFFFFF"/>
              </w:rPr>
              <w:t>Christ chose you as His Di</w:t>
            </w:r>
            <w:r w:rsidR="003E4C32">
              <w:rPr>
                <w:shd w:val="clear" w:color="auto" w:fill="FFFFFF"/>
              </w:rPr>
              <w:t>s</w:t>
            </w:r>
            <w:r>
              <w:rPr>
                <w:shd w:val="clear" w:color="auto" w:fill="FFFFFF"/>
              </w:rPr>
              <w:t>ciple</w:t>
            </w:r>
          </w:p>
          <w:p w14:paraId="5256764C" w14:textId="6B61FABF" w:rsidR="00F93B55" w:rsidRDefault="00F93B55" w:rsidP="000E2EAC">
            <w:pPr>
              <w:pStyle w:val="EngHang"/>
              <w:rPr>
                <w:shd w:val="clear" w:color="auto" w:fill="FFFFFF"/>
              </w:rPr>
            </w:pPr>
            <w:r>
              <w:rPr>
                <w:shd w:val="clear" w:color="auto" w:fill="FFFFFF"/>
              </w:rPr>
              <w:t>For your firmness of mind,</w:t>
            </w:r>
          </w:p>
          <w:p w14:paraId="28DD6C0C" w14:textId="03DE8BE8" w:rsidR="00F93B55" w:rsidRDefault="00F93B55" w:rsidP="000E2EAC">
            <w:pPr>
              <w:pStyle w:val="EngHang"/>
              <w:rPr>
                <w:shd w:val="clear" w:color="auto" w:fill="FFFFFF"/>
              </w:rPr>
            </w:pPr>
            <w:r>
              <w:rPr>
                <w:shd w:val="clear" w:color="auto" w:fill="FFFFFF"/>
              </w:rPr>
              <w:t>An unshakable pillar</w:t>
            </w:r>
          </w:p>
          <w:p w14:paraId="139EC3EA" w14:textId="326D3D8C" w:rsidR="00F93B55" w:rsidRDefault="00F93B55" w:rsidP="000E2EAC">
            <w:pPr>
              <w:pStyle w:val="EngHangEnd"/>
              <w:rPr>
                <w:shd w:val="clear" w:color="auto" w:fill="FFFFFF"/>
              </w:rPr>
            </w:pPr>
            <w:r>
              <w:rPr>
                <w:shd w:val="clear" w:color="auto" w:fill="FFFFFF"/>
              </w:rPr>
              <w:t>Of the Church of Christ.</w:t>
            </w:r>
          </w:p>
        </w:tc>
        <w:tc>
          <w:tcPr>
            <w:tcW w:w="288" w:type="dxa"/>
          </w:tcPr>
          <w:p w14:paraId="4CCE9D82" w14:textId="77777777" w:rsidR="00F93B55" w:rsidRDefault="00F93B55" w:rsidP="000E2EAC"/>
        </w:tc>
      </w:tr>
      <w:tr w:rsidR="00F93B55" w14:paraId="215CB3B7" w14:textId="77777777" w:rsidTr="000E2EAC">
        <w:trPr>
          <w:cantSplit/>
          <w:jc w:val="center"/>
        </w:trPr>
        <w:tc>
          <w:tcPr>
            <w:tcW w:w="288" w:type="dxa"/>
          </w:tcPr>
          <w:p w14:paraId="3BC85848" w14:textId="77777777" w:rsidR="00F93B55" w:rsidRDefault="00F93B55" w:rsidP="000E2EAC">
            <w:pPr>
              <w:pStyle w:val="CopticCross"/>
            </w:pPr>
            <w:r w:rsidRPr="00FB5ACB">
              <w:t>¿</w:t>
            </w:r>
          </w:p>
        </w:tc>
        <w:tc>
          <w:tcPr>
            <w:tcW w:w="3960" w:type="dxa"/>
          </w:tcPr>
          <w:p w14:paraId="7606D9E4" w14:textId="3E8C3299" w:rsidR="00F93B55" w:rsidRDefault="00F93B55" w:rsidP="000E2EAC">
            <w:pPr>
              <w:pStyle w:val="EngHang"/>
              <w:rPr>
                <w:shd w:val="clear" w:color="auto" w:fill="FFFFFF"/>
              </w:rPr>
            </w:pPr>
            <w:r>
              <w:rPr>
                <w:shd w:val="clear" w:color="auto" w:fill="FFFFFF"/>
              </w:rPr>
              <w:t>You proclaimed</w:t>
            </w:r>
          </w:p>
          <w:p w14:paraId="0AB8C571" w14:textId="3DC70DCF" w:rsidR="00F93B55" w:rsidRDefault="00F93B55" w:rsidP="00F93B55">
            <w:pPr>
              <w:pStyle w:val="EngHang"/>
              <w:rPr>
                <w:shd w:val="clear" w:color="auto" w:fill="FFFFFF"/>
              </w:rPr>
            </w:pPr>
            <w:r>
              <w:rPr>
                <w:shd w:val="clear" w:color="auto" w:fill="FFFFFF"/>
              </w:rPr>
              <w:t>His word to the Gentiles,</w:t>
            </w:r>
          </w:p>
          <w:p w14:paraId="7FE20546" w14:textId="3618674E" w:rsidR="00F93B55" w:rsidRDefault="00F93B55" w:rsidP="000E2EAC">
            <w:pPr>
              <w:pStyle w:val="EngHang"/>
              <w:rPr>
                <w:shd w:val="clear" w:color="auto" w:fill="FFFFFF"/>
              </w:rPr>
            </w:pPr>
            <w:r>
              <w:rPr>
                <w:shd w:val="clear" w:color="auto" w:fill="FFFFFF"/>
              </w:rPr>
              <w:t>Telling them to believe</w:t>
            </w:r>
          </w:p>
          <w:p w14:paraId="1CF13B9A" w14:textId="6AC13CC6" w:rsidR="00F93B55" w:rsidRDefault="00F93B55" w:rsidP="000E2EAC">
            <w:pPr>
              <w:pStyle w:val="EngHangEnd"/>
            </w:pPr>
            <w:r>
              <w:rPr>
                <w:shd w:val="clear" w:color="auto" w:fill="FFFFFF"/>
              </w:rPr>
              <w:t>In one Godhead.</w:t>
            </w:r>
          </w:p>
        </w:tc>
        <w:tc>
          <w:tcPr>
            <w:tcW w:w="288" w:type="dxa"/>
          </w:tcPr>
          <w:p w14:paraId="6D884F72" w14:textId="77777777" w:rsidR="00F93B55" w:rsidRDefault="00F93B55" w:rsidP="000E2EAC"/>
        </w:tc>
      </w:tr>
      <w:tr w:rsidR="00F93B55" w14:paraId="14A19D90" w14:textId="77777777" w:rsidTr="000E2EAC">
        <w:trPr>
          <w:cantSplit/>
          <w:jc w:val="center"/>
        </w:trPr>
        <w:tc>
          <w:tcPr>
            <w:tcW w:w="288" w:type="dxa"/>
          </w:tcPr>
          <w:p w14:paraId="7C672B26" w14:textId="77777777" w:rsidR="00F93B55" w:rsidRDefault="00F93B55" w:rsidP="000E2EAC">
            <w:pPr>
              <w:pStyle w:val="CopticCross"/>
            </w:pPr>
          </w:p>
        </w:tc>
        <w:tc>
          <w:tcPr>
            <w:tcW w:w="3960" w:type="dxa"/>
          </w:tcPr>
          <w:p w14:paraId="2B46B17C" w14:textId="6A41BB3F" w:rsidR="00F93B55" w:rsidRDefault="00F93B55" w:rsidP="000E2EAC">
            <w:pPr>
              <w:pStyle w:val="EngHang"/>
              <w:rPr>
                <w:shd w:val="clear" w:color="auto" w:fill="FFFFFF"/>
              </w:rPr>
            </w:pPr>
            <w:r>
              <w:rPr>
                <w:shd w:val="clear" w:color="auto" w:fill="FFFFFF"/>
              </w:rPr>
              <w:t>He glorified you</w:t>
            </w:r>
          </w:p>
          <w:p w14:paraId="76B9444A" w14:textId="04813FB4" w:rsidR="00F93B55" w:rsidRDefault="00F93B55" w:rsidP="000E2EAC">
            <w:pPr>
              <w:pStyle w:val="EngHang"/>
              <w:rPr>
                <w:shd w:val="clear" w:color="auto" w:fill="FFFFFF"/>
              </w:rPr>
            </w:pPr>
            <w:r>
              <w:rPr>
                <w:shd w:val="clear" w:color="auto" w:fill="FFFFFF"/>
              </w:rPr>
              <w:t>With the grace of healing,</w:t>
            </w:r>
          </w:p>
          <w:p w14:paraId="6D75939C" w14:textId="7B3FFF73" w:rsidR="00F93B55" w:rsidRDefault="00F93B55" w:rsidP="000E2EAC">
            <w:pPr>
              <w:pStyle w:val="EngHang"/>
              <w:rPr>
                <w:shd w:val="clear" w:color="auto" w:fill="FFFFFF"/>
              </w:rPr>
            </w:pPr>
            <w:r>
              <w:rPr>
                <w:shd w:val="clear" w:color="auto" w:fill="FFFFFF"/>
              </w:rPr>
              <w:t>Heal the sickness of all</w:t>
            </w:r>
          </w:p>
          <w:p w14:paraId="5213A029" w14:textId="7936E2CB" w:rsidR="00F93B55" w:rsidRDefault="00F93B55" w:rsidP="000E2EAC">
            <w:pPr>
              <w:pStyle w:val="EngHangEnd"/>
            </w:pPr>
            <w:r>
              <w:rPr>
                <w:shd w:val="clear" w:color="auto" w:fill="FFFFFF"/>
              </w:rPr>
              <w:t>Who come to you, O Jude.</w:t>
            </w:r>
          </w:p>
        </w:tc>
        <w:tc>
          <w:tcPr>
            <w:tcW w:w="288" w:type="dxa"/>
          </w:tcPr>
          <w:p w14:paraId="55F434FC" w14:textId="77777777" w:rsidR="00F93B55" w:rsidRDefault="00F93B55" w:rsidP="000E2EAC"/>
        </w:tc>
      </w:tr>
      <w:tr w:rsidR="00F93B55" w14:paraId="2DA352B1" w14:textId="77777777" w:rsidTr="000E2EAC">
        <w:trPr>
          <w:cantSplit/>
          <w:jc w:val="center"/>
        </w:trPr>
        <w:tc>
          <w:tcPr>
            <w:tcW w:w="288" w:type="dxa"/>
          </w:tcPr>
          <w:p w14:paraId="17265403" w14:textId="77777777" w:rsidR="00F93B55" w:rsidRDefault="00F93B55" w:rsidP="000E2EAC">
            <w:pPr>
              <w:pStyle w:val="CopticCross"/>
            </w:pPr>
            <w:r w:rsidRPr="00FB5ACB">
              <w:t>¿</w:t>
            </w:r>
          </w:p>
        </w:tc>
        <w:tc>
          <w:tcPr>
            <w:tcW w:w="3960" w:type="dxa"/>
          </w:tcPr>
          <w:p w14:paraId="3471C17F" w14:textId="26D121E8" w:rsidR="00F93B55" w:rsidRDefault="00F93B55" w:rsidP="000E2EAC">
            <w:pPr>
              <w:pStyle w:val="EngHang"/>
              <w:rPr>
                <w:shd w:val="clear" w:color="auto" w:fill="FFFFFF"/>
              </w:rPr>
            </w:pPr>
            <w:r>
              <w:rPr>
                <w:shd w:val="clear" w:color="auto" w:fill="FFFFFF"/>
              </w:rPr>
              <w:t>Hail to you, Apostle,</w:t>
            </w:r>
          </w:p>
          <w:p w14:paraId="0B18E6C7" w14:textId="136C1E63" w:rsidR="00F93B55" w:rsidRDefault="00F93B55" w:rsidP="000E2EAC">
            <w:pPr>
              <w:pStyle w:val="EngHang"/>
              <w:rPr>
                <w:shd w:val="clear" w:color="auto" w:fill="FFFFFF"/>
              </w:rPr>
            </w:pPr>
            <w:r>
              <w:rPr>
                <w:shd w:val="clear" w:color="auto" w:fill="FFFFFF"/>
              </w:rPr>
              <w:t>Hail to you, herald,</w:t>
            </w:r>
          </w:p>
          <w:p w14:paraId="555A1843" w14:textId="72EA297D" w:rsidR="00F93B55" w:rsidRDefault="00F93B55" w:rsidP="000E2EAC">
            <w:pPr>
              <w:pStyle w:val="EngHang"/>
              <w:rPr>
                <w:shd w:val="clear" w:color="auto" w:fill="FFFFFF"/>
              </w:rPr>
            </w:pPr>
            <w:r>
              <w:rPr>
                <w:shd w:val="clear" w:color="auto" w:fill="FFFFFF"/>
              </w:rPr>
              <w:t>Hail to you, Disciple,</w:t>
            </w:r>
          </w:p>
          <w:p w14:paraId="7C61B67A" w14:textId="4FB57ECE" w:rsidR="00F93B55" w:rsidRDefault="00F93B55" w:rsidP="00F93B55">
            <w:pPr>
              <w:pStyle w:val="EngHangEnd"/>
              <w:ind w:left="0" w:firstLine="0"/>
            </w:pPr>
            <w:r>
              <w:rPr>
                <w:shd w:val="clear" w:color="auto" w:fill="FFFFFF"/>
              </w:rPr>
              <w:t>Saint Jude Thaddaus.</w:t>
            </w:r>
          </w:p>
        </w:tc>
        <w:tc>
          <w:tcPr>
            <w:tcW w:w="288" w:type="dxa"/>
          </w:tcPr>
          <w:p w14:paraId="4BA254FD" w14:textId="77777777" w:rsidR="00F93B55" w:rsidRDefault="00F93B55" w:rsidP="000E2EAC"/>
        </w:tc>
      </w:tr>
      <w:tr w:rsidR="00F93B55" w14:paraId="710AC64C" w14:textId="77777777" w:rsidTr="000E2EAC">
        <w:trPr>
          <w:cantSplit/>
          <w:jc w:val="center"/>
        </w:trPr>
        <w:tc>
          <w:tcPr>
            <w:tcW w:w="288" w:type="dxa"/>
          </w:tcPr>
          <w:p w14:paraId="6DA80F8A" w14:textId="77777777" w:rsidR="00F93B55" w:rsidRDefault="00F93B55" w:rsidP="000E2EAC">
            <w:pPr>
              <w:pStyle w:val="CopticCross"/>
            </w:pPr>
          </w:p>
        </w:tc>
        <w:tc>
          <w:tcPr>
            <w:tcW w:w="3960" w:type="dxa"/>
          </w:tcPr>
          <w:p w14:paraId="636906A9" w14:textId="77777777" w:rsidR="00F93B55" w:rsidRDefault="00F93B55" w:rsidP="000E2EAC">
            <w:pPr>
              <w:pStyle w:val="EngHang"/>
              <w:rPr>
                <w:shd w:val="clear" w:color="auto" w:fill="FFFFFF"/>
              </w:rPr>
            </w:pPr>
            <w:r>
              <w:rPr>
                <w:shd w:val="clear" w:color="auto" w:fill="FFFFFF"/>
              </w:rPr>
              <w:t>Pray to the Lord on our behalf,</w:t>
            </w:r>
          </w:p>
          <w:p w14:paraId="4F316007" w14:textId="5AC1A7E1" w:rsidR="00F93B55" w:rsidRDefault="00F93B55" w:rsidP="000E2EAC">
            <w:pPr>
              <w:pStyle w:val="EngHang"/>
              <w:rPr>
                <w:shd w:val="clear" w:color="auto" w:fill="FFFFFF"/>
              </w:rPr>
            </w:pPr>
            <w:r>
              <w:rPr>
                <w:shd w:val="clear" w:color="auto" w:fill="FFFFFF"/>
              </w:rPr>
              <w:t>O my lord and father, the Apostle,</w:t>
            </w:r>
          </w:p>
          <w:p w14:paraId="343DD631" w14:textId="398511A7" w:rsidR="00F93B55" w:rsidRDefault="00F93B55" w:rsidP="000E2EAC">
            <w:pPr>
              <w:pStyle w:val="EngHang"/>
              <w:rPr>
                <w:shd w:val="clear" w:color="auto" w:fill="FFFFFF"/>
              </w:rPr>
            </w:pPr>
            <w:r>
              <w:rPr>
                <w:shd w:val="clear" w:color="auto" w:fill="FFFFFF"/>
              </w:rPr>
              <w:t>Saint Jude Thaddaeus,</w:t>
            </w:r>
          </w:p>
          <w:p w14:paraId="434EF3FC" w14:textId="77777777" w:rsidR="00F93B55" w:rsidRDefault="00F93B55" w:rsidP="000E2EAC">
            <w:pPr>
              <w:pStyle w:val="EngHangEnd"/>
            </w:pPr>
            <w:r>
              <w:rPr>
                <w:shd w:val="clear" w:color="auto" w:fill="FFFFFF"/>
              </w:rPr>
              <w:t>That He may forgive us our sins.</w:t>
            </w:r>
          </w:p>
        </w:tc>
        <w:tc>
          <w:tcPr>
            <w:tcW w:w="288" w:type="dxa"/>
          </w:tcPr>
          <w:p w14:paraId="46F2F0C0" w14:textId="77777777" w:rsidR="00F93B55" w:rsidRDefault="00F93B55" w:rsidP="000E2EAC"/>
        </w:tc>
      </w:tr>
    </w:tbl>
    <w:p w14:paraId="4BDA9DC2" w14:textId="77777777" w:rsidR="00980D99" w:rsidRDefault="00980D99" w:rsidP="00980D99">
      <w:pPr>
        <w:pStyle w:val="Heading3"/>
      </w:pPr>
      <w:bookmarkStart w:id="1842" w:name="_Toc485884652"/>
      <w:r>
        <w:t xml:space="preserve">June 20 / Paoni 26: </w:t>
      </w:r>
      <w:r w:rsidR="00237D47">
        <w:t xml:space="preserve">Consecration of the Church of </w:t>
      </w:r>
      <w:r>
        <w:t>Archangel Gabriel</w:t>
      </w:r>
      <w:bookmarkEnd w:id="1842"/>
    </w:p>
    <w:p w14:paraId="1CE2FB9D" w14:textId="0DB6336B" w:rsidR="00980D99" w:rsidRPr="00980D99" w:rsidRDefault="00237D47" w:rsidP="00D31016">
      <w:pPr>
        <w:pStyle w:val="Rubric"/>
      </w:pPr>
      <w:r>
        <w:t xml:space="preserve">See </w:t>
      </w:r>
      <w:r w:rsidR="00220A88">
        <w:fldChar w:fldCharType="begin"/>
      </w:r>
      <w:r w:rsidR="00220A88">
        <w:instrText xml:space="preserve"> REF _Ref485107608 \h </w:instrText>
      </w:r>
      <w:r w:rsidR="00220A88">
        <w:fldChar w:fldCharType="separate"/>
      </w:r>
      <w:r w:rsidR="000E2EAC">
        <w:t>March 26 / Phamenoth 30: Archangel Gabriel</w:t>
      </w:r>
      <w:r w:rsidR="00220A88">
        <w:fldChar w:fldCharType="end"/>
      </w:r>
      <w:r w:rsidR="00220A88">
        <w:t xml:space="preserve">, page </w:t>
      </w:r>
      <w:r w:rsidR="00220A88">
        <w:fldChar w:fldCharType="begin"/>
      </w:r>
      <w:r w:rsidR="00220A88">
        <w:instrText xml:space="preserve"> PAGEREF _Ref485107608 \h </w:instrText>
      </w:r>
      <w:r w:rsidR="00220A88">
        <w:fldChar w:fldCharType="separate"/>
      </w:r>
      <w:r w:rsidR="000E2EAC">
        <w:rPr>
          <w:noProof/>
        </w:rPr>
        <w:t>1013</w:t>
      </w:r>
      <w:r w:rsidR="00220A88">
        <w:fldChar w:fldCharType="end"/>
      </w:r>
      <w:r w:rsidR="00220A88">
        <w:t>.</w:t>
      </w:r>
    </w:p>
    <w:p w14:paraId="4ADB6B3C" w14:textId="77777777" w:rsidR="00072324" w:rsidRDefault="00072324" w:rsidP="00072324">
      <w:pPr>
        <w:pStyle w:val="Heading3"/>
        <w:rPr>
          <w:lang w:val="en-US"/>
        </w:rPr>
      </w:pPr>
      <w:bookmarkStart w:id="1843" w:name="_Toc485884653"/>
      <w:r>
        <w:rPr>
          <w:lang w:val="en-US"/>
        </w:rPr>
        <w:lastRenderedPageBreak/>
        <w:t>June 21 / Paoni 27: Martyrdom of St. Ananias the Apostle</w:t>
      </w:r>
      <w:bookmarkEnd w:id="1843"/>
    </w:p>
    <w:p w14:paraId="5EADB549" w14:textId="1E4AC980" w:rsidR="00191A26" w:rsidRDefault="00191A26" w:rsidP="00220A88">
      <w:pPr>
        <w:pStyle w:val="Rubric"/>
        <w:tabs>
          <w:tab w:val="left" w:pos="7425"/>
        </w:tabs>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220A88">
        <w:tab/>
      </w:r>
    </w:p>
    <w:p w14:paraId="49109F37" w14:textId="77777777" w:rsidR="00B52D77" w:rsidRDefault="00B52D77" w:rsidP="00B52D77">
      <w:pPr>
        <w:pStyle w:val="Heading3"/>
      </w:pPr>
      <w:bookmarkStart w:id="1844" w:name="_Toc485884654"/>
      <w:r>
        <w:t>June 23 / Paoni 29: Commemoration of the Annunciation, Nativity, and Resurrection on the 29</w:t>
      </w:r>
      <w:r w:rsidRPr="00C0205C">
        <w:rPr>
          <w:vertAlign w:val="superscript"/>
        </w:rPr>
        <w:t>th</w:t>
      </w:r>
      <w:r>
        <w:t xml:space="preserve"> of Every Month</w:t>
      </w:r>
      <w:bookmarkEnd w:id="1844"/>
    </w:p>
    <w:p w14:paraId="1DB8D7D3" w14:textId="2AF9E591"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573C8122" w14:textId="77777777" w:rsidR="00980D99" w:rsidRDefault="00980D99" w:rsidP="00980D99">
      <w:pPr>
        <w:pStyle w:val="Heading3"/>
        <w:rPr>
          <w:lang w:val="en-US"/>
        </w:rPr>
      </w:pPr>
      <w:bookmarkStart w:id="1845" w:name="_Toc485884655"/>
      <w:r>
        <w:rPr>
          <w:lang w:val="en-US"/>
        </w:rPr>
        <w:t>June 24 / Paoni 30: The Nativity of St. John the Baptist</w:t>
      </w:r>
      <w:bookmarkEnd w:id="1845"/>
    </w:p>
    <w:p w14:paraId="4732DA21" w14:textId="4CFE7EF2"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04E70998" w14:textId="77777777" w:rsidR="005B716A" w:rsidRDefault="005B716A" w:rsidP="005B716A">
      <w:pPr>
        <w:pStyle w:val="Heading3"/>
      </w:pPr>
      <w:bookmarkStart w:id="1846" w:name="_Toc485884656"/>
      <w:r>
        <w:t>June 26 / Epip 2: Departure of St. Thaddaeus the Apostle</w:t>
      </w:r>
      <w:bookmarkEnd w:id="1846"/>
    </w:p>
    <w:p w14:paraId="2E67CB62" w14:textId="2875B32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EF24D29" w14:textId="77777777" w:rsidR="00980D99" w:rsidRDefault="00980D99" w:rsidP="00980D99">
      <w:pPr>
        <w:pStyle w:val="Heading3"/>
      </w:pPr>
      <w:bookmarkStart w:id="1847" w:name="_Toc485884657"/>
      <w:r>
        <w:t>June 27 / Epip 3: St. Cyril of Alexandria</w:t>
      </w:r>
      <w:bookmarkEnd w:id="1847"/>
    </w:p>
    <w:p w14:paraId="6FD5F64A" w14:textId="5DFA16C8" w:rsidR="00E50261" w:rsidRDefault="00E50261" w:rsidP="00E50261">
      <w:pPr>
        <w:pStyle w:val="Rubric"/>
      </w:pPr>
      <w:r>
        <w:t>TODO add</w:t>
      </w:r>
    </w:p>
    <w:p w14:paraId="262DE9B6" w14:textId="01FA0672" w:rsidR="006A0D7C" w:rsidRDefault="006A0D7C" w:rsidP="006A0D7C">
      <w:pPr>
        <w:pStyle w:val="Heading3"/>
      </w:pPr>
      <w:bookmarkStart w:id="1848" w:name="_Toc485884658"/>
      <w:r>
        <w:t>June 28 / Epip 4: Sts. Apakir and John</w:t>
      </w:r>
      <w:bookmarkEnd w:id="1848"/>
    </w:p>
    <w:p w14:paraId="4A6BAA95" w14:textId="256EBAFF"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E2EA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E2EAC">
        <w:rPr>
          <w:noProof/>
        </w:rPr>
        <w:t>1067</w:t>
      </w:r>
      <w:r w:rsidR="00237D47">
        <w:fldChar w:fldCharType="end"/>
      </w:r>
      <w:r>
        <w:t>.</w:t>
      </w:r>
    </w:p>
    <w:p w14:paraId="1F7BEA33" w14:textId="77777777" w:rsidR="00980D99" w:rsidRDefault="00980D99" w:rsidP="00980D99">
      <w:pPr>
        <w:pStyle w:val="Heading3"/>
        <w:rPr>
          <w:lang w:val="en-US"/>
        </w:rPr>
      </w:pPr>
      <w:bookmarkStart w:id="1849" w:name="_Toc48588465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849"/>
    </w:p>
    <w:p w14:paraId="251E582D" w14:textId="4DB63EF3" w:rsidR="00D62D89" w:rsidRPr="00D62D89" w:rsidRDefault="00D62D89" w:rsidP="00D62D89">
      <w:pPr>
        <w:pStyle w:val="Heading4"/>
        <w:rPr>
          <w:rFonts w:ascii="Segoe UI Historic" w:eastAsia="Arial Unicode MS" w:hAnsi="Segoe UI Historic" w:cs="Segoe UI Historic"/>
        </w:rPr>
      </w:pPr>
      <w:bookmarkStart w:id="1850" w:name="_Ref434477973"/>
      <w:r>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4AFCED8A" w14:textId="77777777" w:rsidTr="00D62D89">
        <w:trPr>
          <w:cantSplit/>
          <w:jc w:val="center"/>
        </w:trPr>
        <w:tc>
          <w:tcPr>
            <w:tcW w:w="288" w:type="dxa"/>
          </w:tcPr>
          <w:p w14:paraId="182970DF" w14:textId="77777777" w:rsidR="00D62D89" w:rsidRDefault="00D62D89" w:rsidP="00D62D89">
            <w:pPr>
              <w:pStyle w:val="CopticCross"/>
            </w:pPr>
          </w:p>
        </w:tc>
        <w:tc>
          <w:tcPr>
            <w:tcW w:w="3960" w:type="dxa"/>
          </w:tcPr>
          <w:p w14:paraId="7C9797C7" w14:textId="64DF930B" w:rsidR="00D62D89" w:rsidRDefault="00D62D89" w:rsidP="00D62D89">
            <w:pPr>
              <w:pStyle w:val="EngHang"/>
            </w:pPr>
            <w:r>
              <w:t>Hail to our Father Peter,</w:t>
            </w:r>
          </w:p>
          <w:p w14:paraId="7018FC7D" w14:textId="6162469B" w:rsidR="00D62D89" w:rsidRDefault="00D62D89" w:rsidP="00D62D89">
            <w:pPr>
              <w:pStyle w:val="EngHang"/>
            </w:pPr>
            <w:r>
              <w:t>And our Teacher Paul,</w:t>
            </w:r>
          </w:p>
          <w:p w14:paraId="123BA598" w14:textId="3CD1A313" w:rsidR="00D62D89" w:rsidRDefault="00D62D89" w:rsidP="00D62D89">
            <w:pPr>
              <w:pStyle w:val="EngHang"/>
            </w:pPr>
            <w:r>
              <w:t>The great pillars,</w:t>
            </w:r>
          </w:p>
          <w:p w14:paraId="5EA6ADCB" w14:textId="443FC04E" w:rsidR="00D62D89" w:rsidRDefault="00D62D89" w:rsidP="00D62D89">
            <w:pPr>
              <w:pStyle w:val="EngHangEnd"/>
            </w:pPr>
            <w:r>
              <w:t>The firmess of the faithful.</w:t>
            </w:r>
          </w:p>
        </w:tc>
        <w:tc>
          <w:tcPr>
            <w:tcW w:w="288" w:type="dxa"/>
          </w:tcPr>
          <w:p w14:paraId="3B66325E" w14:textId="77777777" w:rsidR="00D62D89" w:rsidRDefault="00D62D89" w:rsidP="00D62D89"/>
        </w:tc>
        <w:tc>
          <w:tcPr>
            <w:tcW w:w="288" w:type="dxa"/>
          </w:tcPr>
          <w:p w14:paraId="5AA71005" w14:textId="77777777" w:rsidR="00D62D89" w:rsidRDefault="00D62D89" w:rsidP="00D62D89">
            <w:pPr>
              <w:pStyle w:val="CopticCross"/>
            </w:pPr>
          </w:p>
        </w:tc>
        <w:tc>
          <w:tcPr>
            <w:tcW w:w="3960" w:type="dxa"/>
          </w:tcPr>
          <w:p w14:paraId="389FBA93" w14:textId="4FF92397" w:rsidR="00D62D89" w:rsidRDefault="00D62D89" w:rsidP="00D62D89">
            <w:pPr>
              <w:pStyle w:val="CopticVersemulti-line"/>
            </w:pPr>
            <w:r>
              <w:t>Ⲭⲉⲣⲉ ⲡⲉⲛⲓⲱⲧ Ⲡⲉⲧⲣⲟⲥ:</w:t>
            </w:r>
          </w:p>
          <w:p w14:paraId="23D72675" w14:textId="15590BEC" w:rsidR="00D62D89" w:rsidRDefault="00D62D89" w:rsidP="00D62D89">
            <w:pPr>
              <w:pStyle w:val="CopticVersemulti-line"/>
            </w:pPr>
            <w:r>
              <w:t>ⲛⲉⲙ ⲡⲉⲛⲥⲁϧ Ⲡⲁⲩⲗⲟⲥ:</w:t>
            </w:r>
          </w:p>
          <w:p w14:paraId="142B2352" w14:textId="661421BF" w:rsidR="00D62D89" w:rsidRDefault="00D62D89" w:rsidP="00D62D89">
            <w:pPr>
              <w:pStyle w:val="CopticVersemulti-line"/>
            </w:pPr>
            <w:r>
              <w:t>ⲛⲓⲛⲓϣϯ ⲛ̀ⲥⲧⲁⲩⲗⲗⲟⲥ:</w:t>
            </w:r>
          </w:p>
          <w:p w14:paraId="62C56D3F" w14:textId="6FFFC778" w:rsidR="00D62D89" w:rsidRPr="00240FF0" w:rsidRDefault="00D62D89" w:rsidP="00D62D89">
            <w:pPr>
              <w:pStyle w:val="CopticHangingVerse"/>
              <w:rPr>
                <w:vanish/>
              </w:rPr>
            </w:pPr>
            <w:r>
              <w:t>ⲉⲧⲧⲁϫⲣⲟ ⲛ̀ⲛⲓⲡⲓⲥⲧⲟⲥ.</w:t>
            </w:r>
          </w:p>
        </w:tc>
      </w:tr>
    </w:tbl>
    <w:p w14:paraId="6FD478B9" w14:textId="77777777" w:rsidR="004C7F73" w:rsidRDefault="004C7F73" w:rsidP="004C7F73">
      <w:pPr>
        <w:pStyle w:val="Heading4"/>
      </w:pPr>
      <w:bookmarkStart w:id="1851" w:name="_Ref485107884"/>
      <w:r>
        <w:lastRenderedPageBreak/>
        <w:t>The Doxology of Sts. Peter and Paul</w:t>
      </w:r>
      <w:bookmarkEnd w:id="1850"/>
      <w:bookmarkEnd w:id="1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852"/>
            <w:r>
              <w:t>Are the working husbandmen</w:t>
            </w:r>
            <w:commentRangeEnd w:id="1852"/>
            <w:r>
              <w:rPr>
                <w:rStyle w:val="CommentReference"/>
                <w:rFonts w:ascii="Times New Roman" w:eastAsiaTheme="minorHAnsi" w:hAnsi="Times New Roman" w:cstheme="minorBidi"/>
                <w:color w:val="auto"/>
              </w:rPr>
              <w:commentReference w:id="185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853"/>
            <w:r>
              <w:t xml:space="preserve">With </w:t>
            </w:r>
            <w:commentRangeEnd w:id="1853"/>
            <w:r>
              <w:rPr>
                <w:rStyle w:val="CommentReference"/>
                <w:rFonts w:ascii="Times New Roman" w:eastAsiaTheme="minorHAnsi" w:hAnsi="Times New Roman" w:cstheme="minorBidi"/>
                <w:color w:val="auto"/>
              </w:rPr>
              <w:commentReference w:id="185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854"/>
            <w:commentRangeStart w:id="1855"/>
            <w:r>
              <w:t xml:space="preserve">sound </w:t>
            </w:r>
            <w:commentRangeEnd w:id="1854"/>
            <w:r>
              <w:rPr>
                <w:rStyle w:val="CommentReference"/>
                <w:rFonts w:ascii="Times New Roman" w:eastAsiaTheme="minorHAnsi" w:hAnsi="Times New Roman" w:cstheme="minorBidi"/>
                <w:color w:val="auto"/>
              </w:rPr>
              <w:commentReference w:id="1854"/>
            </w:r>
            <w:commentRangeEnd w:id="1855"/>
            <w:r>
              <w:rPr>
                <w:rStyle w:val="CommentReference"/>
                <w:rFonts w:ascii="Times New Roman" w:eastAsiaTheme="minorHAnsi" w:hAnsi="Times New Roman" w:cstheme="minorBidi"/>
                <w:color w:val="auto"/>
              </w:rPr>
              <w:commentReference w:id="185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856" w:name="_Ref434488724"/>
      <w:r>
        <w:t>The Doxology of St. Paul</w:t>
      </w:r>
      <w:bookmarkEnd w:id="18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85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858"/>
            <w:r>
              <w:t xml:space="preserve">To </w:t>
            </w:r>
            <w:commentRangeEnd w:id="1858"/>
            <w:r>
              <w:rPr>
                <w:rStyle w:val="CommentReference"/>
                <w:rFonts w:ascii="Times New Roman" w:eastAsiaTheme="minorHAnsi" w:hAnsi="Times New Roman" w:cstheme="minorBidi"/>
                <w:color w:val="auto"/>
              </w:rPr>
              <w:commentReference w:id="1858"/>
            </w:r>
            <w:r>
              <w:t xml:space="preserve">all the </w:t>
            </w:r>
            <w:commentRangeStart w:id="1859"/>
            <w:r>
              <w:t>Gentiles</w:t>
            </w:r>
            <w:commentRangeEnd w:id="1859"/>
            <w:r>
              <w:rPr>
                <w:rStyle w:val="CommentReference"/>
                <w:rFonts w:ascii="Times New Roman" w:eastAsiaTheme="minorHAnsi" w:hAnsi="Times New Roman" w:cstheme="minorBidi"/>
                <w:color w:val="auto"/>
              </w:rPr>
              <w:commentReference w:id="185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860"/>
            <w:r>
              <w:t>To be completely filled</w:t>
            </w:r>
          </w:p>
          <w:p w14:paraId="68A85021" w14:textId="77777777" w:rsidR="00306181" w:rsidRDefault="00306181" w:rsidP="00306181">
            <w:pPr>
              <w:pStyle w:val="EngHangEnd"/>
            </w:pPr>
            <w:r>
              <w:t>With God in love.</w:t>
            </w:r>
            <w:commentRangeEnd w:id="1860"/>
            <w:r>
              <w:rPr>
                <w:rStyle w:val="CommentReference"/>
                <w:rFonts w:ascii="Times New Roman" w:eastAsiaTheme="minorHAnsi" w:hAnsi="Times New Roman" w:cstheme="minorBidi"/>
                <w:color w:val="auto"/>
              </w:rPr>
              <w:commentReference w:id="186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861" w:name="_Ref434476236"/>
      <w:r>
        <w:t>The Psali Adam</w:t>
      </w:r>
      <w:r w:rsidR="006C1B94">
        <w:t xml:space="preserve"> for the Apostles’ Feast</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1D8A7EA3" w14:textId="23C8244A" w:rsidR="00554484" w:rsidRDefault="00EF40C2" w:rsidP="00EF40C2">
            <w:pPr>
              <w:pStyle w:val="EngHang"/>
            </w:pPr>
            <w:r>
              <w:t>I ask You, my God,</w:t>
            </w:r>
          </w:p>
          <w:p w14:paraId="4A2BEE9F" w14:textId="77777777" w:rsidR="00EF40C2" w:rsidRDefault="00EF40C2" w:rsidP="00EF40C2">
            <w:pPr>
              <w:pStyle w:val="EngHang"/>
            </w:pPr>
            <w:r>
              <w:t>Forgive me O my Lord Jesus,</w:t>
            </w:r>
          </w:p>
          <w:p w14:paraId="0B1D4106" w14:textId="77777777" w:rsidR="00EF40C2" w:rsidRDefault="00EF40C2" w:rsidP="00EF40C2">
            <w:pPr>
              <w:pStyle w:val="EngHang"/>
            </w:pPr>
            <w:r>
              <w:t>For the sake of my lords and fathers,</w:t>
            </w:r>
          </w:p>
          <w:p w14:paraId="0E475FCD" w14:textId="4CC13C93" w:rsidR="00EF40C2" w:rsidRDefault="00EF40C2" w:rsidP="00235C40">
            <w:pPr>
              <w:pStyle w:val="EngHangEnd"/>
            </w:pPr>
            <w:r>
              <w:t>Peter and Paul.</w:t>
            </w: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0F9101F3" w:rsidR="00554484" w:rsidRDefault="00554484" w:rsidP="00554484">
            <w:pPr>
              <w:pStyle w:val="CopticVersemulti-line"/>
            </w:pPr>
            <w:r>
              <w:t xml:space="preserve">ⲭⲱ ⲛⲏⲓ ⲱ̀ ⲠⲁϬⲟⲓⲥ </w:t>
            </w:r>
            <w:r w:rsidR="00EF40C2">
              <w:t>Ⲓⲏⲥⲟⲩⲥ</w:t>
            </w:r>
            <w:r>
              <w:t>:</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3FE4E033" w14:textId="77777777" w:rsidR="00554484" w:rsidRDefault="00EF40C2" w:rsidP="00EF40C2">
            <w:pPr>
              <w:pStyle w:val="EngHang"/>
            </w:pPr>
            <w:r>
              <w:t>Help me, my God,</w:t>
            </w:r>
          </w:p>
          <w:p w14:paraId="355F8969" w14:textId="77777777" w:rsidR="00EF40C2" w:rsidRDefault="00EF40C2" w:rsidP="00EF40C2">
            <w:pPr>
              <w:pStyle w:val="EngHang"/>
            </w:pPr>
            <w:r>
              <w:t>For the sake of the Theotokos,</w:t>
            </w:r>
          </w:p>
          <w:p w14:paraId="2C9D5C2D" w14:textId="77777777" w:rsidR="00EF40C2" w:rsidRDefault="00EF40C2" w:rsidP="00EF40C2">
            <w:pPr>
              <w:pStyle w:val="EngHang"/>
            </w:pPr>
            <w:r>
              <w:t>And the two Apostles,</w:t>
            </w:r>
          </w:p>
          <w:p w14:paraId="5214AA38" w14:textId="7458942E" w:rsidR="00EF40C2" w:rsidRDefault="00EF40C2" w:rsidP="00235C40">
            <w:pPr>
              <w:pStyle w:val="EngHangEnd"/>
            </w:pPr>
            <w:r>
              <w:t>Peter and Paul.</w:t>
            </w: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lastRenderedPageBreak/>
              <w:t>¿</w:t>
            </w:r>
          </w:p>
        </w:tc>
        <w:tc>
          <w:tcPr>
            <w:tcW w:w="3960" w:type="dxa"/>
          </w:tcPr>
          <w:p w14:paraId="1EBCE989" w14:textId="38C6CC79" w:rsidR="00EF40C2" w:rsidRDefault="00EF40C2" w:rsidP="00EF40C2">
            <w:pPr>
              <w:pStyle w:val="EngHang"/>
            </w:pPr>
            <w:r>
              <w:t>For these two bright pillars,</w:t>
            </w:r>
          </w:p>
          <w:p w14:paraId="3D9F0A89" w14:textId="020FDE40" w:rsidR="00EF40C2" w:rsidRDefault="00EF40C2" w:rsidP="00EF40C2">
            <w:pPr>
              <w:pStyle w:val="EngHang"/>
            </w:pPr>
            <w:r>
              <w:t>Peter, and Paul,</w:t>
            </w:r>
          </w:p>
          <w:p w14:paraId="56D82E4E" w14:textId="070C2485" w:rsidR="00554484" w:rsidRDefault="00EF40C2" w:rsidP="00EF40C2">
            <w:pPr>
              <w:pStyle w:val="EngHang"/>
            </w:pPr>
            <w:r>
              <w:t>are exalted</w:t>
            </w:r>
          </w:p>
          <w:p w14:paraId="00E62A9D" w14:textId="6E54ADC5" w:rsidR="00EF40C2" w:rsidRDefault="00EF40C2" w:rsidP="00235C40">
            <w:pPr>
              <w:pStyle w:val="EngHangEnd"/>
            </w:pPr>
            <w:r>
              <w:t>In great righteousness</w:t>
            </w:r>
            <w:r w:rsidR="003E4C32">
              <w:t>.</w:t>
            </w: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5F24C936" w14:textId="77777777" w:rsidR="00554484" w:rsidRDefault="00EF40C2" w:rsidP="00EF40C2">
            <w:pPr>
              <w:pStyle w:val="EngHang"/>
            </w:pPr>
            <w:r>
              <w:t>King David said</w:t>
            </w:r>
          </w:p>
          <w:p w14:paraId="7EB00B04" w14:textId="77777777" w:rsidR="00EF40C2" w:rsidRDefault="00EF40C2" w:rsidP="00EF40C2">
            <w:pPr>
              <w:pStyle w:val="EngHang"/>
            </w:pPr>
            <w:r>
              <w:t>In the Book of his Psalms,</w:t>
            </w:r>
          </w:p>
          <w:p w14:paraId="39AAAAA8" w14:textId="77777777" w:rsidR="00EF40C2" w:rsidRDefault="00EF40C2" w:rsidP="00EF40C2">
            <w:pPr>
              <w:pStyle w:val="EngHang"/>
            </w:pPr>
            <w:r>
              <w:t>“Their voices went forth</w:t>
            </w:r>
          </w:p>
          <w:p w14:paraId="010EE492" w14:textId="474A5D14" w:rsidR="00EF40C2" w:rsidRDefault="00EF40C2" w:rsidP="00EF40C2">
            <w:pPr>
              <w:pStyle w:val="EngHang"/>
            </w:pPr>
            <w:r>
              <w:t>Throughout the world.”</w:t>
            </w: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74421D13" w14:textId="77777777" w:rsidR="00EF40C2" w:rsidRDefault="00EF40C2" w:rsidP="00EF40C2">
            <w:pPr>
              <w:pStyle w:val="EngHang"/>
            </w:pPr>
            <w:r>
              <w:t>Thanks to our fathers</w:t>
            </w:r>
          </w:p>
          <w:p w14:paraId="5792A07F" w14:textId="77777777" w:rsidR="00EF40C2" w:rsidRDefault="00EF40C2" w:rsidP="00EF40C2">
            <w:pPr>
              <w:pStyle w:val="EngHang"/>
            </w:pPr>
            <w:r>
              <w:t>The Apostles,</w:t>
            </w:r>
          </w:p>
          <w:p w14:paraId="15A7F23D" w14:textId="77777777" w:rsidR="00EF40C2" w:rsidRDefault="00EF40C2" w:rsidP="00EF40C2">
            <w:pPr>
              <w:pStyle w:val="EngHang"/>
            </w:pPr>
            <w:r>
              <w:t>We knew God:</w:t>
            </w:r>
          </w:p>
          <w:p w14:paraId="312DDF23" w14:textId="00BAB0D4" w:rsidR="00EF40C2" w:rsidRDefault="00EF40C2" w:rsidP="00EF40C2">
            <w:pPr>
              <w:pStyle w:val="EngHangEnd"/>
            </w:pPr>
            <w:r>
              <w:t>Our Lord Jesus Christ.</w:t>
            </w: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55FB5E7A" w14:textId="77777777" w:rsidR="00554484" w:rsidRDefault="00EF40C2" w:rsidP="00EF40C2">
            <w:pPr>
              <w:pStyle w:val="EngHang"/>
            </w:pPr>
            <w:r>
              <w:t>They performed numerous</w:t>
            </w:r>
          </w:p>
          <w:p w14:paraId="556AF143" w14:textId="77777777" w:rsidR="00EF40C2" w:rsidRDefault="00EF40C2" w:rsidP="00EF40C2">
            <w:pPr>
              <w:pStyle w:val="EngHang"/>
            </w:pPr>
            <w:r>
              <w:t>Mighty acts and wonders</w:t>
            </w:r>
          </w:p>
          <w:p w14:paraId="0DDEE768" w14:textId="77777777" w:rsidR="00EF40C2" w:rsidRDefault="00EF40C2" w:rsidP="00EF40C2">
            <w:pPr>
              <w:pStyle w:val="EngHang"/>
            </w:pPr>
            <w:r>
              <w:t>In the Name of</w:t>
            </w:r>
          </w:p>
          <w:p w14:paraId="3A723FED" w14:textId="74B0675D" w:rsidR="00EF40C2" w:rsidRDefault="00EF40C2" w:rsidP="00235C40">
            <w:pPr>
              <w:pStyle w:val="EngHangEnd"/>
            </w:pPr>
            <w:r>
              <w:t>The mighty Christ.</w:t>
            </w: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2FAE6D87" w14:textId="77777777" w:rsidR="00554484" w:rsidRDefault="00EF40C2" w:rsidP="00EF40C2">
            <w:pPr>
              <w:pStyle w:val="EngHang"/>
            </w:pPr>
            <w:r>
              <w:t>See, the King of glory</w:t>
            </w:r>
          </w:p>
          <w:p w14:paraId="1E10F94D" w14:textId="77777777" w:rsidR="00EF40C2" w:rsidRDefault="00EF40C2" w:rsidP="00EF40C2">
            <w:pPr>
              <w:pStyle w:val="EngHang"/>
            </w:pPr>
            <w:r>
              <w:t>Sent them into the world,</w:t>
            </w:r>
          </w:p>
          <w:p w14:paraId="5BFE8679" w14:textId="4C6A86D8" w:rsidR="00EF40C2" w:rsidRDefault="00EF40C2" w:rsidP="00EF40C2">
            <w:pPr>
              <w:pStyle w:val="EngHang"/>
            </w:pPr>
            <w:r>
              <w:t>To preach the resurrection</w:t>
            </w:r>
          </w:p>
          <w:p w14:paraId="4165977D" w14:textId="3C317694" w:rsidR="00EF40C2" w:rsidRDefault="00EF40C2" w:rsidP="00235C40">
            <w:pPr>
              <w:pStyle w:val="EngHangEnd"/>
            </w:pPr>
            <w:r>
              <w:t>Of the Lord to all.</w:t>
            </w: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446D3811" w14:textId="77777777" w:rsidR="00554484" w:rsidRDefault="00EF40C2" w:rsidP="00EF40C2">
            <w:pPr>
              <w:pStyle w:val="EngHang"/>
            </w:pPr>
            <w:r>
              <w:t>Assemble, O beloved,</w:t>
            </w:r>
          </w:p>
          <w:p w14:paraId="1821C0D3" w14:textId="77777777" w:rsidR="00EF40C2" w:rsidRDefault="00EF40C2" w:rsidP="00EF40C2">
            <w:pPr>
              <w:pStyle w:val="EngHang"/>
            </w:pPr>
            <w:r>
              <w:t>To celebrate</w:t>
            </w:r>
          </w:p>
          <w:p w14:paraId="24BC410F" w14:textId="77777777" w:rsidR="00EF40C2" w:rsidRDefault="00EF40C2" w:rsidP="00EF40C2">
            <w:pPr>
              <w:pStyle w:val="EngHang"/>
            </w:pPr>
            <w:r>
              <w:t>My lords and fathers,</w:t>
            </w:r>
          </w:p>
          <w:p w14:paraId="6E6CC9B7" w14:textId="203E4100" w:rsidR="00EF40C2" w:rsidRDefault="00EF40C2" w:rsidP="00235C40">
            <w:pPr>
              <w:pStyle w:val="EngHangEnd"/>
            </w:pPr>
            <w:r>
              <w:t>Peter and Paul.</w:t>
            </w: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67D8A880" w14:textId="77777777" w:rsidR="00554484" w:rsidRDefault="00EF40C2" w:rsidP="00EF40C2">
            <w:pPr>
              <w:pStyle w:val="EngHang"/>
            </w:pPr>
            <w:r>
              <w:t>Jesus Christ chose</w:t>
            </w:r>
          </w:p>
          <w:p w14:paraId="29AD0ED1" w14:textId="77777777" w:rsidR="00EF40C2" w:rsidRDefault="00EF40C2" w:rsidP="00EF40C2">
            <w:pPr>
              <w:pStyle w:val="EngHang"/>
            </w:pPr>
            <w:r>
              <w:t>Our two fathers, the Apostles,</w:t>
            </w:r>
          </w:p>
          <w:p w14:paraId="04194087" w14:textId="77777777" w:rsidR="00EF40C2" w:rsidRDefault="00EF40C2" w:rsidP="00EF40C2">
            <w:pPr>
              <w:pStyle w:val="EngHang"/>
            </w:pPr>
            <w:r>
              <w:t>Peter and Paul,</w:t>
            </w:r>
          </w:p>
          <w:p w14:paraId="231F0058" w14:textId="19538664" w:rsidR="00EF40C2" w:rsidRDefault="00EF40C2" w:rsidP="00235C40">
            <w:pPr>
              <w:pStyle w:val="EngHangEnd"/>
            </w:pPr>
            <w:r>
              <w:t>The chief of the Apostles.</w:t>
            </w: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24D093D0" w14:textId="77777777" w:rsidR="00554484" w:rsidRDefault="00EF40C2" w:rsidP="00EF40C2">
            <w:pPr>
              <w:pStyle w:val="EngHang"/>
            </w:pPr>
            <w:r>
              <w:t>For they truly preached</w:t>
            </w:r>
          </w:p>
          <w:p w14:paraId="27FAB736" w14:textId="77777777" w:rsidR="00EF40C2" w:rsidRDefault="00EF40C2" w:rsidP="00EF40C2">
            <w:pPr>
              <w:pStyle w:val="EngHang"/>
            </w:pPr>
            <w:r>
              <w:t>To the nations</w:t>
            </w:r>
          </w:p>
          <w:p w14:paraId="35CB7C0A" w14:textId="77777777" w:rsidR="00EF40C2" w:rsidRDefault="00EF40C2" w:rsidP="00EF40C2">
            <w:pPr>
              <w:pStyle w:val="EngHang"/>
            </w:pPr>
            <w:r>
              <w:t>In the Name of truth,</w:t>
            </w:r>
          </w:p>
          <w:p w14:paraId="3AAFE7AF" w14:textId="4058669B" w:rsidR="00EF40C2" w:rsidRDefault="00EF40C2" w:rsidP="00235C40">
            <w:pPr>
              <w:pStyle w:val="EngHangEnd"/>
            </w:pPr>
            <w:r>
              <w:t>The Name of Jesus Christ.</w:t>
            </w: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39B031D2" w14:textId="77777777" w:rsidR="00554484" w:rsidRDefault="00EF40C2" w:rsidP="00EF40C2">
            <w:pPr>
              <w:pStyle w:val="EngHang"/>
            </w:pPr>
            <w:r>
              <w:t>Rejoice O faithful,</w:t>
            </w:r>
          </w:p>
          <w:p w14:paraId="11E43575" w14:textId="77777777" w:rsidR="00EF40C2" w:rsidRDefault="00EF40C2" w:rsidP="00EF40C2">
            <w:pPr>
              <w:pStyle w:val="EngHang"/>
            </w:pPr>
            <w:r>
              <w:t>In the Name of the two pillars</w:t>
            </w:r>
          </w:p>
          <w:p w14:paraId="70B9B53B" w14:textId="77777777" w:rsidR="00EF40C2" w:rsidRDefault="00EF40C2" w:rsidP="00EF40C2">
            <w:pPr>
              <w:pStyle w:val="EngHang"/>
            </w:pPr>
            <w:r>
              <w:t>Of the Body of Jesus Christ,</w:t>
            </w:r>
          </w:p>
          <w:p w14:paraId="65F4EEB3" w14:textId="7D6860B8" w:rsidR="00EF40C2" w:rsidRDefault="00EF40C2" w:rsidP="00235C40">
            <w:pPr>
              <w:pStyle w:val="EngHangEnd"/>
            </w:pPr>
            <w:r>
              <w:t>Peter and Paul.</w:t>
            </w: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F0847E8" w14:textId="77777777" w:rsidR="00554484" w:rsidRDefault="00EF40C2" w:rsidP="00EF40C2">
            <w:pPr>
              <w:pStyle w:val="EngHang"/>
            </w:pPr>
            <w:r>
              <w:t>Grant us Your peace</w:t>
            </w:r>
          </w:p>
          <w:p w14:paraId="24C91E78" w14:textId="77777777" w:rsidR="00EF40C2" w:rsidRDefault="00EF40C2" w:rsidP="00EF40C2">
            <w:pPr>
              <w:pStyle w:val="EngHang"/>
            </w:pPr>
            <w:r>
              <w:t>Unto the fullness of time,</w:t>
            </w:r>
          </w:p>
          <w:p w14:paraId="04C86850" w14:textId="77777777" w:rsidR="00EF40C2" w:rsidRDefault="00EF40C2" w:rsidP="00EF40C2">
            <w:pPr>
              <w:pStyle w:val="EngHang"/>
            </w:pPr>
            <w:r>
              <w:t>And heal our sicknesses</w:t>
            </w:r>
          </w:p>
          <w:p w14:paraId="7A4DDF79" w14:textId="0BA04A35" w:rsidR="00EF40C2" w:rsidRDefault="00EF40C2" w:rsidP="00235C40">
            <w:pPr>
              <w:pStyle w:val="EngHangEnd"/>
            </w:pPr>
            <w:r>
              <w:t>For the sake of the Apostles.</w:t>
            </w: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15D1FC07" w14:textId="77777777" w:rsidR="00554484" w:rsidRDefault="00EF40C2" w:rsidP="00EF40C2">
            <w:pPr>
              <w:pStyle w:val="EngHang"/>
            </w:pPr>
            <w:r>
              <w:t>Our fathers the Apostles</w:t>
            </w:r>
          </w:p>
          <w:p w14:paraId="3C090222" w14:textId="77777777" w:rsidR="00EF40C2" w:rsidRDefault="00EF40C2" w:rsidP="00EF40C2">
            <w:pPr>
              <w:pStyle w:val="EngHang"/>
            </w:pPr>
            <w:r>
              <w:t>Preached the Gospel</w:t>
            </w:r>
          </w:p>
          <w:p w14:paraId="199C130E" w14:textId="77777777" w:rsidR="00EF40C2" w:rsidRDefault="00EF40C2" w:rsidP="00EF40C2">
            <w:pPr>
              <w:pStyle w:val="EngHang"/>
            </w:pPr>
            <w:r>
              <w:t>To the Nations</w:t>
            </w:r>
          </w:p>
          <w:p w14:paraId="76CBFBDA" w14:textId="1F31C4FF" w:rsidR="00EF40C2" w:rsidRDefault="00EF40C2" w:rsidP="00235C40">
            <w:pPr>
              <w:pStyle w:val="EngHangEnd"/>
            </w:pPr>
            <w:r>
              <w:t>In the Name of the Lord.</w:t>
            </w: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4E2FFEAA" w14:textId="77777777" w:rsidR="00554484" w:rsidRDefault="0085168E" w:rsidP="0085168E">
            <w:pPr>
              <w:pStyle w:val="EngHang"/>
            </w:pPr>
            <w:r>
              <w:t>Peter the Apostle,</w:t>
            </w:r>
          </w:p>
          <w:p w14:paraId="03E68ED2" w14:textId="49A42643" w:rsidR="0085168E" w:rsidRDefault="0085168E" w:rsidP="0085168E">
            <w:pPr>
              <w:pStyle w:val="EngHang"/>
            </w:pPr>
            <w:r>
              <w:t>And the elect and holy Paul,</w:t>
            </w:r>
          </w:p>
          <w:p w14:paraId="68C754F5" w14:textId="78DA2A08" w:rsidR="0085168E" w:rsidRDefault="0085168E" w:rsidP="0085168E">
            <w:pPr>
              <w:pStyle w:val="EngHang"/>
            </w:pPr>
            <w:r>
              <w:t>The Teacher,</w:t>
            </w:r>
          </w:p>
          <w:p w14:paraId="0DD4AA2B" w14:textId="68813B86" w:rsidR="0085168E" w:rsidRDefault="0085168E" w:rsidP="00235C40">
            <w:pPr>
              <w:pStyle w:val="EngHangEnd"/>
            </w:pPr>
            <w:r>
              <w:t>Are highly exalted.</w:t>
            </w: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558BDEA0" w14:textId="77777777" w:rsidR="00554484" w:rsidRDefault="0085168E" w:rsidP="0085168E">
            <w:pPr>
              <w:pStyle w:val="EngHang"/>
            </w:pPr>
            <w:r>
              <w:t>Their honour is great</w:t>
            </w:r>
          </w:p>
          <w:p w14:paraId="6569DC35" w14:textId="77777777" w:rsidR="0085168E" w:rsidRDefault="0085168E" w:rsidP="0085168E">
            <w:pPr>
              <w:pStyle w:val="EngHang"/>
            </w:pPr>
            <w:r>
              <w:t>In the midst of heaven,</w:t>
            </w:r>
          </w:p>
          <w:p w14:paraId="18A69315" w14:textId="721A53A0" w:rsidR="0085168E" w:rsidRDefault="0085168E" w:rsidP="0085168E">
            <w:pPr>
              <w:pStyle w:val="EngHang"/>
            </w:pPr>
            <w:r>
              <w:t>More</w:t>
            </w:r>
            <w:r w:rsidR="00801F11">
              <w:t xml:space="preserve"> </w:t>
            </w:r>
            <w:r>
              <w:t>so than all the saints</w:t>
            </w:r>
          </w:p>
          <w:p w14:paraId="7CD4E8D1" w14:textId="41B36892" w:rsidR="0085168E" w:rsidRDefault="0085168E" w:rsidP="00235C40">
            <w:pPr>
              <w:pStyle w:val="EngHangEnd"/>
            </w:pPr>
            <w:r>
              <w:t>And the righteous.</w:t>
            </w: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lastRenderedPageBreak/>
              <w:t>¿</w:t>
            </w:r>
          </w:p>
        </w:tc>
        <w:tc>
          <w:tcPr>
            <w:tcW w:w="3960" w:type="dxa"/>
          </w:tcPr>
          <w:p w14:paraId="782AD3AF" w14:textId="77777777" w:rsidR="00554484" w:rsidRDefault="0085168E" w:rsidP="0085168E">
            <w:pPr>
              <w:pStyle w:val="EngHang"/>
            </w:pPr>
            <w:r>
              <w:t>O our Master,</w:t>
            </w:r>
          </w:p>
          <w:p w14:paraId="29040392" w14:textId="77777777" w:rsidR="0085168E" w:rsidRDefault="0085168E" w:rsidP="0085168E">
            <w:pPr>
              <w:pStyle w:val="EngHang"/>
            </w:pPr>
            <w:r>
              <w:t>Scatter the enemies</w:t>
            </w:r>
          </w:p>
          <w:p w14:paraId="1B70EB17" w14:textId="77777777" w:rsidR="0085168E" w:rsidRDefault="0085168E" w:rsidP="0085168E">
            <w:pPr>
              <w:pStyle w:val="EngHang"/>
            </w:pPr>
            <w:r>
              <w:t>Of the Church, and keep us</w:t>
            </w:r>
          </w:p>
          <w:p w14:paraId="5053740C" w14:textId="05235AAF" w:rsidR="0085168E" w:rsidRDefault="0085168E" w:rsidP="0085168E">
            <w:pPr>
              <w:pStyle w:val="EngHangEnd"/>
            </w:pPr>
            <w:r>
              <w:t>In Your love forever.</w:t>
            </w: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5EE5936B" w14:textId="77777777" w:rsidR="00554484" w:rsidRDefault="0085168E" w:rsidP="0085168E">
            <w:pPr>
              <w:pStyle w:val="EngHang"/>
            </w:pPr>
            <w:r>
              <w:t>Rejoice, O cities,</w:t>
            </w:r>
          </w:p>
          <w:p w14:paraId="401BA20E" w14:textId="77777777" w:rsidR="0085168E" w:rsidRDefault="0085168E" w:rsidP="0085168E">
            <w:pPr>
              <w:pStyle w:val="EngHang"/>
            </w:pPr>
            <w:r>
              <w:t>Rome, Alexandria,</w:t>
            </w:r>
          </w:p>
          <w:p w14:paraId="438574A8" w14:textId="297DE8E0" w:rsidR="0085168E" w:rsidRDefault="0085168E" w:rsidP="0085168E">
            <w:pPr>
              <w:pStyle w:val="EngHang"/>
            </w:pPr>
            <w:r>
              <w:t>Jerusalem, Ephesus,</w:t>
            </w:r>
          </w:p>
          <w:p w14:paraId="322669E3" w14:textId="17C0D1E8" w:rsidR="0085168E" w:rsidRDefault="0085168E" w:rsidP="00235C40">
            <w:pPr>
              <w:pStyle w:val="EngHangEnd"/>
            </w:pPr>
            <w:r>
              <w:t>And Antioch.</w:t>
            </w: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00C41DB9" w14:textId="77777777" w:rsidR="00554484" w:rsidRDefault="0085168E" w:rsidP="0085168E">
            <w:pPr>
              <w:pStyle w:val="EngHang"/>
            </w:pPr>
            <w:r>
              <w:t>Bless the rivers,</w:t>
            </w:r>
          </w:p>
          <w:p w14:paraId="3C754342" w14:textId="77777777" w:rsidR="0085168E" w:rsidRDefault="0085168E" w:rsidP="0085168E">
            <w:pPr>
              <w:pStyle w:val="EngHang"/>
            </w:pPr>
            <w:r>
              <w:t>The plants and their fruits,</w:t>
            </w:r>
          </w:p>
          <w:p w14:paraId="4F86BEDD" w14:textId="77777777" w:rsidR="0085168E" w:rsidRDefault="0085168E" w:rsidP="0085168E">
            <w:pPr>
              <w:pStyle w:val="EngHang"/>
            </w:pPr>
            <w:r>
              <w:t>Through the supplications of</w:t>
            </w:r>
          </w:p>
          <w:p w14:paraId="4ACF1893" w14:textId="1D50003D" w:rsidR="0085168E" w:rsidRDefault="0085168E" w:rsidP="00235C40">
            <w:pPr>
              <w:pStyle w:val="EngHangEnd"/>
            </w:pPr>
            <w:r>
              <w:t>Peter and Paul.</w:t>
            </w: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13791A8B" w14:textId="77777777" w:rsidR="00554484" w:rsidRDefault="0085168E" w:rsidP="0085168E">
            <w:pPr>
              <w:pStyle w:val="EngHang"/>
            </w:pPr>
            <w:r>
              <w:t>We ask on behalf of our fathers,</w:t>
            </w:r>
          </w:p>
          <w:p w14:paraId="0B45661E" w14:textId="77777777" w:rsidR="0085168E" w:rsidRDefault="0085168E" w:rsidP="0085168E">
            <w:pPr>
              <w:pStyle w:val="EngHang"/>
            </w:pPr>
            <w:r>
              <w:t>The priests of God,</w:t>
            </w:r>
          </w:p>
          <w:p w14:paraId="54D54B01" w14:textId="77777777" w:rsidR="0085168E" w:rsidRDefault="0085168E" w:rsidP="0085168E">
            <w:pPr>
              <w:pStyle w:val="EngHang"/>
            </w:pPr>
            <w:r>
              <w:t>The rulers who love the Lord,</w:t>
            </w:r>
          </w:p>
          <w:p w14:paraId="33854BE4" w14:textId="660A9FFB" w:rsidR="0085168E" w:rsidRPr="0078672A" w:rsidRDefault="0085168E" w:rsidP="00235C40">
            <w:pPr>
              <w:pStyle w:val="EngHangEnd"/>
            </w:pPr>
            <w:r>
              <w:t>And the deacons,</w:t>
            </w: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7DF0AD7" w14:textId="77777777" w:rsidR="00554484" w:rsidRDefault="0085168E" w:rsidP="0085168E">
            <w:pPr>
              <w:pStyle w:val="EngHang"/>
            </w:pPr>
            <w:r>
              <w:t>And also the people,</w:t>
            </w:r>
          </w:p>
          <w:p w14:paraId="6024C019" w14:textId="77777777" w:rsidR="0085168E" w:rsidRDefault="0085168E" w:rsidP="0085168E">
            <w:pPr>
              <w:pStyle w:val="EngHang"/>
            </w:pPr>
            <w:r>
              <w:t>All of the faithful,</w:t>
            </w:r>
          </w:p>
          <w:p w14:paraId="1A046DB6" w14:textId="77777777" w:rsidR="0085168E" w:rsidRDefault="0085168E" w:rsidP="0085168E">
            <w:pPr>
              <w:pStyle w:val="EngHang"/>
            </w:pPr>
            <w:r>
              <w:t>Save them O Christ our Master,</w:t>
            </w:r>
          </w:p>
          <w:p w14:paraId="75A34A91" w14:textId="161C49BD" w:rsidR="0085168E" w:rsidRDefault="0085168E" w:rsidP="00235C40">
            <w:pPr>
              <w:pStyle w:val="EngHangEnd"/>
            </w:pPr>
            <w:r>
              <w:t>For the sake of the Apostles.</w:t>
            </w: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2199F637" w14:textId="77777777" w:rsidR="00554484" w:rsidRDefault="0085168E" w:rsidP="0085168E">
            <w:pPr>
              <w:pStyle w:val="EngHang"/>
            </w:pPr>
            <w:r>
              <w:t>O God, the Lover of Mankind,</w:t>
            </w:r>
          </w:p>
          <w:p w14:paraId="3DF6A819" w14:textId="77777777" w:rsidR="0085168E" w:rsidRDefault="0085168E" w:rsidP="0085168E">
            <w:pPr>
              <w:pStyle w:val="EngHang"/>
            </w:pPr>
            <w:r>
              <w:t>Keep Your people</w:t>
            </w:r>
          </w:p>
          <w:p w14:paraId="08B885F5" w14:textId="77777777" w:rsidR="0085168E" w:rsidRDefault="0085168E" w:rsidP="0085168E">
            <w:pPr>
              <w:pStyle w:val="EngHang"/>
            </w:pPr>
            <w:r>
              <w:t>For the new heaven,</w:t>
            </w:r>
          </w:p>
          <w:p w14:paraId="63088BD5" w14:textId="0BD321C2" w:rsidR="0085168E" w:rsidRDefault="0085168E" w:rsidP="00235C40">
            <w:pPr>
              <w:pStyle w:val="EngHangEnd"/>
            </w:pPr>
            <w:r>
              <w:t>For the sake of the Apostles.</w:t>
            </w: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127FAC33" w14:textId="77777777" w:rsidR="00554484" w:rsidRDefault="0085168E" w:rsidP="0085168E">
            <w:pPr>
              <w:pStyle w:val="EngHang"/>
            </w:pPr>
            <w:r>
              <w:t>Hail to our masters,</w:t>
            </w:r>
          </w:p>
          <w:p w14:paraId="3AE38A14" w14:textId="77777777" w:rsidR="0085168E" w:rsidRDefault="0085168E" w:rsidP="0085168E">
            <w:pPr>
              <w:pStyle w:val="EngHang"/>
            </w:pPr>
            <w:r>
              <w:t>The Apostolic fathers,</w:t>
            </w:r>
          </w:p>
          <w:p w14:paraId="78DE6DB3" w14:textId="77777777" w:rsidR="0085168E" w:rsidRDefault="0085168E" w:rsidP="0085168E">
            <w:pPr>
              <w:pStyle w:val="EngHang"/>
            </w:pPr>
            <w:r>
              <w:t>The great Peter,</w:t>
            </w:r>
          </w:p>
          <w:p w14:paraId="5C74202D" w14:textId="3E6AEC3B" w:rsidR="0085168E" w:rsidRDefault="0085168E" w:rsidP="00235C40">
            <w:pPr>
              <w:pStyle w:val="EngHangEnd"/>
            </w:pPr>
            <w:r>
              <w:t>And our Teacher Paul.</w:t>
            </w: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2BB82BC0" w14:textId="77777777" w:rsidR="00554484" w:rsidRDefault="0085168E" w:rsidP="0085168E">
            <w:pPr>
              <w:pStyle w:val="EngHang"/>
            </w:pPr>
            <w:r>
              <w:t>Repose the souls [of the departed]</w:t>
            </w:r>
          </w:p>
          <w:p w14:paraId="4B4897CA" w14:textId="77777777" w:rsidR="0085168E" w:rsidRDefault="0085168E" w:rsidP="0085168E">
            <w:pPr>
              <w:pStyle w:val="EngHang"/>
            </w:pPr>
            <w:r>
              <w:t>In Paradise for the sake</w:t>
            </w:r>
          </w:p>
          <w:p w14:paraId="38609EDE" w14:textId="77777777" w:rsidR="0085168E" w:rsidRDefault="0085168E" w:rsidP="0085168E">
            <w:pPr>
              <w:pStyle w:val="EngHang"/>
            </w:pPr>
            <w:r>
              <w:t>Of those who overcame:</w:t>
            </w:r>
          </w:p>
          <w:p w14:paraId="34399863" w14:textId="48F90763" w:rsidR="0085168E" w:rsidRDefault="0085168E" w:rsidP="00235C40">
            <w:pPr>
              <w:pStyle w:val="EngHangEnd"/>
            </w:pPr>
            <w:r>
              <w:t>Peter and Paul.</w:t>
            </w: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777801D" w14:textId="77777777" w:rsidR="00554484" w:rsidRDefault="0085168E" w:rsidP="0085168E">
            <w:pPr>
              <w:pStyle w:val="EngHang"/>
            </w:pPr>
            <w:r>
              <w:t>O our Master, remember,</w:t>
            </w:r>
          </w:p>
          <w:p w14:paraId="251E85E6" w14:textId="77777777" w:rsidR="0085168E" w:rsidRDefault="0085168E" w:rsidP="0085168E">
            <w:pPr>
              <w:pStyle w:val="EngHang"/>
            </w:pPr>
            <w:r>
              <w:t>Your servant Nicodemus</w:t>
            </w:r>
          </w:p>
          <w:p w14:paraId="0DE8BD93" w14:textId="77777777" w:rsidR="0085168E" w:rsidRDefault="0085168E" w:rsidP="0085168E">
            <w:pPr>
              <w:pStyle w:val="EngHang"/>
            </w:pPr>
            <w:r>
              <w:t>In the new heaven,</w:t>
            </w:r>
          </w:p>
          <w:p w14:paraId="461CA138" w14:textId="08F2D348" w:rsidR="0085168E" w:rsidRDefault="0085168E" w:rsidP="00235C40">
            <w:pPr>
              <w:pStyle w:val="EngHangEnd"/>
            </w:pPr>
            <w:r>
              <w:t>For the sake of Peter and Paul.</w:t>
            </w: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862" w:name="_Ref434476261"/>
      <w:r>
        <w:t>The Psali Batos</w:t>
      </w:r>
      <w:r w:rsidR="006C1B94">
        <w:t xml:space="preserve"> for the Apostles’ Feast</w:t>
      </w:r>
      <w:bookmarkEnd w:id="1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51DF43EC" w14:textId="77777777" w:rsidR="00554484" w:rsidRDefault="005371C1" w:rsidP="005371C1">
            <w:pPr>
              <w:pStyle w:val="EngHang"/>
            </w:pPr>
            <w:r>
              <w:t>Sound your trumpets, O beloved!</w:t>
            </w:r>
          </w:p>
          <w:p w14:paraId="66197CBD" w14:textId="77777777" w:rsidR="005371C1" w:rsidRDefault="005371C1" w:rsidP="005371C1">
            <w:pPr>
              <w:pStyle w:val="EngHang"/>
            </w:pPr>
            <w:r>
              <w:t>Let the sound of the trumpet be heard</w:t>
            </w:r>
          </w:p>
          <w:p w14:paraId="300540AB" w14:textId="77777777" w:rsidR="005371C1" w:rsidRDefault="005371C1" w:rsidP="005371C1">
            <w:pPr>
              <w:pStyle w:val="EngHang"/>
            </w:pPr>
            <w:r>
              <w:t>On the feast of our lords and fathers,</w:t>
            </w:r>
          </w:p>
          <w:p w14:paraId="4FAE9700" w14:textId="4099E389" w:rsidR="005371C1" w:rsidRDefault="005371C1" w:rsidP="00235C40">
            <w:pPr>
              <w:pStyle w:val="EngHangEnd"/>
            </w:pPr>
            <w:r>
              <w:t>Our Father Peter and our Teacher Paul!</w:t>
            </w: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209A4F4F" w14:textId="77777777" w:rsidR="00554484" w:rsidRDefault="005371C1" w:rsidP="005371C1">
            <w:pPr>
              <w:pStyle w:val="EngHang"/>
            </w:pPr>
            <w:r>
              <w:t>All joy and gladness</w:t>
            </w:r>
          </w:p>
          <w:p w14:paraId="3EFA9766" w14:textId="77777777" w:rsidR="005371C1" w:rsidRDefault="005371C1" w:rsidP="005371C1">
            <w:pPr>
              <w:pStyle w:val="EngHang"/>
            </w:pPr>
            <w:r>
              <w:t>Befits [the feast of] these two Pillars,</w:t>
            </w:r>
          </w:p>
          <w:p w14:paraId="1C90228D" w14:textId="77777777" w:rsidR="005371C1" w:rsidRDefault="005371C1" w:rsidP="005371C1">
            <w:pPr>
              <w:pStyle w:val="EngHang"/>
            </w:pPr>
            <w:r>
              <w:t>Servants of Immanuel, Christ:</w:t>
            </w:r>
          </w:p>
          <w:p w14:paraId="09748D66" w14:textId="2511A6D3" w:rsidR="005371C1" w:rsidRDefault="005371C1" w:rsidP="00235C40">
            <w:pPr>
              <w:pStyle w:val="EngHangEnd"/>
            </w:pPr>
            <w:r>
              <w:t>Our Father Peter and our Teacher Paul.</w:t>
            </w: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3D1CA04D" w14:textId="77777777" w:rsidR="00554484" w:rsidRDefault="005371C1" w:rsidP="005371C1">
            <w:pPr>
              <w:pStyle w:val="EngHang"/>
            </w:pPr>
            <w:r>
              <w:t>All the tribes of the faithful</w:t>
            </w:r>
          </w:p>
          <w:p w14:paraId="7C01C188" w14:textId="77777777" w:rsidR="005371C1" w:rsidRDefault="005371C1" w:rsidP="005371C1">
            <w:pPr>
              <w:pStyle w:val="EngHang"/>
            </w:pPr>
            <w:r>
              <w:t>Assemble in the Church</w:t>
            </w:r>
          </w:p>
          <w:p w14:paraId="4B80957D" w14:textId="77777777" w:rsidR="005371C1" w:rsidRDefault="005371C1" w:rsidP="005371C1">
            <w:pPr>
              <w:pStyle w:val="EngHang"/>
            </w:pPr>
            <w:r>
              <w:t>At the feast of the Apostles,</w:t>
            </w:r>
          </w:p>
          <w:p w14:paraId="451AE677" w14:textId="3C70CFAC" w:rsidR="005371C1" w:rsidRDefault="005371C1" w:rsidP="00235C40">
            <w:pPr>
              <w:pStyle w:val="EngHangEnd"/>
            </w:pPr>
            <w:r>
              <w:t>With praises and hymns.</w:t>
            </w: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lastRenderedPageBreak/>
              <w:t>¿</w:t>
            </w:r>
          </w:p>
        </w:tc>
        <w:tc>
          <w:tcPr>
            <w:tcW w:w="3960" w:type="dxa"/>
          </w:tcPr>
          <w:p w14:paraId="37BCCA10" w14:textId="77777777" w:rsidR="00554484" w:rsidRDefault="005371C1" w:rsidP="005371C1">
            <w:pPr>
              <w:pStyle w:val="EngHang"/>
            </w:pPr>
            <w:r>
              <w:t>King David cried out</w:t>
            </w:r>
          </w:p>
          <w:p w14:paraId="589D459E" w14:textId="77777777" w:rsidR="005371C1" w:rsidRDefault="005371C1" w:rsidP="005371C1">
            <w:pPr>
              <w:pStyle w:val="EngHang"/>
            </w:pPr>
            <w:r>
              <w:t>In the Book of the Psalms,</w:t>
            </w:r>
          </w:p>
          <w:p w14:paraId="4B8E9093" w14:textId="77777777" w:rsidR="005371C1" w:rsidRDefault="005371C1" w:rsidP="005371C1">
            <w:pPr>
              <w:pStyle w:val="EngHang"/>
            </w:pPr>
            <w:r>
              <w:t>Saying, “Their voices</w:t>
            </w:r>
          </w:p>
          <w:p w14:paraId="090E6D06" w14:textId="7EF82180" w:rsidR="005371C1" w:rsidRDefault="005371C1" w:rsidP="00235C40">
            <w:pPr>
              <w:pStyle w:val="EngHangEnd"/>
            </w:pPr>
            <w:r>
              <w:t>Went forth into the world.”</w:t>
            </w: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1300A1" w14:textId="77777777" w:rsidR="00554484" w:rsidRDefault="005371C1" w:rsidP="005371C1">
            <w:pPr>
              <w:pStyle w:val="EngHang"/>
            </w:pPr>
            <w:r>
              <w:t>We know our Lord Jesus, the Logos</w:t>
            </w:r>
          </w:p>
          <w:p w14:paraId="0FBE32B1" w14:textId="77777777" w:rsidR="005371C1" w:rsidRDefault="005371C1" w:rsidP="005371C1">
            <w:pPr>
              <w:pStyle w:val="EngHang"/>
            </w:pPr>
            <w:r>
              <w:t>Because of the Apostles,</w:t>
            </w:r>
          </w:p>
          <w:p w14:paraId="48FDE303" w14:textId="77777777" w:rsidR="005371C1" w:rsidRDefault="005371C1" w:rsidP="005371C1">
            <w:pPr>
              <w:pStyle w:val="EngHang"/>
            </w:pPr>
            <w:r>
              <w:t>The Disciples of Christ,</w:t>
            </w:r>
          </w:p>
          <w:p w14:paraId="28AE2568" w14:textId="61DCC91D" w:rsidR="005371C1" w:rsidRDefault="005371C1" w:rsidP="00235C40">
            <w:pPr>
              <w:pStyle w:val="EngHangEnd"/>
            </w:pPr>
            <w:r>
              <w:t xml:space="preserve">So have mercy on us for their sakes, O Good One. </w:t>
            </w: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34C68C00" w14:textId="77777777" w:rsidR="00554484" w:rsidRDefault="005371C1" w:rsidP="005371C1">
            <w:pPr>
              <w:pStyle w:val="EngHang"/>
            </w:pPr>
            <w:r>
              <w:t>They performed numerous</w:t>
            </w:r>
          </w:p>
          <w:p w14:paraId="55518D5E" w14:textId="77777777" w:rsidR="005371C1" w:rsidRDefault="005371C1" w:rsidP="005371C1">
            <w:pPr>
              <w:pStyle w:val="EngHang"/>
            </w:pPr>
            <w:r>
              <w:t>Wonders in the world,</w:t>
            </w:r>
          </w:p>
          <w:p w14:paraId="0337F763" w14:textId="77777777" w:rsidR="005371C1" w:rsidRDefault="005371C1" w:rsidP="005371C1">
            <w:pPr>
              <w:pStyle w:val="EngHang"/>
            </w:pPr>
            <w:r>
              <w:t>And healed the sick in the Name</w:t>
            </w:r>
          </w:p>
          <w:p w14:paraId="067DD369" w14:textId="6C9970F0" w:rsidR="005371C1" w:rsidRDefault="005371C1" w:rsidP="00235C40">
            <w:pPr>
              <w:pStyle w:val="EngHangEnd"/>
            </w:pPr>
            <w:r>
              <w:t>Of our Lord Jesus Christ.</w:t>
            </w: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7DC80267" w14:textId="77777777" w:rsidR="00554484" w:rsidRDefault="005371C1" w:rsidP="00703663">
            <w:pPr>
              <w:pStyle w:val="EngHang"/>
            </w:pPr>
            <w:r>
              <w:t>Look, we, the Christians</w:t>
            </w:r>
            <w:r w:rsidR="00703663">
              <w:t>,</w:t>
            </w:r>
          </w:p>
          <w:p w14:paraId="51DFEB07" w14:textId="77777777" w:rsidR="00703663" w:rsidRDefault="00703663" w:rsidP="00703663">
            <w:pPr>
              <w:pStyle w:val="EngHang"/>
            </w:pPr>
            <w:r>
              <w:t>Celebrate them with praises,</w:t>
            </w:r>
          </w:p>
          <w:p w14:paraId="507C0519" w14:textId="77777777" w:rsidR="00703663" w:rsidRDefault="00703663" w:rsidP="00703663">
            <w:pPr>
              <w:pStyle w:val="EngHang"/>
            </w:pPr>
            <w:r>
              <w:t>Crying out, saying,</w:t>
            </w:r>
          </w:p>
          <w:p w14:paraId="235207B8" w14:textId="55A0A206" w:rsidR="00703663" w:rsidRDefault="00703663" w:rsidP="00235C40">
            <w:pPr>
              <w:pStyle w:val="EngHangEnd"/>
            </w:pPr>
            <w:r>
              <w:t>“Hail to you, O Apostles!”</w:t>
            </w: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0FBC9044" w14:textId="77777777" w:rsidR="00554484" w:rsidRDefault="00703663" w:rsidP="00703663">
            <w:pPr>
              <w:pStyle w:val="EngHang"/>
            </w:pPr>
            <w:r>
              <w:t>Yours is the power and the honour,</w:t>
            </w:r>
          </w:p>
          <w:p w14:paraId="2D47DE33" w14:textId="77777777" w:rsidR="00703663" w:rsidRDefault="00703663" w:rsidP="00703663">
            <w:pPr>
              <w:pStyle w:val="EngHang"/>
            </w:pPr>
            <w:r>
              <w:t>O our Good Saviour.</w:t>
            </w:r>
          </w:p>
          <w:p w14:paraId="59D8B7DF" w14:textId="77777777" w:rsidR="00703663" w:rsidRDefault="00703663" w:rsidP="00703663">
            <w:pPr>
              <w:pStyle w:val="EngHang"/>
            </w:pPr>
            <w:r>
              <w:t>For give us for the sake of the supplications</w:t>
            </w:r>
          </w:p>
          <w:p w14:paraId="14607207" w14:textId="1762209B" w:rsidR="00703663" w:rsidRDefault="00703663" w:rsidP="00235C40">
            <w:pPr>
              <w:pStyle w:val="EngHangEnd"/>
            </w:pPr>
            <w:r>
              <w:t>Of our Father Peter and our Teacher Paul.</w:t>
            </w: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10ECC1ED" w14:textId="77777777" w:rsidR="00554484" w:rsidRDefault="00703663" w:rsidP="00703663">
            <w:pPr>
              <w:pStyle w:val="EngHang"/>
            </w:pPr>
            <w:r>
              <w:t>Our Lord Jesus Christ</w:t>
            </w:r>
          </w:p>
          <w:p w14:paraId="4C9AF499" w14:textId="77777777" w:rsidR="00703663" w:rsidRDefault="00703663" w:rsidP="00703663">
            <w:pPr>
              <w:pStyle w:val="EngHang"/>
            </w:pPr>
            <w:r>
              <w:t>Raised His right hand</w:t>
            </w:r>
          </w:p>
          <w:p w14:paraId="5238B0FB" w14:textId="77777777" w:rsidR="00703663" w:rsidRDefault="00703663" w:rsidP="00703663">
            <w:pPr>
              <w:pStyle w:val="EngHang"/>
            </w:pPr>
            <w:r>
              <w:t>Over the heads of the Apostles,</w:t>
            </w:r>
          </w:p>
          <w:p w14:paraId="7CE6C8BB" w14:textId="26859861" w:rsidR="00703663" w:rsidRDefault="00703663" w:rsidP="00235C40">
            <w:pPr>
              <w:pStyle w:val="EngHangEnd"/>
            </w:pPr>
            <w:r>
              <w:t>The firm unshaken foundations.</w:t>
            </w: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30A34FE3" w14:textId="77777777" w:rsidR="00554484" w:rsidRDefault="00703663" w:rsidP="00703663">
            <w:pPr>
              <w:pStyle w:val="EngHang"/>
            </w:pPr>
            <w:r>
              <w:t>Jesus Christ appeared to</w:t>
            </w:r>
          </w:p>
          <w:p w14:paraId="760B9620" w14:textId="77777777" w:rsidR="00703663" w:rsidRDefault="00703663" w:rsidP="00703663">
            <w:pPr>
              <w:pStyle w:val="EngHang"/>
            </w:pPr>
            <w:r>
              <w:t>Our Teacher Paul,</w:t>
            </w:r>
          </w:p>
          <w:p w14:paraId="2F0F1582" w14:textId="77777777" w:rsidR="00703663" w:rsidRDefault="00703663" w:rsidP="00703663">
            <w:pPr>
              <w:pStyle w:val="EngHang"/>
            </w:pPr>
            <w:r>
              <w:t>On the way to Damascus,</w:t>
            </w:r>
          </w:p>
          <w:p w14:paraId="7CEEB028" w14:textId="3AFF9D2D" w:rsidR="00703663" w:rsidRDefault="00703663" w:rsidP="00235C40">
            <w:pPr>
              <w:pStyle w:val="EngHangEnd"/>
            </w:pPr>
            <w:r>
              <w:t>And chose him to be an Apostle.</w:t>
            </w: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663E2FC2" w14:textId="77777777" w:rsidR="00554484" w:rsidRDefault="00703663" w:rsidP="00703663">
            <w:pPr>
              <w:pStyle w:val="EngHang"/>
            </w:pPr>
            <w:r>
              <w:t>The Christian people</w:t>
            </w:r>
          </w:p>
          <w:p w14:paraId="4A198B25" w14:textId="77777777" w:rsidR="00703663" w:rsidRDefault="00703663" w:rsidP="00703663">
            <w:pPr>
              <w:pStyle w:val="EngHang"/>
            </w:pPr>
            <w:r>
              <w:t>In Rome and Alexandria,</w:t>
            </w:r>
          </w:p>
          <w:p w14:paraId="67314937" w14:textId="77777777" w:rsidR="00703663" w:rsidRDefault="00703663" w:rsidP="00703663">
            <w:pPr>
              <w:pStyle w:val="EngHang"/>
            </w:pPr>
            <w:r>
              <w:t>Honour the Apostles along with</w:t>
            </w:r>
          </w:p>
          <w:p w14:paraId="1E55F228" w14:textId="59FC4876" w:rsidR="00703663" w:rsidRDefault="00703663" w:rsidP="00235C40">
            <w:pPr>
              <w:pStyle w:val="EngHangEnd"/>
            </w:pPr>
            <w:r>
              <w:t>[Jerusalem] and Antioch.</w:t>
            </w: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076E4481" w14:textId="77777777" w:rsidR="00554484" w:rsidRDefault="00703663" w:rsidP="00703663">
            <w:pPr>
              <w:pStyle w:val="EngHang"/>
            </w:pPr>
            <w:r>
              <w:t>Let us assemble, O beloved,</w:t>
            </w:r>
          </w:p>
          <w:p w14:paraId="6A74E78C" w14:textId="77777777" w:rsidR="00703663" w:rsidRDefault="00703663" w:rsidP="00703663">
            <w:pPr>
              <w:pStyle w:val="EngHang"/>
            </w:pPr>
            <w:r>
              <w:t>To praise Christ our Lord,</w:t>
            </w:r>
          </w:p>
          <w:p w14:paraId="3785674F" w14:textId="77777777" w:rsidR="00703663" w:rsidRDefault="00703663" w:rsidP="00703663">
            <w:pPr>
              <w:pStyle w:val="EngHang"/>
            </w:pPr>
            <w:r>
              <w:t>And honour our lords and fathers,</w:t>
            </w:r>
          </w:p>
          <w:p w14:paraId="1B5A6FFE" w14:textId="43D83780" w:rsidR="00703663" w:rsidRDefault="00703663" w:rsidP="00235C40">
            <w:pPr>
              <w:pStyle w:val="EngHangEnd"/>
            </w:pPr>
            <w:r>
              <w:t>The elect Apostles.</w:t>
            </w: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3821B39E" w14:textId="77777777" w:rsidR="00554484" w:rsidRDefault="00703663" w:rsidP="00703663">
            <w:pPr>
              <w:pStyle w:val="EngHang"/>
            </w:pPr>
            <w:r>
              <w:t>Have mercy on us and hear us,</w:t>
            </w:r>
          </w:p>
          <w:p w14:paraId="0BE14EB1" w14:textId="77777777" w:rsidR="00703663" w:rsidRDefault="00703663" w:rsidP="00703663">
            <w:pPr>
              <w:pStyle w:val="EngHang"/>
            </w:pPr>
            <w:r>
              <w:t>O our Good Saviour,</w:t>
            </w:r>
          </w:p>
          <w:p w14:paraId="1A9EDD70" w14:textId="77777777" w:rsidR="00703663" w:rsidRDefault="00703663" w:rsidP="00703663">
            <w:pPr>
              <w:pStyle w:val="EngHang"/>
            </w:pPr>
            <w:r>
              <w:t>Take away your wrath from us,</w:t>
            </w:r>
          </w:p>
          <w:p w14:paraId="44013F52" w14:textId="20BD2CE6" w:rsidR="00703663" w:rsidRDefault="00703663" w:rsidP="00703663">
            <w:pPr>
              <w:pStyle w:val="EngHangEnd"/>
            </w:pPr>
            <w:r>
              <w:t>For the sake of our fathers, the Apostles.</w:t>
            </w: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0A6A813E" w14:textId="77777777" w:rsidR="00554484" w:rsidRDefault="00703663" w:rsidP="00703663">
            <w:pPr>
              <w:pStyle w:val="EngHang"/>
            </w:pPr>
            <w:r>
              <w:t>The great were highly exalted,</w:t>
            </w:r>
          </w:p>
          <w:p w14:paraId="10D2A1ED" w14:textId="77777777" w:rsidR="00703663" w:rsidRDefault="00703663" w:rsidP="00703663">
            <w:pPr>
              <w:pStyle w:val="EngHang"/>
            </w:pPr>
            <w:r>
              <w:t>Above the righteous and the faithful,</w:t>
            </w:r>
          </w:p>
          <w:p w14:paraId="31410231" w14:textId="77777777" w:rsidR="00703663" w:rsidRDefault="00703663" w:rsidP="00703663">
            <w:pPr>
              <w:pStyle w:val="EngHang"/>
            </w:pPr>
            <w:r>
              <w:t>For the fearful wonders</w:t>
            </w:r>
          </w:p>
          <w:p w14:paraId="6E449F80" w14:textId="2C75D018" w:rsidR="00703663" w:rsidRDefault="00703663" w:rsidP="00235C40">
            <w:pPr>
              <w:pStyle w:val="EngHangEnd"/>
            </w:pPr>
            <w:r>
              <w:t>That they performed in the world.</w:t>
            </w: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767ECBEF" w14:textId="1001466B" w:rsidR="00554484" w:rsidRDefault="00703663" w:rsidP="00703663">
            <w:pPr>
              <w:pStyle w:val="EngHang"/>
            </w:pPr>
            <w:r>
              <w:t>The honour of the two Apostles is great,</w:t>
            </w:r>
          </w:p>
          <w:p w14:paraId="6C0152F8" w14:textId="77777777" w:rsidR="00703663" w:rsidRDefault="00703663" w:rsidP="00703663">
            <w:pPr>
              <w:pStyle w:val="EngHang"/>
            </w:pPr>
            <w:r>
              <w:t>Our Father Peter and our Teacher Paul,</w:t>
            </w:r>
          </w:p>
          <w:p w14:paraId="6F6C7172" w14:textId="77777777" w:rsidR="00703663" w:rsidRDefault="00703663" w:rsidP="00703663">
            <w:pPr>
              <w:pStyle w:val="EngHang"/>
            </w:pPr>
            <w:r>
              <w:t>Who accepted suffering</w:t>
            </w:r>
          </w:p>
          <w:p w14:paraId="06F7D038" w14:textId="563D817B" w:rsidR="00703663" w:rsidRDefault="00703663" w:rsidP="00235C40">
            <w:pPr>
              <w:pStyle w:val="EngHangEnd"/>
            </w:pPr>
            <w:r>
              <w:t>For the Name of Jesus Christ.</w:t>
            </w: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397C4650" w14:textId="77777777" w:rsidR="00554484" w:rsidRDefault="00703663" w:rsidP="00703663">
            <w:pPr>
              <w:pStyle w:val="EngHang"/>
            </w:pPr>
            <w:r>
              <w:t>Our huble father Peter</w:t>
            </w:r>
          </w:p>
          <w:p w14:paraId="39DBB18A" w14:textId="77777777" w:rsidR="00703663" w:rsidRDefault="00703663" w:rsidP="00703663">
            <w:pPr>
              <w:pStyle w:val="EngHang"/>
            </w:pPr>
            <w:r>
              <w:t>Completed his good fight</w:t>
            </w:r>
          </w:p>
          <w:p w14:paraId="6BA9FBE4" w14:textId="77777777" w:rsidR="00703663" w:rsidRDefault="00703663" w:rsidP="00703663">
            <w:pPr>
              <w:pStyle w:val="EngHang"/>
            </w:pPr>
            <w:r>
              <w:t>On June 29</w:t>
            </w:r>
            <w:r w:rsidRPr="00703663">
              <w:rPr>
                <w:vertAlign w:val="superscript"/>
              </w:rPr>
              <w:t>th</w:t>
            </w:r>
            <w:r>
              <w:t>,</w:t>
            </w:r>
          </w:p>
          <w:p w14:paraId="0E76BAF6" w14:textId="2298F6F6" w:rsidR="00703663" w:rsidRDefault="00703663" w:rsidP="00235C40">
            <w:pPr>
              <w:pStyle w:val="EngHangEnd"/>
            </w:pPr>
            <w:r>
              <w:t>In the days of the infidel, Nero.</w:t>
            </w: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6721C340" w14:textId="77777777" w:rsidR="00554484" w:rsidRDefault="00703663" w:rsidP="00703663">
            <w:pPr>
              <w:pStyle w:val="EngHang"/>
            </w:pPr>
            <w:r>
              <w:t>Our Teacher Paul greatly rejoiced,</w:t>
            </w:r>
          </w:p>
          <w:p w14:paraId="6F9F49A4" w14:textId="77777777" w:rsidR="00703663" w:rsidRDefault="00703663" w:rsidP="00703663">
            <w:pPr>
              <w:pStyle w:val="EngHang"/>
            </w:pPr>
            <w:r>
              <w:t>With the sweet voice of wisdom,</w:t>
            </w:r>
          </w:p>
          <w:p w14:paraId="680DAD2A" w14:textId="77777777" w:rsidR="00703663" w:rsidRDefault="00703663" w:rsidP="00703663">
            <w:pPr>
              <w:pStyle w:val="EngHang"/>
            </w:pPr>
            <w:r>
              <w:t>To have died by the sword for Christ,</w:t>
            </w:r>
          </w:p>
          <w:p w14:paraId="01A95802" w14:textId="4AC09FAC" w:rsidR="00703663" w:rsidRDefault="00801F11" w:rsidP="00235C40">
            <w:pPr>
              <w:pStyle w:val="EngHangEnd"/>
            </w:pPr>
            <w:r>
              <w:t>He Who has the domin</w:t>
            </w:r>
            <w:r w:rsidR="00703663">
              <w:t>ion, whom he loved.</w:t>
            </w: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5702D551" w14:textId="77777777" w:rsidR="00554484" w:rsidRDefault="00703663" w:rsidP="00703663">
            <w:pPr>
              <w:pStyle w:val="EngHang"/>
            </w:pPr>
            <w:r>
              <w:t>Bless the rivers,</w:t>
            </w:r>
          </w:p>
          <w:p w14:paraId="0483FDE9" w14:textId="77777777" w:rsidR="00703663" w:rsidRDefault="00703663" w:rsidP="00703663">
            <w:pPr>
              <w:pStyle w:val="EngHang"/>
            </w:pPr>
            <w:r>
              <w:t>The plants and the fruits,</w:t>
            </w:r>
          </w:p>
          <w:p w14:paraId="22E263CE" w14:textId="06026784" w:rsidR="00703663" w:rsidRDefault="00801F11" w:rsidP="00703663">
            <w:pPr>
              <w:pStyle w:val="EngHang"/>
            </w:pPr>
            <w:r>
              <w:t>Through</w:t>
            </w:r>
            <w:r w:rsidR="00703663">
              <w:t xml:space="preserve"> he prayers and supplications</w:t>
            </w:r>
          </w:p>
          <w:p w14:paraId="70554DF7" w14:textId="774619A4" w:rsidR="00703663" w:rsidRDefault="00703663" w:rsidP="00235C40">
            <w:pPr>
              <w:pStyle w:val="EngHangEnd"/>
            </w:pPr>
            <w:r>
              <w:t>Of our saintly fathers, the Apostles.</w:t>
            </w: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741E6790" w14:textId="77777777" w:rsidR="00554484" w:rsidRDefault="00703663" w:rsidP="00703663">
            <w:pPr>
              <w:pStyle w:val="EngHang"/>
            </w:pPr>
            <w:r>
              <w:t>We ask You, O Christ our master,</w:t>
            </w:r>
          </w:p>
          <w:p w14:paraId="705AF8B1" w14:textId="77777777" w:rsidR="00703663" w:rsidRDefault="00703663" w:rsidP="00703663">
            <w:pPr>
              <w:pStyle w:val="EngHang"/>
            </w:pPr>
            <w:r>
              <w:t>For the priests and the deacons,</w:t>
            </w:r>
          </w:p>
          <w:p w14:paraId="09325C6F" w14:textId="77777777" w:rsidR="00703663" w:rsidRDefault="00703663" w:rsidP="00703663">
            <w:pPr>
              <w:pStyle w:val="EngHang"/>
            </w:pPr>
            <w:r>
              <w:t>Keep them steadfast in goodness</w:t>
            </w:r>
          </w:p>
          <w:p w14:paraId="5F8E228B" w14:textId="43D66BE3" w:rsidR="00703663" w:rsidRPr="0078672A" w:rsidRDefault="00703663" w:rsidP="00235C40">
            <w:pPr>
              <w:pStyle w:val="EngHangEnd"/>
            </w:pPr>
            <w:r>
              <w:t>For the sake of the trusted Apostles.</w:t>
            </w: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162C516E" w14:textId="77777777" w:rsidR="00554484" w:rsidRDefault="00D13236" w:rsidP="00D13236">
            <w:pPr>
              <w:pStyle w:val="EngHang"/>
            </w:pPr>
            <w:r>
              <w:t>And keep the rest of the faithful,</w:t>
            </w:r>
          </w:p>
          <w:p w14:paraId="52B2DA84" w14:textId="77777777" w:rsidR="00D13236" w:rsidRDefault="00D13236" w:rsidP="00D13236">
            <w:pPr>
              <w:pStyle w:val="EngHang"/>
            </w:pPr>
            <w:r>
              <w:t>O Good One,</w:t>
            </w:r>
          </w:p>
          <w:p w14:paraId="1116F6F2" w14:textId="77777777" w:rsidR="00D13236" w:rsidRDefault="00D13236" w:rsidP="00D13236">
            <w:pPr>
              <w:pStyle w:val="EngHang"/>
            </w:pPr>
            <w:r>
              <w:t>From fraud and envy,</w:t>
            </w:r>
          </w:p>
          <w:p w14:paraId="7C6503D9" w14:textId="2B3C69F9" w:rsidR="00D13236" w:rsidRDefault="00D13236" w:rsidP="00235C40">
            <w:pPr>
              <w:pStyle w:val="EngHangEnd"/>
            </w:pPr>
            <w:r>
              <w:t>For the sake of our fathers the Apostles.</w:t>
            </w: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CBC7E9" w14:textId="77777777" w:rsidR="00554484" w:rsidRDefault="00D13236" w:rsidP="00D13236">
            <w:pPr>
              <w:pStyle w:val="EngHang"/>
            </w:pPr>
            <w:r>
              <w:t>God, the Master, the supporter,</w:t>
            </w:r>
          </w:p>
          <w:p w14:paraId="38A29C6C" w14:textId="77777777" w:rsidR="00D13236" w:rsidRDefault="00D13236" w:rsidP="00D13236">
            <w:pPr>
              <w:pStyle w:val="EngHang"/>
            </w:pPr>
            <w:r>
              <w:t>Raise the strength of the Christians</w:t>
            </w:r>
          </w:p>
          <w:p w14:paraId="24153EE0" w14:textId="77777777" w:rsidR="00D13236" w:rsidRDefault="00D13236" w:rsidP="00D13236">
            <w:pPr>
              <w:pStyle w:val="EngHang"/>
            </w:pPr>
            <w:r>
              <w:t>And confirm the faithful</w:t>
            </w:r>
          </w:p>
          <w:p w14:paraId="713FEB6E" w14:textId="69104F86" w:rsidR="00D13236" w:rsidRDefault="00D13236" w:rsidP="00235C40">
            <w:pPr>
              <w:pStyle w:val="EngHangEnd"/>
            </w:pPr>
            <w:r>
              <w:t>For the sake of your elect Apostles.</w:t>
            </w: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2EC9069C" w14:textId="77777777" w:rsidR="00554484" w:rsidRDefault="00D13236" w:rsidP="00D13236">
            <w:pPr>
              <w:pStyle w:val="EngHang"/>
            </w:pPr>
            <w:r>
              <w:t>Rejoice, O Virgin,</w:t>
            </w:r>
          </w:p>
          <w:p w14:paraId="3B0D73CA" w14:textId="77777777" w:rsidR="00D13236" w:rsidRDefault="00D13236" w:rsidP="00D13236">
            <w:pPr>
              <w:pStyle w:val="EngHang"/>
            </w:pPr>
            <w:r>
              <w:t>Mary the Theotokos.</w:t>
            </w:r>
          </w:p>
          <w:p w14:paraId="60FC368A" w14:textId="77777777" w:rsidR="00D13236" w:rsidRDefault="00D13236" w:rsidP="00D13236">
            <w:pPr>
              <w:pStyle w:val="EngHang"/>
            </w:pPr>
            <w:r>
              <w:t>Hail to our fathers, the Apostles,</w:t>
            </w:r>
          </w:p>
          <w:p w14:paraId="550918A9" w14:textId="0D33EA3F" w:rsidR="00D13236" w:rsidRDefault="00D13236" w:rsidP="00235C40">
            <w:pPr>
              <w:pStyle w:val="EngHangEnd"/>
            </w:pPr>
            <w:r>
              <w:t>Who preached to the whole world.</w:t>
            </w: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36A5080F" w14:textId="77777777" w:rsidR="00554484" w:rsidRDefault="00D13236" w:rsidP="00D13236">
            <w:pPr>
              <w:pStyle w:val="EngHang"/>
            </w:pPr>
            <w:r>
              <w:t>Repose the souls [of the departed]</w:t>
            </w:r>
          </w:p>
          <w:p w14:paraId="0D2E8C3D" w14:textId="77777777" w:rsidR="00D13236" w:rsidRDefault="00D13236" w:rsidP="00D13236">
            <w:pPr>
              <w:pStyle w:val="EngHang"/>
            </w:pPr>
            <w:r>
              <w:t>In the bosom of our righteous fathers,</w:t>
            </w:r>
          </w:p>
          <w:p w14:paraId="60A2C60F" w14:textId="77777777" w:rsidR="00D13236" w:rsidRDefault="00D13236" w:rsidP="00D13236">
            <w:pPr>
              <w:pStyle w:val="EngHang"/>
            </w:pPr>
            <w:r>
              <w:t>Abraham, Isaac, and Jacob,</w:t>
            </w:r>
          </w:p>
          <w:p w14:paraId="0D84768E" w14:textId="1201CDAA" w:rsidR="00D13236" w:rsidRDefault="00D13236" w:rsidP="00235C40">
            <w:pPr>
              <w:pStyle w:val="EngHangEnd"/>
            </w:pPr>
            <w:r>
              <w:t>For the sake of the Apostles.</w:t>
            </w: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2F294CA7" w14:textId="77777777" w:rsidR="00554484" w:rsidRDefault="00D13236" w:rsidP="00D13236">
            <w:pPr>
              <w:pStyle w:val="EngHang"/>
            </w:pPr>
            <w:r>
              <w:t>O our Master, Jesus Christ,</w:t>
            </w:r>
          </w:p>
          <w:p w14:paraId="4CBDC81F" w14:textId="77777777" w:rsidR="00D13236" w:rsidRDefault="00D13236" w:rsidP="00D13236">
            <w:pPr>
              <w:pStyle w:val="EngHang"/>
            </w:pPr>
            <w:r>
              <w:t>Remember Your servant, Nicodemus,</w:t>
            </w:r>
          </w:p>
          <w:p w14:paraId="703C9988" w14:textId="77777777" w:rsidR="00D13236" w:rsidRDefault="00D13236" w:rsidP="00D13236">
            <w:pPr>
              <w:pStyle w:val="EngHang"/>
            </w:pPr>
            <w:r>
              <w:t>For the sake of Your Mother and the elders,</w:t>
            </w:r>
          </w:p>
          <w:p w14:paraId="481F4087" w14:textId="535AB276" w:rsidR="00D13236" w:rsidRDefault="00D13236" w:rsidP="00235C40">
            <w:pPr>
              <w:pStyle w:val="EngHangEnd"/>
            </w:pPr>
            <w:r>
              <w:t>Our fathers the pure Apostles.</w:t>
            </w: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35B6E30" w14:textId="1889D4EB" w:rsidR="00D62D89" w:rsidRPr="00D62D89" w:rsidRDefault="00D62D89" w:rsidP="00D62D89">
      <w:pPr>
        <w:pStyle w:val="Heading4"/>
        <w:rPr>
          <w:rFonts w:ascii="Segoe UI Historic" w:hAnsi="Segoe UI Historic" w:cs="Segoe UI Historic"/>
        </w:rPr>
      </w:pPr>
      <w:r>
        <w:t>The Hymn of the Intercessions for the Apostles’ Feast</w:t>
      </w:r>
    </w:p>
    <w:p w14:paraId="259EF54A" w14:textId="77777777" w:rsidR="00D62D89" w:rsidRPr="009F6B4B" w:rsidRDefault="00D62D89" w:rsidP="00D62D89">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E8FE45A" w14:textId="77777777" w:rsidTr="00D62D89">
        <w:trPr>
          <w:cantSplit/>
          <w:jc w:val="center"/>
        </w:trPr>
        <w:tc>
          <w:tcPr>
            <w:tcW w:w="288" w:type="dxa"/>
          </w:tcPr>
          <w:p w14:paraId="5E34E728" w14:textId="77777777" w:rsidR="00D62D89" w:rsidRDefault="00D62D89" w:rsidP="00D62D89">
            <w:pPr>
              <w:pStyle w:val="CopticCross"/>
            </w:pPr>
          </w:p>
        </w:tc>
        <w:tc>
          <w:tcPr>
            <w:tcW w:w="3960" w:type="dxa"/>
          </w:tcPr>
          <w:p w14:paraId="2E94CA1D" w14:textId="56A7C9D1" w:rsidR="00D62D89" w:rsidRDefault="00D62D89" w:rsidP="00D62D89">
            <w:pPr>
              <w:pStyle w:val="EngHang"/>
            </w:pPr>
            <w:r>
              <w:t>Through the prayers of</w:t>
            </w:r>
          </w:p>
          <w:p w14:paraId="20814FA0" w14:textId="0CB8E818" w:rsidR="00D62D89" w:rsidRDefault="0055409B" w:rsidP="00D62D89">
            <w:pPr>
              <w:pStyle w:val="EngHang"/>
            </w:pPr>
            <w:r>
              <w:t>My lords and fathers the Apostles</w:t>
            </w:r>
            <w:r w:rsidR="00D62D89">
              <w:t>,</w:t>
            </w:r>
          </w:p>
          <w:p w14:paraId="2CAC9E50" w14:textId="2FDBBC47" w:rsidR="0055409B" w:rsidRPr="007425E1" w:rsidRDefault="0055409B" w:rsidP="00D62D89">
            <w:pPr>
              <w:pStyle w:val="EngHang"/>
            </w:pPr>
            <w:r>
              <w:t>Our Father Peter and our Teacher Paul,</w:t>
            </w:r>
          </w:p>
          <w:p w14:paraId="1BD876B5" w14:textId="77777777" w:rsidR="00D62D89" w:rsidRDefault="00D62D89" w:rsidP="00D62D89">
            <w:pPr>
              <w:pStyle w:val="EngHangEnd"/>
            </w:pPr>
            <w:r>
              <w:t>O Lord, grant us the forgiveness of our sins.</w:t>
            </w:r>
          </w:p>
        </w:tc>
        <w:tc>
          <w:tcPr>
            <w:tcW w:w="288" w:type="dxa"/>
          </w:tcPr>
          <w:p w14:paraId="5A4EBF77" w14:textId="77777777" w:rsidR="00D62D89" w:rsidRDefault="00D62D89" w:rsidP="00D62D89"/>
        </w:tc>
        <w:tc>
          <w:tcPr>
            <w:tcW w:w="288" w:type="dxa"/>
          </w:tcPr>
          <w:p w14:paraId="1A141D89" w14:textId="77777777" w:rsidR="00D62D89" w:rsidRDefault="00D62D89" w:rsidP="00D62D89">
            <w:pPr>
              <w:pStyle w:val="CopticCross"/>
            </w:pPr>
          </w:p>
        </w:tc>
        <w:tc>
          <w:tcPr>
            <w:tcW w:w="3960" w:type="dxa"/>
          </w:tcPr>
          <w:p w14:paraId="10BDDA6D" w14:textId="2512C0E8" w:rsidR="00D62D89" w:rsidRDefault="00D62D89" w:rsidP="00D62D89">
            <w:pPr>
              <w:pStyle w:val="CopticVersemulti-line"/>
            </w:pPr>
            <w:r>
              <w:t>Ϩⲓⲧⲉⲛ ⲛⲓⲉⲩⲭⲏ ⲛ̀ⲧⲉ</w:t>
            </w:r>
          </w:p>
          <w:p w14:paraId="2C55B180" w14:textId="77777777" w:rsidR="00D62D89" w:rsidRDefault="00D62D89" w:rsidP="00D62D89">
            <w:pPr>
              <w:pStyle w:val="CopticVersemulti-line"/>
            </w:pPr>
            <w:r>
              <w:t>ⲛⲁϭⲟⲓⲥ ⲛ̀ⲓⲟϯ ⲛ̀ⲁ̀ⲡⲟⲥⲧⲟⲗⲟⲥ</w:t>
            </w:r>
          </w:p>
          <w:p w14:paraId="3C2194FA" w14:textId="4EF5C69E" w:rsidR="00D62D89" w:rsidRDefault="00D62D89" w:rsidP="00D62D89">
            <w:pPr>
              <w:pStyle w:val="CopticVersemulti-line"/>
            </w:pPr>
            <w:r>
              <w:t>ⲡⲉⲛⲓⲱⲧ Ⲡⲉⲧⲣⲟⲥ ⲛⲉⲙ ⲡⲉⲛⲥⲁϧ Ⲡⲁⲩⲗⲟⲥ:</w:t>
            </w:r>
          </w:p>
          <w:p w14:paraId="6F5D04D9" w14:textId="77777777" w:rsidR="00D62D89" w:rsidRPr="00AF56AD" w:rsidRDefault="00D62D89" w:rsidP="00D62D89">
            <w:pPr>
              <w:pStyle w:val="CopticVerse"/>
              <w:jc w:val="left"/>
            </w:pPr>
            <w:r>
              <w:t>Ⲡϭⲟⲓⲥ ⲁ̀ⲣⲓϩ̀ⲙⲟⲧ ⲛⲁⲛ ⲙ̀ⲡⲓⲭⲱ ⲉ̀ⲃⲟⲗ ⲛ̀ⲧⲉ ⲛⲉⲛⲛⲟⲃⲓ.</w:t>
            </w:r>
          </w:p>
        </w:tc>
      </w:tr>
    </w:tbl>
    <w:p w14:paraId="2937E62F" w14:textId="65543FB1" w:rsidR="00D62D89" w:rsidRPr="00D62D89" w:rsidRDefault="00D62D89" w:rsidP="00D62D89">
      <w:pPr>
        <w:pStyle w:val="Heading4"/>
        <w:rPr>
          <w:rFonts w:ascii="Segoe UI Historic" w:hAnsi="Segoe UI Historic" w:cs="Segoe UI Historic"/>
        </w:rPr>
      </w:pPr>
      <w:r>
        <w:t>The Praxis Response for the Apostles’ Fesat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0612CB1" w14:textId="77777777" w:rsidTr="00D62D89">
        <w:trPr>
          <w:cantSplit/>
          <w:jc w:val="center"/>
        </w:trPr>
        <w:tc>
          <w:tcPr>
            <w:tcW w:w="288" w:type="dxa"/>
          </w:tcPr>
          <w:p w14:paraId="60866965" w14:textId="77777777" w:rsidR="00D62D89" w:rsidRDefault="00D62D89" w:rsidP="00D62D89">
            <w:pPr>
              <w:pStyle w:val="CopticCross"/>
            </w:pPr>
          </w:p>
        </w:tc>
        <w:tc>
          <w:tcPr>
            <w:tcW w:w="3960" w:type="dxa"/>
          </w:tcPr>
          <w:p w14:paraId="1F863D1B" w14:textId="77777777" w:rsidR="00D62D89" w:rsidRDefault="00D62D89" w:rsidP="00D62D89">
            <w:pPr>
              <w:pStyle w:val="EngHang"/>
            </w:pPr>
            <w:r>
              <w:t>Rejoice O Mary,</w:t>
            </w:r>
          </w:p>
          <w:p w14:paraId="7BE3007C" w14:textId="77777777" w:rsidR="00D62D89" w:rsidRDefault="00D62D89" w:rsidP="00D62D89">
            <w:pPr>
              <w:pStyle w:val="EngHang"/>
            </w:pPr>
            <w:r>
              <w:t>the fair dove,</w:t>
            </w:r>
          </w:p>
          <w:p w14:paraId="4E96806B" w14:textId="77777777" w:rsidR="00D62D89" w:rsidRDefault="00D62D89" w:rsidP="00D62D89">
            <w:pPr>
              <w:pStyle w:val="EngHang"/>
            </w:pPr>
            <w:r w:rsidRPr="004B5E8A">
              <w:t>who has</w:t>
            </w:r>
            <w:r>
              <w:t xml:space="preserve"> borne unto us</w:t>
            </w:r>
          </w:p>
          <w:p w14:paraId="7EC96DF2" w14:textId="77777777" w:rsidR="00D62D89" w:rsidRDefault="00D62D89" w:rsidP="00D62D89">
            <w:pPr>
              <w:pStyle w:val="EngHangEnd"/>
            </w:pPr>
            <w:r w:rsidRPr="004B5E8A">
              <w:t>God the Logos.</w:t>
            </w:r>
          </w:p>
        </w:tc>
        <w:tc>
          <w:tcPr>
            <w:tcW w:w="288" w:type="dxa"/>
          </w:tcPr>
          <w:p w14:paraId="108BDE65" w14:textId="77777777" w:rsidR="00D62D89" w:rsidRDefault="00D62D89" w:rsidP="00D62D89"/>
        </w:tc>
        <w:tc>
          <w:tcPr>
            <w:tcW w:w="288" w:type="dxa"/>
          </w:tcPr>
          <w:p w14:paraId="60DF775F" w14:textId="77777777" w:rsidR="00D62D89" w:rsidRDefault="00D62D89" w:rsidP="00D62D89">
            <w:pPr>
              <w:pStyle w:val="CopticCross"/>
            </w:pPr>
          </w:p>
        </w:tc>
        <w:tc>
          <w:tcPr>
            <w:tcW w:w="3960" w:type="dxa"/>
          </w:tcPr>
          <w:p w14:paraId="77F35791" w14:textId="77777777" w:rsidR="00D62D89" w:rsidRDefault="00D62D89" w:rsidP="00D62D89">
            <w:pPr>
              <w:pStyle w:val="CopticVersemulti-line"/>
            </w:pPr>
            <w:r>
              <w:t>Ⲭⲉⲣⲉ ⲛⲉ ⲙⲁⲣⲓⲁ:</w:t>
            </w:r>
          </w:p>
          <w:p w14:paraId="4D7350A2" w14:textId="77777777" w:rsidR="00D62D89" w:rsidRDefault="00D62D89" w:rsidP="00D62D89">
            <w:pPr>
              <w:pStyle w:val="CopticVersemulti-line"/>
            </w:pPr>
            <w:r>
              <w:t>Ϯ ϭⲣⲟⲙⲡⲓ ⲉⲑⲛⲉⲥⲱⲥ:</w:t>
            </w:r>
          </w:p>
          <w:p w14:paraId="5BE93389" w14:textId="77777777" w:rsidR="00D62D89" w:rsidRDefault="00D62D89" w:rsidP="00D62D89">
            <w:pPr>
              <w:pStyle w:val="CopticVersemulti-line"/>
            </w:pPr>
            <w:r>
              <w:t>ⲑⲏⲉ̀ⲧⲁⲥⲙⲓⲥⲓ ⲛⲁⲛ:</w:t>
            </w:r>
          </w:p>
          <w:p w14:paraId="1C6B0310" w14:textId="77777777" w:rsidR="00D62D89" w:rsidRPr="00AF56AD" w:rsidRDefault="00D62D89" w:rsidP="00D62D89">
            <w:pPr>
              <w:pStyle w:val="CopticVerse"/>
            </w:pPr>
            <w:r>
              <w:t>ⲙ̀Ⲫⲛⲟⲩϯ ⲡⲓⲗⲁⲅⲟⲥ.</w:t>
            </w:r>
          </w:p>
        </w:tc>
      </w:tr>
      <w:tr w:rsidR="00D62D89" w:rsidRPr="00AF56AD" w14:paraId="680BF2F3" w14:textId="77777777" w:rsidTr="00D62D89">
        <w:trPr>
          <w:cantSplit/>
          <w:jc w:val="center"/>
        </w:trPr>
        <w:tc>
          <w:tcPr>
            <w:tcW w:w="288" w:type="dxa"/>
          </w:tcPr>
          <w:p w14:paraId="3AFC5EC3" w14:textId="77777777" w:rsidR="00D62D89" w:rsidRDefault="00D62D89" w:rsidP="00D62D89">
            <w:pPr>
              <w:pStyle w:val="CopticCross"/>
            </w:pPr>
          </w:p>
        </w:tc>
        <w:tc>
          <w:tcPr>
            <w:tcW w:w="3960" w:type="dxa"/>
          </w:tcPr>
          <w:p w14:paraId="7ECC3E38" w14:textId="77777777" w:rsidR="00D62D89" w:rsidRDefault="00D62D89" w:rsidP="00D62D89">
            <w:pPr>
              <w:pStyle w:val="EngHang"/>
            </w:pPr>
            <w:r>
              <w:t>Hail to my lords and fathers,</w:t>
            </w:r>
          </w:p>
          <w:p w14:paraId="7C7BF34F" w14:textId="34B10DC2" w:rsidR="00D62D89" w:rsidRDefault="00D62D89" w:rsidP="00D62D89">
            <w:pPr>
              <w:pStyle w:val="EngHang"/>
            </w:pPr>
            <w:r>
              <w:t>The Apostles.</w:t>
            </w:r>
          </w:p>
          <w:p w14:paraId="3A321F67" w14:textId="6DCB75F9" w:rsidR="00D62D89" w:rsidRDefault="00D62D89" w:rsidP="00D62D89">
            <w:pPr>
              <w:pStyle w:val="EngHang"/>
            </w:pPr>
            <w:r>
              <w:t>Hail to our Father Peter,</w:t>
            </w:r>
          </w:p>
          <w:p w14:paraId="2FEB7614" w14:textId="1E5A2AA5" w:rsidR="00D62D89" w:rsidRDefault="00D62D89" w:rsidP="00D62D89">
            <w:pPr>
              <w:pStyle w:val="EngHangEnd"/>
            </w:pPr>
            <w:r>
              <w:t>And our Teacher Paul.</w:t>
            </w:r>
          </w:p>
        </w:tc>
        <w:tc>
          <w:tcPr>
            <w:tcW w:w="288" w:type="dxa"/>
          </w:tcPr>
          <w:p w14:paraId="771DB7ED" w14:textId="77777777" w:rsidR="00D62D89" w:rsidRDefault="00D62D89" w:rsidP="00D62D89"/>
        </w:tc>
        <w:tc>
          <w:tcPr>
            <w:tcW w:w="288" w:type="dxa"/>
          </w:tcPr>
          <w:p w14:paraId="4A25F70F" w14:textId="77777777" w:rsidR="00D62D89" w:rsidRDefault="00D62D89" w:rsidP="00D62D89">
            <w:pPr>
              <w:pStyle w:val="CopticCross"/>
            </w:pPr>
          </w:p>
        </w:tc>
        <w:tc>
          <w:tcPr>
            <w:tcW w:w="3960" w:type="dxa"/>
          </w:tcPr>
          <w:p w14:paraId="2D83CCF2" w14:textId="77777777" w:rsidR="00D62D89" w:rsidRDefault="00D62D89" w:rsidP="00D62D89">
            <w:pPr>
              <w:pStyle w:val="CopticVersemulti-line"/>
            </w:pPr>
            <w:r>
              <w:t>Ⲭⲉⲣⲉ Ⲓⲱⲁⲛⲛⲏⲥ:</w:t>
            </w:r>
          </w:p>
          <w:p w14:paraId="345A393B" w14:textId="5CBB0C44" w:rsidR="00D62D89" w:rsidRDefault="00D62D89" w:rsidP="00D62D89">
            <w:pPr>
              <w:pStyle w:val="CopticVersemulti-line"/>
            </w:pPr>
            <w:r>
              <w:t>ⲡⲓⲛⲓϣϯ ⲙ̀ⲡ̀ⲣⲟⲇⲣⲟⲙⲟⲥ:</w:t>
            </w:r>
          </w:p>
          <w:p w14:paraId="0ED27635" w14:textId="12F92D31" w:rsidR="00D62D89" w:rsidRDefault="00D62D89" w:rsidP="00D62D89">
            <w:pPr>
              <w:pStyle w:val="CopticVersemulti-line"/>
            </w:pPr>
            <w:r>
              <w:t>ⲭⲉⲣⲉ ⲡⲉⲛⲓⲱⲧ Ⲡⲉⲧⲣⲟⲥ:</w:t>
            </w:r>
          </w:p>
          <w:p w14:paraId="65617D2C" w14:textId="4B8F0E1C" w:rsidR="00D62D89" w:rsidRDefault="00D62D89" w:rsidP="00D62D89">
            <w:pPr>
              <w:pStyle w:val="CopticHangingVerse"/>
            </w:pPr>
            <w:r>
              <w:t>ⲛⲉⲙ ⲡⲉⲛⲥⲁϧ Ⲡⲁⲩⲗⲟⲥ.</w:t>
            </w:r>
          </w:p>
        </w:tc>
      </w:tr>
      <w:tr w:rsidR="00D62D89" w:rsidRPr="00AF56AD" w14:paraId="18B4E16D" w14:textId="77777777" w:rsidTr="00D62D89">
        <w:trPr>
          <w:cantSplit/>
          <w:jc w:val="center"/>
        </w:trPr>
        <w:tc>
          <w:tcPr>
            <w:tcW w:w="288" w:type="dxa"/>
          </w:tcPr>
          <w:p w14:paraId="2D7438AF" w14:textId="77777777" w:rsidR="00D62D89" w:rsidRDefault="00D62D89" w:rsidP="00D62D89">
            <w:pPr>
              <w:pStyle w:val="CopticCross"/>
            </w:pPr>
          </w:p>
        </w:tc>
        <w:tc>
          <w:tcPr>
            <w:tcW w:w="3960" w:type="dxa"/>
          </w:tcPr>
          <w:p w14:paraId="5EAF5455" w14:textId="77777777" w:rsidR="00D62D89" w:rsidRDefault="00D62D89" w:rsidP="00D62D89">
            <w:pPr>
              <w:pStyle w:val="EngHang"/>
            </w:pPr>
            <w:r>
              <w:t>You are in truth blessed,</w:t>
            </w:r>
          </w:p>
          <w:p w14:paraId="07433B04" w14:textId="77777777" w:rsidR="00D62D89" w:rsidRDefault="00D62D89" w:rsidP="00D62D89">
            <w:pPr>
              <w:pStyle w:val="EngHang"/>
            </w:pPr>
            <w:r>
              <w:t>With Your good Father,</w:t>
            </w:r>
          </w:p>
          <w:p w14:paraId="393BBEC7" w14:textId="77777777" w:rsidR="00D62D89" w:rsidRDefault="00D62D89" w:rsidP="00D62D89">
            <w:pPr>
              <w:pStyle w:val="EngHang"/>
            </w:pPr>
            <w:r>
              <w:t>And the Holy Spirit,</w:t>
            </w:r>
          </w:p>
          <w:p w14:paraId="4412A638" w14:textId="77777777" w:rsidR="00D62D89" w:rsidRDefault="00D62D89" w:rsidP="00D62D89">
            <w:pPr>
              <w:pStyle w:val="EngHangEnd"/>
            </w:pPr>
            <w:r>
              <w:t>For you have been born and saved us.</w:t>
            </w:r>
          </w:p>
        </w:tc>
        <w:tc>
          <w:tcPr>
            <w:tcW w:w="288" w:type="dxa"/>
          </w:tcPr>
          <w:p w14:paraId="1A7F8897" w14:textId="77777777" w:rsidR="00D62D89" w:rsidRDefault="00D62D89" w:rsidP="00D62D89"/>
        </w:tc>
        <w:tc>
          <w:tcPr>
            <w:tcW w:w="288" w:type="dxa"/>
          </w:tcPr>
          <w:p w14:paraId="29A7BEF5" w14:textId="77777777" w:rsidR="00D62D89" w:rsidRDefault="00D62D89" w:rsidP="00D62D89">
            <w:pPr>
              <w:pStyle w:val="CopticCross"/>
            </w:pPr>
          </w:p>
        </w:tc>
        <w:tc>
          <w:tcPr>
            <w:tcW w:w="3960" w:type="dxa"/>
          </w:tcPr>
          <w:p w14:paraId="23557607" w14:textId="77777777" w:rsidR="00D62D89" w:rsidRDefault="00D62D89" w:rsidP="00D62D89">
            <w:pPr>
              <w:pStyle w:val="CopticVersemulti-line"/>
            </w:pPr>
            <w:r>
              <w:t>Ⲕⲥ̀ⲙⲁⲣⲱⲟⲩⲧ ⲁ̀ⲗⲏⲑⲟⲥ:</w:t>
            </w:r>
          </w:p>
          <w:p w14:paraId="209DA6CA" w14:textId="77777777" w:rsidR="00D62D89" w:rsidRDefault="00D62D89" w:rsidP="00D62D89">
            <w:pPr>
              <w:pStyle w:val="CopticVersemulti-line"/>
            </w:pPr>
            <w:r>
              <w:t>ⲛⲉⲙ Ⲡⲉⲕⲓⲱⲧ ⲛ̀ⲁ̀ⲅⲁⲑⲟⲥ:</w:t>
            </w:r>
          </w:p>
          <w:p w14:paraId="5B14485B" w14:textId="77777777" w:rsidR="00D62D89" w:rsidRDefault="00D62D89" w:rsidP="00D62D89">
            <w:pPr>
              <w:pStyle w:val="CopticVersemulti-line"/>
            </w:pPr>
            <w:r>
              <w:t>ⲛⲉⲙ Ⲡⲓⲡ̀ⲛⲉⲩⲙⲁ ⲉⲑⲟⲩⲁⲃ:</w:t>
            </w:r>
          </w:p>
          <w:p w14:paraId="3428B502" w14:textId="77777777" w:rsidR="00D62D89" w:rsidRPr="00AF56AD" w:rsidRDefault="00D62D89" w:rsidP="00D62D89">
            <w:pPr>
              <w:pStyle w:val="CopticHangingVerse"/>
            </w:pPr>
            <w:r>
              <w:t>ϫⲉ ⲁⲩⲙⲁⲥⲕ ⲁⲕⲥⲱϯ ⲙ̀ⲙⲟⲛ.</w:t>
            </w:r>
          </w:p>
        </w:tc>
      </w:tr>
    </w:tbl>
    <w:p w14:paraId="47F22816" w14:textId="2CA67222" w:rsidR="00D62D89" w:rsidRDefault="00D62D89" w:rsidP="00D62D89">
      <w:pPr>
        <w:pStyle w:val="Rubric"/>
        <w:rPr>
          <w:lang w:val="en-US"/>
        </w:rPr>
      </w:pPr>
      <w:r>
        <w:rPr>
          <w:lang w:val="en-US"/>
        </w:rPr>
        <w:t>“O Men Aboard the Ships,” and “You Stood by Me” may be chanted after the Synaxarium.</w:t>
      </w:r>
    </w:p>
    <w:p w14:paraId="46FD93F5" w14:textId="77777777" w:rsidR="00D62D89" w:rsidRPr="008C7A49" w:rsidRDefault="00D62D89" w:rsidP="00D62D8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70A761B7" w14:textId="77777777" w:rsidTr="00D62D89">
        <w:trPr>
          <w:cantSplit/>
          <w:jc w:val="center"/>
        </w:trPr>
        <w:tc>
          <w:tcPr>
            <w:tcW w:w="288" w:type="dxa"/>
          </w:tcPr>
          <w:p w14:paraId="0921FE11" w14:textId="77777777" w:rsidR="00D62D89" w:rsidRDefault="00D62D89" w:rsidP="00D62D89">
            <w:pPr>
              <w:pStyle w:val="CopticCross"/>
            </w:pPr>
          </w:p>
        </w:tc>
        <w:tc>
          <w:tcPr>
            <w:tcW w:w="3960" w:type="dxa"/>
          </w:tcPr>
          <w:p w14:paraId="781C8067" w14:textId="77777777" w:rsidR="00D62D89" w:rsidRPr="00A742AC" w:rsidRDefault="00D62D89" w:rsidP="00D62D89">
            <w:pPr>
              <w:pStyle w:val="EngHang"/>
              <w:rPr>
                <w:szCs w:val="20"/>
              </w:rPr>
            </w:pPr>
            <w:r w:rsidRPr="00A742AC">
              <w:t>Intercede on our behalf,</w:t>
            </w:r>
          </w:p>
          <w:p w14:paraId="7876F264" w14:textId="77777777" w:rsidR="00D62D89" w:rsidRPr="00A742AC" w:rsidRDefault="00D62D89" w:rsidP="00D62D89">
            <w:pPr>
              <w:pStyle w:val="EngHang"/>
              <w:rPr>
                <w:szCs w:val="20"/>
              </w:rPr>
            </w:pPr>
            <w:r w:rsidRPr="00A742AC">
              <w:t>O lady of us all, the Mother of God,</w:t>
            </w:r>
          </w:p>
          <w:p w14:paraId="063DD3A7" w14:textId="77777777" w:rsidR="00D62D89" w:rsidRPr="00A742AC" w:rsidRDefault="00D62D89" w:rsidP="00D62D89">
            <w:pPr>
              <w:pStyle w:val="EngHang"/>
              <w:rPr>
                <w:szCs w:val="20"/>
              </w:rPr>
            </w:pPr>
            <w:r w:rsidRPr="00A742AC">
              <w:t>Mary, the Mother of our Saviour,</w:t>
            </w:r>
          </w:p>
          <w:p w14:paraId="0CED61BF" w14:textId="77777777" w:rsidR="00D62D89" w:rsidRDefault="00D62D89" w:rsidP="00D62D89">
            <w:pPr>
              <w:pStyle w:val="EngHang"/>
            </w:pPr>
            <w:r w:rsidRPr="00A742AC">
              <w:t>That He may forgive us our sins.</w:t>
            </w:r>
          </w:p>
        </w:tc>
        <w:tc>
          <w:tcPr>
            <w:tcW w:w="288" w:type="dxa"/>
          </w:tcPr>
          <w:p w14:paraId="09CB9915" w14:textId="77777777" w:rsidR="00D62D89" w:rsidRDefault="00D62D89" w:rsidP="00D62D89"/>
        </w:tc>
        <w:tc>
          <w:tcPr>
            <w:tcW w:w="288" w:type="dxa"/>
          </w:tcPr>
          <w:p w14:paraId="62BC730C" w14:textId="77777777" w:rsidR="00D62D89" w:rsidRDefault="00D62D89" w:rsidP="00D62D89">
            <w:pPr>
              <w:pStyle w:val="CopticCross"/>
            </w:pPr>
          </w:p>
        </w:tc>
        <w:tc>
          <w:tcPr>
            <w:tcW w:w="3960" w:type="dxa"/>
          </w:tcPr>
          <w:p w14:paraId="72968AF1" w14:textId="77777777" w:rsidR="00D62D89" w:rsidRDefault="00D62D89" w:rsidP="00D62D89">
            <w:pPr>
              <w:pStyle w:val="CopticVersemulti-line"/>
            </w:pPr>
            <w:r w:rsidRPr="00A742AC">
              <w:t>Ⲁⲣⲓⲡⲣⲉⲥⲃⲉⲩⲓⲛ ⲉϩ̀ⲣⲏⲓ ⲉϫⲱⲛ</w:t>
            </w:r>
          </w:p>
          <w:p w14:paraId="145D3BDC" w14:textId="77777777" w:rsidR="00D62D89" w:rsidRDefault="00D62D89" w:rsidP="00D62D89">
            <w:pPr>
              <w:pStyle w:val="CopticVersemulti-line"/>
            </w:pPr>
            <w:r w:rsidRPr="00A742AC">
              <w:t>ⲱ ⲧⲉⲛⲟ̅ⲥ̅ ⲛ̀ⲛⲏⲃ ⲧⲏⲣⲉⲛ ϯⲑⲉⲟⲧⲟⲕⲟⲥ</w:t>
            </w:r>
          </w:p>
          <w:p w14:paraId="57CE2795" w14:textId="77777777" w:rsidR="00D62D89" w:rsidRDefault="00D62D89" w:rsidP="00D62D89">
            <w:pPr>
              <w:pStyle w:val="CopticVersemulti-line"/>
            </w:pPr>
            <w:r w:rsidRPr="00A742AC">
              <w:t>Ⲙⲁⲣⲓⲁ ⲑ̀ⲙⲁⲩ ⲙ̀ⲡⲉⲛⲥ̅ⲱ̅ⲣ</w:t>
            </w:r>
          </w:p>
          <w:p w14:paraId="1AD175F8" w14:textId="77777777" w:rsidR="00D62D89" w:rsidRDefault="00D62D89" w:rsidP="00D62D89">
            <w:pPr>
              <w:pStyle w:val="CopticHangingVerse"/>
            </w:pPr>
            <w:r w:rsidRPr="00A742AC">
              <w:t>ⲛ̀ⲧⲉϥⲭⲁ ⲛⲉⲛⲛⲟⲃⲓ ⲛⲁⲛ ⲉⲃⲟⲗ.</w:t>
            </w:r>
          </w:p>
        </w:tc>
      </w:tr>
      <w:tr w:rsidR="00D62D89" w14:paraId="41C48CA7" w14:textId="77777777" w:rsidTr="00D62D89">
        <w:trPr>
          <w:cantSplit/>
          <w:jc w:val="center"/>
        </w:trPr>
        <w:tc>
          <w:tcPr>
            <w:tcW w:w="288" w:type="dxa"/>
          </w:tcPr>
          <w:p w14:paraId="605C9347" w14:textId="77777777" w:rsidR="00D62D89" w:rsidRDefault="00D62D89" w:rsidP="00D62D89">
            <w:pPr>
              <w:pStyle w:val="CopticCross"/>
            </w:pPr>
          </w:p>
        </w:tc>
        <w:tc>
          <w:tcPr>
            <w:tcW w:w="3960" w:type="dxa"/>
          </w:tcPr>
          <w:p w14:paraId="5A8AF6EA" w14:textId="77777777" w:rsidR="00D62D89" w:rsidRDefault="00D62D89" w:rsidP="00D62D89">
            <w:pPr>
              <w:pStyle w:val="EngHang"/>
            </w:pPr>
            <w:r>
              <w:t>Pray to the Lord on our behalf,</w:t>
            </w:r>
          </w:p>
          <w:p w14:paraId="202F4CF8" w14:textId="77777777" w:rsidR="00D62D89" w:rsidRDefault="00D62D89" w:rsidP="00D62D89">
            <w:pPr>
              <w:pStyle w:val="EngHang"/>
            </w:pPr>
            <w:r>
              <w:t>O my lords and fathers, the Apostles,</w:t>
            </w:r>
          </w:p>
          <w:p w14:paraId="51A89764" w14:textId="17855822" w:rsidR="00D62D89" w:rsidRDefault="00D62D89" w:rsidP="00D62D89">
            <w:pPr>
              <w:pStyle w:val="EngHang"/>
            </w:pPr>
            <w:r>
              <w:t>Our Father Peter and our Teacher Paul,</w:t>
            </w:r>
          </w:p>
          <w:p w14:paraId="4BC4B43D" w14:textId="77777777" w:rsidR="00D62D89" w:rsidRDefault="00D62D89" w:rsidP="00D62D89">
            <w:pPr>
              <w:pStyle w:val="EngHangEnd"/>
            </w:pPr>
            <w:r>
              <w:t>That He may forgive us our sins.</w:t>
            </w:r>
          </w:p>
        </w:tc>
        <w:tc>
          <w:tcPr>
            <w:tcW w:w="288" w:type="dxa"/>
          </w:tcPr>
          <w:p w14:paraId="54436AFD" w14:textId="77777777" w:rsidR="00D62D89" w:rsidRDefault="00D62D89" w:rsidP="00D62D89"/>
        </w:tc>
        <w:tc>
          <w:tcPr>
            <w:tcW w:w="288" w:type="dxa"/>
          </w:tcPr>
          <w:p w14:paraId="396C5C27" w14:textId="77777777" w:rsidR="00D62D89" w:rsidRDefault="00D62D89" w:rsidP="00D62D89">
            <w:pPr>
              <w:pStyle w:val="CopticCross"/>
            </w:pPr>
          </w:p>
        </w:tc>
        <w:tc>
          <w:tcPr>
            <w:tcW w:w="3960" w:type="dxa"/>
          </w:tcPr>
          <w:p w14:paraId="0D1821C2" w14:textId="77777777" w:rsidR="00D62D89" w:rsidRDefault="00D62D89" w:rsidP="00D62D89">
            <w:pPr>
              <w:pStyle w:val="CopticVersemulti-line"/>
            </w:pPr>
            <w:r>
              <w:t>Ⲧⲱⲃϩ ⲙ̀Ⲡϭⲟⲓⲥ ⲉ̀ϩ̀ⲣⲏⲓ ⲉ̀ϫⲱⲛ:</w:t>
            </w:r>
          </w:p>
          <w:p w14:paraId="71D3BDEE" w14:textId="77777777" w:rsidR="00D62D89" w:rsidRDefault="00D62D89" w:rsidP="00D62D89">
            <w:pPr>
              <w:pStyle w:val="CopticVersemulti-line"/>
            </w:pPr>
            <w:r>
              <w:t>ⲱ̀ ⲛⲁϭⲟⲓⲥ ⲛ̀ⲓⲟϯ ⲛ̀ⲁ̀ⲡⲟⲥⲧⲟⲗⲟⲥ:</w:t>
            </w:r>
          </w:p>
          <w:p w14:paraId="632A44FA" w14:textId="15D2B697" w:rsidR="00D62D89" w:rsidRDefault="00D62D89" w:rsidP="00D62D89">
            <w:pPr>
              <w:pStyle w:val="CopticVersemulti-line"/>
            </w:pPr>
            <w:r>
              <w:t>ⲡⲉⲛⲓⲱⲧ Ⲡⲉⲧⲣⲟⲥ ⲛⲉⲙ ⲡⲉⲛⲥⲁϭ Ⲡⲁⲩⲗⲟⲥ:</w:t>
            </w:r>
          </w:p>
          <w:p w14:paraId="67A50BDA" w14:textId="77777777" w:rsidR="00D62D89" w:rsidRPr="00C35319" w:rsidRDefault="00D62D89" w:rsidP="00D62D89">
            <w:pPr>
              <w:pStyle w:val="CopticHangingVerse"/>
            </w:pPr>
            <w:r>
              <w:t>ⲛ̀ⲧⲉϥⲭⲁ ⲛⲉⲛⲟⲃⲓ ⲛⲁⲛ ⲉ̀ⲃⲟⲗ.</w:t>
            </w:r>
          </w:p>
        </w:tc>
      </w:tr>
      <w:tr w:rsidR="00D62D89" w14:paraId="0CA75D7A" w14:textId="77777777" w:rsidTr="00D62D89">
        <w:trPr>
          <w:cantSplit/>
          <w:jc w:val="center"/>
        </w:trPr>
        <w:tc>
          <w:tcPr>
            <w:tcW w:w="288" w:type="dxa"/>
          </w:tcPr>
          <w:p w14:paraId="2C54B012" w14:textId="77777777" w:rsidR="00D62D89" w:rsidRDefault="00D62D89" w:rsidP="00D62D89">
            <w:pPr>
              <w:pStyle w:val="CopticCross"/>
            </w:pPr>
          </w:p>
        </w:tc>
        <w:tc>
          <w:tcPr>
            <w:tcW w:w="3960" w:type="dxa"/>
          </w:tcPr>
          <w:p w14:paraId="47F36E5E" w14:textId="77777777" w:rsidR="00D62D89" w:rsidRDefault="00D62D89" w:rsidP="00D62D89">
            <w:pPr>
              <w:pStyle w:val="EngHang"/>
            </w:pPr>
            <w:r>
              <w:t>Blessed be the Father and the Son</w:t>
            </w:r>
          </w:p>
          <w:p w14:paraId="60DDDF18" w14:textId="77777777" w:rsidR="00D62D89" w:rsidRDefault="00D62D89" w:rsidP="00D62D89">
            <w:pPr>
              <w:pStyle w:val="EngHang"/>
            </w:pPr>
            <w:r>
              <w:t>And the Holy Spirit,</w:t>
            </w:r>
          </w:p>
          <w:p w14:paraId="3AC4787B" w14:textId="77777777" w:rsidR="00D62D89" w:rsidRDefault="00D62D89" w:rsidP="00D62D89">
            <w:pPr>
              <w:pStyle w:val="EngHang"/>
            </w:pPr>
            <w:r>
              <w:t>The pefect Trinity,</w:t>
            </w:r>
          </w:p>
          <w:p w14:paraId="1E4EDB94" w14:textId="77777777" w:rsidR="00D62D89" w:rsidRDefault="00D62D89" w:rsidP="00D62D89">
            <w:pPr>
              <w:pStyle w:val="EngHang"/>
            </w:pPr>
            <w:r>
              <w:t>We worship Him and glorify Him.</w:t>
            </w:r>
          </w:p>
        </w:tc>
        <w:tc>
          <w:tcPr>
            <w:tcW w:w="288" w:type="dxa"/>
          </w:tcPr>
          <w:p w14:paraId="524A8EE3" w14:textId="77777777" w:rsidR="00D62D89" w:rsidRDefault="00D62D89" w:rsidP="00D62D89"/>
        </w:tc>
        <w:tc>
          <w:tcPr>
            <w:tcW w:w="288" w:type="dxa"/>
          </w:tcPr>
          <w:p w14:paraId="1158774E" w14:textId="77777777" w:rsidR="00D62D89" w:rsidRDefault="00D62D89" w:rsidP="00D62D89">
            <w:pPr>
              <w:pStyle w:val="CopticCross"/>
            </w:pPr>
          </w:p>
        </w:tc>
        <w:tc>
          <w:tcPr>
            <w:tcW w:w="3960" w:type="dxa"/>
          </w:tcPr>
          <w:p w14:paraId="09E5A0D7" w14:textId="77777777" w:rsidR="00D62D89" w:rsidRDefault="00D62D89" w:rsidP="00D62D89">
            <w:pPr>
              <w:pStyle w:val="CopticVersemulti-line"/>
            </w:pPr>
            <w:r>
              <w:t>Ϫⲉ ϥ̀ⲥ̀ⲙⲁⲣⲱⲟⲩⲧ ⲛ̀ϫⲉ Ⲫⲓⲱⲧ ⲛⲉⲙ Ⲡϣⲏⲣⲓ:</w:t>
            </w:r>
          </w:p>
          <w:p w14:paraId="4957FFBE" w14:textId="77777777" w:rsidR="00D62D89" w:rsidRDefault="00D62D89" w:rsidP="00D62D89">
            <w:pPr>
              <w:pStyle w:val="CopticVersemulti-line"/>
            </w:pPr>
            <w:r>
              <w:t>ⲛⲉⲙ Ⲡⲓⲡ̀ⲛⲉⲩⲙⲁ ⲉⲑⲟⲩⲁⲃ:</w:t>
            </w:r>
          </w:p>
          <w:p w14:paraId="4FFAF93C" w14:textId="77777777" w:rsidR="00D62D89" w:rsidRDefault="00D62D89" w:rsidP="00D62D89">
            <w:pPr>
              <w:pStyle w:val="CopticVersemulti-line"/>
            </w:pPr>
            <w:r>
              <w:t>Ϯⲧ̀ⲣⲓⲁⲥ ⲉⲧϫⲏⲕ ⲉ̀ⲃⲟⲗ:</w:t>
            </w:r>
          </w:p>
          <w:p w14:paraId="6A384B23" w14:textId="77777777" w:rsidR="00D62D89" w:rsidRDefault="00D62D89" w:rsidP="00D62D89">
            <w:pPr>
              <w:pStyle w:val="CopticHangingVerse"/>
            </w:pPr>
            <w:r>
              <w:t>ⲧⲉⲛⲟⲩⲱϣⲧ ⲙ̀ⲙⲟⲥ ⲧⲉⲛϯⲱ̀ⲟⲩ ⲛⲁⲥ.</w:t>
            </w:r>
          </w:p>
        </w:tc>
      </w:tr>
    </w:tbl>
    <w:p w14:paraId="03A597D6" w14:textId="719F984C" w:rsidR="0055409B" w:rsidRPr="005E5D5D" w:rsidRDefault="0055409B" w:rsidP="0055409B">
      <w:pPr>
        <w:pStyle w:val="Heading4"/>
        <w:rPr>
          <w:rFonts w:ascii="Arial Unicode MS" w:eastAsia="Arial Unicode MS" w:hAnsi="Arial Unicode MS" w:cs="Arial Unicode MS"/>
          <w:lang w:val="en-US"/>
        </w:rPr>
      </w:pPr>
      <w:r>
        <w:lastRenderedPageBreak/>
        <w:t>The Aspasmos Adam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0C76CF3A" w14:textId="77777777" w:rsidTr="00953E32">
        <w:trPr>
          <w:cantSplit/>
          <w:jc w:val="center"/>
        </w:trPr>
        <w:tc>
          <w:tcPr>
            <w:tcW w:w="288" w:type="dxa"/>
          </w:tcPr>
          <w:p w14:paraId="02BE9F06" w14:textId="77777777" w:rsidR="0055409B" w:rsidRDefault="0055409B" w:rsidP="0055409B">
            <w:pPr>
              <w:pStyle w:val="CopticCross"/>
            </w:pPr>
          </w:p>
        </w:tc>
        <w:tc>
          <w:tcPr>
            <w:tcW w:w="3960" w:type="dxa"/>
          </w:tcPr>
          <w:p w14:paraId="0BEB60EA" w14:textId="77777777" w:rsidR="0055409B" w:rsidRDefault="0055409B" w:rsidP="0055409B">
            <w:pPr>
              <w:pStyle w:val="EngHang"/>
            </w:pPr>
            <w:r>
              <w:t>Hail to our Father Peter,</w:t>
            </w:r>
          </w:p>
          <w:p w14:paraId="5FF196FF" w14:textId="77777777" w:rsidR="0055409B" w:rsidRDefault="0055409B" w:rsidP="0055409B">
            <w:pPr>
              <w:pStyle w:val="EngHang"/>
            </w:pPr>
            <w:r>
              <w:t>And our Teacher Paul,</w:t>
            </w:r>
          </w:p>
          <w:p w14:paraId="523A91FF" w14:textId="77777777" w:rsidR="0055409B" w:rsidRDefault="0055409B" w:rsidP="0055409B">
            <w:pPr>
              <w:pStyle w:val="EngHang"/>
            </w:pPr>
            <w:r>
              <w:t>The great pillars,</w:t>
            </w:r>
          </w:p>
          <w:p w14:paraId="0CD0A6E3" w14:textId="2BFFC9EA" w:rsidR="0055409B" w:rsidRDefault="0055409B" w:rsidP="0055409B">
            <w:pPr>
              <w:pStyle w:val="EngHangEnd"/>
            </w:pPr>
            <w:r>
              <w:t>The firmess of the faithful.</w:t>
            </w:r>
          </w:p>
        </w:tc>
        <w:tc>
          <w:tcPr>
            <w:tcW w:w="288" w:type="dxa"/>
          </w:tcPr>
          <w:p w14:paraId="3B9F16A6" w14:textId="77777777" w:rsidR="0055409B" w:rsidRDefault="0055409B" w:rsidP="0055409B"/>
        </w:tc>
        <w:tc>
          <w:tcPr>
            <w:tcW w:w="288" w:type="dxa"/>
          </w:tcPr>
          <w:p w14:paraId="6134C362" w14:textId="77777777" w:rsidR="0055409B" w:rsidRDefault="0055409B" w:rsidP="0055409B">
            <w:pPr>
              <w:pStyle w:val="CopticCross"/>
            </w:pPr>
          </w:p>
        </w:tc>
        <w:tc>
          <w:tcPr>
            <w:tcW w:w="3960" w:type="dxa"/>
          </w:tcPr>
          <w:p w14:paraId="72320D83" w14:textId="77777777" w:rsidR="0055409B" w:rsidRDefault="0055409B" w:rsidP="0055409B">
            <w:pPr>
              <w:pStyle w:val="CopticVersemulti-line"/>
            </w:pPr>
            <w:r>
              <w:t>Ⲭⲉⲣⲉ ⲡⲉⲛⲓⲱⲧ Ⲡⲉⲧⲣⲟⲥ:</w:t>
            </w:r>
          </w:p>
          <w:p w14:paraId="053D40A5" w14:textId="77777777" w:rsidR="0055409B" w:rsidRDefault="0055409B" w:rsidP="0055409B">
            <w:pPr>
              <w:pStyle w:val="CopticVersemulti-line"/>
            </w:pPr>
            <w:r>
              <w:t>ⲛⲉⲙ ⲡⲉⲛⲥⲁϧ Ⲡⲁⲩⲗⲟⲥ:</w:t>
            </w:r>
          </w:p>
          <w:p w14:paraId="19E5BCB5" w14:textId="77777777" w:rsidR="0055409B" w:rsidRDefault="0055409B" w:rsidP="0055409B">
            <w:pPr>
              <w:pStyle w:val="CopticVersemulti-line"/>
            </w:pPr>
            <w:r>
              <w:t>ⲛⲓⲛⲓϣϯ ⲛ̀ⲥⲧⲁⲩⲗⲗⲟⲥ:</w:t>
            </w:r>
          </w:p>
          <w:p w14:paraId="23D3B942" w14:textId="1D85192A" w:rsidR="0055409B" w:rsidRDefault="0055409B" w:rsidP="0055409B">
            <w:pPr>
              <w:pStyle w:val="CopticHangingVerse"/>
            </w:pPr>
            <w:r>
              <w:t>ⲉⲧⲧⲁϫⲣⲟ ⲛ̀ⲛⲓⲡⲓⲥⲧⲟⲥ.</w:t>
            </w:r>
          </w:p>
        </w:tc>
      </w:tr>
      <w:tr w:rsidR="0055409B" w14:paraId="117BF5D8" w14:textId="77777777" w:rsidTr="00953E32">
        <w:trPr>
          <w:cantSplit/>
          <w:jc w:val="center"/>
        </w:trPr>
        <w:tc>
          <w:tcPr>
            <w:tcW w:w="288" w:type="dxa"/>
          </w:tcPr>
          <w:p w14:paraId="38E98DAB" w14:textId="77777777" w:rsidR="0055409B" w:rsidRDefault="0055409B" w:rsidP="00953E32">
            <w:pPr>
              <w:pStyle w:val="CopticCross"/>
            </w:pPr>
          </w:p>
        </w:tc>
        <w:tc>
          <w:tcPr>
            <w:tcW w:w="3960" w:type="dxa"/>
          </w:tcPr>
          <w:p w14:paraId="72ECA77E" w14:textId="77777777" w:rsidR="0055409B" w:rsidRDefault="0055409B" w:rsidP="00953E32">
            <w:pPr>
              <w:pStyle w:val="EngHangEnd"/>
            </w:pPr>
            <w:r>
              <w:t>We ask You, O Son of God…</w:t>
            </w:r>
          </w:p>
        </w:tc>
        <w:tc>
          <w:tcPr>
            <w:tcW w:w="288" w:type="dxa"/>
          </w:tcPr>
          <w:p w14:paraId="7BE28CD3" w14:textId="77777777" w:rsidR="0055409B" w:rsidRDefault="0055409B" w:rsidP="00953E32"/>
        </w:tc>
        <w:tc>
          <w:tcPr>
            <w:tcW w:w="288" w:type="dxa"/>
          </w:tcPr>
          <w:p w14:paraId="3D4164D4" w14:textId="77777777" w:rsidR="0055409B" w:rsidRDefault="0055409B" w:rsidP="00953E32">
            <w:pPr>
              <w:pStyle w:val="CopticCross"/>
            </w:pPr>
          </w:p>
        </w:tc>
        <w:tc>
          <w:tcPr>
            <w:tcW w:w="3960" w:type="dxa"/>
          </w:tcPr>
          <w:p w14:paraId="10C5DB55" w14:textId="77777777" w:rsidR="0055409B" w:rsidRDefault="0055409B" w:rsidP="00953E32">
            <w:pPr>
              <w:pStyle w:val="CopticVersemulti-line"/>
            </w:pPr>
            <w:r>
              <w:t>Ⲧⲉⲛϯϩⲟ ⲉ̀ⲣⲟⲕ ⲱ̀ Ⲩⲓⲟⲥ Ⲑⲉⲟⲥ…</w:t>
            </w:r>
          </w:p>
        </w:tc>
      </w:tr>
    </w:tbl>
    <w:p w14:paraId="5B930827" w14:textId="1516A03A" w:rsidR="0055409B" w:rsidRDefault="0055409B" w:rsidP="0055409B">
      <w:pPr>
        <w:pStyle w:val="Heading4"/>
      </w:pPr>
      <w:r>
        <w:t>The Aspasmos Batos Hymn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653054FC" w14:textId="77777777" w:rsidTr="00953E32">
        <w:trPr>
          <w:cantSplit/>
          <w:jc w:val="center"/>
        </w:trPr>
        <w:tc>
          <w:tcPr>
            <w:tcW w:w="288" w:type="dxa"/>
          </w:tcPr>
          <w:p w14:paraId="32ACB236" w14:textId="77777777" w:rsidR="0055409B" w:rsidRDefault="0055409B" w:rsidP="00953E32">
            <w:pPr>
              <w:pStyle w:val="CopticCross"/>
            </w:pPr>
          </w:p>
        </w:tc>
        <w:tc>
          <w:tcPr>
            <w:tcW w:w="3960" w:type="dxa"/>
          </w:tcPr>
          <w:p w14:paraId="5CCCFF22" w14:textId="4291C2E6" w:rsidR="0055409B" w:rsidRDefault="00953E32" w:rsidP="00953E32">
            <w:pPr>
              <w:pStyle w:val="EngHang"/>
            </w:pPr>
            <w:r>
              <w:t>Hail to the true physician, Paul,</w:t>
            </w:r>
          </w:p>
          <w:p w14:paraId="6CEEB836" w14:textId="549A8321" w:rsidR="00953E32" w:rsidRDefault="00953E32" w:rsidP="00953E32">
            <w:pPr>
              <w:pStyle w:val="EngHang"/>
            </w:pPr>
            <w:r>
              <w:t>The lamp of Orthodoxy,</w:t>
            </w:r>
          </w:p>
          <w:p w14:paraId="46A565E6" w14:textId="73C2FFB7" w:rsidR="00953E32" w:rsidRDefault="00953E32" w:rsidP="00953E32">
            <w:pPr>
              <w:pStyle w:val="EngHang"/>
            </w:pPr>
            <w:r>
              <w:t>Who performed wonders</w:t>
            </w:r>
          </w:p>
          <w:p w14:paraId="3F649484" w14:textId="501C92FB" w:rsidR="0055409B" w:rsidRDefault="00953E32" w:rsidP="00953E32">
            <w:pPr>
              <w:pStyle w:val="EngHangEnd"/>
            </w:pPr>
            <w:r>
              <w:t>In the Name of the eternal Christ</w:t>
            </w:r>
            <w:r w:rsidR="0055409B">
              <w:t>.</w:t>
            </w:r>
          </w:p>
        </w:tc>
        <w:tc>
          <w:tcPr>
            <w:tcW w:w="288" w:type="dxa"/>
          </w:tcPr>
          <w:p w14:paraId="10A26BA4" w14:textId="77777777" w:rsidR="0055409B" w:rsidRDefault="0055409B" w:rsidP="00953E32"/>
        </w:tc>
        <w:tc>
          <w:tcPr>
            <w:tcW w:w="288" w:type="dxa"/>
          </w:tcPr>
          <w:p w14:paraId="42082455" w14:textId="77777777" w:rsidR="0055409B" w:rsidRDefault="0055409B" w:rsidP="00953E32">
            <w:pPr>
              <w:pStyle w:val="CopticCross"/>
            </w:pPr>
          </w:p>
        </w:tc>
        <w:tc>
          <w:tcPr>
            <w:tcW w:w="3960" w:type="dxa"/>
          </w:tcPr>
          <w:p w14:paraId="296F1F7A" w14:textId="6EB13CB5" w:rsidR="00953E32" w:rsidRDefault="00953E32" w:rsidP="00953E32">
            <w:pPr>
              <w:pStyle w:val="CopticVersemulti-line"/>
            </w:pPr>
            <w:r>
              <w:t>Ⲭⲉⲣⲉ ⲡⲓⲥⲏⲓⲛⲓ ⲙ̀ⲙⲏⲓ Ⲡⲁⲩⲗⲟⲥ</w:t>
            </w:r>
          </w:p>
          <w:p w14:paraId="2072E537" w14:textId="1584855F" w:rsidR="00953E32" w:rsidRDefault="00953E32" w:rsidP="00953E32">
            <w:pPr>
              <w:pStyle w:val="CopticVersemulti-line"/>
            </w:pPr>
            <w:r>
              <w:t>ⲡⲓϭⲏⲃⲥ ⲛ̀ⲧⲉ ϯⲟⲣⲑⲟⲇⲟⲝⲓⲁ</w:t>
            </w:r>
          </w:p>
          <w:p w14:paraId="17FD4FFA" w14:textId="07F365E1" w:rsidR="00953E32" w:rsidRDefault="00953E32" w:rsidP="00953E32">
            <w:pPr>
              <w:pStyle w:val="CopticVersemulti-line"/>
            </w:pPr>
            <w:r>
              <w:t>ⲫⲏⲉ̀ⲧⲁϥⲓ̀ⲣⲓ ⲛ̀ϩⲁⲛⲙⲏⲓⲛⲓ</w:t>
            </w:r>
          </w:p>
          <w:p w14:paraId="5097A8B7" w14:textId="52690CE0" w:rsidR="0055409B" w:rsidRDefault="00953E32" w:rsidP="00953E32">
            <w:pPr>
              <w:pStyle w:val="CopticHangingVerse"/>
            </w:pPr>
            <w:r>
              <w:t>ϧⲉⲛ ⲫ̀ⲣⲁⲛ ⲙ̀Ⲡⲓⲭ̀ⲣⲓⲥⲧⲟⲥ ⲡⲓⲁⲓⲇⲓⲟⲥ</w:t>
            </w:r>
            <w:r w:rsidR="0055409B">
              <w:t>.</w:t>
            </w:r>
          </w:p>
        </w:tc>
      </w:tr>
      <w:tr w:rsidR="0055409B" w14:paraId="429A3C87" w14:textId="77777777" w:rsidTr="00953E32">
        <w:trPr>
          <w:cantSplit/>
          <w:jc w:val="center"/>
        </w:trPr>
        <w:tc>
          <w:tcPr>
            <w:tcW w:w="288" w:type="dxa"/>
          </w:tcPr>
          <w:p w14:paraId="0A3945F4" w14:textId="77777777" w:rsidR="0055409B" w:rsidRDefault="0055409B" w:rsidP="00953E32">
            <w:pPr>
              <w:pStyle w:val="CopticCross"/>
            </w:pPr>
          </w:p>
        </w:tc>
        <w:tc>
          <w:tcPr>
            <w:tcW w:w="3960" w:type="dxa"/>
          </w:tcPr>
          <w:p w14:paraId="523D6586" w14:textId="77777777" w:rsidR="0055409B" w:rsidRDefault="0055409B" w:rsidP="00953E32">
            <w:pPr>
              <w:pStyle w:val="EngHang"/>
            </w:pPr>
            <w:r>
              <w:t>Holy, holy, holy,</w:t>
            </w:r>
          </w:p>
          <w:p w14:paraId="186CB540" w14:textId="77777777" w:rsidR="0055409B" w:rsidRDefault="0055409B" w:rsidP="00953E32">
            <w:pPr>
              <w:pStyle w:val="EngHang"/>
            </w:pPr>
            <w:r>
              <w:t>Lord of Hosts.</w:t>
            </w:r>
          </w:p>
          <w:p w14:paraId="1D721D7C" w14:textId="77777777" w:rsidR="0055409B" w:rsidRDefault="0055409B" w:rsidP="00953E32">
            <w:pPr>
              <w:pStyle w:val="EngHang"/>
            </w:pPr>
            <w:r>
              <w:t>Heaven and earth are full</w:t>
            </w:r>
          </w:p>
          <w:p w14:paraId="3DE1F198" w14:textId="77777777" w:rsidR="0055409B" w:rsidRDefault="0055409B" w:rsidP="00953E32">
            <w:pPr>
              <w:pStyle w:val="EngHangEnd"/>
            </w:pPr>
            <w:r>
              <w:t>Of Your holy glory.</w:t>
            </w:r>
          </w:p>
        </w:tc>
        <w:tc>
          <w:tcPr>
            <w:tcW w:w="288" w:type="dxa"/>
          </w:tcPr>
          <w:p w14:paraId="1FFE1C01" w14:textId="77777777" w:rsidR="0055409B" w:rsidRDefault="0055409B" w:rsidP="00953E32"/>
        </w:tc>
        <w:tc>
          <w:tcPr>
            <w:tcW w:w="288" w:type="dxa"/>
          </w:tcPr>
          <w:p w14:paraId="72850649" w14:textId="77777777" w:rsidR="0055409B" w:rsidRDefault="0055409B" w:rsidP="00953E32">
            <w:pPr>
              <w:pStyle w:val="CopticCross"/>
            </w:pPr>
          </w:p>
        </w:tc>
        <w:tc>
          <w:tcPr>
            <w:tcW w:w="3960" w:type="dxa"/>
          </w:tcPr>
          <w:p w14:paraId="744F1A00" w14:textId="77777777" w:rsidR="0055409B" w:rsidRDefault="0055409B" w:rsidP="00953E32">
            <w:pPr>
              <w:pStyle w:val="CopticVersemulti-line"/>
            </w:pPr>
            <w:r>
              <w:t>Ϫⲉ ⲁ̀ⲅⲓⲟⲥ ⲁ̀ⲅⲓⲟⲥ ⲁ̀ⲅⲓⲟⲥ:</w:t>
            </w:r>
          </w:p>
          <w:p w14:paraId="19A55907" w14:textId="77777777" w:rsidR="0055409B" w:rsidRDefault="0055409B" w:rsidP="00953E32">
            <w:pPr>
              <w:pStyle w:val="CopticVersemulti-line"/>
            </w:pPr>
            <w:r>
              <w:t>Ⲕⲩⲣⲓⲟⲥ ⲥⲁⲃⲁⲱⲑ:</w:t>
            </w:r>
          </w:p>
          <w:p w14:paraId="77553216" w14:textId="77777777" w:rsidR="0055409B" w:rsidRDefault="0055409B" w:rsidP="00953E32">
            <w:pPr>
              <w:pStyle w:val="CopticVersemulti-line"/>
            </w:pPr>
            <w:r>
              <w:t>ⲛ̀ⲗⲏⲡⲏⲥ ⲟ̀ ⲟⲩⲣⲁⲛⲟⲥ ⲕⲉ ⲏ̀ ⲅⲏ</w:t>
            </w:r>
          </w:p>
          <w:p w14:paraId="1A6F8050" w14:textId="77777777" w:rsidR="0055409B" w:rsidRDefault="0055409B" w:rsidP="00953E32">
            <w:pPr>
              <w:pStyle w:val="CopticHangingVerse"/>
            </w:pPr>
            <w:r>
              <w:t>ⲧⲏⲥ ⲁ̀ⲅⲓⲁⲥ ⲥⲟⲩ ⲇⲟⲝⲏⲥ.</w:t>
            </w:r>
          </w:p>
        </w:tc>
      </w:tr>
    </w:tbl>
    <w:p w14:paraId="4D31E36A" w14:textId="0D8F27AF" w:rsidR="005B716A" w:rsidRDefault="005B716A" w:rsidP="005B716A">
      <w:pPr>
        <w:pStyle w:val="Heading3"/>
        <w:rPr>
          <w:lang w:val="en-US"/>
        </w:rPr>
      </w:pPr>
      <w:bookmarkStart w:id="1863" w:name="_Toc485884660"/>
      <w:r>
        <w:rPr>
          <w:lang w:val="en-US"/>
        </w:rPr>
        <w:t>June 30 / Epip 6: Martyrdom of St. Aoulimpas the Apostle</w:t>
      </w:r>
      <w:bookmarkEnd w:id="1863"/>
    </w:p>
    <w:p w14:paraId="0DEE2976" w14:textId="7C9A498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864" w:name="_Toc410196218"/>
      <w:bookmarkStart w:id="1865" w:name="_Toc410196460"/>
      <w:bookmarkStart w:id="1866" w:name="_Toc410196962"/>
      <w:bookmarkStart w:id="1867" w:name="_Toc485884455"/>
      <w:bookmarkStart w:id="1868" w:name="July"/>
      <w:bookmarkEnd w:id="1811"/>
      <w:r>
        <w:lastRenderedPageBreak/>
        <w:t>July</w:t>
      </w:r>
      <w:bookmarkEnd w:id="1864"/>
      <w:bookmarkEnd w:id="1865"/>
      <w:bookmarkEnd w:id="1866"/>
      <w:r w:rsidR="00980D99">
        <w:t xml:space="preserve"> or </w:t>
      </w:r>
      <w:r w:rsidR="00980D99">
        <w:rPr>
          <w:rFonts w:ascii="FreeSerifAvvaShenouda" w:hAnsi="FreeSerifAvvaShenouda" w:cs="FreeSerifAvvaShenouda"/>
        </w:rPr>
        <w:t>Ⲉⲡⲏⲡ</w:t>
      </w:r>
      <w:bookmarkEnd w:id="1867"/>
    </w:p>
    <w:bookmarkStart w:id="1869" w:name="_Ref434562742" w:displacedByCustomXml="next"/>
    <w:bookmarkStart w:id="1870" w:name="_Toc410196965" w:displacedByCustomXml="next"/>
    <w:bookmarkStart w:id="1871" w:name="_Toc410196463" w:displacedByCustomXml="next"/>
    <w:bookmarkStart w:id="1872" w:name="_Toc410196221" w:displacedByCustomXml="next"/>
    <w:sdt>
      <w:sdtPr>
        <w:id w:val="233667495"/>
        <w:docPartObj>
          <w:docPartGallery w:val="Table of Contents"/>
          <w:docPartUnique/>
        </w:docPartObj>
      </w:sdtPr>
      <w:sdtEndPr>
        <w:rPr>
          <w:b/>
          <w:bCs/>
          <w:noProof/>
        </w:rPr>
      </w:sdtEndPr>
      <w:sdtContent>
        <w:p w14:paraId="219B8EE1" w14:textId="20732C3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85884661" w:history="1">
            <w:r w:rsidR="00710C7C" w:rsidRPr="00B44EF2">
              <w:rPr>
                <w:rStyle w:val="Hyperlink"/>
                <w:rFonts w:ascii="Times New Roman" w:hAnsi="Times New Roman" w:cs="Times New Roman"/>
                <w:noProof/>
              </w:rPr>
              <w:t>July 1 / Epip 7: St. Shenoute</w:t>
            </w:r>
            <w:r w:rsidR="00710C7C">
              <w:rPr>
                <w:noProof/>
                <w:webHidden/>
              </w:rPr>
              <w:tab/>
            </w:r>
            <w:r w:rsidR="00710C7C">
              <w:rPr>
                <w:noProof/>
                <w:webHidden/>
              </w:rPr>
              <w:fldChar w:fldCharType="begin"/>
            </w:r>
            <w:r w:rsidR="00710C7C">
              <w:rPr>
                <w:noProof/>
                <w:webHidden/>
              </w:rPr>
              <w:instrText xml:space="preserve"> PAGEREF _Toc485884661 \h </w:instrText>
            </w:r>
            <w:r w:rsidR="00710C7C">
              <w:rPr>
                <w:noProof/>
                <w:webHidden/>
              </w:rPr>
            </w:r>
            <w:r w:rsidR="00710C7C">
              <w:rPr>
                <w:noProof/>
                <w:webHidden/>
              </w:rPr>
              <w:fldChar w:fldCharType="separate"/>
            </w:r>
            <w:r w:rsidR="000E2EAC">
              <w:rPr>
                <w:noProof/>
                <w:webHidden/>
              </w:rPr>
              <w:t>1090</w:t>
            </w:r>
            <w:r w:rsidR="00710C7C">
              <w:rPr>
                <w:noProof/>
                <w:webHidden/>
              </w:rPr>
              <w:fldChar w:fldCharType="end"/>
            </w:r>
          </w:hyperlink>
        </w:p>
        <w:p w14:paraId="67C518D0" w14:textId="13C5E62C" w:rsidR="00710C7C" w:rsidRDefault="00365E38">
          <w:pPr>
            <w:pStyle w:val="TOC3"/>
            <w:tabs>
              <w:tab w:val="right" w:leader="dot" w:pos="8846"/>
            </w:tabs>
            <w:rPr>
              <w:rFonts w:asciiTheme="minorHAnsi" w:eastAsiaTheme="minorEastAsia" w:hAnsiTheme="minorHAnsi"/>
              <w:noProof/>
              <w:sz w:val="22"/>
              <w:lang w:val="en-US"/>
            </w:rPr>
          </w:pPr>
          <w:hyperlink w:anchor="_Toc485884662" w:history="1">
            <w:r w:rsidR="00710C7C" w:rsidRPr="00B44EF2">
              <w:rPr>
                <w:rStyle w:val="Hyperlink"/>
                <w:rFonts w:ascii="Times New Roman" w:hAnsi="Times New Roman" w:cs="Times New Roman"/>
                <w:noProof/>
              </w:rPr>
              <w:t>July 1 / Epip 7: Also St. Ignatius</w:t>
            </w:r>
            <w:r w:rsidR="00710C7C">
              <w:rPr>
                <w:noProof/>
                <w:webHidden/>
              </w:rPr>
              <w:tab/>
            </w:r>
            <w:r w:rsidR="00710C7C">
              <w:rPr>
                <w:noProof/>
                <w:webHidden/>
              </w:rPr>
              <w:fldChar w:fldCharType="begin"/>
            </w:r>
            <w:r w:rsidR="00710C7C">
              <w:rPr>
                <w:noProof/>
                <w:webHidden/>
              </w:rPr>
              <w:instrText xml:space="preserve"> PAGEREF _Toc485884662 \h </w:instrText>
            </w:r>
            <w:r w:rsidR="00710C7C">
              <w:rPr>
                <w:noProof/>
                <w:webHidden/>
              </w:rPr>
            </w:r>
            <w:r w:rsidR="00710C7C">
              <w:rPr>
                <w:noProof/>
                <w:webHidden/>
              </w:rPr>
              <w:fldChar w:fldCharType="separate"/>
            </w:r>
            <w:r w:rsidR="000E2EAC">
              <w:rPr>
                <w:noProof/>
                <w:webHidden/>
              </w:rPr>
              <w:t>1092</w:t>
            </w:r>
            <w:r w:rsidR="00710C7C">
              <w:rPr>
                <w:noProof/>
                <w:webHidden/>
              </w:rPr>
              <w:fldChar w:fldCharType="end"/>
            </w:r>
          </w:hyperlink>
        </w:p>
        <w:p w14:paraId="0F55E3EB" w14:textId="0B4F8013" w:rsidR="00710C7C" w:rsidRDefault="00365E38">
          <w:pPr>
            <w:pStyle w:val="TOC3"/>
            <w:tabs>
              <w:tab w:val="right" w:leader="dot" w:pos="8846"/>
            </w:tabs>
            <w:rPr>
              <w:rFonts w:asciiTheme="minorHAnsi" w:eastAsiaTheme="minorEastAsia" w:hAnsiTheme="minorHAnsi"/>
              <w:noProof/>
              <w:sz w:val="22"/>
              <w:lang w:val="en-US"/>
            </w:rPr>
          </w:pPr>
          <w:hyperlink w:anchor="_Toc485884663" w:history="1">
            <w:r w:rsidR="00710C7C" w:rsidRPr="00B44EF2">
              <w:rPr>
                <w:rStyle w:val="Hyperlink"/>
                <w:noProof/>
                <w:lang w:val="en-US"/>
              </w:rPr>
              <w:t>July 2 / Epip 8: St. Pishoy</w:t>
            </w:r>
            <w:r w:rsidR="00710C7C">
              <w:rPr>
                <w:noProof/>
                <w:webHidden/>
              </w:rPr>
              <w:tab/>
            </w:r>
            <w:r w:rsidR="00710C7C">
              <w:rPr>
                <w:noProof/>
                <w:webHidden/>
              </w:rPr>
              <w:fldChar w:fldCharType="begin"/>
            </w:r>
            <w:r w:rsidR="00710C7C">
              <w:rPr>
                <w:noProof/>
                <w:webHidden/>
              </w:rPr>
              <w:instrText xml:space="preserve"> PAGEREF _Toc485884663 \h </w:instrText>
            </w:r>
            <w:r w:rsidR="00710C7C">
              <w:rPr>
                <w:noProof/>
                <w:webHidden/>
              </w:rPr>
            </w:r>
            <w:r w:rsidR="00710C7C">
              <w:rPr>
                <w:noProof/>
                <w:webHidden/>
              </w:rPr>
              <w:fldChar w:fldCharType="separate"/>
            </w:r>
            <w:r w:rsidR="000E2EAC">
              <w:rPr>
                <w:noProof/>
                <w:webHidden/>
              </w:rPr>
              <w:t>1092</w:t>
            </w:r>
            <w:r w:rsidR="00710C7C">
              <w:rPr>
                <w:noProof/>
                <w:webHidden/>
              </w:rPr>
              <w:fldChar w:fldCharType="end"/>
            </w:r>
          </w:hyperlink>
        </w:p>
        <w:p w14:paraId="6D15679D" w14:textId="525AAC90" w:rsidR="00710C7C" w:rsidRDefault="00365E38">
          <w:pPr>
            <w:pStyle w:val="TOC3"/>
            <w:tabs>
              <w:tab w:val="right" w:leader="dot" w:pos="8846"/>
            </w:tabs>
            <w:rPr>
              <w:rFonts w:asciiTheme="minorHAnsi" w:eastAsiaTheme="minorEastAsia" w:hAnsiTheme="minorHAnsi"/>
              <w:noProof/>
              <w:sz w:val="22"/>
              <w:lang w:val="en-US"/>
            </w:rPr>
          </w:pPr>
          <w:hyperlink w:anchor="_Toc485884664" w:history="1">
            <w:r w:rsidR="00710C7C" w:rsidRPr="00B44EF2">
              <w:rPr>
                <w:rStyle w:val="Hyperlink"/>
                <w:noProof/>
                <w:lang w:val="en-US"/>
              </w:rPr>
              <w:t>July 3 / Epip 9: Martyrdom of St. Simon Cleophas the Apostle</w:t>
            </w:r>
            <w:r w:rsidR="00710C7C">
              <w:rPr>
                <w:noProof/>
                <w:webHidden/>
              </w:rPr>
              <w:tab/>
            </w:r>
            <w:r w:rsidR="00710C7C">
              <w:rPr>
                <w:noProof/>
                <w:webHidden/>
              </w:rPr>
              <w:fldChar w:fldCharType="begin"/>
            </w:r>
            <w:r w:rsidR="00710C7C">
              <w:rPr>
                <w:noProof/>
                <w:webHidden/>
              </w:rPr>
              <w:instrText xml:space="preserve"> PAGEREF _Toc485884664 \h </w:instrText>
            </w:r>
            <w:r w:rsidR="00710C7C">
              <w:rPr>
                <w:noProof/>
                <w:webHidden/>
              </w:rPr>
            </w:r>
            <w:r w:rsidR="00710C7C">
              <w:rPr>
                <w:noProof/>
                <w:webHidden/>
              </w:rPr>
              <w:fldChar w:fldCharType="separate"/>
            </w:r>
            <w:r w:rsidR="000E2EAC">
              <w:rPr>
                <w:noProof/>
                <w:webHidden/>
              </w:rPr>
              <w:t>1094</w:t>
            </w:r>
            <w:r w:rsidR="00710C7C">
              <w:rPr>
                <w:noProof/>
                <w:webHidden/>
              </w:rPr>
              <w:fldChar w:fldCharType="end"/>
            </w:r>
          </w:hyperlink>
        </w:p>
        <w:p w14:paraId="6934E98B" w14:textId="035A51B8" w:rsidR="00710C7C" w:rsidRDefault="00365E38">
          <w:pPr>
            <w:pStyle w:val="TOC3"/>
            <w:tabs>
              <w:tab w:val="right" w:leader="dot" w:pos="8846"/>
            </w:tabs>
            <w:rPr>
              <w:rFonts w:asciiTheme="minorHAnsi" w:eastAsiaTheme="minorEastAsia" w:hAnsiTheme="minorHAnsi"/>
              <w:noProof/>
              <w:sz w:val="22"/>
              <w:lang w:val="en-US"/>
            </w:rPr>
          </w:pPr>
          <w:hyperlink w:anchor="_Toc485884665" w:history="1">
            <w:r w:rsidR="00710C7C" w:rsidRPr="00B44EF2">
              <w:rPr>
                <w:rStyle w:val="Hyperlink"/>
                <w:noProof/>
              </w:rPr>
              <w:t>July 6 / Epip 12: Commemoration of Archangel Michael</w:t>
            </w:r>
            <w:r w:rsidR="00710C7C">
              <w:rPr>
                <w:noProof/>
                <w:webHidden/>
              </w:rPr>
              <w:tab/>
            </w:r>
            <w:r w:rsidR="00710C7C">
              <w:rPr>
                <w:noProof/>
                <w:webHidden/>
              </w:rPr>
              <w:fldChar w:fldCharType="begin"/>
            </w:r>
            <w:r w:rsidR="00710C7C">
              <w:rPr>
                <w:noProof/>
                <w:webHidden/>
              </w:rPr>
              <w:instrText xml:space="preserve"> PAGEREF _Toc485884665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2DF06EE9" w14:textId="337E8F52" w:rsidR="00710C7C" w:rsidRDefault="00365E38">
          <w:pPr>
            <w:pStyle w:val="TOC3"/>
            <w:tabs>
              <w:tab w:val="right" w:leader="dot" w:pos="8846"/>
            </w:tabs>
            <w:rPr>
              <w:rFonts w:asciiTheme="minorHAnsi" w:eastAsiaTheme="minorEastAsia" w:hAnsiTheme="minorHAnsi"/>
              <w:noProof/>
              <w:sz w:val="22"/>
              <w:lang w:val="en-US"/>
            </w:rPr>
          </w:pPr>
          <w:hyperlink w:anchor="_Toc485884666" w:history="1">
            <w:r w:rsidR="00710C7C" w:rsidRPr="00B44EF2">
              <w:rPr>
                <w:rStyle w:val="Hyperlink"/>
                <w:noProof/>
              </w:rPr>
              <w:t>July 12 / Epip 18: Martyrdom of St. James the Apostle, the Bishop of Jerusalem</w:t>
            </w:r>
            <w:r w:rsidR="00710C7C">
              <w:rPr>
                <w:noProof/>
                <w:webHidden/>
              </w:rPr>
              <w:tab/>
            </w:r>
            <w:r w:rsidR="00710C7C">
              <w:rPr>
                <w:noProof/>
                <w:webHidden/>
              </w:rPr>
              <w:fldChar w:fldCharType="begin"/>
            </w:r>
            <w:r w:rsidR="00710C7C">
              <w:rPr>
                <w:noProof/>
                <w:webHidden/>
              </w:rPr>
              <w:instrText xml:space="preserve"> PAGEREF _Toc485884666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7BDBAC52" w14:textId="3DEE2A36" w:rsidR="00710C7C" w:rsidRDefault="00365E38">
          <w:pPr>
            <w:pStyle w:val="TOC3"/>
            <w:tabs>
              <w:tab w:val="right" w:leader="dot" w:pos="8846"/>
            </w:tabs>
            <w:rPr>
              <w:rFonts w:asciiTheme="minorHAnsi" w:eastAsiaTheme="minorEastAsia" w:hAnsiTheme="minorHAnsi"/>
              <w:noProof/>
              <w:sz w:val="22"/>
              <w:lang w:val="en-US"/>
            </w:rPr>
          </w:pPr>
          <w:hyperlink w:anchor="_Toc485884667" w:history="1">
            <w:r w:rsidR="00710C7C" w:rsidRPr="00B44EF2">
              <w:rPr>
                <w:rStyle w:val="Hyperlink"/>
                <w:noProof/>
              </w:rPr>
              <w:t>July 14 / Epip 20: Martyrdom of St. Theodore of Shotep, the General</w:t>
            </w:r>
            <w:r w:rsidR="00710C7C">
              <w:rPr>
                <w:noProof/>
                <w:webHidden/>
              </w:rPr>
              <w:tab/>
            </w:r>
            <w:r w:rsidR="00710C7C">
              <w:rPr>
                <w:noProof/>
                <w:webHidden/>
              </w:rPr>
              <w:fldChar w:fldCharType="begin"/>
            </w:r>
            <w:r w:rsidR="00710C7C">
              <w:rPr>
                <w:noProof/>
                <w:webHidden/>
              </w:rPr>
              <w:instrText xml:space="preserve"> PAGEREF _Toc485884667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356EB12A" w14:textId="58C5DE12" w:rsidR="00710C7C" w:rsidRDefault="00365E38">
          <w:pPr>
            <w:pStyle w:val="TOC3"/>
            <w:tabs>
              <w:tab w:val="right" w:leader="dot" w:pos="8846"/>
            </w:tabs>
            <w:rPr>
              <w:rFonts w:asciiTheme="minorHAnsi" w:eastAsiaTheme="minorEastAsia" w:hAnsiTheme="minorHAnsi"/>
              <w:noProof/>
              <w:sz w:val="22"/>
              <w:lang w:val="en-US"/>
            </w:rPr>
          </w:pPr>
          <w:hyperlink w:anchor="_Toc485884668" w:history="1">
            <w:r w:rsidR="00710C7C" w:rsidRPr="00B44EF2">
              <w:rPr>
                <w:rStyle w:val="Hyperlink"/>
                <w:noProof/>
              </w:rPr>
              <w:t>July 15 / Epip 21: Commemoration of the Theotokos</w:t>
            </w:r>
            <w:r w:rsidR="00710C7C">
              <w:rPr>
                <w:noProof/>
                <w:webHidden/>
              </w:rPr>
              <w:tab/>
            </w:r>
            <w:r w:rsidR="00710C7C">
              <w:rPr>
                <w:noProof/>
                <w:webHidden/>
              </w:rPr>
              <w:fldChar w:fldCharType="begin"/>
            </w:r>
            <w:r w:rsidR="00710C7C">
              <w:rPr>
                <w:noProof/>
                <w:webHidden/>
              </w:rPr>
              <w:instrText xml:space="preserve"> PAGEREF _Toc485884668 \h </w:instrText>
            </w:r>
            <w:r w:rsidR="00710C7C">
              <w:rPr>
                <w:noProof/>
                <w:webHidden/>
              </w:rPr>
            </w:r>
            <w:r w:rsidR="00710C7C">
              <w:rPr>
                <w:noProof/>
                <w:webHidden/>
              </w:rPr>
              <w:fldChar w:fldCharType="separate"/>
            </w:r>
            <w:r w:rsidR="000E2EAC">
              <w:rPr>
                <w:noProof/>
                <w:webHidden/>
              </w:rPr>
              <w:t>1097</w:t>
            </w:r>
            <w:r w:rsidR="00710C7C">
              <w:rPr>
                <w:noProof/>
                <w:webHidden/>
              </w:rPr>
              <w:fldChar w:fldCharType="end"/>
            </w:r>
          </w:hyperlink>
        </w:p>
        <w:p w14:paraId="728F56F8" w14:textId="2B2BE97F" w:rsidR="00710C7C" w:rsidRDefault="00365E38">
          <w:pPr>
            <w:pStyle w:val="TOC3"/>
            <w:tabs>
              <w:tab w:val="right" w:leader="dot" w:pos="8846"/>
            </w:tabs>
            <w:rPr>
              <w:rFonts w:asciiTheme="minorHAnsi" w:eastAsiaTheme="minorEastAsia" w:hAnsiTheme="minorHAnsi"/>
              <w:noProof/>
              <w:sz w:val="22"/>
              <w:lang w:val="en-US"/>
            </w:rPr>
          </w:pPr>
          <w:hyperlink w:anchor="_Toc485884669" w:history="1">
            <w:r w:rsidR="00710C7C" w:rsidRPr="00B44EF2">
              <w:rPr>
                <w:rStyle w:val="Hyperlink"/>
                <w:noProof/>
              </w:rPr>
              <w:t>July 17 / Epip 23: The Martyrdom of St. Marina</w:t>
            </w:r>
            <w:r w:rsidR="00710C7C">
              <w:rPr>
                <w:noProof/>
                <w:webHidden/>
              </w:rPr>
              <w:tab/>
            </w:r>
            <w:r w:rsidR="00710C7C">
              <w:rPr>
                <w:noProof/>
                <w:webHidden/>
              </w:rPr>
              <w:fldChar w:fldCharType="begin"/>
            </w:r>
            <w:r w:rsidR="00710C7C">
              <w:rPr>
                <w:noProof/>
                <w:webHidden/>
              </w:rPr>
              <w:instrText xml:space="preserve"> PAGEREF _Toc485884669 \h </w:instrText>
            </w:r>
            <w:r w:rsidR="00710C7C">
              <w:rPr>
                <w:noProof/>
                <w:webHidden/>
              </w:rPr>
            </w:r>
            <w:r w:rsidR="00710C7C">
              <w:rPr>
                <w:noProof/>
                <w:webHidden/>
              </w:rPr>
              <w:fldChar w:fldCharType="separate"/>
            </w:r>
            <w:r w:rsidR="000E2EAC">
              <w:rPr>
                <w:noProof/>
                <w:webHidden/>
              </w:rPr>
              <w:t>1097</w:t>
            </w:r>
            <w:r w:rsidR="00710C7C">
              <w:rPr>
                <w:noProof/>
                <w:webHidden/>
              </w:rPr>
              <w:fldChar w:fldCharType="end"/>
            </w:r>
          </w:hyperlink>
        </w:p>
        <w:p w14:paraId="00086993" w14:textId="54286A7B" w:rsidR="00710C7C" w:rsidRDefault="00365E38">
          <w:pPr>
            <w:pStyle w:val="TOC3"/>
            <w:tabs>
              <w:tab w:val="right" w:leader="dot" w:pos="8846"/>
            </w:tabs>
            <w:rPr>
              <w:rFonts w:asciiTheme="minorHAnsi" w:eastAsiaTheme="minorEastAsia" w:hAnsiTheme="minorHAnsi"/>
              <w:noProof/>
              <w:sz w:val="22"/>
              <w:lang w:val="en-US"/>
            </w:rPr>
          </w:pPr>
          <w:hyperlink w:anchor="_Toc485884670" w:history="1">
            <w:r w:rsidR="00710C7C" w:rsidRPr="00B44EF2">
              <w:rPr>
                <w:rStyle w:val="Hyperlink"/>
                <w:noProof/>
              </w:rPr>
              <w:t>July 18 / Epip 24: The Martyrdom of Abba Noub</w:t>
            </w:r>
            <w:r w:rsidR="00710C7C">
              <w:rPr>
                <w:noProof/>
                <w:webHidden/>
              </w:rPr>
              <w:tab/>
            </w:r>
            <w:r w:rsidR="00710C7C">
              <w:rPr>
                <w:noProof/>
                <w:webHidden/>
              </w:rPr>
              <w:fldChar w:fldCharType="begin"/>
            </w:r>
            <w:r w:rsidR="00710C7C">
              <w:rPr>
                <w:noProof/>
                <w:webHidden/>
              </w:rPr>
              <w:instrText xml:space="preserve"> PAGEREF _Toc485884670 \h </w:instrText>
            </w:r>
            <w:r w:rsidR="00710C7C">
              <w:rPr>
                <w:noProof/>
                <w:webHidden/>
              </w:rPr>
            </w:r>
            <w:r w:rsidR="00710C7C">
              <w:rPr>
                <w:noProof/>
                <w:webHidden/>
              </w:rPr>
              <w:fldChar w:fldCharType="separate"/>
            </w:r>
            <w:r w:rsidR="000E2EAC">
              <w:rPr>
                <w:noProof/>
                <w:webHidden/>
              </w:rPr>
              <w:t>1098</w:t>
            </w:r>
            <w:r w:rsidR="00710C7C">
              <w:rPr>
                <w:noProof/>
                <w:webHidden/>
              </w:rPr>
              <w:fldChar w:fldCharType="end"/>
            </w:r>
          </w:hyperlink>
        </w:p>
        <w:p w14:paraId="5DC6DB15" w14:textId="1B283CF9" w:rsidR="00710C7C" w:rsidRDefault="00365E38">
          <w:pPr>
            <w:pStyle w:val="TOC3"/>
            <w:tabs>
              <w:tab w:val="right" w:leader="dot" w:pos="8846"/>
            </w:tabs>
            <w:rPr>
              <w:rFonts w:asciiTheme="minorHAnsi" w:eastAsiaTheme="minorEastAsia" w:hAnsiTheme="minorHAnsi"/>
              <w:noProof/>
              <w:sz w:val="22"/>
              <w:lang w:val="en-US"/>
            </w:rPr>
          </w:pPr>
          <w:hyperlink w:anchor="_Toc485884671" w:history="1">
            <w:r w:rsidR="00710C7C" w:rsidRPr="00B44EF2">
              <w:rPr>
                <w:rStyle w:val="Hyperlink"/>
                <w:noProof/>
              </w:rPr>
              <w:t>July 19 / Epip 25: St. Seraphim of Sarov (uncovering of relics)</w:t>
            </w:r>
            <w:r w:rsidR="00710C7C">
              <w:rPr>
                <w:noProof/>
                <w:webHidden/>
              </w:rPr>
              <w:tab/>
            </w:r>
            <w:r w:rsidR="00710C7C">
              <w:rPr>
                <w:noProof/>
                <w:webHidden/>
              </w:rPr>
              <w:fldChar w:fldCharType="begin"/>
            </w:r>
            <w:r w:rsidR="00710C7C">
              <w:rPr>
                <w:noProof/>
                <w:webHidden/>
              </w:rPr>
              <w:instrText xml:space="preserve"> PAGEREF _Toc485884671 \h </w:instrText>
            </w:r>
            <w:r w:rsidR="00710C7C">
              <w:rPr>
                <w:noProof/>
                <w:webHidden/>
              </w:rPr>
            </w:r>
            <w:r w:rsidR="00710C7C">
              <w:rPr>
                <w:noProof/>
                <w:webHidden/>
              </w:rPr>
              <w:fldChar w:fldCharType="separate"/>
            </w:r>
            <w:r w:rsidR="000E2EAC">
              <w:rPr>
                <w:noProof/>
                <w:webHidden/>
              </w:rPr>
              <w:t>1100</w:t>
            </w:r>
            <w:r w:rsidR="00710C7C">
              <w:rPr>
                <w:noProof/>
                <w:webHidden/>
              </w:rPr>
              <w:fldChar w:fldCharType="end"/>
            </w:r>
          </w:hyperlink>
        </w:p>
        <w:p w14:paraId="30CF94B1" w14:textId="36C47210" w:rsidR="00710C7C" w:rsidRDefault="00365E38">
          <w:pPr>
            <w:pStyle w:val="TOC3"/>
            <w:tabs>
              <w:tab w:val="right" w:leader="dot" w:pos="8846"/>
            </w:tabs>
            <w:rPr>
              <w:rFonts w:asciiTheme="minorHAnsi" w:eastAsiaTheme="minorEastAsia" w:hAnsiTheme="minorHAnsi"/>
              <w:noProof/>
              <w:sz w:val="22"/>
              <w:lang w:val="en-US"/>
            </w:rPr>
          </w:pPr>
          <w:hyperlink w:anchor="_Toc485884672" w:history="1">
            <w:r w:rsidR="00710C7C" w:rsidRPr="00B44EF2">
              <w:rPr>
                <w:rStyle w:val="Hyperlink"/>
                <w:noProof/>
              </w:rPr>
              <w:t>July 20 / Epip 26: Joseph the Carpenter</w:t>
            </w:r>
            <w:r w:rsidR="00710C7C">
              <w:rPr>
                <w:noProof/>
                <w:webHidden/>
              </w:rPr>
              <w:tab/>
            </w:r>
            <w:r w:rsidR="00710C7C">
              <w:rPr>
                <w:noProof/>
                <w:webHidden/>
              </w:rPr>
              <w:fldChar w:fldCharType="begin"/>
            </w:r>
            <w:r w:rsidR="00710C7C">
              <w:rPr>
                <w:noProof/>
                <w:webHidden/>
              </w:rPr>
              <w:instrText xml:space="preserve"> PAGEREF _Toc485884672 \h </w:instrText>
            </w:r>
            <w:r w:rsidR="00710C7C">
              <w:rPr>
                <w:noProof/>
                <w:webHidden/>
              </w:rPr>
            </w:r>
            <w:r w:rsidR="00710C7C">
              <w:rPr>
                <w:noProof/>
                <w:webHidden/>
              </w:rPr>
              <w:fldChar w:fldCharType="separate"/>
            </w:r>
            <w:r w:rsidR="000E2EAC">
              <w:rPr>
                <w:noProof/>
                <w:webHidden/>
              </w:rPr>
              <w:t>1100</w:t>
            </w:r>
            <w:r w:rsidR="00710C7C">
              <w:rPr>
                <w:noProof/>
                <w:webHidden/>
              </w:rPr>
              <w:fldChar w:fldCharType="end"/>
            </w:r>
          </w:hyperlink>
        </w:p>
        <w:p w14:paraId="2688062C" w14:textId="46E1DAD3" w:rsidR="00710C7C" w:rsidRDefault="00365E38">
          <w:pPr>
            <w:pStyle w:val="TOC3"/>
            <w:tabs>
              <w:tab w:val="right" w:leader="dot" w:pos="8846"/>
            </w:tabs>
            <w:rPr>
              <w:rFonts w:asciiTheme="minorHAnsi" w:eastAsiaTheme="minorEastAsia" w:hAnsiTheme="minorHAnsi"/>
              <w:noProof/>
              <w:sz w:val="22"/>
              <w:lang w:val="en-US"/>
            </w:rPr>
          </w:pPr>
          <w:hyperlink w:anchor="_Toc485884673" w:history="1">
            <w:r w:rsidR="00710C7C" w:rsidRPr="00B44EF2">
              <w:rPr>
                <w:rStyle w:val="Hyperlink"/>
                <w:noProof/>
              </w:rPr>
              <w:t>July 20 / Epip 26: Also St. Frumentius (Abune Selama), the First Bishop of Ethiopia</w:t>
            </w:r>
            <w:r w:rsidR="00710C7C">
              <w:rPr>
                <w:noProof/>
                <w:webHidden/>
              </w:rPr>
              <w:tab/>
            </w:r>
            <w:r w:rsidR="00710C7C">
              <w:rPr>
                <w:noProof/>
                <w:webHidden/>
              </w:rPr>
              <w:fldChar w:fldCharType="begin"/>
            </w:r>
            <w:r w:rsidR="00710C7C">
              <w:rPr>
                <w:noProof/>
                <w:webHidden/>
              </w:rPr>
              <w:instrText xml:space="preserve"> PAGEREF _Toc485884673 \h </w:instrText>
            </w:r>
            <w:r w:rsidR="00710C7C">
              <w:rPr>
                <w:noProof/>
                <w:webHidden/>
              </w:rPr>
            </w:r>
            <w:r w:rsidR="00710C7C">
              <w:rPr>
                <w:noProof/>
                <w:webHidden/>
              </w:rPr>
              <w:fldChar w:fldCharType="separate"/>
            </w:r>
            <w:r w:rsidR="000E2EAC">
              <w:rPr>
                <w:noProof/>
                <w:webHidden/>
              </w:rPr>
              <w:t>1101</w:t>
            </w:r>
            <w:r w:rsidR="00710C7C">
              <w:rPr>
                <w:noProof/>
                <w:webHidden/>
              </w:rPr>
              <w:fldChar w:fldCharType="end"/>
            </w:r>
          </w:hyperlink>
        </w:p>
        <w:p w14:paraId="4B617E7B" w14:textId="222095A2" w:rsidR="00710C7C" w:rsidRDefault="00365E38">
          <w:pPr>
            <w:pStyle w:val="TOC3"/>
            <w:tabs>
              <w:tab w:val="right" w:leader="dot" w:pos="8846"/>
            </w:tabs>
            <w:rPr>
              <w:rFonts w:asciiTheme="minorHAnsi" w:eastAsiaTheme="minorEastAsia" w:hAnsiTheme="minorHAnsi"/>
              <w:noProof/>
              <w:sz w:val="22"/>
              <w:lang w:val="en-US"/>
            </w:rPr>
          </w:pPr>
          <w:hyperlink w:anchor="_Toc485884674" w:history="1">
            <w:r w:rsidR="00710C7C" w:rsidRPr="00B44EF2">
              <w:rPr>
                <w:rStyle w:val="Hyperlink"/>
                <w:noProof/>
              </w:rPr>
              <w:t>July 22 / Epip 28: Departure of St. Mary Magdalene</w:t>
            </w:r>
            <w:r w:rsidR="00710C7C">
              <w:rPr>
                <w:noProof/>
                <w:webHidden/>
              </w:rPr>
              <w:tab/>
            </w:r>
            <w:r w:rsidR="00710C7C">
              <w:rPr>
                <w:noProof/>
                <w:webHidden/>
              </w:rPr>
              <w:fldChar w:fldCharType="begin"/>
            </w:r>
            <w:r w:rsidR="00710C7C">
              <w:rPr>
                <w:noProof/>
                <w:webHidden/>
              </w:rPr>
              <w:instrText xml:space="preserve"> PAGEREF _Toc485884674 \h </w:instrText>
            </w:r>
            <w:r w:rsidR="00710C7C">
              <w:rPr>
                <w:noProof/>
                <w:webHidden/>
              </w:rPr>
            </w:r>
            <w:r w:rsidR="00710C7C">
              <w:rPr>
                <w:noProof/>
                <w:webHidden/>
              </w:rPr>
              <w:fldChar w:fldCharType="separate"/>
            </w:r>
            <w:r w:rsidR="000E2EAC">
              <w:rPr>
                <w:noProof/>
                <w:webHidden/>
              </w:rPr>
              <w:t>1101</w:t>
            </w:r>
            <w:r w:rsidR="00710C7C">
              <w:rPr>
                <w:noProof/>
                <w:webHidden/>
              </w:rPr>
              <w:fldChar w:fldCharType="end"/>
            </w:r>
          </w:hyperlink>
        </w:p>
        <w:p w14:paraId="763E0CDF" w14:textId="7C7611F0" w:rsidR="00710C7C" w:rsidRDefault="00365E38">
          <w:pPr>
            <w:pStyle w:val="TOC3"/>
            <w:tabs>
              <w:tab w:val="right" w:leader="dot" w:pos="8846"/>
            </w:tabs>
            <w:rPr>
              <w:rFonts w:asciiTheme="minorHAnsi" w:eastAsiaTheme="minorEastAsia" w:hAnsiTheme="minorHAnsi"/>
              <w:noProof/>
              <w:sz w:val="22"/>
              <w:lang w:val="en-US"/>
            </w:rPr>
          </w:pPr>
          <w:hyperlink w:anchor="_Toc485884675" w:history="1">
            <w:r w:rsidR="00710C7C" w:rsidRPr="00B44EF2">
              <w:rPr>
                <w:rStyle w:val="Hyperlink"/>
                <w:noProof/>
              </w:rPr>
              <w:t>July 23 / Epip 29: Commemoration of the Annunciation, Nativity, and Resurrection on the 29</w:t>
            </w:r>
            <w:r w:rsidR="00710C7C" w:rsidRPr="00B44EF2">
              <w:rPr>
                <w:rStyle w:val="Hyperlink"/>
                <w:noProof/>
                <w:vertAlign w:val="superscript"/>
              </w:rPr>
              <w:t>th</w:t>
            </w:r>
            <w:r w:rsidR="00710C7C" w:rsidRPr="00B44EF2">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_Toc485884675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4580BF32" w14:textId="531A9EB6" w:rsidR="00710C7C" w:rsidRDefault="00365E38">
          <w:pPr>
            <w:pStyle w:val="TOC3"/>
            <w:tabs>
              <w:tab w:val="right" w:leader="dot" w:pos="8846"/>
            </w:tabs>
            <w:rPr>
              <w:rFonts w:asciiTheme="minorHAnsi" w:eastAsiaTheme="minorEastAsia" w:hAnsiTheme="minorHAnsi"/>
              <w:noProof/>
              <w:sz w:val="22"/>
              <w:lang w:val="en-US"/>
            </w:rPr>
          </w:pPr>
          <w:hyperlink w:anchor="_Toc485884676" w:history="1">
            <w:r w:rsidR="00710C7C" w:rsidRPr="00B44EF2">
              <w:rPr>
                <w:rStyle w:val="Hyperlink"/>
                <w:noProof/>
              </w:rPr>
              <w:t>July 23 / Epip 29: Also the Translocation of the Relics of St. Andrew, the Apostle</w:t>
            </w:r>
            <w:r w:rsidR="00710C7C">
              <w:rPr>
                <w:noProof/>
                <w:webHidden/>
              </w:rPr>
              <w:tab/>
            </w:r>
            <w:r w:rsidR="00710C7C">
              <w:rPr>
                <w:noProof/>
                <w:webHidden/>
              </w:rPr>
              <w:fldChar w:fldCharType="begin"/>
            </w:r>
            <w:r w:rsidR="00710C7C">
              <w:rPr>
                <w:noProof/>
                <w:webHidden/>
              </w:rPr>
              <w:instrText xml:space="preserve"> PAGEREF _Toc485884676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7733C87D" w14:textId="3815A0B7" w:rsidR="00710C7C" w:rsidRDefault="00365E38">
          <w:pPr>
            <w:pStyle w:val="TOC3"/>
            <w:tabs>
              <w:tab w:val="right" w:leader="dot" w:pos="8846"/>
            </w:tabs>
            <w:rPr>
              <w:rFonts w:asciiTheme="minorHAnsi" w:eastAsiaTheme="minorEastAsia" w:hAnsiTheme="minorHAnsi"/>
              <w:noProof/>
              <w:sz w:val="22"/>
              <w:lang w:val="en-US"/>
            </w:rPr>
          </w:pPr>
          <w:hyperlink w:anchor="_Toc485884677" w:history="1">
            <w:r w:rsidR="00710C7C" w:rsidRPr="00B44EF2">
              <w:rPr>
                <w:rStyle w:val="Hyperlink"/>
                <w:noProof/>
              </w:rPr>
              <w:t>July 25 / Mesori 1: The Virgin’s Fast</w:t>
            </w:r>
            <w:r w:rsidR="00710C7C">
              <w:rPr>
                <w:noProof/>
                <w:webHidden/>
              </w:rPr>
              <w:tab/>
            </w:r>
            <w:r w:rsidR="00710C7C">
              <w:rPr>
                <w:noProof/>
                <w:webHidden/>
              </w:rPr>
              <w:fldChar w:fldCharType="begin"/>
            </w:r>
            <w:r w:rsidR="00710C7C">
              <w:rPr>
                <w:noProof/>
                <w:webHidden/>
              </w:rPr>
              <w:instrText xml:space="preserve"> PAGEREF _Toc485884677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189F4FC2" w14:textId="54B1B885" w:rsidR="00710C7C" w:rsidRDefault="00365E38">
          <w:pPr>
            <w:pStyle w:val="TOC3"/>
            <w:tabs>
              <w:tab w:val="right" w:leader="dot" w:pos="8846"/>
            </w:tabs>
            <w:rPr>
              <w:rFonts w:asciiTheme="minorHAnsi" w:eastAsiaTheme="minorEastAsia" w:hAnsiTheme="minorHAnsi"/>
              <w:noProof/>
              <w:sz w:val="22"/>
              <w:lang w:val="en-US"/>
            </w:rPr>
          </w:pPr>
          <w:hyperlink w:anchor="_Toc485884678" w:history="1">
            <w:r w:rsidR="00710C7C" w:rsidRPr="00B44EF2">
              <w:rPr>
                <w:rStyle w:val="Hyperlink"/>
                <w:noProof/>
              </w:rPr>
              <w:t>July 28 / Mesori 4: Consecration of the Church of St. Anthony</w:t>
            </w:r>
            <w:r w:rsidR="00710C7C">
              <w:rPr>
                <w:noProof/>
                <w:webHidden/>
              </w:rPr>
              <w:tab/>
            </w:r>
            <w:r w:rsidR="00710C7C">
              <w:rPr>
                <w:noProof/>
                <w:webHidden/>
              </w:rPr>
              <w:fldChar w:fldCharType="begin"/>
            </w:r>
            <w:r w:rsidR="00710C7C">
              <w:rPr>
                <w:noProof/>
                <w:webHidden/>
              </w:rPr>
              <w:instrText xml:space="preserve"> PAGEREF _Toc485884678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11911C47" w14:textId="3E3C126C"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873" w:name="_Ref436250323"/>
      <w:bookmarkStart w:id="1874" w:name="_Toc485884661"/>
      <w:r>
        <w:rPr>
          <w:rFonts w:ascii="Times New Roman" w:hAnsi="Times New Roman" w:cs="Times New Roman"/>
        </w:rPr>
        <w:lastRenderedPageBreak/>
        <w:t>July 1 / Epip 7: St. Shenoute</w:t>
      </w:r>
      <w:bookmarkEnd w:id="1869"/>
      <w:bookmarkEnd w:id="1873"/>
      <w:bookmarkEnd w:id="1874"/>
    </w:p>
    <w:p w14:paraId="5B5A5AD3" w14:textId="77777777" w:rsidR="00980D99" w:rsidRDefault="00980D99" w:rsidP="00980D99">
      <w:pPr>
        <w:pStyle w:val="Heading4"/>
        <w:rPr>
          <w:lang w:val="en-US"/>
        </w:rPr>
      </w:pPr>
      <w:bookmarkStart w:id="1875" w:name="_Ref434491186"/>
      <w:r>
        <w:rPr>
          <w:lang w:val="en-US"/>
        </w:rPr>
        <w:t>The Doxology</w:t>
      </w:r>
      <w:r w:rsidR="00810F04">
        <w:rPr>
          <w:lang w:val="en-US"/>
        </w:rPr>
        <w:t xml:space="preserve"> for St. Shenoute</w:t>
      </w:r>
      <w:bookmarkEnd w:id="1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79"/>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80"/>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81"/>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879" w:name="_Ref434491207"/>
      <w:r>
        <w:rPr>
          <w:lang w:val="en-US"/>
        </w:rPr>
        <w:t>A Doxology for St. Besa</w:t>
      </w:r>
      <w:bookmarkEnd w:id="1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27EE5922" w:rsidR="00F67B89" w:rsidRDefault="00F67B89" w:rsidP="00F67B89">
      <w:pPr>
        <w:pStyle w:val="Heading3"/>
        <w:rPr>
          <w:rFonts w:ascii="Times New Roman" w:hAnsi="Times New Roman" w:cs="Times New Roman"/>
        </w:rPr>
      </w:pPr>
      <w:bookmarkStart w:id="1880" w:name="_Toc485884662"/>
      <w:r>
        <w:rPr>
          <w:rFonts w:ascii="Times New Roman" w:hAnsi="Times New Roman" w:cs="Times New Roman"/>
        </w:rPr>
        <w:t>July 1 / Epip 7: Also St. Ignatius</w:t>
      </w:r>
      <w:bookmarkEnd w:id="1880"/>
    </w:p>
    <w:p w14:paraId="7DDE3F3F" w14:textId="3F06237A" w:rsidR="00E50261" w:rsidRPr="00E50261" w:rsidRDefault="00E50261" w:rsidP="00E50261">
      <w:pPr>
        <w:pStyle w:val="Rubric"/>
      </w:pPr>
      <w:r>
        <w:t>TODO add</w:t>
      </w:r>
    </w:p>
    <w:p w14:paraId="08CD1881" w14:textId="77777777" w:rsidR="00980D99" w:rsidRDefault="00980D99" w:rsidP="00980D99">
      <w:pPr>
        <w:pStyle w:val="Heading3"/>
        <w:rPr>
          <w:lang w:val="en-US"/>
        </w:rPr>
      </w:pPr>
      <w:bookmarkStart w:id="1881" w:name="_Ref434560325"/>
      <w:bookmarkStart w:id="1882" w:name="_Toc485884663"/>
      <w:r>
        <w:rPr>
          <w:lang w:val="en-US"/>
        </w:rPr>
        <w:t>July 2 / Epip 8: St. Pishoy</w:t>
      </w:r>
      <w:bookmarkEnd w:id="1881"/>
      <w:bookmarkEnd w:id="1882"/>
    </w:p>
    <w:p w14:paraId="3F31CCDA" w14:textId="77777777" w:rsidR="00980D99" w:rsidRDefault="00980D99" w:rsidP="00980D99">
      <w:pPr>
        <w:pStyle w:val="Heading4"/>
        <w:rPr>
          <w:lang w:val="en-US"/>
        </w:rPr>
      </w:pPr>
      <w:bookmarkStart w:id="1883" w:name="_Ref434490783"/>
      <w:r>
        <w:rPr>
          <w:lang w:val="en-US"/>
        </w:rPr>
        <w:t>The Doxology</w:t>
      </w:r>
      <w:r w:rsidR="00810F04">
        <w:rPr>
          <w:lang w:val="en-US"/>
        </w:rPr>
        <w:t xml:space="preserve"> for St. Pishoy</w:t>
      </w:r>
      <w:bookmarkEnd w:id="1883"/>
    </w:p>
    <w:p w14:paraId="748CA5AD" w14:textId="5A905D0F"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E2EA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E2EAC">
        <w:rPr>
          <w:noProof/>
          <w:lang w:val="en-US"/>
        </w:rPr>
        <w:t>719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6B251C04" w:rsidR="00FB36D8" w:rsidRPr="00C35319" w:rsidRDefault="00B01D40" w:rsidP="00220DFD">
            <w:pPr>
              <w:pStyle w:val="CopticHangingVerse"/>
            </w:pPr>
            <w:r>
              <w:t>TODO</w:t>
            </w: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82"/>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83"/>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67B94F6A" w14:textId="77777777" w:rsidR="005B716A" w:rsidRDefault="005B716A" w:rsidP="005B716A">
      <w:pPr>
        <w:pStyle w:val="Heading3"/>
        <w:rPr>
          <w:lang w:val="en-US"/>
        </w:rPr>
      </w:pPr>
      <w:bookmarkStart w:id="1893" w:name="_Toc485884664"/>
      <w:bookmarkEnd w:id="1872"/>
      <w:bookmarkEnd w:id="1871"/>
      <w:bookmarkEnd w:id="1870"/>
      <w:r>
        <w:rPr>
          <w:lang w:val="en-US"/>
        </w:rPr>
        <w:t>July 3 / Epip 9: Martyrdom of</w:t>
      </w:r>
      <w:r w:rsidR="00FE0AE4">
        <w:rPr>
          <w:lang w:val="en-US"/>
        </w:rPr>
        <w:t xml:space="preserve"> </w:t>
      </w:r>
      <w:r>
        <w:rPr>
          <w:lang w:val="en-US"/>
        </w:rPr>
        <w:t>St. Simon Cleophas the Apostle</w:t>
      </w:r>
      <w:bookmarkEnd w:id="1893"/>
    </w:p>
    <w:p w14:paraId="4B2873D8" w14:textId="19A7C82D"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A95AA98" w14:textId="79A9177A" w:rsidR="006D5FC1" w:rsidRDefault="006D5FC1" w:rsidP="006D5FC1">
      <w:pPr>
        <w:pStyle w:val="Heading4"/>
      </w:pPr>
      <w:r>
        <w:t xml:space="preserve">The Doxology for St. Simon the </w:t>
      </w:r>
      <w:r w:rsidR="00F93B55">
        <w:t>Apostle</w:t>
      </w:r>
      <w:r>
        <w:rPr>
          <w:rStyle w:val="FootnoteReference"/>
        </w:rPr>
        <w:footnoteReference w:id="108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D5FC1" w14:paraId="6E56DC68" w14:textId="77777777" w:rsidTr="000E2EAC">
        <w:trPr>
          <w:cantSplit/>
          <w:jc w:val="center"/>
        </w:trPr>
        <w:tc>
          <w:tcPr>
            <w:tcW w:w="288" w:type="dxa"/>
          </w:tcPr>
          <w:p w14:paraId="4ABE41CB" w14:textId="77777777" w:rsidR="006D5FC1" w:rsidRDefault="006D5FC1" w:rsidP="000E2EAC">
            <w:pPr>
              <w:pStyle w:val="CopticCross"/>
            </w:pPr>
          </w:p>
        </w:tc>
        <w:tc>
          <w:tcPr>
            <w:tcW w:w="3960" w:type="dxa"/>
          </w:tcPr>
          <w:p w14:paraId="68BBC54C" w14:textId="111A01F6" w:rsidR="006D5FC1" w:rsidRDefault="006D5FC1" w:rsidP="000E2EAC">
            <w:pPr>
              <w:pStyle w:val="EngHang"/>
              <w:rPr>
                <w:shd w:val="clear" w:color="auto" w:fill="FFFFFF"/>
              </w:rPr>
            </w:pPr>
            <w:r>
              <w:rPr>
                <w:shd w:val="clear" w:color="auto" w:fill="FFFFFF"/>
              </w:rPr>
              <w:t>We praise and bless Simon,</w:t>
            </w:r>
          </w:p>
          <w:p w14:paraId="2DC9ECB8" w14:textId="5AFAFA3F" w:rsidR="006D5FC1" w:rsidRDefault="006D5FC1" w:rsidP="000E2EAC">
            <w:pPr>
              <w:pStyle w:val="EngHang"/>
              <w:rPr>
                <w:shd w:val="clear" w:color="auto" w:fill="FFFFFF"/>
              </w:rPr>
            </w:pPr>
            <w:r>
              <w:rPr>
                <w:shd w:val="clear" w:color="auto" w:fill="FFFFFF"/>
              </w:rPr>
              <w:t>The herald of God,</w:t>
            </w:r>
          </w:p>
          <w:p w14:paraId="695F378C" w14:textId="4FDDA7D1" w:rsidR="006D5FC1" w:rsidRDefault="006D5FC1" w:rsidP="000E2EAC">
            <w:pPr>
              <w:pStyle w:val="EngHang"/>
              <w:rPr>
                <w:shd w:val="clear" w:color="auto" w:fill="FFFFFF"/>
              </w:rPr>
            </w:pPr>
            <w:r>
              <w:rPr>
                <w:shd w:val="clear" w:color="auto" w:fill="FFFFFF"/>
              </w:rPr>
              <w:t>Who established wise doctrine</w:t>
            </w:r>
          </w:p>
          <w:p w14:paraId="068CDD5D" w14:textId="784AE41F" w:rsidR="006D5FC1" w:rsidRDefault="006D5FC1" w:rsidP="000E2EAC">
            <w:pPr>
              <w:pStyle w:val="EngHangEnd"/>
              <w:rPr>
                <w:shd w:val="clear" w:color="auto" w:fill="FFFFFF"/>
              </w:rPr>
            </w:pPr>
            <w:r>
              <w:rPr>
                <w:shd w:val="clear" w:color="auto" w:fill="FFFFFF"/>
              </w:rPr>
              <w:t>In the hearts of men.</w:t>
            </w:r>
          </w:p>
        </w:tc>
        <w:tc>
          <w:tcPr>
            <w:tcW w:w="288" w:type="dxa"/>
          </w:tcPr>
          <w:p w14:paraId="6514E9B6" w14:textId="77777777" w:rsidR="006D5FC1" w:rsidRDefault="006D5FC1" w:rsidP="000E2EAC"/>
        </w:tc>
      </w:tr>
      <w:tr w:rsidR="006D5FC1" w14:paraId="73E6A057" w14:textId="77777777" w:rsidTr="000E2EAC">
        <w:trPr>
          <w:cantSplit/>
          <w:jc w:val="center"/>
        </w:trPr>
        <w:tc>
          <w:tcPr>
            <w:tcW w:w="288" w:type="dxa"/>
          </w:tcPr>
          <w:p w14:paraId="15527433" w14:textId="77777777" w:rsidR="006D5FC1" w:rsidRDefault="006D5FC1" w:rsidP="000E2EAC">
            <w:pPr>
              <w:pStyle w:val="CopticCross"/>
            </w:pPr>
            <w:r w:rsidRPr="00FB5ACB">
              <w:t>¿</w:t>
            </w:r>
          </w:p>
        </w:tc>
        <w:tc>
          <w:tcPr>
            <w:tcW w:w="3960" w:type="dxa"/>
          </w:tcPr>
          <w:p w14:paraId="38776A1B" w14:textId="6AAE6C86" w:rsidR="006D5FC1" w:rsidRDefault="006D5FC1" w:rsidP="000E2EAC">
            <w:pPr>
              <w:pStyle w:val="EngHang"/>
              <w:rPr>
                <w:shd w:val="clear" w:color="auto" w:fill="FFFFFF"/>
              </w:rPr>
            </w:pPr>
            <w:r>
              <w:rPr>
                <w:shd w:val="clear" w:color="auto" w:fill="FFFFFF"/>
              </w:rPr>
              <w:t>Now he stands before</w:t>
            </w:r>
          </w:p>
          <w:p w14:paraId="40864D10" w14:textId="453B4998" w:rsidR="006D5FC1" w:rsidRDefault="006D5FC1" w:rsidP="000E2EAC">
            <w:pPr>
              <w:pStyle w:val="EngHang"/>
              <w:rPr>
                <w:shd w:val="clear" w:color="auto" w:fill="FFFFFF"/>
              </w:rPr>
            </w:pPr>
            <w:r>
              <w:rPr>
                <w:shd w:val="clear" w:color="auto" w:fill="FFFFFF"/>
              </w:rPr>
              <w:t>The throne of glory,</w:t>
            </w:r>
          </w:p>
          <w:p w14:paraId="0E8328AF" w14:textId="539188EE" w:rsidR="006D5FC1" w:rsidRDefault="006D5FC1" w:rsidP="000E2EAC">
            <w:pPr>
              <w:pStyle w:val="EngHang"/>
              <w:rPr>
                <w:shd w:val="clear" w:color="auto" w:fill="FFFFFF"/>
              </w:rPr>
            </w:pPr>
            <w:r>
              <w:rPr>
                <w:shd w:val="clear" w:color="auto" w:fill="FFFFFF"/>
              </w:rPr>
              <w:t>And rejoices with the angels,</w:t>
            </w:r>
          </w:p>
          <w:p w14:paraId="582E55BD" w14:textId="0015791A" w:rsidR="006D5FC1" w:rsidRDefault="006D5FC1" w:rsidP="000E2EAC">
            <w:pPr>
              <w:pStyle w:val="EngHangEnd"/>
              <w:rPr>
                <w:shd w:val="clear" w:color="auto" w:fill="FFFFFF"/>
              </w:rPr>
            </w:pPr>
            <w:r>
              <w:rPr>
                <w:shd w:val="clear" w:color="auto" w:fill="FFFFFF"/>
              </w:rPr>
              <w:t>Always praying for us.</w:t>
            </w:r>
          </w:p>
        </w:tc>
        <w:tc>
          <w:tcPr>
            <w:tcW w:w="288" w:type="dxa"/>
          </w:tcPr>
          <w:p w14:paraId="049C1BE4" w14:textId="77777777" w:rsidR="006D5FC1" w:rsidRDefault="006D5FC1" w:rsidP="000E2EAC"/>
        </w:tc>
      </w:tr>
      <w:tr w:rsidR="006D5FC1" w14:paraId="2A0B3771" w14:textId="77777777" w:rsidTr="000E2EAC">
        <w:trPr>
          <w:cantSplit/>
          <w:jc w:val="center"/>
        </w:trPr>
        <w:tc>
          <w:tcPr>
            <w:tcW w:w="288" w:type="dxa"/>
          </w:tcPr>
          <w:p w14:paraId="259D78E6" w14:textId="77777777" w:rsidR="006D5FC1" w:rsidRDefault="006D5FC1" w:rsidP="000E2EAC">
            <w:pPr>
              <w:pStyle w:val="CopticCross"/>
            </w:pPr>
            <w:r w:rsidRPr="00FB5ACB">
              <w:t>¿</w:t>
            </w:r>
          </w:p>
        </w:tc>
        <w:tc>
          <w:tcPr>
            <w:tcW w:w="3960" w:type="dxa"/>
          </w:tcPr>
          <w:p w14:paraId="2533D0BF" w14:textId="2EDC5D30" w:rsidR="006D5FC1" w:rsidRDefault="006D5FC1" w:rsidP="000E2EAC">
            <w:pPr>
              <w:pStyle w:val="EngHang"/>
              <w:rPr>
                <w:shd w:val="clear" w:color="auto" w:fill="FFFFFF"/>
              </w:rPr>
            </w:pPr>
            <w:r>
              <w:rPr>
                <w:shd w:val="clear" w:color="auto" w:fill="FFFFFF"/>
              </w:rPr>
              <w:t>Hail to you, O Apostle,</w:t>
            </w:r>
          </w:p>
          <w:p w14:paraId="4FDBE3E9" w14:textId="72F4C104" w:rsidR="006D5FC1" w:rsidRDefault="006D5FC1" w:rsidP="000E2EAC">
            <w:pPr>
              <w:pStyle w:val="EngHang"/>
              <w:rPr>
                <w:shd w:val="clear" w:color="auto" w:fill="FFFFFF"/>
              </w:rPr>
            </w:pPr>
            <w:r>
              <w:rPr>
                <w:shd w:val="clear" w:color="auto" w:fill="FFFFFF"/>
              </w:rPr>
              <w:t>Hail to you, O Zealot,</w:t>
            </w:r>
          </w:p>
          <w:p w14:paraId="41C34826" w14:textId="04EF2C97" w:rsidR="006D5FC1" w:rsidRDefault="006D5FC1" w:rsidP="000E2EAC">
            <w:pPr>
              <w:pStyle w:val="EngHang"/>
              <w:rPr>
                <w:shd w:val="clear" w:color="auto" w:fill="FFFFFF"/>
              </w:rPr>
            </w:pPr>
            <w:r>
              <w:rPr>
                <w:shd w:val="clear" w:color="auto" w:fill="FFFFFF"/>
              </w:rPr>
              <w:t>Hail to you, O hearald,</w:t>
            </w:r>
          </w:p>
          <w:p w14:paraId="7BB39FDC" w14:textId="71E798E8" w:rsidR="006D5FC1" w:rsidRDefault="006D5FC1" w:rsidP="006D5FC1">
            <w:pPr>
              <w:pStyle w:val="EngHangEnd"/>
              <w:ind w:left="0" w:firstLine="0"/>
            </w:pPr>
            <w:r>
              <w:rPr>
                <w:shd w:val="clear" w:color="auto" w:fill="FFFFFF"/>
              </w:rPr>
              <w:t>Saint Simon the Cananite.</w:t>
            </w:r>
          </w:p>
        </w:tc>
        <w:tc>
          <w:tcPr>
            <w:tcW w:w="288" w:type="dxa"/>
          </w:tcPr>
          <w:p w14:paraId="3508B4C2" w14:textId="77777777" w:rsidR="006D5FC1" w:rsidRDefault="006D5FC1" w:rsidP="000E2EAC"/>
        </w:tc>
      </w:tr>
      <w:tr w:rsidR="006D5FC1" w14:paraId="13D28095" w14:textId="77777777" w:rsidTr="000E2EAC">
        <w:trPr>
          <w:cantSplit/>
          <w:jc w:val="center"/>
        </w:trPr>
        <w:tc>
          <w:tcPr>
            <w:tcW w:w="288" w:type="dxa"/>
          </w:tcPr>
          <w:p w14:paraId="0B5AB00A" w14:textId="77777777" w:rsidR="006D5FC1" w:rsidRDefault="006D5FC1" w:rsidP="000E2EAC">
            <w:pPr>
              <w:pStyle w:val="CopticCross"/>
            </w:pPr>
          </w:p>
        </w:tc>
        <w:tc>
          <w:tcPr>
            <w:tcW w:w="3960" w:type="dxa"/>
          </w:tcPr>
          <w:p w14:paraId="312015C6" w14:textId="77777777" w:rsidR="006D5FC1" w:rsidRDefault="006D5FC1" w:rsidP="000E2EAC">
            <w:pPr>
              <w:pStyle w:val="EngHang"/>
              <w:rPr>
                <w:shd w:val="clear" w:color="auto" w:fill="FFFFFF"/>
              </w:rPr>
            </w:pPr>
            <w:r>
              <w:rPr>
                <w:shd w:val="clear" w:color="auto" w:fill="FFFFFF"/>
              </w:rPr>
              <w:t>Pray to the Lord on our behalf,</w:t>
            </w:r>
          </w:p>
          <w:p w14:paraId="36F011DD" w14:textId="4394BD50" w:rsidR="006D5FC1" w:rsidRDefault="006D5FC1" w:rsidP="000E2EAC">
            <w:pPr>
              <w:pStyle w:val="EngHang"/>
              <w:rPr>
                <w:shd w:val="clear" w:color="auto" w:fill="FFFFFF"/>
              </w:rPr>
            </w:pPr>
            <w:r>
              <w:rPr>
                <w:shd w:val="clear" w:color="auto" w:fill="FFFFFF"/>
              </w:rPr>
              <w:t>O my lord and father, the Apostle,</w:t>
            </w:r>
          </w:p>
          <w:p w14:paraId="32EA2952" w14:textId="7DC188FC" w:rsidR="006D5FC1" w:rsidRDefault="006D5FC1" w:rsidP="000E2EAC">
            <w:pPr>
              <w:pStyle w:val="EngHang"/>
              <w:rPr>
                <w:shd w:val="clear" w:color="auto" w:fill="FFFFFF"/>
              </w:rPr>
            </w:pPr>
            <w:r>
              <w:rPr>
                <w:shd w:val="clear" w:color="auto" w:fill="FFFFFF"/>
              </w:rPr>
              <w:t>Saint Simon the Zealot,</w:t>
            </w:r>
          </w:p>
          <w:p w14:paraId="5C40070E" w14:textId="77777777" w:rsidR="006D5FC1" w:rsidRDefault="006D5FC1" w:rsidP="000E2EAC">
            <w:pPr>
              <w:pStyle w:val="EngHangEnd"/>
            </w:pPr>
            <w:r>
              <w:rPr>
                <w:shd w:val="clear" w:color="auto" w:fill="FFFFFF"/>
              </w:rPr>
              <w:t>That He may forgive us our sins.</w:t>
            </w:r>
          </w:p>
        </w:tc>
        <w:tc>
          <w:tcPr>
            <w:tcW w:w="288" w:type="dxa"/>
          </w:tcPr>
          <w:p w14:paraId="1F5B7CE1" w14:textId="77777777" w:rsidR="006D5FC1" w:rsidRDefault="006D5FC1" w:rsidP="000E2EAC"/>
        </w:tc>
      </w:tr>
    </w:tbl>
    <w:p w14:paraId="69F0F33E" w14:textId="77777777" w:rsidR="00DD5136" w:rsidRDefault="00DD5136" w:rsidP="00DD5136">
      <w:pPr>
        <w:pStyle w:val="Heading3"/>
      </w:pPr>
      <w:bookmarkStart w:id="1894" w:name="_Toc485884665"/>
      <w:r>
        <w:t>July 6 / Epip 12: Commemoration of Archangel Michael</w:t>
      </w:r>
      <w:bookmarkEnd w:id="1894"/>
    </w:p>
    <w:p w14:paraId="05CD381F" w14:textId="147904D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32BC82" w14:textId="77777777" w:rsidR="005B716A" w:rsidRDefault="005B716A" w:rsidP="005B716A">
      <w:pPr>
        <w:pStyle w:val="Heading3"/>
      </w:pPr>
      <w:bookmarkStart w:id="1895" w:name="_Toc485884666"/>
      <w:r>
        <w:t>July 12 / Epip 18: Martyrdom of St. James the Apostle, the Bishop of Jerusalem</w:t>
      </w:r>
      <w:bookmarkEnd w:id="1895"/>
    </w:p>
    <w:p w14:paraId="3E767F80" w14:textId="4FAE53D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0614C9" w14:textId="77777777" w:rsidR="009C1989" w:rsidRDefault="009C1989" w:rsidP="009C1989">
      <w:pPr>
        <w:pStyle w:val="Heading3"/>
      </w:pPr>
      <w:bookmarkStart w:id="1896" w:name="_Ref434562330"/>
      <w:bookmarkStart w:id="1897" w:name="_Toc485884667"/>
      <w:r>
        <w:t>July 14 / Epip 20: Martyrdom of St. Theodore of Shotep, the General</w:t>
      </w:r>
      <w:bookmarkEnd w:id="1896"/>
      <w:bookmarkEnd w:id="1897"/>
    </w:p>
    <w:p w14:paraId="7B584133" w14:textId="77777777" w:rsidR="009C1989" w:rsidRDefault="009C1989" w:rsidP="009C1989">
      <w:pPr>
        <w:pStyle w:val="Heading4"/>
      </w:pPr>
      <w:bookmarkStart w:id="1898" w:name="_Ref434489277"/>
      <w:r>
        <w:t>The Doxology of St. Theodore of Shotep, the General</w:t>
      </w:r>
      <w:bookmarkEnd w:id="1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lastRenderedPageBreak/>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899" w:name="_Ref434489296"/>
      <w:r>
        <w:t>Another Doxology of St. Theodore of Shotep, the General</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900"/>
            <w:r>
              <w:t>struggler</w:t>
            </w:r>
            <w:commentRangeEnd w:id="1900"/>
            <w:r>
              <w:rPr>
                <w:rStyle w:val="CommentReference"/>
                <w:rFonts w:ascii="Times New Roman" w:eastAsiaTheme="minorHAnsi" w:hAnsi="Times New Roman" w:cstheme="minorBidi"/>
                <w:color w:val="auto"/>
              </w:rPr>
              <w:commentReference w:id="1900"/>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lastRenderedPageBreak/>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901" w:name="_Toc485884668"/>
      <w:r>
        <w:t>July 15 / Epip 21: Commemoration of the Theotokos</w:t>
      </w:r>
      <w:bookmarkEnd w:id="1901"/>
    </w:p>
    <w:p w14:paraId="4AA179DA" w14:textId="112E5CAA" w:rsidR="00DD1748" w:rsidRDefault="00DD1748" w:rsidP="00DD1748">
      <w:pPr>
        <w:pStyle w:val="Rubric"/>
      </w:pPr>
      <w:bookmarkStart w:id="1902" w:name="_Ref434562663"/>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46562046" w14:textId="77777777" w:rsidR="0078548F" w:rsidRDefault="0078548F" w:rsidP="0078548F">
      <w:pPr>
        <w:pStyle w:val="Heading3"/>
      </w:pPr>
      <w:bookmarkStart w:id="1903" w:name="_Ref485190899"/>
      <w:bookmarkStart w:id="1904" w:name="_Ref485190907"/>
      <w:bookmarkStart w:id="1905" w:name="_Toc485884669"/>
      <w:r>
        <w:t>July 17 / Epip 23: The Martyrdom of St. Marina</w:t>
      </w:r>
      <w:bookmarkEnd w:id="1902"/>
      <w:bookmarkEnd w:id="1903"/>
      <w:bookmarkEnd w:id="1904"/>
      <w:bookmarkEnd w:id="1905"/>
    </w:p>
    <w:p w14:paraId="71210AE6" w14:textId="77777777" w:rsidR="0078548F" w:rsidRDefault="0078548F" w:rsidP="0078548F">
      <w:pPr>
        <w:pStyle w:val="Heading4"/>
      </w:pPr>
      <w:bookmarkStart w:id="1906" w:name="_Ref434490204"/>
      <w:r>
        <w:t>The Doxology</w:t>
      </w:r>
      <w:r w:rsidR="00B46E6E">
        <w:t xml:space="preserve"> for St. Marina</w:t>
      </w:r>
      <w:bookmarkEnd w:id="1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EA3E391" w:rsidR="00951605" w:rsidRDefault="00951605" w:rsidP="00951605">
      <w:pPr>
        <w:pStyle w:val="Heading3"/>
      </w:pPr>
      <w:bookmarkStart w:id="1907" w:name="_Toc485884670"/>
      <w:r>
        <w:t xml:space="preserve">July 18 / Epip 24: The Martyrdom of </w:t>
      </w:r>
      <w:r w:rsidR="00EB5325">
        <w:t xml:space="preserve">St </w:t>
      </w:r>
      <w:r>
        <w:t>A</w:t>
      </w:r>
      <w:r w:rsidR="00EB5325">
        <w:t>p</w:t>
      </w:r>
      <w:r>
        <w:t>a</w:t>
      </w:r>
      <w:r w:rsidR="00EB5325">
        <w:t>n</w:t>
      </w:r>
      <w:r>
        <w:t>oub</w:t>
      </w:r>
      <w:bookmarkEnd w:id="1907"/>
    </w:p>
    <w:p w14:paraId="45A4C76D" w14:textId="21CDE1FD" w:rsidR="00951605" w:rsidRDefault="00951605" w:rsidP="00951605">
      <w:pPr>
        <w:pStyle w:val="Heading4"/>
      </w:pPr>
      <w:bookmarkStart w:id="1908" w:name="_Ref434489534"/>
      <w:r>
        <w:t>The Doxology</w:t>
      </w:r>
      <w:r w:rsidR="00B46E6E">
        <w:t xml:space="preserve"> for A</w:t>
      </w:r>
      <w:r w:rsidR="00EB5325">
        <w:t>p</w:t>
      </w:r>
      <w:r w:rsidR="00B46E6E">
        <w:t>a</w:t>
      </w:r>
      <w:r w:rsidR="00EB5325">
        <w:t>n</w:t>
      </w:r>
      <w:r w:rsidR="00B46E6E">
        <w:t>oub</w:t>
      </w:r>
      <w:bookmarkEnd w:id="1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128324BC" w:rsidR="00951605" w:rsidRDefault="00951605" w:rsidP="00951605">
            <w:pPr>
              <w:pStyle w:val="EngHang"/>
            </w:pPr>
            <w:r>
              <w:t xml:space="preserve">O </w:t>
            </w:r>
            <w:r w:rsidR="00EB5325">
              <w:t>ap</w:t>
            </w:r>
            <w:commentRangeStart w:id="1909"/>
            <w:r>
              <w:t>a</w:t>
            </w:r>
            <w:r w:rsidR="00EB5325">
              <w:t>n</w:t>
            </w:r>
            <w:r>
              <w:t>oub</w:t>
            </w:r>
            <w:commentRangeEnd w:id="1909"/>
            <w:r>
              <w:rPr>
                <w:rStyle w:val="CommentReference"/>
                <w:rFonts w:ascii="Times New Roman" w:eastAsiaTheme="minorHAnsi" w:hAnsi="Times New Roman" w:cstheme="minorBidi"/>
                <w:color w:val="auto"/>
              </w:rPr>
              <w:commentReference w:id="190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5CDCCF2C" w:rsidR="00951605" w:rsidRDefault="00EB5325" w:rsidP="00951605">
            <w:pPr>
              <w:pStyle w:val="EngHang"/>
            </w:pPr>
            <w:r>
              <w:t>The strong saint Apan</w:t>
            </w:r>
            <w:r w:rsidR="00951605">
              <w:t>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910"/>
            <w:r>
              <w:t xml:space="preserve">upright </w:t>
            </w:r>
            <w:commentRangeEnd w:id="1910"/>
            <w:r>
              <w:rPr>
                <w:rStyle w:val="CommentReference"/>
                <w:rFonts w:ascii="Times New Roman" w:eastAsiaTheme="minorHAnsi" w:hAnsi="Times New Roman" w:cstheme="minorBidi"/>
                <w:color w:val="auto"/>
              </w:rPr>
              <w:commentReference w:id="191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B3CDCF" w:rsidR="00951605" w:rsidRDefault="00EB5325" w:rsidP="00951605">
            <w:pPr>
              <w:pStyle w:val="EngHangEnd"/>
            </w:pPr>
            <w:r>
              <w:t>Apan</w:t>
            </w:r>
            <w:r w:rsidR="00951605">
              <w:t>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4EFCCC92" w:rsidR="00951605" w:rsidRDefault="00EB5325" w:rsidP="00951605">
            <w:pPr>
              <w:pStyle w:val="EngHang"/>
            </w:pPr>
            <w:r>
              <w:t>Apan</w:t>
            </w:r>
            <w:r w:rsidR="00951605">
              <w:t>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2F0CAA44" w14:textId="540708FE" w:rsidR="00B54DE8" w:rsidRDefault="00B54DE8" w:rsidP="00BF240D">
      <w:pPr>
        <w:pStyle w:val="Heading3"/>
      </w:pPr>
      <w:bookmarkStart w:id="1911" w:name="_Toc485884671"/>
      <w:r>
        <w:lastRenderedPageBreak/>
        <w:t>July 19 / Epip 25: St. Seraphim of Sarov (uncovering of relics)</w:t>
      </w:r>
      <w:r>
        <w:rPr>
          <w:rStyle w:val="FootnoteReference"/>
        </w:rPr>
        <w:footnoteReference w:id="1085"/>
      </w:r>
      <w:bookmarkEnd w:id="1911"/>
    </w:p>
    <w:p w14:paraId="2CF0CA79" w14:textId="022C500E" w:rsidR="00B54DE8" w:rsidRPr="00B54DE8" w:rsidRDefault="00B54DE8" w:rsidP="00B54DE8">
      <w:pPr>
        <w:pStyle w:val="Rubric"/>
      </w:pPr>
      <w:r>
        <w:t xml:space="preserve">See </w:t>
      </w:r>
      <w:r>
        <w:fldChar w:fldCharType="begin"/>
      </w:r>
      <w:r>
        <w:instrText xml:space="preserve"> REF _Ref485884390 \h </w:instrText>
      </w:r>
      <w:r>
        <w:fldChar w:fldCharType="separate"/>
      </w:r>
      <w:r w:rsidR="000E2EAC">
        <w:t>January 2 (3) / Tobi 7: St. Seraphim of Sarov</w:t>
      </w:r>
      <w:r>
        <w:fldChar w:fldCharType="end"/>
      </w:r>
      <w:r>
        <w:t xml:space="preserve">, page </w:t>
      </w:r>
      <w:r>
        <w:fldChar w:fldCharType="begin"/>
      </w:r>
      <w:r>
        <w:instrText xml:space="preserve"> PAGEREF _Ref485884390 \h </w:instrText>
      </w:r>
      <w:r>
        <w:fldChar w:fldCharType="separate"/>
      </w:r>
      <w:r w:rsidR="000E2EAC">
        <w:rPr>
          <w:noProof/>
        </w:rPr>
        <w:t>918</w:t>
      </w:r>
      <w:r>
        <w:fldChar w:fldCharType="end"/>
      </w:r>
      <w:r>
        <w:t>.</w:t>
      </w:r>
    </w:p>
    <w:p w14:paraId="1F10ADAE" w14:textId="6B0B641D" w:rsidR="00BF240D" w:rsidRDefault="00BF240D" w:rsidP="00BF240D">
      <w:pPr>
        <w:pStyle w:val="Heading3"/>
      </w:pPr>
      <w:bookmarkStart w:id="1912" w:name="_Toc485884672"/>
      <w:r>
        <w:t>July 20 / Epip 26: Joseph the Carpenter</w:t>
      </w:r>
      <w:bookmarkEnd w:id="1912"/>
    </w:p>
    <w:p w14:paraId="5DE3B33E" w14:textId="77777777" w:rsidR="00BF240D" w:rsidRDefault="00BF240D" w:rsidP="00BF240D">
      <w:pPr>
        <w:pStyle w:val="Heading4"/>
      </w:pPr>
      <w:bookmarkStart w:id="1913" w:name="_Ref434488476"/>
      <w:r>
        <w:t>The Doxology</w:t>
      </w:r>
      <w:r w:rsidR="00B46E6E">
        <w:t xml:space="preserve"> for St. Joseph the Carpenter</w:t>
      </w:r>
      <w:bookmarkEnd w:id="1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8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914" w:name="_Toc485884673"/>
      <w:bookmarkStart w:id="1915" w:name="_Toc410196222"/>
      <w:bookmarkStart w:id="1916" w:name="_Toc410196464"/>
      <w:bookmarkStart w:id="1917" w:name="_Toc410196966"/>
      <w:r>
        <w:t>July 20 / Epip 26: Also St. Frumentius (Abune Selama), the First Bishop of Ethiopia</w:t>
      </w:r>
      <w:bookmarkEnd w:id="1914"/>
    </w:p>
    <w:p w14:paraId="5EE79286" w14:textId="0BD830D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E2EA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E2EAC">
        <w:rPr>
          <w:noProof/>
        </w:rPr>
        <w:t>1030</w:t>
      </w:r>
      <w:r w:rsidR="00237D47">
        <w:fldChar w:fldCharType="end"/>
      </w:r>
      <w:r>
        <w:t>.</w:t>
      </w:r>
    </w:p>
    <w:p w14:paraId="74ECF631" w14:textId="77777777" w:rsidR="00C325FC" w:rsidRDefault="00C325FC" w:rsidP="005B716A">
      <w:pPr>
        <w:pStyle w:val="Heading3"/>
      </w:pPr>
      <w:bookmarkStart w:id="1918" w:name="_Toc485884674"/>
      <w:r>
        <w:t>July 22 / Epip 28: Departure of St. Mary Magdalene</w:t>
      </w:r>
      <w:bookmarkEnd w:id="1918"/>
    </w:p>
    <w:p w14:paraId="41ADBBFF" w14:textId="77777777" w:rsidR="00C325FC" w:rsidRDefault="00C325FC" w:rsidP="00C325FC">
      <w:pPr>
        <w:pStyle w:val="Heading4"/>
      </w:pPr>
      <w:bookmarkStart w:id="1919" w:name="_Ref434489077"/>
      <w:r>
        <w:t>The Doxology</w:t>
      </w:r>
      <w:r w:rsidR="00B46E6E">
        <w:t xml:space="preserve"> for St. Mary Magdalene</w:t>
      </w:r>
      <w:bookmarkEnd w:id="1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lastRenderedPageBreak/>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920"/>
            <w:r>
              <w:t xml:space="preserve">ϯⲁⲅⲓⲁ </w:t>
            </w:r>
            <w:commentRangeEnd w:id="1920"/>
            <w:r>
              <w:rPr>
                <w:rStyle w:val="CommentReference"/>
                <w:rFonts w:ascii="Times New Roman" w:hAnsi="Times New Roman" w:cstheme="minorBidi"/>
                <w:noProof w:val="0"/>
              </w:rPr>
              <w:commentReference w:id="1920"/>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921" w:name="_Toc485884675"/>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921"/>
    </w:p>
    <w:p w14:paraId="19C57F68" w14:textId="2850396B"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8B57972" w14:textId="77777777" w:rsidR="005B716A" w:rsidRDefault="005B716A" w:rsidP="005B716A">
      <w:pPr>
        <w:pStyle w:val="Heading3"/>
      </w:pPr>
      <w:bookmarkStart w:id="1922" w:name="_Toc485884676"/>
      <w:r>
        <w:t xml:space="preserve">July 23 / Epip 29: </w:t>
      </w:r>
      <w:r w:rsidR="00B52D77">
        <w:t xml:space="preserve">Also the </w:t>
      </w:r>
      <w:r>
        <w:t>Translocation of the Relics of St. Andrew, the Apostle</w:t>
      </w:r>
      <w:bookmarkEnd w:id="1922"/>
    </w:p>
    <w:p w14:paraId="7500DAE2" w14:textId="485F700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9ADAAAA" w14:textId="32A52D84" w:rsidR="00953E32" w:rsidRDefault="00953E32" w:rsidP="00953E32">
      <w:pPr>
        <w:pStyle w:val="Heading3"/>
      </w:pPr>
      <w:bookmarkStart w:id="1923" w:name="_Toc485884677"/>
      <w:r>
        <w:t>July 25 / Mesori 1: The Virgin’s Fast</w:t>
      </w:r>
      <w:bookmarkEnd w:id="1923"/>
    </w:p>
    <w:p w14:paraId="05CFE451" w14:textId="726F8EE0" w:rsidR="003D07AB" w:rsidRDefault="003D07AB" w:rsidP="003D07AB">
      <w:pPr>
        <w:pStyle w:val="Rubric"/>
      </w:pPr>
      <w:r>
        <w:t xml:space="preserve">See </w:t>
      </w:r>
      <w:r>
        <w:fldChar w:fldCharType="begin"/>
      </w:r>
      <w:r>
        <w:instrText xml:space="preserve"> REF _Ref485102883 \h  \* MERGEFORMAT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9D80777" w14:textId="37AC330E" w:rsidR="002758BE" w:rsidRDefault="002758BE" w:rsidP="002758BE">
      <w:pPr>
        <w:pStyle w:val="Heading4"/>
      </w:pPr>
      <w:bookmarkStart w:id="1924" w:name="_Ref490464707"/>
      <w:r>
        <w:t xml:space="preserve">The Psali </w:t>
      </w:r>
      <w:commentRangeStart w:id="1925"/>
      <w:r>
        <w:t xml:space="preserve">Adam </w:t>
      </w:r>
      <w:commentRangeEnd w:id="1925"/>
      <w:r>
        <w:rPr>
          <w:rStyle w:val="CommentReference"/>
          <w:rFonts w:eastAsiaTheme="minorHAnsi" w:cstheme="minorBidi"/>
          <w:b w:val="0"/>
          <w:bCs w:val="0"/>
          <w:iCs w:val="0"/>
          <w:color w:val="auto"/>
        </w:rPr>
        <w:commentReference w:id="1925"/>
      </w:r>
      <w:r>
        <w:t>for the Virgin’s Fast</w:t>
      </w:r>
      <w:bookmarkEnd w:id="1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58BE" w14:paraId="28E6193E" w14:textId="77777777" w:rsidTr="002758BE">
        <w:trPr>
          <w:cantSplit/>
          <w:jc w:val="center"/>
        </w:trPr>
        <w:tc>
          <w:tcPr>
            <w:tcW w:w="288" w:type="dxa"/>
          </w:tcPr>
          <w:p w14:paraId="4FA33E57" w14:textId="77777777" w:rsidR="002758BE" w:rsidRDefault="002758BE" w:rsidP="002758BE">
            <w:pPr>
              <w:pStyle w:val="CopticCross"/>
            </w:pPr>
          </w:p>
        </w:tc>
        <w:tc>
          <w:tcPr>
            <w:tcW w:w="3960" w:type="dxa"/>
          </w:tcPr>
          <w:p w14:paraId="5E3313FD" w14:textId="77777777" w:rsidR="002758BE" w:rsidRDefault="00365E38" w:rsidP="00365E38">
            <w:pPr>
              <w:pStyle w:val="EngHang"/>
            </w:pPr>
            <w:r>
              <w:t>Come earnestly,</w:t>
            </w:r>
          </w:p>
          <w:p w14:paraId="1D313605" w14:textId="77777777" w:rsidR="00365E38" w:rsidRDefault="00365E38" w:rsidP="00365E38">
            <w:pPr>
              <w:pStyle w:val="EngHang"/>
            </w:pPr>
            <w:r>
              <w:t>O faithful, the people,</w:t>
            </w:r>
          </w:p>
          <w:p w14:paraId="2991E497" w14:textId="77777777" w:rsidR="00365E38" w:rsidRDefault="00365E38" w:rsidP="00365E38">
            <w:pPr>
              <w:pStyle w:val="EngHang"/>
            </w:pPr>
            <w:r>
              <w:t>To honour the wise</w:t>
            </w:r>
          </w:p>
          <w:p w14:paraId="4603E96D" w14:textId="615FCED9" w:rsidR="00365E38" w:rsidRDefault="00365E38" w:rsidP="002758BE">
            <w:pPr>
              <w:pStyle w:val="EngHangEnd"/>
            </w:pPr>
            <w:r>
              <w:t>Virgin Mary.</w:t>
            </w:r>
          </w:p>
        </w:tc>
        <w:tc>
          <w:tcPr>
            <w:tcW w:w="288" w:type="dxa"/>
          </w:tcPr>
          <w:p w14:paraId="1F1ED557" w14:textId="77777777" w:rsidR="002758BE" w:rsidRDefault="002758BE" w:rsidP="002758BE"/>
        </w:tc>
        <w:tc>
          <w:tcPr>
            <w:tcW w:w="288" w:type="dxa"/>
          </w:tcPr>
          <w:p w14:paraId="7CEB1CCE" w14:textId="77777777" w:rsidR="002758BE" w:rsidRDefault="002758BE" w:rsidP="002758BE">
            <w:pPr>
              <w:pStyle w:val="CopticCross"/>
            </w:pPr>
          </w:p>
        </w:tc>
        <w:tc>
          <w:tcPr>
            <w:tcW w:w="3960" w:type="dxa"/>
          </w:tcPr>
          <w:p w14:paraId="206EC999" w14:textId="77777777" w:rsidR="002758BE" w:rsidRDefault="00D2448A" w:rsidP="00D2448A">
            <w:pPr>
              <w:pStyle w:val="CopticVersemulti-line"/>
            </w:pPr>
            <w:r>
              <w:t>Ⲁⲙⲱⲓⲛⲓ ϧⲉⲛ ⲟⲩⲥ̀ⲡⲟⲩⲇⲏ:</w:t>
            </w:r>
          </w:p>
          <w:p w14:paraId="2E863C72" w14:textId="77777777" w:rsidR="00D2448A" w:rsidRDefault="00D2448A" w:rsidP="00D2448A">
            <w:pPr>
              <w:pStyle w:val="CopticVersemulti-line"/>
            </w:pPr>
            <w:r>
              <w:t>ⲱ̀ ⲛⲓⲗⲁⲟⲥ ⲛ̀ⲛⲓⲡⲓⲥⲧⲟⲥ:</w:t>
            </w:r>
          </w:p>
          <w:p w14:paraId="54ED6C88" w14:textId="77777777" w:rsidR="00D2448A" w:rsidRDefault="00D2448A" w:rsidP="00D2448A">
            <w:pPr>
              <w:pStyle w:val="CopticVersemulti-line"/>
            </w:pPr>
            <w:r>
              <w:t>ⲛ̀ⲧⲉⲛⲧⲁⲓⲟ ⲛ̀ϯⲥⲁⲃⲏ:</w:t>
            </w:r>
          </w:p>
          <w:p w14:paraId="781A6D75" w14:textId="18AE2D67" w:rsidR="00D2448A" w:rsidRPr="00C35319" w:rsidRDefault="00D2448A" w:rsidP="002758BE">
            <w:pPr>
              <w:pStyle w:val="CopticHangingVerse"/>
            </w:pPr>
            <w:r>
              <w:t>Ⲙⲁⲣⲓⲁ ϯⲡⲁⲣⲑⲉⲛⲟⲥ.</w:t>
            </w:r>
          </w:p>
        </w:tc>
      </w:tr>
      <w:tr w:rsidR="002758BE" w14:paraId="18BAC594" w14:textId="77777777" w:rsidTr="002758BE">
        <w:trPr>
          <w:cantSplit/>
          <w:jc w:val="center"/>
        </w:trPr>
        <w:tc>
          <w:tcPr>
            <w:tcW w:w="288" w:type="dxa"/>
          </w:tcPr>
          <w:p w14:paraId="1E631D31" w14:textId="77777777" w:rsidR="002758BE" w:rsidRDefault="002758BE" w:rsidP="002758BE">
            <w:pPr>
              <w:pStyle w:val="CopticCross"/>
            </w:pPr>
          </w:p>
        </w:tc>
        <w:tc>
          <w:tcPr>
            <w:tcW w:w="3960" w:type="dxa"/>
          </w:tcPr>
          <w:p w14:paraId="3A39C44A" w14:textId="77777777" w:rsidR="002758BE" w:rsidRDefault="00365E38" w:rsidP="00365E38">
            <w:pPr>
              <w:pStyle w:val="EngHang"/>
            </w:pPr>
            <w:r>
              <w:t>Open our minds,</w:t>
            </w:r>
          </w:p>
          <w:p w14:paraId="6622284F" w14:textId="77777777" w:rsidR="00365E38" w:rsidRDefault="00365E38" w:rsidP="00365E38">
            <w:pPr>
              <w:pStyle w:val="EngHang"/>
            </w:pPr>
            <w:r>
              <w:t>And the eyes of our hearts,</w:t>
            </w:r>
          </w:p>
          <w:p w14:paraId="3FCADDC4" w14:textId="77777777" w:rsidR="00365E38" w:rsidRDefault="00365E38" w:rsidP="00365E38">
            <w:pPr>
              <w:pStyle w:val="EngHang"/>
            </w:pPr>
            <w:r>
              <w:t>To sing with understanding,</w:t>
            </w:r>
          </w:p>
          <w:p w14:paraId="314E3BE2" w14:textId="2D0D17CB" w:rsidR="00365E38" w:rsidRDefault="00365E38" w:rsidP="002758BE">
            <w:pPr>
              <w:pStyle w:val="EngHangEnd"/>
            </w:pPr>
            <w:r>
              <w:t>O God, our helper,</w:t>
            </w:r>
          </w:p>
        </w:tc>
        <w:tc>
          <w:tcPr>
            <w:tcW w:w="288" w:type="dxa"/>
          </w:tcPr>
          <w:p w14:paraId="215C1748" w14:textId="77777777" w:rsidR="002758BE" w:rsidRDefault="002758BE" w:rsidP="002758BE"/>
        </w:tc>
        <w:tc>
          <w:tcPr>
            <w:tcW w:w="288" w:type="dxa"/>
          </w:tcPr>
          <w:p w14:paraId="64F5F840" w14:textId="77777777" w:rsidR="002758BE" w:rsidRDefault="002758BE" w:rsidP="002758BE">
            <w:pPr>
              <w:pStyle w:val="CopticCross"/>
            </w:pPr>
          </w:p>
        </w:tc>
        <w:tc>
          <w:tcPr>
            <w:tcW w:w="3960" w:type="dxa"/>
          </w:tcPr>
          <w:p w14:paraId="1F6FFF33" w14:textId="77777777" w:rsidR="002758BE" w:rsidRDefault="00D2448A" w:rsidP="00D2448A">
            <w:pPr>
              <w:pStyle w:val="CopticVersemulti-line"/>
            </w:pPr>
            <w:r>
              <w:t>Ⲃⲱⲛ ⲛⲁⲛ ⲙ̀ⲡⲉⲛⲛⲟⲩⲥ:</w:t>
            </w:r>
          </w:p>
          <w:p w14:paraId="6A796997" w14:textId="77777777" w:rsidR="00D2448A" w:rsidRDefault="00D2448A" w:rsidP="00D2448A">
            <w:pPr>
              <w:pStyle w:val="CopticVersemulti-line"/>
            </w:pPr>
            <w:r>
              <w:t>ⲛⲉⲙ ⲛⲓⲃⲁⲗ ⲛ̀ⲛⲉⲛϩⲏⲧ:</w:t>
            </w:r>
          </w:p>
          <w:p w14:paraId="4382F512" w14:textId="77777777" w:rsidR="00D2448A" w:rsidRDefault="00D2448A" w:rsidP="00D2448A">
            <w:pPr>
              <w:pStyle w:val="CopticVersemulti-line"/>
            </w:pPr>
            <w:r>
              <w:t>ⲱ̀ Ⲫⲛⲟⲩϯ ⲡⲉⲛⲃⲟⲏ̀ⲑⲟⲥ:</w:t>
            </w:r>
          </w:p>
          <w:p w14:paraId="79965EAB" w14:textId="38D790FD" w:rsidR="00D2448A" w:rsidRDefault="00D2448A" w:rsidP="002758BE">
            <w:pPr>
              <w:pStyle w:val="CopticHangingVerse"/>
            </w:pPr>
            <w:r>
              <w:t>ⲛ̀ⲧⲉⲛϫⲱ ϧⲉⲛ ⲟⲩⲕⲁⲧϩⲏⲧ.</w:t>
            </w:r>
          </w:p>
        </w:tc>
      </w:tr>
      <w:tr w:rsidR="002758BE" w14:paraId="33CF9E41" w14:textId="77777777" w:rsidTr="002758BE">
        <w:trPr>
          <w:cantSplit/>
          <w:jc w:val="center"/>
        </w:trPr>
        <w:tc>
          <w:tcPr>
            <w:tcW w:w="288" w:type="dxa"/>
          </w:tcPr>
          <w:p w14:paraId="503A7131" w14:textId="77777777" w:rsidR="002758BE" w:rsidRDefault="002758BE" w:rsidP="002758BE">
            <w:pPr>
              <w:pStyle w:val="CopticCross"/>
            </w:pPr>
            <w:r w:rsidRPr="00FB5ACB">
              <w:lastRenderedPageBreak/>
              <w:t>¿</w:t>
            </w:r>
          </w:p>
        </w:tc>
        <w:tc>
          <w:tcPr>
            <w:tcW w:w="3960" w:type="dxa"/>
          </w:tcPr>
          <w:p w14:paraId="0D4D876F" w14:textId="77777777" w:rsidR="002758BE" w:rsidRDefault="00365E38" w:rsidP="00365E38">
            <w:pPr>
              <w:pStyle w:val="EngHang"/>
            </w:pPr>
            <w:r>
              <w:t>For she is exalted</w:t>
            </w:r>
          </w:p>
          <w:p w14:paraId="732E7246" w14:textId="77777777" w:rsidR="00365E38" w:rsidRDefault="00365E38" w:rsidP="00365E38">
            <w:pPr>
              <w:pStyle w:val="EngHang"/>
            </w:pPr>
            <w:r>
              <w:t>Above the Cherubim,</w:t>
            </w:r>
          </w:p>
          <w:p w14:paraId="3EE8CF32" w14:textId="77777777" w:rsidR="00365E38" w:rsidRDefault="00365E38" w:rsidP="00365E38">
            <w:pPr>
              <w:pStyle w:val="EngHang"/>
            </w:pPr>
            <w:r>
              <w:t>The fragrant incense,</w:t>
            </w:r>
          </w:p>
          <w:p w14:paraId="7DF99E04" w14:textId="42C71AFE" w:rsidR="00365E38" w:rsidRDefault="00365E38" w:rsidP="002758BE">
            <w:pPr>
              <w:pStyle w:val="EngHangEnd"/>
            </w:pPr>
            <w:r>
              <w:t>The daughter of Joachim.</w:t>
            </w:r>
          </w:p>
        </w:tc>
        <w:tc>
          <w:tcPr>
            <w:tcW w:w="288" w:type="dxa"/>
          </w:tcPr>
          <w:p w14:paraId="6C3001C0" w14:textId="77777777" w:rsidR="002758BE" w:rsidRDefault="002758BE" w:rsidP="002758BE"/>
        </w:tc>
        <w:tc>
          <w:tcPr>
            <w:tcW w:w="288" w:type="dxa"/>
          </w:tcPr>
          <w:p w14:paraId="08C01E29" w14:textId="77777777" w:rsidR="002758BE" w:rsidRDefault="002758BE" w:rsidP="002758BE">
            <w:pPr>
              <w:pStyle w:val="CopticCross"/>
            </w:pPr>
            <w:r w:rsidRPr="00FB5ACB">
              <w:t>¿</w:t>
            </w:r>
          </w:p>
        </w:tc>
        <w:tc>
          <w:tcPr>
            <w:tcW w:w="3960" w:type="dxa"/>
          </w:tcPr>
          <w:p w14:paraId="2A8E4E59" w14:textId="77777777" w:rsidR="002758BE" w:rsidRDefault="00D2448A" w:rsidP="00D2448A">
            <w:pPr>
              <w:pStyle w:val="CopticVersemulti-line"/>
            </w:pPr>
            <w:r>
              <w:t>Ⲅⲉ ⲅⲁⲣ ⲁⲥϭⲓⲥⲓ:</w:t>
            </w:r>
          </w:p>
          <w:p w14:paraId="6C865F3A" w14:textId="77777777" w:rsidR="00D2448A" w:rsidRDefault="00D2448A" w:rsidP="00D2448A">
            <w:pPr>
              <w:pStyle w:val="CopticVersemulti-line"/>
            </w:pPr>
            <w:r>
              <w:t>ⲉ̀ϩⲟⲧⲉ ⲛⲓⲭⲉⲣⲟⲩⲃⲓⲙ:</w:t>
            </w:r>
          </w:p>
          <w:p w14:paraId="77E82724" w14:textId="77777777" w:rsidR="00D2448A" w:rsidRDefault="00D2448A" w:rsidP="00D2448A">
            <w:pPr>
              <w:pStyle w:val="CopticVersemulti-line"/>
            </w:pPr>
            <w:r>
              <w:t>ϯϩ̀ⲣⲏⲣⲓ ⲙ̀ⲡⲓⲥ̀ⲑⲟⲓⲛⲟⲩϥⲓ:</w:t>
            </w:r>
          </w:p>
          <w:p w14:paraId="26D77C7D" w14:textId="5057A768" w:rsidR="00D2448A" w:rsidRDefault="00D2448A" w:rsidP="002758BE">
            <w:pPr>
              <w:pStyle w:val="CopticHangingVerse"/>
            </w:pPr>
            <w:r>
              <w:t>ⲧ̀ϣⲉⲣⲓ ⲛ̀Ⲓⲱⲁⲕⲓⲙ.</w:t>
            </w:r>
          </w:p>
        </w:tc>
      </w:tr>
      <w:tr w:rsidR="002758BE" w14:paraId="627242AD" w14:textId="77777777" w:rsidTr="002758BE">
        <w:trPr>
          <w:cantSplit/>
          <w:jc w:val="center"/>
        </w:trPr>
        <w:tc>
          <w:tcPr>
            <w:tcW w:w="288" w:type="dxa"/>
          </w:tcPr>
          <w:p w14:paraId="3EF6EB18" w14:textId="77777777" w:rsidR="002758BE" w:rsidRDefault="002758BE" w:rsidP="002758BE">
            <w:pPr>
              <w:pStyle w:val="CopticCross"/>
            </w:pPr>
            <w:r w:rsidRPr="00FB5ACB">
              <w:t>¿</w:t>
            </w:r>
          </w:p>
        </w:tc>
        <w:tc>
          <w:tcPr>
            <w:tcW w:w="3960" w:type="dxa"/>
          </w:tcPr>
          <w:p w14:paraId="7DA783A8" w14:textId="77777777" w:rsidR="00365E38" w:rsidRDefault="00365E38" w:rsidP="00365E38">
            <w:pPr>
              <w:pStyle w:val="EngHang"/>
            </w:pPr>
            <w:r>
              <w:t>You are truly worthy</w:t>
            </w:r>
          </w:p>
          <w:p w14:paraId="1BD1FEC4" w14:textId="05F0B049" w:rsidR="00365E38" w:rsidRDefault="00365E38" w:rsidP="00365E38">
            <w:pPr>
              <w:pStyle w:val="EngHang"/>
            </w:pPr>
            <w:r>
              <w:t>of blessings,</w:t>
            </w:r>
          </w:p>
          <w:p w14:paraId="227B1C4E" w14:textId="77777777" w:rsidR="00365E38" w:rsidRDefault="00365E38" w:rsidP="00365E38">
            <w:pPr>
              <w:pStyle w:val="EngHang"/>
            </w:pPr>
            <w:r>
              <w:t>O Mother of the Messiah</w:t>
            </w:r>
          </w:p>
          <w:p w14:paraId="5884C912" w14:textId="720761C1" w:rsidR="00365E38" w:rsidRDefault="00365E38" w:rsidP="00365E38">
            <w:pPr>
              <w:pStyle w:val="EngHangEnd"/>
            </w:pPr>
            <w:r>
              <w:t>Jesus Christ our Lord.</w:t>
            </w:r>
          </w:p>
        </w:tc>
        <w:tc>
          <w:tcPr>
            <w:tcW w:w="288" w:type="dxa"/>
          </w:tcPr>
          <w:p w14:paraId="7922A12F" w14:textId="77777777" w:rsidR="002758BE" w:rsidRDefault="002758BE" w:rsidP="002758BE"/>
        </w:tc>
        <w:tc>
          <w:tcPr>
            <w:tcW w:w="288" w:type="dxa"/>
          </w:tcPr>
          <w:p w14:paraId="408E8C9F" w14:textId="77777777" w:rsidR="002758BE" w:rsidRDefault="002758BE" w:rsidP="002758BE">
            <w:pPr>
              <w:pStyle w:val="CopticCross"/>
            </w:pPr>
            <w:r w:rsidRPr="00FB5ACB">
              <w:t>¿</w:t>
            </w:r>
          </w:p>
        </w:tc>
        <w:tc>
          <w:tcPr>
            <w:tcW w:w="3960" w:type="dxa"/>
          </w:tcPr>
          <w:p w14:paraId="3985ECF1" w14:textId="77777777" w:rsidR="002758BE" w:rsidRDefault="00D2448A" w:rsidP="00D2448A">
            <w:pPr>
              <w:pStyle w:val="CopticVersemulti-line"/>
            </w:pPr>
            <w:r>
              <w:t>Ⲇⲓⲕⲉⲱⲥ ⲁⲝⲓⲁⲥ:</w:t>
            </w:r>
          </w:p>
          <w:p w14:paraId="0F683216" w14:textId="77777777" w:rsidR="00D2448A" w:rsidRDefault="00D2448A" w:rsidP="00D2448A">
            <w:pPr>
              <w:pStyle w:val="CopticVersemulti-line"/>
            </w:pPr>
            <w:r>
              <w:t>ⲛ̀ⲛⲓⲙⲁⲕⲁⲣⲓⲥⲙⲟⲥ:</w:t>
            </w:r>
          </w:p>
          <w:p w14:paraId="73D729F9" w14:textId="77777777" w:rsidR="00D2448A" w:rsidRDefault="00D2448A" w:rsidP="00D2448A">
            <w:pPr>
              <w:pStyle w:val="CopticVersemulti-line"/>
            </w:pPr>
            <w:r>
              <w:t>ⲱ̀ ⲑ̀ⲙⲁⲩ ⲙ̀Ⲙⲁⲥⲓⲁⲥ:</w:t>
            </w:r>
          </w:p>
          <w:p w14:paraId="05A33D45" w14:textId="25340C75" w:rsidR="00D2448A" w:rsidRDefault="00D2448A" w:rsidP="002758BE">
            <w:pPr>
              <w:pStyle w:val="CopticHangingVerse"/>
            </w:pPr>
            <w:r>
              <w:t>Ⲓⲏⲥⲟⲩⲥ Ⲡⲓⲭⲣⲓⲥⲧⲟⲥ Ⲡⲉⲛϭⲟⲓⲥ.</w:t>
            </w:r>
          </w:p>
        </w:tc>
      </w:tr>
      <w:tr w:rsidR="002758BE" w14:paraId="10551FBA" w14:textId="77777777" w:rsidTr="002758BE">
        <w:trPr>
          <w:cantSplit/>
          <w:jc w:val="center"/>
        </w:trPr>
        <w:tc>
          <w:tcPr>
            <w:tcW w:w="288" w:type="dxa"/>
          </w:tcPr>
          <w:p w14:paraId="5474D30B" w14:textId="77777777" w:rsidR="002758BE" w:rsidRDefault="002758BE" w:rsidP="002758BE">
            <w:pPr>
              <w:pStyle w:val="CopticCross"/>
            </w:pPr>
          </w:p>
        </w:tc>
        <w:tc>
          <w:tcPr>
            <w:tcW w:w="3960" w:type="dxa"/>
          </w:tcPr>
          <w:p w14:paraId="55A2E80A" w14:textId="77777777" w:rsidR="002758BE" w:rsidRDefault="00365E38" w:rsidP="00365E38">
            <w:pPr>
              <w:pStyle w:val="EngHang"/>
            </w:pPr>
            <w:r>
              <w:t>The first Eve</w:t>
            </w:r>
          </w:p>
          <w:p w14:paraId="6AA4CEB6" w14:textId="77777777" w:rsidR="00365E38" w:rsidRDefault="00365E38" w:rsidP="00365E38">
            <w:pPr>
              <w:pStyle w:val="EngHang"/>
            </w:pPr>
            <w:r>
              <w:t>Was saved through</w:t>
            </w:r>
          </w:p>
          <w:p w14:paraId="631AF38B" w14:textId="77777777" w:rsidR="00365E38" w:rsidRDefault="00365E38" w:rsidP="00365E38">
            <w:pPr>
              <w:pStyle w:val="EngHang"/>
            </w:pPr>
            <w:r>
              <w:t>The Mother of God,</w:t>
            </w:r>
          </w:p>
          <w:p w14:paraId="531A8BCA" w14:textId="55A1E8CC" w:rsidR="00365E38" w:rsidRDefault="00365E38" w:rsidP="002758BE">
            <w:pPr>
              <w:pStyle w:val="EngHangEnd"/>
            </w:pPr>
            <w:r>
              <w:t>The second heaven.</w:t>
            </w:r>
          </w:p>
        </w:tc>
        <w:tc>
          <w:tcPr>
            <w:tcW w:w="288" w:type="dxa"/>
          </w:tcPr>
          <w:p w14:paraId="3C71A005" w14:textId="77777777" w:rsidR="002758BE" w:rsidRDefault="002758BE" w:rsidP="002758BE"/>
        </w:tc>
        <w:tc>
          <w:tcPr>
            <w:tcW w:w="288" w:type="dxa"/>
          </w:tcPr>
          <w:p w14:paraId="6E14BF46" w14:textId="77777777" w:rsidR="002758BE" w:rsidRDefault="002758BE" w:rsidP="002758BE">
            <w:pPr>
              <w:pStyle w:val="CopticCross"/>
            </w:pPr>
          </w:p>
        </w:tc>
        <w:tc>
          <w:tcPr>
            <w:tcW w:w="3960" w:type="dxa"/>
          </w:tcPr>
          <w:p w14:paraId="467AF410" w14:textId="77777777" w:rsidR="002758BE" w:rsidRDefault="00D2448A" w:rsidP="00D2448A">
            <w:pPr>
              <w:pStyle w:val="CopticVersemulti-line"/>
            </w:pPr>
            <w:r>
              <w:t>Ⲉⲩⲁ ⲛ̀ϩⲟⲩⲓϯ:</w:t>
            </w:r>
          </w:p>
          <w:p w14:paraId="3F3751D8" w14:textId="77777777" w:rsidR="00D2448A" w:rsidRDefault="00D2448A" w:rsidP="00D2448A">
            <w:pPr>
              <w:pStyle w:val="CopticVersemulti-line"/>
            </w:pPr>
            <w:r>
              <w:t>ⲉⲥⲟⲓ ⲛ̀ⲣⲉⲙϩⲉ:</w:t>
            </w:r>
          </w:p>
          <w:p w14:paraId="3E7892B6" w14:textId="77777777" w:rsidR="00D2448A" w:rsidRDefault="00D2448A" w:rsidP="00D2448A">
            <w:pPr>
              <w:pStyle w:val="CopticVersemulti-line"/>
            </w:pPr>
            <w:r>
              <w:t>ϩⲓⲧⲛ ϯⲙⲁⲥⲛⲟⲩϯ:</w:t>
            </w:r>
          </w:p>
          <w:p w14:paraId="7E57FB6A" w14:textId="2DE4F5E1" w:rsidR="00D2448A" w:rsidRDefault="00D2448A" w:rsidP="002758BE">
            <w:pPr>
              <w:pStyle w:val="CopticHangingVerse"/>
            </w:pPr>
            <w:r>
              <w:t>ϯⲙⲁϩⲥ̀ⲛⲟⲩϯ ⲙ̀ⲫⲉ.</w:t>
            </w:r>
          </w:p>
        </w:tc>
      </w:tr>
      <w:tr w:rsidR="002758BE" w14:paraId="224783BF" w14:textId="77777777" w:rsidTr="002758BE">
        <w:trPr>
          <w:cantSplit/>
          <w:jc w:val="center"/>
        </w:trPr>
        <w:tc>
          <w:tcPr>
            <w:tcW w:w="288" w:type="dxa"/>
          </w:tcPr>
          <w:p w14:paraId="2CAECCC2" w14:textId="77777777" w:rsidR="002758BE" w:rsidRDefault="002758BE" w:rsidP="002758BE">
            <w:pPr>
              <w:pStyle w:val="CopticCross"/>
            </w:pPr>
          </w:p>
        </w:tc>
        <w:tc>
          <w:tcPr>
            <w:tcW w:w="3960" w:type="dxa"/>
          </w:tcPr>
          <w:p w14:paraId="09ECCC49" w14:textId="77777777" w:rsidR="002758BE" w:rsidRDefault="00365E38" w:rsidP="00365E38">
            <w:pPr>
              <w:pStyle w:val="EngHang"/>
            </w:pPr>
            <w:r>
              <w:t>Her praises are</w:t>
            </w:r>
          </w:p>
          <w:p w14:paraId="4B6F3786" w14:textId="77777777" w:rsidR="00365E38" w:rsidRDefault="00365E38" w:rsidP="00365E38">
            <w:pPr>
              <w:pStyle w:val="EngHang"/>
            </w:pPr>
            <w:r>
              <w:t>Greatly abundant,</w:t>
            </w:r>
          </w:p>
          <w:p w14:paraId="140E240F" w14:textId="77777777" w:rsidR="00365E38" w:rsidRDefault="00365E38" w:rsidP="00365E38">
            <w:pPr>
              <w:pStyle w:val="EngHang"/>
            </w:pPr>
            <w:r>
              <w:t>For St. Mary is</w:t>
            </w:r>
          </w:p>
          <w:p w14:paraId="24C790BE" w14:textId="207A2934" w:rsidR="00365E38" w:rsidRDefault="00365E38" w:rsidP="002758BE">
            <w:pPr>
              <w:pStyle w:val="EngHangEnd"/>
            </w:pPr>
            <w:r>
              <w:t>Full of glory.</w:t>
            </w:r>
          </w:p>
        </w:tc>
        <w:tc>
          <w:tcPr>
            <w:tcW w:w="288" w:type="dxa"/>
          </w:tcPr>
          <w:p w14:paraId="170885B8" w14:textId="77777777" w:rsidR="002758BE" w:rsidRDefault="002758BE" w:rsidP="002758BE"/>
        </w:tc>
        <w:tc>
          <w:tcPr>
            <w:tcW w:w="288" w:type="dxa"/>
          </w:tcPr>
          <w:p w14:paraId="3CFE9C44" w14:textId="77777777" w:rsidR="002758BE" w:rsidRDefault="002758BE" w:rsidP="002758BE">
            <w:pPr>
              <w:pStyle w:val="CopticCross"/>
            </w:pPr>
          </w:p>
        </w:tc>
        <w:tc>
          <w:tcPr>
            <w:tcW w:w="3960" w:type="dxa"/>
          </w:tcPr>
          <w:p w14:paraId="557D00A9" w14:textId="77777777" w:rsidR="002758BE" w:rsidRDefault="00D2448A" w:rsidP="00D2448A">
            <w:pPr>
              <w:pStyle w:val="CopticVersemulti-line"/>
            </w:pPr>
            <w:r>
              <w:t>Ⲍⲉⲟϣ ⲉ̀ⲙⲁϣⲱ:</w:t>
            </w:r>
          </w:p>
          <w:p w14:paraId="333368B1" w14:textId="77777777" w:rsidR="00D2448A" w:rsidRDefault="00D2448A" w:rsidP="00D2448A">
            <w:pPr>
              <w:pStyle w:val="CopticVersemulti-line"/>
            </w:pPr>
            <w:r>
              <w:t>ⲛ̀ϫⲉ ⲛⲉⲥⲉⲩⲫⲱⲙⲓⲁ:</w:t>
            </w:r>
          </w:p>
          <w:p w14:paraId="4B5FB4E2" w14:textId="77777777" w:rsidR="00D2448A" w:rsidRDefault="00D2448A" w:rsidP="00D2448A">
            <w:pPr>
              <w:pStyle w:val="CopticVersemulti-line"/>
            </w:pPr>
            <w:r>
              <w:t>ⲑⲏⲉⲑⲙⲉϩ ⲛ̀ⲱ̀ⲟⲩ:</w:t>
            </w:r>
          </w:p>
          <w:p w14:paraId="53C75CFF" w14:textId="28A0746C" w:rsidR="00D2448A" w:rsidRDefault="00D2448A" w:rsidP="002758BE">
            <w:pPr>
              <w:pStyle w:val="CopticHangingVerse"/>
            </w:pPr>
            <w:r>
              <w:t>ϯⲁ̀ⲅⲓⲁ Ⲙⲁⲣⲓⲁ.</w:t>
            </w:r>
          </w:p>
        </w:tc>
      </w:tr>
      <w:tr w:rsidR="002758BE" w14:paraId="50934949" w14:textId="77777777" w:rsidTr="002758BE">
        <w:trPr>
          <w:cantSplit/>
          <w:jc w:val="center"/>
        </w:trPr>
        <w:tc>
          <w:tcPr>
            <w:tcW w:w="288" w:type="dxa"/>
          </w:tcPr>
          <w:p w14:paraId="2C95F973" w14:textId="77777777" w:rsidR="002758BE" w:rsidRDefault="002758BE" w:rsidP="002758BE">
            <w:pPr>
              <w:pStyle w:val="CopticCross"/>
            </w:pPr>
            <w:r w:rsidRPr="00FB5ACB">
              <w:t>¿</w:t>
            </w:r>
          </w:p>
        </w:tc>
        <w:tc>
          <w:tcPr>
            <w:tcW w:w="3960" w:type="dxa"/>
          </w:tcPr>
          <w:p w14:paraId="45F8DD3A" w14:textId="77777777" w:rsidR="002758BE" w:rsidRDefault="002E3D49" w:rsidP="002E3D49">
            <w:pPr>
              <w:pStyle w:val="EngHang"/>
            </w:pPr>
            <w:r>
              <w:t>The prophets point us to</w:t>
            </w:r>
          </w:p>
          <w:p w14:paraId="76D17AA8" w14:textId="77777777" w:rsidR="002E3D49" w:rsidRDefault="002E3D49" w:rsidP="002E3D49">
            <w:pPr>
              <w:pStyle w:val="EngHang"/>
            </w:pPr>
            <w:r>
              <w:t>Her intercessions,</w:t>
            </w:r>
          </w:p>
          <w:p w14:paraId="55B0E812" w14:textId="77777777" w:rsidR="002E3D49" w:rsidRDefault="002E3D49" w:rsidP="002E3D49">
            <w:pPr>
              <w:pStyle w:val="EngHang"/>
            </w:pPr>
            <w:r>
              <w:t>So that God may have</w:t>
            </w:r>
          </w:p>
          <w:p w14:paraId="1C9F23E1" w14:textId="05D634B5" w:rsidR="002E3D49" w:rsidRDefault="002E3D49" w:rsidP="002758BE">
            <w:pPr>
              <w:pStyle w:val="EngHangEnd"/>
            </w:pPr>
            <w:r>
              <w:t>Mercy upon us.</w:t>
            </w:r>
          </w:p>
        </w:tc>
        <w:tc>
          <w:tcPr>
            <w:tcW w:w="288" w:type="dxa"/>
          </w:tcPr>
          <w:p w14:paraId="20301F25" w14:textId="77777777" w:rsidR="002758BE" w:rsidRDefault="002758BE" w:rsidP="002758BE"/>
        </w:tc>
        <w:tc>
          <w:tcPr>
            <w:tcW w:w="288" w:type="dxa"/>
          </w:tcPr>
          <w:p w14:paraId="71278EF4" w14:textId="77777777" w:rsidR="002758BE" w:rsidRDefault="002758BE" w:rsidP="002758BE">
            <w:pPr>
              <w:pStyle w:val="CopticCross"/>
            </w:pPr>
            <w:r w:rsidRPr="00FB5ACB">
              <w:t>¿</w:t>
            </w:r>
          </w:p>
        </w:tc>
        <w:tc>
          <w:tcPr>
            <w:tcW w:w="3960" w:type="dxa"/>
          </w:tcPr>
          <w:p w14:paraId="4A551E9A" w14:textId="77777777" w:rsidR="002758BE" w:rsidRDefault="00D2448A" w:rsidP="00D2448A">
            <w:pPr>
              <w:pStyle w:val="CopticVersemulti-line"/>
            </w:pPr>
            <w:r>
              <w:t>Ⲏⲥ ⲛⲓⲡ̀ⲣⲟⲫⲏⲧⲏⲥ:</w:t>
            </w:r>
          </w:p>
          <w:p w14:paraId="7B3A3E11" w14:textId="77777777" w:rsidR="00D2448A" w:rsidRDefault="00D2448A" w:rsidP="00D2448A">
            <w:pPr>
              <w:pStyle w:val="CopticVersemulti-line"/>
            </w:pPr>
            <w:r>
              <w:t>ⲉⲩⲉⲣⲥⲉⲙⲙⲉⲛⲓⲛ ⲛⲁⲛ:</w:t>
            </w:r>
          </w:p>
          <w:p w14:paraId="4B79B5F0" w14:textId="77777777" w:rsidR="00D2448A" w:rsidRDefault="00D2448A" w:rsidP="00D2448A">
            <w:pPr>
              <w:pStyle w:val="CopticVersemulti-line"/>
            </w:pPr>
            <w:r>
              <w:t>ⲛ̀ϯⲡ̀ⲣⲟⲥⲧⲁⲧⲏⲥ:</w:t>
            </w:r>
          </w:p>
          <w:p w14:paraId="230D4EC3" w14:textId="7D7306D3" w:rsidR="00D2448A" w:rsidRDefault="00D2448A" w:rsidP="002758BE">
            <w:pPr>
              <w:pStyle w:val="CopticHangingVerse"/>
            </w:pPr>
            <w:r>
              <w:t>ⲉ̀ⲣⲉ Ⲫⲛⲟⲩϯ ⲛⲁⲓ ⲛⲁⲛ.</w:t>
            </w:r>
          </w:p>
        </w:tc>
      </w:tr>
      <w:tr w:rsidR="002758BE" w14:paraId="1EE32D6A" w14:textId="77777777" w:rsidTr="002758BE">
        <w:trPr>
          <w:cantSplit/>
          <w:jc w:val="center"/>
        </w:trPr>
        <w:tc>
          <w:tcPr>
            <w:tcW w:w="288" w:type="dxa"/>
          </w:tcPr>
          <w:p w14:paraId="3D6F4312" w14:textId="77777777" w:rsidR="002758BE" w:rsidRDefault="002758BE" w:rsidP="002758BE">
            <w:pPr>
              <w:pStyle w:val="CopticCross"/>
            </w:pPr>
            <w:r w:rsidRPr="00FB5ACB">
              <w:t>¿</w:t>
            </w:r>
          </w:p>
        </w:tc>
        <w:tc>
          <w:tcPr>
            <w:tcW w:w="3960" w:type="dxa"/>
          </w:tcPr>
          <w:p w14:paraId="17D1D9F1" w14:textId="77777777" w:rsidR="002758BE" w:rsidRDefault="002E3D49" w:rsidP="002E3D49">
            <w:pPr>
              <w:pStyle w:val="EngHang"/>
            </w:pPr>
            <w:r>
              <w:t>God has chosen</w:t>
            </w:r>
          </w:p>
          <w:p w14:paraId="26173563" w14:textId="77777777" w:rsidR="002E3D49" w:rsidRDefault="002E3D49" w:rsidP="002E3D49">
            <w:pPr>
              <w:pStyle w:val="EngHang"/>
            </w:pPr>
            <w:r>
              <w:t>She who is full of grace,</w:t>
            </w:r>
          </w:p>
          <w:p w14:paraId="27CF60CB" w14:textId="77777777" w:rsidR="002E3D49" w:rsidRDefault="002E3D49" w:rsidP="002E3D49">
            <w:pPr>
              <w:pStyle w:val="EngHang"/>
            </w:pPr>
            <w:r>
              <w:t>The pure censer,</w:t>
            </w:r>
          </w:p>
          <w:p w14:paraId="0B9B042B" w14:textId="2616530B" w:rsidR="002E3D49" w:rsidRDefault="002E3D49" w:rsidP="002758BE">
            <w:pPr>
              <w:pStyle w:val="EngHangEnd"/>
            </w:pPr>
            <w:r>
              <w:t>The strong fortress.</w:t>
            </w:r>
          </w:p>
        </w:tc>
        <w:tc>
          <w:tcPr>
            <w:tcW w:w="288" w:type="dxa"/>
          </w:tcPr>
          <w:p w14:paraId="54FB8A69" w14:textId="77777777" w:rsidR="002758BE" w:rsidRDefault="002758BE" w:rsidP="002758BE"/>
        </w:tc>
        <w:tc>
          <w:tcPr>
            <w:tcW w:w="288" w:type="dxa"/>
          </w:tcPr>
          <w:p w14:paraId="50F9BF1A" w14:textId="77777777" w:rsidR="002758BE" w:rsidRDefault="002758BE" w:rsidP="002758BE">
            <w:pPr>
              <w:pStyle w:val="CopticCross"/>
            </w:pPr>
            <w:r w:rsidRPr="00FB5ACB">
              <w:t>¿</w:t>
            </w:r>
          </w:p>
        </w:tc>
        <w:tc>
          <w:tcPr>
            <w:tcW w:w="3960" w:type="dxa"/>
          </w:tcPr>
          <w:p w14:paraId="3DB63B7A" w14:textId="77777777" w:rsidR="002758BE" w:rsidRDefault="00D2448A" w:rsidP="00D2448A">
            <w:pPr>
              <w:pStyle w:val="CopticVersemulti-line"/>
            </w:pPr>
            <w:r>
              <w:t>Ⲑⲏⲉⲑⲙⲉϩ ⲛ̀ϩ̀ⲙⲟⲧ:</w:t>
            </w:r>
          </w:p>
          <w:p w14:paraId="4F7B19C2" w14:textId="77777777" w:rsidR="00D2448A" w:rsidRDefault="00D2448A" w:rsidP="00D2448A">
            <w:pPr>
              <w:pStyle w:val="CopticVersemulti-line"/>
            </w:pPr>
            <w:r>
              <w:t>ⲁ̀Ⲫⲛⲟⲩϯ ⲥⲱⲧⲡ ⲙ̀ⲙⲟⲥ:</w:t>
            </w:r>
          </w:p>
          <w:p w14:paraId="47841ABC" w14:textId="77777777" w:rsidR="00D2448A" w:rsidRDefault="00D2448A" w:rsidP="00D2448A">
            <w:pPr>
              <w:pStyle w:val="CopticVersemulti-line"/>
            </w:pPr>
            <w:r>
              <w:t>ϯϣⲟⲩⲣⲏ ⲉⲧⲧⲟⲩⲃⲏⲟⲩⲧ:</w:t>
            </w:r>
          </w:p>
          <w:p w14:paraId="4869D37D" w14:textId="4D09C4A9" w:rsidR="00D2448A" w:rsidRPr="005130A7" w:rsidRDefault="00D2448A" w:rsidP="002758BE">
            <w:pPr>
              <w:pStyle w:val="CopticHangingVerse"/>
            </w:pPr>
            <w:r>
              <w:t>ⲡⲓϫⲱⲣⲓ ⲙ̀ⲡⲩⲣⲅⲟⲥ.</w:t>
            </w:r>
          </w:p>
        </w:tc>
      </w:tr>
      <w:tr w:rsidR="002758BE" w14:paraId="7288AEBB" w14:textId="77777777" w:rsidTr="002758BE">
        <w:trPr>
          <w:cantSplit/>
          <w:jc w:val="center"/>
        </w:trPr>
        <w:tc>
          <w:tcPr>
            <w:tcW w:w="288" w:type="dxa"/>
          </w:tcPr>
          <w:p w14:paraId="0C520E88" w14:textId="77777777" w:rsidR="002758BE" w:rsidRDefault="002758BE" w:rsidP="002758BE">
            <w:pPr>
              <w:pStyle w:val="CopticCross"/>
            </w:pPr>
          </w:p>
        </w:tc>
        <w:tc>
          <w:tcPr>
            <w:tcW w:w="3960" w:type="dxa"/>
          </w:tcPr>
          <w:p w14:paraId="0F5BAB38" w14:textId="77777777" w:rsidR="002758BE" w:rsidRDefault="002E3D49" w:rsidP="002E3D49">
            <w:pPr>
              <w:pStyle w:val="EngHang"/>
            </w:pPr>
            <w:r>
              <w:t>Jesus Christ our God,</w:t>
            </w:r>
          </w:p>
          <w:p w14:paraId="67D6B8D8" w14:textId="7196DC3D" w:rsidR="002E3D49" w:rsidRDefault="002E3D49" w:rsidP="002E3D49">
            <w:pPr>
              <w:pStyle w:val="EngHang"/>
            </w:pPr>
            <w:r>
              <w:t>Has de</w:t>
            </w:r>
            <w:r w:rsidR="0084452E">
              <w:t>s</w:t>
            </w:r>
            <w:r>
              <w:t>cended,</w:t>
            </w:r>
          </w:p>
          <w:p w14:paraId="5800EF9F" w14:textId="77777777" w:rsidR="002E3D49" w:rsidRDefault="002E3D49" w:rsidP="002E3D49">
            <w:pPr>
              <w:pStyle w:val="EngHang"/>
            </w:pPr>
            <w:r>
              <w:t>And was incarnate</w:t>
            </w:r>
          </w:p>
          <w:p w14:paraId="0A61FCC8" w14:textId="74F30EE8" w:rsidR="002E3D49" w:rsidRDefault="002E3D49" w:rsidP="002758BE">
            <w:pPr>
              <w:pStyle w:val="EngHangEnd"/>
            </w:pPr>
            <w:r>
              <w:t>Within the pure womb.</w:t>
            </w:r>
          </w:p>
        </w:tc>
        <w:tc>
          <w:tcPr>
            <w:tcW w:w="288" w:type="dxa"/>
          </w:tcPr>
          <w:p w14:paraId="6C2B4BE9" w14:textId="77777777" w:rsidR="002758BE" w:rsidRDefault="002758BE" w:rsidP="002758BE"/>
        </w:tc>
        <w:tc>
          <w:tcPr>
            <w:tcW w:w="288" w:type="dxa"/>
          </w:tcPr>
          <w:p w14:paraId="540C1FE1" w14:textId="77777777" w:rsidR="002758BE" w:rsidRDefault="002758BE" w:rsidP="002758BE">
            <w:pPr>
              <w:pStyle w:val="CopticCross"/>
            </w:pPr>
          </w:p>
        </w:tc>
        <w:tc>
          <w:tcPr>
            <w:tcW w:w="3960" w:type="dxa"/>
          </w:tcPr>
          <w:p w14:paraId="23C7127D" w14:textId="77777777" w:rsidR="002758BE" w:rsidRDefault="001F163C" w:rsidP="001F163C">
            <w:pPr>
              <w:pStyle w:val="CopticVersemulti-line"/>
            </w:pPr>
            <w:r>
              <w:t>Ⲓⲏⲥⲟⲩⲥ Ⲡⲓⲭⲣⲓⲥⲧⲟⲥ ⲡⲉⲛⲛⲟⲩϯ:</w:t>
            </w:r>
          </w:p>
          <w:p w14:paraId="79BF5172" w14:textId="77777777" w:rsidR="001F163C" w:rsidRDefault="001F163C" w:rsidP="001F163C">
            <w:pPr>
              <w:pStyle w:val="CopticVersemulti-line"/>
            </w:pPr>
            <w:r>
              <w:t>ⲁϥϣⲟⲩⲱϥ ⲉ̀ⲃⲟⲗ:</w:t>
            </w:r>
          </w:p>
          <w:p w14:paraId="28E84724" w14:textId="77777777" w:rsidR="001F163C" w:rsidRDefault="001F163C" w:rsidP="001F163C">
            <w:pPr>
              <w:pStyle w:val="CopticVersemulti-line"/>
            </w:pPr>
            <w:r>
              <w:t>ϧⲉⲛ ϯⲁ̀ⲅⲁⲛⲏ ⲛ̀ⲧⲟϯ:</w:t>
            </w:r>
          </w:p>
          <w:p w14:paraId="37C74401" w14:textId="413513AA" w:rsidR="001F163C" w:rsidRPr="005130A7" w:rsidRDefault="001F163C" w:rsidP="002758BE">
            <w:pPr>
              <w:pStyle w:val="CopticHangingVerse"/>
            </w:pPr>
            <w:r>
              <w:t>ⲁϥⲭⲓⲥⲁⲣⲝ ⲉ̀ⲃⲟⲗ.</w:t>
            </w:r>
          </w:p>
        </w:tc>
      </w:tr>
      <w:tr w:rsidR="002758BE" w14:paraId="253D8811" w14:textId="77777777" w:rsidTr="002758BE">
        <w:trPr>
          <w:cantSplit/>
          <w:jc w:val="center"/>
        </w:trPr>
        <w:tc>
          <w:tcPr>
            <w:tcW w:w="288" w:type="dxa"/>
          </w:tcPr>
          <w:p w14:paraId="00A42A02" w14:textId="77777777" w:rsidR="002758BE" w:rsidRDefault="002758BE" w:rsidP="002758BE">
            <w:pPr>
              <w:pStyle w:val="CopticCross"/>
            </w:pPr>
          </w:p>
        </w:tc>
        <w:tc>
          <w:tcPr>
            <w:tcW w:w="3960" w:type="dxa"/>
          </w:tcPr>
          <w:p w14:paraId="01E2ACA2" w14:textId="77777777" w:rsidR="002758BE" w:rsidRDefault="002E3D49" w:rsidP="002E3D49">
            <w:pPr>
              <w:pStyle w:val="EngHang"/>
            </w:pPr>
            <w:r>
              <w:t>The [Lord] Jesus is</w:t>
            </w:r>
          </w:p>
          <w:p w14:paraId="2E4133B9" w14:textId="77777777" w:rsidR="002E3D49" w:rsidRDefault="002E3D49" w:rsidP="002E3D49">
            <w:pPr>
              <w:pStyle w:val="EngHang"/>
            </w:pPr>
            <w:r>
              <w:t>The fragrant garden,</w:t>
            </w:r>
          </w:p>
          <w:p w14:paraId="487763E9" w14:textId="77777777" w:rsidR="002E3D49" w:rsidRDefault="002E3D49" w:rsidP="002E3D49">
            <w:pPr>
              <w:pStyle w:val="EngHang"/>
            </w:pPr>
            <w:r>
              <w:t>And the hidden treasure within it,</w:t>
            </w:r>
          </w:p>
          <w:p w14:paraId="5975715D" w14:textId="0AE2CC3F" w:rsidR="002E3D49" w:rsidRDefault="002E3D49" w:rsidP="002E3D49">
            <w:pPr>
              <w:pStyle w:val="EngHangEnd"/>
              <w:ind w:left="0" w:firstLine="0"/>
            </w:pPr>
            <w:r>
              <w:t>The precious pearl.</w:t>
            </w:r>
          </w:p>
        </w:tc>
        <w:tc>
          <w:tcPr>
            <w:tcW w:w="288" w:type="dxa"/>
          </w:tcPr>
          <w:p w14:paraId="098ADB93" w14:textId="77777777" w:rsidR="002758BE" w:rsidRDefault="002758BE" w:rsidP="002758BE"/>
        </w:tc>
        <w:tc>
          <w:tcPr>
            <w:tcW w:w="288" w:type="dxa"/>
          </w:tcPr>
          <w:p w14:paraId="2F164143" w14:textId="77777777" w:rsidR="002758BE" w:rsidRDefault="002758BE" w:rsidP="002758BE">
            <w:pPr>
              <w:pStyle w:val="CopticCross"/>
            </w:pPr>
          </w:p>
        </w:tc>
        <w:tc>
          <w:tcPr>
            <w:tcW w:w="3960" w:type="dxa"/>
          </w:tcPr>
          <w:p w14:paraId="6FD7D233" w14:textId="77777777" w:rsidR="002758BE" w:rsidRDefault="001F163C" w:rsidP="001F163C">
            <w:pPr>
              <w:pStyle w:val="CopticVersemulti-line"/>
            </w:pPr>
            <w:r>
              <w:t>Ⲕⲡⲟⲥ ⲙ̀ⲡⲓⲥ̀ⲑⲟⲓⲛⲟⲩϥⲓ:</w:t>
            </w:r>
          </w:p>
          <w:p w14:paraId="2A8CA251" w14:textId="77777777" w:rsidR="001F163C" w:rsidRDefault="001F163C" w:rsidP="001F163C">
            <w:pPr>
              <w:pStyle w:val="CopticVersemulti-line"/>
            </w:pPr>
            <w:r>
              <w:t>ⲡⲓⲁ̀ϩⲟ ⲉϥⲭⲏⲡ ⲛ̀ϧⲏⲧϥ:</w:t>
            </w:r>
          </w:p>
          <w:p w14:paraId="3575B0E3" w14:textId="77777777" w:rsidR="001F163C" w:rsidRDefault="001F163C" w:rsidP="001F163C">
            <w:pPr>
              <w:pStyle w:val="CopticVersemulti-line"/>
            </w:pPr>
            <w:r>
              <w:t>Ⲓⲏⲥⲟⲩⲥ ⲡⲉ ⲡⲓⲁ̀ⲛⲁⲙⲏⲓ:</w:t>
            </w:r>
          </w:p>
          <w:p w14:paraId="539F66F4" w14:textId="45BEF93B" w:rsidR="001F163C" w:rsidRPr="005130A7" w:rsidRDefault="001F163C" w:rsidP="002758BE">
            <w:pPr>
              <w:pStyle w:val="CopticHangingVerse"/>
            </w:pPr>
            <w:r>
              <w:t>ⲉ̀ⲛⲁϣⲉⲛ̀ⲥⲟⲩⲉⲛϥ.</w:t>
            </w:r>
          </w:p>
        </w:tc>
      </w:tr>
      <w:tr w:rsidR="002758BE" w14:paraId="2130F608" w14:textId="77777777" w:rsidTr="002758BE">
        <w:trPr>
          <w:cantSplit/>
          <w:jc w:val="center"/>
        </w:trPr>
        <w:tc>
          <w:tcPr>
            <w:tcW w:w="288" w:type="dxa"/>
          </w:tcPr>
          <w:p w14:paraId="4499BD75" w14:textId="77777777" w:rsidR="002758BE" w:rsidRDefault="002758BE" w:rsidP="002758BE">
            <w:pPr>
              <w:pStyle w:val="CopticCross"/>
            </w:pPr>
            <w:r w:rsidRPr="00FB5ACB">
              <w:t>¿</w:t>
            </w:r>
          </w:p>
        </w:tc>
        <w:tc>
          <w:tcPr>
            <w:tcW w:w="3960" w:type="dxa"/>
          </w:tcPr>
          <w:p w14:paraId="05B19845" w14:textId="77777777" w:rsidR="002758BE" w:rsidRDefault="002E3D49" w:rsidP="002E3D49">
            <w:pPr>
              <w:pStyle w:val="EngHang"/>
            </w:pPr>
            <w:r>
              <w:t>The faithful people</w:t>
            </w:r>
          </w:p>
          <w:p w14:paraId="5B9B54D5" w14:textId="1B40CD81" w:rsidR="002E3D49" w:rsidRDefault="002E3D49" w:rsidP="002E3D49">
            <w:pPr>
              <w:pStyle w:val="EngHang"/>
            </w:pPr>
            <w:r>
              <w:t>Bless her,</w:t>
            </w:r>
          </w:p>
          <w:p w14:paraId="2018A109" w14:textId="36F3633A" w:rsidR="002E3D49" w:rsidRDefault="002E3D49" w:rsidP="002E3D49">
            <w:pPr>
              <w:pStyle w:val="EngHang"/>
            </w:pPr>
            <w:r>
              <w:t>For she is worthy,</w:t>
            </w:r>
          </w:p>
          <w:p w14:paraId="6D6F2F6A" w14:textId="111966C6" w:rsidR="002E3D49" w:rsidRDefault="002E3D49" w:rsidP="002758BE">
            <w:pPr>
              <w:pStyle w:val="EngHangEnd"/>
            </w:pPr>
            <w:r>
              <w:t>And they also fast.</w:t>
            </w:r>
          </w:p>
        </w:tc>
        <w:tc>
          <w:tcPr>
            <w:tcW w:w="288" w:type="dxa"/>
          </w:tcPr>
          <w:p w14:paraId="5D7ADC88" w14:textId="77777777" w:rsidR="002758BE" w:rsidRDefault="002758BE" w:rsidP="002758BE"/>
        </w:tc>
        <w:tc>
          <w:tcPr>
            <w:tcW w:w="288" w:type="dxa"/>
          </w:tcPr>
          <w:p w14:paraId="4D6B4451" w14:textId="77777777" w:rsidR="002758BE" w:rsidRDefault="002758BE" w:rsidP="002758BE">
            <w:pPr>
              <w:pStyle w:val="CopticCross"/>
            </w:pPr>
            <w:r w:rsidRPr="00FB5ACB">
              <w:t>¿</w:t>
            </w:r>
          </w:p>
        </w:tc>
        <w:tc>
          <w:tcPr>
            <w:tcW w:w="3960" w:type="dxa"/>
          </w:tcPr>
          <w:p w14:paraId="7767427D" w14:textId="77777777" w:rsidR="002758BE" w:rsidRDefault="001F163C" w:rsidP="001F163C">
            <w:pPr>
              <w:pStyle w:val="CopticVersemulti-line"/>
            </w:pPr>
            <w:r>
              <w:t>Ⲗⲁⲟⲥ ⲛ̀ⲛⲓⲡⲓⲥⲧⲟⲥ:</w:t>
            </w:r>
          </w:p>
          <w:p w14:paraId="5CDCB407" w14:textId="77777777" w:rsidR="001F163C" w:rsidRDefault="001F163C" w:rsidP="001F163C">
            <w:pPr>
              <w:pStyle w:val="CopticVersemulti-line"/>
            </w:pPr>
            <w:r>
              <w:t>ⲉⲩⲉⲣⲙⲁⲕⲁⲣⲓⲍⲓⲛ:</w:t>
            </w:r>
          </w:p>
          <w:p w14:paraId="184A0A09" w14:textId="77777777" w:rsidR="001F163C" w:rsidRDefault="001F163C" w:rsidP="001F163C">
            <w:pPr>
              <w:pStyle w:val="CopticVersemulti-line"/>
            </w:pPr>
            <w:r>
              <w:t>ⲙ̀ⲙⲟⲥ ϧⲉⲛ ⲁⲝⲓⲟⲥ:</w:t>
            </w:r>
          </w:p>
          <w:p w14:paraId="6CC01D4D" w14:textId="231F5CDF" w:rsidR="001F163C" w:rsidRPr="005130A7" w:rsidRDefault="001F163C" w:rsidP="002758BE">
            <w:pPr>
              <w:pStyle w:val="CopticHangingVerse"/>
            </w:pPr>
            <w:r>
              <w:t>ⲇⲉ ⲟⲛ ⲉⲣⲛⲏⲥⲧⲉⲩⲓⲛ.</w:t>
            </w:r>
          </w:p>
        </w:tc>
      </w:tr>
      <w:tr w:rsidR="002758BE" w14:paraId="040E1857" w14:textId="77777777" w:rsidTr="002758BE">
        <w:trPr>
          <w:cantSplit/>
          <w:jc w:val="center"/>
        </w:trPr>
        <w:tc>
          <w:tcPr>
            <w:tcW w:w="288" w:type="dxa"/>
          </w:tcPr>
          <w:p w14:paraId="6E5B497A" w14:textId="77777777" w:rsidR="002758BE" w:rsidRDefault="002758BE" w:rsidP="002758BE">
            <w:pPr>
              <w:pStyle w:val="CopticCross"/>
            </w:pPr>
            <w:r w:rsidRPr="00FB5ACB">
              <w:t>¿</w:t>
            </w:r>
          </w:p>
        </w:tc>
        <w:tc>
          <w:tcPr>
            <w:tcW w:w="3960" w:type="dxa"/>
          </w:tcPr>
          <w:p w14:paraId="27E6E1DC" w14:textId="77777777" w:rsidR="002758BE" w:rsidRDefault="002E3D49" w:rsidP="002E3D49">
            <w:pPr>
              <w:pStyle w:val="EngHang"/>
            </w:pPr>
            <w:r>
              <w:t>The Virgin Mary</w:t>
            </w:r>
          </w:p>
          <w:p w14:paraId="48C9E4E6" w14:textId="561DB774" w:rsidR="002E3D49" w:rsidRDefault="002E3D49" w:rsidP="002E3D49">
            <w:pPr>
              <w:pStyle w:val="EngHang"/>
            </w:pPr>
            <w:r>
              <w:t xml:space="preserve">Is the </w:t>
            </w:r>
            <w:r w:rsidR="001F163C">
              <w:t>gate</w:t>
            </w:r>
            <w:r>
              <w:t xml:space="preserve"> of heaven.</w:t>
            </w:r>
          </w:p>
          <w:p w14:paraId="758E3F61" w14:textId="64FEE0AC" w:rsidR="002E3D49" w:rsidRDefault="002E3D49" w:rsidP="002E3D49">
            <w:pPr>
              <w:pStyle w:val="EngHang"/>
            </w:pPr>
            <w:r>
              <w:t xml:space="preserve">Open the </w:t>
            </w:r>
            <w:r w:rsidR="001F163C">
              <w:t>door</w:t>
            </w:r>
            <w:r>
              <w:t xml:space="preserve"> of the </w:t>
            </w:r>
            <w:r w:rsidR="00D2448A">
              <w:t>Temple</w:t>
            </w:r>
          </w:p>
          <w:p w14:paraId="7DE09993" w14:textId="62758808" w:rsidR="002E3D49" w:rsidRDefault="002E3D49" w:rsidP="002758BE">
            <w:pPr>
              <w:pStyle w:val="EngHangEnd"/>
            </w:pPr>
            <w:r>
              <w:t>To us, O Lord.</w:t>
            </w:r>
          </w:p>
        </w:tc>
        <w:tc>
          <w:tcPr>
            <w:tcW w:w="288" w:type="dxa"/>
          </w:tcPr>
          <w:p w14:paraId="2C70A1C7" w14:textId="77777777" w:rsidR="002758BE" w:rsidRDefault="002758BE" w:rsidP="002758BE"/>
        </w:tc>
        <w:tc>
          <w:tcPr>
            <w:tcW w:w="288" w:type="dxa"/>
          </w:tcPr>
          <w:p w14:paraId="77FB0F0E" w14:textId="77777777" w:rsidR="002758BE" w:rsidRDefault="002758BE" w:rsidP="002758BE">
            <w:pPr>
              <w:pStyle w:val="CopticCross"/>
            </w:pPr>
            <w:r w:rsidRPr="00FB5ACB">
              <w:t>¿</w:t>
            </w:r>
          </w:p>
        </w:tc>
        <w:tc>
          <w:tcPr>
            <w:tcW w:w="3960" w:type="dxa"/>
          </w:tcPr>
          <w:p w14:paraId="664EA432" w14:textId="77777777" w:rsidR="002758BE" w:rsidRDefault="002E3D49" w:rsidP="002E3D49">
            <w:pPr>
              <w:pStyle w:val="CopticVersemulti-line"/>
            </w:pPr>
            <w:r>
              <w:t>Ⲙⲁⲣⲓⲁ ϯⲡⲁⲣⲑⲉⲛⲟⲥ:</w:t>
            </w:r>
          </w:p>
          <w:p w14:paraId="30A4B835" w14:textId="7D040DD9" w:rsidR="002E3D49" w:rsidRDefault="002E3D49" w:rsidP="002E3D49">
            <w:pPr>
              <w:pStyle w:val="CopticVersemulti-line"/>
            </w:pPr>
            <w:r>
              <w:t>ϯⲡⲩⲗⲏ ⲛ̀ⲧⲉ ⲧ̀ⲫⲉ:</w:t>
            </w:r>
          </w:p>
          <w:p w14:paraId="0C767713" w14:textId="77777777" w:rsidR="002E3D49" w:rsidRDefault="002E3D49" w:rsidP="002E3D49">
            <w:pPr>
              <w:pStyle w:val="CopticVersemulti-line"/>
            </w:pPr>
            <w:r>
              <w:t>ⲁ̀ⲟⲩⲱⲛ ⲛⲁⲛ Ⲡ̀ϭⲟⲓⲥ:</w:t>
            </w:r>
          </w:p>
          <w:p w14:paraId="611880B2" w14:textId="530B155F" w:rsidR="002E3D49" w:rsidRPr="005130A7" w:rsidRDefault="002E3D49" w:rsidP="002758BE">
            <w:pPr>
              <w:pStyle w:val="CopticHangingVerse"/>
            </w:pPr>
            <w:r>
              <w:t>ⲙ̀ⲫ̀ⲣⲟ ⲙ̀ⲡⲉⲕⲉⲣⲫⲉⲓ.</w:t>
            </w:r>
          </w:p>
        </w:tc>
      </w:tr>
      <w:tr w:rsidR="002758BE" w14:paraId="37371A3E" w14:textId="77777777" w:rsidTr="002758BE">
        <w:trPr>
          <w:cantSplit/>
          <w:jc w:val="center"/>
        </w:trPr>
        <w:tc>
          <w:tcPr>
            <w:tcW w:w="288" w:type="dxa"/>
          </w:tcPr>
          <w:p w14:paraId="2BC875C2" w14:textId="77777777" w:rsidR="002758BE" w:rsidRDefault="002758BE" w:rsidP="002758BE">
            <w:pPr>
              <w:pStyle w:val="CopticCross"/>
            </w:pPr>
          </w:p>
        </w:tc>
        <w:tc>
          <w:tcPr>
            <w:tcW w:w="3960" w:type="dxa"/>
          </w:tcPr>
          <w:p w14:paraId="43229ED4" w14:textId="77777777" w:rsidR="002758BE" w:rsidRDefault="002E3D49" w:rsidP="002E3D49">
            <w:pPr>
              <w:pStyle w:val="EngHang"/>
            </w:pPr>
            <w:r>
              <w:t>Who can speak of</w:t>
            </w:r>
          </w:p>
          <w:p w14:paraId="6C2FE45E" w14:textId="77777777" w:rsidR="002E3D49" w:rsidRDefault="002E3D49" w:rsidP="002E3D49">
            <w:pPr>
              <w:pStyle w:val="EngHang"/>
            </w:pPr>
            <w:r>
              <w:t>The honour of Mary,</w:t>
            </w:r>
          </w:p>
          <w:p w14:paraId="260A382B" w14:textId="77777777" w:rsidR="002E3D49" w:rsidRDefault="002E3D49" w:rsidP="002E3D49">
            <w:pPr>
              <w:pStyle w:val="EngHang"/>
            </w:pPr>
            <w:r>
              <w:t>The Mother of the Lover of Mankind,</w:t>
            </w:r>
          </w:p>
          <w:p w14:paraId="66DEEA29" w14:textId="33A47556" w:rsidR="002E3D49" w:rsidRDefault="002E3D49" w:rsidP="002758BE">
            <w:pPr>
              <w:pStyle w:val="EngHangEnd"/>
            </w:pPr>
            <w:r>
              <w:t>The all-holy?</w:t>
            </w:r>
          </w:p>
        </w:tc>
        <w:tc>
          <w:tcPr>
            <w:tcW w:w="288" w:type="dxa"/>
          </w:tcPr>
          <w:p w14:paraId="10CA1F9B" w14:textId="77777777" w:rsidR="002758BE" w:rsidRDefault="002758BE" w:rsidP="002758BE"/>
        </w:tc>
        <w:tc>
          <w:tcPr>
            <w:tcW w:w="288" w:type="dxa"/>
          </w:tcPr>
          <w:p w14:paraId="352B48B0" w14:textId="77777777" w:rsidR="002758BE" w:rsidRDefault="002758BE" w:rsidP="002758BE">
            <w:pPr>
              <w:pStyle w:val="CopticCross"/>
            </w:pPr>
          </w:p>
        </w:tc>
        <w:tc>
          <w:tcPr>
            <w:tcW w:w="3960" w:type="dxa"/>
          </w:tcPr>
          <w:p w14:paraId="70976E2E" w14:textId="77777777" w:rsidR="002758BE" w:rsidRDefault="001F163C" w:rsidP="001F163C">
            <w:pPr>
              <w:pStyle w:val="CopticVersemulti-line"/>
            </w:pPr>
            <w:r>
              <w:t>Ⲛⲓⲙ ⲡⲉⲑⲛⲁϣ̀ⲥⲁϫⲓ:</w:t>
            </w:r>
          </w:p>
          <w:p w14:paraId="158DC1B2" w14:textId="77777777" w:rsidR="001F163C" w:rsidRDefault="001F163C" w:rsidP="001F163C">
            <w:pPr>
              <w:pStyle w:val="CopticVersemulti-line"/>
            </w:pPr>
            <w:r>
              <w:t>ⲙ̀ⲡ̀ⲧⲁⲓⲟ ⲙ̀Ⲙⲁⲣⲓⲁ:</w:t>
            </w:r>
          </w:p>
          <w:p w14:paraId="4EBD7FCF" w14:textId="77777777" w:rsidR="001F163C" w:rsidRDefault="001F163C" w:rsidP="001F163C">
            <w:pPr>
              <w:pStyle w:val="CopticVersemulti-line"/>
            </w:pPr>
            <w:r>
              <w:t>ⲑ̀ⲙⲁⲩ ⲙ̀ⲡⲓⲙⲁⲓⲣⲱⲙⲓ:</w:t>
            </w:r>
          </w:p>
          <w:p w14:paraId="01446082" w14:textId="1E5D955B" w:rsidR="001F163C" w:rsidRPr="005130A7" w:rsidRDefault="001F163C" w:rsidP="002758BE">
            <w:pPr>
              <w:pStyle w:val="CopticHangingVerse"/>
            </w:pPr>
            <w:r>
              <w:t>ϯⲁ̀ⲗⲟⲩ ⲙ̀ⲡⲁⲛⲁ̀ⲅⲓⲁ.</w:t>
            </w:r>
          </w:p>
        </w:tc>
      </w:tr>
      <w:tr w:rsidR="002758BE" w14:paraId="19E65F8E" w14:textId="77777777" w:rsidTr="002758BE">
        <w:trPr>
          <w:cantSplit/>
          <w:jc w:val="center"/>
        </w:trPr>
        <w:tc>
          <w:tcPr>
            <w:tcW w:w="288" w:type="dxa"/>
          </w:tcPr>
          <w:p w14:paraId="57F68D25" w14:textId="77777777" w:rsidR="002758BE" w:rsidRDefault="002758BE" w:rsidP="002758BE">
            <w:pPr>
              <w:pStyle w:val="CopticCross"/>
            </w:pPr>
          </w:p>
        </w:tc>
        <w:tc>
          <w:tcPr>
            <w:tcW w:w="3960" w:type="dxa"/>
          </w:tcPr>
          <w:p w14:paraId="04F32583" w14:textId="77777777" w:rsidR="002758BE" w:rsidRDefault="002E3D49" w:rsidP="002E3D49">
            <w:pPr>
              <w:pStyle w:val="EngHang"/>
            </w:pPr>
            <w:r>
              <w:t>You know my thoughts,</w:t>
            </w:r>
          </w:p>
          <w:p w14:paraId="38437237" w14:textId="77777777" w:rsidR="002E3D49" w:rsidRDefault="002E3D49" w:rsidP="002E3D49">
            <w:pPr>
              <w:pStyle w:val="EngHang"/>
            </w:pPr>
            <w:r>
              <w:t>O compassionate God.</w:t>
            </w:r>
          </w:p>
          <w:p w14:paraId="29BDEC1F" w14:textId="77777777" w:rsidR="002E3D49" w:rsidRDefault="002E3D49" w:rsidP="002E3D49">
            <w:pPr>
              <w:pStyle w:val="EngHang"/>
            </w:pPr>
            <w:r>
              <w:t>I speak with joy</w:t>
            </w:r>
          </w:p>
          <w:p w14:paraId="2298F06A" w14:textId="306E5AA1" w:rsidR="002E3D49" w:rsidRDefault="002E3D49" w:rsidP="002758BE">
            <w:pPr>
              <w:pStyle w:val="EngHangEnd"/>
            </w:pPr>
            <w:r>
              <w:t>Of Your Bride.</w:t>
            </w:r>
          </w:p>
        </w:tc>
        <w:tc>
          <w:tcPr>
            <w:tcW w:w="288" w:type="dxa"/>
          </w:tcPr>
          <w:p w14:paraId="604BC6CE" w14:textId="77777777" w:rsidR="002758BE" w:rsidRDefault="002758BE" w:rsidP="002758BE"/>
        </w:tc>
        <w:tc>
          <w:tcPr>
            <w:tcW w:w="288" w:type="dxa"/>
          </w:tcPr>
          <w:p w14:paraId="5616C4CC" w14:textId="77777777" w:rsidR="002758BE" w:rsidRDefault="002758BE" w:rsidP="002758BE">
            <w:pPr>
              <w:pStyle w:val="CopticCross"/>
            </w:pPr>
          </w:p>
        </w:tc>
        <w:tc>
          <w:tcPr>
            <w:tcW w:w="3960" w:type="dxa"/>
          </w:tcPr>
          <w:p w14:paraId="37F25AA1" w14:textId="77777777" w:rsidR="002758BE" w:rsidRDefault="001F163C" w:rsidP="001F163C">
            <w:pPr>
              <w:pStyle w:val="CopticVersemulti-line"/>
            </w:pPr>
            <w:r>
              <w:t>Ⲝⲱⲟⲩⲛ ⲛ̀ⲛⲁⲙⲉⲩⲓ̀:</w:t>
            </w:r>
          </w:p>
          <w:p w14:paraId="7FECD097" w14:textId="77777777" w:rsidR="001F163C" w:rsidRDefault="001F163C" w:rsidP="001F163C">
            <w:pPr>
              <w:pStyle w:val="CopticVersemulti-line"/>
            </w:pPr>
            <w:r>
              <w:t>Ⲫⲛⲟⲩϯ ⲡⲓⲣⲉϥϣⲉⲛϩⲏⲧ:</w:t>
            </w:r>
          </w:p>
          <w:p w14:paraId="10069A6E" w14:textId="77777777" w:rsidR="001F163C" w:rsidRDefault="001F163C" w:rsidP="001F163C">
            <w:pPr>
              <w:pStyle w:val="CopticVersemulti-line"/>
            </w:pPr>
            <w:r>
              <w:t>Ϧⲉⲛ ⲟⲩϣ̀ⲗⲏⲗⲟⲩⲓ:</w:t>
            </w:r>
          </w:p>
          <w:p w14:paraId="52942F46" w14:textId="733F8B49" w:rsidR="001F163C" w:rsidRPr="005130A7" w:rsidRDefault="001F163C" w:rsidP="002758BE">
            <w:pPr>
              <w:pStyle w:val="CopticHangingVerse"/>
            </w:pPr>
            <w:r>
              <w:t>ⲁⲓⲥⲁϫⲓ ⲉ̀ⲧⲉⲕϣⲉⲗⲏⲧ.</w:t>
            </w:r>
          </w:p>
        </w:tc>
      </w:tr>
      <w:tr w:rsidR="002758BE" w14:paraId="7F4F5FA5" w14:textId="77777777" w:rsidTr="002758BE">
        <w:trPr>
          <w:cantSplit/>
          <w:jc w:val="center"/>
        </w:trPr>
        <w:tc>
          <w:tcPr>
            <w:tcW w:w="288" w:type="dxa"/>
          </w:tcPr>
          <w:p w14:paraId="35EC9D3C" w14:textId="77777777" w:rsidR="002758BE" w:rsidRDefault="002758BE" w:rsidP="002758BE">
            <w:pPr>
              <w:pStyle w:val="CopticCross"/>
            </w:pPr>
            <w:r w:rsidRPr="00FB5ACB">
              <w:t>¿</w:t>
            </w:r>
          </w:p>
        </w:tc>
        <w:tc>
          <w:tcPr>
            <w:tcW w:w="3960" w:type="dxa"/>
          </w:tcPr>
          <w:p w14:paraId="7C9BA454" w14:textId="77777777" w:rsidR="002758BE" w:rsidRDefault="002E3D49" w:rsidP="002E3D49">
            <w:pPr>
              <w:pStyle w:val="EngHang"/>
            </w:pPr>
            <w:r>
              <w:t>Our hearts are filled</w:t>
            </w:r>
          </w:p>
          <w:p w14:paraId="100D00BB" w14:textId="77777777" w:rsidR="002E3D49" w:rsidRDefault="002E3D49" w:rsidP="002E3D49">
            <w:pPr>
              <w:pStyle w:val="EngHang"/>
            </w:pPr>
            <w:r>
              <w:t>With joy and gladness,</w:t>
            </w:r>
          </w:p>
          <w:p w14:paraId="7E163B75" w14:textId="77777777" w:rsidR="002E3D49" w:rsidRDefault="002E3D49" w:rsidP="002E3D49">
            <w:pPr>
              <w:pStyle w:val="EngHang"/>
            </w:pPr>
            <w:r>
              <w:t>For she gave birth to Emmanuel,</w:t>
            </w:r>
          </w:p>
          <w:p w14:paraId="5C7DA343" w14:textId="22EC2C7F" w:rsidR="002E3D49" w:rsidRDefault="002E3D49" w:rsidP="002758BE">
            <w:pPr>
              <w:pStyle w:val="EngHangEnd"/>
            </w:pPr>
            <w:r>
              <w:t>The Lord of all.</w:t>
            </w:r>
          </w:p>
        </w:tc>
        <w:tc>
          <w:tcPr>
            <w:tcW w:w="288" w:type="dxa"/>
          </w:tcPr>
          <w:p w14:paraId="5AED22E5" w14:textId="77777777" w:rsidR="002758BE" w:rsidRDefault="002758BE" w:rsidP="002758BE"/>
        </w:tc>
        <w:tc>
          <w:tcPr>
            <w:tcW w:w="288" w:type="dxa"/>
          </w:tcPr>
          <w:p w14:paraId="56609810" w14:textId="77777777" w:rsidR="002758BE" w:rsidRDefault="002758BE" w:rsidP="002758BE">
            <w:pPr>
              <w:pStyle w:val="CopticCross"/>
            </w:pPr>
            <w:r w:rsidRPr="00FB5ACB">
              <w:t>¿</w:t>
            </w:r>
          </w:p>
        </w:tc>
        <w:tc>
          <w:tcPr>
            <w:tcW w:w="3960" w:type="dxa"/>
          </w:tcPr>
          <w:p w14:paraId="2EE10083" w14:textId="77777777" w:rsidR="002758BE" w:rsidRDefault="001F163C" w:rsidP="001F163C">
            <w:pPr>
              <w:pStyle w:val="CopticVersemulti-line"/>
            </w:pPr>
            <w:r>
              <w:t>Ⲟⲩⲣⲁϣⲓ ⲛⲉⲙ ⲟⲩⲑⲉⲗⲏⲗ:</w:t>
            </w:r>
          </w:p>
          <w:p w14:paraId="014E9A19" w14:textId="77777777" w:rsidR="001F163C" w:rsidRDefault="001F163C" w:rsidP="001F163C">
            <w:pPr>
              <w:pStyle w:val="CopticVersemulti-line"/>
            </w:pPr>
            <w:r>
              <w:t>ⲁⲩⲙⲟϩ ⲙ̀ⲡⲉⲛϩⲏⲧ ⲧⲏⲣϥ:</w:t>
            </w:r>
          </w:p>
          <w:p w14:paraId="1F94B399" w14:textId="77777777" w:rsidR="001F163C" w:rsidRDefault="001F163C" w:rsidP="001F163C">
            <w:pPr>
              <w:pStyle w:val="CopticVersemulti-line"/>
            </w:pPr>
            <w:r>
              <w:t>ⲁⲥⲙⲓⲥⲓ ⲛ̀Ⲉⲙⲙⲁⲛⲟⲩⲗ:</w:t>
            </w:r>
          </w:p>
          <w:p w14:paraId="733CD1F3" w14:textId="77AB8D67" w:rsidR="001F163C" w:rsidRPr="005130A7" w:rsidRDefault="001F163C" w:rsidP="002758BE">
            <w:pPr>
              <w:pStyle w:val="CopticHangingVerse"/>
            </w:pPr>
            <w:r>
              <w:t>Ⲡϭⲟⲓⲥ ⲙ̀ⲡⲓⲉ̀ⲡ̀ⲧⲏⲣϥ.</w:t>
            </w:r>
          </w:p>
        </w:tc>
      </w:tr>
      <w:tr w:rsidR="002758BE" w14:paraId="7CE4B68C" w14:textId="77777777" w:rsidTr="002758BE">
        <w:trPr>
          <w:cantSplit/>
          <w:jc w:val="center"/>
        </w:trPr>
        <w:tc>
          <w:tcPr>
            <w:tcW w:w="288" w:type="dxa"/>
          </w:tcPr>
          <w:p w14:paraId="23152D43" w14:textId="77777777" w:rsidR="002758BE" w:rsidRDefault="002758BE" w:rsidP="002758BE">
            <w:pPr>
              <w:pStyle w:val="CopticCross"/>
            </w:pPr>
            <w:r w:rsidRPr="00FB5ACB">
              <w:lastRenderedPageBreak/>
              <w:t>¿</w:t>
            </w:r>
          </w:p>
        </w:tc>
        <w:tc>
          <w:tcPr>
            <w:tcW w:w="3960" w:type="dxa"/>
          </w:tcPr>
          <w:p w14:paraId="11495552" w14:textId="77777777" w:rsidR="002758BE" w:rsidRDefault="00D60C63" w:rsidP="00D60C63">
            <w:pPr>
              <w:pStyle w:val="EngHang"/>
            </w:pPr>
            <w:r>
              <w:t>The Holy Spirit</w:t>
            </w:r>
          </w:p>
          <w:p w14:paraId="2729C613" w14:textId="044E8ABA" w:rsidR="00D60C63" w:rsidRDefault="00984235" w:rsidP="00D60C63">
            <w:pPr>
              <w:pStyle w:val="EngHang"/>
            </w:pPr>
            <w:r>
              <w:t>Overshad</w:t>
            </w:r>
            <w:r w:rsidR="00D60C63">
              <w:t>owed you;</w:t>
            </w:r>
          </w:p>
          <w:p w14:paraId="559D55DF" w14:textId="77777777" w:rsidR="00D60C63" w:rsidRDefault="00D60C63" w:rsidP="00D60C63">
            <w:pPr>
              <w:pStyle w:val="EngHang"/>
            </w:pPr>
            <w:r>
              <w:t>You gave birth to the Holy One,</w:t>
            </w:r>
          </w:p>
          <w:p w14:paraId="0584D2A0" w14:textId="2DDCE2CB" w:rsidR="00D60C63" w:rsidRDefault="00D60C63" w:rsidP="002758BE">
            <w:pPr>
              <w:pStyle w:val="EngHangEnd"/>
            </w:pPr>
            <w:r>
              <w:t>O Mary the Queen.</w:t>
            </w:r>
          </w:p>
        </w:tc>
        <w:tc>
          <w:tcPr>
            <w:tcW w:w="288" w:type="dxa"/>
          </w:tcPr>
          <w:p w14:paraId="5390FF64" w14:textId="77777777" w:rsidR="002758BE" w:rsidRDefault="002758BE" w:rsidP="002758BE"/>
        </w:tc>
        <w:tc>
          <w:tcPr>
            <w:tcW w:w="288" w:type="dxa"/>
          </w:tcPr>
          <w:p w14:paraId="7CA2932A" w14:textId="77777777" w:rsidR="002758BE" w:rsidRDefault="002758BE" w:rsidP="002758BE">
            <w:pPr>
              <w:pStyle w:val="CopticCross"/>
            </w:pPr>
            <w:r w:rsidRPr="00FB5ACB">
              <w:t>¿</w:t>
            </w:r>
          </w:p>
        </w:tc>
        <w:tc>
          <w:tcPr>
            <w:tcW w:w="3960" w:type="dxa"/>
          </w:tcPr>
          <w:p w14:paraId="1D4FCDE0" w14:textId="77777777" w:rsidR="002758BE" w:rsidRDefault="001F163C" w:rsidP="001F163C">
            <w:pPr>
              <w:pStyle w:val="CopticVersemulti-line"/>
            </w:pPr>
            <w:r>
              <w:t>Ⲡⲓⲡⲛⲉⲩⲙⲁ ⲉⲑⲟⲩⲁⲃ:</w:t>
            </w:r>
          </w:p>
          <w:p w14:paraId="0608714A" w14:textId="77777777" w:rsidR="001F163C" w:rsidRDefault="001F163C" w:rsidP="001F163C">
            <w:pPr>
              <w:pStyle w:val="CopticVersemulti-line"/>
            </w:pPr>
            <w:r>
              <w:t>ⲁϥⲉⲣϧⲏⲓⲃⲓ ⲉ̀ⲣⲟ:</w:t>
            </w:r>
          </w:p>
          <w:p w14:paraId="52C3D15C" w14:textId="77777777" w:rsidR="001F163C" w:rsidRDefault="001F163C" w:rsidP="001F163C">
            <w:pPr>
              <w:pStyle w:val="CopticVersemulti-line"/>
            </w:pPr>
            <w:r>
              <w:t>ⲁ̀ⲣⲉϫ̀ⲫⲟ ⲙ̀ⲫⲏⲉⲑⲟⲩⲁⲃ:</w:t>
            </w:r>
          </w:p>
          <w:p w14:paraId="6CE3DEBC" w14:textId="01120E45" w:rsidR="001F163C" w:rsidRPr="005130A7" w:rsidRDefault="001F163C" w:rsidP="002758BE">
            <w:pPr>
              <w:pStyle w:val="CopticHangingVerse"/>
            </w:pPr>
            <w:r>
              <w:t>ⲱ̀ Ⲙⲁⲣⲓⲁ ϯⲟⲩⲣⲱ.</w:t>
            </w:r>
          </w:p>
        </w:tc>
      </w:tr>
      <w:tr w:rsidR="002758BE" w14:paraId="5D94F9DC" w14:textId="77777777" w:rsidTr="002758BE">
        <w:trPr>
          <w:cantSplit/>
          <w:jc w:val="center"/>
        </w:trPr>
        <w:tc>
          <w:tcPr>
            <w:tcW w:w="288" w:type="dxa"/>
          </w:tcPr>
          <w:p w14:paraId="6D3C1A8F" w14:textId="77777777" w:rsidR="002758BE" w:rsidRDefault="002758BE" w:rsidP="002758BE">
            <w:pPr>
              <w:pStyle w:val="CopticCross"/>
            </w:pPr>
          </w:p>
        </w:tc>
        <w:tc>
          <w:tcPr>
            <w:tcW w:w="3960" w:type="dxa"/>
          </w:tcPr>
          <w:p w14:paraId="2AF8D6ED" w14:textId="77777777" w:rsidR="002758BE" w:rsidRDefault="00D60C63" w:rsidP="00D60C63">
            <w:pPr>
              <w:pStyle w:val="EngHang"/>
            </w:pPr>
            <w:r>
              <w:t>Your station,</w:t>
            </w:r>
          </w:p>
          <w:p w14:paraId="77370904" w14:textId="77777777" w:rsidR="00D60C63" w:rsidRDefault="00D60C63" w:rsidP="00D60C63">
            <w:pPr>
              <w:pStyle w:val="EngHang"/>
            </w:pPr>
            <w:r>
              <w:t>O bold one,</w:t>
            </w:r>
          </w:p>
          <w:p w14:paraId="59853961" w14:textId="77777777" w:rsidR="00D60C63" w:rsidRDefault="00D60C63" w:rsidP="00D60C63">
            <w:pPr>
              <w:pStyle w:val="EngHang"/>
            </w:pPr>
            <w:r>
              <w:t>Is above the heavens,</w:t>
            </w:r>
          </w:p>
          <w:p w14:paraId="1C9DC23C" w14:textId="75E7FAC5" w:rsidR="00D60C63" w:rsidRDefault="00D60C63" w:rsidP="002758BE">
            <w:pPr>
              <w:pStyle w:val="EngHangEnd"/>
            </w:pPr>
            <w:r>
              <w:t>O pride of virginity.</w:t>
            </w:r>
          </w:p>
        </w:tc>
        <w:tc>
          <w:tcPr>
            <w:tcW w:w="288" w:type="dxa"/>
          </w:tcPr>
          <w:p w14:paraId="6B314A84" w14:textId="77777777" w:rsidR="002758BE" w:rsidRDefault="002758BE" w:rsidP="002758BE"/>
        </w:tc>
        <w:tc>
          <w:tcPr>
            <w:tcW w:w="288" w:type="dxa"/>
          </w:tcPr>
          <w:p w14:paraId="5D04982C" w14:textId="77777777" w:rsidR="002758BE" w:rsidRDefault="002758BE" w:rsidP="002758BE">
            <w:pPr>
              <w:pStyle w:val="CopticCross"/>
            </w:pPr>
          </w:p>
        </w:tc>
        <w:tc>
          <w:tcPr>
            <w:tcW w:w="3960" w:type="dxa"/>
          </w:tcPr>
          <w:p w14:paraId="23E84B55" w14:textId="77777777" w:rsidR="002758BE" w:rsidRDefault="00D2448A" w:rsidP="00D2448A">
            <w:pPr>
              <w:pStyle w:val="CopticVersemulti-line"/>
            </w:pPr>
            <w:r>
              <w:t>Ⲣⲁⲙⲁ ⲙ̀ⲡⲉⲧⲟⲡⲟⲥ:</w:t>
            </w:r>
          </w:p>
          <w:p w14:paraId="5FA15F03" w14:textId="77777777" w:rsidR="00D2448A" w:rsidRDefault="00D2448A" w:rsidP="00D2448A">
            <w:pPr>
              <w:pStyle w:val="CopticVersemulti-line"/>
            </w:pPr>
            <w:r>
              <w:t>ⲑⲁ ϯⲡⲁⲣⲣⲏⲥⲓⲁ:</w:t>
            </w:r>
          </w:p>
          <w:p w14:paraId="4230B623" w14:textId="77777777" w:rsidR="00D2448A" w:rsidRDefault="00D2448A" w:rsidP="00D2448A">
            <w:pPr>
              <w:pStyle w:val="CopticVersemulti-line"/>
            </w:pPr>
            <w:r>
              <w:t>ⲉ̀ϩⲟⲧⲉ ⲛⲓⲟⲩⲣⲁⲛⲟⲥ:</w:t>
            </w:r>
          </w:p>
          <w:p w14:paraId="571BB8FF" w14:textId="4CB79F7F" w:rsidR="00D2448A" w:rsidRPr="005130A7" w:rsidRDefault="00D2448A" w:rsidP="00D2448A">
            <w:pPr>
              <w:pStyle w:val="CopticVerse"/>
            </w:pPr>
            <w:r>
              <w:t>ⲫⲁ ϯⲡⲁⲣⲑⲉⲛⲓⲁ.</w:t>
            </w:r>
          </w:p>
        </w:tc>
      </w:tr>
      <w:tr w:rsidR="002758BE" w14:paraId="04D998B5" w14:textId="77777777" w:rsidTr="002758BE">
        <w:trPr>
          <w:cantSplit/>
          <w:jc w:val="center"/>
        </w:trPr>
        <w:tc>
          <w:tcPr>
            <w:tcW w:w="288" w:type="dxa"/>
          </w:tcPr>
          <w:p w14:paraId="374243FD" w14:textId="77777777" w:rsidR="002758BE" w:rsidRDefault="002758BE" w:rsidP="002758BE">
            <w:pPr>
              <w:pStyle w:val="CopticCross"/>
            </w:pPr>
          </w:p>
        </w:tc>
        <w:tc>
          <w:tcPr>
            <w:tcW w:w="3960" w:type="dxa"/>
          </w:tcPr>
          <w:p w14:paraId="27693877" w14:textId="77777777" w:rsidR="002758BE" w:rsidRDefault="00D60C63" w:rsidP="00D60C63">
            <w:pPr>
              <w:pStyle w:val="EngHang"/>
            </w:pPr>
            <w:r>
              <w:t>They entreat you,</w:t>
            </w:r>
          </w:p>
          <w:p w14:paraId="457875E5" w14:textId="77777777" w:rsidR="00D60C63" w:rsidRDefault="00D60C63" w:rsidP="00D60C63">
            <w:pPr>
              <w:pStyle w:val="EngHang"/>
            </w:pPr>
            <w:r>
              <w:t>O Mother of God,</w:t>
            </w:r>
          </w:p>
          <w:p w14:paraId="37DC98CA" w14:textId="77777777" w:rsidR="00D60C63" w:rsidRDefault="00D60C63" w:rsidP="00D60C63">
            <w:pPr>
              <w:pStyle w:val="EngHang"/>
            </w:pPr>
            <w:r>
              <w:t>For the Logos Himself</w:t>
            </w:r>
          </w:p>
          <w:p w14:paraId="7489683E" w14:textId="6679EBE1" w:rsidR="00D60C63" w:rsidRDefault="00D60C63" w:rsidP="002758BE">
            <w:pPr>
              <w:pStyle w:val="EngHangEnd"/>
            </w:pPr>
            <w:r>
              <w:t>Was incarnate of you.</w:t>
            </w:r>
          </w:p>
        </w:tc>
        <w:tc>
          <w:tcPr>
            <w:tcW w:w="288" w:type="dxa"/>
          </w:tcPr>
          <w:p w14:paraId="5670FFFE" w14:textId="77777777" w:rsidR="002758BE" w:rsidRDefault="002758BE" w:rsidP="002758BE"/>
        </w:tc>
        <w:tc>
          <w:tcPr>
            <w:tcW w:w="288" w:type="dxa"/>
          </w:tcPr>
          <w:p w14:paraId="48199BA6" w14:textId="77777777" w:rsidR="002758BE" w:rsidRDefault="002758BE" w:rsidP="002758BE">
            <w:pPr>
              <w:pStyle w:val="CopticCross"/>
            </w:pPr>
          </w:p>
        </w:tc>
        <w:tc>
          <w:tcPr>
            <w:tcW w:w="3960" w:type="dxa"/>
          </w:tcPr>
          <w:p w14:paraId="2875AC03" w14:textId="77777777" w:rsidR="001F163C" w:rsidRDefault="001F163C" w:rsidP="001F163C">
            <w:pPr>
              <w:pStyle w:val="CopticVersemulti-line"/>
            </w:pPr>
            <w:r>
              <w:t>Ⲥⲉⲓ̀ⲛⲓ ⲛ̀ϩⲁⲛⲗⲓⲧⲁⲛⲓⲁ:</w:t>
            </w:r>
          </w:p>
          <w:p w14:paraId="23376F97" w14:textId="77777777" w:rsidR="001F163C" w:rsidRDefault="001F163C" w:rsidP="001F163C">
            <w:pPr>
              <w:pStyle w:val="CopticVersemulti-line"/>
            </w:pPr>
            <w:r>
              <w:t>ⲛⲉ ⲱ̀ ϯⲙⲁⲥⲛⲟⲩϯ:</w:t>
            </w:r>
          </w:p>
          <w:p w14:paraId="49D7B7C9" w14:textId="77777777" w:rsidR="001F163C" w:rsidRDefault="001F163C" w:rsidP="001F163C">
            <w:pPr>
              <w:pStyle w:val="CopticVersemulti-line"/>
            </w:pPr>
            <w:r>
              <w:t>ϫⲉ ⲡⲓⲗⲟⲅⲟⲥ ⲛ̀ⲁⲓⲇⲓⲁ:</w:t>
            </w:r>
          </w:p>
          <w:p w14:paraId="34FA63F6" w14:textId="695658A2" w:rsidR="001F163C" w:rsidRPr="005130A7" w:rsidRDefault="001F163C" w:rsidP="001F163C">
            <w:pPr>
              <w:pStyle w:val="CopticHangingVerse"/>
            </w:pPr>
            <w:r>
              <w:t>ⲁϥϭⲓⲥⲁⲣⲝ ⲛ̀ϧⲏϯ.</w:t>
            </w:r>
          </w:p>
        </w:tc>
      </w:tr>
      <w:tr w:rsidR="002758BE" w14:paraId="72A43C09" w14:textId="77777777" w:rsidTr="002758BE">
        <w:trPr>
          <w:cantSplit/>
          <w:jc w:val="center"/>
        </w:trPr>
        <w:tc>
          <w:tcPr>
            <w:tcW w:w="288" w:type="dxa"/>
          </w:tcPr>
          <w:p w14:paraId="2AC3FE0B" w14:textId="77777777" w:rsidR="002758BE" w:rsidRDefault="002758BE" w:rsidP="002758BE">
            <w:pPr>
              <w:pStyle w:val="CopticCross"/>
            </w:pPr>
            <w:r w:rsidRPr="00FB5ACB">
              <w:t>¿</w:t>
            </w:r>
          </w:p>
        </w:tc>
        <w:tc>
          <w:tcPr>
            <w:tcW w:w="3960" w:type="dxa"/>
          </w:tcPr>
          <w:p w14:paraId="46C81F96" w14:textId="77777777" w:rsidR="002758BE" w:rsidRDefault="00D60C63" w:rsidP="00D60C63">
            <w:pPr>
              <w:pStyle w:val="EngHang"/>
            </w:pPr>
            <w:r>
              <w:t>You are clothed with purity</w:t>
            </w:r>
          </w:p>
          <w:p w14:paraId="40AF7209" w14:textId="77777777" w:rsidR="00D60C63" w:rsidRDefault="00D60C63" w:rsidP="00D60C63">
            <w:pPr>
              <w:pStyle w:val="EngHang"/>
            </w:pPr>
            <w:r>
              <w:t>Within and without.</w:t>
            </w:r>
          </w:p>
          <w:p w14:paraId="5D0BC7C2" w14:textId="77777777" w:rsidR="00D60C63" w:rsidRDefault="00D60C63" w:rsidP="00D60C63">
            <w:pPr>
              <w:pStyle w:val="EngHang"/>
            </w:pPr>
            <w:r>
              <w:t>You gave birth to the King,</w:t>
            </w:r>
          </w:p>
          <w:p w14:paraId="693225EC" w14:textId="6609D635" w:rsidR="00D60C63" w:rsidRPr="0078672A" w:rsidRDefault="00D60C63" w:rsidP="002758BE">
            <w:pPr>
              <w:pStyle w:val="EngHangEnd"/>
            </w:pPr>
            <w:r>
              <w:t>He who forgives us.</w:t>
            </w:r>
          </w:p>
        </w:tc>
        <w:tc>
          <w:tcPr>
            <w:tcW w:w="288" w:type="dxa"/>
          </w:tcPr>
          <w:p w14:paraId="43E5AF18" w14:textId="77777777" w:rsidR="002758BE" w:rsidRDefault="002758BE" w:rsidP="002758BE"/>
        </w:tc>
        <w:tc>
          <w:tcPr>
            <w:tcW w:w="288" w:type="dxa"/>
          </w:tcPr>
          <w:p w14:paraId="5D7AF5D2" w14:textId="77777777" w:rsidR="002758BE" w:rsidRDefault="002758BE" w:rsidP="002758BE">
            <w:pPr>
              <w:pStyle w:val="CopticCross"/>
            </w:pPr>
            <w:r w:rsidRPr="00FB5ACB">
              <w:t>¿</w:t>
            </w:r>
          </w:p>
        </w:tc>
        <w:tc>
          <w:tcPr>
            <w:tcW w:w="3960" w:type="dxa"/>
          </w:tcPr>
          <w:p w14:paraId="52CA6881" w14:textId="77777777" w:rsidR="002758BE" w:rsidRDefault="001F163C" w:rsidP="001F163C">
            <w:pPr>
              <w:pStyle w:val="CopticVersemulti-line"/>
            </w:pPr>
            <w:r>
              <w:t>Ⲧⲉϫⲟⲗϩ ⲙ̀ⲡⲓⲧⲟⲩⲃⲟ:</w:t>
            </w:r>
          </w:p>
          <w:p w14:paraId="24B6046B" w14:textId="77777777" w:rsidR="001F163C" w:rsidRDefault="001F163C" w:rsidP="001F163C">
            <w:pPr>
              <w:pStyle w:val="CopticVersemulti-line"/>
            </w:pPr>
            <w:r>
              <w:t>ⲥⲁϧⲟⲩⲛ ⲛⲉⲙ ⲥⲁⲃⲟⲗ:</w:t>
            </w:r>
          </w:p>
          <w:p w14:paraId="1F84CA82" w14:textId="77777777" w:rsidR="001F163C" w:rsidRDefault="001F163C" w:rsidP="001F163C">
            <w:pPr>
              <w:pStyle w:val="CopticVersemulti-line"/>
            </w:pPr>
            <w:r>
              <w:t>ⲁ̀ⲣⲉⲙⲓⲥⲓ ⲙ̀ⲡⲓⲟⲩⲣⲟ:</w:t>
            </w:r>
          </w:p>
          <w:p w14:paraId="626FB5F4" w14:textId="0A573C22" w:rsidR="001F163C" w:rsidRPr="005130A7" w:rsidRDefault="001F163C" w:rsidP="002758BE">
            <w:pPr>
              <w:pStyle w:val="CopticHangingVerse"/>
            </w:pPr>
            <w:r>
              <w:t>ⲡⲓⲣⲉϥⲭⲱ ⲛⲁⲛ ⲉ̀ⲃⲟⲗ.</w:t>
            </w:r>
          </w:p>
        </w:tc>
      </w:tr>
      <w:tr w:rsidR="002758BE" w14:paraId="1B89E2A1" w14:textId="77777777" w:rsidTr="002758BE">
        <w:trPr>
          <w:cantSplit/>
          <w:jc w:val="center"/>
        </w:trPr>
        <w:tc>
          <w:tcPr>
            <w:tcW w:w="288" w:type="dxa"/>
          </w:tcPr>
          <w:p w14:paraId="21A022C7" w14:textId="77777777" w:rsidR="002758BE" w:rsidRDefault="002758BE" w:rsidP="002758BE">
            <w:pPr>
              <w:pStyle w:val="CopticCross"/>
            </w:pPr>
            <w:r w:rsidRPr="00FB5ACB">
              <w:t>¿</w:t>
            </w:r>
          </w:p>
        </w:tc>
        <w:tc>
          <w:tcPr>
            <w:tcW w:w="3960" w:type="dxa"/>
          </w:tcPr>
          <w:p w14:paraId="6CC65F80" w14:textId="77777777" w:rsidR="002758BE" w:rsidRDefault="00D60C63" w:rsidP="00D60C63">
            <w:pPr>
              <w:pStyle w:val="EngHang"/>
            </w:pPr>
            <w:r>
              <w:t>O Son of God, our God,</w:t>
            </w:r>
          </w:p>
          <w:p w14:paraId="2D06C3AB" w14:textId="77777777" w:rsidR="00D60C63" w:rsidRDefault="00D60C63" w:rsidP="00D60C63">
            <w:pPr>
              <w:pStyle w:val="EngHang"/>
            </w:pPr>
            <w:r>
              <w:t>King of the ages,</w:t>
            </w:r>
          </w:p>
          <w:p w14:paraId="2FAB2543" w14:textId="77777777" w:rsidR="00D60C63" w:rsidRDefault="00D60C63" w:rsidP="00D60C63">
            <w:pPr>
              <w:pStyle w:val="EngHang"/>
            </w:pPr>
            <w:r>
              <w:t>We honour the Mother of God</w:t>
            </w:r>
          </w:p>
          <w:p w14:paraId="5B749C67" w14:textId="3A181136" w:rsidR="00D60C63" w:rsidRDefault="00D60C63" w:rsidP="002758BE">
            <w:pPr>
              <w:pStyle w:val="EngHangEnd"/>
            </w:pPr>
            <w:r>
              <w:t>With praises,</w:t>
            </w:r>
          </w:p>
        </w:tc>
        <w:tc>
          <w:tcPr>
            <w:tcW w:w="288" w:type="dxa"/>
          </w:tcPr>
          <w:p w14:paraId="23A0F0C3" w14:textId="77777777" w:rsidR="002758BE" w:rsidRDefault="002758BE" w:rsidP="002758BE"/>
        </w:tc>
        <w:tc>
          <w:tcPr>
            <w:tcW w:w="288" w:type="dxa"/>
          </w:tcPr>
          <w:p w14:paraId="70413E68" w14:textId="77777777" w:rsidR="002758BE" w:rsidRDefault="002758BE" w:rsidP="002758BE">
            <w:pPr>
              <w:pStyle w:val="CopticCross"/>
            </w:pPr>
            <w:r w:rsidRPr="00FB5ACB">
              <w:t>¿</w:t>
            </w:r>
          </w:p>
        </w:tc>
        <w:tc>
          <w:tcPr>
            <w:tcW w:w="3960" w:type="dxa"/>
          </w:tcPr>
          <w:p w14:paraId="609A61E8" w14:textId="77777777" w:rsidR="002758BE" w:rsidRDefault="001F163C" w:rsidP="001F163C">
            <w:pPr>
              <w:pStyle w:val="CopticVersemulti-line"/>
            </w:pPr>
            <w:r>
              <w:t>Ⲩⲓⲟⲥ Ⲑⲉⲟⲥ ⲡⲉⲛⲛⲟⲩϯ:</w:t>
            </w:r>
          </w:p>
          <w:p w14:paraId="7EADFD59" w14:textId="77777777" w:rsidR="001F163C" w:rsidRDefault="001F163C" w:rsidP="001F163C">
            <w:pPr>
              <w:pStyle w:val="CopticVersemulti-line"/>
            </w:pPr>
            <w:r>
              <w:t>ⲡ̀ⲟⲩⲣⲟ ⲛ̀ⲛⲓⲉ̀ⲱⲛ:</w:t>
            </w:r>
          </w:p>
          <w:p w14:paraId="1682131E" w14:textId="77777777" w:rsidR="001F163C" w:rsidRDefault="001F163C" w:rsidP="001F163C">
            <w:pPr>
              <w:pStyle w:val="CopticVersemulti-line"/>
            </w:pPr>
            <w:r>
              <w:t>ⲧⲉⲛⲧⲁⲓⲟ ⲛ̀ϯⲙⲁⲥⲛⲟⲩϯ:</w:t>
            </w:r>
          </w:p>
          <w:p w14:paraId="78A6369B" w14:textId="2DBD93B3" w:rsidR="001F163C" w:rsidRPr="005130A7" w:rsidRDefault="001F163C" w:rsidP="002758BE">
            <w:pPr>
              <w:pStyle w:val="CopticHangingVerse"/>
            </w:pPr>
            <w:r>
              <w:t>ϧⲉⲛ ϩⲁⲛⲟⲣⲑⲓⲛⲟⲛ.</w:t>
            </w:r>
          </w:p>
        </w:tc>
      </w:tr>
      <w:tr w:rsidR="002758BE" w14:paraId="390C25D0" w14:textId="77777777" w:rsidTr="002758BE">
        <w:trPr>
          <w:cantSplit/>
          <w:jc w:val="center"/>
        </w:trPr>
        <w:tc>
          <w:tcPr>
            <w:tcW w:w="288" w:type="dxa"/>
          </w:tcPr>
          <w:p w14:paraId="13C7F9F5" w14:textId="77777777" w:rsidR="002758BE" w:rsidRDefault="002758BE" w:rsidP="002758BE">
            <w:pPr>
              <w:pStyle w:val="CopticCross"/>
            </w:pPr>
          </w:p>
        </w:tc>
        <w:tc>
          <w:tcPr>
            <w:tcW w:w="3960" w:type="dxa"/>
          </w:tcPr>
          <w:p w14:paraId="56C6138A" w14:textId="77777777" w:rsidR="002758BE" w:rsidRDefault="00D60C63" w:rsidP="00D60C63">
            <w:pPr>
              <w:pStyle w:val="EngHang"/>
            </w:pPr>
            <w:r>
              <w:t>Because you have glorified her</w:t>
            </w:r>
          </w:p>
          <w:p w14:paraId="2F04E44F" w14:textId="77777777" w:rsidR="00D60C63" w:rsidRDefault="00D60C63" w:rsidP="00D60C63">
            <w:pPr>
              <w:pStyle w:val="EngHang"/>
            </w:pPr>
            <w:r>
              <w:t>By your descent</w:t>
            </w:r>
          </w:p>
          <w:p w14:paraId="4DDAFBF0" w14:textId="77777777" w:rsidR="00D60C63" w:rsidRDefault="00D60C63" w:rsidP="00D60C63">
            <w:pPr>
              <w:pStyle w:val="EngHang"/>
            </w:pPr>
            <w:r>
              <w:t>Into her pure womb,</w:t>
            </w:r>
          </w:p>
          <w:p w14:paraId="3E357143" w14:textId="007794D2" w:rsidR="00D60C63" w:rsidRDefault="00D60C63" w:rsidP="002758BE">
            <w:pPr>
              <w:pStyle w:val="EngHangEnd"/>
            </w:pPr>
            <w:r>
              <w:t>And have raised her to heaven.</w:t>
            </w:r>
          </w:p>
        </w:tc>
        <w:tc>
          <w:tcPr>
            <w:tcW w:w="288" w:type="dxa"/>
          </w:tcPr>
          <w:p w14:paraId="2346E199" w14:textId="77777777" w:rsidR="002758BE" w:rsidRDefault="002758BE" w:rsidP="002758BE"/>
        </w:tc>
        <w:tc>
          <w:tcPr>
            <w:tcW w:w="288" w:type="dxa"/>
          </w:tcPr>
          <w:p w14:paraId="71495E48" w14:textId="77777777" w:rsidR="002758BE" w:rsidRDefault="002758BE" w:rsidP="002758BE">
            <w:pPr>
              <w:pStyle w:val="CopticCross"/>
            </w:pPr>
          </w:p>
        </w:tc>
        <w:tc>
          <w:tcPr>
            <w:tcW w:w="3960" w:type="dxa"/>
          </w:tcPr>
          <w:p w14:paraId="055D470E" w14:textId="77777777" w:rsidR="002758BE" w:rsidRDefault="001F163C" w:rsidP="001F163C">
            <w:pPr>
              <w:pStyle w:val="CopticVersemulti-line"/>
            </w:pPr>
            <w:r>
              <w:t>Ⲫⲙⲁ ϫⲉ ⲁⲕϯⲱ̀ⲟⲩ:</w:t>
            </w:r>
          </w:p>
          <w:p w14:paraId="094B4113" w14:textId="77777777" w:rsidR="001F163C" w:rsidRDefault="001F163C" w:rsidP="001F163C">
            <w:pPr>
              <w:pStyle w:val="CopticVersemulti-line"/>
            </w:pPr>
            <w:r>
              <w:t>ⲛⲁⲥ ϧⲉⲛ ⲡⲉⲕϫⲓⲛⲓ̀:</w:t>
            </w:r>
          </w:p>
          <w:p w14:paraId="75759A98" w14:textId="77777777" w:rsidR="001F163C" w:rsidRDefault="001F163C" w:rsidP="001F163C">
            <w:pPr>
              <w:pStyle w:val="CopticVersemulti-line"/>
            </w:pPr>
            <w:r>
              <w:t>ϧⲉⲛ ⲧⲉⲥⲛⲉϫⲓ ⲛ̀ⲧⲟⲩⲃⲟ:</w:t>
            </w:r>
          </w:p>
          <w:p w14:paraId="559B11F1" w14:textId="5C6362B0" w:rsidR="001F163C" w:rsidRPr="005130A7" w:rsidRDefault="001F163C" w:rsidP="002758BE">
            <w:pPr>
              <w:pStyle w:val="CopticHangingVerse"/>
            </w:pPr>
            <w:r>
              <w:t>ⲁⲕⲧⲁⲗⲟⲥ ⲉ̀ⲛⲓⲫⲏⲟⲩⲓ.</w:t>
            </w:r>
          </w:p>
        </w:tc>
      </w:tr>
      <w:tr w:rsidR="002758BE" w14:paraId="45E365F2" w14:textId="77777777" w:rsidTr="002758BE">
        <w:trPr>
          <w:cantSplit/>
          <w:jc w:val="center"/>
        </w:trPr>
        <w:tc>
          <w:tcPr>
            <w:tcW w:w="288" w:type="dxa"/>
          </w:tcPr>
          <w:p w14:paraId="22137F8C" w14:textId="77777777" w:rsidR="002758BE" w:rsidRDefault="002758BE" w:rsidP="002758BE">
            <w:pPr>
              <w:pStyle w:val="CopticCross"/>
            </w:pPr>
          </w:p>
        </w:tc>
        <w:tc>
          <w:tcPr>
            <w:tcW w:w="3960" w:type="dxa"/>
          </w:tcPr>
          <w:p w14:paraId="4CAA19D5" w14:textId="77777777" w:rsidR="002758BE" w:rsidRDefault="00D60C63" w:rsidP="00D60C63">
            <w:pPr>
              <w:pStyle w:val="EngHang"/>
            </w:pPr>
            <w:r>
              <w:t>Hail to you, O Mary,</w:t>
            </w:r>
          </w:p>
          <w:p w14:paraId="3C8D5742" w14:textId="77777777" w:rsidR="00D60C63" w:rsidRDefault="00D60C63" w:rsidP="00D60C63">
            <w:pPr>
              <w:pStyle w:val="EngHang"/>
            </w:pPr>
            <w:r>
              <w:t>The fair dove</w:t>
            </w:r>
          </w:p>
          <w:p w14:paraId="6FADC116" w14:textId="77777777" w:rsidR="00D60C63" w:rsidRDefault="00D60C63" w:rsidP="00D60C63">
            <w:pPr>
              <w:pStyle w:val="EngHang"/>
            </w:pPr>
            <w:r>
              <w:t>Full of blessings,</w:t>
            </w:r>
          </w:p>
          <w:p w14:paraId="17E20CCF" w14:textId="1D9F72E6" w:rsidR="00D60C63" w:rsidRDefault="00D60C63" w:rsidP="002758BE">
            <w:pPr>
              <w:pStyle w:val="EngHangEnd"/>
            </w:pPr>
            <w:r>
              <w:t>The chaste and pure one.</w:t>
            </w:r>
          </w:p>
        </w:tc>
        <w:tc>
          <w:tcPr>
            <w:tcW w:w="288" w:type="dxa"/>
          </w:tcPr>
          <w:p w14:paraId="561218F2" w14:textId="77777777" w:rsidR="002758BE" w:rsidRDefault="002758BE" w:rsidP="002758BE"/>
        </w:tc>
        <w:tc>
          <w:tcPr>
            <w:tcW w:w="288" w:type="dxa"/>
          </w:tcPr>
          <w:p w14:paraId="0F53DB27" w14:textId="77777777" w:rsidR="002758BE" w:rsidRDefault="002758BE" w:rsidP="002758BE">
            <w:pPr>
              <w:pStyle w:val="CopticCross"/>
            </w:pPr>
          </w:p>
        </w:tc>
        <w:tc>
          <w:tcPr>
            <w:tcW w:w="3960" w:type="dxa"/>
          </w:tcPr>
          <w:p w14:paraId="6F8B75A9" w14:textId="77777777" w:rsidR="002758BE" w:rsidRDefault="00A35815" w:rsidP="00A35815">
            <w:pPr>
              <w:pStyle w:val="CopticVersemulti-line"/>
            </w:pPr>
            <w:r>
              <w:t>Ⲭⲉⲣⲉ ⲛⲉ Ⲙⲁⲣⲓⲁ:</w:t>
            </w:r>
          </w:p>
          <w:p w14:paraId="19B249E0" w14:textId="6A242BB6" w:rsidR="00A35815" w:rsidRDefault="00A35815" w:rsidP="00A35815">
            <w:pPr>
              <w:pStyle w:val="CopticVersemulti-line"/>
            </w:pPr>
            <w:r>
              <w:t>ϯϭⲣⲟⲙⲡⲓ ⲉⲑⲛⲉⲥⲱⲥ:</w:t>
            </w:r>
          </w:p>
          <w:p w14:paraId="672CF8ED" w14:textId="77777777" w:rsidR="00A35815" w:rsidRDefault="00A35815" w:rsidP="00A35815">
            <w:pPr>
              <w:pStyle w:val="CopticVersemulti-line"/>
            </w:pPr>
            <w:r>
              <w:t>ⲉⲑⲙⲉϩ ⲛ̀ⲉⲩⲗⲟⲅⲓⲁ:</w:t>
            </w:r>
          </w:p>
          <w:p w14:paraId="6CA30AD4" w14:textId="43E4D012" w:rsidR="00A35815" w:rsidRPr="005130A7" w:rsidRDefault="00A35815" w:rsidP="002758BE">
            <w:pPr>
              <w:pStyle w:val="CopticHangingVerse"/>
            </w:pPr>
            <w:r>
              <w:t>ϯⲁⲅⲛⲏ ⲛ̀ⲕⲁⲑⲁⲣⲟⲥ.</w:t>
            </w:r>
          </w:p>
        </w:tc>
      </w:tr>
      <w:tr w:rsidR="002758BE" w14:paraId="1CE06FC4" w14:textId="77777777" w:rsidTr="002758BE">
        <w:trPr>
          <w:cantSplit/>
          <w:jc w:val="center"/>
        </w:trPr>
        <w:tc>
          <w:tcPr>
            <w:tcW w:w="288" w:type="dxa"/>
          </w:tcPr>
          <w:p w14:paraId="3FCAC35D" w14:textId="77777777" w:rsidR="002758BE" w:rsidRPr="003209AF" w:rsidRDefault="002758BE" w:rsidP="002758BE">
            <w:pPr>
              <w:pStyle w:val="CopticCross"/>
              <w:rPr>
                <w:b/>
              </w:rPr>
            </w:pPr>
            <w:r w:rsidRPr="00FB5ACB">
              <w:lastRenderedPageBreak/>
              <w:t>¿</w:t>
            </w:r>
          </w:p>
        </w:tc>
        <w:tc>
          <w:tcPr>
            <w:tcW w:w="3960" w:type="dxa"/>
          </w:tcPr>
          <w:p w14:paraId="276A2FE9" w14:textId="77777777" w:rsidR="002758BE" w:rsidRDefault="00D60C63" w:rsidP="00D60C63">
            <w:pPr>
              <w:pStyle w:val="EngHang"/>
            </w:pPr>
            <w:r>
              <w:t>We will bless You O Lord</w:t>
            </w:r>
          </w:p>
          <w:p w14:paraId="62354DE7" w14:textId="77777777" w:rsidR="00D60C63" w:rsidRDefault="00D60C63" w:rsidP="00D60C63">
            <w:pPr>
              <w:pStyle w:val="EngHang"/>
            </w:pPr>
            <w:r>
              <w:t>For the rest of our days,</w:t>
            </w:r>
          </w:p>
          <w:p w14:paraId="32EC28E5" w14:textId="77777777" w:rsidR="00D60C63" w:rsidRDefault="00D60C63" w:rsidP="00D60C63">
            <w:pPr>
              <w:pStyle w:val="EngHang"/>
            </w:pPr>
            <w:r>
              <w:t>And honour your mother,</w:t>
            </w:r>
          </w:p>
          <w:p w14:paraId="2F36E12E" w14:textId="46B3059D" w:rsidR="00D60C63" w:rsidRDefault="00D60C63" w:rsidP="00D60C63">
            <w:pPr>
              <w:pStyle w:val="EngHangEnd"/>
            </w:pPr>
            <w:r>
              <w:t>The Virg</w:t>
            </w:r>
            <w:r w:rsidR="005F2DC9">
              <w:t>i</w:t>
            </w:r>
            <w:r>
              <w:t>n [Mary],</w:t>
            </w:r>
          </w:p>
        </w:tc>
        <w:tc>
          <w:tcPr>
            <w:tcW w:w="288" w:type="dxa"/>
          </w:tcPr>
          <w:p w14:paraId="67695FE6" w14:textId="77777777" w:rsidR="002758BE" w:rsidRDefault="002758BE" w:rsidP="002758BE"/>
        </w:tc>
        <w:tc>
          <w:tcPr>
            <w:tcW w:w="288" w:type="dxa"/>
          </w:tcPr>
          <w:p w14:paraId="5090F19D" w14:textId="77777777" w:rsidR="002758BE" w:rsidRDefault="002758BE" w:rsidP="002758BE">
            <w:pPr>
              <w:pStyle w:val="CopticCross"/>
            </w:pPr>
            <w:r w:rsidRPr="00FB5ACB">
              <w:t>¿</w:t>
            </w:r>
          </w:p>
        </w:tc>
        <w:tc>
          <w:tcPr>
            <w:tcW w:w="3960" w:type="dxa"/>
          </w:tcPr>
          <w:p w14:paraId="322CE8F8" w14:textId="77777777" w:rsidR="002758BE" w:rsidRDefault="00A35815" w:rsidP="00A35815">
            <w:pPr>
              <w:pStyle w:val="CopticVersemulti-line"/>
            </w:pPr>
            <w:r>
              <w:t>Ⲯⲉⲡⲓ ⲛ̀ⲧⲉ ⲛⲉⲛⲉ̀ϩⲟⲟⲩ:</w:t>
            </w:r>
          </w:p>
          <w:p w14:paraId="0CAA4506" w14:textId="77777777" w:rsidR="00A35815" w:rsidRDefault="00A35815" w:rsidP="00A35815">
            <w:pPr>
              <w:pStyle w:val="CopticVersemulti-line"/>
            </w:pPr>
            <w:r>
              <w:t>ⲧⲉⲛⲥ̀ⲙⲟⲩ ⲉ̀ⲣⲟⲕ Ⲡⲁϭⲟⲓⲥ:</w:t>
            </w:r>
          </w:p>
          <w:p w14:paraId="423850A3" w14:textId="77777777" w:rsidR="00A35815" w:rsidRDefault="00A35815" w:rsidP="00A35815">
            <w:pPr>
              <w:pStyle w:val="CopticVersemulti-line"/>
            </w:pPr>
            <w:r>
              <w:t>ⲟⲩⲟϩ ⲧⲉⲛϯⲧⲁⲓⲟ:</w:t>
            </w:r>
          </w:p>
          <w:p w14:paraId="7C2E7236" w14:textId="45D11684" w:rsidR="00A35815" w:rsidRPr="005130A7" w:rsidRDefault="00A35815" w:rsidP="002758BE">
            <w:pPr>
              <w:pStyle w:val="CopticHangingVerse"/>
            </w:pPr>
            <w:r>
              <w:t>ⲛ̀ⲧⲉⲕⲙⲁⲩ ⲙ̀ⲡⲁⲣⲑⲉⲛⲟⲥ.</w:t>
            </w:r>
          </w:p>
        </w:tc>
      </w:tr>
      <w:tr w:rsidR="002758BE" w14:paraId="36CB9FDA" w14:textId="77777777" w:rsidTr="002758BE">
        <w:trPr>
          <w:cantSplit/>
          <w:jc w:val="center"/>
        </w:trPr>
        <w:tc>
          <w:tcPr>
            <w:tcW w:w="288" w:type="dxa"/>
          </w:tcPr>
          <w:p w14:paraId="692C6647" w14:textId="77777777" w:rsidR="002758BE" w:rsidRDefault="002758BE" w:rsidP="002758BE">
            <w:pPr>
              <w:pStyle w:val="CopticCross"/>
            </w:pPr>
            <w:r w:rsidRPr="00FB5ACB">
              <w:t>¿</w:t>
            </w:r>
          </w:p>
        </w:tc>
        <w:tc>
          <w:tcPr>
            <w:tcW w:w="3960" w:type="dxa"/>
          </w:tcPr>
          <w:p w14:paraId="09198143" w14:textId="77777777" w:rsidR="002758BE" w:rsidRDefault="00D60C63" w:rsidP="00D60C63">
            <w:pPr>
              <w:pStyle w:val="EngHang"/>
            </w:pPr>
            <w:r>
              <w:t>The gate of life</w:t>
            </w:r>
          </w:p>
          <w:p w14:paraId="4CE20528" w14:textId="1018A859" w:rsidR="00D60C63" w:rsidRDefault="005F2DC9" w:rsidP="00D60C63">
            <w:pPr>
              <w:pStyle w:val="EngHang"/>
            </w:pPr>
            <w:r>
              <w:t>Who intercedes fo</w:t>
            </w:r>
            <w:r w:rsidR="00D60C63">
              <w:t>r</w:t>
            </w:r>
            <w:r>
              <w:t xml:space="preserve"> </w:t>
            </w:r>
            <w:r w:rsidR="00D60C63">
              <w:t>us</w:t>
            </w:r>
          </w:p>
          <w:p w14:paraId="29CA2337" w14:textId="77777777" w:rsidR="00D60C63" w:rsidRDefault="00D60C63" w:rsidP="00D60C63">
            <w:pPr>
              <w:pStyle w:val="EngHang"/>
            </w:pPr>
            <w:r>
              <w:t>Before her Son,</w:t>
            </w:r>
          </w:p>
          <w:p w14:paraId="6C430EB4" w14:textId="3C867914" w:rsidR="00D60C63" w:rsidRDefault="00D60C63" w:rsidP="002758BE">
            <w:pPr>
              <w:pStyle w:val="EngHangEnd"/>
            </w:pPr>
            <w:r>
              <w:t>To have compassion on us.</w:t>
            </w:r>
          </w:p>
        </w:tc>
        <w:tc>
          <w:tcPr>
            <w:tcW w:w="288" w:type="dxa"/>
          </w:tcPr>
          <w:p w14:paraId="6397F657" w14:textId="77777777" w:rsidR="002758BE" w:rsidRDefault="002758BE" w:rsidP="002758BE"/>
        </w:tc>
        <w:tc>
          <w:tcPr>
            <w:tcW w:w="288" w:type="dxa"/>
          </w:tcPr>
          <w:p w14:paraId="57D2579F" w14:textId="77777777" w:rsidR="002758BE" w:rsidRDefault="002758BE" w:rsidP="002758BE">
            <w:pPr>
              <w:pStyle w:val="CopticCross"/>
            </w:pPr>
            <w:r w:rsidRPr="00FB5ACB">
              <w:t>¿</w:t>
            </w:r>
          </w:p>
        </w:tc>
        <w:tc>
          <w:tcPr>
            <w:tcW w:w="3960" w:type="dxa"/>
          </w:tcPr>
          <w:p w14:paraId="3791A594" w14:textId="77777777" w:rsidR="002758BE" w:rsidRDefault="00A35815" w:rsidP="00A35815">
            <w:pPr>
              <w:pStyle w:val="CopticVersemulti-line"/>
            </w:pPr>
            <w:r>
              <w:t>Ⲱ ϯⲡⲩⲗⲏ ⲛ̀ⲧⲉ ⲍⲱⲏ:</w:t>
            </w:r>
          </w:p>
          <w:p w14:paraId="3834E5CB" w14:textId="77777777" w:rsidR="00A35815" w:rsidRDefault="00A35815" w:rsidP="00A35815">
            <w:pPr>
              <w:pStyle w:val="CopticVersemulti-line"/>
            </w:pPr>
            <w:r>
              <w:t>ⲁ̀ⲣⲓⲡ̀ⲣⲉⲥⲃⲉⲩⲓⲛ ⲉ̀ϫⲱⲛ:</w:t>
            </w:r>
          </w:p>
          <w:p w14:paraId="5A0FACCE" w14:textId="77777777" w:rsidR="00A35815" w:rsidRDefault="00A35815" w:rsidP="00A35815">
            <w:pPr>
              <w:pStyle w:val="CopticVersemulti-line"/>
            </w:pPr>
            <w:r>
              <w:t>ⲙ̀ⲡⲉⲙ̀ⲑⲟ ⲙ̀ⲡⲉϣⲏⲣⲓ:</w:t>
            </w:r>
          </w:p>
          <w:p w14:paraId="2C899FFE" w14:textId="4D23CCBF" w:rsidR="00A35815" w:rsidRPr="00384F62" w:rsidRDefault="00A35815" w:rsidP="002758BE">
            <w:pPr>
              <w:pStyle w:val="CopticHangingVerse"/>
            </w:pPr>
            <w:r>
              <w:t>ⲛ̀ⲧⲉϥϣⲉⲛϩⲏⲧ ϧⲁⲣⲟⲛ.</w:t>
            </w:r>
          </w:p>
        </w:tc>
      </w:tr>
      <w:tr w:rsidR="00D60C63" w14:paraId="3B0AA978" w14:textId="77777777" w:rsidTr="002758BE">
        <w:trPr>
          <w:cantSplit/>
          <w:jc w:val="center"/>
        </w:trPr>
        <w:tc>
          <w:tcPr>
            <w:tcW w:w="288" w:type="dxa"/>
          </w:tcPr>
          <w:p w14:paraId="64D15EA9" w14:textId="77777777" w:rsidR="00D60C63" w:rsidRPr="00FB5ACB" w:rsidRDefault="00D60C63" w:rsidP="002758BE">
            <w:pPr>
              <w:pStyle w:val="CopticCross"/>
            </w:pPr>
          </w:p>
        </w:tc>
        <w:tc>
          <w:tcPr>
            <w:tcW w:w="3960" w:type="dxa"/>
          </w:tcPr>
          <w:p w14:paraId="12C51184" w14:textId="77777777" w:rsidR="00D60C63" w:rsidRDefault="00D60C63" w:rsidP="00D60C63">
            <w:pPr>
              <w:pStyle w:val="EngHang"/>
            </w:pPr>
            <w:r>
              <w:t>Accept us to Yourself</w:t>
            </w:r>
          </w:p>
          <w:p w14:paraId="61E596A0" w14:textId="77777777" w:rsidR="00D60C63" w:rsidRDefault="00D60C63" w:rsidP="00D60C63">
            <w:pPr>
              <w:pStyle w:val="EngHang"/>
            </w:pPr>
            <w:r>
              <w:t>My Lord, in Your Kingdom,</w:t>
            </w:r>
          </w:p>
          <w:p w14:paraId="458726EC" w14:textId="77777777" w:rsidR="00D60C63" w:rsidRDefault="00D60C63" w:rsidP="00D60C63">
            <w:pPr>
              <w:pStyle w:val="EngHang"/>
            </w:pPr>
            <w:r>
              <w:t>For the sake of the Theotokos,</w:t>
            </w:r>
          </w:p>
          <w:p w14:paraId="4F29751A" w14:textId="54754D9A" w:rsidR="00D60C63" w:rsidRDefault="00D60C63" w:rsidP="00D60C63">
            <w:pPr>
              <w:pStyle w:val="EngHangEnd"/>
            </w:pPr>
            <w:r>
              <w:t>Mary, our Queen.</w:t>
            </w:r>
          </w:p>
        </w:tc>
        <w:tc>
          <w:tcPr>
            <w:tcW w:w="288" w:type="dxa"/>
          </w:tcPr>
          <w:p w14:paraId="047E3C04" w14:textId="77777777" w:rsidR="00D60C63" w:rsidRDefault="00D60C63" w:rsidP="002758BE"/>
        </w:tc>
        <w:tc>
          <w:tcPr>
            <w:tcW w:w="288" w:type="dxa"/>
          </w:tcPr>
          <w:p w14:paraId="79D1298F" w14:textId="77777777" w:rsidR="00D60C63" w:rsidRPr="00FB5ACB" w:rsidRDefault="00D60C63" w:rsidP="002758BE">
            <w:pPr>
              <w:pStyle w:val="CopticCross"/>
            </w:pPr>
          </w:p>
        </w:tc>
        <w:tc>
          <w:tcPr>
            <w:tcW w:w="3960" w:type="dxa"/>
          </w:tcPr>
          <w:p w14:paraId="24CF9C93" w14:textId="77777777" w:rsidR="00D60C63" w:rsidRDefault="00A35815" w:rsidP="00A35815">
            <w:pPr>
              <w:pStyle w:val="CopticVersemulti-line"/>
            </w:pPr>
            <w:r>
              <w:t>Ϣⲟⲡⲧⲉⲛ ⲉ̀ⲣⲟⲕ Ⲡⲁϭⲟⲓⲥ:</w:t>
            </w:r>
          </w:p>
          <w:p w14:paraId="7573AB6E" w14:textId="77777777" w:rsidR="00A35815" w:rsidRDefault="00A35815" w:rsidP="00A35815">
            <w:pPr>
              <w:pStyle w:val="CopticVersemulti-line"/>
            </w:pPr>
            <w:r>
              <w:t>Ϧⲉⲛ ⲧⲉⲕⲙⲉⲧⲟⲩⲣⲟ:</w:t>
            </w:r>
          </w:p>
          <w:p w14:paraId="09CEBB6C" w14:textId="4752526D" w:rsidR="00A35815" w:rsidRDefault="00A35815" w:rsidP="00A35815">
            <w:pPr>
              <w:pStyle w:val="CopticVersemulti-line"/>
            </w:pPr>
            <w:r>
              <w:t>ⲉⲑⲃⲉ ϯⲑⲉⲟⲧⲟⲕⲟⲥ:</w:t>
            </w:r>
          </w:p>
          <w:p w14:paraId="6834576C" w14:textId="2602660B" w:rsidR="00A35815" w:rsidRPr="00384F62" w:rsidRDefault="00A35815" w:rsidP="002758BE">
            <w:pPr>
              <w:pStyle w:val="CopticHangingVerse"/>
            </w:pPr>
            <w:r>
              <w:t>Ⲙⲁⲣⲓⲁ ⲧⲉⲛⲟⲩⲣⲱ.</w:t>
            </w:r>
          </w:p>
        </w:tc>
      </w:tr>
      <w:tr w:rsidR="00D60C63" w14:paraId="06140BC8" w14:textId="77777777" w:rsidTr="002758BE">
        <w:trPr>
          <w:cantSplit/>
          <w:jc w:val="center"/>
        </w:trPr>
        <w:tc>
          <w:tcPr>
            <w:tcW w:w="288" w:type="dxa"/>
          </w:tcPr>
          <w:p w14:paraId="7CBA8B23" w14:textId="1DCE4DA1" w:rsidR="00D60C63" w:rsidRPr="00FB5ACB" w:rsidRDefault="00D60C63" w:rsidP="002758BE">
            <w:pPr>
              <w:pStyle w:val="CopticCross"/>
            </w:pPr>
            <w:r w:rsidRPr="00FB5ACB">
              <w:t>¿</w:t>
            </w:r>
          </w:p>
        </w:tc>
        <w:tc>
          <w:tcPr>
            <w:tcW w:w="3960" w:type="dxa"/>
          </w:tcPr>
          <w:p w14:paraId="37C6D655" w14:textId="77777777" w:rsidR="00D60C63" w:rsidRDefault="00D60C63" w:rsidP="00D60C63">
            <w:pPr>
              <w:pStyle w:val="EngHang"/>
            </w:pPr>
            <w:r>
              <w:t>It is right to offer</w:t>
            </w:r>
          </w:p>
          <w:p w14:paraId="1902214B" w14:textId="77777777" w:rsidR="00D60C63" w:rsidRDefault="00D60C63" w:rsidP="00D60C63">
            <w:pPr>
              <w:pStyle w:val="EngHang"/>
            </w:pPr>
            <w:r>
              <w:t>Veneration to her.</w:t>
            </w:r>
          </w:p>
          <w:p w14:paraId="06276AFC" w14:textId="77777777" w:rsidR="00D60C63" w:rsidRDefault="00D60C63" w:rsidP="00D60C63">
            <w:pPr>
              <w:pStyle w:val="EngHang"/>
            </w:pPr>
            <w:r>
              <w:t>We have faith in You,</w:t>
            </w:r>
          </w:p>
          <w:p w14:paraId="1B78A8A4" w14:textId="11225ABD" w:rsidR="00D60C63" w:rsidRDefault="00D60C63" w:rsidP="00D60C63">
            <w:pPr>
              <w:pStyle w:val="EngEnd"/>
            </w:pPr>
            <w:r>
              <w:t>And in your mother, Mary.</w:t>
            </w:r>
          </w:p>
        </w:tc>
        <w:tc>
          <w:tcPr>
            <w:tcW w:w="288" w:type="dxa"/>
          </w:tcPr>
          <w:p w14:paraId="7EEA56D8" w14:textId="77777777" w:rsidR="00D60C63" w:rsidRDefault="00D60C63" w:rsidP="002758BE"/>
        </w:tc>
        <w:tc>
          <w:tcPr>
            <w:tcW w:w="288" w:type="dxa"/>
          </w:tcPr>
          <w:p w14:paraId="7F12904E" w14:textId="77777777" w:rsidR="00D60C63" w:rsidRPr="00FB5ACB" w:rsidRDefault="00D60C63" w:rsidP="002758BE">
            <w:pPr>
              <w:pStyle w:val="CopticCross"/>
            </w:pPr>
          </w:p>
        </w:tc>
        <w:tc>
          <w:tcPr>
            <w:tcW w:w="3960" w:type="dxa"/>
          </w:tcPr>
          <w:p w14:paraId="3A00AA2C" w14:textId="77777777" w:rsidR="00D60C63" w:rsidRDefault="00A35815" w:rsidP="00A35815">
            <w:pPr>
              <w:pStyle w:val="CopticVersemulti-line"/>
            </w:pPr>
            <w:r>
              <w:t>Ϥⲧⲟⲙⲓ ⲉ̀ⲣⲟⲕ:</w:t>
            </w:r>
          </w:p>
          <w:p w14:paraId="0C3EC398" w14:textId="77777777" w:rsidR="00A35815" w:rsidRDefault="00A35815" w:rsidP="00A35815">
            <w:pPr>
              <w:pStyle w:val="CopticVersemulti-line"/>
            </w:pPr>
            <w:r>
              <w:t>ⲛ̀ϩⲁⲛⲇⲟⲝⲟⲗⲟⲅⲓⲁ:</w:t>
            </w:r>
          </w:p>
          <w:p w14:paraId="17716815" w14:textId="77777777" w:rsidR="00A35815" w:rsidRDefault="00A35815" w:rsidP="00A35815">
            <w:pPr>
              <w:pStyle w:val="CopticVersemulti-line"/>
            </w:pPr>
            <w:r>
              <w:t>ⲧⲉⲛⲛⲁϩϯ ⲉ̀ⲣⲟⲕ:</w:t>
            </w:r>
          </w:p>
          <w:p w14:paraId="0636F9A6" w14:textId="300B76C3" w:rsidR="00A35815" w:rsidRPr="00384F62" w:rsidRDefault="00A35815" w:rsidP="002758BE">
            <w:pPr>
              <w:pStyle w:val="CopticHangingVerse"/>
            </w:pPr>
            <w:r>
              <w:t>ⲛⲉⲙ ⲧⲉⲕⲙⲁⲩ Ⲙⲁⲣⲓⲁ.</w:t>
            </w:r>
          </w:p>
        </w:tc>
      </w:tr>
      <w:tr w:rsidR="00D60C63" w14:paraId="28FD6BA0" w14:textId="77777777" w:rsidTr="002758BE">
        <w:trPr>
          <w:cantSplit/>
          <w:jc w:val="center"/>
        </w:trPr>
        <w:tc>
          <w:tcPr>
            <w:tcW w:w="288" w:type="dxa"/>
          </w:tcPr>
          <w:p w14:paraId="583D66AA" w14:textId="6BEF4882" w:rsidR="00D60C63" w:rsidRPr="00FB5ACB" w:rsidRDefault="00D60C63" w:rsidP="002758BE">
            <w:pPr>
              <w:pStyle w:val="CopticCross"/>
            </w:pPr>
            <w:r w:rsidRPr="00FB5ACB">
              <w:t>¿</w:t>
            </w:r>
          </w:p>
        </w:tc>
        <w:tc>
          <w:tcPr>
            <w:tcW w:w="3960" w:type="dxa"/>
          </w:tcPr>
          <w:p w14:paraId="54AABF5F" w14:textId="77777777" w:rsidR="00D60C63" w:rsidRDefault="00D60C63" w:rsidP="00D60C63">
            <w:pPr>
              <w:pStyle w:val="EngHang"/>
            </w:pPr>
            <w:r>
              <w:t>Crush the enemies</w:t>
            </w:r>
          </w:p>
          <w:p w14:paraId="4544DCA5" w14:textId="77777777" w:rsidR="00D60C63" w:rsidRDefault="00D60C63" w:rsidP="00D60C63">
            <w:pPr>
              <w:pStyle w:val="EngHang"/>
            </w:pPr>
            <w:r>
              <w:t>Of the Church,</w:t>
            </w:r>
          </w:p>
          <w:p w14:paraId="27EEA79D" w14:textId="77777777" w:rsidR="00D60C63" w:rsidRDefault="00D60C63" w:rsidP="00D60C63">
            <w:pPr>
              <w:pStyle w:val="EngHang"/>
            </w:pPr>
            <w:r>
              <w:t>And their cunning devices,</w:t>
            </w:r>
          </w:p>
          <w:p w14:paraId="46985B87" w14:textId="1B83C70E" w:rsidR="00D60C63" w:rsidRDefault="00D60C63" w:rsidP="00D60C63">
            <w:pPr>
              <w:pStyle w:val="EngHangEnd"/>
            </w:pPr>
            <w:r>
              <w:t>O eternal Logos.</w:t>
            </w:r>
          </w:p>
        </w:tc>
        <w:tc>
          <w:tcPr>
            <w:tcW w:w="288" w:type="dxa"/>
          </w:tcPr>
          <w:p w14:paraId="5DFC345D" w14:textId="77777777" w:rsidR="00D60C63" w:rsidRDefault="00D60C63" w:rsidP="002758BE"/>
        </w:tc>
        <w:tc>
          <w:tcPr>
            <w:tcW w:w="288" w:type="dxa"/>
          </w:tcPr>
          <w:p w14:paraId="2F71CA53" w14:textId="77777777" w:rsidR="00D60C63" w:rsidRPr="00FB5ACB" w:rsidRDefault="00D60C63" w:rsidP="002758BE">
            <w:pPr>
              <w:pStyle w:val="CopticCross"/>
            </w:pPr>
          </w:p>
        </w:tc>
        <w:tc>
          <w:tcPr>
            <w:tcW w:w="3960" w:type="dxa"/>
          </w:tcPr>
          <w:p w14:paraId="3B4F5F1E" w14:textId="77777777" w:rsidR="00D60C63" w:rsidRDefault="00A35815" w:rsidP="00A35815">
            <w:pPr>
              <w:pStyle w:val="CopticVersemulti-line"/>
            </w:pPr>
            <w:r>
              <w:t>Ϧⲟⲙϧⲉⲙ ⲛ̀ⲛⲉⲛϫⲁϫⲓ:</w:t>
            </w:r>
          </w:p>
          <w:p w14:paraId="0A69A658" w14:textId="77777777" w:rsidR="00A35815" w:rsidRDefault="00A35815" w:rsidP="00A35815">
            <w:pPr>
              <w:pStyle w:val="CopticVersemulti-line"/>
            </w:pPr>
            <w:r>
              <w:t>ⲛ̀ϯⲉⲕⲕⲗⲏⲥⲓⲁ:</w:t>
            </w:r>
          </w:p>
          <w:p w14:paraId="3931D782" w14:textId="77777777" w:rsidR="00A35815" w:rsidRDefault="00A35815" w:rsidP="00A35815">
            <w:pPr>
              <w:pStyle w:val="CopticVersemulti-line"/>
            </w:pPr>
            <w:r>
              <w:t>ⲛⲉⲙ ⲭ̀ⲣⲟϥ ⲛ̀ⲛⲟⲩⲗⲱⲓϫⲓ:</w:t>
            </w:r>
          </w:p>
          <w:p w14:paraId="3B6B9344" w14:textId="4397F751" w:rsidR="00A35815" w:rsidRPr="00384F62" w:rsidRDefault="00A35815" w:rsidP="002758BE">
            <w:pPr>
              <w:pStyle w:val="CopticHangingVerse"/>
            </w:pPr>
            <w:r>
              <w:t>ⲱ̀ ⲡⲓⲗⲟⲅⲟⲥ ⲛ̀ⲁⲓⲇⲓⲁ.</w:t>
            </w:r>
          </w:p>
        </w:tc>
      </w:tr>
      <w:tr w:rsidR="00D60C63" w14:paraId="6144412D" w14:textId="77777777" w:rsidTr="002758BE">
        <w:trPr>
          <w:cantSplit/>
          <w:jc w:val="center"/>
        </w:trPr>
        <w:tc>
          <w:tcPr>
            <w:tcW w:w="288" w:type="dxa"/>
          </w:tcPr>
          <w:p w14:paraId="002D6594" w14:textId="77777777" w:rsidR="00D60C63" w:rsidRPr="00FB5ACB" w:rsidRDefault="00D60C63" w:rsidP="002758BE">
            <w:pPr>
              <w:pStyle w:val="CopticCross"/>
            </w:pPr>
          </w:p>
        </w:tc>
        <w:tc>
          <w:tcPr>
            <w:tcW w:w="3960" w:type="dxa"/>
          </w:tcPr>
          <w:p w14:paraId="2EC115E6" w14:textId="77777777" w:rsidR="00D60C63" w:rsidRDefault="00D60C63" w:rsidP="00D60C63">
            <w:pPr>
              <w:pStyle w:val="EngHang"/>
            </w:pPr>
            <w:r>
              <w:t>You have healed our sickness,</w:t>
            </w:r>
          </w:p>
          <w:p w14:paraId="520F8104" w14:textId="77777777" w:rsidR="00D60C63" w:rsidRDefault="00D60C63" w:rsidP="00D60C63">
            <w:pPr>
              <w:pStyle w:val="EngHang"/>
            </w:pPr>
            <w:r>
              <w:t>As a true Physician,</w:t>
            </w:r>
          </w:p>
          <w:p w14:paraId="51400BCC" w14:textId="77777777" w:rsidR="00D60C63" w:rsidRDefault="00D60C63" w:rsidP="00D60C63">
            <w:pPr>
              <w:pStyle w:val="EngHang"/>
            </w:pPr>
            <w:r>
              <w:t>Through the counsel of the Trinity,</w:t>
            </w:r>
          </w:p>
          <w:p w14:paraId="689E940A" w14:textId="6E82F502" w:rsidR="00D60C63" w:rsidRDefault="00D60C63" w:rsidP="00D60C63">
            <w:pPr>
              <w:pStyle w:val="EngEnd"/>
            </w:pPr>
            <w:r>
              <w:t>And through Mary.</w:t>
            </w:r>
          </w:p>
        </w:tc>
        <w:tc>
          <w:tcPr>
            <w:tcW w:w="288" w:type="dxa"/>
          </w:tcPr>
          <w:p w14:paraId="26A22318" w14:textId="77777777" w:rsidR="00D60C63" w:rsidRDefault="00D60C63" w:rsidP="002758BE"/>
        </w:tc>
        <w:tc>
          <w:tcPr>
            <w:tcW w:w="288" w:type="dxa"/>
          </w:tcPr>
          <w:p w14:paraId="35292151" w14:textId="77777777" w:rsidR="00D60C63" w:rsidRPr="00FB5ACB" w:rsidRDefault="00D60C63" w:rsidP="002758BE">
            <w:pPr>
              <w:pStyle w:val="CopticCross"/>
            </w:pPr>
          </w:p>
        </w:tc>
        <w:tc>
          <w:tcPr>
            <w:tcW w:w="3960" w:type="dxa"/>
          </w:tcPr>
          <w:p w14:paraId="57EA636E" w14:textId="77777777" w:rsidR="00D60C63" w:rsidRDefault="00A35815" w:rsidP="00A35815">
            <w:pPr>
              <w:pStyle w:val="CopticVersemulti-line"/>
            </w:pPr>
            <w:r>
              <w:t>Ϩⲱⲥ ⲥⲏⲓ̀ⲛⲓ ⲙ̀ⲙⲏⲓ:</w:t>
            </w:r>
          </w:p>
          <w:p w14:paraId="14F75716" w14:textId="436AF15B" w:rsidR="00A35815" w:rsidRDefault="00A35815" w:rsidP="00A35815">
            <w:pPr>
              <w:pStyle w:val="CopticVersemulti-line"/>
            </w:pPr>
            <w:r>
              <w:t>ϧⲉⲛ ⲡ̀ⲥⲟϭⲛⲓ ⲛ̀Ϯⲧ̀ⲣⲓⲁⲥ:</w:t>
            </w:r>
          </w:p>
          <w:p w14:paraId="559BCFF8" w14:textId="77777777" w:rsidR="00A35815" w:rsidRDefault="00A35815" w:rsidP="00A35815">
            <w:pPr>
              <w:pStyle w:val="CopticVersemulti-line"/>
            </w:pPr>
            <w:r>
              <w:t>ⲁⲕⲧⲟⲩϫⲟ ⲛ̀ⲛⲉⲛϣⲱⲛⲓ:</w:t>
            </w:r>
          </w:p>
          <w:p w14:paraId="05EFF2DA" w14:textId="2525D01C" w:rsidR="00A35815" w:rsidRPr="00384F62" w:rsidRDefault="00A35815" w:rsidP="002758BE">
            <w:pPr>
              <w:pStyle w:val="CopticHangingVerse"/>
            </w:pPr>
            <w:r>
              <w:t>ϧⲉⲛ ⲉⲩⲕⲉⲣⲓⲁ ⲙ̀Ⲙⲁⲣⲓⲁ.</w:t>
            </w:r>
          </w:p>
        </w:tc>
      </w:tr>
      <w:tr w:rsidR="00D60C63" w14:paraId="0F04AC05" w14:textId="77777777" w:rsidTr="002758BE">
        <w:trPr>
          <w:cantSplit/>
          <w:jc w:val="center"/>
        </w:trPr>
        <w:tc>
          <w:tcPr>
            <w:tcW w:w="288" w:type="dxa"/>
          </w:tcPr>
          <w:p w14:paraId="568BFCE1" w14:textId="77777777" w:rsidR="00D60C63" w:rsidRPr="00FB5ACB" w:rsidRDefault="00D60C63" w:rsidP="002758BE">
            <w:pPr>
              <w:pStyle w:val="CopticCross"/>
            </w:pPr>
          </w:p>
        </w:tc>
        <w:tc>
          <w:tcPr>
            <w:tcW w:w="3960" w:type="dxa"/>
          </w:tcPr>
          <w:p w14:paraId="25480D81" w14:textId="77777777" w:rsidR="00D60C63" w:rsidRDefault="00D60C63" w:rsidP="00D60C63">
            <w:pPr>
              <w:pStyle w:val="EngHang"/>
            </w:pPr>
            <w:r>
              <w:t>You have shone in the flesh,</w:t>
            </w:r>
          </w:p>
          <w:p w14:paraId="0660A253" w14:textId="0029B899" w:rsidR="00D60C63" w:rsidRDefault="00D60C63" w:rsidP="00D60C63">
            <w:pPr>
              <w:pStyle w:val="EngHang"/>
            </w:pPr>
            <w:r>
              <w:t>Without the seed of</w:t>
            </w:r>
            <w:r w:rsidR="00D15C3F">
              <w:t xml:space="preserve"> </w:t>
            </w:r>
            <w:r>
              <w:t>man,</w:t>
            </w:r>
          </w:p>
          <w:p w14:paraId="3D6CD646" w14:textId="77777777" w:rsidR="00D60C63" w:rsidRDefault="00D60C63" w:rsidP="00D60C63">
            <w:pPr>
              <w:pStyle w:val="EngHang"/>
            </w:pPr>
            <w:r>
              <w:t>From the Virgin,</w:t>
            </w:r>
          </w:p>
          <w:p w14:paraId="53712D50" w14:textId="5F0FD0A4" w:rsidR="00D60C63" w:rsidRDefault="00D60C63" w:rsidP="00D60C63">
            <w:pPr>
              <w:pStyle w:val="EngHangEnd"/>
            </w:pPr>
            <w:r>
              <w:t>Through Your love for mankind.</w:t>
            </w:r>
          </w:p>
        </w:tc>
        <w:tc>
          <w:tcPr>
            <w:tcW w:w="288" w:type="dxa"/>
          </w:tcPr>
          <w:p w14:paraId="37E42D48" w14:textId="77777777" w:rsidR="00D60C63" w:rsidRDefault="00D60C63" w:rsidP="002758BE"/>
        </w:tc>
        <w:tc>
          <w:tcPr>
            <w:tcW w:w="288" w:type="dxa"/>
          </w:tcPr>
          <w:p w14:paraId="47A9E71E" w14:textId="77777777" w:rsidR="00D60C63" w:rsidRPr="00FB5ACB" w:rsidRDefault="00D60C63" w:rsidP="002758BE">
            <w:pPr>
              <w:pStyle w:val="CopticCross"/>
            </w:pPr>
          </w:p>
        </w:tc>
        <w:tc>
          <w:tcPr>
            <w:tcW w:w="3960" w:type="dxa"/>
          </w:tcPr>
          <w:p w14:paraId="547E3D51" w14:textId="77777777" w:rsidR="00D60C63" w:rsidRDefault="00A35815" w:rsidP="00A35815">
            <w:pPr>
              <w:pStyle w:val="CopticVersemulti-line"/>
            </w:pPr>
            <w:r>
              <w:t>Ϫⲉ ⲁⲕϣⲁⲓ ⲥⲱⲙⲁⲧⲓⲕⲟⲥ:</w:t>
            </w:r>
          </w:p>
          <w:p w14:paraId="6065B33F" w14:textId="77777777" w:rsidR="00A35815" w:rsidRDefault="00A35815" w:rsidP="00A35815">
            <w:pPr>
              <w:pStyle w:val="CopticVersemulti-line"/>
            </w:pPr>
            <w:r>
              <w:t>ⲁϭⲛⲉ ⲥ̀ⲡⲉⲣⲙⲁ ⲛ̀ⲣⲱⲙⲓ:</w:t>
            </w:r>
          </w:p>
          <w:p w14:paraId="60E96141" w14:textId="77777777" w:rsidR="00A35815" w:rsidRDefault="00A35815" w:rsidP="00A35815">
            <w:pPr>
              <w:pStyle w:val="CopticVersemulti-line"/>
            </w:pPr>
            <w:r>
              <w:t>ⲉ̀ⲃⲟⲗϧⲉⲛ ϯⲡⲁⲣⲑⲉⲛⲟⲥ:</w:t>
            </w:r>
          </w:p>
          <w:p w14:paraId="5C143A12" w14:textId="351F38B5" w:rsidR="00A35815" w:rsidRPr="00384F62" w:rsidRDefault="00A35815" w:rsidP="002758BE">
            <w:pPr>
              <w:pStyle w:val="CopticHangingVerse"/>
            </w:pPr>
            <w:r>
              <w:t>ϩⲓⲧⲉⲛ ⲧⲉⲕⲙⲉⲧⲙⲁⲓⲣⲱⲙⲓ.</w:t>
            </w:r>
          </w:p>
        </w:tc>
      </w:tr>
      <w:tr w:rsidR="00D60C63" w14:paraId="26E127B1" w14:textId="77777777" w:rsidTr="002758BE">
        <w:trPr>
          <w:cantSplit/>
          <w:jc w:val="center"/>
        </w:trPr>
        <w:tc>
          <w:tcPr>
            <w:tcW w:w="288" w:type="dxa"/>
          </w:tcPr>
          <w:p w14:paraId="1324953F" w14:textId="549B6DE6" w:rsidR="00D60C63" w:rsidRPr="00FB5ACB" w:rsidRDefault="00D60C63" w:rsidP="002758BE">
            <w:pPr>
              <w:pStyle w:val="CopticCross"/>
            </w:pPr>
            <w:r w:rsidRPr="00FB5ACB">
              <w:t>¿</w:t>
            </w:r>
          </w:p>
        </w:tc>
        <w:tc>
          <w:tcPr>
            <w:tcW w:w="3960" w:type="dxa"/>
          </w:tcPr>
          <w:p w14:paraId="1C485F5F" w14:textId="77777777" w:rsidR="00D60C63" w:rsidRDefault="00D60C63" w:rsidP="00D60C63">
            <w:pPr>
              <w:pStyle w:val="EngHang"/>
            </w:pPr>
            <w:r>
              <w:t>Sow within us</w:t>
            </w:r>
          </w:p>
          <w:p w14:paraId="1240C650" w14:textId="77777777" w:rsidR="00D60C63" w:rsidRDefault="00D60C63" w:rsidP="00D60C63">
            <w:pPr>
              <w:pStyle w:val="EngHang"/>
            </w:pPr>
            <w:r>
              <w:t>The fruit of Your love,</w:t>
            </w:r>
          </w:p>
          <w:p w14:paraId="7B08A224" w14:textId="77777777" w:rsidR="00D60C63" w:rsidRDefault="00D60C63" w:rsidP="00D60C63">
            <w:pPr>
              <w:pStyle w:val="EngHang"/>
            </w:pPr>
            <w:r>
              <w:t>Through the prayers</w:t>
            </w:r>
          </w:p>
          <w:p w14:paraId="7D7E5924" w14:textId="0913BD87" w:rsidR="00D60C63" w:rsidRPr="00D60C63" w:rsidRDefault="00D60C63" w:rsidP="00D60C63">
            <w:pPr>
              <w:pStyle w:val="EngHangEnd"/>
            </w:pPr>
            <w:r>
              <w:t>Of Your wise mother.</w:t>
            </w:r>
          </w:p>
        </w:tc>
        <w:tc>
          <w:tcPr>
            <w:tcW w:w="288" w:type="dxa"/>
          </w:tcPr>
          <w:p w14:paraId="732EB050" w14:textId="77777777" w:rsidR="00D60C63" w:rsidRDefault="00D60C63" w:rsidP="002758BE"/>
        </w:tc>
        <w:tc>
          <w:tcPr>
            <w:tcW w:w="288" w:type="dxa"/>
          </w:tcPr>
          <w:p w14:paraId="612EDF2D" w14:textId="77777777" w:rsidR="00D60C63" w:rsidRPr="00FB5ACB" w:rsidRDefault="00D60C63" w:rsidP="002758BE">
            <w:pPr>
              <w:pStyle w:val="CopticCross"/>
            </w:pPr>
          </w:p>
        </w:tc>
        <w:tc>
          <w:tcPr>
            <w:tcW w:w="3960" w:type="dxa"/>
          </w:tcPr>
          <w:p w14:paraId="4A541291" w14:textId="77777777" w:rsidR="00D60C63" w:rsidRDefault="00A35815" w:rsidP="00A35815">
            <w:pPr>
              <w:pStyle w:val="CopticVersemulti-line"/>
            </w:pPr>
            <w:r>
              <w:t>Ϭⲟ ⲛ̀ϧ̀ⲣⲏⲓ ⲛ̀ϧⲏⲧⲉⲛ:</w:t>
            </w:r>
          </w:p>
          <w:p w14:paraId="35ED6C35" w14:textId="77777777" w:rsidR="00A35815" w:rsidRDefault="00A35815" w:rsidP="00A35815">
            <w:pPr>
              <w:pStyle w:val="CopticVersemulti-line"/>
            </w:pPr>
            <w:r>
              <w:t>ⲙ̀ⲡ̀ⲟⲩⲧⲁϩ ⲛ̀ⲧⲉⲕⲁ̀ⲅⲁⲡⲏ:</w:t>
            </w:r>
          </w:p>
          <w:p w14:paraId="25C1DB19" w14:textId="77777777" w:rsidR="00A35815" w:rsidRDefault="00A35815" w:rsidP="00A35815">
            <w:pPr>
              <w:pStyle w:val="CopticVersemulti-line"/>
            </w:pPr>
            <w:r>
              <w:t>ϩⲓⲧⲉⲛ ⲛⲓϯϩⲟ ⲉⲑⲃⲏⲧⲉⲛ:</w:t>
            </w:r>
          </w:p>
          <w:p w14:paraId="5E34B3C3" w14:textId="338D4780" w:rsidR="00A35815" w:rsidRPr="00384F62" w:rsidRDefault="00A35815" w:rsidP="002758BE">
            <w:pPr>
              <w:pStyle w:val="CopticHangingVerse"/>
            </w:pPr>
            <w:r>
              <w:t>ⲛ̀ⲧⲉⲕⲙⲁⲩ ⲛ̀ⲥⲁⲃⲏ.</w:t>
            </w:r>
          </w:p>
        </w:tc>
      </w:tr>
      <w:tr w:rsidR="00D60C63" w14:paraId="36EFF706" w14:textId="77777777" w:rsidTr="002758BE">
        <w:trPr>
          <w:cantSplit/>
          <w:jc w:val="center"/>
        </w:trPr>
        <w:tc>
          <w:tcPr>
            <w:tcW w:w="288" w:type="dxa"/>
          </w:tcPr>
          <w:p w14:paraId="71B120D3" w14:textId="379A98FA" w:rsidR="00D60C63" w:rsidRPr="00FB5ACB" w:rsidRDefault="00D60C63" w:rsidP="002758BE">
            <w:pPr>
              <w:pStyle w:val="CopticCross"/>
            </w:pPr>
            <w:r w:rsidRPr="00FB5ACB">
              <w:t>¿</w:t>
            </w:r>
          </w:p>
        </w:tc>
        <w:tc>
          <w:tcPr>
            <w:tcW w:w="3960" w:type="dxa"/>
          </w:tcPr>
          <w:p w14:paraId="2ADD02D2" w14:textId="77777777" w:rsidR="00D60C63" w:rsidRDefault="00D60C63" w:rsidP="00D60C63">
            <w:pPr>
              <w:pStyle w:val="EngHang"/>
            </w:pPr>
            <w:r>
              <w:t>I entreat You,</w:t>
            </w:r>
          </w:p>
          <w:p w14:paraId="7534D697" w14:textId="77777777" w:rsidR="00D60C63" w:rsidRDefault="00D60C63" w:rsidP="00D60C63">
            <w:pPr>
              <w:pStyle w:val="EngHang"/>
            </w:pPr>
            <w:r>
              <w:t>O Jesus, our Saviour,</w:t>
            </w:r>
          </w:p>
          <w:p w14:paraId="1F73BB35" w14:textId="77777777" w:rsidR="00D60C63" w:rsidRDefault="00D60C63" w:rsidP="00D60C63">
            <w:pPr>
              <w:pStyle w:val="EngHang"/>
            </w:pPr>
            <w:r>
              <w:t>Save Your servant</w:t>
            </w:r>
          </w:p>
          <w:p w14:paraId="334524EE" w14:textId="72213415" w:rsidR="00D60C63" w:rsidRDefault="00D60C63" w:rsidP="00D60C63">
            <w:pPr>
              <w:pStyle w:val="EngHangEnd"/>
            </w:pPr>
            <w:r>
              <w:t>From temptations.</w:t>
            </w:r>
          </w:p>
        </w:tc>
        <w:tc>
          <w:tcPr>
            <w:tcW w:w="288" w:type="dxa"/>
          </w:tcPr>
          <w:p w14:paraId="7EA6960C" w14:textId="77777777" w:rsidR="00D60C63" w:rsidRDefault="00D60C63" w:rsidP="002758BE"/>
        </w:tc>
        <w:tc>
          <w:tcPr>
            <w:tcW w:w="288" w:type="dxa"/>
          </w:tcPr>
          <w:p w14:paraId="57D75786" w14:textId="77777777" w:rsidR="00D60C63" w:rsidRPr="00FB5ACB" w:rsidRDefault="00D60C63" w:rsidP="002758BE">
            <w:pPr>
              <w:pStyle w:val="CopticCross"/>
            </w:pPr>
          </w:p>
        </w:tc>
        <w:tc>
          <w:tcPr>
            <w:tcW w:w="3960" w:type="dxa"/>
          </w:tcPr>
          <w:p w14:paraId="32C6BBBE" w14:textId="77777777" w:rsidR="00D60C63" w:rsidRDefault="00A35815" w:rsidP="00A35815">
            <w:pPr>
              <w:pStyle w:val="CopticVersemulti-line"/>
            </w:pPr>
            <w:r>
              <w:t>Ϯϯϩⲟ ⲉ̀ⲣⲟⲕ:</w:t>
            </w:r>
          </w:p>
          <w:p w14:paraId="42A2877A" w14:textId="77777777" w:rsidR="00A35815" w:rsidRDefault="00A35815" w:rsidP="00A35815">
            <w:pPr>
              <w:pStyle w:val="CopticVersemulti-line"/>
            </w:pPr>
            <w:r>
              <w:t>ⲱ̀ ⲡⲉⲛⲥⲱⲧⲏⲣ Ⲓⲏⲥⲟⲩⲥ:</w:t>
            </w:r>
          </w:p>
          <w:p w14:paraId="1037A833" w14:textId="77777777" w:rsidR="00A35815" w:rsidRDefault="00A35815" w:rsidP="00A35815">
            <w:pPr>
              <w:pStyle w:val="CopticVersemulti-line"/>
            </w:pPr>
            <w:r>
              <w:t>ⲛⲟϩⲉⲙ ⲙ̀ⲡⲉⲕⲃⲱⲕ:</w:t>
            </w:r>
          </w:p>
          <w:p w14:paraId="7B45919C" w14:textId="1CCEE751" w:rsidR="00A35815" w:rsidRPr="00384F62" w:rsidRDefault="00A35815" w:rsidP="002758BE">
            <w:pPr>
              <w:pStyle w:val="CopticHangingVerse"/>
            </w:pPr>
            <w:r>
              <w:t>ⲉ̀ⲃⲟⲗϧⲉⲛ ⲛⲓⲡⲓⲣⲁⲥⲙⲟⲥ.</w:t>
            </w:r>
          </w:p>
        </w:tc>
      </w:tr>
    </w:tbl>
    <w:p w14:paraId="3CC03A19" w14:textId="5EAE5BEC" w:rsidR="002758BE" w:rsidRDefault="002758BE" w:rsidP="002758BE">
      <w:pPr>
        <w:pStyle w:val="Heading4"/>
      </w:pPr>
      <w:bookmarkStart w:id="1926" w:name="_Ref490464720"/>
      <w:r>
        <w:t>The Psali Batos for the Virgi</w:t>
      </w:r>
      <w:r w:rsidR="005712A5">
        <w:t>n’s Fast</w:t>
      </w:r>
      <w:bookmarkStart w:id="1927" w:name="_GoBack"/>
      <w:bookmarkEnd w:id="1926"/>
      <w:bookmarkEnd w:id="1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58BE" w14:paraId="36FA6BC1" w14:textId="77777777" w:rsidTr="002758BE">
        <w:trPr>
          <w:cantSplit/>
          <w:jc w:val="center"/>
        </w:trPr>
        <w:tc>
          <w:tcPr>
            <w:tcW w:w="288" w:type="dxa"/>
          </w:tcPr>
          <w:p w14:paraId="3581AAFF" w14:textId="77777777" w:rsidR="002758BE" w:rsidRDefault="002758BE" w:rsidP="002758BE">
            <w:pPr>
              <w:pStyle w:val="CopticCross"/>
            </w:pPr>
          </w:p>
        </w:tc>
        <w:tc>
          <w:tcPr>
            <w:tcW w:w="3960" w:type="dxa"/>
          </w:tcPr>
          <w:p w14:paraId="230E426A" w14:textId="328E8AD6" w:rsidR="002758BE" w:rsidRDefault="002758BE" w:rsidP="002758BE">
            <w:pPr>
              <w:pStyle w:val="EngHang"/>
            </w:pPr>
            <w:r>
              <w:t>Come to praise</w:t>
            </w:r>
          </w:p>
          <w:p w14:paraId="7F05237D" w14:textId="07BA0658" w:rsidR="002758BE" w:rsidRDefault="002758BE" w:rsidP="002758BE">
            <w:pPr>
              <w:pStyle w:val="EngHang"/>
            </w:pPr>
            <w:r>
              <w:t>Our Lord Jesus Christ,</w:t>
            </w:r>
          </w:p>
          <w:p w14:paraId="06921472" w14:textId="4E73F502" w:rsidR="002758BE" w:rsidRDefault="002758BE" w:rsidP="002758BE">
            <w:pPr>
              <w:pStyle w:val="EngHang"/>
            </w:pPr>
            <w:r>
              <w:t>And His Mother, the Virgin,</w:t>
            </w:r>
          </w:p>
          <w:p w14:paraId="7516A4BC" w14:textId="3A20D6BC" w:rsidR="002758BE" w:rsidRDefault="002758BE" w:rsidP="002758BE">
            <w:pPr>
              <w:pStyle w:val="EngHangEnd"/>
            </w:pPr>
            <w:r>
              <w:t>O Mary the Theotokos.</w:t>
            </w:r>
          </w:p>
        </w:tc>
        <w:tc>
          <w:tcPr>
            <w:tcW w:w="288" w:type="dxa"/>
          </w:tcPr>
          <w:p w14:paraId="00BAC466" w14:textId="77777777" w:rsidR="002758BE" w:rsidRDefault="002758BE" w:rsidP="002758BE"/>
        </w:tc>
        <w:tc>
          <w:tcPr>
            <w:tcW w:w="288" w:type="dxa"/>
          </w:tcPr>
          <w:p w14:paraId="180D3986" w14:textId="77777777" w:rsidR="002758BE" w:rsidRDefault="002758BE" w:rsidP="002758BE">
            <w:pPr>
              <w:pStyle w:val="CopticCross"/>
            </w:pPr>
          </w:p>
        </w:tc>
        <w:tc>
          <w:tcPr>
            <w:tcW w:w="3960" w:type="dxa"/>
          </w:tcPr>
          <w:p w14:paraId="2CF81C5A" w14:textId="77777777" w:rsidR="002758BE" w:rsidRDefault="00B219D6" w:rsidP="00B219D6">
            <w:pPr>
              <w:pStyle w:val="CopticVersemulti-line"/>
            </w:pPr>
            <w:r>
              <w:t>Ⲁⲙⲱⲓⲛⲓ ⲧⲏⲣⲟⲩ ⲛ̀ⲧⲉⲛϩⲱⲥ:</w:t>
            </w:r>
          </w:p>
          <w:p w14:paraId="42C260AF" w14:textId="77777777" w:rsidR="00B219D6" w:rsidRDefault="00B219D6" w:rsidP="00B219D6">
            <w:pPr>
              <w:pStyle w:val="CopticVersemulti-line"/>
            </w:pPr>
            <w:r>
              <w:t>ⲉ̀Ⲡϭⲟⲓⲥ Ⲡⲓⲭⲣⲓⲥⲧⲟⲥ:</w:t>
            </w:r>
          </w:p>
          <w:p w14:paraId="093980CE" w14:textId="77777777" w:rsidR="00B219D6" w:rsidRDefault="00B219D6" w:rsidP="00B219D6">
            <w:pPr>
              <w:pStyle w:val="CopticVersemulti-line"/>
            </w:pPr>
            <w:r>
              <w:t>ⲛⲉⲙ ⲧⲉϥⲙⲁⲩ ⲙ̀ⲡⲁⲣⲑⲉⲛⲟⲥ:</w:t>
            </w:r>
          </w:p>
          <w:p w14:paraId="613E8829" w14:textId="6E11D231" w:rsidR="00B219D6" w:rsidRPr="00C35319" w:rsidRDefault="00B219D6" w:rsidP="002758BE">
            <w:pPr>
              <w:pStyle w:val="CopticHangingVerse"/>
            </w:pPr>
            <w:r>
              <w:t>Ⲙⲁⲣⲓⲁ ϯⲑⲉⲟⲧⲟⲕⲟⲥ.</w:t>
            </w:r>
          </w:p>
        </w:tc>
      </w:tr>
      <w:tr w:rsidR="002758BE" w14:paraId="3CB309A3" w14:textId="77777777" w:rsidTr="002758BE">
        <w:trPr>
          <w:cantSplit/>
          <w:jc w:val="center"/>
        </w:trPr>
        <w:tc>
          <w:tcPr>
            <w:tcW w:w="288" w:type="dxa"/>
          </w:tcPr>
          <w:p w14:paraId="4004A34E" w14:textId="2D270EEA" w:rsidR="002758BE" w:rsidRDefault="002758BE" w:rsidP="002758BE">
            <w:pPr>
              <w:pStyle w:val="CopticCross"/>
            </w:pPr>
          </w:p>
        </w:tc>
        <w:tc>
          <w:tcPr>
            <w:tcW w:w="3960" w:type="dxa"/>
          </w:tcPr>
          <w:p w14:paraId="53B02FE7" w14:textId="71BC6385" w:rsidR="002758BE" w:rsidRDefault="002758BE" w:rsidP="002758BE">
            <w:pPr>
              <w:pStyle w:val="EngHang"/>
            </w:pPr>
            <w:r>
              <w:t>Berechias spoke of you,</w:t>
            </w:r>
          </w:p>
          <w:p w14:paraId="6342D7E1" w14:textId="77777777" w:rsidR="002758BE" w:rsidRDefault="002758BE" w:rsidP="002758BE">
            <w:pPr>
              <w:pStyle w:val="EngHang"/>
            </w:pPr>
            <w:r>
              <w:t>Of the Economy of salvation,</w:t>
            </w:r>
          </w:p>
          <w:p w14:paraId="19FC8B12" w14:textId="4C5D6653" w:rsidR="002758BE" w:rsidRDefault="002758BE" w:rsidP="002758BE">
            <w:pPr>
              <w:pStyle w:val="EngHang"/>
            </w:pPr>
            <w:r>
              <w:t>Of the dawning of Christ from You,</w:t>
            </w:r>
          </w:p>
          <w:p w14:paraId="292AA3C9" w14:textId="7AA866E5" w:rsidR="002758BE" w:rsidRDefault="002758BE" w:rsidP="002758BE">
            <w:pPr>
              <w:pStyle w:val="EngHangEnd"/>
            </w:pPr>
            <w:r>
              <w:t>O Mary the Theotokos.</w:t>
            </w:r>
          </w:p>
        </w:tc>
        <w:tc>
          <w:tcPr>
            <w:tcW w:w="288" w:type="dxa"/>
          </w:tcPr>
          <w:p w14:paraId="63DA1AF4" w14:textId="77777777" w:rsidR="002758BE" w:rsidRDefault="002758BE" w:rsidP="002758BE"/>
        </w:tc>
        <w:tc>
          <w:tcPr>
            <w:tcW w:w="288" w:type="dxa"/>
          </w:tcPr>
          <w:p w14:paraId="4148E0AD" w14:textId="77777777" w:rsidR="002758BE" w:rsidRDefault="002758BE" w:rsidP="002758BE">
            <w:pPr>
              <w:pStyle w:val="CopticCross"/>
            </w:pPr>
          </w:p>
        </w:tc>
        <w:tc>
          <w:tcPr>
            <w:tcW w:w="3960" w:type="dxa"/>
          </w:tcPr>
          <w:p w14:paraId="1563849D" w14:textId="77777777" w:rsidR="002758BE" w:rsidRDefault="00B219D6" w:rsidP="00B219D6">
            <w:pPr>
              <w:pStyle w:val="CopticVersemulti-line"/>
            </w:pPr>
            <w:r>
              <w:t>Ⲃⲁⲣⲁⲭⲓⲁⲥ ⲁϥⲥⲁϫⲓ ⲉⲑⲃⲏϯ:</w:t>
            </w:r>
          </w:p>
          <w:p w14:paraId="1B78167F" w14:textId="77777777" w:rsidR="00B219D6" w:rsidRDefault="00B219D6" w:rsidP="00B219D6">
            <w:pPr>
              <w:pStyle w:val="CopticVersemulti-line"/>
            </w:pPr>
            <w:r>
              <w:t>ⲛ̀ⲧⲉ ⲛⲉⲛⲉⲛⲧⲟⲗⲏ ⲙ̀ⲡ̀ⲥⲱϯ:</w:t>
            </w:r>
          </w:p>
          <w:p w14:paraId="7273ABC1" w14:textId="77777777" w:rsidR="00B219D6" w:rsidRDefault="00B219D6" w:rsidP="00B219D6">
            <w:pPr>
              <w:pStyle w:val="CopticVersemulti-line"/>
            </w:pPr>
            <w:r>
              <w:t>ⲉ̀ⲧⲁ Ⲡⲓⲭⲣⲓⲥⲧⲟⲥ ϣⲁⲓ ⲛⲁⲛ ⲛ̀ϩⲏϯ:</w:t>
            </w:r>
          </w:p>
          <w:p w14:paraId="0594E8C9" w14:textId="14C49D01" w:rsidR="00B219D6" w:rsidRDefault="00B219D6" w:rsidP="002758BE">
            <w:pPr>
              <w:pStyle w:val="CopticHangingVerse"/>
            </w:pPr>
            <w:r>
              <w:t>Ⲙⲁⲣⲓⲁ ϯⲑⲉⲟⲧⲟⲕⲟⲥ.</w:t>
            </w:r>
          </w:p>
        </w:tc>
      </w:tr>
      <w:tr w:rsidR="002758BE" w14:paraId="63CE640C" w14:textId="77777777" w:rsidTr="002758BE">
        <w:trPr>
          <w:cantSplit/>
          <w:jc w:val="center"/>
        </w:trPr>
        <w:tc>
          <w:tcPr>
            <w:tcW w:w="288" w:type="dxa"/>
          </w:tcPr>
          <w:p w14:paraId="3B8588E8" w14:textId="08700430" w:rsidR="002758BE" w:rsidRDefault="002758BE" w:rsidP="002758BE">
            <w:pPr>
              <w:pStyle w:val="CopticCross"/>
            </w:pPr>
            <w:r w:rsidRPr="00FB5ACB">
              <w:t>¿</w:t>
            </w:r>
          </w:p>
        </w:tc>
        <w:tc>
          <w:tcPr>
            <w:tcW w:w="3960" w:type="dxa"/>
          </w:tcPr>
          <w:p w14:paraId="22C23656" w14:textId="77777777" w:rsidR="002758BE" w:rsidRDefault="002758BE" w:rsidP="002758BE">
            <w:pPr>
              <w:pStyle w:val="EngHang"/>
            </w:pPr>
            <w:r>
              <w:t>For the Lord without beginning,</w:t>
            </w:r>
          </w:p>
          <w:p w14:paraId="39BA844B" w14:textId="77777777" w:rsidR="002758BE" w:rsidRDefault="002758BE" w:rsidP="002758BE">
            <w:pPr>
              <w:pStyle w:val="EngHang"/>
            </w:pPr>
            <w:r>
              <w:t>Chose you, O Virgin,</w:t>
            </w:r>
          </w:p>
          <w:p w14:paraId="05B3641D" w14:textId="77777777" w:rsidR="002758BE" w:rsidRDefault="002758BE" w:rsidP="002758BE">
            <w:pPr>
              <w:pStyle w:val="EngHang"/>
            </w:pPr>
            <w:r>
              <w:t>For you are the pride of our race,</w:t>
            </w:r>
          </w:p>
          <w:p w14:paraId="3611F2A1" w14:textId="7B850A3B" w:rsidR="002758BE" w:rsidRDefault="002758BE" w:rsidP="002758BE">
            <w:pPr>
              <w:pStyle w:val="EngHangEnd"/>
            </w:pPr>
            <w:r>
              <w:t>O Mary the Theotokos.</w:t>
            </w:r>
          </w:p>
        </w:tc>
        <w:tc>
          <w:tcPr>
            <w:tcW w:w="288" w:type="dxa"/>
          </w:tcPr>
          <w:p w14:paraId="6995EBE5" w14:textId="77777777" w:rsidR="002758BE" w:rsidRDefault="002758BE" w:rsidP="002758BE"/>
        </w:tc>
        <w:tc>
          <w:tcPr>
            <w:tcW w:w="288" w:type="dxa"/>
          </w:tcPr>
          <w:p w14:paraId="37878F20" w14:textId="77777777" w:rsidR="002758BE" w:rsidRDefault="002758BE" w:rsidP="002758BE">
            <w:pPr>
              <w:pStyle w:val="CopticCross"/>
            </w:pPr>
            <w:r w:rsidRPr="00FB5ACB">
              <w:t>¿</w:t>
            </w:r>
          </w:p>
        </w:tc>
        <w:tc>
          <w:tcPr>
            <w:tcW w:w="3960" w:type="dxa"/>
          </w:tcPr>
          <w:p w14:paraId="2E8E8735" w14:textId="77777777" w:rsidR="002758BE" w:rsidRDefault="00B219D6" w:rsidP="00B219D6">
            <w:pPr>
              <w:pStyle w:val="CopticVersemulti-line"/>
            </w:pPr>
            <w:r>
              <w:t>Ⲅⲉ ⲅⲁⲣ Ⲡ̀ϭⲟⲓⲥ ⲡⲓⲁⲛⲁⲣⲭⲟⲥ:</w:t>
            </w:r>
          </w:p>
          <w:p w14:paraId="08B9DCF1" w14:textId="77777777" w:rsidR="00B219D6" w:rsidRDefault="00B219D6" w:rsidP="00B219D6">
            <w:pPr>
              <w:pStyle w:val="CopticVersemulti-line"/>
            </w:pPr>
            <w:r>
              <w:t>ⲁϥⲥⲱⲧⲡ ⲙ̀ⲙⲟ ⲱ̀ϯⲡⲁⲣⲑⲉⲛⲟⲥ:</w:t>
            </w:r>
          </w:p>
          <w:p w14:paraId="1B381BA5" w14:textId="77777777" w:rsidR="00B219D6" w:rsidRDefault="00B219D6" w:rsidP="00B219D6">
            <w:pPr>
              <w:pStyle w:val="CopticVersemulti-line"/>
            </w:pPr>
            <w:r>
              <w:t>ϫⲉ ⲛ̀ⲑⲟ ⲧⲉ ⲡ̀ϣⲟⲩϣⲟⲩ ⲙ̀ⲡⲉⲛⲅⲉⲛⲟⲥ:</w:t>
            </w:r>
          </w:p>
          <w:p w14:paraId="463E6C52" w14:textId="12972002" w:rsidR="00B219D6" w:rsidRDefault="00B219D6" w:rsidP="002758BE">
            <w:pPr>
              <w:pStyle w:val="CopticHangingVerse"/>
            </w:pPr>
            <w:r>
              <w:t>Ⲙⲁⲣⲓⲁ ϯⲑⲉⲟⲧⲟⲕⲟⲥ.</w:t>
            </w:r>
          </w:p>
        </w:tc>
      </w:tr>
      <w:tr w:rsidR="002758BE" w14:paraId="170CEF61" w14:textId="77777777" w:rsidTr="002758BE">
        <w:trPr>
          <w:cantSplit/>
          <w:jc w:val="center"/>
        </w:trPr>
        <w:tc>
          <w:tcPr>
            <w:tcW w:w="288" w:type="dxa"/>
          </w:tcPr>
          <w:p w14:paraId="7FE10D87" w14:textId="4E14567F" w:rsidR="002758BE" w:rsidRDefault="002758BE" w:rsidP="002758BE">
            <w:pPr>
              <w:pStyle w:val="CopticCross"/>
            </w:pPr>
            <w:r w:rsidRPr="00FB5ACB">
              <w:lastRenderedPageBreak/>
              <w:t>¿</w:t>
            </w:r>
          </w:p>
        </w:tc>
        <w:tc>
          <w:tcPr>
            <w:tcW w:w="3960" w:type="dxa"/>
          </w:tcPr>
          <w:p w14:paraId="5867835C" w14:textId="77777777" w:rsidR="002758BE" w:rsidRDefault="002758BE" w:rsidP="002758BE">
            <w:pPr>
              <w:pStyle w:val="EngHang"/>
            </w:pPr>
            <w:r>
              <w:t>Daniel also likened her</w:t>
            </w:r>
          </w:p>
          <w:p w14:paraId="7C573276" w14:textId="77777777" w:rsidR="002758BE" w:rsidRDefault="002758BE" w:rsidP="002758BE">
            <w:pPr>
              <w:pStyle w:val="EngHang"/>
            </w:pPr>
            <w:r>
              <w:t>To the rational mountain,</w:t>
            </w:r>
          </w:p>
          <w:p w14:paraId="4CA9AA18" w14:textId="77777777" w:rsidR="002758BE" w:rsidRDefault="002758BE" w:rsidP="002758BE">
            <w:pPr>
              <w:pStyle w:val="EngHang"/>
            </w:pPr>
            <w:r>
              <w:t>And to Mount Zion,</w:t>
            </w:r>
          </w:p>
          <w:p w14:paraId="61A70468" w14:textId="2A41A950" w:rsidR="002758BE" w:rsidRDefault="002758BE" w:rsidP="002758BE">
            <w:pPr>
              <w:pStyle w:val="EngHangEnd"/>
            </w:pPr>
            <w:r>
              <w:t>O Mary the Theotokos.</w:t>
            </w:r>
          </w:p>
        </w:tc>
        <w:tc>
          <w:tcPr>
            <w:tcW w:w="288" w:type="dxa"/>
          </w:tcPr>
          <w:p w14:paraId="5F60E1F8" w14:textId="77777777" w:rsidR="002758BE" w:rsidRDefault="002758BE" w:rsidP="002758BE"/>
        </w:tc>
        <w:tc>
          <w:tcPr>
            <w:tcW w:w="288" w:type="dxa"/>
          </w:tcPr>
          <w:p w14:paraId="22C9DF48" w14:textId="77777777" w:rsidR="002758BE" w:rsidRDefault="002758BE" w:rsidP="002758BE">
            <w:pPr>
              <w:pStyle w:val="CopticCross"/>
            </w:pPr>
            <w:r w:rsidRPr="00FB5ACB">
              <w:t>¿</w:t>
            </w:r>
          </w:p>
        </w:tc>
        <w:tc>
          <w:tcPr>
            <w:tcW w:w="3960" w:type="dxa"/>
          </w:tcPr>
          <w:p w14:paraId="74C761B2" w14:textId="77777777" w:rsidR="002758BE" w:rsidRDefault="00B219D6" w:rsidP="00B219D6">
            <w:pPr>
              <w:pStyle w:val="CopticVersemulti-line"/>
            </w:pPr>
            <w:r>
              <w:t>Ⲇⲁⲛⲓⲏⲗ ⲁϥⲧⲉⲛⲑⲱⲛ ⲉ̀ⲣⲟⲥ ⲟⲛ:</w:t>
            </w:r>
          </w:p>
          <w:p w14:paraId="21DD0555" w14:textId="77777777" w:rsidR="00B219D6" w:rsidRDefault="00B219D6" w:rsidP="00B219D6">
            <w:pPr>
              <w:pStyle w:val="CopticVersemulti-line"/>
            </w:pPr>
            <w:r>
              <w:t>Ϫⲉ ⲡⲓⲧⲱⲟⲩ ⲛ̀ⲟⲩⲏ̀ⲣⲟⲛ:</w:t>
            </w:r>
          </w:p>
          <w:p w14:paraId="6FC015BF" w14:textId="77777777" w:rsidR="00B219D6" w:rsidRDefault="00B219D6" w:rsidP="00B219D6">
            <w:pPr>
              <w:pStyle w:val="CopticVersemulti-line"/>
            </w:pPr>
            <w:r>
              <w:t>ⲛⲉⲙ ⲡⲓⲧⲱⲟⲩ ⲛ̀ⲧⲉ Ⲥⲓⲱⲛ:</w:t>
            </w:r>
          </w:p>
          <w:p w14:paraId="2D7FB343" w14:textId="6E66CB37" w:rsidR="00B219D6" w:rsidRDefault="00B219D6" w:rsidP="002758BE">
            <w:pPr>
              <w:pStyle w:val="CopticHangingVerse"/>
            </w:pPr>
            <w:r>
              <w:t>Ⲙⲁⲣⲓⲁ ϯⲑⲉⲟⲧⲟⲕⲟⲥ.</w:t>
            </w:r>
          </w:p>
        </w:tc>
      </w:tr>
      <w:tr w:rsidR="002758BE" w14:paraId="35B225EB" w14:textId="77777777" w:rsidTr="002758BE">
        <w:trPr>
          <w:cantSplit/>
          <w:jc w:val="center"/>
        </w:trPr>
        <w:tc>
          <w:tcPr>
            <w:tcW w:w="288" w:type="dxa"/>
          </w:tcPr>
          <w:p w14:paraId="66480E23" w14:textId="23EF3143" w:rsidR="002758BE" w:rsidRDefault="002758BE" w:rsidP="002758BE">
            <w:pPr>
              <w:pStyle w:val="CopticCross"/>
            </w:pPr>
          </w:p>
        </w:tc>
        <w:tc>
          <w:tcPr>
            <w:tcW w:w="3960" w:type="dxa"/>
          </w:tcPr>
          <w:p w14:paraId="340930F7" w14:textId="77777777" w:rsidR="002758BE" w:rsidRDefault="002758BE" w:rsidP="002758BE">
            <w:pPr>
              <w:pStyle w:val="EngHang"/>
            </w:pPr>
            <w:r>
              <w:t>Who among the wise,</w:t>
            </w:r>
          </w:p>
          <w:p w14:paraId="63072182" w14:textId="1E52FB33" w:rsidR="002758BE" w:rsidRDefault="002758BE" w:rsidP="00454778">
            <w:pPr>
              <w:pStyle w:val="EngHang"/>
            </w:pPr>
            <w:r>
              <w:t xml:space="preserve">The faithful </w:t>
            </w:r>
            <w:r w:rsidR="00454778">
              <w:t>with understanding,</w:t>
            </w:r>
          </w:p>
          <w:p w14:paraId="239D536B" w14:textId="77777777" w:rsidR="002758BE" w:rsidRDefault="002758BE" w:rsidP="002758BE">
            <w:pPr>
              <w:pStyle w:val="EngHang"/>
            </w:pPr>
            <w:r>
              <w:t>Could speak of your blessedness,</w:t>
            </w:r>
          </w:p>
          <w:p w14:paraId="0EAA195B" w14:textId="4292FB41" w:rsidR="002758BE" w:rsidRDefault="002758BE" w:rsidP="002758BE">
            <w:pPr>
              <w:pStyle w:val="EngHangEnd"/>
            </w:pPr>
            <w:r>
              <w:t>O Mary the Theotokos.</w:t>
            </w:r>
          </w:p>
        </w:tc>
        <w:tc>
          <w:tcPr>
            <w:tcW w:w="288" w:type="dxa"/>
          </w:tcPr>
          <w:p w14:paraId="2E9B6864" w14:textId="77777777" w:rsidR="002758BE" w:rsidRDefault="002758BE" w:rsidP="002758BE"/>
        </w:tc>
        <w:tc>
          <w:tcPr>
            <w:tcW w:w="288" w:type="dxa"/>
          </w:tcPr>
          <w:p w14:paraId="1B007DE0" w14:textId="77777777" w:rsidR="002758BE" w:rsidRDefault="002758BE" w:rsidP="002758BE">
            <w:pPr>
              <w:pStyle w:val="CopticCross"/>
            </w:pPr>
          </w:p>
        </w:tc>
        <w:tc>
          <w:tcPr>
            <w:tcW w:w="3960" w:type="dxa"/>
          </w:tcPr>
          <w:p w14:paraId="77E797B9" w14:textId="77777777" w:rsidR="002758BE" w:rsidRDefault="00B219D6" w:rsidP="00B219D6">
            <w:pPr>
              <w:pStyle w:val="CopticVersemulti-line"/>
            </w:pPr>
            <w:r>
              <w:t>Ⲉⲣⲉ ⲛⲓⲙ ϧⲉⲛ ⲛⲓⲥⲟⲫⲟⲥ:</w:t>
            </w:r>
          </w:p>
          <w:p w14:paraId="7925ED5A" w14:textId="77777777" w:rsidR="00B219D6" w:rsidRDefault="00B219D6" w:rsidP="00B219D6">
            <w:pPr>
              <w:pStyle w:val="CopticVersemulti-line"/>
            </w:pPr>
            <w:r>
              <w:t>ⲛⲓⲣⲉⲙⲛ̀ⲕⲁϯ ⲙ̀ⲡⲓⲥⲧⲟⲥ:</w:t>
            </w:r>
          </w:p>
          <w:p w14:paraId="147E0FEC" w14:textId="77777777" w:rsidR="00B219D6" w:rsidRDefault="00B219D6" w:rsidP="00B219D6">
            <w:pPr>
              <w:pStyle w:val="CopticVersemulti-line"/>
            </w:pPr>
            <w:r>
              <w:t>ⲉⲩϫⲱ ⲛ̀ⲛⲉⲙⲁⲕⲁⲣⲓⲥⲙⲟⲥ:</w:t>
            </w:r>
          </w:p>
          <w:p w14:paraId="2593E482" w14:textId="3297A285" w:rsidR="00B219D6" w:rsidRDefault="00B219D6" w:rsidP="002758BE">
            <w:pPr>
              <w:pStyle w:val="CopticHangingVerse"/>
            </w:pPr>
            <w:r>
              <w:t>ⲱ̀ Ⲙⲁⲣⲓⲁ ϯⲑⲉⲟⲧⲟⲕⲟⲥ.</w:t>
            </w:r>
          </w:p>
        </w:tc>
      </w:tr>
      <w:tr w:rsidR="002758BE" w14:paraId="345441DB" w14:textId="77777777" w:rsidTr="002758BE">
        <w:trPr>
          <w:cantSplit/>
          <w:jc w:val="center"/>
        </w:trPr>
        <w:tc>
          <w:tcPr>
            <w:tcW w:w="288" w:type="dxa"/>
          </w:tcPr>
          <w:p w14:paraId="0E658848" w14:textId="6595E585" w:rsidR="002758BE" w:rsidRDefault="002758BE" w:rsidP="002758BE">
            <w:pPr>
              <w:pStyle w:val="CopticCross"/>
            </w:pPr>
          </w:p>
        </w:tc>
        <w:tc>
          <w:tcPr>
            <w:tcW w:w="3960" w:type="dxa"/>
          </w:tcPr>
          <w:p w14:paraId="1BBDC196" w14:textId="7398FAE1" w:rsidR="002758BE" w:rsidRDefault="002758BE" w:rsidP="002758BE">
            <w:pPr>
              <w:pStyle w:val="EngHang"/>
            </w:pPr>
            <w:r>
              <w:t>Zacharias taught us,</w:t>
            </w:r>
          </w:p>
          <w:p w14:paraId="4B1497AF" w14:textId="77777777" w:rsidR="002758BE" w:rsidRDefault="002758BE" w:rsidP="002758BE">
            <w:pPr>
              <w:pStyle w:val="EngHang"/>
            </w:pPr>
            <w:r>
              <w:t>Saying in his prophecy,</w:t>
            </w:r>
          </w:p>
          <w:p w14:paraId="1641991D" w14:textId="44933C47" w:rsidR="002758BE" w:rsidRDefault="002758BE" w:rsidP="002758BE">
            <w:pPr>
              <w:pStyle w:val="EngHang"/>
            </w:pPr>
            <w:r>
              <w:t>“You are the daughter of Zion,”</w:t>
            </w:r>
          </w:p>
          <w:p w14:paraId="433B7BAC" w14:textId="33F7C22C" w:rsidR="002758BE" w:rsidRDefault="002758BE" w:rsidP="002758BE">
            <w:pPr>
              <w:pStyle w:val="EngHangEnd"/>
            </w:pPr>
            <w:r>
              <w:t>O Mary the Theotokos.</w:t>
            </w:r>
          </w:p>
        </w:tc>
        <w:tc>
          <w:tcPr>
            <w:tcW w:w="288" w:type="dxa"/>
          </w:tcPr>
          <w:p w14:paraId="5C04546B" w14:textId="77777777" w:rsidR="002758BE" w:rsidRDefault="002758BE" w:rsidP="002758BE"/>
        </w:tc>
        <w:tc>
          <w:tcPr>
            <w:tcW w:w="288" w:type="dxa"/>
          </w:tcPr>
          <w:p w14:paraId="2D276C08" w14:textId="77777777" w:rsidR="002758BE" w:rsidRDefault="002758BE" w:rsidP="002758BE">
            <w:pPr>
              <w:pStyle w:val="CopticCross"/>
            </w:pPr>
          </w:p>
        </w:tc>
        <w:tc>
          <w:tcPr>
            <w:tcW w:w="3960" w:type="dxa"/>
          </w:tcPr>
          <w:p w14:paraId="15E8EA56" w14:textId="77777777" w:rsidR="002758BE" w:rsidRDefault="00B219D6" w:rsidP="00B219D6">
            <w:pPr>
              <w:pStyle w:val="CopticVersemulti-line"/>
            </w:pPr>
            <w:r>
              <w:t>Ⲍⲁⲭⲁⲣⲓⲁⲥ ⲁϥϫⲟⲥ ⲛⲁⲛ:</w:t>
            </w:r>
          </w:p>
          <w:p w14:paraId="31C7E3FA" w14:textId="77777777" w:rsidR="00B219D6" w:rsidRDefault="00B219D6" w:rsidP="00B219D6">
            <w:pPr>
              <w:pStyle w:val="CopticVersemulti-line"/>
            </w:pPr>
            <w:r>
              <w:t>Ϧⲉⲛ ⲧⲉϥⲡ̀ⲣⲟⲫⲏⲧⲓⲁ ⲁϥⲧⲁⲙⲟⲛ:</w:t>
            </w:r>
          </w:p>
          <w:p w14:paraId="39584CD9" w14:textId="77777777" w:rsidR="00B219D6" w:rsidRDefault="00B219D6" w:rsidP="00B219D6">
            <w:pPr>
              <w:pStyle w:val="CopticVersemulti-line"/>
            </w:pPr>
            <w:r>
              <w:t>Ϫⲉ ⲛ̀ⲑⲟ ⲧⲉ ⲧ̀ϣⲉⲣⲓ ⲛ̀Ⲥⲓⲱⲛ:</w:t>
            </w:r>
          </w:p>
          <w:p w14:paraId="702E1E7B" w14:textId="3E9CD487" w:rsidR="00B219D6" w:rsidRDefault="00B219D6" w:rsidP="002758BE">
            <w:pPr>
              <w:pStyle w:val="CopticHangingVerse"/>
            </w:pPr>
            <w:r>
              <w:t>Ⲙⲁⲣⲓⲁ ϯⲑⲉⲟ̀ⲧⲟⲕⲟⲥ.</w:t>
            </w:r>
          </w:p>
        </w:tc>
      </w:tr>
      <w:tr w:rsidR="002758BE" w14:paraId="212DEEDF" w14:textId="77777777" w:rsidTr="002758BE">
        <w:trPr>
          <w:cantSplit/>
          <w:jc w:val="center"/>
        </w:trPr>
        <w:tc>
          <w:tcPr>
            <w:tcW w:w="288" w:type="dxa"/>
          </w:tcPr>
          <w:p w14:paraId="1F6F3B10" w14:textId="6D9B99D1" w:rsidR="002758BE" w:rsidRDefault="002758BE" w:rsidP="002758BE">
            <w:pPr>
              <w:pStyle w:val="CopticCross"/>
            </w:pPr>
            <w:r w:rsidRPr="00FB5ACB">
              <w:t>¿</w:t>
            </w:r>
          </w:p>
        </w:tc>
        <w:tc>
          <w:tcPr>
            <w:tcW w:w="3960" w:type="dxa"/>
          </w:tcPr>
          <w:p w14:paraId="5F7C497B" w14:textId="77777777" w:rsidR="002758BE" w:rsidRDefault="002758BE" w:rsidP="002758BE">
            <w:pPr>
              <w:pStyle w:val="EngHang"/>
            </w:pPr>
            <w:r>
              <w:t>Isaias and Daniel</w:t>
            </w:r>
          </w:p>
          <w:p w14:paraId="4E18234A" w14:textId="77777777" w:rsidR="002758BE" w:rsidRDefault="002758BE" w:rsidP="002758BE">
            <w:pPr>
              <w:pStyle w:val="EngHang"/>
            </w:pPr>
            <w:r>
              <w:t>Joyfully proclaimed</w:t>
            </w:r>
          </w:p>
          <w:p w14:paraId="36BBDBD9" w14:textId="77777777" w:rsidR="002758BE" w:rsidRDefault="002758BE" w:rsidP="002758BE">
            <w:pPr>
              <w:pStyle w:val="EngHang"/>
            </w:pPr>
            <w:r>
              <w:t>That you are the Mother of Emmanuel,</w:t>
            </w:r>
          </w:p>
          <w:p w14:paraId="4439B44B" w14:textId="4744DFD4" w:rsidR="002758BE" w:rsidRDefault="002758BE" w:rsidP="002758BE">
            <w:pPr>
              <w:pStyle w:val="EngHangEnd"/>
            </w:pPr>
            <w:r>
              <w:t>O Mary the Theotokos.</w:t>
            </w:r>
          </w:p>
        </w:tc>
        <w:tc>
          <w:tcPr>
            <w:tcW w:w="288" w:type="dxa"/>
          </w:tcPr>
          <w:p w14:paraId="74C67514" w14:textId="77777777" w:rsidR="002758BE" w:rsidRDefault="002758BE" w:rsidP="002758BE"/>
        </w:tc>
        <w:tc>
          <w:tcPr>
            <w:tcW w:w="288" w:type="dxa"/>
          </w:tcPr>
          <w:p w14:paraId="7C867AFF" w14:textId="77777777" w:rsidR="002758BE" w:rsidRDefault="002758BE" w:rsidP="002758BE">
            <w:pPr>
              <w:pStyle w:val="CopticCross"/>
            </w:pPr>
            <w:r w:rsidRPr="00FB5ACB">
              <w:t>¿</w:t>
            </w:r>
          </w:p>
        </w:tc>
        <w:tc>
          <w:tcPr>
            <w:tcW w:w="3960" w:type="dxa"/>
          </w:tcPr>
          <w:p w14:paraId="579073F5" w14:textId="77777777" w:rsidR="002758BE" w:rsidRDefault="00B219D6" w:rsidP="00B219D6">
            <w:pPr>
              <w:pStyle w:val="CopticVersemulti-line"/>
            </w:pPr>
            <w:r>
              <w:t>Ⲏⲥⲁⲏ̀ⲁⲥ ⲛⲉⲙ Ⲇⲁⲛⲓⲏⲗ:</w:t>
            </w:r>
          </w:p>
          <w:p w14:paraId="61108855" w14:textId="77777777" w:rsidR="00B219D6" w:rsidRDefault="00B219D6" w:rsidP="00B219D6">
            <w:pPr>
              <w:pStyle w:val="CopticVersemulti-line"/>
            </w:pPr>
            <w:r>
              <w:t>ⲁⲩⲉⲣⲙⲉⲑⲣⲉ ϧⲉⲛ ⲟⲩⲑⲉⲗⲏⲗ:</w:t>
            </w:r>
          </w:p>
          <w:p w14:paraId="2A1F67FF" w14:textId="77777777" w:rsidR="00B219D6" w:rsidRDefault="00B219D6" w:rsidP="00B219D6">
            <w:pPr>
              <w:pStyle w:val="CopticVersemulti-line"/>
            </w:pPr>
            <w:r>
              <w:t>ϫⲉ ⲛ̀ⲑⲟ ⲧⲉ ⲑ̀ⲙⲁⲩ ⲛ̀Ⲉⲙⲙⲁⲛⲟⲩⲏⲗ:</w:t>
            </w:r>
          </w:p>
          <w:p w14:paraId="03D51908" w14:textId="60751FB5" w:rsidR="00B219D6" w:rsidRDefault="00B219D6" w:rsidP="002758BE">
            <w:pPr>
              <w:pStyle w:val="CopticHangingVerse"/>
            </w:pPr>
            <w:r>
              <w:t>Ⲙⲁⲣⲓⲁ ϯⲑⲉⲟⲧⲟⲕⲟⲥ.</w:t>
            </w:r>
          </w:p>
        </w:tc>
      </w:tr>
      <w:tr w:rsidR="002758BE" w14:paraId="3AD00B0D" w14:textId="77777777" w:rsidTr="002758BE">
        <w:trPr>
          <w:cantSplit/>
          <w:jc w:val="center"/>
        </w:trPr>
        <w:tc>
          <w:tcPr>
            <w:tcW w:w="288" w:type="dxa"/>
          </w:tcPr>
          <w:p w14:paraId="7A31A5DE" w14:textId="5FEDF7B6" w:rsidR="002758BE" w:rsidRDefault="002758BE" w:rsidP="002758BE">
            <w:pPr>
              <w:pStyle w:val="CopticCross"/>
            </w:pPr>
            <w:r w:rsidRPr="00FB5ACB">
              <w:t>¿</w:t>
            </w:r>
          </w:p>
        </w:tc>
        <w:tc>
          <w:tcPr>
            <w:tcW w:w="3960" w:type="dxa"/>
          </w:tcPr>
          <w:p w14:paraId="384B9245" w14:textId="77777777" w:rsidR="002758BE" w:rsidRDefault="002758BE" w:rsidP="002758BE">
            <w:pPr>
              <w:pStyle w:val="EngHang"/>
            </w:pPr>
            <w:r>
              <w:t>She is the gate towards the East,</w:t>
            </w:r>
          </w:p>
          <w:p w14:paraId="4FE44791" w14:textId="77777777" w:rsidR="002758BE" w:rsidRDefault="002758BE" w:rsidP="002758BE">
            <w:pPr>
              <w:pStyle w:val="EngHang"/>
            </w:pPr>
            <w:r>
              <w:t>She is the City of the Merciful,</w:t>
            </w:r>
          </w:p>
          <w:p w14:paraId="526392BD" w14:textId="77777777" w:rsidR="002758BE" w:rsidRDefault="002758BE" w:rsidP="002758BE">
            <w:pPr>
              <w:pStyle w:val="EngHang"/>
            </w:pPr>
            <w:r>
              <w:t>The dwelling of the Lord,</w:t>
            </w:r>
          </w:p>
          <w:p w14:paraId="39FCD523" w14:textId="38A2A682" w:rsidR="002758BE" w:rsidRDefault="002758BE" w:rsidP="002758BE">
            <w:pPr>
              <w:pStyle w:val="EngHangEnd"/>
            </w:pPr>
            <w:r>
              <w:t>O Mary the Theotokos.</w:t>
            </w:r>
          </w:p>
        </w:tc>
        <w:tc>
          <w:tcPr>
            <w:tcW w:w="288" w:type="dxa"/>
          </w:tcPr>
          <w:p w14:paraId="33897B6E" w14:textId="77777777" w:rsidR="002758BE" w:rsidRDefault="002758BE" w:rsidP="002758BE"/>
        </w:tc>
        <w:tc>
          <w:tcPr>
            <w:tcW w:w="288" w:type="dxa"/>
          </w:tcPr>
          <w:p w14:paraId="3C50EB06" w14:textId="77777777" w:rsidR="002758BE" w:rsidRDefault="002758BE" w:rsidP="002758BE">
            <w:pPr>
              <w:pStyle w:val="CopticCross"/>
            </w:pPr>
            <w:r w:rsidRPr="00FB5ACB">
              <w:t>¿</w:t>
            </w:r>
          </w:p>
        </w:tc>
        <w:tc>
          <w:tcPr>
            <w:tcW w:w="3960" w:type="dxa"/>
          </w:tcPr>
          <w:p w14:paraId="7C87D1DE" w14:textId="77777777" w:rsidR="002758BE" w:rsidRDefault="00B219D6" w:rsidP="00B219D6">
            <w:pPr>
              <w:pStyle w:val="CopticVersemulti-line"/>
            </w:pPr>
            <w:r>
              <w:t>Ⲑⲁⲓ ⲧⲉ ϯⲡⲩⲗⲏ ⲛ̀ⲛⲓⲙⲁⲛ̀ϣⲁⲓ:</w:t>
            </w:r>
          </w:p>
          <w:p w14:paraId="0D535871" w14:textId="77777777" w:rsidR="00B219D6" w:rsidRDefault="00B219D6" w:rsidP="00B219D6">
            <w:pPr>
              <w:pStyle w:val="CopticVersemulti-line"/>
            </w:pPr>
            <w:r>
              <w:t>ⲑⲁⲓ ⲧⲉ ⲧ̀ⲡⲟⲗⲓⲥ ⲙ̀ⲡⲓⲣⲉϥⲛⲁⲓ:</w:t>
            </w:r>
          </w:p>
          <w:p w14:paraId="4311FE43" w14:textId="77777777" w:rsidR="00B219D6" w:rsidRDefault="00B219D6" w:rsidP="00B219D6">
            <w:pPr>
              <w:pStyle w:val="CopticVersemulti-line"/>
            </w:pPr>
            <w:r>
              <w:t>ⲡⲓⲙⲁⲛ̀ϣⲱⲡⲓ ⲛ̀ⲧⲉ Ⲁⲗⲱⲛⲁⲓ:</w:t>
            </w:r>
          </w:p>
          <w:p w14:paraId="47664E20" w14:textId="6C32AD7F" w:rsidR="00B219D6" w:rsidRPr="005130A7" w:rsidRDefault="00B219D6" w:rsidP="002758BE">
            <w:pPr>
              <w:pStyle w:val="CopticHangingVerse"/>
            </w:pPr>
            <w:r>
              <w:t>Ⲙⲁⲣⲓⲁ ϯⲑⲉⲟⲧⲕⲟⲥ.</w:t>
            </w:r>
          </w:p>
        </w:tc>
      </w:tr>
      <w:tr w:rsidR="002758BE" w14:paraId="59DBC04C" w14:textId="77777777" w:rsidTr="002758BE">
        <w:trPr>
          <w:cantSplit/>
          <w:jc w:val="center"/>
        </w:trPr>
        <w:tc>
          <w:tcPr>
            <w:tcW w:w="288" w:type="dxa"/>
          </w:tcPr>
          <w:p w14:paraId="5A44BB00" w14:textId="51014436" w:rsidR="002758BE" w:rsidRDefault="002758BE" w:rsidP="002758BE">
            <w:pPr>
              <w:pStyle w:val="CopticCross"/>
            </w:pPr>
          </w:p>
        </w:tc>
        <w:tc>
          <w:tcPr>
            <w:tcW w:w="3960" w:type="dxa"/>
          </w:tcPr>
          <w:p w14:paraId="52DA895D" w14:textId="77777777" w:rsidR="002758BE" w:rsidRDefault="002758BE" w:rsidP="002758BE">
            <w:pPr>
              <w:pStyle w:val="EngHang"/>
            </w:pPr>
            <w:r>
              <w:t>Jeremias alluded</w:t>
            </w:r>
          </w:p>
          <w:p w14:paraId="0C3941BA" w14:textId="77777777" w:rsidR="002758BE" w:rsidRDefault="002758BE" w:rsidP="002758BE">
            <w:pPr>
              <w:pStyle w:val="EngHang"/>
            </w:pPr>
            <w:r>
              <w:t>In his prophecy,</w:t>
            </w:r>
          </w:p>
          <w:p w14:paraId="4DB11C2D" w14:textId="77777777" w:rsidR="002758BE" w:rsidRDefault="002758BE" w:rsidP="002758BE">
            <w:pPr>
              <w:pStyle w:val="EngHang"/>
            </w:pPr>
            <w:r>
              <w:t>That you are the unshakable mountain,</w:t>
            </w:r>
          </w:p>
          <w:p w14:paraId="018B82CB" w14:textId="7FAE14E8" w:rsidR="002758BE" w:rsidRDefault="002758BE" w:rsidP="002758BE">
            <w:pPr>
              <w:pStyle w:val="EngHangEnd"/>
            </w:pPr>
            <w:r>
              <w:t>O Mary the Theotokos.</w:t>
            </w:r>
          </w:p>
        </w:tc>
        <w:tc>
          <w:tcPr>
            <w:tcW w:w="288" w:type="dxa"/>
          </w:tcPr>
          <w:p w14:paraId="602546DD" w14:textId="77777777" w:rsidR="002758BE" w:rsidRDefault="002758BE" w:rsidP="002758BE"/>
        </w:tc>
        <w:tc>
          <w:tcPr>
            <w:tcW w:w="288" w:type="dxa"/>
          </w:tcPr>
          <w:p w14:paraId="111C7111" w14:textId="77777777" w:rsidR="002758BE" w:rsidRDefault="002758BE" w:rsidP="002758BE">
            <w:pPr>
              <w:pStyle w:val="CopticCross"/>
            </w:pPr>
          </w:p>
        </w:tc>
        <w:tc>
          <w:tcPr>
            <w:tcW w:w="3960" w:type="dxa"/>
          </w:tcPr>
          <w:p w14:paraId="098B17C1" w14:textId="77777777" w:rsidR="002758BE" w:rsidRDefault="00B219D6" w:rsidP="00B219D6">
            <w:pPr>
              <w:pStyle w:val="CopticVersemulti-line"/>
            </w:pPr>
            <w:r>
              <w:t>Ⲓⲉⲣⲉⲙⲓⲁⲥ ⲁϥⲣⲉⲥⲩⲙⲙⲉⲛⲓⲛ:</w:t>
            </w:r>
          </w:p>
          <w:p w14:paraId="0AED0BF2" w14:textId="77777777" w:rsidR="00B219D6" w:rsidRDefault="00B219D6" w:rsidP="00B219D6">
            <w:pPr>
              <w:pStyle w:val="CopticVersemulti-line"/>
            </w:pPr>
            <w:r>
              <w:t>ⲟⲩⲟϩ ⲁϥⲉⲣⲡ̀ⲣⲟⲫⲏⲧⲉⲩⲓⲛ:</w:t>
            </w:r>
          </w:p>
          <w:p w14:paraId="75E044EF" w14:textId="77777777" w:rsidR="00B219D6" w:rsidRDefault="00B219D6" w:rsidP="00B219D6">
            <w:pPr>
              <w:pStyle w:val="CopticVersemulti-line"/>
            </w:pPr>
            <w:r>
              <w:t>ϫⲉ ⲛ̀ⲑⲟ ⲧⲉ ⲡⲓⲧⲱⲟⲩ ⲛ̀ⲁⲧⲕⲓⲙ:</w:t>
            </w:r>
          </w:p>
          <w:p w14:paraId="19F151CC" w14:textId="49DDFF66" w:rsidR="00B219D6" w:rsidRPr="005130A7" w:rsidRDefault="00B219D6" w:rsidP="002758BE">
            <w:pPr>
              <w:pStyle w:val="CopticHangingVerse"/>
            </w:pPr>
            <w:r>
              <w:t>Ⲙⲁⲣⲓⲁ ϯⲑⲉⲟⲧⲕⲟⲥ.</w:t>
            </w:r>
          </w:p>
        </w:tc>
      </w:tr>
      <w:tr w:rsidR="002758BE" w14:paraId="0126CAB7" w14:textId="77777777" w:rsidTr="002758BE">
        <w:trPr>
          <w:cantSplit/>
          <w:jc w:val="center"/>
        </w:trPr>
        <w:tc>
          <w:tcPr>
            <w:tcW w:w="288" w:type="dxa"/>
          </w:tcPr>
          <w:p w14:paraId="5E6CFE7F" w14:textId="1E92C576" w:rsidR="002758BE" w:rsidRDefault="002758BE" w:rsidP="002758BE">
            <w:pPr>
              <w:pStyle w:val="CopticCross"/>
            </w:pPr>
          </w:p>
        </w:tc>
        <w:tc>
          <w:tcPr>
            <w:tcW w:w="3960" w:type="dxa"/>
          </w:tcPr>
          <w:p w14:paraId="54650EB4" w14:textId="77777777" w:rsidR="002758BE" w:rsidRDefault="002758BE" w:rsidP="00454778">
            <w:pPr>
              <w:pStyle w:val="EngHang"/>
            </w:pPr>
            <w:r>
              <w:t>Jacob also spoke well,</w:t>
            </w:r>
          </w:p>
          <w:p w14:paraId="341D5538" w14:textId="77777777" w:rsidR="002758BE" w:rsidRDefault="00454778" w:rsidP="00454778">
            <w:pPr>
              <w:pStyle w:val="EngHang"/>
            </w:pPr>
            <w:r>
              <w:t>[Indicating] w</w:t>
            </w:r>
            <w:r w:rsidR="002758BE">
              <w:t>ith hidden mystery</w:t>
            </w:r>
          </w:p>
          <w:p w14:paraId="645B040F" w14:textId="77777777" w:rsidR="00454778" w:rsidRDefault="00454778" w:rsidP="00454778">
            <w:pPr>
              <w:pStyle w:val="EngHang"/>
            </w:pPr>
            <w:r>
              <w:t>That her virginity is sealed,</w:t>
            </w:r>
          </w:p>
          <w:p w14:paraId="1DF445C1" w14:textId="26E4FF5C" w:rsidR="00454778" w:rsidRDefault="00454778" w:rsidP="002758BE">
            <w:pPr>
              <w:pStyle w:val="EngHangEnd"/>
            </w:pPr>
            <w:r>
              <w:t>O Mary the Theotokos.</w:t>
            </w:r>
          </w:p>
        </w:tc>
        <w:tc>
          <w:tcPr>
            <w:tcW w:w="288" w:type="dxa"/>
          </w:tcPr>
          <w:p w14:paraId="3F24B529" w14:textId="77777777" w:rsidR="002758BE" w:rsidRDefault="002758BE" w:rsidP="002758BE"/>
        </w:tc>
        <w:tc>
          <w:tcPr>
            <w:tcW w:w="288" w:type="dxa"/>
          </w:tcPr>
          <w:p w14:paraId="7E46BAA3" w14:textId="77777777" w:rsidR="002758BE" w:rsidRDefault="002758BE" w:rsidP="002758BE">
            <w:pPr>
              <w:pStyle w:val="CopticCross"/>
            </w:pPr>
          </w:p>
        </w:tc>
        <w:tc>
          <w:tcPr>
            <w:tcW w:w="3960" w:type="dxa"/>
          </w:tcPr>
          <w:p w14:paraId="5D76284E" w14:textId="77777777" w:rsidR="002758BE" w:rsidRDefault="00B219D6" w:rsidP="00B219D6">
            <w:pPr>
              <w:pStyle w:val="CopticVersemulti-line"/>
            </w:pPr>
            <w:r>
              <w:t>Ⲕⲁⲗⲱⲥ ⲁϥⲥⲁϫⲓ Ⲓⲁⲕⲱⲃ:</w:t>
            </w:r>
          </w:p>
          <w:p w14:paraId="4ACB3DD8" w14:textId="77777777" w:rsidR="00B219D6" w:rsidRDefault="00B219D6" w:rsidP="00B219D6">
            <w:pPr>
              <w:pStyle w:val="CopticVersemulti-line"/>
            </w:pPr>
            <w:r>
              <w:t>Ϧⲉⲛ ⲟⲙⲙⲩⲥⲧⲏⲣⲓⲟⲛ ⲉⲧϩⲏⲡ:</w:t>
            </w:r>
          </w:p>
          <w:p w14:paraId="04D8F189" w14:textId="77777777" w:rsidR="00B219D6" w:rsidRDefault="00B219D6" w:rsidP="00B219D6">
            <w:pPr>
              <w:pStyle w:val="CopticVersemulti-line"/>
            </w:pPr>
            <w:r>
              <w:t>Ϫⲉ ⲧⲉⲥⲡⲁⲣⲑⲉⲛⲓⲁ ⲉⲥⲧⲟⲃ:</w:t>
            </w:r>
          </w:p>
          <w:p w14:paraId="3E91F9BE" w14:textId="4EA44C36" w:rsidR="00B219D6" w:rsidRPr="005130A7" w:rsidRDefault="00B219D6" w:rsidP="002758BE">
            <w:pPr>
              <w:pStyle w:val="CopticHangingVerse"/>
            </w:pPr>
            <w:r>
              <w:t>Ⲙⲁⲣⲓⲁ ϯⲑⲉⲟⲧⲟⲕⲟⲥ.</w:t>
            </w:r>
          </w:p>
        </w:tc>
      </w:tr>
      <w:tr w:rsidR="002758BE" w14:paraId="67C7BDB8" w14:textId="77777777" w:rsidTr="002758BE">
        <w:trPr>
          <w:cantSplit/>
          <w:jc w:val="center"/>
        </w:trPr>
        <w:tc>
          <w:tcPr>
            <w:tcW w:w="288" w:type="dxa"/>
          </w:tcPr>
          <w:p w14:paraId="483B760B" w14:textId="12B78E91" w:rsidR="002758BE" w:rsidRDefault="002758BE" w:rsidP="002758BE">
            <w:pPr>
              <w:pStyle w:val="CopticCross"/>
            </w:pPr>
            <w:r w:rsidRPr="00FB5ACB">
              <w:t>¿</w:t>
            </w:r>
          </w:p>
        </w:tc>
        <w:tc>
          <w:tcPr>
            <w:tcW w:w="3960" w:type="dxa"/>
          </w:tcPr>
          <w:p w14:paraId="3A25261E" w14:textId="77777777" w:rsidR="002758BE" w:rsidRDefault="00454778" w:rsidP="00454778">
            <w:pPr>
              <w:pStyle w:val="EngHang"/>
            </w:pPr>
            <w:r>
              <w:t>A branch budded from her,</w:t>
            </w:r>
          </w:p>
          <w:p w14:paraId="02A5F60B" w14:textId="77777777" w:rsidR="00454778" w:rsidRDefault="00454778" w:rsidP="00454778">
            <w:pPr>
              <w:pStyle w:val="EngHang"/>
            </w:pPr>
            <w:r>
              <w:t>The pure vineyard, the fair dove,</w:t>
            </w:r>
          </w:p>
          <w:p w14:paraId="7D8C1389" w14:textId="77777777" w:rsidR="00454778" w:rsidRDefault="00454778" w:rsidP="00454778">
            <w:pPr>
              <w:pStyle w:val="EngHang"/>
            </w:pPr>
            <w:r>
              <w:t>And He is the One,</w:t>
            </w:r>
          </w:p>
          <w:p w14:paraId="05828053" w14:textId="188EEDAD" w:rsidR="00454778" w:rsidRDefault="00454778" w:rsidP="00454778">
            <w:pPr>
              <w:pStyle w:val="EngHangEnd"/>
            </w:pPr>
            <w:r>
              <w:t>O Mary the Theotokos.</w:t>
            </w:r>
          </w:p>
        </w:tc>
        <w:tc>
          <w:tcPr>
            <w:tcW w:w="288" w:type="dxa"/>
          </w:tcPr>
          <w:p w14:paraId="7A8191B8" w14:textId="77777777" w:rsidR="002758BE" w:rsidRDefault="002758BE" w:rsidP="002758BE"/>
        </w:tc>
        <w:tc>
          <w:tcPr>
            <w:tcW w:w="288" w:type="dxa"/>
          </w:tcPr>
          <w:p w14:paraId="57C02811" w14:textId="77777777" w:rsidR="002758BE" w:rsidRDefault="002758BE" w:rsidP="002758BE">
            <w:pPr>
              <w:pStyle w:val="CopticCross"/>
            </w:pPr>
            <w:r w:rsidRPr="00FB5ACB">
              <w:t>¿</w:t>
            </w:r>
          </w:p>
        </w:tc>
        <w:tc>
          <w:tcPr>
            <w:tcW w:w="3960" w:type="dxa"/>
          </w:tcPr>
          <w:p w14:paraId="7B0EF086" w14:textId="77777777" w:rsidR="002758BE" w:rsidRDefault="00B219D6" w:rsidP="00B219D6">
            <w:pPr>
              <w:pStyle w:val="CopticVersemulti-line"/>
            </w:pPr>
            <w:r>
              <w:t>Ⲗⲁϧⲉⲙ ⲉϥⲫⲟⲣⲓ ⲉ̀ϫⲱⲥ:</w:t>
            </w:r>
          </w:p>
          <w:p w14:paraId="3F7AAB66" w14:textId="77777777" w:rsidR="00B219D6" w:rsidRDefault="00B219D6" w:rsidP="00B219D6">
            <w:pPr>
              <w:pStyle w:val="CopticVersemulti-line"/>
            </w:pPr>
            <w:r>
              <w:t>Ϯⲃⲱ ⲛ̀ⲁⲗⲟⲗⲓ ⲛ̀ⲕⲁⲑⲣⲟⲥ:</w:t>
            </w:r>
          </w:p>
          <w:p w14:paraId="6B86387C" w14:textId="77777777" w:rsidR="00B219D6" w:rsidRDefault="00B219D6" w:rsidP="00B219D6">
            <w:pPr>
              <w:pStyle w:val="CopticVersemulti-line"/>
            </w:pPr>
            <w:r>
              <w:t>ⲉ̀ⲧⲉ ⲙ̀ⲡⲓⲟⲩⲁⲓ ϯϭⲣⲱⲟⲙⲡⲓ ⲉⲑⲛⲉⲥⲱⲥ:</w:t>
            </w:r>
          </w:p>
          <w:p w14:paraId="7FCC9D9E" w14:textId="00A8F80A" w:rsidR="00B219D6" w:rsidRPr="005130A7" w:rsidRDefault="00B219D6" w:rsidP="002758BE">
            <w:pPr>
              <w:pStyle w:val="CopticHangingVerse"/>
            </w:pPr>
            <w:r>
              <w:t>Ⲙⲁⲣⲓⲁ ϯⲑⲉⲟⲧⲟⲕⲟⲥ.</w:t>
            </w:r>
          </w:p>
        </w:tc>
      </w:tr>
      <w:tr w:rsidR="002758BE" w14:paraId="14E52102" w14:textId="77777777" w:rsidTr="002758BE">
        <w:trPr>
          <w:cantSplit/>
          <w:jc w:val="center"/>
        </w:trPr>
        <w:tc>
          <w:tcPr>
            <w:tcW w:w="288" w:type="dxa"/>
          </w:tcPr>
          <w:p w14:paraId="74C6177A" w14:textId="01D6628A" w:rsidR="002758BE" w:rsidRDefault="002758BE" w:rsidP="002758BE">
            <w:pPr>
              <w:pStyle w:val="CopticCross"/>
            </w:pPr>
            <w:r w:rsidRPr="00FB5ACB">
              <w:t>¿</w:t>
            </w:r>
          </w:p>
        </w:tc>
        <w:tc>
          <w:tcPr>
            <w:tcW w:w="3960" w:type="dxa"/>
          </w:tcPr>
          <w:p w14:paraId="3E40B967" w14:textId="77777777" w:rsidR="002758BE" w:rsidRDefault="00454778" w:rsidP="00454778">
            <w:pPr>
              <w:pStyle w:val="EngHang"/>
            </w:pPr>
            <w:r>
              <w:t>Moses saw the Logos,</w:t>
            </w:r>
          </w:p>
          <w:p w14:paraId="551E383A" w14:textId="77777777" w:rsidR="00454778" w:rsidRDefault="00454778" w:rsidP="00454778">
            <w:pPr>
              <w:pStyle w:val="EngHang"/>
            </w:pPr>
            <w:r>
              <w:t>He Who dwelt within her,</w:t>
            </w:r>
          </w:p>
          <w:p w14:paraId="14C10615" w14:textId="77777777" w:rsidR="00454778" w:rsidRDefault="00454778" w:rsidP="00454778">
            <w:pPr>
              <w:pStyle w:val="EngHang"/>
            </w:pPr>
            <w:r>
              <w:t>The fire within the bush,</w:t>
            </w:r>
          </w:p>
          <w:p w14:paraId="19C95014" w14:textId="108E8DC9" w:rsidR="00454778" w:rsidRDefault="00454778" w:rsidP="002758BE">
            <w:pPr>
              <w:pStyle w:val="EngHangEnd"/>
            </w:pPr>
            <w:r>
              <w:t>O Mary the Theotokos.</w:t>
            </w:r>
          </w:p>
        </w:tc>
        <w:tc>
          <w:tcPr>
            <w:tcW w:w="288" w:type="dxa"/>
          </w:tcPr>
          <w:p w14:paraId="5B11DC11" w14:textId="77777777" w:rsidR="002758BE" w:rsidRDefault="002758BE" w:rsidP="002758BE"/>
        </w:tc>
        <w:tc>
          <w:tcPr>
            <w:tcW w:w="288" w:type="dxa"/>
          </w:tcPr>
          <w:p w14:paraId="573458FB" w14:textId="77777777" w:rsidR="002758BE" w:rsidRDefault="002758BE" w:rsidP="002758BE">
            <w:pPr>
              <w:pStyle w:val="CopticCross"/>
            </w:pPr>
            <w:r w:rsidRPr="00FB5ACB">
              <w:t>¿</w:t>
            </w:r>
          </w:p>
        </w:tc>
        <w:tc>
          <w:tcPr>
            <w:tcW w:w="3960" w:type="dxa"/>
          </w:tcPr>
          <w:p w14:paraId="007B96C4" w14:textId="77777777" w:rsidR="002758BE" w:rsidRDefault="00B219D6" w:rsidP="00B219D6">
            <w:pPr>
              <w:pStyle w:val="CopticVersemulti-line"/>
            </w:pPr>
            <w:r>
              <w:t>Ⲙⲱⲩ̀ⲥⲏⲥ ⲁϥⲛⲁⲩ ⲉ̀ⲡⲓⲗⲟⲅⲟⲥ:</w:t>
            </w:r>
          </w:p>
          <w:p w14:paraId="08C548DC" w14:textId="77777777" w:rsidR="00B219D6" w:rsidRDefault="00B219D6" w:rsidP="00B219D6">
            <w:pPr>
              <w:pStyle w:val="CopticVersemulti-line"/>
            </w:pPr>
            <w:r>
              <w:t>ⲉ̀ⲧⲁϥⲱⲡⲓ ⲥⲁϧⲟⲩⲛ ⲙ̀ⲙⲟⲥ:</w:t>
            </w:r>
          </w:p>
          <w:p w14:paraId="399344DF" w14:textId="77777777" w:rsidR="00B219D6" w:rsidRDefault="00B219D6" w:rsidP="00B219D6">
            <w:pPr>
              <w:pStyle w:val="CopticVersemulti-line"/>
            </w:pPr>
            <w:r>
              <w:t>ⲉ̀ⲧⲉ ⲡⲓⲭ̀ⲣⲱⲙ ϧⲉⲛ ⲡⲓⲃⲁⲧⲟⲥ:</w:t>
            </w:r>
          </w:p>
          <w:p w14:paraId="69F91D47" w14:textId="6683514F" w:rsidR="00B219D6" w:rsidRPr="005130A7" w:rsidRDefault="00B219D6" w:rsidP="002758BE">
            <w:pPr>
              <w:pStyle w:val="CopticHangingVerse"/>
            </w:pPr>
            <w:r>
              <w:t>Ⲙⲁⲣⲓⲁ ϯⲑⲉⲟⲧⲟⲕⲟⲥ.</w:t>
            </w:r>
          </w:p>
        </w:tc>
      </w:tr>
      <w:tr w:rsidR="002758BE" w14:paraId="1AA3AC1D" w14:textId="77777777" w:rsidTr="002758BE">
        <w:trPr>
          <w:cantSplit/>
          <w:jc w:val="center"/>
        </w:trPr>
        <w:tc>
          <w:tcPr>
            <w:tcW w:w="288" w:type="dxa"/>
          </w:tcPr>
          <w:p w14:paraId="35301900" w14:textId="4C130408" w:rsidR="002758BE" w:rsidRDefault="002758BE" w:rsidP="002758BE">
            <w:pPr>
              <w:pStyle w:val="CopticCross"/>
            </w:pPr>
          </w:p>
        </w:tc>
        <w:tc>
          <w:tcPr>
            <w:tcW w:w="3960" w:type="dxa"/>
          </w:tcPr>
          <w:p w14:paraId="47E21A8E" w14:textId="77777777" w:rsidR="002758BE" w:rsidRDefault="00454778" w:rsidP="00454778">
            <w:pPr>
              <w:pStyle w:val="EngHang"/>
            </w:pPr>
            <w:r>
              <w:t>The heavenly are amazed,</w:t>
            </w:r>
          </w:p>
          <w:p w14:paraId="4CD67A9D" w14:textId="5DFE94A8" w:rsidR="00454778" w:rsidRDefault="00454778" w:rsidP="00454778">
            <w:pPr>
              <w:pStyle w:val="EngHang"/>
            </w:pPr>
            <w:r>
              <w:t>And powerfully praise</w:t>
            </w:r>
          </w:p>
          <w:p w14:paraId="0E28E38E" w14:textId="77777777" w:rsidR="00454778" w:rsidRDefault="00454778" w:rsidP="00454778">
            <w:pPr>
              <w:pStyle w:val="EngHang"/>
            </w:pPr>
            <w:r>
              <w:t>Before Your Son, Jesus,</w:t>
            </w:r>
          </w:p>
          <w:p w14:paraId="16FA100D" w14:textId="2A8336B2" w:rsidR="00454778" w:rsidRDefault="00454778" w:rsidP="002758BE">
            <w:pPr>
              <w:pStyle w:val="EngHangEnd"/>
            </w:pPr>
            <w:r>
              <w:t>O Mary the Theotokos.</w:t>
            </w:r>
          </w:p>
        </w:tc>
        <w:tc>
          <w:tcPr>
            <w:tcW w:w="288" w:type="dxa"/>
          </w:tcPr>
          <w:p w14:paraId="12468470" w14:textId="77777777" w:rsidR="002758BE" w:rsidRDefault="002758BE" w:rsidP="002758BE"/>
        </w:tc>
        <w:tc>
          <w:tcPr>
            <w:tcW w:w="288" w:type="dxa"/>
          </w:tcPr>
          <w:p w14:paraId="36537BA1" w14:textId="77777777" w:rsidR="002758BE" w:rsidRDefault="002758BE" w:rsidP="002758BE">
            <w:pPr>
              <w:pStyle w:val="CopticCross"/>
            </w:pPr>
          </w:p>
        </w:tc>
        <w:tc>
          <w:tcPr>
            <w:tcW w:w="3960" w:type="dxa"/>
          </w:tcPr>
          <w:p w14:paraId="0F52928C" w14:textId="77777777" w:rsidR="002758BE" w:rsidRDefault="00B219D6" w:rsidP="00B219D6">
            <w:pPr>
              <w:pStyle w:val="CopticVersemulti-line"/>
            </w:pPr>
            <w:r>
              <w:t>Ⲛⲓⲣⲉⲙⲙ̀ⲫⲉ ⲉⲩⲉⲣϣ̀ⲫⲏⲣⲓ:</w:t>
            </w:r>
          </w:p>
          <w:p w14:paraId="68AB9667" w14:textId="77777777" w:rsidR="00B219D6" w:rsidRDefault="00B219D6" w:rsidP="00B219D6">
            <w:pPr>
              <w:pStyle w:val="CopticVersemulti-line"/>
            </w:pPr>
            <w:r>
              <w:t>ⲉⲩϩⲱⲥ ϧⲉⲛ ⲟⲩⲛⲓϣϯ ⲙ̀ⲙⲉⲧϫⲱⲣⲓ:</w:t>
            </w:r>
          </w:p>
          <w:p w14:paraId="50DE4F41" w14:textId="77777777" w:rsidR="00B219D6" w:rsidRDefault="00B219D6" w:rsidP="00B219D6">
            <w:pPr>
              <w:pStyle w:val="CopticVersemulti-line"/>
            </w:pPr>
            <w:r>
              <w:t>ⲙ̀ⲡⲉⲙ̀ⲑⲟ ⲛ̀Ⲓⲏⲥⲟⲩⲥ ⲡⲉϣⲏⲣⲓ:</w:t>
            </w:r>
          </w:p>
          <w:p w14:paraId="0CF47E73" w14:textId="7E64B196" w:rsidR="00B219D6" w:rsidRPr="005130A7" w:rsidRDefault="00B219D6" w:rsidP="002758BE">
            <w:pPr>
              <w:pStyle w:val="CopticHangingVerse"/>
            </w:pPr>
            <w:r>
              <w:t>Ⲙⲁⲣⲓⲁ ϯⲑⲉⲟⲧⲟⲕⲟⲥ.</w:t>
            </w:r>
          </w:p>
        </w:tc>
      </w:tr>
      <w:tr w:rsidR="002758BE" w14:paraId="0F7BFE8A" w14:textId="77777777" w:rsidTr="002758BE">
        <w:trPr>
          <w:cantSplit/>
          <w:jc w:val="center"/>
        </w:trPr>
        <w:tc>
          <w:tcPr>
            <w:tcW w:w="288" w:type="dxa"/>
          </w:tcPr>
          <w:p w14:paraId="140EA011" w14:textId="51AE65C6" w:rsidR="002758BE" w:rsidRDefault="002758BE" w:rsidP="002758BE">
            <w:pPr>
              <w:pStyle w:val="CopticCross"/>
            </w:pPr>
          </w:p>
        </w:tc>
        <w:tc>
          <w:tcPr>
            <w:tcW w:w="3960" w:type="dxa"/>
          </w:tcPr>
          <w:p w14:paraId="0A99E540" w14:textId="77777777" w:rsidR="002758BE" w:rsidRDefault="00454778" w:rsidP="00454778">
            <w:pPr>
              <w:pStyle w:val="EngHang"/>
            </w:pPr>
            <w:r>
              <w:t>And Gabriel</w:t>
            </w:r>
          </w:p>
          <w:p w14:paraId="0B8E127B" w14:textId="77777777" w:rsidR="00454778" w:rsidRDefault="00454778" w:rsidP="00454778">
            <w:pPr>
              <w:pStyle w:val="EngHang"/>
            </w:pPr>
            <w:r>
              <w:t>Came to you with honour,</w:t>
            </w:r>
          </w:p>
          <w:p w14:paraId="790AC9A4" w14:textId="77777777" w:rsidR="00454778" w:rsidRDefault="00454778" w:rsidP="00454778">
            <w:pPr>
              <w:pStyle w:val="EngHang"/>
            </w:pPr>
            <w:r>
              <w:t>And saluted you,</w:t>
            </w:r>
          </w:p>
          <w:p w14:paraId="72789B98" w14:textId="00103E8C" w:rsidR="00454778" w:rsidRDefault="00454778" w:rsidP="002758BE">
            <w:pPr>
              <w:pStyle w:val="EngHangEnd"/>
            </w:pPr>
            <w:r>
              <w:t>O Mary the Theotokos.</w:t>
            </w:r>
          </w:p>
        </w:tc>
        <w:tc>
          <w:tcPr>
            <w:tcW w:w="288" w:type="dxa"/>
          </w:tcPr>
          <w:p w14:paraId="17F5F8C1" w14:textId="77777777" w:rsidR="002758BE" w:rsidRDefault="002758BE" w:rsidP="002758BE"/>
        </w:tc>
        <w:tc>
          <w:tcPr>
            <w:tcW w:w="288" w:type="dxa"/>
          </w:tcPr>
          <w:p w14:paraId="5254B232" w14:textId="77777777" w:rsidR="002758BE" w:rsidRDefault="002758BE" w:rsidP="002758BE">
            <w:pPr>
              <w:pStyle w:val="CopticCross"/>
            </w:pPr>
          </w:p>
        </w:tc>
        <w:tc>
          <w:tcPr>
            <w:tcW w:w="3960" w:type="dxa"/>
          </w:tcPr>
          <w:p w14:paraId="45AAD54C" w14:textId="77777777" w:rsidR="002758BE" w:rsidRDefault="00B219D6" w:rsidP="00B219D6">
            <w:pPr>
              <w:pStyle w:val="CopticVersemulti-line"/>
            </w:pPr>
            <w:r>
              <w:t>Ⲝⲁⲡⲓⲛⲁ ⲁϥⲓ̀ ϣⲁⲣⲟⲛ:</w:t>
            </w:r>
          </w:p>
          <w:p w14:paraId="3B887200" w14:textId="77777777" w:rsidR="00B219D6" w:rsidRDefault="00B219D6" w:rsidP="00B219D6">
            <w:pPr>
              <w:pStyle w:val="CopticVersemulti-line"/>
            </w:pPr>
            <w:r>
              <w:t>ⲛ̀ϫⲉ Ⲅⲁⲃⲣⲓⲏⲗ ϧⲉⲛ ⲟⲩⲧⲁⲓⲟ:</w:t>
            </w:r>
          </w:p>
          <w:p w14:paraId="715A5EB4" w14:textId="77777777" w:rsidR="00B219D6" w:rsidRDefault="00B219D6" w:rsidP="00B219D6">
            <w:pPr>
              <w:pStyle w:val="CopticVersemulti-line"/>
            </w:pPr>
            <w:r>
              <w:t>ⲁϥⲉⲣⲭⲉⲣⲉⲧⲓⲍⲓⲛ ⲙ̀ⲙⲟ:</w:t>
            </w:r>
          </w:p>
          <w:p w14:paraId="767F5F68" w14:textId="23902E3B" w:rsidR="00B219D6" w:rsidRPr="005130A7" w:rsidRDefault="00B219D6" w:rsidP="002758BE">
            <w:pPr>
              <w:pStyle w:val="CopticHangingVerse"/>
            </w:pPr>
            <w:r>
              <w:t>ⲱ̀ Ⲙⲁⲣⲓⲁ ϯⲑⲉⲟⲧⲟⲕⲟⲥ.</w:t>
            </w:r>
          </w:p>
        </w:tc>
      </w:tr>
      <w:tr w:rsidR="002758BE" w14:paraId="6CFA8398" w14:textId="77777777" w:rsidTr="002758BE">
        <w:trPr>
          <w:cantSplit/>
          <w:jc w:val="center"/>
        </w:trPr>
        <w:tc>
          <w:tcPr>
            <w:tcW w:w="288" w:type="dxa"/>
          </w:tcPr>
          <w:p w14:paraId="22E09B06" w14:textId="2DE68886" w:rsidR="002758BE" w:rsidRDefault="002758BE" w:rsidP="002758BE">
            <w:pPr>
              <w:pStyle w:val="CopticCross"/>
            </w:pPr>
            <w:r w:rsidRPr="00FB5ACB">
              <w:t>¿</w:t>
            </w:r>
          </w:p>
        </w:tc>
        <w:tc>
          <w:tcPr>
            <w:tcW w:w="3960" w:type="dxa"/>
          </w:tcPr>
          <w:p w14:paraId="0A3C2760" w14:textId="5C39B94C" w:rsidR="002758BE" w:rsidRDefault="00454778" w:rsidP="00454778">
            <w:pPr>
              <w:pStyle w:val="EngHang"/>
            </w:pPr>
            <w:r>
              <w:t>Two wondrous mysteries,</w:t>
            </w:r>
          </w:p>
          <w:p w14:paraId="0651A0F9" w14:textId="77777777" w:rsidR="00454778" w:rsidRDefault="00454778" w:rsidP="00454778">
            <w:pPr>
              <w:pStyle w:val="EngHang"/>
            </w:pPr>
            <w:r>
              <w:t>The barren gave birth to a son,</w:t>
            </w:r>
          </w:p>
          <w:p w14:paraId="013842AF" w14:textId="2D11C423" w:rsidR="00454778" w:rsidRDefault="005712A5" w:rsidP="00454778">
            <w:pPr>
              <w:pStyle w:val="EngHang"/>
            </w:pPr>
            <w:r>
              <w:t>And the Virgin gav</w:t>
            </w:r>
            <w:r w:rsidR="00454778">
              <w:t>e birth to God for us,</w:t>
            </w:r>
          </w:p>
          <w:p w14:paraId="051F9312" w14:textId="791068DF" w:rsidR="00454778" w:rsidRDefault="00454778" w:rsidP="002758BE">
            <w:pPr>
              <w:pStyle w:val="EngHangEnd"/>
            </w:pPr>
            <w:r>
              <w:t>O Mary the Theotokos.</w:t>
            </w:r>
          </w:p>
        </w:tc>
        <w:tc>
          <w:tcPr>
            <w:tcW w:w="288" w:type="dxa"/>
          </w:tcPr>
          <w:p w14:paraId="2759C825" w14:textId="77777777" w:rsidR="002758BE" w:rsidRDefault="002758BE" w:rsidP="002758BE"/>
        </w:tc>
        <w:tc>
          <w:tcPr>
            <w:tcW w:w="288" w:type="dxa"/>
          </w:tcPr>
          <w:p w14:paraId="3A600C88" w14:textId="77777777" w:rsidR="002758BE" w:rsidRDefault="002758BE" w:rsidP="002758BE">
            <w:pPr>
              <w:pStyle w:val="CopticCross"/>
            </w:pPr>
            <w:r w:rsidRPr="00FB5ACB">
              <w:t>¿</w:t>
            </w:r>
          </w:p>
        </w:tc>
        <w:tc>
          <w:tcPr>
            <w:tcW w:w="3960" w:type="dxa"/>
          </w:tcPr>
          <w:p w14:paraId="2638D93C" w14:textId="77777777" w:rsidR="002758BE" w:rsidRDefault="00B219D6" w:rsidP="00B219D6">
            <w:pPr>
              <w:pStyle w:val="CopticVersemulti-line"/>
            </w:pPr>
            <w:r>
              <w:t>Ⲟⲩⲙⲩⲥⲧⲏⲣⲓⲟⲛ ϧⲉⲛ ϣ̀ⲫⲏⲣⲓ ⲥ̀ⲛⲟⲩϯ:</w:t>
            </w:r>
          </w:p>
          <w:p w14:paraId="4CB11F07" w14:textId="77777777" w:rsidR="00B219D6" w:rsidRDefault="00B219D6" w:rsidP="00B219D6">
            <w:pPr>
              <w:pStyle w:val="CopticVersemulti-line"/>
            </w:pPr>
            <w:r>
              <w:t>Ϫⲉ ϯϭⲣⲏⲛ ⲁⲥⲙⲓⲥⲓ ⲛ̀ⲟⲩϣⲏⲣⲓ:</w:t>
            </w:r>
          </w:p>
          <w:p w14:paraId="1A29FF20" w14:textId="77777777" w:rsidR="00B219D6" w:rsidRDefault="00B219D6" w:rsidP="00B219D6">
            <w:pPr>
              <w:pStyle w:val="CopticVersemulti-line"/>
            </w:pPr>
            <w:r>
              <w:t>ⲟⲩⲟϩ ϯⲡⲁⲣⲑⲉⲛⲟⲥ ⲙⲓⲥⲓ ⲛⲁⲛ ⲙ̀Ⲫⲛⲟⲩϯ:</w:t>
            </w:r>
          </w:p>
          <w:p w14:paraId="38CEB4CA" w14:textId="4247C31A" w:rsidR="00B219D6" w:rsidRPr="005130A7" w:rsidRDefault="00B219D6" w:rsidP="002758BE">
            <w:pPr>
              <w:pStyle w:val="CopticHangingVerse"/>
            </w:pPr>
            <w:r>
              <w:t>Ⲙⲁⲣⲓⲁ ϯⲑⲉⲟⲧⲟⲕⲟⲥ.</w:t>
            </w:r>
          </w:p>
        </w:tc>
      </w:tr>
      <w:tr w:rsidR="002758BE" w14:paraId="1FBD887A" w14:textId="77777777" w:rsidTr="002758BE">
        <w:trPr>
          <w:cantSplit/>
          <w:jc w:val="center"/>
        </w:trPr>
        <w:tc>
          <w:tcPr>
            <w:tcW w:w="288" w:type="dxa"/>
          </w:tcPr>
          <w:p w14:paraId="619752BB" w14:textId="6662D849" w:rsidR="002758BE" w:rsidRDefault="002758BE" w:rsidP="002758BE">
            <w:pPr>
              <w:pStyle w:val="CopticCross"/>
            </w:pPr>
            <w:r w:rsidRPr="00FB5ACB">
              <w:t>¿</w:t>
            </w:r>
          </w:p>
        </w:tc>
        <w:tc>
          <w:tcPr>
            <w:tcW w:w="3960" w:type="dxa"/>
          </w:tcPr>
          <w:p w14:paraId="707B98C2" w14:textId="77777777" w:rsidR="002758BE" w:rsidRDefault="00454778" w:rsidP="00454778">
            <w:pPr>
              <w:pStyle w:val="EngHang"/>
            </w:pPr>
            <w:r>
              <w:t>The pure Lamb,</w:t>
            </w:r>
          </w:p>
          <w:p w14:paraId="2F6C51D3" w14:textId="77777777" w:rsidR="00454778" w:rsidRDefault="00454778" w:rsidP="00454778">
            <w:pPr>
              <w:pStyle w:val="EngHang"/>
            </w:pPr>
            <w:r>
              <w:t>The Son of God in truth,</w:t>
            </w:r>
          </w:p>
          <w:p w14:paraId="2224E92C" w14:textId="77777777" w:rsidR="00454778" w:rsidRDefault="00454778" w:rsidP="00454778">
            <w:pPr>
              <w:pStyle w:val="EngHang"/>
            </w:pPr>
            <w:r>
              <w:t>Was incarnate of the Virgin,</w:t>
            </w:r>
          </w:p>
          <w:p w14:paraId="50AEEB82" w14:textId="36F49180" w:rsidR="00454778" w:rsidRDefault="00454778" w:rsidP="002758BE">
            <w:pPr>
              <w:pStyle w:val="EngHangEnd"/>
            </w:pPr>
            <w:r>
              <w:t>O Mary the Theotokos.</w:t>
            </w:r>
          </w:p>
        </w:tc>
        <w:tc>
          <w:tcPr>
            <w:tcW w:w="288" w:type="dxa"/>
          </w:tcPr>
          <w:p w14:paraId="618DC0F4" w14:textId="77777777" w:rsidR="002758BE" w:rsidRDefault="002758BE" w:rsidP="002758BE"/>
        </w:tc>
        <w:tc>
          <w:tcPr>
            <w:tcW w:w="288" w:type="dxa"/>
          </w:tcPr>
          <w:p w14:paraId="16302B9B" w14:textId="77777777" w:rsidR="002758BE" w:rsidRDefault="002758BE" w:rsidP="002758BE">
            <w:pPr>
              <w:pStyle w:val="CopticCross"/>
            </w:pPr>
            <w:r w:rsidRPr="00FB5ACB">
              <w:t>¿</w:t>
            </w:r>
          </w:p>
        </w:tc>
        <w:tc>
          <w:tcPr>
            <w:tcW w:w="3960" w:type="dxa"/>
          </w:tcPr>
          <w:p w14:paraId="19B3F2C9" w14:textId="77777777" w:rsidR="002758BE" w:rsidRDefault="00D3361E" w:rsidP="00D3361E">
            <w:pPr>
              <w:pStyle w:val="CopticVersemulti-line"/>
            </w:pPr>
            <w:r>
              <w:t>Ⲡⲓϩⲓⲏⲃ ⲛ̀ⲕⲁⲑⲁⲣⲟⲥ:</w:t>
            </w:r>
          </w:p>
          <w:p w14:paraId="65A36732" w14:textId="77777777" w:rsidR="00D3361E" w:rsidRDefault="00D3361E" w:rsidP="00D3361E">
            <w:pPr>
              <w:pStyle w:val="CopticVersemulti-line"/>
            </w:pPr>
            <w:r>
              <w:t>Ⲡϣⲏⲣⲓ ⲙ̀Ⲫⲛⲟⲩϯ ⲁ̀ⲗⲏⲑⲱⲥ:</w:t>
            </w:r>
          </w:p>
          <w:p w14:paraId="7ED6972E" w14:textId="77777777" w:rsidR="00D3361E" w:rsidRDefault="00D3361E" w:rsidP="00D3361E">
            <w:pPr>
              <w:pStyle w:val="CopticVersemulti-line"/>
            </w:pPr>
            <w:r>
              <w:t>ⲁϥϭⲓⲥⲁⲣⲝ ϧⲉⲛ ϯⲡⲁⲣⲑⲉⲛⲟⲥ:</w:t>
            </w:r>
          </w:p>
          <w:p w14:paraId="170B18A7" w14:textId="2E9965F1" w:rsidR="00D3361E" w:rsidRPr="005130A7" w:rsidRDefault="00D3361E" w:rsidP="002758BE">
            <w:pPr>
              <w:pStyle w:val="CopticHangingVerse"/>
            </w:pPr>
            <w:r>
              <w:t>Ⲙⲁⲣⲓⲁ ϯⲑⲉⲟⲧⲟⲕⲟⲥ.</w:t>
            </w:r>
          </w:p>
        </w:tc>
      </w:tr>
      <w:tr w:rsidR="002758BE" w14:paraId="0D423B32" w14:textId="77777777" w:rsidTr="002758BE">
        <w:trPr>
          <w:cantSplit/>
          <w:jc w:val="center"/>
        </w:trPr>
        <w:tc>
          <w:tcPr>
            <w:tcW w:w="288" w:type="dxa"/>
          </w:tcPr>
          <w:p w14:paraId="45296093" w14:textId="7D120271" w:rsidR="002758BE" w:rsidRDefault="002758BE" w:rsidP="002758BE">
            <w:pPr>
              <w:pStyle w:val="CopticCross"/>
            </w:pPr>
          </w:p>
        </w:tc>
        <w:tc>
          <w:tcPr>
            <w:tcW w:w="3960" w:type="dxa"/>
          </w:tcPr>
          <w:p w14:paraId="5F7EBD6E" w14:textId="77777777" w:rsidR="002758BE" w:rsidRDefault="00454778" w:rsidP="00454778">
            <w:pPr>
              <w:pStyle w:val="EngHang"/>
            </w:pPr>
            <w:r>
              <w:t>The teachers of the Church,</w:t>
            </w:r>
          </w:p>
          <w:p w14:paraId="60CFD55F" w14:textId="77777777" w:rsidR="00454778" w:rsidRDefault="00454778" w:rsidP="00454778">
            <w:pPr>
              <w:pStyle w:val="EngHang"/>
            </w:pPr>
            <w:r>
              <w:t>The fountains of wisdom,</w:t>
            </w:r>
          </w:p>
          <w:p w14:paraId="5BF73793" w14:textId="77777777" w:rsidR="00454778" w:rsidRDefault="00454778" w:rsidP="00454778">
            <w:pPr>
              <w:pStyle w:val="EngHang"/>
            </w:pPr>
            <w:r>
              <w:t>Speak of the honour of the all-holy,</w:t>
            </w:r>
          </w:p>
          <w:p w14:paraId="20C1AF61" w14:textId="697D7E6C" w:rsidR="00454778" w:rsidRDefault="00454778" w:rsidP="002758BE">
            <w:pPr>
              <w:pStyle w:val="EngHangEnd"/>
            </w:pPr>
            <w:r>
              <w:t>O Mary the Theotokos.</w:t>
            </w:r>
          </w:p>
        </w:tc>
        <w:tc>
          <w:tcPr>
            <w:tcW w:w="288" w:type="dxa"/>
          </w:tcPr>
          <w:p w14:paraId="4171EBE3" w14:textId="77777777" w:rsidR="002758BE" w:rsidRDefault="002758BE" w:rsidP="002758BE"/>
        </w:tc>
        <w:tc>
          <w:tcPr>
            <w:tcW w:w="288" w:type="dxa"/>
          </w:tcPr>
          <w:p w14:paraId="4A734087" w14:textId="77777777" w:rsidR="002758BE" w:rsidRDefault="002758BE" w:rsidP="002758BE">
            <w:pPr>
              <w:pStyle w:val="CopticCross"/>
            </w:pPr>
          </w:p>
        </w:tc>
        <w:tc>
          <w:tcPr>
            <w:tcW w:w="3960" w:type="dxa"/>
          </w:tcPr>
          <w:p w14:paraId="67D9A4D0" w14:textId="77777777" w:rsidR="002758BE" w:rsidRDefault="00D3361E" w:rsidP="00D3361E">
            <w:pPr>
              <w:pStyle w:val="CopticVersemulti-line"/>
            </w:pPr>
            <w:r>
              <w:t>Ⲣⲱⲟⲩ ⲛ̀ⲛⲓⲥⲁϧ ⲛ̀ⲧⲉ ϯⲉⲕⲕⲗⲏⲥⲓⲁ:</w:t>
            </w:r>
          </w:p>
          <w:p w14:paraId="01CD5DDA" w14:textId="77777777" w:rsidR="00D3361E" w:rsidRDefault="00D3361E" w:rsidP="00D3361E">
            <w:pPr>
              <w:pStyle w:val="CopticVersemulti-line"/>
            </w:pPr>
            <w:r>
              <w:t>ⲡⲓⲣⲉϥⲃⲉⲃⲓ ⲛ̀ⲧⲉ ϯⲥⲟⲫⲓⲁ:</w:t>
            </w:r>
          </w:p>
          <w:p w14:paraId="2DEDE7A1" w14:textId="77777777" w:rsidR="00D3361E" w:rsidRDefault="00D3361E" w:rsidP="00D3361E">
            <w:pPr>
              <w:pStyle w:val="CopticVersemulti-line"/>
            </w:pPr>
            <w:r>
              <w:t>ⲉⲩϫⲱ ⲙ̀ⲡ̀ⲧⲁⲓⲟ ⲛ̀ϯⲡⲁⲛⲁ̀ⲅⲓⲁ:</w:t>
            </w:r>
          </w:p>
          <w:p w14:paraId="03D7EA40" w14:textId="537A2022" w:rsidR="00D3361E" w:rsidRPr="005130A7" w:rsidRDefault="00D3361E" w:rsidP="002758BE">
            <w:pPr>
              <w:pStyle w:val="CopticHangingVerse"/>
            </w:pPr>
            <w:r>
              <w:t>Ⲙⲁⲣⲓⲁ ϯⲑⲉⲟⲧⲟⲕⲟⲥ.</w:t>
            </w:r>
          </w:p>
        </w:tc>
      </w:tr>
      <w:tr w:rsidR="002758BE" w14:paraId="38609656" w14:textId="77777777" w:rsidTr="002758BE">
        <w:trPr>
          <w:cantSplit/>
          <w:jc w:val="center"/>
        </w:trPr>
        <w:tc>
          <w:tcPr>
            <w:tcW w:w="288" w:type="dxa"/>
          </w:tcPr>
          <w:p w14:paraId="40E5AB81" w14:textId="361BF472" w:rsidR="002758BE" w:rsidRDefault="002758BE" w:rsidP="002758BE">
            <w:pPr>
              <w:pStyle w:val="CopticCross"/>
            </w:pPr>
          </w:p>
        </w:tc>
        <w:tc>
          <w:tcPr>
            <w:tcW w:w="3960" w:type="dxa"/>
          </w:tcPr>
          <w:p w14:paraId="0E67DA3E" w14:textId="77777777" w:rsidR="002758BE" w:rsidRDefault="00454778" w:rsidP="00454778">
            <w:pPr>
              <w:pStyle w:val="EngHang"/>
            </w:pPr>
            <w:r>
              <w:t>Solomon, the son of the king,</w:t>
            </w:r>
          </w:p>
          <w:p w14:paraId="565FCB80" w14:textId="77777777" w:rsidR="00454778" w:rsidRDefault="00454778" w:rsidP="00454778">
            <w:pPr>
              <w:pStyle w:val="EngHang"/>
            </w:pPr>
            <w:r>
              <w:t>Spoke of your great honour</w:t>
            </w:r>
          </w:p>
          <w:p w14:paraId="36E25C31" w14:textId="77777777" w:rsidR="00454778" w:rsidRDefault="00454778" w:rsidP="00454778">
            <w:pPr>
              <w:pStyle w:val="EngHang"/>
            </w:pPr>
            <w:r>
              <w:t>In the Song of Songs,</w:t>
            </w:r>
          </w:p>
          <w:p w14:paraId="07086D19" w14:textId="4828881D" w:rsidR="00454778" w:rsidRDefault="00454778" w:rsidP="002758BE">
            <w:pPr>
              <w:pStyle w:val="EngHangEnd"/>
            </w:pPr>
            <w:r>
              <w:t>O Mary the Theotokos.</w:t>
            </w:r>
          </w:p>
        </w:tc>
        <w:tc>
          <w:tcPr>
            <w:tcW w:w="288" w:type="dxa"/>
          </w:tcPr>
          <w:p w14:paraId="694E0244" w14:textId="77777777" w:rsidR="002758BE" w:rsidRDefault="002758BE" w:rsidP="002758BE"/>
        </w:tc>
        <w:tc>
          <w:tcPr>
            <w:tcW w:w="288" w:type="dxa"/>
          </w:tcPr>
          <w:p w14:paraId="70B9CEA8" w14:textId="77777777" w:rsidR="002758BE" w:rsidRDefault="002758BE" w:rsidP="002758BE">
            <w:pPr>
              <w:pStyle w:val="CopticCross"/>
            </w:pPr>
          </w:p>
        </w:tc>
        <w:tc>
          <w:tcPr>
            <w:tcW w:w="3960" w:type="dxa"/>
          </w:tcPr>
          <w:p w14:paraId="587A567A" w14:textId="77777777" w:rsidR="002758BE" w:rsidRDefault="00D3361E" w:rsidP="00D3361E">
            <w:pPr>
              <w:pStyle w:val="CopticVersemulti-line"/>
            </w:pPr>
            <w:r>
              <w:t>Ⲥⲟⲗⲟⲙⲱⲛ ⲡ̀ϣⲏⲣⲓ ⲙ̀ⲡ̀ⲟⲩⲣⲟ:</w:t>
            </w:r>
          </w:p>
          <w:p w14:paraId="723EACC5" w14:textId="77777777" w:rsidR="00D3361E" w:rsidRDefault="00D3361E" w:rsidP="00D3361E">
            <w:pPr>
              <w:pStyle w:val="CopticVersemulti-line"/>
            </w:pPr>
            <w:r>
              <w:t>ⲁϥⲥⲁϫⲓ ⲉ̀ⲡⲉⲛⲓϣϯ ⲛ̀ⲧⲁⲓⲟ:</w:t>
            </w:r>
          </w:p>
          <w:p w14:paraId="3A4725E6" w14:textId="77777777" w:rsidR="00D3361E" w:rsidRDefault="00D3361E" w:rsidP="00D3361E">
            <w:pPr>
              <w:pStyle w:val="CopticVersemulti-line"/>
            </w:pPr>
            <w:r>
              <w:t>ϧⲉⲛ ⲡⲓϫⲱ ⲛ̀ⲧⲉ ⲛⲓϫⲱ:</w:t>
            </w:r>
          </w:p>
          <w:p w14:paraId="3209ADE2" w14:textId="182D6557" w:rsidR="00D3361E" w:rsidRPr="005130A7" w:rsidRDefault="00D3361E" w:rsidP="002758BE">
            <w:pPr>
              <w:pStyle w:val="CopticHangingVerse"/>
            </w:pPr>
            <w:r>
              <w:t>ⲱ̀ Ⲙⲁⲣⲓⲁ ϯⲑⲉⲟⲧⲟⲕⲟⲥ.</w:t>
            </w:r>
          </w:p>
        </w:tc>
      </w:tr>
      <w:tr w:rsidR="002758BE" w14:paraId="2F1B6431" w14:textId="77777777" w:rsidTr="002758BE">
        <w:trPr>
          <w:cantSplit/>
          <w:jc w:val="center"/>
        </w:trPr>
        <w:tc>
          <w:tcPr>
            <w:tcW w:w="288" w:type="dxa"/>
          </w:tcPr>
          <w:p w14:paraId="6C7435E9" w14:textId="24F78EA8" w:rsidR="002758BE" w:rsidRDefault="002758BE" w:rsidP="002758BE">
            <w:pPr>
              <w:pStyle w:val="CopticCross"/>
            </w:pPr>
            <w:r w:rsidRPr="00FB5ACB">
              <w:t>¿</w:t>
            </w:r>
          </w:p>
        </w:tc>
        <w:tc>
          <w:tcPr>
            <w:tcW w:w="3960" w:type="dxa"/>
          </w:tcPr>
          <w:p w14:paraId="55FAAC81" w14:textId="77777777" w:rsidR="002758BE" w:rsidRDefault="00454778" w:rsidP="00454778">
            <w:pPr>
              <w:pStyle w:val="EngHang"/>
            </w:pPr>
            <w:r>
              <w:t>You are worth of all honour,</w:t>
            </w:r>
          </w:p>
          <w:p w14:paraId="3DA69F3D" w14:textId="77777777" w:rsidR="00454778" w:rsidRDefault="00454778" w:rsidP="00454778">
            <w:pPr>
              <w:pStyle w:val="EngHang"/>
            </w:pPr>
            <w:r>
              <w:t>O Queen, Mother of the King.</w:t>
            </w:r>
          </w:p>
          <w:p w14:paraId="41F3EEAC" w14:textId="77777777" w:rsidR="00454778" w:rsidRDefault="00454778" w:rsidP="00454778">
            <w:pPr>
              <w:pStyle w:val="EngHang"/>
            </w:pPr>
            <w:r>
              <w:t>The angels praise you,</w:t>
            </w:r>
          </w:p>
          <w:p w14:paraId="790A5B45" w14:textId="250C009A" w:rsidR="00454778" w:rsidRPr="0078672A" w:rsidRDefault="00454778" w:rsidP="002758BE">
            <w:pPr>
              <w:pStyle w:val="EngHangEnd"/>
            </w:pPr>
            <w:r>
              <w:t>O Mary the Theotokos.</w:t>
            </w:r>
          </w:p>
        </w:tc>
        <w:tc>
          <w:tcPr>
            <w:tcW w:w="288" w:type="dxa"/>
          </w:tcPr>
          <w:p w14:paraId="1D5C5B1B" w14:textId="77777777" w:rsidR="002758BE" w:rsidRDefault="002758BE" w:rsidP="002758BE"/>
        </w:tc>
        <w:tc>
          <w:tcPr>
            <w:tcW w:w="288" w:type="dxa"/>
          </w:tcPr>
          <w:p w14:paraId="7B1FEA28" w14:textId="77777777" w:rsidR="002758BE" w:rsidRDefault="002758BE" w:rsidP="002758BE">
            <w:pPr>
              <w:pStyle w:val="CopticCross"/>
            </w:pPr>
            <w:r w:rsidRPr="00FB5ACB">
              <w:t>¿</w:t>
            </w:r>
          </w:p>
        </w:tc>
        <w:tc>
          <w:tcPr>
            <w:tcW w:w="3960" w:type="dxa"/>
          </w:tcPr>
          <w:p w14:paraId="2D61F82E" w14:textId="77777777" w:rsidR="002758BE" w:rsidRDefault="00D3361E" w:rsidP="00D3361E">
            <w:pPr>
              <w:pStyle w:val="CopticVersemulti-line"/>
            </w:pPr>
            <w:r>
              <w:t>Ⲧⲁⲓⲟ ⲛⲓⲃⲉⲛ ⲉⲩⲧⲟⲙⲓ ⲉ̀ⲣⲟ:</w:t>
            </w:r>
          </w:p>
          <w:p w14:paraId="6647DC63" w14:textId="77777777" w:rsidR="00D3361E" w:rsidRDefault="00D3361E" w:rsidP="00D3361E">
            <w:pPr>
              <w:pStyle w:val="CopticVersemulti-line"/>
            </w:pPr>
            <w:r>
              <w:t>ⲱ̀ ϯⲟⲩⲣⲟ ⲑ̀ⲙⲁⲩ ⲙ̀ⲡⲓⲟⲩⲣⲟ:</w:t>
            </w:r>
          </w:p>
          <w:p w14:paraId="3DDAE182" w14:textId="77777777" w:rsidR="00D3361E" w:rsidRDefault="00D3361E" w:rsidP="00D3361E">
            <w:pPr>
              <w:pStyle w:val="CopticVersemulti-line"/>
            </w:pPr>
            <w:r>
              <w:t>ⲛⲓⲁⲅⲅⲉⲗⲟⲥ ⲉⲩϩⲱⲥ ⲉ̀ⲣⲟ:</w:t>
            </w:r>
          </w:p>
          <w:p w14:paraId="3530E058" w14:textId="47626DB2" w:rsidR="00D3361E" w:rsidRPr="005130A7" w:rsidRDefault="00D3361E" w:rsidP="002758BE">
            <w:pPr>
              <w:pStyle w:val="CopticHangingVerse"/>
            </w:pPr>
            <w:r>
              <w:t>ⲱ̀ Ⲙⲁⲣⲓⲁ ϯⲑⲉⲟⲧⲟⲕⲟⲥ.</w:t>
            </w:r>
          </w:p>
        </w:tc>
      </w:tr>
      <w:tr w:rsidR="002758BE" w14:paraId="27F8DC02" w14:textId="77777777" w:rsidTr="002758BE">
        <w:trPr>
          <w:cantSplit/>
          <w:jc w:val="center"/>
        </w:trPr>
        <w:tc>
          <w:tcPr>
            <w:tcW w:w="288" w:type="dxa"/>
          </w:tcPr>
          <w:p w14:paraId="48DF6592" w14:textId="461815E0" w:rsidR="002758BE" w:rsidRDefault="002758BE" w:rsidP="002758BE">
            <w:pPr>
              <w:pStyle w:val="CopticCross"/>
            </w:pPr>
            <w:r w:rsidRPr="00FB5ACB">
              <w:t>¿</w:t>
            </w:r>
          </w:p>
        </w:tc>
        <w:tc>
          <w:tcPr>
            <w:tcW w:w="3960" w:type="dxa"/>
          </w:tcPr>
          <w:p w14:paraId="587FDFB2" w14:textId="77777777" w:rsidR="002758BE" w:rsidRDefault="00454778" w:rsidP="00454778">
            <w:pPr>
              <w:pStyle w:val="EngHang"/>
            </w:pPr>
            <w:r>
              <w:t>The Son of God chose you,</w:t>
            </w:r>
          </w:p>
          <w:p w14:paraId="1F14E13F" w14:textId="77777777" w:rsidR="00454778" w:rsidRDefault="00454778" w:rsidP="00454778">
            <w:pPr>
              <w:pStyle w:val="EngHang"/>
            </w:pPr>
            <w:r>
              <w:t>And dwelt in you,</w:t>
            </w:r>
          </w:p>
          <w:p w14:paraId="70F3256C" w14:textId="77777777" w:rsidR="00454778" w:rsidRDefault="00454778" w:rsidP="00454778">
            <w:pPr>
              <w:pStyle w:val="EngHang"/>
            </w:pPr>
            <w:r>
              <w:t>For you were worth of the honour,</w:t>
            </w:r>
          </w:p>
          <w:p w14:paraId="5F2D53A8" w14:textId="13B753C9" w:rsidR="00454778" w:rsidRDefault="00454778" w:rsidP="002758BE">
            <w:pPr>
              <w:pStyle w:val="EngHangEnd"/>
            </w:pPr>
            <w:r>
              <w:t>O Mary the Theotokos.</w:t>
            </w:r>
          </w:p>
        </w:tc>
        <w:tc>
          <w:tcPr>
            <w:tcW w:w="288" w:type="dxa"/>
          </w:tcPr>
          <w:p w14:paraId="68EF41E0" w14:textId="77777777" w:rsidR="002758BE" w:rsidRDefault="002758BE" w:rsidP="002758BE"/>
        </w:tc>
        <w:tc>
          <w:tcPr>
            <w:tcW w:w="288" w:type="dxa"/>
          </w:tcPr>
          <w:p w14:paraId="3DBF1327" w14:textId="77777777" w:rsidR="002758BE" w:rsidRDefault="002758BE" w:rsidP="002758BE">
            <w:pPr>
              <w:pStyle w:val="CopticCross"/>
            </w:pPr>
            <w:r w:rsidRPr="00FB5ACB">
              <w:t>¿</w:t>
            </w:r>
          </w:p>
        </w:tc>
        <w:tc>
          <w:tcPr>
            <w:tcW w:w="3960" w:type="dxa"/>
          </w:tcPr>
          <w:p w14:paraId="513EBDB7" w14:textId="77777777" w:rsidR="002758BE" w:rsidRDefault="00D3361E" w:rsidP="00D3361E">
            <w:pPr>
              <w:pStyle w:val="CopticVersemulti-line"/>
            </w:pPr>
            <w:r>
              <w:t>Ⲩⲓⲟⲥ Ⲑⲉⲟⲥ ⲁϥⲥⲱⲧⲡ ⲙ̀ⲙⲟ:</w:t>
            </w:r>
          </w:p>
          <w:p w14:paraId="034A984D" w14:textId="77777777" w:rsidR="00D3361E" w:rsidRDefault="00D3361E" w:rsidP="00D3361E">
            <w:pPr>
              <w:pStyle w:val="CopticVersemulti-line"/>
            </w:pPr>
            <w:r>
              <w:t>ⲟⲩⲟϩ ⲁϥϣⲱⲡⲓ ⲥⲁϧⲟⲩⲛ ⲙ̀ⲙⲟ:</w:t>
            </w:r>
          </w:p>
          <w:p w14:paraId="2501952D" w14:textId="77777777" w:rsidR="00D3361E" w:rsidRDefault="00D3361E" w:rsidP="00D3361E">
            <w:pPr>
              <w:pStyle w:val="CopticVersemulti-line"/>
            </w:pPr>
            <w:r>
              <w:t>ϫⲉ ⲁ̀ⲣⲉ ⲙ̀ⲡ̀ϣⲁ ⲙ̀ⲡⲓⲧⲁⲓⲟ:</w:t>
            </w:r>
          </w:p>
          <w:p w14:paraId="77B2F89F" w14:textId="3C2279C2" w:rsidR="00D3361E" w:rsidRPr="005130A7" w:rsidRDefault="00D3361E" w:rsidP="002758BE">
            <w:pPr>
              <w:pStyle w:val="CopticHangingVerse"/>
            </w:pPr>
            <w:r>
              <w:t>ⲱ̀ Ⲙⲁⲣⲓⲁ ϯⲑⲉⲟⲧⲟⲕⲟⲥ.</w:t>
            </w:r>
          </w:p>
        </w:tc>
      </w:tr>
      <w:tr w:rsidR="002758BE" w14:paraId="209CD71C" w14:textId="77777777" w:rsidTr="002758BE">
        <w:trPr>
          <w:cantSplit/>
          <w:jc w:val="center"/>
        </w:trPr>
        <w:tc>
          <w:tcPr>
            <w:tcW w:w="288" w:type="dxa"/>
          </w:tcPr>
          <w:p w14:paraId="111CF01A" w14:textId="3AEF91C0" w:rsidR="002758BE" w:rsidRDefault="002758BE" w:rsidP="002758BE">
            <w:pPr>
              <w:pStyle w:val="CopticCross"/>
            </w:pPr>
          </w:p>
        </w:tc>
        <w:tc>
          <w:tcPr>
            <w:tcW w:w="3960" w:type="dxa"/>
          </w:tcPr>
          <w:p w14:paraId="7B16021C" w14:textId="77777777" w:rsidR="002758BE" w:rsidRDefault="00454778" w:rsidP="00454778">
            <w:pPr>
              <w:pStyle w:val="EngHang"/>
            </w:pPr>
            <w:r>
              <w:t>God is glorified</w:t>
            </w:r>
          </w:p>
          <w:p w14:paraId="5DAAC617" w14:textId="77777777" w:rsidR="00454778" w:rsidRDefault="00454778" w:rsidP="00454778">
            <w:pPr>
              <w:pStyle w:val="EngHang"/>
            </w:pPr>
            <w:r>
              <w:t>In the counsel of His saints.</w:t>
            </w:r>
          </w:p>
          <w:p w14:paraId="348E41B5" w14:textId="3FF330C7" w:rsidR="00454778" w:rsidRDefault="00454778" w:rsidP="00454778">
            <w:pPr>
              <w:pStyle w:val="EngHang"/>
            </w:pPr>
            <w:r>
              <w:t>The pure Virgin was pleasing to Him,</w:t>
            </w:r>
          </w:p>
          <w:p w14:paraId="1525D057" w14:textId="2FA09EA7" w:rsidR="00454778" w:rsidRDefault="00454778" w:rsidP="002758BE">
            <w:pPr>
              <w:pStyle w:val="EngHangEnd"/>
            </w:pPr>
            <w:r>
              <w:t>O Mary the Theotokos.</w:t>
            </w:r>
          </w:p>
        </w:tc>
        <w:tc>
          <w:tcPr>
            <w:tcW w:w="288" w:type="dxa"/>
          </w:tcPr>
          <w:p w14:paraId="66B66847" w14:textId="77777777" w:rsidR="002758BE" w:rsidRDefault="002758BE" w:rsidP="002758BE"/>
        </w:tc>
        <w:tc>
          <w:tcPr>
            <w:tcW w:w="288" w:type="dxa"/>
          </w:tcPr>
          <w:p w14:paraId="7ECB615A" w14:textId="77777777" w:rsidR="002758BE" w:rsidRDefault="002758BE" w:rsidP="002758BE">
            <w:pPr>
              <w:pStyle w:val="CopticCross"/>
            </w:pPr>
          </w:p>
        </w:tc>
        <w:tc>
          <w:tcPr>
            <w:tcW w:w="3960" w:type="dxa"/>
          </w:tcPr>
          <w:p w14:paraId="55DD43E4" w14:textId="77777777" w:rsidR="002758BE" w:rsidRDefault="00D3361E" w:rsidP="00D3361E">
            <w:pPr>
              <w:pStyle w:val="CopticVersemulti-line"/>
            </w:pPr>
            <w:r>
              <w:t>Ⲫⲛⲟⲩϯ ⲫⲏⲉⲧⲟⲩϯⲱ̀ⲟⲩ ⲛⲁϥ:</w:t>
            </w:r>
          </w:p>
          <w:p w14:paraId="018809C7" w14:textId="77777777" w:rsidR="00D3361E" w:rsidRDefault="00D3361E" w:rsidP="00D3361E">
            <w:pPr>
              <w:pStyle w:val="CopticVersemulti-line"/>
            </w:pPr>
            <w:r>
              <w:t>ϧⲉⲛ ⲡ̀ⲥⲟϭⲛⲓ ⲛ̀ⲧⲉ ⲛⲓⲉⲑⲟⲩⲁⲃ:</w:t>
            </w:r>
          </w:p>
          <w:p w14:paraId="41485EDA" w14:textId="77777777" w:rsidR="00D3361E" w:rsidRDefault="00D3361E" w:rsidP="00D3361E">
            <w:pPr>
              <w:pStyle w:val="CopticVersemulti-line"/>
            </w:pPr>
            <w:r>
              <w:t>ⲛ̀ⲧⲁϥ: ϯⲁ̀ⲧⲓⲁ ⲙ̀ⲡⲁⲣⲑⲉⲛⲟⲥ ⲁⲥⲣⲁⲛⲁϥ:</w:t>
            </w:r>
          </w:p>
          <w:p w14:paraId="37039CA2" w14:textId="78D6F086" w:rsidR="00D3361E" w:rsidRPr="005130A7" w:rsidRDefault="00D3361E" w:rsidP="002758BE">
            <w:pPr>
              <w:pStyle w:val="CopticHangingVerse"/>
            </w:pPr>
            <w:r>
              <w:t>Ⲙⲁⲣⲓⲁ ϯⲑⲉⲟⲧⲟⲕⲟⲥ.</w:t>
            </w:r>
          </w:p>
        </w:tc>
      </w:tr>
      <w:tr w:rsidR="002758BE" w14:paraId="7F87A923" w14:textId="77777777" w:rsidTr="002758BE">
        <w:trPr>
          <w:cantSplit/>
          <w:jc w:val="center"/>
        </w:trPr>
        <w:tc>
          <w:tcPr>
            <w:tcW w:w="288" w:type="dxa"/>
          </w:tcPr>
          <w:p w14:paraId="3BF501FF" w14:textId="507B9219" w:rsidR="002758BE" w:rsidRDefault="002758BE" w:rsidP="002758BE">
            <w:pPr>
              <w:pStyle w:val="CopticCross"/>
            </w:pPr>
          </w:p>
        </w:tc>
        <w:tc>
          <w:tcPr>
            <w:tcW w:w="3960" w:type="dxa"/>
          </w:tcPr>
          <w:p w14:paraId="6FA32066" w14:textId="77777777" w:rsidR="002758BE" w:rsidRDefault="00454778" w:rsidP="00454778">
            <w:pPr>
              <w:pStyle w:val="EngHang"/>
            </w:pPr>
            <w:r>
              <w:t>Hail to the mountain from which was cut</w:t>
            </w:r>
          </w:p>
          <w:p w14:paraId="1DB6516A" w14:textId="77777777" w:rsidR="00454778" w:rsidRDefault="00454778" w:rsidP="00454778">
            <w:pPr>
              <w:pStyle w:val="EngHang"/>
            </w:pPr>
            <w:r>
              <w:t>The stone without human hands.</w:t>
            </w:r>
          </w:p>
          <w:p w14:paraId="12265262" w14:textId="77777777" w:rsidR="00454778" w:rsidRDefault="00454778" w:rsidP="00454778">
            <w:pPr>
              <w:pStyle w:val="EngHang"/>
            </w:pPr>
            <w:r>
              <w:t>You guide all virgins,</w:t>
            </w:r>
          </w:p>
          <w:p w14:paraId="15ABC4DE" w14:textId="3D88E79C" w:rsidR="00454778" w:rsidRDefault="00454778" w:rsidP="002758BE">
            <w:pPr>
              <w:pStyle w:val="EngHangEnd"/>
            </w:pPr>
            <w:r>
              <w:t>O Mary the Theotokos.</w:t>
            </w:r>
          </w:p>
        </w:tc>
        <w:tc>
          <w:tcPr>
            <w:tcW w:w="288" w:type="dxa"/>
          </w:tcPr>
          <w:p w14:paraId="79AC2B12" w14:textId="77777777" w:rsidR="002758BE" w:rsidRDefault="002758BE" w:rsidP="002758BE"/>
        </w:tc>
        <w:tc>
          <w:tcPr>
            <w:tcW w:w="288" w:type="dxa"/>
          </w:tcPr>
          <w:p w14:paraId="5CFD5B1B" w14:textId="77777777" w:rsidR="002758BE" w:rsidRDefault="002758BE" w:rsidP="002758BE">
            <w:pPr>
              <w:pStyle w:val="CopticCross"/>
            </w:pPr>
          </w:p>
        </w:tc>
        <w:tc>
          <w:tcPr>
            <w:tcW w:w="3960" w:type="dxa"/>
          </w:tcPr>
          <w:p w14:paraId="38B31CB7" w14:textId="77777777" w:rsidR="002758BE" w:rsidRDefault="00D3361E" w:rsidP="00D3361E">
            <w:pPr>
              <w:pStyle w:val="CopticVersemulti-line"/>
            </w:pPr>
            <w:r>
              <w:t>Ⲭⲉⲣⲉ ⲡⲓⲧⲱⲟⲩ ⲫⲏⲉ̀ⲧⲁ ⲡⲓⲱ̀ⲛⲓ:</w:t>
            </w:r>
          </w:p>
          <w:p w14:paraId="138E2367" w14:textId="028AB60E" w:rsidR="00D3361E" w:rsidRDefault="00D3361E" w:rsidP="00D3361E">
            <w:pPr>
              <w:pStyle w:val="CopticVersemulti-line"/>
            </w:pPr>
            <w:r>
              <w:t>ϣⲁⲧϩⲓⲱⲧϥ ⲁϭⲛⲉ ϫⲓϫ ⲛ̀ⲣⲱⲙⲓ:</w:t>
            </w:r>
          </w:p>
          <w:p w14:paraId="475618A3" w14:textId="77777777" w:rsidR="00D3361E" w:rsidRDefault="00D3361E" w:rsidP="00D3361E">
            <w:pPr>
              <w:pStyle w:val="CopticVersemulti-line"/>
            </w:pPr>
            <w:r>
              <w:t>ⲛⲓⲡⲁⲣⲑⲉⲛⲟⲥ ⲧⲏⲣⲟⲩ ⲁ̀ⲣⲉ ⲉⲣϩⲉⲙⲓ:</w:t>
            </w:r>
          </w:p>
          <w:p w14:paraId="1A5665AF" w14:textId="07A7B32B" w:rsidR="00D3361E" w:rsidRPr="005130A7" w:rsidRDefault="00D3361E" w:rsidP="002758BE">
            <w:pPr>
              <w:pStyle w:val="CopticHangingVerse"/>
            </w:pPr>
            <w:r>
              <w:t>Ⲙⲁⲣⲓⲁ ϯⲑⲉⲟⲧⲟⲕⲟⲥ.</w:t>
            </w:r>
          </w:p>
        </w:tc>
      </w:tr>
      <w:tr w:rsidR="002758BE" w14:paraId="7129E57B" w14:textId="77777777" w:rsidTr="002758BE">
        <w:trPr>
          <w:cantSplit/>
          <w:jc w:val="center"/>
        </w:trPr>
        <w:tc>
          <w:tcPr>
            <w:tcW w:w="288" w:type="dxa"/>
          </w:tcPr>
          <w:p w14:paraId="12709742" w14:textId="63332E6D" w:rsidR="002758BE" w:rsidRPr="003209AF" w:rsidRDefault="002758BE" w:rsidP="002758BE">
            <w:pPr>
              <w:pStyle w:val="CopticCross"/>
              <w:rPr>
                <w:b/>
              </w:rPr>
            </w:pPr>
            <w:r w:rsidRPr="00FB5ACB">
              <w:lastRenderedPageBreak/>
              <w:t>¿</w:t>
            </w:r>
          </w:p>
        </w:tc>
        <w:tc>
          <w:tcPr>
            <w:tcW w:w="3960" w:type="dxa"/>
          </w:tcPr>
          <w:p w14:paraId="482A279C" w14:textId="77777777" w:rsidR="002758BE" w:rsidRDefault="00454778" w:rsidP="00454778">
            <w:pPr>
              <w:pStyle w:val="EngHang"/>
            </w:pPr>
            <w:r>
              <w:t>The adornment of the Church,</w:t>
            </w:r>
          </w:p>
          <w:p w14:paraId="380E4CAB" w14:textId="77777777" w:rsidR="00454778" w:rsidRDefault="00454778" w:rsidP="00454778">
            <w:pPr>
              <w:pStyle w:val="EngHang"/>
            </w:pPr>
            <w:r>
              <w:t>The pride of virginity,</w:t>
            </w:r>
          </w:p>
          <w:p w14:paraId="734C31FA" w14:textId="77777777" w:rsidR="00454778" w:rsidRDefault="00454778" w:rsidP="00454778">
            <w:pPr>
              <w:pStyle w:val="EngHang"/>
            </w:pPr>
            <w:r>
              <w:t>The true and chaste Queen,</w:t>
            </w:r>
          </w:p>
          <w:p w14:paraId="2188219A" w14:textId="4DBF2683" w:rsidR="00454778" w:rsidRDefault="00454778" w:rsidP="002758BE">
            <w:pPr>
              <w:pStyle w:val="EngHangEnd"/>
            </w:pPr>
            <w:r>
              <w:t>O Mary the Theotokos.</w:t>
            </w:r>
          </w:p>
        </w:tc>
        <w:tc>
          <w:tcPr>
            <w:tcW w:w="288" w:type="dxa"/>
          </w:tcPr>
          <w:p w14:paraId="7E7DCD1C" w14:textId="77777777" w:rsidR="002758BE" w:rsidRDefault="002758BE" w:rsidP="002758BE"/>
        </w:tc>
        <w:tc>
          <w:tcPr>
            <w:tcW w:w="288" w:type="dxa"/>
          </w:tcPr>
          <w:p w14:paraId="3B32B44B" w14:textId="77777777" w:rsidR="002758BE" w:rsidRDefault="002758BE" w:rsidP="002758BE">
            <w:pPr>
              <w:pStyle w:val="CopticCross"/>
            </w:pPr>
            <w:r w:rsidRPr="00FB5ACB">
              <w:t>¿</w:t>
            </w:r>
          </w:p>
        </w:tc>
        <w:tc>
          <w:tcPr>
            <w:tcW w:w="3960" w:type="dxa"/>
          </w:tcPr>
          <w:p w14:paraId="5EA451D4" w14:textId="77777777" w:rsidR="002758BE" w:rsidRDefault="00D3361E" w:rsidP="00D3361E">
            <w:pPr>
              <w:pStyle w:val="CopticVersemulti-line"/>
            </w:pPr>
            <w:r>
              <w:t>Ⲯⲟⲗⲥⲉⲗ ⲛ̀ⲧⲉ ϯⲉⲕⲕⲗⲏⲥⲓⲁ:</w:t>
            </w:r>
          </w:p>
          <w:p w14:paraId="4920CE3F" w14:textId="77777777" w:rsidR="00D3361E" w:rsidRDefault="00D3361E" w:rsidP="00D3361E">
            <w:pPr>
              <w:pStyle w:val="CopticVersemulti-line"/>
            </w:pPr>
            <w:r>
              <w:t>ⲛⲉⲙ ⲡ̀ϣⲟⲩϣⲟⲩ ⲛ̀ⲧⲉ ϯⲡⲁⲣⲑⲉⲛⲓⲁ:</w:t>
            </w:r>
          </w:p>
          <w:p w14:paraId="58AB5704" w14:textId="77777777" w:rsidR="00D3361E" w:rsidRDefault="00D3361E" w:rsidP="00D3361E">
            <w:pPr>
              <w:pStyle w:val="CopticVersemulti-line"/>
            </w:pPr>
            <w:r>
              <w:t>ϯⲟⲩⲣⲱ ⲙ̀ⲙⲏⲓ ⲛⲉⲙ ϯⲁ̀ⲅⲛⲓⲁ:</w:t>
            </w:r>
          </w:p>
          <w:p w14:paraId="0F029564" w14:textId="1CF91340" w:rsidR="00D3361E" w:rsidRPr="005130A7" w:rsidRDefault="00D3361E" w:rsidP="002758BE">
            <w:pPr>
              <w:pStyle w:val="CopticHangingVerse"/>
            </w:pPr>
            <w:r>
              <w:t>ⲧⲉ Ⲙⲁⲣⲓⲁ ϯⲑⲉⲟⲧⲟⲕⲟⲥ.</w:t>
            </w:r>
          </w:p>
        </w:tc>
      </w:tr>
      <w:tr w:rsidR="002758BE" w14:paraId="3D38BAE2" w14:textId="77777777" w:rsidTr="002758BE">
        <w:trPr>
          <w:cantSplit/>
          <w:jc w:val="center"/>
        </w:trPr>
        <w:tc>
          <w:tcPr>
            <w:tcW w:w="288" w:type="dxa"/>
          </w:tcPr>
          <w:p w14:paraId="6F559CD0" w14:textId="4D2634A9" w:rsidR="002758BE" w:rsidRDefault="002758BE" w:rsidP="002758BE">
            <w:pPr>
              <w:pStyle w:val="CopticCross"/>
            </w:pPr>
            <w:r w:rsidRPr="00FB5ACB">
              <w:t>¿</w:t>
            </w:r>
          </w:p>
        </w:tc>
        <w:tc>
          <w:tcPr>
            <w:tcW w:w="3960" w:type="dxa"/>
          </w:tcPr>
          <w:p w14:paraId="546E982A" w14:textId="77777777" w:rsidR="002758BE" w:rsidRDefault="00552156" w:rsidP="00552156">
            <w:pPr>
              <w:pStyle w:val="EngHang"/>
            </w:pPr>
            <w:r>
              <w:t>O pure Tent,</w:t>
            </w:r>
          </w:p>
          <w:p w14:paraId="31D06950" w14:textId="77777777" w:rsidR="00552156" w:rsidRDefault="00552156" w:rsidP="00552156">
            <w:pPr>
              <w:pStyle w:val="EngHang"/>
            </w:pPr>
            <w:r>
              <w:t>O serene Virgin,</w:t>
            </w:r>
          </w:p>
          <w:p w14:paraId="70A586AE" w14:textId="77777777" w:rsidR="00552156" w:rsidRDefault="00552156" w:rsidP="00552156">
            <w:pPr>
              <w:pStyle w:val="EngHang"/>
            </w:pPr>
            <w:r>
              <w:t>The Mother of God the Logos,</w:t>
            </w:r>
          </w:p>
          <w:p w14:paraId="138CB831" w14:textId="60EE8054" w:rsidR="00552156" w:rsidRDefault="00552156" w:rsidP="002758BE">
            <w:pPr>
              <w:pStyle w:val="EngHangEnd"/>
            </w:pPr>
            <w:r>
              <w:t>O Mary the Theotokos.</w:t>
            </w:r>
          </w:p>
        </w:tc>
        <w:tc>
          <w:tcPr>
            <w:tcW w:w="288" w:type="dxa"/>
          </w:tcPr>
          <w:p w14:paraId="1882F5F0" w14:textId="77777777" w:rsidR="002758BE" w:rsidRDefault="002758BE" w:rsidP="002758BE"/>
        </w:tc>
        <w:tc>
          <w:tcPr>
            <w:tcW w:w="288" w:type="dxa"/>
          </w:tcPr>
          <w:p w14:paraId="7321AC43" w14:textId="77777777" w:rsidR="002758BE" w:rsidRDefault="002758BE" w:rsidP="002758BE">
            <w:pPr>
              <w:pStyle w:val="CopticCross"/>
            </w:pPr>
            <w:r w:rsidRPr="00FB5ACB">
              <w:t>¿</w:t>
            </w:r>
          </w:p>
        </w:tc>
        <w:tc>
          <w:tcPr>
            <w:tcW w:w="3960" w:type="dxa"/>
          </w:tcPr>
          <w:p w14:paraId="141B905F" w14:textId="77777777" w:rsidR="002758BE" w:rsidRDefault="00D3361E" w:rsidP="00D3361E">
            <w:pPr>
              <w:pStyle w:val="CopticVersemulti-line"/>
            </w:pPr>
            <w:r>
              <w:t>Ⲱ ϯⲥ̀ⲕⲏⲛⲏ ⲛ̀ⲕⲁⲑⲁⲣⲟⲥ:</w:t>
            </w:r>
          </w:p>
          <w:p w14:paraId="5F2F81FA" w14:textId="77777777" w:rsidR="00D3361E" w:rsidRDefault="00D3361E" w:rsidP="00D3361E">
            <w:pPr>
              <w:pStyle w:val="CopticVersemulti-line"/>
            </w:pPr>
            <w:r>
              <w:t>ⲱ̀ ϯⲥⲉⲙⲛⲉ ⲙ̀ⲡⲁⲣⲑⲉⲛⲟⲥ:</w:t>
            </w:r>
          </w:p>
          <w:p w14:paraId="6FD94557" w14:textId="77777777" w:rsidR="00D3361E" w:rsidRDefault="00D3361E" w:rsidP="00D3361E">
            <w:pPr>
              <w:pStyle w:val="CopticVersemulti-line"/>
            </w:pPr>
            <w:r>
              <w:t>ⲑ̀ⲙⲁⲩ ⲙ̀Ⲫⲛⲟⲩϯ ⲡⲓⲗⲟⲅⲟⲥ:</w:t>
            </w:r>
          </w:p>
          <w:p w14:paraId="76B9492A" w14:textId="51D6FE0B" w:rsidR="00D3361E" w:rsidRPr="00384F62" w:rsidRDefault="00D3361E" w:rsidP="002758BE">
            <w:pPr>
              <w:pStyle w:val="CopticHangingVerse"/>
            </w:pPr>
            <w:r>
              <w:t>Ⲙⲁⲣⲓⲁ ϯⲑⲉⲟⲧⲕⲟⲥ.</w:t>
            </w:r>
          </w:p>
        </w:tc>
      </w:tr>
    </w:tbl>
    <w:p w14:paraId="45A80516" w14:textId="192CA624" w:rsidR="002758BE" w:rsidRPr="003D07AB" w:rsidRDefault="002758BE" w:rsidP="003D07AB">
      <w:pPr>
        <w:pStyle w:val="Rubric"/>
      </w:pPr>
    </w:p>
    <w:p w14:paraId="3CDA1374" w14:textId="375A2E44" w:rsidR="00960235" w:rsidRDefault="00960235" w:rsidP="00960235">
      <w:pPr>
        <w:pStyle w:val="Heading3"/>
      </w:pPr>
      <w:bookmarkStart w:id="1928" w:name="_Toc485884678"/>
      <w:r>
        <w:t>July 28 / Mesori 4: Consecration of the Church of St. Anthony</w:t>
      </w:r>
      <w:bookmarkEnd w:id="1928"/>
    </w:p>
    <w:p w14:paraId="15290CA7" w14:textId="1F8BD815" w:rsidR="00960235" w:rsidRPr="005B716A" w:rsidRDefault="00960235" w:rsidP="005B716A">
      <w:pPr>
        <w:pStyle w:val="Rubric"/>
      </w:pPr>
      <w:r>
        <w:t>See</w:t>
      </w:r>
      <w:r w:rsidR="006D6137">
        <w:t xml:space="preserve"> </w:t>
      </w:r>
      <w:r w:rsidR="006D6137">
        <w:fldChar w:fldCharType="begin"/>
      </w:r>
      <w:r w:rsidR="006D6137">
        <w:instrText xml:space="preserve"> REF _Ref485109335 \h </w:instrText>
      </w:r>
      <w:r w:rsidR="006D6137">
        <w:fldChar w:fldCharType="separate"/>
      </w:r>
      <w:r w:rsidR="000E2EAC">
        <w:t>January 17 (18) / Tobi 22: St. Anthony the Great</w:t>
      </w:r>
      <w:r w:rsidR="006D6137">
        <w:fldChar w:fldCharType="end"/>
      </w:r>
      <w:r w:rsidR="00237D47">
        <w:t>, page</w:t>
      </w:r>
      <w:bookmarkEnd w:id="1868"/>
      <w:r w:rsidR="006D6137">
        <w:t xml:space="preserve"> </w:t>
      </w:r>
      <w:r w:rsidR="006D6137">
        <w:fldChar w:fldCharType="begin"/>
      </w:r>
      <w:r w:rsidR="006D6137">
        <w:instrText xml:space="preserve"> PAGEREF _Ref485109342 \h </w:instrText>
      </w:r>
      <w:r w:rsidR="006D6137">
        <w:fldChar w:fldCharType="separate"/>
      </w:r>
      <w:r w:rsidR="000E2EAC">
        <w:rPr>
          <w:noProof/>
        </w:rPr>
        <w:t>975</w:t>
      </w:r>
      <w:r w:rsidR="006D6137">
        <w:fldChar w:fldCharType="end"/>
      </w:r>
      <w:r>
        <w:t>.</w:t>
      </w:r>
    </w:p>
    <w:p w14:paraId="62D72F65" w14:textId="77777777" w:rsidR="00495F1A" w:rsidRPr="00980D99" w:rsidRDefault="00495F1A" w:rsidP="00495F1A">
      <w:pPr>
        <w:pStyle w:val="Heading2"/>
        <w:rPr>
          <w:lang w:val="en-US"/>
        </w:rPr>
      </w:pPr>
      <w:bookmarkStart w:id="1929" w:name="_Toc485884456"/>
      <w:bookmarkStart w:id="1930" w:name="August"/>
      <w:r>
        <w:lastRenderedPageBreak/>
        <w:t>August</w:t>
      </w:r>
      <w:bookmarkEnd w:id="1915"/>
      <w:bookmarkEnd w:id="1916"/>
      <w:bookmarkEnd w:id="191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929"/>
    </w:p>
    <w:bookmarkStart w:id="1931" w:name="_Toc410196967" w:displacedByCustomXml="next"/>
    <w:bookmarkStart w:id="1932" w:name="_Toc410196465" w:displacedByCustomXml="next"/>
    <w:bookmarkStart w:id="1933" w:name="_Toc410196223" w:displacedByCustomXml="next"/>
    <w:sdt>
      <w:sdtPr>
        <w:id w:val="-1335066635"/>
        <w:docPartObj>
          <w:docPartGallery w:val="Table of Contents"/>
          <w:docPartUnique/>
        </w:docPartObj>
      </w:sdtPr>
      <w:sdtEndPr>
        <w:rPr>
          <w:b/>
          <w:bCs/>
          <w:noProof/>
        </w:rPr>
      </w:sdtEndPr>
      <w:sdtContent>
        <w:p w14:paraId="7D0153AD" w14:textId="78A8C3C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85884679" w:history="1">
            <w:r w:rsidR="00710C7C" w:rsidRPr="005F780D">
              <w:rPr>
                <w:rStyle w:val="Hyperlink"/>
                <w:noProof/>
              </w:rPr>
              <w:t>August 1 / Mesori 8: The Confession of St. Peter</w:t>
            </w:r>
            <w:r w:rsidR="00710C7C">
              <w:rPr>
                <w:noProof/>
                <w:webHidden/>
              </w:rPr>
              <w:tab/>
            </w:r>
            <w:r w:rsidR="00710C7C">
              <w:rPr>
                <w:noProof/>
                <w:webHidden/>
              </w:rPr>
              <w:fldChar w:fldCharType="begin"/>
            </w:r>
            <w:r w:rsidR="00710C7C">
              <w:rPr>
                <w:noProof/>
                <w:webHidden/>
              </w:rPr>
              <w:instrText xml:space="preserve"> PAGEREF _Toc485884679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36F4110E" w14:textId="538F95C1" w:rsidR="00710C7C" w:rsidRDefault="00365E38">
          <w:pPr>
            <w:pStyle w:val="TOC3"/>
            <w:tabs>
              <w:tab w:val="right" w:leader="dot" w:pos="8846"/>
            </w:tabs>
            <w:rPr>
              <w:rFonts w:asciiTheme="minorHAnsi" w:eastAsiaTheme="minorEastAsia" w:hAnsiTheme="minorHAnsi"/>
              <w:noProof/>
              <w:sz w:val="22"/>
              <w:lang w:val="en-US"/>
            </w:rPr>
          </w:pPr>
          <w:hyperlink w:anchor="_Toc485884680" w:history="1">
            <w:r w:rsidR="00710C7C" w:rsidRPr="005F780D">
              <w:rPr>
                <w:rStyle w:val="Hyperlink"/>
                <w:noProof/>
              </w:rPr>
              <w:t>August 5 / Mesori 12: Commemoration of Archangel Michael</w:t>
            </w:r>
            <w:r w:rsidR="00710C7C">
              <w:rPr>
                <w:noProof/>
                <w:webHidden/>
              </w:rPr>
              <w:tab/>
            </w:r>
            <w:r w:rsidR="00710C7C">
              <w:rPr>
                <w:noProof/>
                <w:webHidden/>
              </w:rPr>
              <w:fldChar w:fldCharType="begin"/>
            </w:r>
            <w:r w:rsidR="00710C7C">
              <w:rPr>
                <w:noProof/>
                <w:webHidden/>
              </w:rPr>
              <w:instrText xml:space="preserve"> PAGEREF _Toc485884680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4C3F0DA4" w14:textId="756CE3E5" w:rsidR="00710C7C" w:rsidRDefault="00365E38">
          <w:pPr>
            <w:pStyle w:val="TOC3"/>
            <w:tabs>
              <w:tab w:val="right" w:leader="dot" w:pos="8846"/>
            </w:tabs>
            <w:rPr>
              <w:rFonts w:asciiTheme="minorHAnsi" w:eastAsiaTheme="minorEastAsia" w:hAnsiTheme="minorHAnsi"/>
              <w:noProof/>
              <w:sz w:val="22"/>
              <w:lang w:val="en-US"/>
            </w:rPr>
          </w:pPr>
          <w:hyperlink w:anchor="_Toc485884681" w:history="1">
            <w:r w:rsidR="00710C7C" w:rsidRPr="005F780D">
              <w:rPr>
                <w:rStyle w:val="Hyperlink"/>
                <w:noProof/>
              </w:rPr>
              <w:t>August 6 / Mesori 13: The Transfiguration</w:t>
            </w:r>
            <w:r w:rsidR="00710C7C">
              <w:rPr>
                <w:noProof/>
                <w:webHidden/>
              </w:rPr>
              <w:tab/>
            </w:r>
            <w:r w:rsidR="00710C7C">
              <w:rPr>
                <w:noProof/>
                <w:webHidden/>
              </w:rPr>
              <w:fldChar w:fldCharType="begin"/>
            </w:r>
            <w:r w:rsidR="00710C7C">
              <w:rPr>
                <w:noProof/>
                <w:webHidden/>
              </w:rPr>
              <w:instrText xml:space="preserve"> PAGEREF _Toc485884681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29FB3854" w14:textId="728A71E7" w:rsidR="00710C7C" w:rsidRDefault="00365E38">
          <w:pPr>
            <w:pStyle w:val="TOC3"/>
            <w:tabs>
              <w:tab w:val="right" w:leader="dot" w:pos="8846"/>
            </w:tabs>
            <w:rPr>
              <w:rFonts w:asciiTheme="minorHAnsi" w:eastAsiaTheme="minorEastAsia" w:hAnsiTheme="minorHAnsi"/>
              <w:noProof/>
              <w:sz w:val="22"/>
              <w:lang w:val="en-US"/>
            </w:rPr>
          </w:pPr>
          <w:hyperlink w:anchor="_Toc485884682" w:history="1">
            <w:r w:rsidR="00710C7C" w:rsidRPr="005F780D">
              <w:rPr>
                <w:rStyle w:val="Hyperlink"/>
                <w:noProof/>
              </w:rPr>
              <w:t>August 9 / Mesori 16: The Assumption of the Virgin</w:t>
            </w:r>
            <w:r w:rsidR="00710C7C">
              <w:rPr>
                <w:noProof/>
                <w:webHidden/>
              </w:rPr>
              <w:tab/>
            </w:r>
            <w:r w:rsidR="00710C7C">
              <w:rPr>
                <w:noProof/>
                <w:webHidden/>
              </w:rPr>
              <w:fldChar w:fldCharType="begin"/>
            </w:r>
            <w:r w:rsidR="00710C7C">
              <w:rPr>
                <w:noProof/>
                <w:webHidden/>
              </w:rPr>
              <w:instrText xml:space="preserve"> PAGEREF _Toc485884682 \h </w:instrText>
            </w:r>
            <w:r w:rsidR="00710C7C">
              <w:rPr>
                <w:noProof/>
                <w:webHidden/>
              </w:rPr>
            </w:r>
            <w:r w:rsidR="00710C7C">
              <w:rPr>
                <w:noProof/>
                <w:webHidden/>
              </w:rPr>
              <w:fldChar w:fldCharType="separate"/>
            </w:r>
            <w:r w:rsidR="000E2EAC">
              <w:rPr>
                <w:noProof/>
                <w:webHidden/>
              </w:rPr>
              <w:t>1116</w:t>
            </w:r>
            <w:r w:rsidR="00710C7C">
              <w:rPr>
                <w:noProof/>
                <w:webHidden/>
              </w:rPr>
              <w:fldChar w:fldCharType="end"/>
            </w:r>
          </w:hyperlink>
        </w:p>
        <w:p w14:paraId="25ACA9A3" w14:textId="7FF755BF" w:rsidR="00710C7C" w:rsidRDefault="00365E38">
          <w:pPr>
            <w:pStyle w:val="TOC3"/>
            <w:tabs>
              <w:tab w:val="right" w:leader="dot" w:pos="8846"/>
            </w:tabs>
            <w:rPr>
              <w:rFonts w:asciiTheme="minorHAnsi" w:eastAsiaTheme="minorEastAsia" w:hAnsiTheme="minorHAnsi"/>
              <w:noProof/>
              <w:sz w:val="22"/>
              <w:lang w:val="en-US"/>
            </w:rPr>
          </w:pPr>
          <w:hyperlink w:anchor="_Toc485884683" w:history="1">
            <w:r w:rsidR="00710C7C" w:rsidRPr="005F780D">
              <w:rPr>
                <w:rStyle w:val="Hyperlink"/>
                <w:noProof/>
              </w:rPr>
              <w:t>August 12 / Mesori 19: Translocation of the Relics of St. Macarius the Great</w:t>
            </w:r>
            <w:r w:rsidR="00710C7C">
              <w:rPr>
                <w:noProof/>
                <w:webHidden/>
              </w:rPr>
              <w:tab/>
            </w:r>
            <w:r w:rsidR="00710C7C">
              <w:rPr>
                <w:noProof/>
                <w:webHidden/>
              </w:rPr>
              <w:fldChar w:fldCharType="begin"/>
            </w:r>
            <w:r w:rsidR="00710C7C">
              <w:rPr>
                <w:noProof/>
                <w:webHidden/>
              </w:rPr>
              <w:instrText xml:space="preserve"> PAGEREF _Toc485884683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6BF491C0" w14:textId="248CD581" w:rsidR="00710C7C" w:rsidRDefault="00365E38">
          <w:pPr>
            <w:pStyle w:val="TOC3"/>
            <w:tabs>
              <w:tab w:val="right" w:leader="dot" w:pos="8846"/>
            </w:tabs>
            <w:rPr>
              <w:rFonts w:asciiTheme="minorHAnsi" w:eastAsiaTheme="minorEastAsia" w:hAnsiTheme="minorHAnsi"/>
              <w:noProof/>
              <w:sz w:val="22"/>
              <w:lang w:val="en-US"/>
            </w:rPr>
          </w:pPr>
          <w:hyperlink w:anchor="_Toc485884684" w:history="1">
            <w:r w:rsidR="00710C7C" w:rsidRPr="005F780D">
              <w:rPr>
                <w:rStyle w:val="Hyperlink"/>
                <w:noProof/>
              </w:rPr>
              <w:t>August 14 / Mesori 21: Commemoration of the Theotokos</w:t>
            </w:r>
            <w:r w:rsidR="00710C7C">
              <w:rPr>
                <w:noProof/>
                <w:webHidden/>
              </w:rPr>
              <w:tab/>
            </w:r>
            <w:r w:rsidR="00710C7C">
              <w:rPr>
                <w:noProof/>
                <w:webHidden/>
              </w:rPr>
              <w:fldChar w:fldCharType="begin"/>
            </w:r>
            <w:r w:rsidR="00710C7C">
              <w:rPr>
                <w:noProof/>
                <w:webHidden/>
              </w:rPr>
              <w:instrText xml:space="preserve"> PAGEREF _Toc485884684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20887427" w14:textId="506481E3" w:rsidR="00710C7C" w:rsidRDefault="00365E38">
          <w:pPr>
            <w:pStyle w:val="TOC3"/>
            <w:tabs>
              <w:tab w:val="right" w:leader="dot" w:pos="8846"/>
            </w:tabs>
            <w:rPr>
              <w:rFonts w:asciiTheme="minorHAnsi" w:eastAsiaTheme="minorEastAsia" w:hAnsiTheme="minorHAnsi"/>
              <w:noProof/>
              <w:sz w:val="22"/>
              <w:lang w:val="en-US"/>
            </w:rPr>
          </w:pPr>
          <w:hyperlink w:anchor="_Toc485884685" w:history="1">
            <w:r w:rsidR="00710C7C" w:rsidRPr="005F780D">
              <w:rPr>
                <w:rStyle w:val="Hyperlink"/>
                <w:noProof/>
              </w:rPr>
              <w:t>August 17 / Mesori 24: Departure of St. Takle Haymanot</w:t>
            </w:r>
            <w:r w:rsidR="00710C7C">
              <w:rPr>
                <w:noProof/>
                <w:webHidden/>
              </w:rPr>
              <w:tab/>
            </w:r>
            <w:r w:rsidR="00710C7C">
              <w:rPr>
                <w:noProof/>
                <w:webHidden/>
              </w:rPr>
              <w:fldChar w:fldCharType="begin"/>
            </w:r>
            <w:r w:rsidR="00710C7C">
              <w:rPr>
                <w:noProof/>
                <w:webHidden/>
              </w:rPr>
              <w:instrText xml:space="preserve"> PAGEREF _Toc485884685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2DDCCA52" w14:textId="7FC0E1F2" w:rsidR="00710C7C" w:rsidRDefault="00365E38">
          <w:pPr>
            <w:pStyle w:val="TOC3"/>
            <w:tabs>
              <w:tab w:val="right" w:leader="dot" w:pos="8846"/>
            </w:tabs>
            <w:rPr>
              <w:rFonts w:asciiTheme="minorHAnsi" w:eastAsiaTheme="minorEastAsia" w:hAnsiTheme="minorHAnsi"/>
              <w:noProof/>
              <w:sz w:val="22"/>
              <w:lang w:val="en-US"/>
            </w:rPr>
          </w:pPr>
          <w:hyperlink w:anchor="_Toc485884686" w:history="1">
            <w:r w:rsidR="00710C7C" w:rsidRPr="005F780D">
              <w:rPr>
                <w:rStyle w:val="Hyperlink"/>
                <w:noProof/>
              </w:rPr>
              <w:t>August 21 / Mesori 28: The Patriarchs: Abraham, Isaac, and Jacob</w:t>
            </w:r>
            <w:r w:rsidR="00710C7C">
              <w:rPr>
                <w:noProof/>
                <w:webHidden/>
              </w:rPr>
              <w:tab/>
            </w:r>
            <w:r w:rsidR="00710C7C">
              <w:rPr>
                <w:noProof/>
                <w:webHidden/>
              </w:rPr>
              <w:fldChar w:fldCharType="begin"/>
            </w:r>
            <w:r w:rsidR="00710C7C">
              <w:rPr>
                <w:noProof/>
                <w:webHidden/>
              </w:rPr>
              <w:instrText xml:space="preserve"> PAGEREF _Toc485884686 \h </w:instrText>
            </w:r>
            <w:r w:rsidR="00710C7C">
              <w:rPr>
                <w:noProof/>
                <w:webHidden/>
              </w:rPr>
            </w:r>
            <w:r w:rsidR="00710C7C">
              <w:rPr>
                <w:noProof/>
                <w:webHidden/>
              </w:rPr>
              <w:fldChar w:fldCharType="separate"/>
            </w:r>
            <w:r w:rsidR="000E2EAC">
              <w:rPr>
                <w:noProof/>
                <w:webHidden/>
              </w:rPr>
              <w:t>1128</w:t>
            </w:r>
            <w:r w:rsidR="00710C7C">
              <w:rPr>
                <w:noProof/>
                <w:webHidden/>
              </w:rPr>
              <w:fldChar w:fldCharType="end"/>
            </w:r>
          </w:hyperlink>
        </w:p>
        <w:p w14:paraId="0A4A7094" w14:textId="5FF5C9B6" w:rsidR="00710C7C" w:rsidRDefault="00365E38">
          <w:pPr>
            <w:pStyle w:val="TOC3"/>
            <w:tabs>
              <w:tab w:val="right" w:leader="dot" w:pos="8846"/>
            </w:tabs>
            <w:rPr>
              <w:rFonts w:asciiTheme="minorHAnsi" w:eastAsiaTheme="minorEastAsia" w:hAnsiTheme="minorHAnsi"/>
              <w:noProof/>
              <w:sz w:val="22"/>
              <w:lang w:val="en-US"/>
            </w:rPr>
          </w:pPr>
          <w:hyperlink w:anchor="_Toc485884687" w:history="1">
            <w:r w:rsidR="00710C7C" w:rsidRPr="005F780D">
              <w:rPr>
                <w:rStyle w:val="Hyperlink"/>
                <w:noProof/>
              </w:rPr>
              <w:t>August 22 / Mesori 29: Commemoration of the Annunciation, Nativity, and Resurrection on the 29</w:t>
            </w:r>
            <w:r w:rsidR="00710C7C" w:rsidRPr="005F780D">
              <w:rPr>
                <w:rStyle w:val="Hyperlink"/>
                <w:noProof/>
                <w:vertAlign w:val="superscript"/>
              </w:rPr>
              <w:t>th</w:t>
            </w:r>
            <w:r w:rsidR="00710C7C" w:rsidRPr="005F780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_Toc485884687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64CD8780" w14:textId="31DE3B41" w:rsidR="00710C7C" w:rsidRDefault="00365E38">
          <w:pPr>
            <w:pStyle w:val="TOC3"/>
            <w:tabs>
              <w:tab w:val="right" w:leader="dot" w:pos="8846"/>
            </w:tabs>
            <w:rPr>
              <w:rFonts w:asciiTheme="minorHAnsi" w:eastAsiaTheme="minorEastAsia" w:hAnsiTheme="minorHAnsi"/>
              <w:noProof/>
              <w:sz w:val="22"/>
              <w:lang w:val="en-US"/>
            </w:rPr>
          </w:pPr>
          <w:hyperlink w:anchor="_Toc485884688" w:history="1">
            <w:r w:rsidR="00710C7C" w:rsidRPr="005F780D">
              <w:rPr>
                <w:rStyle w:val="Hyperlink"/>
                <w:noProof/>
              </w:rPr>
              <w:t>August 22 / Mesori 29: Also the Translocation of the Relics of St. John the Short to Scetis</w:t>
            </w:r>
            <w:r w:rsidR="00710C7C">
              <w:rPr>
                <w:noProof/>
                <w:webHidden/>
              </w:rPr>
              <w:tab/>
            </w:r>
            <w:r w:rsidR="00710C7C">
              <w:rPr>
                <w:noProof/>
                <w:webHidden/>
              </w:rPr>
              <w:fldChar w:fldCharType="begin"/>
            </w:r>
            <w:r w:rsidR="00710C7C">
              <w:rPr>
                <w:noProof/>
                <w:webHidden/>
              </w:rPr>
              <w:instrText xml:space="preserve"> PAGEREF _Toc485884688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3BD41A02" w14:textId="09AEAE7D" w:rsidR="00710C7C" w:rsidRDefault="00365E38">
          <w:pPr>
            <w:pStyle w:val="TOC3"/>
            <w:tabs>
              <w:tab w:val="right" w:leader="dot" w:pos="8846"/>
            </w:tabs>
            <w:rPr>
              <w:rFonts w:asciiTheme="minorHAnsi" w:eastAsiaTheme="minorEastAsia" w:hAnsiTheme="minorHAnsi"/>
              <w:noProof/>
              <w:sz w:val="22"/>
              <w:lang w:val="en-US"/>
            </w:rPr>
          </w:pPr>
          <w:hyperlink w:anchor="_Toc485884689" w:history="1">
            <w:r w:rsidR="00710C7C" w:rsidRPr="005F780D">
              <w:rPr>
                <w:rStyle w:val="Hyperlink"/>
                <w:noProof/>
              </w:rPr>
              <w:t>August 25 / Little Month 2: Departure of St. Titus the Apostle</w:t>
            </w:r>
            <w:r w:rsidR="00710C7C">
              <w:rPr>
                <w:noProof/>
                <w:webHidden/>
              </w:rPr>
              <w:tab/>
            </w:r>
            <w:r w:rsidR="00710C7C">
              <w:rPr>
                <w:noProof/>
                <w:webHidden/>
              </w:rPr>
              <w:fldChar w:fldCharType="begin"/>
            </w:r>
            <w:r w:rsidR="00710C7C">
              <w:rPr>
                <w:noProof/>
                <w:webHidden/>
              </w:rPr>
              <w:instrText xml:space="preserve"> PAGEREF _Toc485884689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52F696C4" w14:textId="05814800" w:rsidR="00710C7C" w:rsidRDefault="00365E38">
          <w:pPr>
            <w:pStyle w:val="TOC3"/>
            <w:tabs>
              <w:tab w:val="right" w:leader="dot" w:pos="8846"/>
            </w:tabs>
            <w:rPr>
              <w:rFonts w:asciiTheme="minorHAnsi" w:eastAsiaTheme="minorEastAsia" w:hAnsiTheme="minorHAnsi"/>
              <w:noProof/>
              <w:sz w:val="22"/>
              <w:lang w:val="en-US"/>
            </w:rPr>
          </w:pPr>
          <w:hyperlink w:anchor="_Toc485884690" w:history="1">
            <w:r w:rsidR="00710C7C" w:rsidRPr="005F780D">
              <w:rPr>
                <w:rStyle w:val="Hyperlink"/>
                <w:noProof/>
              </w:rPr>
              <w:t>August 26 / Little Month 3: Archangel Raphael</w:t>
            </w:r>
            <w:r w:rsidR="00710C7C">
              <w:rPr>
                <w:noProof/>
                <w:webHidden/>
              </w:rPr>
              <w:tab/>
            </w:r>
            <w:r w:rsidR="00710C7C">
              <w:rPr>
                <w:noProof/>
                <w:webHidden/>
              </w:rPr>
              <w:fldChar w:fldCharType="begin"/>
            </w:r>
            <w:r w:rsidR="00710C7C">
              <w:rPr>
                <w:noProof/>
                <w:webHidden/>
              </w:rPr>
              <w:instrText xml:space="preserve"> PAGEREF _Toc485884690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5902C773" w14:textId="4BD58190" w:rsidR="00710C7C" w:rsidRDefault="00365E38">
          <w:pPr>
            <w:pStyle w:val="TOC3"/>
            <w:tabs>
              <w:tab w:val="right" w:leader="dot" w:pos="8846"/>
            </w:tabs>
            <w:rPr>
              <w:rFonts w:asciiTheme="minorHAnsi" w:eastAsiaTheme="minorEastAsia" w:hAnsiTheme="minorHAnsi"/>
              <w:noProof/>
              <w:sz w:val="22"/>
              <w:lang w:val="en-US"/>
            </w:rPr>
          </w:pPr>
          <w:hyperlink w:anchor="_Toc485884691" w:history="1">
            <w:r w:rsidR="00710C7C" w:rsidRPr="005F780D">
              <w:rPr>
                <w:rStyle w:val="Hyperlink"/>
                <w:noProof/>
              </w:rPr>
              <w:t>August 28 / Little Month 5: St. Parsouma</w:t>
            </w:r>
            <w:r w:rsidR="00710C7C">
              <w:rPr>
                <w:noProof/>
                <w:webHidden/>
              </w:rPr>
              <w:tab/>
            </w:r>
            <w:r w:rsidR="00710C7C">
              <w:rPr>
                <w:noProof/>
                <w:webHidden/>
              </w:rPr>
              <w:fldChar w:fldCharType="begin"/>
            </w:r>
            <w:r w:rsidR="00710C7C">
              <w:rPr>
                <w:noProof/>
                <w:webHidden/>
              </w:rPr>
              <w:instrText xml:space="preserve"> PAGEREF _Toc485884691 \h </w:instrText>
            </w:r>
            <w:r w:rsidR="00710C7C">
              <w:rPr>
                <w:noProof/>
                <w:webHidden/>
              </w:rPr>
            </w:r>
            <w:r w:rsidR="00710C7C">
              <w:rPr>
                <w:noProof/>
                <w:webHidden/>
              </w:rPr>
              <w:fldChar w:fldCharType="separate"/>
            </w:r>
            <w:r w:rsidR="000E2EAC">
              <w:rPr>
                <w:noProof/>
                <w:webHidden/>
              </w:rPr>
              <w:t>1130</w:t>
            </w:r>
            <w:r w:rsidR="00710C7C">
              <w:rPr>
                <w:noProof/>
                <w:webHidden/>
              </w:rPr>
              <w:fldChar w:fldCharType="end"/>
            </w:r>
          </w:hyperlink>
        </w:p>
        <w:p w14:paraId="022B7510" w14:textId="6E42353D"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934" w:name="_Toc485884679"/>
      <w:r>
        <w:lastRenderedPageBreak/>
        <w:t>August 1 / Mesori 8: The Confession of St. Peter</w:t>
      </w:r>
      <w:bookmarkEnd w:id="1934"/>
    </w:p>
    <w:p w14:paraId="3BEDB2F9" w14:textId="77777777" w:rsidR="000E2EAC" w:rsidRPr="00D62D89" w:rsidRDefault="00306181" w:rsidP="00D62D89">
      <w:pPr>
        <w:pStyle w:val="Heading4"/>
        <w:rPr>
          <w:rFonts w:ascii="Segoe UI Historic" w:eastAsia="Arial Unicode MS" w:hAnsi="Segoe UI Historic" w:cs="Segoe UI Historic"/>
        </w:rPr>
      </w:pPr>
      <w:r>
        <w:t xml:space="preserve">See </w:t>
      </w:r>
      <w:r w:rsidR="00237D47">
        <w:fldChar w:fldCharType="begin"/>
      </w:r>
      <w:r w:rsidR="00237D47">
        <w:instrText xml:space="preserve"> REF _Ref434477973 \h </w:instrText>
      </w:r>
      <w:r w:rsidR="00237D47">
        <w:fldChar w:fldCharType="separate"/>
      </w:r>
      <w:r w:rsidR="000E2EAC">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1B08408D" w14:textId="77777777" w:rsidTr="00D62D89">
        <w:trPr>
          <w:cantSplit/>
          <w:jc w:val="center"/>
        </w:trPr>
        <w:tc>
          <w:tcPr>
            <w:tcW w:w="288" w:type="dxa"/>
          </w:tcPr>
          <w:p w14:paraId="28F7D233" w14:textId="77777777" w:rsidR="000E2EAC" w:rsidRDefault="000E2EAC" w:rsidP="00D62D89">
            <w:pPr>
              <w:pStyle w:val="CopticCross"/>
            </w:pPr>
          </w:p>
        </w:tc>
        <w:tc>
          <w:tcPr>
            <w:tcW w:w="3960" w:type="dxa"/>
          </w:tcPr>
          <w:p w14:paraId="4647BCE7" w14:textId="77777777" w:rsidR="000E2EAC" w:rsidRDefault="000E2EAC" w:rsidP="00D62D89">
            <w:pPr>
              <w:pStyle w:val="EngHang"/>
            </w:pPr>
            <w:r>
              <w:t>Hail to our Father Peter,</w:t>
            </w:r>
          </w:p>
          <w:p w14:paraId="4926C39B" w14:textId="77777777" w:rsidR="000E2EAC" w:rsidRDefault="000E2EAC" w:rsidP="00D62D89">
            <w:pPr>
              <w:pStyle w:val="EngHang"/>
            </w:pPr>
            <w:r>
              <w:t>And our Teacher Paul,</w:t>
            </w:r>
          </w:p>
          <w:p w14:paraId="6F2AFB68" w14:textId="77777777" w:rsidR="000E2EAC" w:rsidRDefault="000E2EAC" w:rsidP="00D62D89">
            <w:pPr>
              <w:pStyle w:val="EngHang"/>
            </w:pPr>
            <w:r>
              <w:t>The great pillars,</w:t>
            </w:r>
          </w:p>
          <w:p w14:paraId="5EFBA669" w14:textId="77777777" w:rsidR="000E2EAC" w:rsidRDefault="000E2EAC" w:rsidP="00D62D89">
            <w:pPr>
              <w:pStyle w:val="EngHangEnd"/>
            </w:pPr>
            <w:r>
              <w:t>The firmess of the faithful.</w:t>
            </w:r>
          </w:p>
        </w:tc>
        <w:tc>
          <w:tcPr>
            <w:tcW w:w="288" w:type="dxa"/>
          </w:tcPr>
          <w:p w14:paraId="772BFE0E" w14:textId="77777777" w:rsidR="000E2EAC" w:rsidRDefault="000E2EAC" w:rsidP="00D62D89"/>
        </w:tc>
        <w:tc>
          <w:tcPr>
            <w:tcW w:w="288" w:type="dxa"/>
          </w:tcPr>
          <w:p w14:paraId="6DBE5F36" w14:textId="77777777" w:rsidR="000E2EAC" w:rsidRDefault="000E2EAC" w:rsidP="00D62D89">
            <w:pPr>
              <w:pStyle w:val="CopticCross"/>
            </w:pPr>
          </w:p>
        </w:tc>
        <w:tc>
          <w:tcPr>
            <w:tcW w:w="3960" w:type="dxa"/>
          </w:tcPr>
          <w:p w14:paraId="3B578BD6" w14:textId="77777777" w:rsidR="000E2EAC" w:rsidRDefault="000E2EAC" w:rsidP="00D62D89">
            <w:pPr>
              <w:pStyle w:val="CopticVersemulti-line"/>
            </w:pPr>
            <w:r>
              <w:t>Ⲭⲉⲣⲉ ⲡⲉⲛⲓⲱⲧ Ⲡⲉⲧⲣⲟⲥ:</w:t>
            </w:r>
          </w:p>
          <w:p w14:paraId="289C55E7" w14:textId="77777777" w:rsidR="000E2EAC" w:rsidRDefault="000E2EAC" w:rsidP="00D62D89">
            <w:pPr>
              <w:pStyle w:val="CopticVersemulti-line"/>
            </w:pPr>
            <w:r>
              <w:t>ⲛⲉⲙ ⲡⲉⲛⲥⲁϧ Ⲡⲁⲩⲗⲟⲥ:</w:t>
            </w:r>
          </w:p>
          <w:p w14:paraId="10984B7F" w14:textId="77777777" w:rsidR="000E2EAC" w:rsidRDefault="000E2EAC" w:rsidP="00D62D89">
            <w:pPr>
              <w:pStyle w:val="CopticVersemulti-line"/>
            </w:pPr>
            <w:r>
              <w:t>ⲛⲓⲛⲓϣϯ ⲛ̀ⲥⲧⲁⲩⲗⲗⲟⲥ:</w:t>
            </w:r>
          </w:p>
          <w:p w14:paraId="3D95130A" w14:textId="77777777" w:rsidR="000E2EAC" w:rsidRPr="00240FF0" w:rsidRDefault="000E2EAC" w:rsidP="00D62D89">
            <w:pPr>
              <w:pStyle w:val="CopticHangingVerse"/>
              <w:rPr>
                <w:vanish/>
              </w:rPr>
            </w:pPr>
            <w:r>
              <w:t>ⲉⲧⲧⲁϫⲣⲟ ⲛ̀ⲛⲓⲡⲓⲥⲧⲟⲥ.</w:t>
            </w:r>
          </w:p>
        </w:tc>
      </w:tr>
    </w:tbl>
    <w:p w14:paraId="255AA614" w14:textId="2E4277DA" w:rsidR="00306181" w:rsidRDefault="000E2EAC" w:rsidP="00306181">
      <w:pPr>
        <w:pStyle w:val="Rubric"/>
      </w:pPr>
      <w:r>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Pr>
          <w:noProof/>
        </w:rPr>
        <w:t>1074</w:t>
      </w:r>
      <w:r w:rsidR="00237D47">
        <w:fldChar w:fldCharType="end"/>
      </w:r>
      <w:r w:rsidR="00306181">
        <w:t>.</w:t>
      </w:r>
    </w:p>
    <w:p w14:paraId="21A226CF" w14:textId="77777777" w:rsidR="00DD5136" w:rsidRDefault="00DD5136" w:rsidP="00DD5136">
      <w:pPr>
        <w:pStyle w:val="Heading3"/>
      </w:pPr>
      <w:bookmarkStart w:id="1935" w:name="_Toc485884680"/>
      <w:r>
        <w:t>August 5 / Mesori 12: Commemoration of Archangel Michael</w:t>
      </w:r>
      <w:bookmarkEnd w:id="1935"/>
    </w:p>
    <w:p w14:paraId="1A62CB0D" w14:textId="3643F07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00F8882" w14:textId="77777777" w:rsidR="00495F1A" w:rsidRDefault="00980D99" w:rsidP="00495F1A">
      <w:pPr>
        <w:pStyle w:val="Heading3"/>
      </w:pPr>
      <w:bookmarkStart w:id="1936" w:name="_Toc485884681"/>
      <w:r>
        <w:t xml:space="preserve">August 6 / Mesori 13: </w:t>
      </w:r>
      <w:r w:rsidR="00495F1A">
        <w:t>The Transfiguration</w:t>
      </w:r>
      <w:bookmarkEnd w:id="1933"/>
      <w:bookmarkEnd w:id="1932"/>
      <w:bookmarkEnd w:id="1931"/>
      <w:bookmarkEnd w:id="1936"/>
    </w:p>
    <w:p w14:paraId="7EAEB060" w14:textId="12F0EC4C" w:rsidR="00155D64" w:rsidRPr="008712A7" w:rsidRDefault="00155D64" w:rsidP="00155D64">
      <w:pPr>
        <w:pStyle w:val="Heading4"/>
        <w:rPr>
          <w:rFonts w:ascii="Arial Unicode MS" w:eastAsia="Arial Unicode MS" w:hAnsi="Arial Unicode MS" w:cs="Arial Unicode MS"/>
        </w:rPr>
      </w:pPr>
      <w:bookmarkStart w:id="1937" w:name="_Ref434478012"/>
      <w:r>
        <w:t>Verses of the Cymbals for the Trasfiguration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44A9A8BB" w14:textId="77777777" w:rsidTr="00155D64">
        <w:trPr>
          <w:cantSplit/>
          <w:jc w:val="center"/>
        </w:trPr>
        <w:tc>
          <w:tcPr>
            <w:tcW w:w="288" w:type="dxa"/>
          </w:tcPr>
          <w:p w14:paraId="0EB14ED0" w14:textId="77777777" w:rsidR="00155D64" w:rsidRDefault="00155D64" w:rsidP="00155D64">
            <w:pPr>
              <w:pStyle w:val="CopticCross"/>
            </w:pPr>
          </w:p>
        </w:tc>
        <w:tc>
          <w:tcPr>
            <w:tcW w:w="3960" w:type="dxa"/>
          </w:tcPr>
          <w:p w14:paraId="02C105C3" w14:textId="38A4BE64" w:rsidR="00155D64" w:rsidRDefault="00155D64" w:rsidP="00155D64">
            <w:pPr>
              <w:pStyle w:val="EngHang"/>
            </w:pPr>
            <w:r>
              <w:t>Jesus Christ, our God,</w:t>
            </w:r>
          </w:p>
          <w:p w14:paraId="2328D341" w14:textId="75249AC6" w:rsidR="00155D64" w:rsidRDefault="00155D64" w:rsidP="00155D64">
            <w:pPr>
              <w:pStyle w:val="EngHang"/>
            </w:pPr>
            <w:r>
              <w:t>Took His Diciples,</w:t>
            </w:r>
          </w:p>
          <w:p w14:paraId="185296DE" w14:textId="6D256D64" w:rsidR="00155D64" w:rsidRDefault="00155D64" w:rsidP="00155D64">
            <w:pPr>
              <w:pStyle w:val="EngHang"/>
            </w:pPr>
            <w:r>
              <w:t>And brought them up</w:t>
            </w:r>
          </w:p>
          <w:p w14:paraId="4206B872" w14:textId="2AB3C6F3" w:rsidR="00155D64" w:rsidRDefault="00155D64" w:rsidP="00155D64">
            <w:pPr>
              <w:pStyle w:val="EngHangEnd"/>
            </w:pPr>
            <w:r>
              <w:t>To Mount Tabor.</w:t>
            </w:r>
          </w:p>
        </w:tc>
        <w:tc>
          <w:tcPr>
            <w:tcW w:w="288" w:type="dxa"/>
          </w:tcPr>
          <w:p w14:paraId="16DEC682" w14:textId="77777777" w:rsidR="00155D64" w:rsidRDefault="00155D64" w:rsidP="00155D64"/>
        </w:tc>
        <w:tc>
          <w:tcPr>
            <w:tcW w:w="288" w:type="dxa"/>
          </w:tcPr>
          <w:p w14:paraId="7B723294" w14:textId="77777777" w:rsidR="00155D64" w:rsidRDefault="00155D64" w:rsidP="00155D64">
            <w:pPr>
              <w:pStyle w:val="CopticCross"/>
            </w:pPr>
          </w:p>
        </w:tc>
        <w:tc>
          <w:tcPr>
            <w:tcW w:w="3960" w:type="dxa"/>
          </w:tcPr>
          <w:p w14:paraId="4141A611" w14:textId="51CC643F" w:rsidR="00155D64" w:rsidRDefault="00155D64" w:rsidP="00155D64">
            <w:pPr>
              <w:pStyle w:val="CopticVersemulti-line"/>
            </w:pPr>
            <w:r>
              <w:t>Ⲓⲏⲥⲟⲩⲥ Ⲡⲓⲭ̀ⲣⲓⲥⲧⲟⲥ Ⲡⲉⲛⲛⲟⲩϯ:</w:t>
            </w:r>
          </w:p>
          <w:p w14:paraId="292E9BBB" w14:textId="5E05786D" w:rsidR="00155D64" w:rsidRDefault="00155D64" w:rsidP="00155D64">
            <w:pPr>
              <w:pStyle w:val="CopticVersemulti-line"/>
            </w:pPr>
            <w:r>
              <w:t>ⲁϥϭⲓ ⲛ̀ⲛⲉϥⲙⲁⲑⲏⲧⲏⲥ:</w:t>
            </w:r>
          </w:p>
          <w:p w14:paraId="12E9CA10" w14:textId="478A09A2" w:rsidR="00155D64" w:rsidRDefault="00155D64" w:rsidP="00155D64">
            <w:pPr>
              <w:pStyle w:val="CopticVersemulti-line"/>
            </w:pPr>
            <w:r>
              <w:t>ⲁϥϭⲓⲧⲟⲩ ⲥⲁⲡ̀ϣⲱⲓ:</w:t>
            </w:r>
          </w:p>
          <w:p w14:paraId="0E8CA52F" w14:textId="35725178" w:rsidR="00155D64" w:rsidRPr="00240FF0" w:rsidRDefault="00155D64" w:rsidP="00155D64">
            <w:pPr>
              <w:pStyle w:val="CopticHangingVerse"/>
              <w:rPr>
                <w:vanish/>
              </w:rPr>
            </w:pPr>
            <w:r>
              <w:t xml:space="preserve">ⲙ̀ⲡⲓⲧⲱⲟⲩ ⲛ̀Ⲑⲁⲃⲱⲣ. </w:t>
            </w:r>
          </w:p>
        </w:tc>
      </w:tr>
      <w:tr w:rsidR="00155D64" w14:paraId="50ED18A9" w14:textId="77777777" w:rsidTr="00155D64">
        <w:trPr>
          <w:cantSplit/>
          <w:jc w:val="center"/>
        </w:trPr>
        <w:tc>
          <w:tcPr>
            <w:tcW w:w="288" w:type="dxa"/>
          </w:tcPr>
          <w:p w14:paraId="3BBAF1AA" w14:textId="77777777" w:rsidR="00155D64" w:rsidRDefault="00155D64" w:rsidP="00155D64">
            <w:pPr>
              <w:pStyle w:val="CopticCross"/>
            </w:pPr>
          </w:p>
        </w:tc>
        <w:tc>
          <w:tcPr>
            <w:tcW w:w="3960" w:type="dxa"/>
          </w:tcPr>
          <w:p w14:paraId="0971CD3C" w14:textId="0F9FC2E2" w:rsidR="00155D64" w:rsidRDefault="00155D64" w:rsidP="00155D64">
            <w:pPr>
              <w:pStyle w:val="EngHang"/>
            </w:pPr>
            <w:r>
              <w:t>Elias and Moses</w:t>
            </w:r>
          </w:p>
          <w:p w14:paraId="57662266" w14:textId="6E645027" w:rsidR="00155D64" w:rsidRDefault="00155D64" w:rsidP="00155D64">
            <w:pPr>
              <w:pStyle w:val="EngHang"/>
            </w:pPr>
            <w:r>
              <w:t>Saw his cothing on Tabor,</w:t>
            </w:r>
          </w:p>
          <w:p w14:paraId="1963E5FA" w14:textId="3BE827E4" w:rsidR="00155D64" w:rsidRDefault="00155D64" w:rsidP="00155D64">
            <w:pPr>
              <w:pStyle w:val="EngHang"/>
            </w:pPr>
            <w:r>
              <w:t>And the Diciples</w:t>
            </w:r>
          </w:p>
          <w:p w14:paraId="6DDB3E0D" w14:textId="0185F4AE" w:rsidR="00155D64" w:rsidRDefault="00155D64" w:rsidP="00155D64">
            <w:pPr>
              <w:pStyle w:val="EngHangEnd"/>
            </w:pPr>
            <w:r>
              <w:t>Passed through a bright cloud.</w:t>
            </w:r>
          </w:p>
        </w:tc>
        <w:tc>
          <w:tcPr>
            <w:tcW w:w="288" w:type="dxa"/>
          </w:tcPr>
          <w:p w14:paraId="0EE86EF6" w14:textId="77777777" w:rsidR="00155D64" w:rsidRDefault="00155D64" w:rsidP="00155D64"/>
        </w:tc>
        <w:tc>
          <w:tcPr>
            <w:tcW w:w="288" w:type="dxa"/>
          </w:tcPr>
          <w:p w14:paraId="05F59F20" w14:textId="77777777" w:rsidR="00155D64" w:rsidRDefault="00155D64" w:rsidP="00155D64">
            <w:pPr>
              <w:pStyle w:val="CopticCross"/>
            </w:pPr>
          </w:p>
        </w:tc>
        <w:tc>
          <w:tcPr>
            <w:tcW w:w="3960" w:type="dxa"/>
          </w:tcPr>
          <w:p w14:paraId="35EF1F84" w14:textId="01160506" w:rsidR="00155D64" w:rsidRDefault="00155D64" w:rsidP="00155D64">
            <w:pPr>
              <w:pStyle w:val="CopticVersemulti-line"/>
            </w:pPr>
            <w:r>
              <w:t>Ⲏⲗⲓⲁⲥ ⲛⲉⲙ Ⲙⲱⲩⲥⲏⲥ:</w:t>
            </w:r>
          </w:p>
          <w:p w14:paraId="44CB63D6" w14:textId="3B7E736D" w:rsidR="00155D64" w:rsidRDefault="00155D64" w:rsidP="00155D64">
            <w:pPr>
              <w:pStyle w:val="CopticVersemulti-line"/>
            </w:pPr>
            <w:r>
              <w:t>ⲁⲩⲛⲁⲩ ⲉ̀ⲛⲉϥϩ̀ⲃⲱⲥ ϩⲓ Ⲑⲁⲃⲱⲣ:</w:t>
            </w:r>
          </w:p>
          <w:p w14:paraId="7D1EE0C7" w14:textId="7E1FCB82" w:rsidR="00155D64" w:rsidRDefault="00155D64" w:rsidP="00155D64">
            <w:pPr>
              <w:pStyle w:val="CopticVersemulti-line"/>
            </w:pPr>
            <w:r>
              <w:t>ⲛⲓⲙⲁⲑⲏⲧⲏⲥ ⲉⲩⲉⲣϫⲓⲛⲓⲟⲣ:</w:t>
            </w:r>
          </w:p>
          <w:p w14:paraId="3198E099" w14:textId="00B7CA26" w:rsidR="00155D64" w:rsidRDefault="00155D64" w:rsidP="00155D64">
            <w:pPr>
              <w:pStyle w:val="CopticVersemulti-line"/>
            </w:pPr>
            <w:r>
              <w:t>ⲛ̀ϯϭⲏⲡⲓ ⲉⲥⲉⲣⲟⲩⲱⲓⲛⲓ.</w:t>
            </w:r>
          </w:p>
        </w:tc>
      </w:tr>
    </w:tbl>
    <w:p w14:paraId="1EF4D652" w14:textId="77777777" w:rsidR="00980D99" w:rsidRDefault="00980D99" w:rsidP="00980D99">
      <w:pPr>
        <w:pStyle w:val="Heading4"/>
      </w:pPr>
      <w:bookmarkStart w:id="1938" w:name="_Ref485108387"/>
      <w:r>
        <w:t>The Doxology</w:t>
      </w:r>
      <w:r w:rsidR="00E21EA3">
        <w:t xml:space="preserve"> of the Transfiguration</w:t>
      </w:r>
      <w:bookmarkEnd w:id="1937"/>
      <w:bookmarkEnd w:id="19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lastRenderedPageBreak/>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939" w:name="_Ref434476299"/>
      <w:r>
        <w:t>The Psali Adam</w:t>
      </w:r>
      <w:r w:rsidR="006C1B94">
        <w:t xml:space="preserve"> for the Transfiguration</w:t>
      </w:r>
      <w:bookmarkEnd w:id="1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18E7CCDB" w:rsidR="00934B8D" w:rsidRDefault="008452C0" w:rsidP="00934B8D">
            <w:pPr>
              <w:pStyle w:val="EngHangEnd"/>
            </w:pPr>
            <w:r>
              <w:t>O three Discip</w:t>
            </w:r>
            <w:r w:rsidR="00934B8D">
              <w:t>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lastRenderedPageBreak/>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lastRenderedPageBreak/>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940" w:name="_Ref434476316"/>
      <w:r>
        <w:lastRenderedPageBreak/>
        <w:t>The Psali Batos</w:t>
      </w:r>
      <w:r w:rsidR="006C1B94">
        <w:t xml:space="preserve"> for the Transfiguration</w:t>
      </w:r>
      <w:bookmarkEnd w:id="1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lastRenderedPageBreak/>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lastRenderedPageBreak/>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27917631" w14:textId="0D5596E4" w:rsidR="00155D64" w:rsidRPr="00155D64" w:rsidRDefault="00155D64" w:rsidP="00155D64">
      <w:pPr>
        <w:pStyle w:val="Heading4"/>
        <w:rPr>
          <w:rFonts w:ascii="Segoe UI Historic" w:hAnsi="Segoe UI Historic" w:cs="Segoe UI Historic"/>
        </w:rPr>
      </w:pPr>
      <w:bookmarkStart w:id="1941" w:name="_Toc410196224"/>
      <w:bookmarkStart w:id="1942" w:name="_Toc410196466"/>
      <w:bookmarkStart w:id="1943" w:name="_Toc410196968"/>
      <w:bookmarkStart w:id="1944" w:name="_Ref435642801"/>
      <w:bookmarkStart w:id="1945" w:name="_Ref435642808"/>
      <w:r>
        <w:lastRenderedPageBreak/>
        <w:t>Praxis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rsidRPr="00AF56AD" w14:paraId="6B0680F0" w14:textId="77777777" w:rsidTr="00155D64">
        <w:trPr>
          <w:cantSplit/>
          <w:jc w:val="center"/>
        </w:trPr>
        <w:tc>
          <w:tcPr>
            <w:tcW w:w="288" w:type="dxa"/>
          </w:tcPr>
          <w:p w14:paraId="12700813" w14:textId="77777777" w:rsidR="00155D64" w:rsidRDefault="00155D64" w:rsidP="00155D64">
            <w:pPr>
              <w:pStyle w:val="CopticCross"/>
            </w:pPr>
          </w:p>
        </w:tc>
        <w:tc>
          <w:tcPr>
            <w:tcW w:w="3960" w:type="dxa"/>
          </w:tcPr>
          <w:p w14:paraId="7C8A64B5" w14:textId="77777777" w:rsidR="00155D64" w:rsidRDefault="00155D64" w:rsidP="00155D64">
            <w:pPr>
              <w:pStyle w:val="EngHang"/>
            </w:pPr>
            <w:r>
              <w:t>Hail to the Transfiguration of Christ</w:t>
            </w:r>
          </w:p>
          <w:p w14:paraId="69803BE3" w14:textId="77777777" w:rsidR="00155D64" w:rsidRDefault="00155D64" w:rsidP="00155D64">
            <w:pPr>
              <w:pStyle w:val="EngHang"/>
            </w:pPr>
            <w:r>
              <w:t>On Mount Tabor,</w:t>
            </w:r>
          </w:p>
          <w:p w14:paraId="05A60554" w14:textId="35E74C9D" w:rsidR="00155D64" w:rsidRDefault="00155D64" w:rsidP="00155D64">
            <w:pPr>
              <w:pStyle w:val="EngHang"/>
            </w:pPr>
            <w:r>
              <w:t>Before His holy Diciples,</w:t>
            </w:r>
          </w:p>
          <w:p w14:paraId="4D271752" w14:textId="12BBE739" w:rsidR="00155D64" w:rsidRDefault="00155D64" w:rsidP="00155D64">
            <w:pPr>
              <w:pStyle w:val="EngHangEnd"/>
            </w:pPr>
            <w:r>
              <w:t>Peter, John, and James.</w:t>
            </w:r>
          </w:p>
        </w:tc>
        <w:tc>
          <w:tcPr>
            <w:tcW w:w="288" w:type="dxa"/>
          </w:tcPr>
          <w:p w14:paraId="6FB67A48" w14:textId="77777777" w:rsidR="00155D64" w:rsidRDefault="00155D64" w:rsidP="00155D64"/>
        </w:tc>
        <w:tc>
          <w:tcPr>
            <w:tcW w:w="288" w:type="dxa"/>
          </w:tcPr>
          <w:p w14:paraId="467DFFA9" w14:textId="77777777" w:rsidR="00155D64" w:rsidRDefault="00155D64" w:rsidP="00155D64">
            <w:pPr>
              <w:pStyle w:val="CopticCross"/>
            </w:pPr>
          </w:p>
        </w:tc>
        <w:tc>
          <w:tcPr>
            <w:tcW w:w="3960" w:type="dxa"/>
          </w:tcPr>
          <w:p w14:paraId="7D73ABE2" w14:textId="4347D594" w:rsidR="00155D64" w:rsidRDefault="00155D64" w:rsidP="00155D64">
            <w:pPr>
              <w:pStyle w:val="CopticVersemulti-line"/>
            </w:pPr>
            <w:r>
              <w:t>Ⲭⲉⲣⲉ ⲡⲓϣⲱⲃⲧ ⲛ̀ⲧⲉ Ⲡⲓⲭ̀ⲣⲓⲥⲧⲟⲥ:</w:t>
            </w:r>
          </w:p>
          <w:p w14:paraId="35D96BAD" w14:textId="262C677D" w:rsidR="00155D64" w:rsidRDefault="00155D64" w:rsidP="00155D64">
            <w:pPr>
              <w:pStyle w:val="CopticVersemulti-line"/>
            </w:pPr>
            <w:r>
              <w:t>Ϩⲓϫⲉⲛ ⲡⲓⲧⲱⲟⲩ ⲛ̀Ⲑⲁⲃⲱⲣ:</w:t>
            </w:r>
          </w:p>
          <w:p w14:paraId="3DB1E1B7" w14:textId="46F0EBB4" w:rsidR="00155D64" w:rsidRDefault="00155D64" w:rsidP="00155D64">
            <w:pPr>
              <w:pStyle w:val="CopticVersemulti-line"/>
            </w:pPr>
            <w:r>
              <w:t>ⲛⲁϩⲣⲉⲛ ⲛⲉϥⲙⲁⲑⲏⲧⲏⲥ ⲉⲑⲟⲩⲁⲃ:</w:t>
            </w:r>
          </w:p>
          <w:p w14:paraId="59960339" w14:textId="44BA60F6" w:rsidR="00155D64" w:rsidRPr="00AF56AD" w:rsidRDefault="00155D64" w:rsidP="00155D64">
            <w:pPr>
              <w:pStyle w:val="CopticVerse"/>
            </w:pPr>
            <w:r>
              <w:t>Ⲡⲉⲧⲣⲟⲥ ⲛⲉⲙ Ⲓⲱⲁⲛⲛⲏⲥ ⲛⲉⲙ Ⲓⲁⲕⲱⲃⲟⲥ.</w:t>
            </w:r>
          </w:p>
        </w:tc>
      </w:tr>
      <w:tr w:rsidR="00155D64" w:rsidRPr="00AF56AD" w14:paraId="3B1A2BF1" w14:textId="77777777" w:rsidTr="00155D64">
        <w:trPr>
          <w:cantSplit/>
          <w:jc w:val="center"/>
        </w:trPr>
        <w:tc>
          <w:tcPr>
            <w:tcW w:w="288" w:type="dxa"/>
          </w:tcPr>
          <w:p w14:paraId="50FAF607" w14:textId="77777777" w:rsidR="00155D64" w:rsidRDefault="00155D64" w:rsidP="00155D64">
            <w:pPr>
              <w:pStyle w:val="CopticCross"/>
            </w:pPr>
          </w:p>
        </w:tc>
        <w:tc>
          <w:tcPr>
            <w:tcW w:w="3960" w:type="dxa"/>
          </w:tcPr>
          <w:p w14:paraId="46BD56BD" w14:textId="77777777" w:rsidR="00155D64" w:rsidRDefault="00155D64" w:rsidP="00155D64">
            <w:pPr>
              <w:pStyle w:val="EngHang"/>
            </w:pPr>
            <w:r>
              <w:t>You are in truth blessed,</w:t>
            </w:r>
          </w:p>
          <w:p w14:paraId="68B57596" w14:textId="77777777" w:rsidR="00155D64" w:rsidRDefault="00155D64" w:rsidP="00155D64">
            <w:pPr>
              <w:pStyle w:val="EngHang"/>
            </w:pPr>
            <w:r>
              <w:t>With Your good Father,</w:t>
            </w:r>
          </w:p>
          <w:p w14:paraId="146CEF09" w14:textId="77777777" w:rsidR="00155D64" w:rsidRDefault="00155D64" w:rsidP="00155D64">
            <w:pPr>
              <w:pStyle w:val="EngHang"/>
            </w:pPr>
            <w:r>
              <w:t>And the Holy Spirit,</w:t>
            </w:r>
          </w:p>
          <w:p w14:paraId="321AE331" w14:textId="77777777" w:rsidR="00155D64" w:rsidRDefault="00155D64" w:rsidP="00155D64">
            <w:pPr>
              <w:pStyle w:val="EngHangEnd"/>
            </w:pPr>
            <w:r>
              <w:t>For you have been born and saved us.</w:t>
            </w:r>
          </w:p>
        </w:tc>
        <w:tc>
          <w:tcPr>
            <w:tcW w:w="288" w:type="dxa"/>
          </w:tcPr>
          <w:p w14:paraId="4C8AAE1C" w14:textId="77777777" w:rsidR="00155D64" w:rsidRDefault="00155D64" w:rsidP="00155D64"/>
        </w:tc>
        <w:tc>
          <w:tcPr>
            <w:tcW w:w="288" w:type="dxa"/>
          </w:tcPr>
          <w:p w14:paraId="7F4643CE" w14:textId="77777777" w:rsidR="00155D64" w:rsidRDefault="00155D64" w:rsidP="00155D64">
            <w:pPr>
              <w:pStyle w:val="CopticCross"/>
            </w:pPr>
          </w:p>
        </w:tc>
        <w:tc>
          <w:tcPr>
            <w:tcW w:w="3960" w:type="dxa"/>
          </w:tcPr>
          <w:p w14:paraId="45A43BA8" w14:textId="77777777" w:rsidR="00155D64" w:rsidRDefault="00155D64" w:rsidP="00155D64">
            <w:pPr>
              <w:pStyle w:val="CopticVersemulti-line"/>
            </w:pPr>
            <w:r>
              <w:t>Ⲕⲥ̀ⲙⲁⲣⲱⲟⲩⲧ ⲁ̀ⲗⲏⲑⲟⲥ:</w:t>
            </w:r>
          </w:p>
          <w:p w14:paraId="489185C1" w14:textId="77777777" w:rsidR="00155D64" w:rsidRDefault="00155D64" w:rsidP="00155D64">
            <w:pPr>
              <w:pStyle w:val="CopticVersemulti-line"/>
            </w:pPr>
            <w:r>
              <w:t>ⲛⲉⲙ Ⲡⲉⲕⲓⲱⲧ ⲛ̀ⲁ̀ⲅⲁⲑⲟⲥ:</w:t>
            </w:r>
          </w:p>
          <w:p w14:paraId="11C52245" w14:textId="77777777" w:rsidR="00155D64" w:rsidRDefault="00155D64" w:rsidP="00155D64">
            <w:pPr>
              <w:pStyle w:val="CopticVersemulti-line"/>
            </w:pPr>
            <w:r>
              <w:t>ⲛⲉⲙ Ⲡⲓⲡ̀ⲛⲉⲩⲙⲁ ⲉⲑⲟⲩⲁⲃ:</w:t>
            </w:r>
          </w:p>
          <w:p w14:paraId="52C06CC9" w14:textId="77777777" w:rsidR="00155D64" w:rsidRPr="00AF56AD" w:rsidRDefault="00155D64" w:rsidP="00155D64">
            <w:pPr>
              <w:pStyle w:val="CopticHangingVerse"/>
            </w:pPr>
            <w:r>
              <w:t>ϫⲉ ⲁⲩⲙⲁⲥⲕ ⲁⲕⲥⲱϯ ⲙ̀ⲙⲟⲛ.</w:t>
            </w:r>
          </w:p>
        </w:tc>
      </w:tr>
    </w:tbl>
    <w:p w14:paraId="597207EE" w14:textId="315F747A" w:rsidR="009A4C25" w:rsidRPr="009A4C25" w:rsidRDefault="009A4C25" w:rsidP="009A4C25">
      <w:pPr>
        <w:pStyle w:val="Rubric"/>
      </w:pPr>
      <w:r>
        <w:t>The following is given in place of the above as the more standard Praxis Response. However, since it refers to “Moses the Strong” (removed here) rather than Moses the Archprophet, it is clearly either a corruption or a confused later composition.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C25" w14:paraId="188F8085" w14:textId="77777777" w:rsidTr="007C5FC1">
        <w:trPr>
          <w:cantSplit/>
          <w:jc w:val="center"/>
        </w:trPr>
        <w:tc>
          <w:tcPr>
            <w:tcW w:w="288" w:type="dxa"/>
          </w:tcPr>
          <w:p w14:paraId="6378BEB2" w14:textId="77777777" w:rsidR="009A4C25" w:rsidRDefault="009A4C25" w:rsidP="007C5FC1">
            <w:pPr>
              <w:pStyle w:val="CopticCross"/>
            </w:pPr>
          </w:p>
        </w:tc>
        <w:tc>
          <w:tcPr>
            <w:tcW w:w="3960" w:type="dxa"/>
          </w:tcPr>
          <w:p w14:paraId="2A38A216" w14:textId="77777777" w:rsidR="009A4C25" w:rsidRDefault="009A4C25" w:rsidP="007C5FC1">
            <w:pPr>
              <w:pStyle w:val="EngHang"/>
            </w:pPr>
            <w:r>
              <w:t>Elias and Moses</w:t>
            </w:r>
          </w:p>
          <w:p w14:paraId="59AEDD4A" w14:textId="77777777" w:rsidR="009A4C25" w:rsidRDefault="009A4C25" w:rsidP="007C5FC1">
            <w:pPr>
              <w:pStyle w:val="EngHang"/>
            </w:pPr>
            <w:r>
              <w:t>Saw his cothing on Tabor,</w:t>
            </w:r>
          </w:p>
          <w:p w14:paraId="246C3BAC" w14:textId="77777777" w:rsidR="009A4C25" w:rsidRDefault="009A4C25" w:rsidP="007C5FC1">
            <w:pPr>
              <w:pStyle w:val="EngHang"/>
            </w:pPr>
            <w:r>
              <w:t>And the Diciples</w:t>
            </w:r>
          </w:p>
          <w:p w14:paraId="6739FC84" w14:textId="77777777" w:rsidR="009A4C25" w:rsidRDefault="009A4C25" w:rsidP="007C5FC1">
            <w:pPr>
              <w:pStyle w:val="EngHangEnd"/>
            </w:pPr>
            <w:r>
              <w:t>Passed through a bright cloud.</w:t>
            </w:r>
          </w:p>
        </w:tc>
        <w:tc>
          <w:tcPr>
            <w:tcW w:w="288" w:type="dxa"/>
          </w:tcPr>
          <w:p w14:paraId="36993549" w14:textId="77777777" w:rsidR="009A4C25" w:rsidRDefault="009A4C25" w:rsidP="007C5FC1"/>
        </w:tc>
        <w:tc>
          <w:tcPr>
            <w:tcW w:w="288" w:type="dxa"/>
          </w:tcPr>
          <w:p w14:paraId="2E9E097D" w14:textId="77777777" w:rsidR="009A4C25" w:rsidRDefault="009A4C25" w:rsidP="007C5FC1">
            <w:pPr>
              <w:pStyle w:val="CopticCross"/>
            </w:pPr>
          </w:p>
        </w:tc>
        <w:tc>
          <w:tcPr>
            <w:tcW w:w="3960" w:type="dxa"/>
          </w:tcPr>
          <w:p w14:paraId="7FDEBD53" w14:textId="77777777" w:rsidR="009A4C25" w:rsidRDefault="009A4C25" w:rsidP="007C5FC1">
            <w:pPr>
              <w:pStyle w:val="CopticVersemulti-line"/>
            </w:pPr>
            <w:r>
              <w:t>Ⲏⲗⲓⲁⲥ ⲛⲉⲙ Ⲙⲱⲩⲥⲏⲥ:</w:t>
            </w:r>
          </w:p>
          <w:p w14:paraId="1F120CD8" w14:textId="77777777" w:rsidR="009A4C25" w:rsidRDefault="009A4C25" w:rsidP="007C5FC1">
            <w:pPr>
              <w:pStyle w:val="CopticVersemulti-line"/>
            </w:pPr>
            <w:r>
              <w:t>ⲁⲩⲛⲁⲩ ⲉ̀ⲛⲉϥϩ̀ⲃⲱⲥ ϩⲓ Ⲑⲁⲃⲱⲣ:</w:t>
            </w:r>
          </w:p>
          <w:p w14:paraId="12837F55" w14:textId="77777777" w:rsidR="009A4C25" w:rsidRDefault="009A4C25" w:rsidP="007C5FC1">
            <w:pPr>
              <w:pStyle w:val="CopticVersemulti-line"/>
            </w:pPr>
            <w:r>
              <w:t>ⲛⲓⲙⲁⲑⲏⲧⲏⲥ ⲉⲩⲉⲣϫⲓⲛⲓⲟⲣ:</w:t>
            </w:r>
          </w:p>
          <w:p w14:paraId="59B89095" w14:textId="77777777" w:rsidR="009A4C25" w:rsidRDefault="009A4C25" w:rsidP="007C5FC1">
            <w:pPr>
              <w:pStyle w:val="CopticVersemulti-line"/>
            </w:pPr>
            <w:r>
              <w:t>ⲛ̀ϯϭⲏⲡⲓ ⲉⲥⲉⲣⲟⲩⲱⲓⲛⲓ.</w:t>
            </w:r>
          </w:p>
        </w:tc>
      </w:tr>
    </w:tbl>
    <w:p w14:paraId="13336B14" w14:textId="0AFE50E5" w:rsidR="00953E32" w:rsidRDefault="00953E32" w:rsidP="00953E32">
      <w:pPr>
        <w:pStyle w:val="Heading4"/>
      </w:pPr>
      <w:r>
        <w:t>The Psalm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0CA0C44C" w14:textId="77777777" w:rsidTr="00953E32">
        <w:trPr>
          <w:cantSplit/>
          <w:jc w:val="center"/>
        </w:trPr>
        <w:tc>
          <w:tcPr>
            <w:tcW w:w="288" w:type="dxa"/>
          </w:tcPr>
          <w:p w14:paraId="369F8CB9" w14:textId="77777777" w:rsidR="00953E32" w:rsidRDefault="00953E32" w:rsidP="00953E32">
            <w:pPr>
              <w:pStyle w:val="CopticCross"/>
            </w:pPr>
          </w:p>
        </w:tc>
        <w:tc>
          <w:tcPr>
            <w:tcW w:w="3960" w:type="dxa"/>
          </w:tcPr>
          <w:p w14:paraId="21E6605D" w14:textId="77777777" w:rsidR="00953E32" w:rsidRDefault="00953E32" w:rsidP="00953E32">
            <w:pPr>
              <w:pStyle w:val="EngHang"/>
            </w:pPr>
            <w:r>
              <w:t>Alleluia, Alleluia:</w:t>
            </w:r>
          </w:p>
          <w:p w14:paraId="1E0B8A62" w14:textId="77777777" w:rsidR="00953E32" w:rsidRDefault="00953E32" w:rsidP="00953E32">
            <w:pPr>
              <w:pStyle w:val="EngHang"/>
            </w:pPr>
            <w:r>
              <w:t>Jesus Christ, the Son of God,</w:t>
            </w:r>
          </w:p>
          <w:p w14:paraId="3BC886BA" w14:textId="2D9D8B50" w:rsidR="00953E32" w:rsidRDefault="00953E32" w:rsidP="00953E32">
            <w:pPr>
              <w:pStyle w:val="EngHang"/>
            </w:pPr>
            <w:r>
              <w:t>Was transfigured on Mount Tabor,</w:t>
            </w:r>
          </w:p>
          <w:p w14:paraId="16E55F18" w14:textId="77777777" w:rsidR="00953E32" w:rsidRDefault="00953E32" w:rsidP="00953E32">
            <w:pPr>
              <w:pStyle w:val="EngHangEnd"/>
            </w:pPr>
            <w:r>
              <w:t>Alleluia, Alleluia.</w:t>
            </w:r>
          </w:p>
        </w:tc>
        <w:tc>
          <w:tcPr>
            <w:tcW w:w="288" w:type="dxa"/>
          </w:tcPr>
          <w:p w14:paraId="787DE72B" w14:textId="77777777" w:rsidR="00953E32" w:rsidRDefault="00953E32" w:rsidP="00953E32"/>
        </w:tc>
        <w:tc>
          <w:tcPr>
            <w:tcW w:w="288" w:type="dxa"/>
          </w:tcPr>
          <w:p w14:paraId="111A5974" w14:textId="77777777" w:rsidR="00953E32" w:rsidRDefault="00953E32" w:rsidP="00953E32">
            <w:pPr>
              <w:pStyle w:val="CopticCross"/>
            </w:pPr>
          </w:p>
        </w:tc>
        <w:tc>
          <w:tcPr>
            <w:tcW w:w="3960" w:type="dxa"/>
          </w:tcPr>
          <w:p w14:paraId="3AE6824B" w14:textId="77777777" w:rsidR="00953E32" w:rsidRDefault="00953E32" w:rsidP="00953E32">
            <w:pPr>
              <w:pStyle w:val="CopticVersemulti-line"/>
            </w:pPr>
            <w:r>
              <w:t>Ⲁⲗⲗⲏⲗⲟⲩⲓⲁ ⲁⲗⲗⲏⲗⲟⲩⲓⲁ.</w:t>
            </w:r>
          </w:p>
          <w:p w14:paraId="38215834" w14:textId="77777777" w:rsidR="00953E32" w:rsidRDefault="00953E32" w:rsidP="00953E32">
            <w:pPr>
              <w:pStyle w:val="CopticVersemulti-line"/>
            </w:pPr>
            <w:r>
              <w:t>Ⲓⲥⲟⲩⲥ Ⲡⲓⲭ̀ⲣⲓⲥⲧⲟⲥ Ⲡϣⲏⲣⲓ ⲙ̀Ⲫⲛⲟⲩϯ:</w:t>
            </w:r>
          </w:p>
          <w:p w14:paraId="72419E60" w14:textId="1E0A711B" w:rsidR="00953E32" w:rsidRDefault="009C7202" w:rsidP="00953E32">
            <w:pPr>
              <w:pStyle w:val="CopticVersemulti-line"/>
            </w:pPr>
            <w:r>
              <w:t>ⲁϥϣⲟⲃⲧϥ ⲉ̀ϫⲉⲛ ⲡⲓⲧⲱⲟⲩ ⲛ̀Ⲑⲁⲃⲱⲣ</w:t>
            </w:r>
            <w:r w:rsidR="00953E32">
              <w:t>:</w:t>
            </w:r>
          </w:p>
          <w:p w14:paraId="5A65C0C2" w14:textId="77777777" w:rsidR="00953E32" w:rsidRPr="00C35319" w:rsidRDefault="00953E32" w:rsidP="00953E32">
            <w:pPr>
              <w:pStyle w:val="CopticHangingVerse"/>
            </w:pPr>
            <w:r>
              <w:t>ⲁⲗⲗⲏⲗⲟⲩⲓⲁ: ⲁⲗⲗⲏⲗⲟⲩⲓⲁ.</w:t>
            </w:r>
          </w:p>
        </w:tc>
      </w:tr>
    </w:tbl>
    <w:p w14:paraId="0E9747B7" w14:textId="1B05C0B3" w:rsidR="00953E32" w:rsidRDefault="00953E32" w:rsidP="00953E32">
      <w:pPr>
        <w:pStyle w:val="Heading4"/>
      </w:pPr>
      <w:r>
        <w:t>The Gospel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6045F5CA" w14:textId="77777777" w:rsidTr="00953E32">
        <w:trPr>
          <w:cantSplit/>
          <w:jc w:val="center"/>
        </w:trPr>
        <w:tc>
          <w:tcPr>
            <w:tcW w:w="288" w:type="dxa"/>
          </w:tcPr>
          <w:p w14:paraId="73C80031" w14:textId="77777777" w:rsidR="00953E32" w:rsidRDefault="00953E32" w:rsidP="00953E32">
            <w:pPr>
              <w:pStyle w:val="CopticCross"/>
            </w:pPr>
          </w:p>
        </w:tc>
        <w:tc>
          <w:tcPr>
            <w:tcW w:w="3960" w:type="dxa"/>
          </w:tcPr>
          <w:p w14:paraId="5ABC4DF6" w14:textId="77777777" w:rsidR="00953E32" w:rsidRDefault="00953E32" w:rsidP="00953E32">
            <w:pPr>
              <w:pStyle w:val="EngHang"/>
            </w:pPr>
            <w:r>
              <w:t>Alleluia, alleluia,</w:t>
            </w:r>
          </w:p>
          <w:p w14:paraId="0507C172" w14:textId="77777777" w:rsidR="00953E32" w:rsidRDefault="00953E32" w:rsidP="00953E32">
            <w:pPr>
              <w:pStyle w:val="EngHang"/>
            </w:pPr>
            <w:r>
              <w:t>Alleluia, alleluia.</w:t>
            </w:r>
          </w:p>
          <w:p w14:paraId="1594D52F" w14:textId="77777777" w:rsidR="00953E32" w:rsidRDefault="00953E32" w:rsidP="00953E32">
            <w:pPr>
              <w:pStyle w:val="EngHang"/>
            </w:pPr>
            <w:r>
              <w:t>Jesus Christ the Son of God,</w:t>
            </w:r>
          </w:p>
          <w:p w14:paraId="09C32A58" w14:textId="0CDC59F0" w:rsidR="00953E32" w:rsidRDefault="009C7202" w:rsidP="00953E32">
            <w:pPr>
              <w:pStyle w:val="EngHangEnd"/>
            </w:pPr>
            <w:r>
              <w:t>Was transfigured on Mount Tabor</w:t>
            </w:r>
            <w:r w:rsidR="00953E32">
              <w:t>.</w:t>
            </w:r>
          </w:p>
        </w:tc>
        <w:tc>
          <w:tcPr>
            <w:tcW w:w="288" w:type="dxa"/>
          </w:tcPr>
          <w:p w14:paraId="1F3C2346" w14:textId="77777777" w:rsidR="00953E32" w:rsidRDefault="00953E32" w:rsidP="00953E32"/>
        </w:tc>
        <w:tc>
          <w:tcPr>
            <w:tcW w:w="288" w:type="dxa"/>
          </w:tcPr>
          <w:p w14:paraId="6121FBD6" w14:textId="77777777" w:rsidR="00953E32" w:rsidRDefault="00953E32" w:rsidP="00953E32">
            <w:pPr>
              <w:pStyle w:val="CopticCross"/>
            </w:pPr>
          </w:p>
        </w:tc>
        <w:tc>
          <w:tcPr>
            <w:tcW w:w="3960" w:type="dxa"/>
          </w:tcPr>
          <w:p w14:paraId="6FC71E8D" w14:textId="77777777" w:rsidR="00953E32" w:rsidRDefault="00953E32" w:rsidP="00953E32">
            <w:pPr>
              <w:pStyle w:val="CopticVersemulti-line"/>
            </w:pPr>
            <w:r>
              <w:t>Ⲁⲗⲗⲏⲗⲟⲩⲓⲁ: Ⲁⲗⲗⲏⲗⲟⲩⲓⲁ:</w:t>
            </w:r>
          </w:p>
          <w:p w14:paraId="44EBF0F2" w14:textId="77777777" w:rsidR="00953E32" w:rsidRDefault="00953E32" w:rsidP="00953E32">
            <w:pPr>
              <w:pStyle w:val="CopticVersemulti-line"/>
            </w:pPr>
            <w:r>
              <w:t>Ⲁⲗⲗⲏⲗⲟⲩⲓⲁ: Ⲁⲗⲗⲏⲗⲟⲩⲓⲁ.</w:t>
            </w:r>
          </w:p>
          <w:p w14:paraId="2A875925" w14:textId="77777777" w:rsidR="00953E32" w:rsidRDefault="00953E32" w:rsidP="00953E32">
            <w:pPr>
              <w:pStyle w:val="CopticVersemulti-line"/>
            </w:pPr>
            <w:r>
              <w:t>Ⲓⲏⲥⲟⲩⲥ Ⲡⲓⲭ̀ⲣⲓⲥⲧⲟⲥ Ⲡϣⲏⲣⲓ ⲙ̀Ⲫⲛⲟⲩϯ:</w:t>
            </w:r>
          </w:p>
          <w:p w14:paraId="2573A321" w14:textId="23828876" w:rsidR="00953E32" w:rsidRPr="00C35319" w:rsidRDefault="009C7202" w:rsidP="00953E32">
            <w:pPr>
              <w:pStyle w:val="CopticHangingVerse"/>
            </w:pPr>
            <w:r>
              <w:t>ⲁϥϣⲟⲃⲧϥ ⲉ̀ϫⲉⲛ ⲡⲓⲧⲱⲟⲩ ⲛ̀Ⲑⲁⲃⲱⲣ</w:t>
            </w:r>
            <w:r w:rsidR="00953E32">
              <w:t>.</w:t>
            </w:r>
          </w:p>
        </w:tc>
      </w:tr>
      <w:tr w:rsidR="00953E32" w14:paraId="0C608150" w14:textId="77777777" w:rsidTr="00953E32">
        <w:trPr>
          <w:cantSplit/>
          <w:jc w:val="center"/>
        </w:trPr>
        <w:tc>
          <w:tcPr>
            <w:tcW w:w="288" w:type="dxa"/>
          </w:tcPr>
          <w:p w14:paraId="76F32730" w14:textId="77777777" w:rsidR="00953E32" w:rsidRDefault="00953E32" w:rsidP="00953E32">
            <w:pPr>
              <w:pStyle w:val="CopticCross"/>
            </w:pPr>
          </w:p>
        </w:tc>
        <w:tc>
          <w:tcPr>
            <w:tcW w:w="3960" w:type="dxa"/>
          </w:tcPr>
          <w:p w14:paraId="69335059" w14:textId="77777777" w:rsidR="00953E32" w:rsidRDefault="00953E32" w:rsidP="00953E32">
            <w:pPr>
              <w:pStyle w:val="EngHang"/>
            </w:pPr>
            <w:r>
              <w:t>This is He to Whom the glory is due,</w:t>
            </w:r>
          </w:p>
          <w:p w14:paraId="709E6688" w14:textId="77777777" w:rsidR="00953E32" w:rsidRDefault="00953E32" w:rsidP="00953E32">
            <w:pPr>
              <w:pStyle w:val="EngHang"/>
            </w:pPr>
            <w:r>
              <w:t>With His Good Father,</w:t>
            </w:r>
          </w:p>
          <w:p w14:paraId="07D06772" w14:textId="77777777" w:rsidR="00953E32" w:rsidRDefault="00953E32" w:rsidP="00953E32">
            <w:pPr>
              <w:pStyle w:val="EngHang"/>
            </w:pPr>
            <w:r>
              <w:t>And the Holy Spirit,</w:t>
            </w:r>
          </w:p>
          <w:p w14:paraId="611D3397" w14:textId="77777777" w:rsidR="00953E32" w:rsidRDefault="00953E32" w:rsidP="00953E32">
            <w:pPr>
              <w:pStyle w:val="EngHangEnd"/>
            </w:pPr>
            <w:r>
              <w:t>Now and forever.</w:t>
            </w:r>
          </w:p>
        </w:tc>
        <w:tc>
          <w:tcPr>
            <w:tcW w:w="288" w:type="dxa"/>
          </w:tcPr>
          <w:p w14:paraId="38510405" w14:textId="77777777" w:rsidR="00953E32" w:rsidRDefault="00953E32" w:rsidP="00953E32"/>
        </w:tc>
        <w:tc>
          <w:tcPr>
            <w:tcW w:w="288" w:type="dxa"/>
          </w:tcPr>
          <w:p w14:paraId="1713F754" w14:textId="77777777" w:rsidR="00953E32" w:rsidRDefault="00953E32" w:rsidP="00953E32">
            <w:pPr>
              <w:pStyle w:val="CopticCross"/>
            </w:pPr>
          </w:p>
        </w:tc>
        <w:tc>
          <w:tcPr>
            <w:tcW w:w="3960" w:type="dxa"/>
          </w:tcPr>
          <w:p w14:paraId="74041E3D" w14:textId="77777777" w:rsidR="00953E32" w:rsidRDefault="00953E32" w:rsidP="00953E32">
            <w:pPr>
              <w:pStyle w:val="CopticVersemulti-line"/>
            </w:pPr>
            <w:r>
              <w:t>Ⲫⲁⲓ ⲉ̀ⲣⲉ ⲡⲓⲱ̀ⲟⲩ ⲉⲣⲡ̀ⲣⲉⲡ̀ⲓ ⲛⲁϥ:</w:t>
            </w:r>
          </w:p>
          <w:p w14:paraId="5D090A5C" w14:textId="77777777" w:rsidR="00953E32" w:rsidRDefault="00953E32" w:rsidP="00953E32">
            <w:pPr>
              <w:pStyle w:val="CopticVersemulti-line"/>
            </w:pPr>
            <w:r>
              <w:t>ⲛⲉⲙ Ⲡⲉϥⲓⲱⲧ ⲛ̀ⲁ̀ⲅⲁⲑⲟⲥ:</w:t>
            </w:r>
          </w:p>
          <w:p w14:paraId="3EDF6388" w14:textId="77777777" w:rsidR="00953E32" w:rsidRDefault="00953E32" w:rsidP="00953E32">
            <w:pPr>
              <w:pStyle w:val="CopticVersemulti-line"/>
            </w:pPr>
            <w:r>
              <w:t>ⲛⲉⲙ Ⲡⲓⲡⲛⲉⲩⲙⲁ ⲉⲑⲟⲩⲁⲃ:</w:t>
            </w:r>
          </w:p>
          <w:p w14:paraId="1AFA38C4" w14:textId="77777777" w:rsidR="00953E32" w:rsidRDefault="00953E32" w:rsidP="00953E32">
            <w:pPr>
              <w:pStyle w:val="CopticHangingVerse"/>
            </w:pPr>
            <w:r>
              <w:t>ⲓⲥϫⲉⲛ ϯⲛⲟⲩ ⲛⲉⲙ ϣⲁ ⲉ̀ⲛⲉϩ.</w:t>
            </w:r>
          </w:p>
        </w:tc>
      </w:tr>
      <w:tr w:rsidR="00953E32" w14:paraId="5049FFF6" w14:textId="77777777" w:rsidTr="00953E32">
        <w:trPr>
          <w:cantSplit/>
          <w:jc w:val="center"/>
        </w:trPr>
        <w:tc>
          <w:tcPr>
            <w:tcW w:w="288" w:type="dxa"/>
          </w:tcPr>
          <w:p w14:paraId="6D4D7FD3" w14:textId="77777777" w:rsidR="00953E32" w:rsidRDefault="00953E32" w:rsidP="00953E32">
            <w:pPr>
              <w:pStyle w:val="CopticCross"/>
            </w:pPr>
          </w:p>
        </w:tc>
        <w:tc>
          <w:tcPr>
            <w:tcW w:w="3960" w:type="dxa"/>
          </w:tcPr>
          <w:p w14:paraId="512DB078" w14:textId="77777777" w:rsidR="00953E32" w:rsidRDefault="00953E32" w:rsidP="00953E32">
            <w:pPr>
              <w:pStyle w:val="EngHang"/>
            </w:pPr>
            <w:r>
              <w:t>Blessed be the Father and the Son</w:t>
            </w:r>
          </w:p>
          <w:p w14:paraId="60D7DE4F" w14:textId="77777777" w:rsidR="00953E32" w:rsidRDefault="00953E32" w:rsidP="00953E32">
            <w:pPr>
              <w:pStyle w:val="EngHang"/>
            </w:pPr>
            <w:r>
              <w:t>And the Holy Spirit,</w:t>
            </w:r>
          </w:p>
          <w:p w14:paraId="54785A0F" w14:textId="77777777" w:rsidR="00953E32" w:rsidRDefault="00953E32" w:rsidP="00953E32">
            <w:pPr>
              <w:pStyle w:val="EngHang"/>
            </w:pPr>
            <w:r>
              <w:t>The pefect Trinity,</w:t>
            </w:r>
          </w:p>
          <w:p w14:paraId="2823D7BA" w14:textId="77777777" w:rsidR="00953E32" w:rsidRDefault="00953E32" w:rsidP="00953E32">
            <w:pPr>
              <w:pStyle w:val="EngHang"/>
            </w:pPr>
            <w:r>
              <w:t>We worship Him and glorify Him.</w:t>
            </w:r>
          </w:p>
        </w:tc>
        <w:tc>
          <w:tcPr>
            <w:tcW w:w="288" w:type="dxa"/>
          </w:tcPr>
          <w:p w14:paraId="0217D217" w14:textId="77777777" w:rsidR="00953E32" w:rsidRDefault="00953E32" w:rsidP="00953E32"/>
        </w:tc>
        <w:tc>
          <w:tcPr>
            <w:tcW w:w="288" w:type="dxa"/>
          </w:tcPr>
          <w:p w14:paraId="66E375D3" w14:textId="77777777" w:rsidR="00953E32" w:rsidRDefault="00953E32" w:rsidP="00953E32">
            <w:pPr>
              <w:pStyle w:val="CopticCross"/>
            </w:pPr>
          </w:p>
        </w:tc>
        <w:tc>
          <w:tcPr>
            <w:tcW w:w="3960" w:type="dxa"/>
          </w:tcPr>
          <w:p w14:paraId="3F2C05B5" w14:textId="77777777" w:rsidR="00953E32" w:rsidRDefault="00953E32" w:rsidP="00953E32">
            <w:pPr>
              <w:pStyle w:val="CopticVersemulti-line"/>
            </w:pPr>
            <w:r>
              <w:t>Ϫⲉ ϥ̀ⲥ̀ⲙⲁⲣⲱⲟⲩⲧ ⲛ̀ϫⲉ Ⲫⲓⲱⲧ ⲛⲉⲙ Ⲡϣⲏⲣⲓ:</w:t>
            </w:r>
          </w:p>
          <w:p w14:paraId="16E3CA5F" w14:textId="77777777" w:rsidR="00953E32" w:rsidRDefault="00953E32" w:rsidP="00953E32">
            <w:pPr>
              <w:pStyle w:val="CopticVersemulti-line"/>
            </w:pPr>
            <w:r>
              <w:t>ⲛⲉⲙ Ⲡⲓⲡ̀ⲛⲉⲩⲙⲁ ⲉⲑⲟⲩⲁⲃ:</w:t>
            </w:r>
          </w:p>
          <w:p w14:paraId="3BD75B47" w14:textId="77777777" w:rsidR="00953E32" w:rsidRDefault="00953E32" w:rsidP="00953E32">
            <w:pPr>
              <w:pStyle w:val="CopticVersemulti-line"/>
            </w:pPr>
            <w:r>
              <w:t>Ϯⲧ̀ⲣⲓⲁⲥ ⲉⲧϫⲏⲕ ⲉ̀ⲃⲟⲗ:</w:t>
            </w:r>
          </w:p>
          <w:p w14:paraId="4FD5988C" w14:textId="77777777" w:rsidR="00953E32" w:rsidRDefault="00953E32" w:rsidP="00953E32">
            <w:pPr>
              <w:pStyle w:val="CopticVersemulti-line"/>
            </w:pPr>
            <w:r>
              <w:t>ⲧⲉⲛⲟⲩⲱϣⲧ ⲙ̀ⲙⲟⲥ ⲧⲉⲛϯⲱ̀ⲟⲩ ⲛⲁⲥ.</w:t>
            </w:r>
          </w:p>
        </w:tc>
      </w:tr>
    </w:tbl>
    <w:p w14:paraId="6CE0DF5D" w14:textId="7A96D845" w:rsidR="00155D64" w:rsidRPr="00155D64" w:rsidRDefault="00155D64" w:rsidP="00155D64">
      <w:pPr>
        <w:pStyle w:val="Heading4"/>
        <w:rPr>
          <w:rFonts w:ascii="Segoe UI Historic" w:eastAsia="Arial Unicode MS" w:hAnsi="Segoe UI Historic" w:cs="Segoe UI Historic"/>
        </w:rPr>
      </w:pPr>
      <w:r>
        <w:t>The End of Service Hymn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597E1C05" w14:textId="77777777" w:rsidTr="00155D64">
        <w:trPr>
          <w:cantSplit/>
          <w:jc w:val="center"/>
        </w:trPr>
        <w:tc>
          <w:tcPr>
            <w:tcW w:w="288" w:type="dxa"/>
          </w:tcPr>
          <w:p w14:paraId="09E5D685" w14:textId="77777777" w:rsidR="00155D64" w:rsidRDefault="00155D64" w:rsidP="00155D64">
            <w:pPr>
              <w:pStyle w:val="CopticCross"/>
            </w:pPr>
          </w:p>
        </w:tc>
        <w:tc>
          <w:tcPr>
            <w:tcW w:w="3960" w:type="dxa"/>
          </w:tcPr>
          <w:p w14:paraId="516356CD" w14:textId="41945F67" w:rsidR="00155D64" w:rsidRDefault="00155D64" w:rsidP="00155D64">
            <w:pPr>
              <w:pStyle w:val="EngHangEnd"/>
            </w:pPr>
            <w:r>
              <w:t>… “Our Lord Jesus Christ, the Son of God, was transfigured on Mount Tabor.” …</w:t>
            </w:r>
          </w:p>
        </w:tc>
        <w:tc>
          <w:tcPr>
            <w:tcW w:w="288" w:type="dxa"/>
          </w:tcPr>
          <w:p w14:paraId="6B05CFEF" w14:textId="77777777" w:rsidR="00155D64" w:rsidRDefault="00155D64" w:rsidP="00155D64"/>
        </w:tc>
        <w:tc>
          <w:tcPr>
            <w:tcW w:w="288" w:type="dxa"/>
          </w:tcPr>
          <w:p w14:paraId="5906FF61" w14:textId="77777777" w:rsidR="00155D64" w:rsidRDefault="00155D64" w:rsidP="00155D64">
            <w:pPr>
              <w:pStyle w:val="CopticCross"/>
            </w:pPr>
          </w:p>
        </w:tc>
        <w:tc>
          <w:tcPr>
            <w:tcW w:w="3960" w:type="dxa"/>
          </w:tcPr>
          <w:p w14:paraId="7C801A4E" w14:textId="03F01F87" w:rsidR="00155D64" w:rsidRPr="00C35319" w:rsidRDefault="00155D64" w:rsidP="00155D64">
            <w:pPr>
              <w:pStyle w:val="CopticHangingVerse"/>
            </w:pPr>
            <w:r>
              <w:t>… ⲁϥϣⲟⲃⲧϥ ⲉ̀ϫⲉⲛ ⲡⲓⲧⲱⲟⲩ ⲛ̀Ⲑⲁⲃⲱⲣ …</w:t>
            </w:r>
          </w:p>
        </w:tc>
      </w:tr>
    </w:tbl>
    <w:p w14:paraId="365C701F" w14:textId="77777777" w:rsidR="00495F1A" w:rsidRDefault="00980D99" w:rsidP="00495F1A">
      <w:pPr>
        <w:pStyle w:val="Heading3"/>
      </w:pPr>
      <w:bookmarkStart w:id="1946" w:name="_Ref485102883"/>
      <w:bookmarkStart w:id="1947" w:name="_Toc485884682"/>
      <w:r>
        <w:t xml:space="preserve">August 9 / Mesori 16: </w:t>
      </w:r>
      <w:r w:rsidR="00495F1A">
        <w:t>The Assumption of the Virgin</w:t>
      </w:r>
      <w:bookmarkEnd w:id="1941"/>
      <w:bookmarkEnd w:id="1942"/>
      <w:bookmarkEnd w:id="1943"/>
      <w:bookmarkEnd w:id="1944"/>
      <w:bookmarkEnd w:id="1945"/>
      <w:bookmarkEnd w:id="1946"/>
      <w:bookmarkEnd w:id="1947"/>
    </w:p>
    <w:p w14:paraId="7CA90D1D" w14:textId="7FF594DA" w:rsidR="003D07AB" w:rsidRDefault="003D07AB" w:rsidP="003D07AB">
      <w:pPr>
        <w:pStyle w:val="Heading4"/>
      </w:pPr>
      <w:bookmarkStart w:id="1948" w:name="_Ref435642763"/>
      <w:r>
        <w:t>The Vespers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07AB" w14:paraId="56A589ED" w14:textId="77777777" w:rsidTr="007C5FC1">
        <w:trPr>
          <w:cantSplit/>
          <w:jc w:val="center"/>
        </w:trPr>
        <w:tc>
          <w:tcPr>
            <w:tcW w:w="288" w:type="dxa"/>
          </w:tcPr>
          <w:p w14:paraId="23299C6D" w14:textId="77777777" w:rsidR="003D07AB" w:rsidRDefault="003D07AB" w:rsidP="007C5FC1">
            <w:pPr>
              <w:pStyle w:val="CopticCross"/>
            </w:pPr>
          </w:p>
        </w:tc>
        <w:tc>
          <w:tcPr>
            <w:tcW w:w="3960" w:type="dxa"/>
          </w:tcPr>
          <w:p w14:paraId="7B17A3DA" w14:textId="4FA67770" w:rsidR="003D07AB" w:rsidRDefault="003D07AB" w:rsidP="007C5FC1">
            <w:pPr>
              <w:pStyle w:val="EngHang"/>
            </w:pPr>
            <w:r>
              <w:t>Many women attained honours—</w:t>
            </w:r>
          </w:p>
          <w:p w14:paraId="4040E4B8" w14:textId="1875FF9C" w:rsidR="003D07AB" w:rsidRDefault="003D07AB" w:rsidP="007C5FC1">
            <w:pPr>
              <w:pStyle w:val="EngHang"/>
            </w:pPr>
            <w:r>
              <w:t>You are exalted above them all,</w:t>
            </w:r>
          </w:p>
          <w:p w14:paraId="01DBBD85" w14:textId="3FE7E6D5" w:rsidR="003D07AB" w:rsidRDefault="003D07AB" w:rsidP="007C5FC1">
            <w:pPr>
              <w:pStyle w:val="EngHang"/>
            </w:pPr>
            <w:r>
              <w:t>For youy are the pride of the virgins,</w:t>
            </w:r>
          </w:p>
          <w:p w14:paraId="54F5E458" w14:textId="5E03F636" w:rsidR="003D07AB" w:rsidRDefault="003D07AB" w:rsidP="007C5FC1">
            <w:pPr>
              <w:pStyle w:val="EngHangEnd"/>
            </w:pPr>
            <w:r>
              <w:t>O Mary, the Theotokos.</w:t>
            </w:r>
          </w:p>
        </w:tc>
        <w:tc>
          <w:tcPr>
            <w:tcW w:w="288" w:type="dxa"/>
          </w:tcPr>
          <w:p w14:paraId="7845F170" w14:textId="77777777" w:rsidR="003D07AB" w:rsidRDefault="003D07AB" w:rsidP="007C5FC1"/>
        </w:tc>
        <w:tc>
          <w:tcPr>
            <w:tcW w:w="288" w:type="dxa"/>
          </w:tcPr>
          <w:p w14:paraId="2E4C3DFD" w14:textId="77777777" w:rsidR="003D07AB" w:rsidRDefault="003D07AB" w:rsidP="007C5FC1">
            <w:pPr>
              <w:pStyle w:val="CopticCross"/>
            </w:pPr>
          </w:p>
        </w:tc>
        <w:tc>
          <w:tcPr>
            <w:tcW w:w="3960" w:type="dxa"/>
          </w:tcPr>
          <w:p w14:paraId="3F99185F" w14:textId="3F6C52E6" w:rsidR="003D07AB" w:rsidRDefault="007C5FC1" w:rsidP="007C5FC1">
            <w:pPr>
              <w:pStyle w:val="CopticVersemulti-line"/>
            </w:pPr>
            <w:r>
              <w:t>Ⲁ ⲟⲩⲙⲏϣ ⲛ̀ⲥ̀ϩⲓⲙⲓ ϭⲓⲧⲁⲓⲟ:</w:t>
            </w:r>
          </w:p>
          <w:p w14:paraId="39B512A1" w14:textId="14A247C9" w:rsidR="007C5FC1" w:rsidRDefault="007C5FC1" w:rsidP="007C5FC1">
            <w:pPr>
              <w:pStyle w:val="CopticVersemulti-line"/>
            </w:pPr>
            <w:r>
              <w:t>ⲁ̀ⲣⲉϭⲓⲥⲓ ⲛ̀ⲑⲟ ⲉ̀ϩⲟⲧⲉⲣⲱⲟⲩ ⲧⲏⲣⲟⲩ:</w:t>
            </w:r>
          </w:p>
          <w:p w14:paraId="4FAC470E" w14:textId="78F5F8B3" w:rsidR="007C5FC1" w:rsidRDefault="007C5FC1" w:rsidP="007C5FC1">
            <w:pPr>
              <w:pStyle w:val="CopticVersemulti-line"/>
            </w:pPr>
            <w:r>
              <w:t>ϫⲉ ⲛ̀ⲑⲟ ⲡⲉ ⲡ̀ϣⲟⲩϣⲟⲩ ⲛ̀ⲛⲓⲡⲁⲣⲑⲉⲛⲟⲥ:</w:t>
            </w:r>
          </w:p>
          <w:p w14:paraId="6F48CB20" w14:textId="1CD3465F" w:rsidR="003D07AB" w:rsidRDefault="007C5FC1" w:rsidP="007C5FC1">
            <w:pPr>
              <w:pStyle w:val="CopticHangingVerse"/>
            </w:pPr>
            <w:r>
              <w:t>ϯⲑⲉⲟ̀ⲧⲟⲕⲟⲥ Ⲙⲁⲣⲓⲁ.</w:t>
            </w:r>
          </w:p>
        </w:tc>
      </w:tr>
      <w:tr w:rsidR="007C5FC1" w14:paraId="6D8292FB" w14:textId="77777777" w:rsidTr="007C5FC1">
        <w:trPr>
          <w:cantSplit/>
          <w:jc w:val="center"/>
        </w:trPr>
        <w:tc>
          <w:tcPr>
            <w:tcW w:w="288" w:type="dxa"/>
          </w:tcPr>
          <w:p w14:paraId="240BB643" w14:textId="77777777" w:rsidR="007C5FC1" w:rsidRDefault="007C5FC1" w:rsidP="007C5FC1">
            <w:pPr>
              <w:pStyle w:val="CopticCross"/>
            </w:pPr>
          </w:p>
        </w:tc>
        <w:tc>
          <w:tcPr>
            <w:tcW w:w="3960" w:type="dxa"/>
          </w:tcPr>
          <w:p w14:paraId="58C65FC1" w14:textId="77777777" w:rsidR="007C5FC1" w:rsidRPr="00A742AC" w:rsidRDefault="007C5FC1" w:rsidP="007C5FC1">
            <w:pPr>
              <w:pStyle w:val="EngHang"/>
              <w:rPr>
                <w:szCs w:val="20"/>
              </w:rPr>
            </w:pPr>
            <w:r w:rsidRPr="00A742AC">
              <w:t>Intercede on our behalf,</w:t>
            </w:r>
          </w:p>
          <w:p w14:paraId="4D544C19" w14:textId="77777777" w:rsidR="007C5FC1" w:rsidRPr="00A742AC" w:rsidRDefault="007C5FC1" w:rsidP="007C5FC1">
            <w:pPr>
              <w:pStyle w:val="EngHang"/>
              <w:rPr>
                <w:szCs w:val="20"/>
              </w:rPr>
            </w:pPr>
            <w:r w:rsidRPr="00A742AC">
              <w:t>O lady of us all, the Mother of God,</w:t>
            </w:r>
          </w:p>
          <w:p w14:paraId="35F844E2" w14:textId="77777777" w:rsidR="007C5FC1" w:rsidRPr="00A742AC" w:rsidRDefault="007C5FC1" w:rsidP="007C5FC1">
            <w:pPr>
              <w:pStyle w:val="EngHang"/>
              <w:rPr>
                <w:szCs w:val="20"/>
              </w:rPr>
            </w:pPr>
            <w:r w:rsidRPr="00A742AC">
              <w:t>Mary, the Mother of our Saviour,</w:t>
            </w:r>
          </w:p>
          <w:p w14:paraId="705BE687" w14:textId="7A41B4FC" w:rsidR="007C5FC1" w:rsidRDefault="007C5FC1" w:rsidP="007C5FC1">
            <w:pPr>
              <w:pStyle w:val="EngHangEnd"/>
            </w:pPr>
            <w:r w:rsidRPr="00A742AC">
              <w:t>That He may forgive us our sins.</w:t>
            </w:r>
          </w:p>
        </w:tc>
        <w:tc>
          <w:tcPr>
            <w:tcW w:w="288" w:type="dxa"/>
          </w:tcPr>
          <w:p w14:paraId="10A7C01B" w14:textId="77777777" w:rsidR="007C5FC1" w:rsidRDefault="007C5FC1" w:rsidP="007C5FC1"/>
        </w:tc>
        <w:tc>
          <w:tcPr>
            <w:tcW w:w="288" w:type="dxa"/>
          </w:tcPr>
          <w:p w14:paraId="0E81976A" w14:textId="77777777" w:rsidR="007C5FC1" w:rsidRDefault="007C5FC1" w:rsidP="007C5FC1">
            <w:pPr>
              <w:pStyle w:val="CopticCross"/>
            </w:pPr>
          </w:p>
        </w:tc>
        <w:tc>
          <w:tcPr>
            <w:tcW w:w="3960" w:type="dxa"/>
          </w:tcPr>
          <w:p w14:paraId="3A615F66" w14:textId="77777777" w:rsidR="007C5FC1" w:rsidRDefault="007C5FC1" w:rsidP="007C5FC1">
            <w:pPr>
              <w:pStyle w:val="CopticVersemulti-line"/>
            </w:pPr>
            <w:r w:rsidRPr="00A742AC">
              <w:t>Ⲁⲣⲓⲡⲣⲉⲥⲃⲉⲩⲓⲛ ⲉϩ̀ⲣⲏⲓ ⲉϫⲱⲛ</w:t>
            </w:r>
          </w:p>
          <w:p w14:paraId="4495A8F7" w14:textId="77777777" w:rsidR="007C5FC1" w:rsidRDefault="007C5FC1" w:rsidP="007C5FC1">
            <w:pPr>
              <w:pStyle w:val="CopticVersemulti-line"/>
            </w:pPr>
            <w:r w:rsidRPr="00A742AC">
              <w:t>ⲱ ⲧⲉⲛⲟ̅ⲥ̅ ⲛ̀ⲛⲏⲃ ⲧⲏⲣⲉⲛ ϯⲑⲉⲟⲧⲟⲕⲟⲥ</w:t>
            </w:r>
          </w:p>
          <w:p w14:paraId="3C7FEE90" w14:textId="77777777" w:rsidR="007C5FC1" w:rsidRDefault="007C5FC1" w:rsidP="007C5FC1">
            <w:pPr>
              <w:pStyle w:val="CopticVersemulti-line"/>
            </w:pPr>
            <w:r w:rsidRPr="00A742AC">
              <w:t>Ⲙⲁⲣⲓⲁ ⲑ̀ⲙⲁⲩ ⲙ̀ⲡⲉⲛⲥ̅ⲱ̅ⲣ</w:t>
            </w:r>
          </w:p>
          <w:p w14:paraId="1C9A7B8D" w14:textId="12EFD432" w:rsidR="007C5FC1" w:rsidRDefault="007C5FC1" w:rsidP="007C5FC1">
            <w:pPr>
              <w:pStyle w:val="CopticHangingVerse"/>
            </w:pPr>
            <w:r w:rsidRPr="00A742AC">
              <w:t>ⲛ̀ⲧⲉϥⲭⲁ ⲛⲉⲛⲛⲟⲃⲓ ⲛⲁⲛ ⲉⲃⲟⲗ.</w:t>
            </w:r>
          </w:p>
        </w:tc>
      </w:tr>
      <w:tr w:rsidR="007C5FC1" w14:paraId="010CD9D7" w14:textId="77777777" w:rsidTr="007C5FC1">
        <w:trPr>
          <w:cantSplit/>
          <w:jc w:val="center"/>
        </w:trPr>
        <w:tc>
          <w:tcPr>
            <w:tcW w:w="288" w:type="dxa"/>
          </w:tcPr>
          <w:p w14:paraId="1BDD3503" w14:textId="77777777" w:rsidR="007C5FC1" w:rsidRDefault="007C5FC1" w:rsidP="007C5FC1">
            <w:pPr>
              <w:pStyle w:val="CopticCross"/>
            </w:pPr>
          </w:p>
        </w:tc>
        <w:tc>
          <w:tcPr>
            <w:tcW w:w="3960" w:type="dxa"/>
          </w:tcPr>
          <w:p w14:paraId="7A04A1C9" w14:textId="77777777" w:rsidR="007C5FC1" w:rsidRDefault="007C5FC1" w:rsidP="007C5FC1">
            <w:pPr>
              <w:pStyle w:val="EngHang"/>
            </w:pPr>
            <w:r>
              <w:t>Blessed be the Father and the Son</w:t>
            </w:r>
          </w:p>
          <w:p w14:paraId="1EBF8A3E" w14:textId="77777777" w:rsidR="007C5FC1" w:rsidRDefault="007C5FC1" w:rsidP="007C5FC1">
            <w:pPr>
              <w:pStyle w:val="EngHang"/>
            </w:pPr>
            <w:r>
              <w:t>And the Holy Spirit,</w:t>
            </w:r>
          </w:p>
          <w:p w14:paraId="3527277E" w14:textId="77777777" w:rsidR="007C5FC1" w:rsidRDefault="007C5FC1" w:rsidP="007C5FC1">
            <w:pPr>
              <w:pStyle w:val="EngHang"/>
            </w:pPr>
            <w:r>
              <w:t>The pefect Trinity,</w:t>
            </w:r>
          </w:p>
          <w:p w14:paraId="10476A91" w14:textId="3A22E4BD" w:rsidR="007C5FC1" w:rsidRDefault="007C5FC1" w:rsidP="007C5FC1">
            <w:pPr>
              <w:pStyle w:val="EngHangEnd"/>
            </w:pPr>
            <w:r>
              <w:t>We worship Him and glorify Him.</w:t>
            </w:r>
          </w:p>
        </w:tc>
        <w:tc>
          <w:tcPr>
            <w:tcW w:w="288" w:type="dxa"/>
          </w:tcPr>
          <w:p w14:paraId="1ECFF22D" w14:textId="77777777" w:rsidR="007C5FC1" w:rsidRDefault="007C5FC1" w:rsidP="007C5FC1"/>
        </w:tc>
        <w:tc>
          <w:tcPr>
            <w:tcW w:w="288" w:type="dxa"/>
          </w:tcPr>
          <w:p w14:paraId="2A8A765A" w14:textId="77777777" w:rsidR="007C5FC1" w:rsidRDefault="007C5FC1" w:rsidP="007C5FC1">
            <w:pPr>
              <w:pStyle w:val="CopticCross"/>
            </w:pPr>
          </w:p>
        </w:tc>
        <w:tc>
          <w:tcPr>
            <w:tcW w:w="3960" w:type="dxa"/>
          </w:tcPr>
          <w:p w14:paraId="67AE09F0" w14:textId="77777777" w:rsidR="007C5FC1" w:rsidRDefault="007C5FC1" w:rsidP="007C5FC1">
            <w:pPr>
              <w:pStyle w:val="CopticVersemulti-line"/>
            </w:pPr>
            <w:r>
              <w:t>Ϫⲉ ϥ̀ⲥ̀ⲙⲁⲣⲱⲟⲩⲧ ⲛ̀ϫⲉ Ⲫⲓⲱⲧ ⲛⲉⲙ Ⲡϣⲏⲣⲓ:</w:t>
            </w:r>
          </w:p>
          <w:p w14:paraId="1AC02FE1" w14:textId="77777777" w:rsidR="007C5FC1" w:rsidRDefault="007C5FC1" w:rsidP="007C5FC1">
            <w:pPr>
              <w:pStyle w:val="CopticVersemulti-line"/>
            </w:pPr>
            <w:r>
              <w:t>ⲛⲉⲙ Ⲡⲓⲡ̀ⲛⲉⲩⲙⲁ ⲉⲑⲟⲩⲁⲃ:</w:t>
            </w:r>
          </w:p>
          <w:p w14:paraId="59F98F99" w14:textId="77777777" w:rsidR="007C5FC1" w:rsidRDefault="007C5FC1" w:rsidP="007C5FC1">
            <w:pPr>
              <w:pStyle w:val="CopticVersemulti-line"/>
            </w:pPr>
            <w:r>
              <w:t>Ϯⲧ̀ⲣⲓⲁⲥ ⲉⲧϫⲏⲕ ⲉ̀ⲃⲟⲗ:</w:t>
            </w:r>
          </w:p>
          <w:p w14:paraId="1CEB118C" w14:textId="5606B7A6" w:rsidR="007C5FC1" w:rsidRDefault="007C5FC1" w:rsidP="007C5FC1">
            <w:pPr>
              <w:pStyle w:val="CopticHangingVerse"/>
            </w:pPr>
            <w:r>
              <w:t>ⲧⲉⲛⲟⲩⲱϣⲧ ⲙ̀ⲙⲟⲥ ⲧⲉⲛϯⲱ̀ⲟⲩ ⲛⲁⲥ.</w:t>
            </w:r>
          </w:p>
        </w:tc>
      </w:tr>
    </w:tbl>
    <w:p w14:paraId="4D26BE2A" w14:textId="4FF0A956" w:rsidR="007E24F9" w:rsidRDefault="007E24F9" w:rsidP="007E24F9">
      <w:pPr>
        <w:pStyle w:val="Heading4"/>
      </w:pPr>
      <w:bookmarkStart w:id="1949" w:name="_Ref485192399"/>
      <w:r>
        <w:t xml:space="preserve">The Psali </w:t>
      </w:r>
      <w:commentRangeStart w:id="1950"/>
      <w:r>
        <w:t xml:space="preserve">Adam </w:t>
      </w:r>
      <w:commentRangeEnd w:id="1950"/>
      <w:r>
        <w:rPr>
          <w:rStyle w:val="CommentReference"/>
          <w:rFonts w:eastAsiaTheme="minorHAnsi" w:cstheme="minorBidi"/>
          <w:b w:val="0"/>
          <w:bCs w:val="0"/>
          <w:iCs w:val="0"/>
          <w:color w:val="auto"/>
        </w:rPr>
        <w:commentReference w:id="1950"/>
      </w:r>
      <w:r>
        <w:t>for the Virgin</w:t>
      </w:r>
      <w:bookmarkEnd w:id="1948"/>
      <w:bookmarkEnd w:id="1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951"/>
            <w:r>
              <w:t>With divine hands.”</w:t>
            </w:r>
            <w:commentRangeEnd w:id="1951"/>
            <w:r>
              <w:rPr>
                <w:rStyle w:val="CommentReference"/>
                <w:rFonts w:ascii="Times New Roman" w:eastAsiaTheme="minorHAnsi" w:hAnsi="Times New Roman" w:cstheme="minorBidi"/>
                <w:color w:val="auto"/>
              </w:rPr>
              <w:commentReference w:id="1951"/>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lastRenderedPageBreak/>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lastRenderedPageBreak/>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952" w:name="_Ref435734818"/>
      <w:r>
        <w:lastRenderedPageBreak/>
        <w:t>The Psali Batos for the Virgin</w:t>
      </w:r>
      <w:bookmarkEnd w:id="19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8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lastRenderedPageBreak/>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953"/>
            <w:r>
              <w:t>forever</w:t>
            </w:r>
            <w:commentRangeEnd w:id="1953"/>
            <w:r>
              <w:rPr>
                <w:rStyle w:val="CommentReference"/>
                <w:rFonts w:ascii="Times New Roman" w:eastAsiaTheme="minorHAnsi" w:hAnsi="Times New Roman" w:cstheme="minorBidi"/>
                <w:color w:val="auto"/>
              </w:rPr>
              <w:commentReference w:id="1953"/>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954"/>
            <w:r>
              <w:t>In the unshakable places.</w:t>
            </w:r>
            <w:commentRangeEnd w:id="1954"/>
            <w:r>
              <w:rPr>
                <w:rStyle w:val="CommentReference"/>
                <w:rFonts w:ascii="Times New Roman" w:eastAsiaTheme="minorHAnsi" w:hAnsi="Times New Roman" w:cstheme="minorBidi"/>
                <w:color w:val="auto"/>
              </w:rPr>
              <w:commentReference w:id="1954"/>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955"/>
            <w:r>
              <w:t>Your name adorns our works.</w:t>
            </w:r>
            <w:commentRangeEnd w:id="1955"/>
            <w:r>
              <w:rPr>
                <w:rStyle w:val="CommentReference"/>
                <w:rFonts w:ascii="Times New Roman" w:eastAsiaTheme="minorHAnsi" w:hAnsi="Times New Roman" w:cstheme="minorBidi"/>
                <w:color w:val="auto"/>
              </w:rPr>
              <w:commentReference w:id="1955"/>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956"/>
            <w:r>
              <w:t xml:space="preserve">Interceding </w:t>
            </w:r>
            <w:commentRangeEnd w:id="1956"/>
            <w:r>
              <w:rPr>
                <w:rStyle w:val="CommentReference"/>
                <w:rFonts w:ascii="Times New Roman" w:eastAsiaTheme="minorHAnsi" w:hAnsi="Times New Roman" w:cstheme="minorBidi"/>
                <w:color w:val="auto"/>
              </w:rPr>
              <w:commentReference w:id="1956"/>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lastRenderedPageBreak/>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8BB4877" w14:textId="5FC0CB69" w:rsidR="007C5FC1" w:rsidRDefault="007C5FC1" w:rsidP="007C5FC1">
      <w:pPr>
        <w:pStyle w:val="Heading4"/>
      </w:pPr>
      <w:r>
        <w:lastRenderedPageBreak/>
        <w:t>The Prime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AE4B435" w14:textId="77777777" w:rsidTr="007C5FC1">
        <w:trPr>
          <w:cantSplit/>
          <w:jc w:val="center"/>
        </w:trPr>
        <w:tc>
          <w:tcPr>
            <w:tcW w:w="288" w:type="dxa"/>
          </w:tcPr>
          <w:p w14:paraId="13D7A09A" w14:textId="77777777" w:rsidR="007C5FC1" w:rsidRDefault="007C5FC1" w:rsidP="007C5FC1">
            <w:pPr>
              <w:pStyle w:val="CopticCross"/>
            </w:pPr>
          </w:p>
        </w:tc>
        <w:tc>
          <w:tcPr>
            <w:tcW w:w="3960" w:type="dxa"/>
          </w:tcPr>
          <w:p w14:paraId="1788BB8B" w14:textId="180D9DBB" w:rsidR="007C5FC1" w:rsidRDefault="007C5FC1" w:rsidP="007C5FC1">
            <w:pPr>
              <w:pStyle w:val="EngHang"/>
            </w:pPr>
            <w:r>
              <w:t>All the rulers of the earth</w:t>
            </w:r>
          </w:p>
          <w:p w14:paraId="6221F7CC" w14:textId="494F8275" w:rsidR="007C5FC1" w:rsidRDefault="007C5FC1" w:rsidP="007C5FC1">
            <w:pPr>
              <w:pStyle w:val="EngHang"/>
            </w:pPr>
            <w:r>
              <w:t>Walk in your light,</w:t>
            </w:r>
          </w:p>
          <w:p w14:paraId="0A4C8DA9" w14:textId="389D41CD" w:rsidR="007C5FC1" w:rsidRDefault="007C5FC1" w:rsidP="007C5FC1">
            <w:pPr>
              <w:pStyle w:val="EngHang"/>
            </w:pPr>
            <w:r>
              <w:t>And all the nations in your radiance,</w:t>
            </w:r>
          </w:p>
          <w:p w14:paraId="738F8521" w14:textId="506C97A5" w:rsidR="007C5FC1" w:rsidRDefault="007C5FC1" w:rsidP="007C5FC1">
            <w:pPr>
              <w:pStyle w:val="EngHangEnd"/>
            </w:pPr>
            <w:r>
              <w:t>O Mary, the Mother of God.</w:t>
            </w:r>
          </w:p>
        </w:tc>
        <w:tc>
          <w:tcPr>
            <w:tcW w:w="288" w:type="dxa"/>
          </w:tcPr>
          <w:p w14:paraId="63F347AF" w14:textId="77777777" w:rsidR="007C5FC1" w:rsidRDefault="007C5FC1" w:rsidP="007C5FC1"/>
        </w:tc>
        <w:tc>
          <w:tcPr>
            <w:tcW w:w="288" w:type="dxa"/>
          </w:tcPr>
          <w:p w14:paraId="0711F8CB" w14:textId="77777777" w:rsidR="007C5FC1" w:rsidRDefault="007C5FC1" w:rsidP="007C5FC1">
            <w:pPr>
              <w:pStyle w:val="CopticCross"/>
            </w:pPr>
          </w:p>
        </w:tc>
        <w:tc>
          <w:tcPr>
            <w:tcW w:w="3960" w:type="dxa"/>
          </w:tcPr>
          <w:p w14:paraId="4195AB0B" w14:textId="3CC92279" w:rsidR="007C5FC1" w:rsidRDefault="007C5FC1" w:rsidP="007C5FC1">
            <w:pPr>
              <w:pStyle w:val="CopticVersemulti-line"/>
            </w:pPr>
            <w:r>
              <w:t>Ⲡⲓⲟⲩⲣⲱⲟⲩ ⲧⲏⲣⲟⲩ ⲛ̀ⲧⲉ ⲡ̀ⲕⲁ ⲏⲓ:</w:t>
            </w:r>
          </w:p>
          <w:p w14:paraId="0B3C3FD8" w14:textId="10945766" w:rsidR="007C5FC1" w:rsidRDefault="007C5FC1" w:rsidP="007C5FC1">
            <w:pPr>
              <w:pStyle w:val="CopticVersemulti-line"/>
            </w:pPr>
            <w:r>
              <w:t>ⲥⲉⲙⲟϣⲓ  ⲝⲉⲛ ⲡⲉⲟⲩⲱⲓⲛⲓ:</w:t>
            </w:r>
          </w:p>
          <w:p w14:paraId="562BFEAF" w14:textId="363C341D" w:rsidR="007C5FC1" w:rsidRDefault="007C5FC1" w:rsidP="007C5FC1">
            <w:pPr>
              <w:pStyle w:val="CopticVersemulti-line"/>
            </w:pPr>
            <w:r>
              <w:t>ⲟⲩⲟϩ ⲛⲓⲉⲣⲑⲛⲟⲥ  ⲝⲉⲛ ⲡⲉⲫⲓⲣⲓ:</w:t>
            </w:r>
          </w:p>
          <w:p w14:paraId="25CFAB20" w14:textId="59F3D9F8" w:rsidR="007C5FC1" w:rsidRDefault="007C5FC1" w:rsidP="007C5FC1">
            <w:pPr>
              <w:pStyle w:val="CopticHangingVerse"/>
            </w:pPr>
            <w:r>
              <w:t>ⲱ̀ Ⲙⲁⲣⲓⲁ ⲑ̀ⲙⲁⲩ ⲙ̀Ⲫⲛⲟⲩϯ.</w:t>
            </w:r>
          </w:p>
        </w:tc>
      </w:tr>
      <w:tr w:rsidR="007C5FC1" w14:paraId="1EFE8B8D" w14:textId="77777777" w:rsidTr="007C5FC1">
        <w:trPr>
          <w:cantSplit/>
          <w:jc w:val="center"/>
        </w:trPr>
        <w:tc>
          <w:tcPr>
            <w:tcW w:w="288" w:type="dxa"/>
          </w:tcPr>
          <w:p w14:paraId="22E216F8" w14:textId="77777777" w:rsidR="007C5FC1" w:rsidRDefault="007C5FC1" w:rsidP="007C5FC1">
            <w:pPr>
              <w:pStyle w:val="CopticCross"/>
            </w:pPr>
          </w:p>
        </w:tc>
        <w:tc>
          <w:tcPr>
            <w:tcW w:w="3960" w:type="dxa"/>
          </w:tcPr>
          <w:p w14:paraId="5697E708" w14:textId="77777777" w:rsidR="007C5FC1" w:rsidRPr="00A742AC" w:rsidRDefault="007C5FC1" w:rsidP="007C5FC1">
            <w:pPr>
              <w:pStyle w:val="EngHang"/>
              <w:rPr>
                <w:szCs w:val="20"/>
              </w:rPr>
            </w:pPr>
            <w:r w:rsidRPr="00A742AC">
              <w:t>Intercede on our behalf,</w:t>
            </w:r>
          </w:p>
          <w:p w14:paraId="1C870DED" w14:textId="77777777" w:rsidR="007C5FC1" w:rsidRPr="00A742AC" w:rsidRDefault="007C5FC1" w:rsidP="007C5FC1">
            <w:pPr>
              <w:pStyle w:val="EngHang"/>
              <w:rPr>
                <w:szCs w:val="20"/>
              </w:rPr>
            </w:pPr>
            <w:r w:rsidRPr="00A742AC">
              <w:t>O lady of us all, the Mother of God,</w:t>
            </w:r>
          </w:p>
          <w:p w14:paraId="042E05C8" w14:textId="77777777" w:rsidR="007C5FC1" w:rsidRPr="00A742AC" w:rsidRDefault="007C5FC1" w:rsidP="007C5FC1">
            <w:pPr>
              <w:pStyle w:val="EngHang"/>
              <w:rPr>
                <w:szCs w:val="20"/>
              </w:rPr>
            </w:pPr>
            <w:r w:rsidRPr="00A742AC">
              <w:t>Mary, the Mother of our Saviour,</w:t>
            </w:r>
          </w:p>
          <w:p w14:paraId="74A08479" w14:textId="77777777" w:rsidR="007C5FC1" w:rsidRDefault="007C5FC1" w:rsidP="007C5FC1">
            <w:pPr>
              <w:pStyle w:val="EngHangEnd"/>
            </w:pPr>
            <w:r w:rsidRPr="00A742AC">
              <w:t>That He may forgive us our sins.</w:t>
            </w:r>
          </w:p>
        </w:tc>
        <w:tc>
          <w:tcPr>
            <w:tcW w:w="288" w:type="dxa"/>
          </w:tcPr>
          <w:p w14:paraId="4D070659" w14:textId="77777777" w:rsidR="007C5FC1" w:rsidRDefault="007C5FC1" w:rsidP="007C5FC1"/>
        </w:tc>
        <w:tc>
          <w:tcPr>
            <w:tcW w:w="288" w:type="dxa"/>
          </w:tcPr>
          <w:p w14:paraId="218B6FDB" w14:textId="77777777" w:rsidR="007C5FC1" w:rsidRDefault="007C5FC1" w:rsidP="007C5FC1">
            <w:pPr>
              <w:pStyle w:val="CopticCross"/>
            </w:pPr>
          </w:p>
        </w:tc>
        <w:tc>
          <w:tcPr>
            <w:tcW w:w="3960" w:type="dxa"/>
          </w:tcPr>
          <w:p w14:paraId="7D4EF122" w14:textId="77777777" w:rsidR="007C5FC1" w:rsidRDefault="007C5FC1" w:rsidP="007C5FC1">
            <w:pPr>
              <w:pStyle w:val="CopticVersemulti-line"/>
            </w:pPr>
            <w:r w:rsidRPr="00A742AC">
              <w:t>Ⲁⲣⲓⲡⲣⲉⲥⲃⲉⲩⲓⲛ ⲉϩ̀ⲣⲏⲓ ⲉϫⲱⲛ</w:t>
            </w:r>
          </w:p>
          <w:p w14:paraId="5885979E" w14:textId="77777777" w:rsidR="007C5FC1" w:rsidRDefault="007C5FC1" w:rsidP="007C5FC1">
            <w:pPr>
              <w:pStyle w:val="CopticVersemulti-line"/>
            </w:pPr>
            <w:r w:rsidRPr="00A742AC">
              <w:t>ⲱ ⲧⲉⲛⲟ̅ⲥ̅ ⲛ̀ⲛⲏⲃ ⲧⲏⲣⲉⲛ ϯⲑⲉⲟⲧⲟⲕⲟⲥ</w:t>
            </w:r>
          </w:p>
          <w:p w14:paraId="18166264" w14:textId="77777777" w:rsidR="007C5FC1" w:rsidRDefault="007C5FC1" w:rsidP="007C5FC1">
            <w:pPr>
              <w:pStyle w:val="CopticVersemulti-line"/>
            </w:pPr>
            <w:r w:rsidRPr="00A742AC">
              <w:t>Ⲙⲁⲣⲓⲁ ⲑ̀ⲙⲁⲩ ⲙ̀ⲡⲉⲛⲥ̅ⲱ̅ⲣ</w:t>
            </w:r>
          </w:p>
          <w:p w14:paraId="2DC94F93" w14:textId="77777777" w:rsidR="007C5FC1" w:rsidRDefault="007C5FC1" w:rsidP="007C5FC1">
            <w:pPr>
              <w:pStyle w:val="CopticHangingVerse"/>
            </w:pPr>
            <w:r w:rsidRPr="00A742AC">
              <w:t>ⲛ̀ⲧⲉϥⲭⲁ ⲛⲉⲛⲛⲟⲃⲓ ⲛⲁⲛ ⲉⲃⲟⲗ.</w:t>
            </w:r>
          </w:p>
        </w:tc>
      </w:tr>
      <w:tr w:rsidR="007C5FC1" w14:paraId="2C570595" w14:textId="77777777" w:rsidTr="007C5FC1">
        <w:trPr>
          <w:cantSplit/>
          <w:jc w:val="center"/>
        </w:trPr>
        <w:tc>
          <w:tcPr>
            <w:tcW w:w="288" w:type="dxa"/>
          </w:tcPr>
          <w:p w14:paraId="263C6F33" w14:textId="77777777" w:rsidR="007C5FC1" w:rsidRDefault="007C5FC1" w:rsidP="007C5FC1">
            <w:pPr>
              <w:pStyle w:val="CopticCross"/>
            </w:pPr>
          </w:p>
        </w:tc>
        <w:tc>
          <w:tcPr>
            <w:tcW w:w="3960" w:type="dxa"/>
          </w:tcPr>
          <w:p w14:paraId="7782BC3C" w14:textId="77777777" w:rsidR="007C5FC1" w:rsidRDefault="007C5FC1" w:rsidP="007C5FC1">
            <w:pPr>
              <w:pStyle w:val="EngHang"/>
            </w:pPr>
            <w:r>
              <w:t>Blessed be the Father and the Son</w:t>
            </w:r>
          </w:p>
          <w:p w14:paraId="6D7C394A" w14:textId="77777777" w:rsidR="007C5FC1" w:rsidRDefault="007C5FC1" w:rsidP="007C5FC1">
            <w:pPr>
              <w:pStyle w:val="EngHang"/>
            </w:pPr>
            <w:r>
              <w:t>And the Holy Spirit,</w:t>
            </w:r>
          </w:p>
          <w:p w14:paraId="51AEB083" w14:textId="77777777" w:rsidR="007C5FC1" w:rsidRDefault="007C5FC1" w:rsidP="007C5FC1">
            <w:pPr>
              <w:pStyle w:val="EngHang"/>
            </w:pPr>
            <w:r>
              <w:t>The pefect Trinity,</w:t>
            </w:r>
          </w:p>
          <w:p w14:paraId="35B66955" w14:textId="77777777" w:rsidR="007C5FC1" w:rsidRDefault="007C5FC1" w:rsidP="007C5FC1">
            <w:pPr>
              <w:pStyle w:val="EngHangEnd"/>
            </w:pPr>
            <w:r>
              <w:t>We worship Him and glorify Him.</w:t>
            </w:r>
          </w:p>
        </w:tc>
        <w:tc>
          <w:tcPr>
            <w:tcW w:w="288" w:type="dxa"/>
          </w:tcPr>
          <w:p w14:paraId="31F3B041" w14:textId="77777777" w:rsidR="007C5FC1" w:rsidRDefault="007C5FC1" w:rsidP="007C5FC1"/>
        </w:tc>
        <w:tc>
          <w:tcPr>
            <w:tcW w:w="288" w:type="dxa"/>
          </w:tcPr>
          <w:p w14:paraId="6CBD874D" w14:textId="77777777" w:rsidR="007C5FC1" w:rsidRDefault="007C5FC1" w:rsidP="007C5FC1">
            <w:pPr>
              <w:pStyle w:val="CopticCross"/>
            </w:pPr>
          </w:p>
        </w:tc>
        <w:tc>
          <w:tcPr>
            <w:tcW w:w="3960" w:type="dxa"/>
          </w:tcPr>
          <w:p w14:paraId="3DFC7F12" w14:textId="77777777" w:rsidR="007C5FC1" w:rsidRDefault="007C5FC1" w:rsidP="007C5FC1">
            <w:pPr>
              <w:pStyle w:val="CopticVersemulti-line"/>
            </w:pPr>
            <w:r>
              <w:t>Ϫⲉ ϥ̀ⲥ̀ⲙⲁⲣⲱⲟⲩⲧ ⲛ̀ϫⲉ Ⲫⲓⲱⲧ ⲛⲉⲙ Ⲡϣⲏⲣⲓ:</w:t>
            </w:r>
          </w:p>
          <w:p w14:paraId="1AA3B72C" w14:textId="77777777" w:rsidR="007C5FC1" w:rsidRDefault="007C5FC1" w:rsidP="007C5FC1">
            <w:pPr>
              <w:pStyle w:val="CopticVersemulti-line"/>
            </w:pPr>
            <w:r>
              <w:t>ⲛⲉⲙ Ⲡⲓⲡ̀ⲛⲉⲩⲙⲁ ⲉⲑⲟⲩⲁⲃ:</w:t>
            </w:r>
          </w:p>
          <w:p w14:paraId="15B6E077" w14:textId="77777777" w:rsidR="007C5FC1" w:rsidRDefault="007C5FC1" w:rsidP="007C5FC1">
            <w:pPr>
              <w:pStyle w:val="CopticVersemulti-line"/>
            </w:pPr>
            <w:r>
              <w:t>Ϯⲧ̀ⲣⲓⲁⲥ ⲉⲧϫⲏⲕ ⲉ̀ⲃⲟⲗ:</w:t>
            </w:r>
          </w:p>
          <w:p w14:paraId="23CDE1AA" w14:textId="77777777" w:rsidR="007C5FC1" w:rsidRDefault="007C5FC1" w:rsidP="007C5FC1">
            <w:pPr>
              <w:pStyle w:val="CopticHangingVerse"/>
            </w:pPr>
            <w:r>
              <w:t>ⲧⲉⲛⲟⲩⲱϣⲧ ⲙ̀ⲙⲟⲥ ⲧⲉⲛϯⲱ̀ⲟⲩ ⲛⲁⲥ.</w:t>
            </w:r>
          </w:p>
        </w:tc>
      </w:tr>
    </w:tbl>
    <w:p w14:paraId="7F9A1A2F" w14:textId="5AF9B9AA" w:rsidR="007C5FC1" w:rsidRDefault="007C5FC1" w:rsidP="007C5FC1">
      <w:pPr>
        <w:pStyle w:val="Heading4"/>
      </w:pPr>
      <w:r>
        <w:t>The Liturgy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C8B981F" w14:textId="77777777" w:rsidTr="007C5FC1">
        <w:trPr>
          <w:cantSplit/>
          <w:jc w:val="center"/>
        </w:trPr>
        <w:tc>
          <w:tcPr>
            <w:tcW w:w="288" w:type="dxa"/>
          </w:tcPr>
          <w:p w14:paraId="55EB7961" w14:textId="77777777" w:rsidR="007C5FC1" w:rsidRDefault="007C5FC1" w:rsidP="007C5FC1">
            <w:pPr>
              <w:pStyle w:val="CopticCross"/>
            </w:pPr>
          </w:p>
        </w:tc>
        <w:tc>
          <w:tcPr>
            <w:tcW w:w="3960" w:type="dxa"/>
          </w:tcPr>
          <w:p w14:paraId="55F14555" w14:textId="294CEC8B" w:rsidR="007C5FC1" w:rsidRDefault="007C5FC1" w:rsidP="007C5FC1">
            <w:pPr>
              <w:pStyle w:val="EngHang"/>
            </w:pPr>
            <w:r>
              <w:t>We exalt you befittingly,</w:t>
            </w:r>
          </w:p>
          <w:p w14:paraId="071B4BB1" w14:textId="68EAEC36" w:rsidR="007C5FC1" w:rsidRDefault="007C5FC1" w:rsidP="007C5FC1">
            <w:pPr>
              <w:pStyle w:val="EngHang"/>
            </w:pPr>
            <w:r>
              <w:t>With your cousin, Elizabeth,</w:t>
            </w:r>
          </w:p>
          <w:p w14:paraId="1774C416" w14:textId="01BA7158" w:rsidR="007C5FC1" w:rsidRDefault="007C5FC1" w:rsidP="007C5FC1">
            <w:pPr>
              <w:pStyle w:val="EngHang"/>
            </w:pPr>
            <w:r>
              <w:t>“Blessed are you among women,</w:t>
            </w:r>
          </w:p>
          <w:p w14:paraId="23FDB7AE" w14:textId="402B79DA" w:rsidR="007C5FC1" w:rsidRDefault="007C5FC1" w:rsidP="007C5FC1">
            <w:pPr>
              <w:pStyle w:val="EngHangEnd"/>
            </w:pPr>
            <w:r>
              <w:t>And blessed is the Fruit of your womb.”</w:t>
            </w:r>
          </w:p>
        </w:tc>
        <w:tc>
          <w:tcPr>
            <w:tcW w:w="288" w:type="dxa"/>
          </w:tcPr>
          <w:p w14:paraId="577C53F8" w14:textId="77777777" w:rsidR="007C5FC1" w:rsidRDefault="007C5FC1" w:rsidP="007C5FC1"/>
        </w:tc>
        <w:tc>
          <w:tcPr>
            <w:tcW w:w="288" w:type="dxa"/>
          </w:tcPr>
          <w:p w14:paraId="57AE2F0D" w14:textId="77777777" w:rsidR="007C5FC1" w:rsidRDefault="007C5FC1" w:rsidP="007C5FC1">
            <w:pPr>
              <w:pStyle w:val="CopticCross"/>
            </w:pPr>
          </w:p>
        </w:tc>
        <w:tc>
          <w:tcPr>
            <w:tcW w:w="3960" w:type="dxa"/>
          </w:tcPr>
          <w:p w14:paraId="6A81056B" w14:textId="66EE66B6" w:rsidR="007C5FC1" w:rsidRDefault="007C5FC1" w:rsidP="007C5FC1">
            <w:pPr>
              <w:pStyle w:val="CopticVersemulti-line"/>
            </w:pPr>
            <w:r>
              <w:t>Ⲧⲉⲛⲭⲓⲥⲓ ⲙ̀ⲙⲟ  ϧⲉⲛ ⲟⲩⲉⲙⲡ̀ϣⲁ:</w:t>
            </w:r>
          </w:p>
          <w:p w14:paraId="62E74508" w14:textId="5338F8E2" w:rsidR="007C5FC1" w:rsidRDefault="007C5FC1" w:rsidP="007C5FC1">
            <w:pPr>
              <w:pStyle w:val="CopticVersemulti-line"/>
            </w:pPr>
            <w:r>
              <w:t>ⲛⲉⲙ Ⲉⲗⲓⲥⲁⲃⲉⲧ ⲧⲉⲥⲩⲅⲅⲉⲛⲏⲥ:</w:t>
            </w:r>
          </w:p>
          <w:p w14:paraId="4BB0E90B" w14:textId="6055CFEF" w:rsidR="007C5FC1" w:rsidRDefault="007C5FC1" w:rsidP="007C5FC1">
            <w:pPr>
              <w:pStyle w:val="CopticVersemulti-line"/>
            </w:pPr>
            <w:r>
              <w:t>ϫⲉ ⲧⲉⲥ̀ⲙⲁⲣⲱⲟⲩⲧ ⲛ̀ⲑⲟ ϧⲉⲛ ⲛⲓϩⲓⲟⲙⲓ:</w:t>
            </w:r>
          </w:p>
          <w:p w14:paraId="72B9CA1C" w14:textId="6C14D88E" w:rsidR="007C5FC1" w:rsidRDefault="007C5FC1" w:rsidP="007C5FC1">
            <w:pPr>
              <w:pStyle w:val="CopticHangingVerse"/>
            </w:pPr>
            <w:r>
              <w:t>ϥ̀ⲥ̀ⲙⲁⲣⲱⲟⲩⲧ ⲛ̀ϫⲉ ⲡ̀ⲟⲩⲧⲁϩ ⲛ̀ⲧⲉ ⲧⲉⲛⲉϫⲓ.</w:t>
            </w:r>
          </w:p>
        </w:tc>
      </w:tr>
      <w:tr w:rsidR="007C5FC1" w14:paraId="4842212B" w14:textId="77777777" w:rsidTr="007C5FC1">
        <w:trPr>
          <w:cantSplit/>
          <w:jc w:val="center"/>
        </w:trPr>
        <w:tc>
          <w:tcPr>
            <w:tcW w:w="288" w:type="dxa"/>
          </w:tcPr>
          <w:p w14:paraId="7257B227" w14:textId="77777777" w:rsidR="007C5FC1" w:rsidRDefault="007C5FC1" w:rsidP="007C5FC1">
            <w:pPr>
              <w:pStyle w:val="CopticCross"/>
            </w:pPr>
          </w:p>
        </w:tc>
        <w:tc>
          <w:tcPr>
            <w:tcW w:w="3960" w:type="dxa"/>
          </w:tcPr>
          <w:p w14:paraId="295A7AA8" w14:textId="77777777" w:rsidR="007C5FC1" w:rsidRPr="00A742AC" w:rsidRDefault="007C5FC1" w:rsidP="007C5FC1">
            <w:pPr>
              <w:pStyle w:val="EngHang"/>
              <w:rPr>
                <w:szCs w:val="20"/>
              </w:rPr>
            </w:pPr>
            <w:r w:rsidRPr="00A742AC">
              <w:t>Intercede on our behalf,</w:t>
            </w:r>
          </w:p>
          <w:p w14:paraId="0F203582" w14:textId="77777777" w:rsidR="007C5FC1" w:rsidRPr="00A742AC" w:rsidRDefault="007C5FC1" w:rsidP="007C5FC1">
            <w:pPr>
              <w:pStyle w:val="EngHang"/>
              <w:rPr>
                <w:szCs w:val="20"/>
              </w:rPr>
            </w:pPr>
            <w:r w:rsidRPr="00A742AC">
              <w:t>O lady of us all, the Mother of God,</w:t>
            </w:r>
          </w:p>
          <w:p w14:paraId="61B171B9" w14:textId="77777777" w:rsidR="007C5FC1" w:rsidRPr="00A742AC" w:rsidRDefault="007C5FC1" w:rsidP="007C5FC1">
            <w:pPr>
              <w:pStyle w:val="EngHang"/>
              <w:rPr>
                <w:szCs w:val="20"/>
              </w:rPr>
            </w:pPr>
            <w:r w:rsidRPr="00A742AC">
              <w:t>Mary, the Mother of our Saviour,</w:t>
            </w:r>
          </w:p>
          <w:p w14:paraId="6F64BA91" w14:textId="77777777" w:rsidR="007C5FC1" w:rsidRDefault="007C5FC1" w:rsidP="007C5FC1">
            <w:pPr>
              <w:pStyle w:val="EngHangEnd"/>
            </w:pPr>
            <w:r w:rsidRPr="00A742AC">
              <w:t>That He may forgive us our sins.</w:t>
            </w:r>
          </w:p>
        </w:tc>
        <w:tc>
          <w:tcPr>
            <w:tcW w:w="288" w:type="dxa"/>
          </w:tcPr>
          <w:p w14:paraId="06565041" w14:textId="77777777" w:rsidR="007C5FC1" w:rsidRDefault="007C5FC1" w:rsidP="007C5FC1"/>
        </w:tc>
        <w:tc>
          <w:tcPr>
            <w:tcW w:w="288" w:type="dxa"/>
          </w:tcPr>
          <w:p w14:paraId="38517F97" w14:textId="77777777" w:rsidR="007C5FC1" w:rsidRDefault="007C5FC1" w:rsidP="007C5FC1">
            <w:pPr>
              <w:pStyle w:val="CopticCross"/>
            </w:pPr>
          </w:p>
        </w:tc>
        <w:tc>
          <w:tcPr>
            <w:tcW w:w="3960" w:type="dxa"/>
          </w:tcPr>
          <w:p w14:paraId="2998A39E" w14:textId="77777777" w:rsidR="007C5FC1" w:rsidRDefault="007C5FC1" w:rsidP="007C5FC1">
            <w:pPr>
              <w:pStyle w:val="CopticVersemulti-line"/>
            </w:pPr>
            <w:r w:rsidRPr="00A742AC">
              <w:t>Ⲁⲣⲓⲡⲣⲉⲥⲃⲉⲩⲓⲛ ⲉϩ̀ⲣⲏⲓ ⲉϫⲱⲛ</w:t>
            </w:r>
          </w:p>
          <w:p w14:paraId="5FC99D1E" w14:textId="77777777" w:rsidR="007C5FC1" w:rsidRDefault="007C5FC1" w:rsidP="007C5FC1">
            <w:pPr>
              <w:pStyle w:val="CopticVersemulti-line"/>
            </w:pPr>
            <w:r w:rsidRPr="00A742AC">
              <w:t>ⲱ ⲧⲉⲛⲟ̅ⲥ̅ ⲛ̀ⲛⲏⲃ ⲧⲏⲣⲉⲛ ϯⲑⲉⲟⲧⲟⲕⲟⲥ</w:t>
            </w:r>
          </w:p>
          <w:p w14:paraId="549D74FE" w14:textId="77777777" w:rsidR="007C5FC1" w:rsidRDefault="007C5FC1" w:rsidP="007C5FC1">
            <w:pPr>
              <w:pStyle w:val="CopticVersemulti-line"/>
            </w:pPr>
            <w:r w:rsidRPr="00A742AC">
              <w:t>Ⲙⲁⲣⲓⲁ ⲑ̀ⲙⲁⲩ ⲙ̀ⲡⲉⲛⲥ̅ⲱ̅ⲣ</w:t>
            </w:r>
          </w:p>
          <w:p w14:paraId="379E2019" w14:textId="77777777" w:rsidR="007C5FC1" w:rsidRDefault="007C5FC1" w:rsidP="007C5FC1">
            <w:pPr>
              <w:pStyle w:val="CopticHangingVerse"/>
            </w:pPr>
            <w:r w:rsidRPr="00A742AC">
              <w:t>ⲛ̀ⲧⲉϥⲭⲁ ⲛⲉⲛⲛⲟⲃⲓ ⲛⲁⲛ ⲉⲃⲟⲗ.</w:t>
            </w:r>
          </w:p>
        </w:tc>
      </w:tr>
      <w:tr w:rsidR="007C5FC1" w14:paraId="27ED939E" w14:textId="77777777" w:rsidTr="007C5FC1">
        <w:trPr>
          <w:cantSplit/>
          <w:jc w:val="center"/>
        </w:trPr>
        <w:tc>
          <w:tcPr>
            <w:tcW w:w="288" w:type="dxa"/>
          </w:tcPr>
          <w:p w14:paraId="2BFF5067" w14:textId="77777777" w:rsidR="007C5FC1" w:rsidRDefault="007C5FC1" w:rsidP="007C5FC1">
            <w:pPr>
              <w:pStyle w:val="CopticCross"/>
            </w:pPr>
          </w:p>
        </w:tc>
        <w:tc>
          <w:tcPr>
            <w:tcW w:w="3960" w:type="dxa"/>
          </w:tcPr>
          <w:p w14:paraId="7CBC5AD4" w14:textId="77777777" w:rsidR="007C5FC1" w:rsidRDefault="007C5FC1" w:rsidP="007C5FC1">
            <w:pPr>
              <w:pStyle w:val="EngHang"/>
            </w:pPr>
            <w:r>
              <w:t>Blessed be the Father and the Son</w:t>
            </w:r>
          </w:p>
          <w:p w14:paraId="60F567EE" w14:textId="77777777" w:rsidR="007C5FC1" w:rsidRDefault="007C5FC1" w:rsidP="007C5FC1">
            <w:pPr>
              <w:pStyle w:val="EngHang"/>
            </w:pPr>
            <w:r>
              <w:t>And the Holy Spirit,</w:t>
            </w:r>
          </w:p>
          <w:p w14:paraId="41A10B79" w14:textId="77777777" w:rsidR="007C5FC1" w:rsidRDefault="007C5FC1" w:rsidP="007C5FC1">
            <w:pPr>
              <w:pStyle w:val="EngHang"/>
            </w:pPr>
            <w:r>
              <w:t>The pefect Trinity,</w:t>
            </w:r>
          </w:p>
          <w:p w14:paraId="5A41FE04" w14:textId="77777777" w:rsidR="007C5FC1" w:rsidRDefault="007C5FC1" w:rsidP="007C5FC1">
            <w:pPr>
              <w:pStyle w:val="EngHangEnd"/>
            </w:pPr>
            <w:r>
              <w:t>We worship Him and glorify Him.</w:t>
            </w:r>
          </w:p>
        </w:tc>
        <w:tc>
          <w:tcPr>
            <w:tcW w:w="288" w:type="dxa"/>
          </w:tcPr>
          <w:p w14:paraId="30BAD039" w14:textId="77777777" w:rsidR="007C5FC1" w:rsidRDefault="007C5FC1" w:rsidP="007C5FC1"/>
        </w:tc>
        <w:tc>
          <w:tcPr>
            <w:tcW w:w="288" w:type="dxa"/>
          </w:tcPr>
          <w:p w14:paraId="09D2DC59" w14:textId="77777777" w:rsidR="007C5FC1" w:rsidRDefault="007C5FC1" w:rsidP="007C5FC1">
            <w:pPr>
              <w:pStyle w:val="CopticCross"/>
            </w:pPr>
          </w:p>
        </w:tc>
        <w:tc>
          <w:tcPr>
            <w:tcW w:w="3960" w:type="dxa"/>
          </w:tcPr>
          <w:p w14:paraId="795BFA4D" w14:textId="77777777" w:rsidR="007C5FC1" w:rsidRDefault="007C5FC1" w:rsidP="007C5FC1">
            <w:pPr>
              <w:pStyle w:val="CopticVersemulti-line"/>
            </w:pPr>
            <w:r>
              <w:t>Ϫⲉ ϥ̀ⲥ̀ⲙⲁⲣⲱⲟⲩⲧ ⲛ̀ϫⲉ Ⲫⲓⲱⲧ ⲛⲉⲙ Ⲡϣⲏⲣⲓ:</w:t>
            </w:r>
          </w:p>
          <w:p w14:paraId="589E501C" w14:textId="77777777" w:rsidR="007C5FC1" w:rsidRDefault="007C5FC1" w:rsidP="007C5FC1">
            <w:pPr>
              <w:pStyle w:val="CopticVersemulti-line"/>
            </w:pPr>
            <w:r>
              <w:t>ⲛⲉⲙ Ⲡⲓⲡ̀ⲛⲉⲩⲙⲁ ⲉⲑⲟⲩⲁⲃ:</w:t>
            </w:r>
          </w:p>
          <w:p w14:paraId="4C7430FE" w14:textId="77777777" w:rsidR="007C5FC1" w:rsidRDefault="007C5FC1" w:rsidP="007C5FC1">
            <w:pPr>
              <w:pStyle w:val="CopticVersemulti-line"/>
            </w:pPr>
            <w:r>
              <w:t>Ϯⲧ̀ⲣⲓⲁⲥ ⲉⲧϫⲏⲕ ⲉ̀ⲃⲟⲗ:</w:t>
            </w:r>
          </w:p>
          <w:p w14:paraId="20884C8D" w14:textId="77777777" w:rsidR="007C5FC1" w:rsidRDefault="007C5FC1" w:rsidP="007C5FC1">
            <w:pPr>
              <w:pStyle w:val="CopticHangingVerse"/>
            </w:pPr>
            <w:r>
              <w:t>ⲧⲉⲛⲟⲩⲱϣⲧ ⲙ̀ⲙⲟⲥ ⲧⲉⲛϯⲱ̀ⲟⲩ ⲛⲁⲥ.</w:t>
            </w:r>
          </w:p>
        </w:tc>
      </w:tr>
    </w:tbl>
    <w:p w14:paraId="2F5C1898" w14:textId="13A54985" w:rsidR="007C5FC1" w:rsidRPr="00112214" w:rsidRDefault="007C5FC1" w:rsidP="007C5FC1">
      <w:pPr>
        <w:pStyle w:val="Heading4"/>
        <w:rPr>
          <w:rFonts w:ascii="Arial Unicode MS" w:eastAsia="Arial Unicode MS" w:hAnsi="Arial Unicode MS" w:cs="Arial Unicode MS"/>
          <w:lang w:val="en-US"/>
        </w:rPr>
      </w:pPr>
      <w:r>
        <w:lastRenderedPageBreak/>
        <w:t xml:space="preserve">The Aspasmos Adam for </w:t>
      </w:r>
      <w:r w:rsidR="00112214">
        <w:t>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68169C7" w14:textId="77777777" w:rsidTr="007C5FC1">
        <w:trPr>
          <w:cantSplit/>
          <w:jc w:val="center"/>
        </w:trPr>
        <w:tc>
          <w:tcPr>
            <w:tcW w:w="288" w:type="dxa"/>
          </w:tcPr>
          <w:p w14:paraId="7B284DE4" w14:textId="77777777" w:rsidR="007C5FC1" w:rsidRDefault="007C5FC1" w:rsidP="007C5FC1">
            <w:pPr>
              <w:pStyle w:val="CopticCross"/>
            </w:pPr>
          </w:p>
        </w:tc>
        <w:tc>
          <w:tcPr>
            <w:tcW w:w="3960" w:type="dxa"/>
          </w:tcPr>
          <w:p w14:paraId="6077EB04" w14:textId="217D22FD" w:rsidR="007C5FC1" w:rsidRDefault="00112214" w:rsidP="007C5FC1">
            <w:pPr>
              <w:pStyle w:val="EngHang"/>
            </w:pPr>
            <w:r>
              <w:t>Look, what is more beautiful,</w:t>
            </w:r>
          </w:p>
          <w:p w14:paraId="58B3F8E2" w14:textId="7084E3DC" w:rsidR="00112214" w:rsidRDefault="00112214" w:rsidP="007C5FC1">
            <w:pPr>
              <w:pStyle w:val="EngHang"/>
            </w:pPr>
            <w:r>
              <w:t>What is sweeter,</w:t>
            </w:r>
          </w:p>
          <w:p w14:paraId="3526599F" w14:textId="29449BDB" w:rsidR="00112214" w:rsidRPr="00112214" w:rsidRDefault="00112214" w:rsidP="007C5FC1">
            <w:pPr>
              <w:pStyle w:val="EngHang"/>
              <w:rPr>
                <w:rFonts w:ascii="Segoe UI Historic" w:hAnsi="Segoe UI Historic" w:cs="Segoe UI Historic"/>
              </w:rPr>
            </w:pPr>
            <w:r>
              <w:t>Than the remembrance of</w:t>
            </w:r>
          </w:p>
          <w:p w14:paraId="737FE28C" w14:textId="4E7378B6" w:rsidR="007C5FC1" w:rsidRDefault="00112214" w:rsidP="007C5FC1">
            <w:pPr>
              <w:pStyle w:val="EngHangEnd"/>
            </w:pPr>
            <w:r>
              <w:t>Mary, the Theotokos?</w:t>
            </w:r>
          </w:p>
        </w:tc>
        <w:tc>
          <w:tcPr>
            <w:tcW w:w="288" w:type="dxa"/>
          </w:tcPr>
          <w:p w14:paraId="0C231CDC" w14:textId="77777777" w:rsidR="007C5FC1" w:rsidRDefault="007C5FC1" w:rsidP="007C5FC1"/>
        </w:tc>
        <w:tc>
          <w:tcPr>
            <w:tcW w:w="288" w:type="dxa"/>
          </w:tcPr>
          <w:p w14:paraId="3A16CB1C" w14:textId="77777777" w:rsidR="007C5FC1" w:rsidRDefault="007C5FC1" w:rsidP="007C5FC1">
            <w:pPr>
              <w:pStyle w:val="CopticCross"/>
            </w:pPr>
          </w:p>
        </w:tc>
        <w:tc>
          <w:tcPr>
            <w:tcW w:w="3960" w:type="dxa"/>
          </w:tcPr>
          <w:p w14:paraId="0515BF58" w14:textId="7CD7FC66" w:rsidR="007C5FC1" w:rsidRDefault="007C5FC1" w:rsidP="00112214">
            <w:pPr>
              <w:pStyle w:val="CopticVersemulti-line"/>
            </w:pPr>
            <w:r>
              <w:t xml:space="preserve">Ϩⲏⲡⲡⲉ </w:t>
            </w:r>
            <w:r w:rsidR="00112214">
              <w:t>ⲟⲩⲡⲉⲑⲛⲁⲛⲉϥ:</w:t>
            </w:r>
          </w:p>
          <w:p w14:paraId="03F90713" w14:textId="77777777" w:rsidR="00112214" w:rsidRDefault="00112214" w:rsidP="00112214">
            <w:pPr>
              <w:pStyle w:val="CopticVersemulti-line"/>
            </w:pPr>
            <w:r>
              <w:t>ⲓⲉ ⲟⲩ ⲡⲉⲧϩⲟⲗϫ</w:t>
            </w:r>
          </w:p>
          <w:p w14:paraId="04FABD0F" w14:textId="069ECFFE" w:rsidR="00112214" w:rsidRDefault="00112214" w:rsidP="00112214">
            <w:pPr>
              <w:pStyle w:val="CopticVersemulti-line"/>
            </w:pPr>
            <w:r>
              <w:t>ⲉ̀ⲃⲏⲗ ⲉ̀ⲡⲓⲉⲣⲫ̀ⲙⲉⲣⲩⲓ̀</w:t>
            </w:r>
          </w:p>
          <w:p w14:paraId="2E5A3A75" w14:textId="6E71592A" w:rsidR="007C5FC1" w:rsidRDefault="00112214" w:rsidP="007C5FC1">
            <w:pPr>
              <w:pStyle w:val="CopticHangingVerse"/>
            </w:pPr>
            <w:r>
              <w:t>ⲛ̀ϯⲑⲉⲟ̀ⲧⲟⲕⲟⲥ Ⲙⲁⲣⲓⲁ.</w:t>
            </w:r>
          </w:p>
        </w:tc>
      </w:tr>
      <w:tr w:rsidR="007C5FC1" w14:paraId="7424CDE0" w14:textId="77777777" w:rsidTr="007C5FC1">
        <w:trPr>
          <w:cantSplit/>
          <w:jc w:val="center"/>
        </w:trPr>
        <w:tc>
          <w:tcPr>
            <w:tcW w:w="288" w:type="dxa"/>
          </w:tcPr>
          <w:p w14:paraId="00837B77" w14:textId="77777777" w:rsidR="007C5FC1" w:rsidRDefault="007C5FC1" w:rsidP="007C5FC1">
            <w:pPr>
              <w:pStyle w:val="CopticCross"/>
            </w:pPr>
          </w:p>
        </w:tc>
        <w:tc>
          <w:tcPr>
            <w:tcW w:w="3960" w:type="dxa"/>
          </w:tcPr>
          <w:p w14:paraId="4F24403F" w14:textId="77777777" w:rsidR="007C5FC1" w:rsidRDefault="007C5FC1" w:rsidP="007C5FC1">
            <w:pPr>
              <w:pStyle w:val="EngHangEnd"/>
            </w:pPr>
            <w:r>
              <w:t>We ask You, O Son of God…</w:t>
            </w:r>
          </w:p>
        </w:tc>
        <w:tc>
          <w:tcPr>
            <w:tcW w:w="288" w:type="dxa"/>
          </w:tcPr>
          <w:p w14:paraId="3CC19DAF" w14:textId="77777777" w:rsidR="007C5FC1" w:rsidRDefault="007C5FC1" w:rsidP="007C5FC1"/>
        </w:tc>
        <w:tc>
          <w:tcPr>
            <w:tcW w:w="288" w:type="dxa"/>
          </w:tcPr>
          <w:p w14:paraId="6ACB1DFC" w14:textId="77777777" w:rsidR="007C5FC1" w:rsidRDefault="007C5FC1" w:rsidP="007C5FC1">
            <w:pPr>
              <w:pStyle w:val="CopticCross"/>
            </w:pPr>
          </w:p>
        </w:tc>
        <w:tc>
          <w:tcPr>
            <w:tcW w:w="3960" w:type="dxa"/>
          </w:tcPr>
          <w:p w14:paraId="0D4A3D78" w14:textId="77777777" w:rsidR="007C5FC1" w:rsidRDefault="007C5FC1" w:rsidP="007C5FC1">
            <w:pPr>
              <w:pStyle w:val="CopticVersemulti-line"/>
            </w:pPr>
            <w:r>
              <w:t>Ⲧⲉⲛϯϩⲟ ⲉ̀ⲣⲟⲕ ⲱ̀ Ⲩⲓⲟⲥ Ⲑⲉⲟⲥ…</w:t>
            </w:r>
          </w:p>
        </w:tc>
      </w:tr>
    </w:tbl>
    <w:p w14:paraId="42FB0DCD" w14:textId="01A31639" w:rsidR="007C5FC1" w:rsidRDefault="007C5FC1" w:rsidP="007C5FC1">
      <w:pPr>
        <w:pStyle w:val="Heading4"/>
      </w:pPr>
      <w:r>
        <w:t xml:space="preserve">The Aspasmos Batos Hymn </w:t>
      </w:r>
      <w:r w:rsidR="00112214">
        <w:t>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EADB059" w14:textId="77777777" w:rsidTr="007C5FC1">
        <w:trPr>
          <w:cantSplit/>
          <w:jc w:val="center"/>
        </w:trPr>
        <w:tc>
          <w:tcPr>
            <w:tcW w:w="288" w:type="dxa"/>
          </w:tcPr>
          <w:p w14:paraId="344D3C07" w14:textId="77777777" w:rsidR="007C5FC1" w:rsidRDefault="007C5FC1" w:rsidP="007C5FC1">
            <w:pPr>
              <w:pStyle w:val="CopticCross"/>
            </w:pPr>
          </w:p>
        </w:tc>
        <w:tc>
          <w:tcPr>
            <w:tcW w:w="3960" w:type="dxa"/>
          </w:tcPr>
          <w:p w14:paraId="70A64ACC" w14:textId="70734A6F" w:rsidR="007C5FC1" w:rsidRDefault="00112214" w:rsidP="007C5FC1">
            <w:pPr>
              <w:pStyle w:val="EngHang"/>
            </w:pPr>
            <w:r>
              <w:t>Who am I,</w:t>
            </w:r>
          </w:p>
          <w:p w14:paraId="11FB89ED" w14:textId="4D038FBB" w:rsidR="00112214" w:rsidRDefault="00112214" w:rsidP="007C5FC1">
            <w:pPr>
              <w:pStyle w:val="EngHang"/>
            </w:pPr>
            <w:r>
              <w:t>The weakest of those on earth,</w:t>
            </w:r>
          </w:p>
          <w:p w14:paraId="3621D540" w14:textId="0C3C2B27" w:rsidR="00112214" w:rsidRDefault="00112214" w:rsidP="007C5FC1">
            <w:pPr>
              <w:pStyle w:val="EngHang"/>
            </w:pPr>
            <w:r>
              <w:t>To speak of your honour,</w:t>
            </w:r>
          </w:p>
          <w:p w14:paraId="36905BBC" w14:textId="7D7F55B4" w:rsidR="007C5FC1" w:rsidRDefault="00112214" w:rsidP="007C5FC1">
            <w:pPr>
              <w:pStyle w:val="EngHangEnd"/>
            </w:pPr>
            <w:r>
              <w:t>O Mary, dauther of Joachim?</w:t>
            </w:r>
          </w:p>
        </w:tc>
        <w:tc>
          <w:tcPr>
            <w:tcW w:w="288" w:type="dxa"/>
          </w:tcPr>
          <w:p w14:paraId="5B1C1D3A" w14:textId="77777777" w:rsidR="007C5FC1" w:rsidRDefault="007C5FC1" w:rsidP="007C5FC1"/>
        </w:tc>
        <w:tc>
          <w:tcPr>
            <w:tcW w:w="288" w:type="dxa"/>
          </w:tcPr>
          <w:p w14:paraId="609A236B" w14:textId="77777777" w:rsidR="007C5FC1" w:rsidRDefault="007C5FC1" w:rsidP="007C5FC1">
            <w:pPr>
              <w:pStyle w:val="CopticCross"/>
            </w:pPr>
          </w:p>
        </w:tc>
        <w:tc>
          <w:tcPr>
            <w:tcW w:w="3960" w:type="dxa"/>
          </w:tcPr>
          <w:p w14:paraId="187D8120" w14:textId="07545787" w:rsidR="007C5FC1" w:rsidRDefault="00112214" w:rsidP="007C5FC1">
            <w:pPr>
              <w:pStyle w:val="CopticVersemulti-line"/>
            </w:pPr>
            <w:r>
              <w:t>Ⲁⲛⲟⲕ ⲛⲓⲙ ϧⲁ ⲡⲓⲉ̀ⲃⲓⲏⲛ</w:t>
            </w:r>
          </w:p>
          <w:p w14:paraId="49AE9C2D" w14:textId="0AEDA9A6" w:rsidR="00112214" w:rsidRDefault="00112214" w:rsidP="007C5FC1">
            <w:pPr>
              <w:pStyle w:val="CopticVersemulti-line"/>
            </w:pPr>
            <w:r>
              <w:t>ⲡⲁⲣⲁ ⲟⲩⲟⲛ ⲛⲓⲃⲉⲛ ⲉⲧϩⲓϫⲉⲛ ⲡⲓⲕⲁϩⲓ</w:t>
            </w:r>
          </w:p>
          <w:p w14:paraId="5A91FC4D" w14:textId="7E7B74FE" w:rsidR="00112214" w:rsidRDefault="00112214" w:rsidP="007C5FC1">
            <w:pPr>
              <w:pStyle w:val="CopticVersemulti-line"/>
            </w:pPr>
            <w:r>
              <w:t>ⲉⲑⲣⲓⲥⲁϫⲓ ⲙ̀ⲡⲉⲧⲁⲓⲟ</w:t>
            </w:r>
          </w:p>
          <w:p w14:paraId="21CF744F" w14:textId="54D80A27" w:rsidR="007C5FC1" w:rsidRDefault="00112214" w:rsidP="007C5FC1">
            <w:pPr>
              <w:pStyle w:val="CopticHangingVerse"/>
            </w:pPr>
            <w:r>
              <w:t>Ⲙⲁⲣⲓⲁ ⲧ̀ϣⲉⲣⲓ ⲛ̀Ⲓⲱⲁⲕⲓⲙ.</w:t>
            </w:r>
          </w:p>
        </w:tc>
      </w:tr>
      <w:tr w:rsidR="007C5FC1" w14:paraId="7F070692" w14:textId="77777777" w:rsidTr="007C5FC1">
        <w:trPr>
          <w:cantSplit/>
          <w:jc w:val="center"/>
        </w:trPr>
        <w:tc>
          <w:tcPr>
            <w:tcW w:w="288" w:type="dxa"/>
          </w:tcPr>
          <w:p w14:paraId="53D8BCCE" w14:textId="77777777" w:rsidR="007C5FC1" w:rsidRDefault="007C5FC1" w:rsidP="007C5FC1">
            <w:pPr>
              <w:pStyle w:val="CopticCross"/>
            </w:pPr>
          </w:p>
        </w:tc>
        <w:tc>
          <w:tcPr>
            <w:tcW w:w="3960" w:type="dxa"/>
          </w:tcPr>
          <w:p w14:paraId="3CCFFE3B" w14:textId="77777777" w:rsidR="007C5FC1" w:rsidRDefault="007C5FC1" w:rsidP="007C5FC1">
            <w:pPr>
              <w:pStyle w:val="EngHang"/>
            </w:pPr>
            <w:r>
              <w:t>Holy, holy, holy,</w:t>
            </w:r>
          </w:p>
          <w:p w14:paraId="1258FDA5" w14:textId="77777777" w:rsidR="007C5FC1" w:rsidRDefault="007C5FC1" w:rsidP="007C5FC1">
            <w:pPr>
              <w:pStyle w:val="EngHang"/>
            </w:pPr>
            <w:r>
              <w:t>Lord of Hosts.</w:t>
            </w:r>
          </w:p>
          <w:p w14:paraId="7B075F1B" w14:textId="77777777" w:rsidR="007C5FC1" w:rsidRDefault="007C5FC1" w:rsidP="007C5FC1">
            <w:pPr>
              <w:pStyle w:val="EngHang"/>
            </w:pPr>
            <w:r>
              <w:t>Heaven and earth are full</w:t>
            </w:r>
          </w:p>
          <w:p w14:paraId="64D8898A" w14:textId="77777777" w:rsidR="007C5FC1" w:rsidRDefault="007C5FC1" w:rsidP="007C5FC1">
            <w:pPr>
              <w:pStyle w:val="EngHangEnd"/>
            </w:pPr>
            <w:r>
              <w:t>Of Your holy glory.</w:t>
            </w:r>
          </w:p>
        </w:tc>
        <w:tc>
          <w:tcPr>
            <w:tcW w:w="288" w:type="dxa"/>
          </w:tcPr>
          <w:p w14:paraId="6221615A" w14:textId="77777777" w:rsidR="007C5FC1" w:rsidRDefault="007C5FC1" w:rsidP="007C5FC1"/>
        </w:tc>
        <w:tc>
          <w:tcPr>
            <w:tcW w:w="288" w:type="dxa"/>
          </w:tcPr>
          <w:p w14:paraId="35A09AF4" w14:textId="77777777" w:rsidR="007C5FC1" w:rsidRDefault="007C5FC1" w:rsidP="007C5FC1">
            <w:pPr>
              <w:pStyle w:val="CopticCross"/>
            </w:pPr>
          </w:p>
        </w:tc>
        <w:tc>
          <w:tcPr>
            <w:tcW w:w="3960" w:type="dxa"/>
          </w:tcPr>
          <w:p w14:paraId="6D6553A3" w14:textId="77777777" w:rsidR="007C5FC1" w:rsidRDefault="007C5FC1" w:rsidP="007C5FC1">
            <w:pPr>
              <w:pStyle w:val="CopticVersemulti-line"/>
            </w:pPr>
            <w:r>
              <w:t>Ϫⲉ ⲁ̀ⲅⲓⲟⲥ ⲁ̀ⲅⲓⲟⲥ ⲁ̀ⲅⲓⲟⲥ:</w:t>
            </w:r>
          </w:p>
          <w:p w14:paraId="63467B9D" w14:textId="77777777" w:rsidR="007C5FC1" w:rsidRDefault="007C5FC1" w:rsidP="007C5FC1">
            <w:pPr>
              <w:pStyle w:val="CopticVersemulti-line"/>
            </w:pPr>
            <w:r>
              <w:t>Ⲕⲩⲣⲓⲟⲥ ⲥⲁⲃⲁⲱⲑ:</w:t>
            </w:r>
          </w:p>
          <w:p w14:paraId="2201295A" w14:textId="77777777" w:rsidR="007C5FC1" w:rsidRDefault="007C5FC1" w:rsidP="007C5FC1">
            <w:pPr>
              <w:pStyle w:val="CopticVersemulti-line"/>
            </w:pPr>
            <w:r>
              <w:t>ⲛ̀ⲗⲏⲡⲏⲥ ⲟ̀ ⲟⲩⲣⲁⲛⲟⲥ ⲕⲉ ⲏ̀ ⲅⲏ</w:t>
            </w:r>
          </w:p>
          <w:p w14:paraId="219C2A14" w14:textId="77777777" w:rsidR="007C5FC1" w:rsidRDefault="007C5FC1" w:rsidP="007C5FC1">
            <w:pPr>
              <w:pStyle w:val="CopticHangingVerse"/>
            </w:pPr>
            <w:r>
              <w:t>ⲧⲏⲥ ⲁ̀ⲅⲓⲁⲥ ⲥⲟⲩ ⲇⲟⲝⲏⲥ.</w:t>
            </w:r>
          </w:p>
        </w:tc>
      </w:tr>
    </w:tbl>
    <w:p w14:paraId="035C4EB8" w14:textId="77777777" w:rsidR="00E87FBF" w:rsidRDefault="00E87FBF" w:rsidP="00E87FBF">
      <w:pPr>
        <w:pStyle w:val="Heading3"/>
      </w:pPr>
      <w:bookmarkStart w:id="1957" w:name="_Toc485884683"/>
      <w:r>
        <w:t>August 12 / Mesori 19: Translocation of the Relics of St. Macarius the Great</w:t>
      </w:r>
      <w:bookmarkEnd w:id="1957"/>
    </w:p>
    <w:p w14:paraId="0744AB3C" w14:textId="4252B9F7" w:rsidR="00E87FBF" w:rsidRDefault="00E87FBF" w:rsidP="00336FAA">
      <w:pPr>
        <w:pStyle w:val="Rubric"/>
      </w:pPr>
      <w:r>
        <w:t>See</w:t>
      </w:r>
      <w:r w:rsidR="006D6137">
        <w:t xml:space="preserve"> </w:t>
      </w:r>
      <w:r w:rsidR="006D6137">
        <w:fldChar w:fldCharType="begin"/>
      </w:r>
      <w:r w:rsidR="006D6137">
        <w:instrText xml:space="preserve"> REF _Ref485109371 \h </w:instrText>
      </w:r>
      <w:r w:rsidR="006D6137">
        <w:fldChar w:fldCharType="separate"/>
      </w:r>
      <w:r w:rsidR="000E2EAC">
        <w:t>March 23 / Phamenoth 27: St. Macarius the Great</w:t>
      </w:r>
      <w:r w:rsidR="006D6137">
        <w:fldChar w:fldCharType="end"/>
      </w:r>
      <w:r w:rsidR="00237D47">
        <w:t>, page</w:t>
      </w:r>
      <w:r w:rsidR="006D6137">
        <w:t xml:space="preserve"> </w:t>
      </w:r>
      <w:r w:rsidR="006D6137">
        <w:fldChar w:fldCharType="begin"/>
      </w:r>
      <w:r w:rsidR="006D6137">
        <w:instrText xml:space="preserve"> PAGEREF _Ref485109379 \h </w:instrText>
      </w:r>
      <w:r w:rsidR="006D6137">
        <w:fldChar w:fldCharType="separate"/>
      </w:r>
      <w:r w:rsidR="000E2EAC">
        <w:rPr>
          <w:noProof/>
        </w:rPr>
        <w:t>997</w:t>
      </w:r>
      <w:r w:rsidR="006D6137">
        <w:fldChar w:fldCharType="end"/>
      </w:r>
      <w:r w:rsidR="00237D47">
        <w:t>.</w:t>
      </w:r>
    </w:p>
    <w:p w14:paraId="7069CDB9" w14:textId="77777777" w:rsidR="005329C1" w:rsidRDefault="005329C1" w:rsidP="005329C1">
      <w:pPr>
        <w:pStyle w:val="Heading3"/>
      </w:pPr>
      <w:bookmarkStart w:id="1958" w:name="_Toc485884684"/>
      <w:r>
        <w:t>August 14 / Mesori 21: Commemoration of the Theotokos</w:t>
      </w:r>
      <w:bookmarkEnd w:id="1958"/>
    </w:p>
    <w:p w14:paraId="3E243021" w14:textId="74DC604E" w:rsidR="00DD1748" w:rsidRDefault="00DD1748" w:rsidP="00DD1748">
      <w:pPr>
        <w:pStyle w:val="Rubric"/>
      </w:pPr>
      <w:bookmarkStart w:id="1959" w:name="_Ref434563030"/>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48CB18D" w14:textId="77777777" w:rsidR="009F60F1" w:rsidRDefault="009F60F1" w:rsidP="009F60F1">
      <w:pPr>
        <w:pStyle w:val="Heading3"/>
      </w:pPr>
      <w:bookmarkStart w:id="1960" w:name="_Ref485109122"/>
      <w:bookmarkStart w:id="1961" w:name="_Ref485109128"/>
      <w:bookmarkStart w:id="1962" w:name="_Toc485884685"/>
      <w:r>
        <w:lastRenderedPageBreak/>
        <w:t>August 17 / Mesori 24: Departure of St. Takle Haymanot</w:t>
      </w:r>
      <w:bookmarkEnd w:id="1959"/>
      <w:bookmarkEnd w:id="1960"/>
      <w:bookmarkEnd w:id="1961"/>
      <w:bookmarkEnd w:id="1962"/>
    </w:p>
    <w:p w14:paraId="34845613" w14:textId="77777777" w:rsidR="009F60F1" w:rsidRDefault="009F60F1" w:rsidP="009F60F1">
      <w:pPr>
        <w:pStyle w:val="Heading4"/>
      </w:pPr>
      <w:bookmarkStart w:id="1963" w:name="_Ref434492302"/>
      <w:r>
        <w:t>The Doxology</w:t>
      </w:r>
      <w:r w:rsidR="00B82753">
        <w:t xml:space="preserve"> for St. Takle Haymanot</w:t>
      </w:r>
      <w:bookmarkEnd w:id="19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964" w:name="_Toc485884686"/>
      <w:r>
        <w:t>August 21 / Mesori 28: The Patriarchs: Abraham, Isaac, and Jacob</w:t>
      </w:r>
      <w:bookmarkEnd w:id="1964"/>
    </w:p>
    <w:p w14:paraId="1D063B19" w14:textId="77777777" w:rsidR="00431ABD" w:rsidRDefault="00431ABD" w:rsidP="00431ABD">
      <w:pPr>
        <w:pStyle w:val="Heading4"/>
      </w:pPr>
      <w:bookmarkStart w:id="1965" w:name="_Ref434492413"/>
      <w:r>
        <w:t>The Doxology</w:t>
      </w:r>
      <w:r w:rsidR="00B82753">
        <w:t xml:space="preserve"> for the Patriarchs: Abraham, Isaac, and Jacob</w:t>
      </w:r>
      <w:bookmarkEnd w:id="1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lastRenderedPageBreak/>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966" w:name="_Toc485884687"/>
      <w:r>
        <w:t>August 22 / Mesori 29: Commemoration of the Annunciation, Nativity, and Resurrection on the 29</w:t>
      </w:r>
      <w:r w:rsidRPr="00C0205C">
        <w:rPr>
          <w:vertAlign w:val="superscript"/>
        </w:rPr>
        <w:t>th</w:t>
      </w:r>
      <w:r>
        <w:t xml:space="preserve"> of Every Month</w:t>
      </w:r>
      <w:bookmarkEnd w:id="1966"/>
    </w:p>
    <w:p w14:paraId="19306DA7" w14:textId="72371DDE" w:rsidR="007D439A" w:rsidRPr="00B52D77" w:rsidRDefault="007D439A" w:rsidP="007D439A">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1EB5850" w14:textId="77777777" w:rsidR="0070722E" w:rsidRDefault="0070722E" w:rsidP="0070722E">
      <w:pPr>
        <w:pStyle w:val="Heading3"/>
      </w:pPr>
      <w:bookmarkStart w:id="1967" w:name="_Toc485884688"/>
      <w:r>
        <w:t xml:space="preserve">August 22 / Mesori 29: </w:t>
      </w:r>
      <w:r w:rsidR="007D439A">
        <w:t xml:space="preserve">Also the </w:t>
      </w:r>
      <w:r>
        <w:t>Translocation of the Relics of St. John the Short to Scetis</w:t>
      </w:r>
      <w:bookmarkEnd w:id="1967"/>
    </w:p>
    <w:p w14:paraId="6CA7DB30" w14:textId="4EACD71B" w:rsidR="0070722E" w:rsidRDefault="0070722E" w:rsidP="006D6137">
      <w:pPr>
        <w:pStyle w:val="Rubric"/>
      </w:pPr>
      <w:r>
        <w:t>See</w:t>
      </w:r>
      <w:r w:rsidR="006D6137">
        <w:t xml:space="preserve"> </w:t>
      </w:r>
      <w:r w:rsidR="006D6137">
        <w:fldChar w:fldCharType="begin"/>
      </w:r>
      <w:r w:rsidR="006D6137">
        <w:instrText xml:space="preserve"> REF _Ref485109408 \h </w:instrText>
      </w:r>
      <w:r w:rsidR="006D6137">
        <w:fldChar w:fldCharType="separate"/>
      </w:r>
      <w:r w:rsidR="000E2EAC">
        <w:t>October 17 (18) Paopi 20: St. John the Short</w:t>
      </w:r>
      <w:r w:rsidR="006D6137">
        <w:fldChar w:fldCharType="end"/>
      </w:r>
      <w:r w:rsidR="00237D47">
        <w:t>, page</w:t>
      </w:r>
      <w:r w:rsidR="006D6137">
        <w:t xml:space="preserve"> </w:t>
      </w:r>
      <w:r w:rsidR="006D6137">
        <w:fldChar w:fldCharType="begin"/>
      </w:r>
      <w:r w:rsidR="006D6137">
        <w:instrText xml:space="preserve"> PAGEREF _Ref485109416 \h </w:instrText>
      </w:r>
      <w:r w:rsidR="006D6137">
        <w:fldChar w:fldCharType="separate"/>
      </w:r>
      <w:r w:rsidR="000E2EAC">
        <w:rPr>
          <w:noProof/>
        </w:rPr>
        <w:t>782</w:t>
      </w:r>
      <w:r w:rsidR="006D6137">
        <w:fldChar w:fldCharType="end"/>
      </w:r>
      <w:r>
        <w:t>.</w:t>
      </w:r>
    </w:p>
    <w:p w14:paraId="7E90B074" w14:textId="77777777" w:rsidR="00D46726" w:rsidRDefault="00D46726" w:rsidP="00D46726">
      <w:pPr>
        <w:pStyle w:val="Heading3"/>
      </w:pPr>
      <w:bookmarkStart w:id="1968" w:name="_Toc485884689"/>
      <w:r>
        <w:t>August 25 / Little Month 2: Departure of St. Titus the Apostle</w:t>
      </w:r>
      <w:bookmarkEnd w:id="1968"/>
    </w:p>
    <w:p w14:paraId="0FCE4143" w14:textId="0CB9AC0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AA6933" w14:textId="77777777" w:rsidR="00C30039" w:rsidRDefault="00C30039" w:rsidP="00C30039">
      <w:pPr>
        <w:pStyle w:val="Heading3"/>
      </w:pPr>
      <w:bookmarkStart w:id="1969" w:name="_Toc485884690"/>
      <w:r>
        <w:lastRenderedPageBreak/>
        <w:t>August 26 / Little Month 3: Archangel Raphael</w:t>
      </w:r>
      <w:bookmarkEnd w:id="1969"/>
    </w:p>
    <w:p w14:paraId="0292BCC5" w14:textId="77777777" w:rsidR="00C30039" w:rsidRDefault="00C30039" w:rsidP="00C30039">
      <w:pPr>
        <w:pStyle w:val="Heading4"/>
      </w:pPr>
      <w:bookmarkStart w:id="1970" w:name="_Ref434488208"/>
      <w:r>
        <w:t>The Doxology</w:t>
      </w:r>
      <w:r w:rsidR="00B46E6E">
        <w:t xml:space="preserve"> for Archangel Raphael</w:t>
      </w:r>
      <w:bookmarkEnd w:id="19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971" w:name="_Toc485884691"/>
      <w:r>
        <w:t>August 28 / Little Month 5</w:t>
      </w:r>
      <w:r w:rsidR="00980D99">
        <w:t>: St. Parsouma</w:t>
      </w:r>
      <w:bookmarkEnd w:id="1971"/>
    </w:p>
    <w:p w14:paraId="32F5CFB7" w14:textId="77777777" w:rsidR="00980D99" w:rsidRDefault="00980D99" w:rsidP="00980D99">
      <w:pPr>
        <w:pStyle w:val="Heading4"/>
      </w:pPr>
      <w:bookmarkStart w:id="1972" w:name="_Ref434491294"/>
      <w:r>
        <w:t>The Doxology</w:t>
      </w:r>
      <w:r w:rsidR="00810F04">
        <w:t xml:space="preserve"> for St. Parsouma</w:t>
      </w:r>
      <w:bookmarkEnd w:id="19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8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976"/>
            <w:r>
              <w:t xml:space="preserve">ⲙ̀Ⲡⲭ̄ⲥ̄ </w:t>
            </w:r>
            <w:commentRangeEnd w:id="1976"/>
            <w:r>
              <w:rPr>
                <w:rStyle w:val="CommentReference"/>
                <w:rFonts w:ascii="Times New Roman" w:hAnsi="Times New Roman" w:cstheme="minorBidi"/>
                <w:noProof w:val="0"/>
              </w:rPr>
              <w:commentReference w:id="1976"/>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977"/>
            <w:r>
              <w:t xml:space="preserve">ⲡⲉⲛⲥⲱⲧⲏⲣ </w:t>
            </w:r>
            <w:commentRangeEnd w:id="1977"/>
            <w:r>
              <w:rPr>
                <w:rStyle w:val="CommentReference"/>
                <w:rFonts w:ascii="Times New Roman" w:hAnsi="Times New Roman" w:cstheme="minorBidi"/>
                <w:noProof w:val="0"/>
              </w:rPr>
              <w:commentReference w:id="1977"/>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978" w:name="_Toc410196226"/>
      <w:bookmarkStart w:id="1979" w:name="_Toc410196468"/>
      <w:bookmarkStart w:id="1980" w:name="_Toc410196970"/>
      <w:bookmarkStart w:id="1981" w:name="_Toc485884457"/>
      <w:bookmarkStart w:id="1982" w:name="Pascal"/>
      <w:bookmarkEnd w:id="1930"/>
      <w:r>
        <w:lastRenderedPageBreak/>
        <w:t>The Pascal Cycle</w:t>
      </w:r>
      <w:bookmarkEnd w:id="1978"/>
      <w:bookmarkEnd w:id="1979"/>
      <w:bookmarkEnd w:id="1980"/>
      <w:bookmarkEnd w:id="1981"/>
    </w:p>
    <w:p w14:paraId="5B5D97E6" w14:textId="018E9B71" w:rsidR="009E261C" w:rsidRDefault="00EF4931" w:rsidP="00EF4931">
      <w:pPr>
        <w:pStyle w:val="TOC3"/>
        <w:tabs>
          <w:tab w:val="right" w:leader="dot" w:pos="8846"/>
        </w:tabs>
      </w:pPr>
      <w:bookmarkStart w:id="1983" w:name="_Toc410196227"/>
      <w:bookmarkStart w:id="1984" w:name="_Toc410196469"/>
      <w:bookmarkStart w:id="1985" w:name="_Toc410196971"/>
      <w:r>
        <w:t>TODO: READD TOC</w:t>
      </w:r>
    </w:p>
    <w:p w14:paraId="0AD076AD" w14:textId="5D532FCC" w:rsidR="00495F1A" w:rsidRDefault="00495F1A" w:rsidP="00495F1A">
      <w:pPr>
        <w:pStyle w:val="Heading3"/>
      </w:pPr>
      <w:bookmarkStart w:id="1986" w:name="_Toc479145670"/>
      <w:r>
        <w:t>Jonah’s Fast</w:t>
      </w:r>
      <w:bookmarkEnd w:id="1983"/>
      <w:bookmarkEnd w:id="1984"/>
      <w:bookmarkEnd w:id="1985"/>
      <w:bookmarkEnd w:id="1986"/>
    </w:p>
    <w:p w14:paraId="7A658690" w14:textId="77777777" w:rsidR="001E5E16" w:rsidRPr="001E5E16" w:rsidRDefault="001E5E16" w:rsidP="001E5E16">
      <w:pPr>
        <w:pStyle w:val="Heading4"/>
      </w:pPr>
      <w:bookmarkStart w:id="1987" w:name="_Ref434478053"/>
      <w:r>
        <w:t>The Doxology</w:t>
      </w:r>
      <w:r w:rsidR="00E21EA3">
        <w:t xml:space="preserve"> of Jonah’s Fast</w:t>
      </w:r>
      <w:bookmarkEnd w:id="1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988" w:name="_Toc410196228"/>
      <w:bookmarkStart w:id="1989" w:name="_Toc410196470"/>
      <w:bookmarkStart w:id="1990" w:name="_Toc410196972"/>
      <w:bookmarkStart w:id="1991" w:name="_Toc479145671"/>
      <w:r>
        <w:t>Jonah’s Feast</w:t>
      </w:r>
      <w:bookmarkEnd w:id="1988"/>
      <w:bookmarkEnd w:id="1989"/>
      <w:bookmarkEnd w:id="1990"/>
      <w:bookmarkEnd w:id="1991"/>
    </w:p>
    <w:p w14:paraId="6EE6C439" w14:textId="77777777" w:rsidR="00495F1A" w:rsidRDefault="00495F1A" w:rsidP="00495F1A">
      <w:pPr>
        <w:pStyle w:val="Heading3"/>
      </w:pPr>
      <w:bookmarkStart w:id="1992" w:name="_Toc410196229"/>
      <w:bookmarkStart w:id="1993" w:name="_Toc410196471"/>
      <w:bookmarkStart w:id="1994" w:name="_Toc410196973"/>
      <w:bookmarkStart w:id="1995" w:name="_Toc479145672"/>
      <w:r>
        <w:t>Great Lent</w:t>
      </w:r>
      <w:bookmarkEnd w:id="1992"/>
      <w:bookmarkEnd w:id="1993"/>
      <w:bookmarkEnd w:id="1994"/>
      <w:bookmarkEnd w:id="1995"/>
    </w:p>
    <w:p w14:paraId="100B48D2" w14:textId="61FB6051" w:rsidR="008C6F4C" w:rsidRDefault="008C6F4C" w:rsidP="008C6F4C">
      <w:pPr>
        <w:pStyle w:val="Heading4"/>
      </w:pPr>
      <w:bookmarkStart w:id="1996" w:name="_Ref434478080"/>
      <w:r>
        <w:t xml:space="preserve">The Verses of the Cymbals for </w:t>
      </w:r>
      <w:r>
        <w:rPr>
          <w:lang w:val="en-US"/>
        </w:rPr>
        <w:t xml:space="preserve">Sundays and Saturdays of </w:t>
      </w:r>
      <w:r>
        <w:t>Great Lent</w:t>
      </w:r>
    </w:p>
    <w:p w14:paraId="3F3D7F5B" w14:textId="038F0831" w:rsidR="008C6F4C" w:rsidRPr="008C6F4C" w:rsidRDefault="008C6F4C" w:rsidP="008C6F4C">
      <w:pPr>
        <w:pStyle w:val="Rubric"/>
      </w:pPr>
      <w:r>
        <w:t>Between the introduction and “Shere ne Maria,” insert: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236515B3" w14:textId="77777777" w:rsidTr="008C6F4C">
        <w:trPr>
          <w:cantSplit/>
          <w:jc w:val="center"/>
        </w:trPr>
        <w:tc>
          <w:tcPr>
            <w:tcW w:w="288" w:type="dxa"/>
          </w:tcPr>
          <w:p w14:paraId="1BF56214" w14:textId="77777777" w:rsidR="008C6F4C" w:rsidRDefault="008C6F4C" w:rsidP="008C6F4C">
            <w:pPr>
              <w:pStyle w:val="CopticCross"/>
            </w:pPr>
          </w:p>
        </w:tc>
        <w:tc>
          <w:tcPr>
            <w:tcW w:w="3960" w:type="dxa"/>
          </w:tcPr>
          <w:p w14:paraId="3BE4D528" w14:textId="5B1EC58D" w:rsidR="008C6F4C" w:rsidRDefault="008C6F4C" w:rsidP="008C6F4C">
            <w:pPr>
              <w:pStyle w:val="EngHang"/>
            </w:pPr>
            <w:r>
              <w:t>Our Lord Jesus Christ</w:t>
            </w:r>
          </w:p>
          <w:p w14:paraId="7D9545AF" w14:textId="4C5E38BF" w:rsidR="008C6F4C" w:rsidRDefault="008C6F4C" w:rsidP="008C6F4C">
            <w:pPr>
              <w:pStyle w:val="EngHang"/>
            </w:pPr>
            <w:r>
              <w:t>Fasted on our behalf,</w:t>
            </w:r>
          </w:p>
          <w:p w14:paraId="55B3D5A5" w14:textId="4A202A76" w:rsidR="008C6F4C" w:rsidRDefault="008C6F4C" w:rsidP="008C6F4C">
            <w:pPr>
              <w:pStyle w:val="EngHang"/>
            </w:pPr>
            <w:r>
              <w:t>Fourty days and forty nights,</w:t>
            </w:r>
          </w:p>
          <w:p w14:paraId="54D23D31" w14:textId="6F1DE558" w:rsidR="008C6F4C" w:rsidRDefault="008C6F4C" w:rsidP="008C6F4C">
            <w:pPr>
              <w:pStyle w:val="EngHangEnd"/>
            </w:pPr>
            <w:r>
              <w:t>To save us from our sins.</w:t>
            </w:r>
          </w:p>
        </w:tc>
        <w:tc>
          <w:tcPr>
            <w:tcW w:w="288" w:type="dxa"/>
          </w:tcPr>
          <w:p w14:paraId="20827398" w14:textId="77777777" w:rsidR="008C6F4C" w:rsidRDefault="008C6F4C" w:rsidP="008C6F4C"/>
        </w:tc>
        <w:tc>
          <w:tcPr>
            <w:tcW w:w="288" w:type="dxa"/>
          </w:tcPr>
          <w:p w14:paraId="47994C2F" w14:textId="77777777" w:rsidR="008C6F4C" w:rsidRDefault="008C6F4C" w:rsidP="008C6F4C">
            <w:pPr>
              <w:pStyle w:val="CopticCross"/>
            </w:pPr>
          </w:p>
        </w:tc>
        <w:tc>
          <w:tcPr>
            <w:tcW w:w="3960" w:type="dxa"/>
          </w:tcPr>
          <w:p w14:paraId="42F07077" w14:textId="3D8AFC4F" w:rsidR="008C6F4C" w:rsidRDefault="008C6F4C" w:rsidP="008C6F4C">
            <w:pPr>
              <w:pStyle w:val="CopticVersemulti-line"/>
            </w:pPr>
            <w:r>
              <w:t>Ⲁⲡⲉⲛϭⲟⲓⲥ Ⲓⲏⲥⲟⲩⲥ Ⲡⲓⲭ̀ⲣⲓⲥⲧⲟⲥ:</w:t>
            </w:r>
          </w:p>
          <w:p w14:paraId="17FE29CF" w14:textId="2237336C" w:rsidR="008C6F4C" w:rsidRDefault="008C6F4C" w:rsidP="008C6F4C">
            <w:pPr>
              <w:pStyle w:val="CopticVersemulti-line"/>
            </w:pPr>
            <w:r>
              <w:t>ⲉⲣⲛⲏⲥⲧⲉⲩⲓⲛ ⲉ̀ϩ̀ⲣⲏⲓ ⲉ̀ϫⲱⲛ:</w:t>
            </w:r>
          </w:p>
          <w:p w14:paraId="3ABC8296" w14:textId="749CCE2A" w:rsidR="008C6F4C" w:rsidRDefault="008C6F4C" w:rsidP="008C6F4C">
            <w:pPr>
              <w:pStyle w:val="CopticVersemulti-line"/>
            </w:pPr>
            <w:r>
              <w:t>ⲛ̀ϩ̀ⲙⲉ ⲛ̀ⲉ̀ϩⲟⲟⲩ ⲛⲉⲙ ϩ̀ⲙⲉ ⲛ̀ⲉ̀ϫⲱⲣϩ:</w:t>
            </w:r>
          </w:p>
          <w:p w14:paraId="1D1756AE" w14:textId="633FDDF4" w:rsidR="008C6F4C" w:rsidRPr="00240FF0" w:rsidRDefault="008C6F4C" w:rsidP="008C6F4C">
            <w:pPr>
              <w:pStyle w:val="CopticHangingVerse"/>
              <w:rPr>
                <w:vanish/>
              </w:rPr>
            </w:pPr>
            <w:r>
              <w:t xml:space="preserve">ϣⲁ ⲛ̀ⲧⲉϥⲥⲟⲧⲧⲉⲛ ϧⲉⲛ ⲛⲉⲛⲛⲟⲃⲓ. </w:t>
            </w:r>
          </w:p>
        </w:tc>
      </w:tr>
      <w:tr w:rsidR="008C6F4C" w14:paraId="5881B59E" w14:textId="77777777" w:rsidTr="008C6F4C">
        <w:trPr>
          <w:cantSplit/>
          <w:jc w:val="center"/>
        </w:trPr>
        <w:tc>
          <w:tcPr>
            <w:tcW w:w="288" w:type="dxa"/>
          </w:tcPr>
          <w:p w14:paraId="21E223EC" w14:textId="77777777" w:rsidR="008C6F4C" w:rsidRDefault="008C6F4C" w:rsidP="008C6F4C">
            <w:pPr>
              <w:pStyle w:val="CopticCross"/>
            </w:pPr>
          </w:p>
        </w:tc>
        <w:tc>
          <w:tcPr>
            <w:tcW w:w="3960" w:type="dxa"/>
          </w:tcPr>
          <w:p w14:paraId="0D46F4FD" w14:textId="77777777" w:rsidR="008C6F4C" w:rsidRDefault="008C6F4C" w:rsidP="008C6F4C">
            <w:pPr>
              <w:pStyle w:val="EngHang"/>
            </w:pPr>
            <w:r>
              <w:t>And, we too, let us fast</w:t>
            </w:r>
          </w:p>
          <w:p w14:paraId="2D650E76" w14:textId="77777777" w:rsidR="008C6F4C" w:rsidRDefault="008C6F4C" w:rsidP="008C6F4C">
            <w:pPr>
              <w:pStyle w:val="EngHang"/>
            </w:pPr>
            <w:r>
              <w:t>In purity and righteousness,</w:t>
            </w:r>
          </w:p>
          <w:p w14:paraId="6B56AF28" w14:textId="726E3396" w:rsidR="008C6F4C" w:rsidRDefault="008C6F4C" w:rsidP="008C6F4C">
            <w:pPr>
              <w:pStyle w:val="EngHang"/>
            </w:pPr>
            <w:r>
              <w:t>And [let us also] pray,</w:t>
            </w:r>
          </w:p>
          <w:p w14:paraId="7B88C728" w14:textId="209D74CF" w:rsidR="008C6F4C" w:rsidRDefault="008C6F4C" w:rsidP="008C6F4C">
            <w:pPr>
              <w:pStyle w:val="EngHangEnd"/>
            </w:pPr>
            <w:r>
              <w:t>Proclaiming and saying,</w:t>
            </w:r>
          </w:p>
        </w:tc>
        <w:tc>
          <w:tcPr>
            <w:tcW w:w="288" w:type="dxa"/>
          </w:tcPr>
          <w:p w14:paraId="494D5319" w14:textId="77777777" w:rsidR="008C6F4C" w:rsidRDefault="008C6F4C" w:rsidP="008C6F4C"/>
        </w:tc>
        <w:tc>
          <w:tcPr>
            <w:tcW w:w="288" w:type="dxa"/>
          </w:tcPr>
          <w:p w14:paraId="3679D2CE" w14:textId="77777777" w:rsidR="008C6F4C" w:rsidRDefault="008C6F4C" w:rsidP="008C6F4C">
            <w:pPr>
              <w:pStyle w:val="CopticCross"/>
            </w:pPr>
          </w:p>
        </w:tc>
        <w:tc>
          <w:tcPr>
            <w:tcW w:w="3960" w:type="dxa"/>
          </w:tcPr>
          <w:p w14:paraId="3A7C3B60" w14:textId="77777777" w:rsidR="008C6F4C" w:rsidRDefault="008C6F4C" w:rsidP="008C6F4C">
            <w:pPr>
              <w:pStyle w:val="CopticVersemulti-line"/>
            </w:pPr>
            <w:r>
              <w:t>Ⲁⲛⲟⲛ ϩⲱⲛ ⲙⲁⲣⲉⲛⲉⲣⲛⲏⲥⲧⲉⲩⲓⲛ:</w:t>
            </w:r>
          </w:p>
          <w:p w14:paraId="565B40E8" w14:textId="5B84338D" w:rsidR="008C6F4C" w:rsidRDefault="008C6F4C" w:rsidP="008C6F4C">
            <w:pPr>
              <w:pStyle w:val="CopticVersemulti-line"/>
            </w:pPr>
            <w:r>
              <w:t>ϧⲉⲛ ⲟⲩⲧⲟⲩⲃⲟ ⲛⲉⲙ ⲟⲩⲙⲉⲑⲙⲏⲓ:</w:t>
            </w:r>
          </w:p>
          <w:p w14:paraId="2B1457EF" w14:textId="77777777" w:rsidR="008C6F4C" w:rsidRDefault="008C6F4C" w:rsidP="008C6F4C">
            <w:pPr>
              <w:pStyle w:val="CopticVersemulti-line"/>
            </w:pPr>
            <w:r>
              <w:t>ⲟⲩⲟϩ ⲛ̀ⲧⲉⲛⲉⲣⲡ̀ⲣⲟⲥⲉⲩⲭⲉⲥⲑⲉ:</w:t>
            </w:r>
          </w:p>
          <w:p w14:paraId="7A98F1D0" w14:textId="4979BEF4" w:rsidR="008C6F4C" w:rsidRDefault="008C6F4C" w:rsidP="008C6F4C">
            <w:pPr>
              <w:pStyle w:val="CopticHangingVerse"/>
            </w:pPr>
            <w:r>
              <w:t>ⲉⲛⲱϣ ⲉ̀ⲃⲟⲗ ⲉⲛϫⲱ ⲙ̀ⲙⲟⲥ.</w:t>
            </w:r>
          </w:p>
        </w:tc>
      </w:tr>
      <w:tr w:rsidR="008C6F4C" w14:paraId="2C56857F" w14:textId="77777777" w:rsidTr="008C6F4C">
        <w:trPr>
          <w:cantSplit/>
          <w:jc w:val="center"/>
        </w:trPr>
        <w:tc>
          <w:tcPr>
            <w:tcW w:w="288" w:type="dxa"/>
          </w:tcPr>
          <w:p w14:paraId="08268EE3" w14:textId="77777777" w:rsidR="008C6F4C" w:rsidRDefault="008C6F4C" w:rsidP="008C6F4C">
            <w:pPr>
              <w:pStyle w:val="CopticCross"/>
            </w:pPr>
          </w:p>
        </w:tc>
        <w:tc>
          <w:tcPr>
            <w:tcW w:w="3960" w:type="dxa"/>
          </w:tcPr>
          <w:p w14:paraId="39AA4FBF" w14:textId="77777777" w:rsidR="008C6F4C" w:rsidRDefault="008C6F4C" w:rsidP="008C6F4C">
            <w:pPr>
              <w:pStyle w:val="EngHang"/>
            </w:pPr>
            <w:r>
              <w:t>Our Father, in heaven,</w:t>
            </w:r>
          </w:p>
          <w:p w14:paraId="6B2AB173" w14:textId="77777777" w:rsidR="008C6F4C" w:rsidRDefault="008C6F4C" w:rsidP="008C6F4C">
            <w:pPr>
              <w:pStyle w:val="EngHang"/>
            </w:pPr>
            <w:r>
              <w:t>May Your Name be holy.</w:t>
            </w:r>
          </w:p>
          <w:p w14:paraId="147342CD" w14:textId="77777777" w:rsidR="008C6F4C" w:rsidRDefault="008C6F4C" w:rsidP="008C6F4C">
            <w:pPr>
              <w:pStyle w:val="EngHang"/>
            </w:pPr>
            <w:r>
              <w:t>May Your Kingdom come on us,</w:t>
            </w:r>
          </w:p>
          <w:p w14:paraId="4A4445A0" w14:textId="73CCE1B6" w:rsidR="008C6F4C" w:rsidRDefault="008C6F4C" w:rsidP="0009450E">
            <w:pPr>
              <w:pStyle w:val="EngHangEnd"/>
            </w:pPr>
            <w:r>
              <w:t>For Yours is the glory forever.</w:t>
            </w:r>
          </w:p>
        </w:tc>
        <w:tc>
          <w:tcPr>
            <w:tcW w:w="288" w:type="dxa"/>
          </w:tcPr>
          <w:p w14:paraId="382FD694" w14:textId="77777777" w:rsidR="008C6F4C" w:rsidRDefault="008C6F4C" w:rsidP="008C6F4C"/>
        </w:tc>
        <w:tc>
          <w:tcPr>
            <w:tcW w:w="288" w:type="dxa"/>
          </w:tcPr>
          <w:p w14:paraId="1E47C23C" w14:textId="77777777" w:rsidR="008C6F4C" w:rsidRDefault="008C6F4C" w:rsidP="008C6F4C">
            <w:pPr>
              <w:pStyle w:val="CopticCross"/>
            </w:pPr>
          </w:p>
        </w:tc>
        <w:tc>
          <w:tcPr>
            <w:tcW w:w="3960" w:type="dxa"/>
          </w:tcPr>
          <w:p w14:paraId="105356C6" w14:textId="77777777" w:rsidR="008C6F4C" w:rsidRDefault="008C6F4C" w:rsidP="008C6F4C">
            <w:pPr>
              <w:pStyle w:val="CopticVersemulti-line"/>
            </w:pPr>
            <w:r>
              <w:t>Ϫⲉ ⲡⲉⲛⲓⲱⲧ ⲉⲧϧⲉⲛ ⲛⲓⲫⲏⲟⲩⲓ:</w:t>
            </w:r>
          </w:p>
          <w:p w14:paraId="79011099" w14:textId="77777777" w:rsidR="008C6F4C" w:rsidRDefault="008C6F4C" w:rsidP="008C6F4C">
            <w:pPr>
              <w:pStyle w:val="CopticVersemulti-line"/>
            </w:pPr>
            <w:r>
              <w:t>ⲙⲁⲣⲉϥⲧⲟⲩⲃⲟ ⲛ̀ϫⲉ ⲡⲉⲕⲣⲁⲛ:</w:t>
            </w:r>
          </w:p>
          <w:p w14:paraId="44A207CE" w14:textId="77777777" w:rsidR="008C6F4C" w:rsidRDefault="008C6F4C" w:rsidP="008C6F4C">
            <w:pPr>
              <w:pStyle w:val="CopticVersemulti-line"/>
            </w:pPr>
            <w:r>
              <w:t>ⲙⲁⲣⲉⲥⲓ̀ ⲛ̀ϫⲉ ⲧⲉⲕⲙⲉⲧⲟⲩⲣⲟ:</w:t>
            </w:r>
          </w:p>
          <w:p w14:paraId="41F342CD" w14:textId="2593405D" w:rsidR="008C6F4C" w:rsidRDefault="008C6F4C" w:rsidP="008C6F4C">
            <w:pPr>
              <w:pStyle w:val="CopticVersemulti-line"/>
            </w:pPr>
            <w:r>
              <w:t>ϫⲉ ⲫⲱⲕ ⲡⲉ ⲡⲓⲱ̀ⲟⲩ ϣⲁ ⲛⲓⲉ̀ⲛⲉϩ.</w:t>
            </w:r>
          </w:p>
        </w:tc>
      </w:tr>
    </w:tbl>
    <w:p w14:paraId="7FEB81D1" w14:textId="77FEF5B1" w:rsidR="007D37D6" w:rsidRDefault="000E066F" w:rsidP="00EC2AEB">
      <w:pPr>
        <w:pStyle w:val="Heading4"/>
      </w:pPr>
      <w:r>
        <w:t xml:space="preserve">The Prostration </w:t>
      </w:r>
      <w:r w:rsidR="007D37D6">
        <w:t xml:space="preserve">for </w:t>
      </w:r>
      <w:r>
        <w:t xml:space="preserve">Weekdays of </w:t>
      </w:r>
      <w:r w:rsidR="007D37D6">
        <w:t>Great Lent</w:t>
      </w:r>
    </w:p>
    <w:p w14:paraId="1730B220" w14:textId="6EFC659D" w:rsidR="007D37D6" w:rsidRPr="007D37D6" w:rsidRDefault="007D37D6" w:rsidP="007D37D6">
      <w:pPr>
        <w:pStyle w:val="Rubric"/>
      </w:pPr>
      <w:r>
        <w:t>After the Prime Prophesies, before the Gospel, begin: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2930"/>
        <w:gridCol w:w="2939"/>
        <w:gridCol w:w="2987"/>
      </w:tblGrid>
      <w:tr w:rsidR="007D37D6" w14:paraId="25AA7E7D" w14:textId="77777777" w:rsidTr="007D37D6">
        <w:tc>
          <w:tcPr>
            <w:tcW w:w="3024" w:type="dxa"/>
          </w:tcPr>
          <w:p w14:paraId="019E9936" w14:textId="77777777" w:rsidR="007D37D6" w:rsidRDefault="007D37D6" w:rsidP="007D37D6">
            <w:pPr>
              <w:pStyle w:val="Priest"/>
            </w:pPr>
            <w:r w:rsidRPr="007A57AD">
              <w:t>Presbyter:</w:t>
            </w:r>
          </w:p>
        </w:tc>
        <w:tc>
          <w:tcPr>
            <w:tcW w:w="3024" w:type="dxa"/>
          </w:tcPr>
          <w:p w14:paraId="3C686CE8" w14:textId="77777777" w:rsidR="007D37D6" w:rsidRDefault="007D37D6" w:rsidP="007D37D6">
            <w:pPr>
              <w:pStyle w:val="Priest"/>
            </w:pPr>
            <w:r w:rsidRPr="007A57AD">
              <w:t>Pi Oo-eeb:</w:t>
            </w:r>
          </w:p>
        </w:tc>
        <w:tc>
          <w:tcPr>
            <w:tcW w:w="3024" w:type="dxa"/>
          </w:tcPr>
          <w:p w14:paraId="0D26D448"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7D37D6" w14:paraId="198CFC76" w14:textId="77777777" w:rsidTr="007D37D6">
        <w:tc>
          <w:tcPr>
            <w:tcW w:w="3024" w:type="dxa"/>
          </w:tcPr>
          <w:p w14:paraId="18C33AF5" w14:textId="77777777" w:rsidR="007D37D6" w:rsidRPr="007A3BD5" w:rsidRDefault="007D37D6" w:rsidP="007D37D6">
            <w:pPr>
              <w:pStyle w:val="EngEnd"/>
              <w:rPr>
                <w:rFonts w:eastAsia="New Athena Unicode"/>
              </w:rPr>
            </w:pPr>
            <w:r w:rsidRPr="007A3BD5">
              <w:rPr>
                <w:rFonts w:eastAsia="New Athena Unicode"/>
              </w:rPr>
              <w:t>Let us bend our knees.</w:t>
            </w:r>
          </w:p>
        </w:tc>
        <w:tc>
          <w:tcPr>
            <w:tcW w:w="3024" w:type="dxa"/>
          </w:tcPr>
          <w:p w14:paraId="14B98FAA" w14:textId="77777777" w:rsidR="007D37D6" w:rsidRPr="007A3BD5" w:rsidRDefault="007D37D6" w:rsidP="007D37D6">
            <w:pPr>
              <w:pStyle w:val="EngEnd"/>
              <w:rPr>
                <w:rFonts w:eastAsia="New Athena Unicode"/>
              </w:rPr>
            </w:pPr>
            <w:r w:rsidRPr="007A3BD5">
              <w:rPr>
                <w:rFonts w:eastAsia="New Athena Unicode"/>
              </w:rPr>
              <w:t>Eklinomen ta ghonata.</w:t>
            </w:r>
          </w:p>
        </w:tc>
        <w:tc>
          <w:tcPr>
            <w:tcW w:w="3024" w:type="dxa"/>
          </w:tcPr>
          <w:p w14:paraId="2DC92B40" w14:textId="77777777" w:rsidR="007D37D6" w:rsidRPr="007A3BD5" w:rsidRDefault="007D37D6" w:rsidP="007D37D6">
            <w:pPr>
              <w:pStyle w:val="CopticVerse"/>
              <w:rPr>
                <w:szCs w:val="24"/>
              </w:rPr>
            </w:pPr>
            <w:r>
              <w:rPr>
                <w:szCs w:val="24"/>
              </w:rPr>
              <w:t>Ⲕ̀</w:t>
            </w:r>
            <w:r w:rsidRPr="007A3BD5">
              <w:rPr>
                <w:szCs w:val="24"/>
              </w:rPr>
              <w:t>ⲗⲓⲛⲱⲙⲉⲛ ⲧⲁ ⲅⲟⲛⲁⲧⲁ.</w:t>
            </w:r>
          </w:p>
        </w:tc>
      </w:tr>
      <w:tr w:rsidR="007D37D6" w14:paraId="2BBB47CD" w14:textId="77777777" w:rsidTr="007D37D6">
        <w:tc>
          <w:tcPr>
            <w:tcW w:w="3024" w:type="dxa"/>
          </w:tcPr>
          <w:p w14:paraId="50BDF5E9" w14:textId="77777777" w:rsidR="007D37D6" w:rsidRDefault="007D37D6" w:rsidP="007D37D6">
            <w:pPr>
              <w:pStyle w:val="Priest"/>
            </w:pPr>
            <w:r w:rsidRPr="007A57AD">
              <w:t>People:</w:t>
            </w:r>
          </w:p>
        </w:tc>
        <w:tc>
          <w:tcPr>
            <w:tcW w:w="3024" w:type="dxa"/>
          </w:tcPr>
          <w:p w14:paraId="228FCA95" w14:textId="77777777" w:rsidR="007D37D6" w:rsidRDefault="007D37D6" w:rsidP="007D37D6">
            <w:pPr>
              <w:pStyle w:val="Priest"/>
            </w:pPr>
            <w:r w:rsidRPr="007A57AD">
              <w:t>Pi La-os:</w:t>
            </w:r>
          </w:p>
        </w:tc>
        <w:tc>
          <w:tcPr>
            <w:tcW w:w="3024" w:type="dxa"/>
          </w:tcPr>
          <w:p w14:paraId="015B6EEE"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7D37D6" w14:paraId="167B0A04" w14:textId="77777777" w:rsidTr="007D37D6">
        <w:tc>
          <w:tcPr>
            <w:tcW w:w="3024" w:type="dxa"/>
          </w:tcPr>
          <w:p w14:paraId="4ABE44D0" w14:textId="77777777" w:rsidR="007D37D6" w:rsidRPr="007A3BD5" w:rsidRDefault="007D37D6" w:rsidP="007D37D6">
            <w:pPr>
              <w:pStyle w:val="EngEnd"/>
              <w:rPr>
                <w:rFonts w:eastAsia="New Athena Unicode"/>
              </w:rPr>
            </w:pPr>
            <w:r w:rsidRPr="007A3BD5">
              <w:rPr>
                <w:rFonts w:eastAsia="New Athena Unicode"/>
              </w:rPr>
              <w:t>Have mercy upon us, O God the Father, the Pantocrator.</w:t>
            </w:r>
          </w:p>
        </w:tc>
        <w:tc>
          <w:tcPr>
            <w:tcW w:w="3024" w:type="dxa"/>
          </w:tcPr>
          <w:p w14:paraId="0062AD88" w14:textId="77777777" w:rsidR="007D37D6" w:rsidRPr="007A3BD5" w:rsidRDefault="007D37D6" w:rsidP="007D37D6">
            <w:pPr>
              <w:pStyle w:val="EngEnd"/>
              <w:rPr>
                <w:rFonts w:eastAsia="New Athena Unicode"/>
              </w:rPr>
            </w:pPr>
            <w:r w:rsidRPr="007A3BD5">
              <w:rPr>
                <w:rFonts w:eastAsia="New Athena Unicode"/>
              </w:rPr>
              <w:t>Nai nan Ef Nooti ef Yot pi Pantokrator.</w:t>
            </w:r>
          </w:p>
        </w:tc>
        <w:tc>
          <w:tcPr>
            <w:tcW w:w="3024" w:type="dxa"/>
          </w:tcPr>
          <w:p w14:paraId="64A7DAA0"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 xml:space="preserve">ⲛⲟⲩϯ </w:t>
            </w:r>
            <w:r>
              <w:rPr>
                <w:szCs w:val="24"/>
              </w:rPr>
              <w:t>Ⲫ̀</w:t>
            </w:r>
            <w:r w:rsidRPr="007A3BD5">
              <w:rPr>
                <w:szCs w:val="24"/>
              </w:rPr>
              <w:t>ⲓⲱⲧ ⲡⲓⲡⲁⲛⲧⲟⲕⲣⲁⲧⲱⲣ.</w:t>
            </w:r>
          </w:p>
        </w:tc>
      </w:tr>
      <w:tr w:rsidR="007D37D6" w14:paraId="3BB42335" w14:textId="77777777" w:rsidTr="007D37D6">
        <w:tc>
          <w:tcPr>
            <w:tcW w:w="3024" w:type="dxa"/>
          </w:tcPr>
          <w:p w14:paraId="093BEDCF" w14:textId="77777777" w:rsidR="007D37D6" w:rsidRDefault="007D37D6" w:rsidP="007D37D6">
            <w:pPr>
              <w:pStyle w:val="Priest"/>
            </w:pPr>
            <w:r w:rsidRPr="007A57AD">
              <w:t>Presbyter:</w:t>
            </w:r>
          </w:p>
        </w:tc>
        <w:tc>
          <w:tcPr>
            <w:tcW w:w="3024" w:type="dxa"/>
          </w:tcPr>
          <w:p w14:paraId="5B1ED412" w14:textId="77777777" w:rsidR="007D37D6" w:rsidRDefault="007D37D6" w:rsidP="007D37D6">
            <w:pPr>
              <w:pStyle w:val="Priest"/>
            </w:pPr>
            <w:r w:rsidRPr="007A57AD">
              <w:t>Pi Oo-eeb:</w:t>
            </w:r>
          </w:p>
        </w:tc>
        <w:tc>
          <w:tcPr>
            <w:tcW w:w="3024" w:type="dxa"/>
          </w:tcPr>
          <w:p w14:paraId="48BAA762"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49AB1716" w14:textId="77777777" w:rsidTr="007D37D6">
        <w:tc>
          <w:tcPr>
            <w:tcW w:w="3024" w:type="dxa"/>
          </w:tcPr>
          <w:p w14:paraId="08B78279" w14:textId="77777777" w:rsidR="007D37D6" w:rsidRPr="007A3BD5" w:rsidRDefault="007D37D6" w:rsidP="007D37D6">
            <w:pPr>
              <w:pStyle w:val="EngEnd"/>
              <w:rPr>
                <w:rFonts w:eastAsia="New Athena Unicode"/>
              </w:rPr>
            </w:pPr>
            <w:r w:rsidRPr="007A3BD5">
              <w:rPr>
                <w:rFonts w:eastAsia="New Athena Unicode"/>
              </w:rPr>
              <w:t>Let us stand, then bend our knees.</w:t>
            </w:r>
          </w:p>
        </w:tc>
        <w:tc>
          <w:tcPr>
            <w:tcW w:w="3024" w:type="dxa"/>
          </w:tcPr>
          <w:p w14:paraId="031503BF" w14:textId="77777777" w:rsidR="007D37D6" w:rsidRPr="007A3BD5" w:rsidRDefault="007D37D6" w:rsidP="007D37D6">
            <w:pPr>
              <w:pStyle w:val="EngEnd"/>
              <w:rPr>
                <w:rFonts w:eastAsia="New Athena Unicode"/>
              </w:rPr>
            </w:pPr>
            <w:r w:rsidRPr="007A3BD5">
              <w:rPr>
                <w:rFonts w:eastAsia="New Athena Unicode"/>
              </w:rPr>
              <w:t>Anastomen eklinomen ta ghonata.</w:t>
            </w:r>
          </w:p>
        </w:tc>
        <w:tc>
          <w:tcPr>
            <w:tcW w:w="3024" w:type="dxa"/>
          </w:tcPr>
          <w:p w14:paraId="583D7B2B" w14:textId="77777777" w:rsidR="007D37D6" w:rsidRPr="007A3BD5" w:rsidRDefault="007D37D6" w:rsidP="007D37D6">
            <w:pPr>
              <w:pStyle w:val="CopticVerse"/>
              <w:rPr>
                <w:szCs w:val="24"/>
              </w:rPr>
            </w:pPr>
            <w:r>
              <w:rPr>
                <w:szCs w:val="24"/>
              </w:rPr>
              <w:t>Ⲁ</w:t>
            </w:r>
            <w:r w:rsidRPr="007A3BD5">
              <w:rPr>
                <w:szCs w:val="24"/>
              </w:rPr>
              <w:t>ⲛⲁⲥⲧⲱⲙⲉⲛ ⲕ̀ⲗⲓⲛⲱⲙⲉⲛ ⲧⲁ ⲅⲟⲛⲁⲧⲁ.</w:t>
            </w:r>
          </w:p>
        </w:tc>
      </w:tr>
      <w:tr w:rsidR="007D37D6" w14:paraId="01F5D03E" w14:textId="77777777" w:rsidTr="007D37D6">
        <w:tc>
          <w:tcPr>
            <w:tcW w:w="3024" w:type="dxa"/>
          </w:tcPr>
          <w:p w14:paraId="43A17824" w14:textId="77777777" w:rsidR="007D37D6" w:rsidRDefault="007D37D6" w:rsidP="007D37D6">
            <w:pPr>
              <w:pStyle w:val="Priest"/>
            </w:pPr>
            <w:r w:rsidRPr="007A57AD">
              <w:t>People:</w:t>
            </w:r>
          </w:p>
        </w:tc>
        <w:tc>
          <w:tcPr>
            <w:tcW w:w="3024" w:type="dxa"/>
          </w:tcPr>
          <w:p w14:paraId="248ACC0E" w14:textId="77777777" w:rsidR="007D37D6" w:rsidRDefault="007D37D6" w:rsidP="007D37D6">
            <w:pPr>
              <w:pStyle w:val="Priest"/>
            </w:pPr>
            <w:r w:rsidRPr="007A57AD">
              <w:t>Pi La-os:</w:t>
            </w:r>
          </w:p>
        </w:tc>
        <w:tc>
          <w:tcPr>
            <w:tcW w:w="3024" w:type="dxa"/>
          </w:tcPr>
          <w:p w14:paraId="7BC2F9CB"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44C99718" w14:textId="77777777" w:rsidTr="007D37D6">
        <w:tc>
          <w:tcPr>
            <w:tcW w:w="3024" w:type="dxa"/>
          </w:tcPr>
          <w:p w14:paraId="4E4298CA" w14:textId="77777777" w:rsidR="007D37D6" w:rsidRPr="007A3BD5" w:rsidRDefault="007D37D6" w:rsidP="007D37D6">
            <w:pPr>
              <w:pStyle w:val="EngEnd"/>
              <w:rPr>
                <w:rFonts w:eastAsia="New Athena Unicode"/>
              </w:rPr>
            </w:pPr>
            <w:r w:rsidRPr="007A3BD5">
              <w:rPr>
                <w:rFonts w:eastAsia="New Athena Unicode"/>
              </w:rPr>
              <w:t>Have mercy upon us, O God, our Saviour.</w:t>
            </w:r>
          </w:p>
        </w:tc>
        <w:tc>
          <w:tcPr>
            <w:tcW w:w="3024" w:type="dxa"/>
          </w:tcPr>
          <w:p w14:paraId="6BEC550D" w14:textId="77777777" w:rsidR="007D37D6" w:rsidRPr="007A3BD5" w:rsidRDefault="007D37D6" w:rsidP="007D37D6">
            <w:pPr>
              <w:pStyle w:val="EngEnd"/>
              <w:rPr>
                <w:rFonts w:eastAsia="New Athena Unicode"/>
              </w:rPr>
            </w:pPr>
            <w:r w:rsidRPr="007A3BD5">
              <w:rPr>
                <w:rFonts w:eastAsia="New Athena Unicode"/>
              </w:rPr>
              <w:t>Nai nan Ef Nooti pen Sotir.</w:t>
            </w:r>
          </w:p>
        </w:tc>
        <w:tc>
          <w:tcPr>
            <w:tcW w:w="3024" w:type="dxa"/>
          </w:tcPr>
          <w:p w14:paraId="6487B22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ⲡⲉⲛⲥⲱⲧⲏⲣ.</w:t>
            </w:r>
          </w:p>
        </w:tc>
      </w:tr>
      <w:tr w:rsidR="007D37D6" w14:paraId="5AAB549C" w14:textId="77777777" w:rsidTr="007D37D6">
        <w:tc>
          <w:tcPr>
            <w:tcW w:w="3024" w:type="dxa"/>
          </w:tcPr>
          <w:p w14:paraId="04B65E45" w14:textId="77777777" w:rsidR="007D37D6" w:rsidRDefault="007D37D6" w:rsidP="007D37D6">
            <w:pPr>
              <w:pStyle w:val="Priest"/>
            </w:pPr>
            <w:r w:rsidRPr="007A57AD">
              <w:t>Presbyter:</w:t>
            </w:r>
          </w:p>
        </w:tc>
        <w:tc>
          <w:tcPr>
            <w:tcW w:w="3024" w:type="dxa"/>
          </w:tcPr>
          <w:p w14:paraId="634B3BC8" w14:textId="77777777" w:rsidR="007D37D6" w:rsidRDefault="007D37D6" w:rsidP="007D37D6">
            <w:pPr>
              <w:pStyle w:val="Priest"/>
            </w:pPr>
            <w:r w:rsidRPr="007A57AD">
              <w:t>Pi Oo-eeb:</w:t>
            </w:r>
          </w:p>
        </w:tc>
        <w:tc>
          <w:tcPr>
            <w:tcW w:w="3024" w:type="dxa"/>
          </w:tcPr>
          <w:p w14:paraId="584142C5"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0FFE2CDD" w14:textId="77777777" w:rsidTr="007D37D6">
        <w:tc>
          <w:tcPr>
            <w:tcW w:w="3024" w:type="dxa"/>
          </w:tcPr>
          <w:p w14:paraId="79D9C4BA" w14:textId="77777777" w:rsidR="007D37D6" w:rsidRPr="007A3BD5" w:rsidRDefault="007D37D6" w:rsidP="007D37D6">
            <w:pPr>
              <w:pStyle w:val="EngEnd"/>
              <w:rPr>
                <w:rFonts w:eastAsia="New Athena Unicode"/>
              </w:rPr>
            </w:pPr>
            <w:r w:rsidRPr="007A3BD5">
              <w:rPr>
                <w:rFonts w:eastAsia="New Athena Unicode"/>
              </w:rPr>
              <w:t>Again, let us stand, then bend our knees.</w:t>
            </w:r>
          </w:p>
        </w:tc>
        <w:tc>
          <w:tcPr>
            <w:tcW w:w="3024" w:type="dxa"/>
          </w:tcPr>
          <w:p w14:paraId="325D0E87" w14:textId="77777777" w:rsidR="007D37D6" w:rsidRPr="007A3BD5" w:rsidRDefault="007D37D6" w:rsidP="007D37D6">
            <w:pPr>
              <w:pStyle w:val="EngEnd"/>
              <w:rPr>
                <w:rFonts w:eastAsia="New Athena Unicode"/>
              </w:rPr>
            </w:pPr>
            <w:r w:rsidRPr="007A3BD5">
              <w:rPr>
                <w:rFonts w:eastAsia="New Athena Unicode"/>
              </w:rPr>
              <w:t>Ke anastomen eklinomen ta ghonata.</w:t>
            </w:r>
          </w:p>
        </w:tc>
        <w:tc>
          <w:tcPr>
            <w:tcW w:w="3024" w:type="dxa"/>
          </w:tcPr>
          <w:p w14:paraId="37032DBB" w14:textId="77777777" w:rsidR="007D37D6" w:rsidRPr="007A3BD5" w:rsidRDefault="007D37D6" w:rsidP="007D37D6">
            <w:pPr>
              <w:pStyle w:val="CopticVerse"/>
              <w:rPr>
                <w:szCs w:val="24"/>
              </w:rPr>
            </w:pPr>
            <w:r w:rsidRPr="007A3BD5">
              <w:rPr>
                <w:szCs w:val="24"/>
              </w:rPr>
              <w:t>ⲕⲉ ⲁ̀ⲛⲁⲥⲧⲱⲙⲉⲛ</w:t>
            </w:r>
            <w:r>
              <w:rPr>
                <w:szCs w:val="24"/>
              </w:rPr>
              <w:t>:</w:t>
            </w:r>
            <w:r w:rsidRPr="007A3BD5">
              <w:rPr>
                <w:szCs w:val="24"/>
              </w:rPr>
              <w:t xml:space="preserve"> ⲕ̀ⲗⲓⲛⲱⲙⲉⲛ ⲧⲁ ⲅⲟⲛⲁⲧⲁ.</w:t>
            </w:r>
          </w:p>
        </w:tc>
      </w:tr>
      <w:tr w:rsidR="007D37D6" w14:paraId="65928EAD" w14:textId="77777777" w:rsidTr="007D37D6">
        <w:tc>
          <w:tcPr>
            <w:tcW w:w="3024" w:type="dxa"/>
          </w:tcPr>
          <w:p w14:paraId="250BCA2B" w14:textId="77777777" w:rsidR="007D37D6" w:rsidRDefault="007D37D6" w:rsidP="007D37D6">
            <w:pPr>
              <w:pStyle w:val="Priest"/>
            </w:pPr>
            <w:r w:rsidRPr="007A57AD">
              <w:t>People:</w:t>
            </w:r>
          </w:p>
        </w:tc>
        <w:tc>
          <w:tcPr>
            <w:tcW w:w="3024" w:type="dxa"/>
          </w:tcPr>
          <w:p w14:paraId="505789B8" w14:textId="77777777" w:rsidR="007D37D6" w:rsidRDefault="007D37D6" w:rsidP="007D37D6">
            <w:pPr>
              <w:pStyle w:val="Priest"/>
            </w:pPr>
            <w:r w:rsidRPr="007A57AD">
              <w:t>Pi La-os:</w:t>
            </w:r>
          </w:p>
        </w:tc>
        <w:tc>
          <w:tcPr>
            <w:tcW w:w="3024" w:type="dxa"/>
          </w:tcPr>
          <w:p w14:paraId="494B373A"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11F6CF19" w14:textId="77777777" w:rsidTr="007D37D6">
        <w:tc>
          <w:tcPr>
            <w:tcW w:w="3024" w:type="dxa"/>
          </w:tcPr>
          <w:p w14:paraId="42785E2F" w14:textId="77777777" w:rsidR="007D37D6" w:rsidRPr="007A3BD5" w:rsidRDefault="007D37D6" w:rsidP="007D37D6">
            <w:pPr>
              <w:pStyle w:val="EngEnd"/>
              <w:rPr>
                <w:rFonts w:eastAsia="New Athena Unicode"/>
              </w:rPr>
            </w:pPr>
            <w:r w:rsidRPr="007A3BD5">
              <w:rPr>
                <w:rFonts w:eastAsia="New Athena Unicode"/>
              </w:rPr>
              <w:t>Have mercy upon us, O God, and (again) have mercy.</w:t>
            </w:r>
          </w:p>
        </w:tc>
        <w:tc>
          <w:tcPr>
            <w:tcW w:w="3024" w:type="dxa"/>
          </w:tcPr>
          <w:p w14:paraId="1EC21B06" w14:textId="77777777" w:rsidR="007D37D6" w:rsidRPr="007A3BD5" w:rsidRDefault="007D37D6" w:rsidP="007D37D6">
            <w:pPr>
              <w:pStyle w:val="EngEnd"/>
              <w:rPr>
                <w:rFonts w:eastAsia="New Athena Unicode"/>
              </w:rPr>
            </w:pPr>
            <w:r w:rsidRPr="007A3BD5">
              <w:rPr>
                <w:rFonts w:eastAsia="New Athena Unicode"/>
              </w:rPr>
              <w:t>Nai nan Ef Nooti owoh nai nan.</w:t>
            </w:r>
          </w:p>
        </w:tc>
        <w:tc>
          <w:tcPr>
            <w:tcW w:w="3024" w:type="dxa"/>
          </w:tcPr>
          <w:p w14:paraId="179388E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ⲟⲩⲟϩ ⲛⲁⲓ ⲛⲁⲛ.</w:t>
            </w:r>
          </w:p>
        </w:tc>
      </w:tr>
    </w:tbl>
    <w:p w14:paraId="4AF7434B" w14:textId="43EB0B28" w:rsidR="007D37D6" w:rsidRDefault="007D37D6" w:rsidP="007D37D6">
      <w:pPr>
        <w:pStyle w:val="Rubric"/>
      </w:pPr>
      <w:r>
        <w:lastRenderedPageBreak/>
        <w:t>The presbyter then prays the following litany. The people respond to each verse with “Lord have mercy”, offering prostrations</w:t>
      </w:r>
      <w:r w:rsidR="000E066F">
        <w:t>. After every third verse, the above introduction is repeated</w:t>
      </w:r>
      <w:r>
        <w:t>:</w:t>
      </w:r>
    </w:p>
    <w:p w14:paraId="4B35B83C" w14:textId="5FBE3287" w:rsidR="007D37D6" w:rsidRPr="000E066F" w:rsidRDefault="007D37D6" w:rsidP="007D37D6">
      <w:pPr>
        <w:pStyle w:val="EngInd"/>
        <w:rPr>
          <w:rStyle w:val="RubricsInBodyChar"/>
        </w:rPr>
      </w:pPr>
      <w:r>
        <w:t>Pray for the living.</w:t>
      </w:r>
      <w:r w:rsidR="000E066F">
        <w:t xml:space="preserve"> </w:t>
      </w:r>
      <w:r w:rsidR="000E066F" w:rsidRPr="000E066F">
        <w:rPr>
          <w:rStyle w:val="RubricsInBodyChar"/>
        </w:rPr>
        <w:t>Lord have mercy.</w:t>
      </w:r>
    </w:p>
    <w:p w14:paraId="0C364909" w14:textId="43BE8668" w:rsidR="007D37D6" w:rsidRPr="000E066F" w:rsidRDefault="007D37D6" w:rsidP="000E066F">
      <w:pPr>
        <w:pStyle w:val="EngInd"/>
        <w:rPr>
          <w:i/>
        </w:rPr>
      </w:pPr>
      <w:r>
        <w:t>Pray for the sick.</w:t>
      </w:r>
      <w:r w:rsidR="000E066F" w:rsidRPr="000E066F">
        <w:rPr>
          <w:rStyle w:val="RubricsInBodyChar"/>
        </w:rPr>
        <w:t xml:space="preserve"> Lord have mercy.</w:t>
      </w:r>
    </w:p>
    <w:p w14:paraId="46001936" w14:textId="1C8E95CB" w:rsidR="007D37D6" w:rsidRDefault="007D37D6" w:rsidP="007D37D6">
      <w:pPr>
        <w:pStyle w:val="EngIndEnd"/>
      </w:pPr>
      <w:r>
        <w:t>Pray for the travelers.</w:t>
      </w:r>
      <w:r w:rsidR="000E066F" w:rsidRPr="000E066F">
        <w:rPr>
          <w:i/>
        </w:rPr>
        <w:t xml:space="preserve"> Lord have mercy.</w:t>
      </w:r>
    </w:p>
    <w:p w14:paraId="41F378FA" w14:textId="3B29954C" w:rsidR="007D37D6" w:rsidRDefault="000E066F" w:rsidP="007D37D6">
      <w:pPr>
        <w:pStyle w:val="EngIndEnd"/>
      </w:pPr>
      <w:r>
        <w:t>Let us bend our knees…</w:t>
      </w:r>
    </w:p>
    <w:p w14:paraId="45515BD3" w14:textId="4A429983" w:rsidR="000E066F" w:rsidRPr="000E066F" w:rsidRDefault="000E066F" w:rsidP="000E066F">
      <w:pPr>
        <w:pStyle w:val="EngInd"/>
        <w:rPr>
          <w:i/>
        </w:rPr>
      </w:pPr>
      <w:r>
        <w:t>Pray for good weather and for the fruits of the earth.</w:t>
      </w:r>
      <w:r w:rsidRPr="000E066F">
        <w:rPr>
          <w:rStyle w:val="RubricsInBodyChar"/>
        </w:rPr>
        <w:t xml:space="preserve"> Lord have mercy.</w:t>
      </w:r>
    </w:p>
    <w:p w14:paraId="2724C502" w14:textId="1AB5AD3D" w:rsidR="000E066F" w:rsidRPr="000E066F" w:rsidRDefault="000E066F" w:rsidP="000E066F">
      <w:pPr>
        <w:pStyle w:val="EngInd"/>
        <w:rPr>
          <w:i/>
        </w:rPr>
      </w:pPr>
      <w:r>
        <w:t>Pray for the rising of the river water according to their measure.</w:t>
      </w:r>
      <w:r w:rsidRPr="000E066F">
        <w:rPr>
          <w:rStyle w:val="RubricsInBodyChar"/>
        </w:rPr>
        <w:t xml:space="preserve"> Lord have mercy.</w:t>
      </w:r>
    </w:p>
    <w:p w14:paraId="2E71A250" w14:textId="25198ABC" w:rsidR="000E066F" w:rsidRDefault="000E066F" w:rsidP="007D37D6">
      <w:pPr>
        <w:pStyle w:val="EngIndEnd"/>
      </w:pPr>
      <w:r>
        <w:t>Pray for good rain and the plants of the field.</w:t>
      </w:r>
      <w:r w:rsidRPr="000E066F">
        <w:rPr>
          <w:i/>
        </w:rPr>
        <w:t xml:space="preserve"> Lord have mercy.</w:t>
      </w:r>
    </w:p>
    <w:p w14:paraId="5F9A2BD4" w14:textId="77777777" w:rsidR="000E066F" w:rsidRDefault="000E066F" w:rsidP="000E066F">
      <w:pPr>
        <w:pStyle w:val="EngIndEnd"/>
      </w:pPr>
      <w:r>
        <w:t>Let us bend our knees…</w:t>
      </w:r>
    </w:p>
    <w:p w14:paraId="711F382F" w14:textId="5397AF34" w:rsidR="000E066F" w:rsidRDefault="000E066F" w:rsidP="000E066F">
      <w:pPr>
        <w:pStyle w:val="EngInd"/>
      </w:pPr>
      <w:r>
        <w:t>Pray for the safety of the people and the cattle.</w:t>
      </w:r>
      <w:r w:rsidRPr="000E066F">
        <w:rPr>
          <w:i/>
        </w:rPr>
        <w:t xml:space="preserve"> Lord have mercy.</w:t>
      </w:r>
    </w:p>
    <w:p w14:paraId="5576C99E" w14:textId="021CE051" w:rsidR="000E066F" w:rsidRDefault="000E066F" w:rsidP="000E066F">
      <w:pPr>
        <w:pStyle w:val="EngInd"/>
      </w:pPr>
      <w:r>
        <w:t>Pray for the peace of the world and of this city.</w:t>
      </w:r>
      <w:r w:rsidRPr="000E066F">
        <w:rPr>
          <w:i/>
        </w:rPr>
        <w:t xml:space="preserve"> Lord have mercy.</w:t>
      </w:r>
    </w:p>
    <w:p w14:paraId="423DB4CD" w14:textId="108BBCE2" w:rsidR="000E066F" w:rsidRDefault="000E066F" w:rsidP="007D37D6">
      <w:pPr>
        <w:pStyle w:val="EngIndEnd"/>
      </w:pPr>
      <w:r>
        <w:t>Pray for our Christ loving King(s) {Queen}.</w:t>
      </w:r>
      <w:r w:rsidRPr="000E066F">
        <w:rPr>
          <w:i/>
        </w:rPr>
        <w:t xml:space="preserve"> Lord have mercy.</w:t>
      </w:r>
    </w:p>
    <w:p w14:paraId="75C3E357" w14:textId="77777777" w:rsidR="000E066F" w:rsidRDefault="000E066F" w:rsidP="000E066F">
      <w:pPr>
        <w:pStyle w:val="EngIndEnd"/>
      </w:pPr>
      <w:r>
        <w:t>Let us bend our knees…</w:t>
      </w:r>
    </w:p>
    <w:p w14:paraId="67134C91" w14:textId="7B09D591" w:rsidR="000E066F" w:rsidRDefault="000E066F" w:rsidP="000E066F">
      <w:pPr>
        <w:pStyle w:val="EngInd"/>
      </w:pPr>
      <w:r>
        <w:t>Pray for the captives</w:t>
      </w:r>
      <w:r w:rsidRPr="000E066F">
        <w:rPr>
          <w:i/>
        </w:rPr>
        <w:t xml:space="preserve"> Lord have mercy.</w:t>
      </w:r>
    </w:p>
    <w:p w14:paraId="4CF8E189" w14:textId="2A59D2EE" w:rsidR="000E066F" w:rsidRDefault="000E066F" w:rsidP="000E066F">
      <w:pPr>
        <w:pStyle w:val="EngInd"/>
      </w:pPr>
      <w:r>
        <w:t>Pray for those who have fallen asleep.</w:t>
      </w:r>
      <w:r w:rsidRPr="000E066F">
        <w:rPr>
          <w:i/>
        </w:rPr>
        <w:t xml:space="preserve"> Lord have mercy.</w:t>
      </w:r>
    </w:p>
    <w:p w14:paraId="3D28D547" w14:textId="52176749" w:rsidR="000E066F" w:rsidRDefault="000E066F" w:rsidP="007D37D6">
      <w:pPr>
        <w:pStyle w:val="EngIndEnd"/>
      </w:pPr>
      <w:r>
        <w:t>Pray for the sacrifices and the oblations.</w:t>
      </w:r>
      <w:r w:rsidRPr="000E066F">
        <w:rPr>
          <w:i/>
        </w:rPr>
        <w:t xml:space="preserve"> Lord have mercy.</w:t>
      </w:r>
    </w:p>
    <w:p w14:paraId="6F6AA9CD" w14:textId="77777777" w:rsidR="000E066F" w:rsidRDefault="000E066F" w:rsidP="000E066F">
      <w:pPr>
        <w:pStyle w:val="EngIndEnd"/>
      </w:pPr>
      <w:r>
        <w:t>Let us bend our knees…</w:t>
      </w:r>
    </w:p>
    <w:p w14:paraId="63A5D83F" w14:textId="5516D21F" w:rsidR="000E066F" w:rsidRDefault="000E066F" w:rsidP="000E066F">
      <w:pPr>
        <w:pStyle w:val="EngInd"/>
      </w:pPr>
      <w:r>
        <w:t>Pray for those who are in distress.</w:t>
      </w:r>
      <w:r w:rsidRPr="000E066F">
        <w:rPr>
          <w:i/>
        </w:rPr>
        <w:t xml:space="preserve"> Lord have mercy.</w:t>
      </w:r>
    </w:p>
    <w:p w14:paraId="5A57248F" w14:textId="5C49DB19" w:rsidR="000E066F" w:rsidRDefault="000E066F" w:rsidP="000E066F">
      <w:pPr>
        <w:pStyle w:val="EngInd"/>
      </w:pPr>
      <w:r>
        <w:t>Pray for the Catechumens.</w:t>
      </w:r>
      <w:r w:rsidRPr="000E066F">
        <w:rPr>
          <w:i/>
        </w:rPr>
        <w:t xml:space="preserve"> Lord have mercy.</w:t>
      </w:r>
    </w:p>
    <w:p w14:paraId="2966EA9B" w14:textId="5FC4BC0A" w:rsidR="000E066F" w:rsidRDefault="000E066F" w:rsidP="007D37D6">
      <w:pPr>
        <w:pStyle w:val="EngIndEnd"/>
      </w:pPr>
      <w:r>
        <w:t>Pray, “Lord have mercy.”</w:t>
      </w:r>
      <w:r w:rsidRPr="000E066F">
        <w:rPr>
          <w:i/>
        </w:rPr>
        <w:t xml:space="preserve"> Lord have mercy.</w:t>
      </w:r>
      <w:r>
        <w:rPr>
          <w:i/>
        </w:rPr>
        <w:t xml:space="preserve"> (In the long tune.)</w:t>
      </w:r>
    </w:p>
    <w:p w14:paraId="2602B6E5" w14:textId="2CA98F4F" w:rsidR="00EC2AEB" w:rsidRPr="001E5E16" w:rsidRDefault="00EC2AEB" w:rsidP="00EC2AEB">
      <w:pPr>
        <w:pStyle w:val="Heading4"/>
      </w:pPr>
      <w:bookmarkStart w:id="1997" w:name="_Ref485108420"/>
      <w:r>
        <w:lastRenderedPageBreak/>
        <w:t>The Doxology</w:t>
      </w:r>
      <w:r w:rsidR="00420CFA">
        <w:t xml:space="preserve"> for </w:t>
      </w:r>
      <w:r w:rsidR="008C6F4C">
        <w:t>Sundays</w:t>
      </w:r>
      <w:r w:rsidR="00420CFA">
        <w:t xml:space="preserve"> and S</w:t>
      </w:r>
      <w:r w:rsidR="008C6F4C">
        <w:t>aturdays of</w:t>
      </w:r>
      <w:r w:rsidR="00E21EA3">
        <w:t xml:space="preserve"> Great Lent</w:t>
      </w:r>
      <w:bookmarkEnd w:id="1996"/>
      <w:bookmarkEnd w:id="1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998" w:name="_Ref434478104"/>
      <w:r>
        <w:lastRenderedPageBreak/>
        <w:t>The Doxology</w:t>
      </w:r>
      <w:r w:rsidR="00E21EA3">
        <w:t xml:space="preserve"> for Weekdays in Great Lent</w:t>
      </w:r>
      <w:bookmarkEnd w:id="1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999"/>
            <w:r>
              <w:t>ⲛⲓⲉ̀ⲛⲉϩ</w:t>
            </w:r>
            <w:commentRangeEnd w:id="1999"/>
            <w:r>
              <w:rPr>
                <w:rStyle w:val="CommentReference"/>
                <w:rFonts w:ascii="Times New Roman" w:hAnsi="Times New Roman" w:cstheme="minorBidi"/>
                <w:noProof w:val="0"/>
              </w:rPr>
              <w:commentReference w:id="1999"/>
            </w:r>
            <w:r>
              <w:t>.</w:t>
            </w:r>
          </w:p>
        </w:tc>
      </w:tr>
    </w:tbl>
    <w:p w14:paraId="1A70F51E" w14:textId="77777777" w:rsidR="00420CFA" w:rsidRPr="001E5E16" w:rsidRDefault="00420CFA" w:rsidP="00420CFA">
      <w:pPr>
        <w:pStyle w:val="Heading4"/>
      </w:pPr>
      <w:bookmarkStart w:id="2000" w:name="_Ref434478128"/>
      <w:r>
        <w:lastRenderedPageBreak/>
        <w:t>A Second Doxology for Weekdays</w:t>
      </w:r>
      <w:r w:rsidR="00E21EA3">
        <w:t xml:space="preserve"> in Great Lent</w:t>
      </w:r>
      <w:bookmarkEnd w:id="20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2001"/>
            <w:r>
              <w:t xml:space="preserve">He </w:t>
            </w:r>
            <w:r w:rsidR="00253DD3">
              <w:t>humiliated</w:t>
            </w:r>
          </w:p>
          <w:p w14:paraId="774AFAE4" w14:textId="77777777" w:rsidR="00420CFA" w:rsidRDefault="00420CFA" w:rsidP="00420CFA">
            <w:pPr>
              <w:pStyle w:val="EngHangEnd"/>
            </w:pPr>
            <w:r>
              <w:t>The Tempter</w:t>
            </w:r>
            <w:commentRangeEnd w:id="2001"/>
            <w:r>
              <w:rPr>
                <w:rStyle w:val="CommentReference"/>
              </w:rPr>
              <w:commentReference w:id="200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2002"/>
            <w:r>
              <w:t>“Fast in watchfulness</w:t>
            </w:r>
          </w:p>
          <w:p w14:paraId="6B2FDE71" w14:textId="77777777" w:rsidR="00420CFA" w:rsidRDefault="00420CFA" w:rsidP="00420CFA">
            <w:pPr>
              <w:pStyle w:val="EngHangEnd"/>
            </w:pPr>
            <w:r>
              <w:t>By day and by night.”</w:t>
            </w:r>
            <w:commentRangeEnd w:id="2002"/>
            <w:r>
              <w:rPr>
                <w:rStyle w:val="CommentReference"/>
              </w:rPr>
              <w:commentReference w:id="200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2003" w:name="_Ref434478147"/>
      <w:r>
        <w:t>A Third</w:t>
      </w:r>
      <w:r w:rsidR="00420CFA">
        <w:t xml:space="preserve"> Doxology</w:t>
      </w:r>
      <w:r>
        <w:t xml:space="preserve"> for Weekdays</w:t>
      </w:r>
      <w:r w:rsidR="00E21EA3">
        <w:t xml:space="preserve"> in Great Lent</w:t>
      </w:r>
      <w:bookmarkEnd w:id="2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2004" w:name="_Ref434478172"/>
      <w:r>
        <w:lastRenderedPageBreak/>
        <w:t xml:space="preserve">The </w:t>
      </w:r>
      <w:r w:rsidR="007A72D2">
        <w:t xml:space="preserve">Fourth </w:t>
      </w:r>
      <w:r>
        <w:t>Doxology</w:t>
      </w:r>
      <w:r w:rsidR="007A72D2">
        <w:t xml:space="preserve"> </w:t>
      </w:r>
      <w:r w:rsidR="00E21EA3">
        <w:t>for Great Lent</w:t>
      </w:r>
      <w:bookmarkEnd w:id="20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2005"/>
            <w:r>
              <w:t xml:space="preserve">Ϯⲛⲏⲥⲧⲓⲁ̀ </w:t>
            </w:r>
            <w:commentRangeEnd w:id="2005"/>
            <w:r>
              <w:rPr>
                <w:rStyle w:val="CommentReference"/>
                <w:rFonts w:ascii="Times New Roman" w:hAnsi="Times New Roman" w:cstheme="minorBidi"/>
                <w:noProof w:val="0"/>
              </w:rPr>
              <w:commentReference w:id="200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2006"/>
            <w:r>
              <w:t>pretense</w:t>
            </w:r>
            <w:commentRangeEnd w:id="2006"/>
            <w:r>
              <w:rPr>
                <w:rStyle w:val="CommentReference"/>
              </w:rPr>
              <w:commentReference w:id="200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2007"/>
            <w:r>
              <w:t>strugglers</w:t>
            </w:r>
            <w:commentRangeEnd w:id="2007"/>
            <w:r>
              <w:rPr>
                <w:rStyle w:val="CommentReference"/>
              </w:rPr>
              <w:commentReference w:id="200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2008"/>
            <w:r>
              <w:t>martyrdom</w:t>
            </w:r>
            <w:commentRangeEnd w:id="2008"/>
            <w:r>
              <w:rPr>
                <w:rStyle w:val="CommentReference"/>
              </w:rPr>
              <w:commentReference w:id="200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2009"/>
            <w:r>
              <w:t xml:space="preserve">carries </w:t>
            </w:r>
            <w:commentRangeEnd w:id="2009"/>
            <w:r>
              <w:rPr>
                <w:rStyle w:val="CommentReference"/>
              </w:rPr>
              <w:commentReference w:id="200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lastRenderedPageBreak/>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2010"/>
            <w:r>
              <w:t>assembly</w:t>
            </w:r>
            <w:commentRangeEnd w:id="2010"/>
            <w:r>
              <w:rPr>
                <w:rStyle w:val="CommentReference"/>
              </w:rPr>
              <w:commentReference w:id="2010"/>
            </w:r>
            <w:r>
              <w:t>,</w:t>
            </w:r>
          </w:p>
          <w:p w14:paraId="33941A18" w14:textId="77777777" w:rsidR="006A78B4" w:rsidRDefault="006A78B4" w:rsidP="006A78B4">
            <w:pPr>
              <w:pStyle w:val="EngHangEnd"/>
            </w:pPr>
            <w:r>
              <w:t xml:space="preserve">From now until the </w:t>
            </w:r>
            <w:commentRangeStart w:id="2011"/>
            <w:r>
              <w:t>ages of ages</w:t>
            </w:r>
            <w:commentRangeEnd w:id="2011"/>
            <w:r>
              <w:rPr>
                <w:rStyle w:val="CommentReference"/>
              </w:rPr>
              <w:commentReference w:id="201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2012" w:name="_Ref434476347"/>
      <w:r>
        <w:t>The Psali Adam</w:t>
      </w:r>
      <w:r w:rsidR="006C1B94">
        <w:t xml:space="preserve"> for Great Lent</w:t>
      </w:r>
      <w:bookmarkEnd w:id="2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lastRenderedPageBreak/>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2013" w:name="_Ref434476369"/>
      <w:r>
        <w:t>The Psali Batos</w:t>
      </w:r>
      <w:r w:rsidR="006C1B94">
        <w:t xml:space="preserve"> for Great Lent</w:t>
      </w:r>
      <w:bookmarkEnd w:id="2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lastRenderedPageBreak/>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lastRenderedPageBreak/>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12A4827" w14:textId="4D1447E1" w:rsidR="00334E7B" w:rsidRDefault="00334E7B" w:rsidP="00334E7B">
      <w:pPr>
        <w:pStyle w:val="Heading4"/>
      </w:pPr>
      <w:bookmarkStart w:id="2014" w:name="_Toc410196230"/>
      <w:bookmarkStart w:id="2015" w:name="_Toc410196472"/>
      <w:bookmarkStart w:id="2016" w:name="_Toc410196974"/>
      <w:bookmarkStart w:id="2017" w:name="_Toc479145673"/>
      <w:r>
        <w:t>The Praxis Response for Great Lent</w:t>
      </w:r>
    </w:p>
    <w:p w14:paraId="1E165E4E" w14:textId="14AA7B01" w:rsidR="00334E7B" w:rsidRPr="00334E7B" w:rsidRDefault="00334E7B" w:rsidP="00334E7B">
      <w:pPr>
        <w:pStyle w:val="Rubric"/>
      </w:pPr>
      <w:r>
        <w:rPr>
          <w:lang w:val="en-US"/>
        </w:rP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6A3E177B" w14:textId="77777777" w:rsidTr="00334E7B">
        <w:trPr>
          <w:cantSplit/>
          <w:jc w:val="center"/>
        </w:trPr>
        <w:tc>
          <w:tcPr>
            <w:tcW w:w="288" w:type="dxa"/>
          </w:tcPr>
          <w:p w14:paraId="7E1F06F6" w14:textId="77777777" w:rsidR="00334E7B" w:rsidRDefault="00334E7B" w:rsidP="00334E7B">
            <w:pPr>
              <w:pStyle w:val="CopticCross"/>
            </w:pPr>
          </w:p>
        </w:tc>
        <w:tc>
          <w:tcPr>
            <w:tcW w:w="3960" w:type="dxa"/>
          </w:tcPr>
          <w:p w14:paraId="57E4510F" w14:textId="33A4430B" w:rsidR="00334E7B" w:rsidRDefault="00334E7B" w:rsidP="00334E7B">
            <w:pPr>
              <w:pStyle w:val="EngHang"/>
            </w:pPr>
            <w:r>
              <w:t>Remember me, O my Lord;</w:t>
            </w:r>
          </w:p>
          <w:p w14:paraId="3FACC78D" w14:textId="0AFAF419" w:rsidR="00334E7B" w:rsidRDefault="00334E7B" w:rsidP="00334E7B">
            <w:pPr>
              <w:pStyle w:val="EngHang"/>
            </w:pPr>
            <w:r>
              <w:t>Remember me, O my God;</w:t>
            </w:r>
          </w:p>
          <w:p w14:paraId="58731C67" w14:textId="1EA6616C" w:rsidR="00334E7B" w:rsidRDefault="00334E7B" w:rsidP="00334E7B">
            <w:pPr>
              <w:pStyle w:val="EngHang"/>
            </w:pPr>
            <w:r>
              <w:t>Remember me, O my King,</w:t>
            </w:r>
          </w:p>
          <w:p w14:paraId="6D0697D2" w14:textId="56A9D9F8" w:rsidR="00334E7B" w:rsidRDefault="00334E7B" w:rsidP="00334E7B">
            <w:pPr>
              <w:pStyle w:val="EngHangEnd"/>
            </w:pPr>
            <w:r>
              <w:t>When You come in Your Kingdom.</w:t>
            </w:r>
          </w:p>
        </w:tc>
        <w:tc>
          <w:tcPr>
            <w:tcW w:w="288" w:type="dxa"/>
          </w:tcPr>
          <w:p w14:paraId="30FB384B" w14:textId="77777777" w:rsidR="00334E7B" w:rsidRDefault="00334E7B" w:rsidP="00334E7B"/>
        </w:tc>
        <w:tc>
          <w:tcPr>
            <w:tcW w:w="288" w:type="dxa"/>
          </w:tcPr>
          <w:p w14:paraId="30AB6964" w14:textId="77777777" w:rsidR="00334E7B" w:rsidRDefault="00334E7B" w:rsidP="00334E7B">
            <w:pPr>
              <w:pStyle w:val="CopticCross"/>
            </w:pPr>
          </w:p>
        </w:tc>
        <w:tc>
          <w:tcPr>
            <w:tcW w:w="3960" w:type="dxa"/>
          </w:tcPr>
          <w:p w14:paraId="54C9C79E" w14:textId="631B47DA" w:rsidR="00334E7B" w:rsidRDefault="00334E7B" w:rsidP="00334E7B">
            <w:pPr>
              <w:pStyle w:val="CopticVersemulti-line"/>
            </w:pPr>
            <w:r>
              <w:t>Ⲁ̀ⲣⲓⲡⲁⲩⲙⲉⲩⲓ̀ ⲱ̀ Ⲡⲁϭⲟⲓⲥ:</w:t>
            </w:r>
          </w:p>
          <w:p w14:paraId="425710B3" w14:textId="02639950" w:rsidR="00334E7B" w:rsidRDefault="00334E7B" w:rsidP="00334E7B">
            <w:pPr>
              <w:pStyle w:val="CopticVersemulti-line"/>
            </w:pPr>
            <w:r>
              <w:t>ⲁ̀ⲣⲓⲡⲁⲙⲉⲩⲓ̀ ⲱ̀ Ⲡⲁⲛⲟⲩϯ:</w:t>
            </w:r>
          </w:p>
          <w:p w14:paraId="73B64656" w14:textId="4C19C828" w:rsidR="00334E7B" w:rsidRDefault="00334E7B" w:rsidP="00334E7B">
            <w:pPr>
              <w:pStyle w:val="CopticVersemulti-line"/>
            </w:pPr>
            <w:r>
              <w:t>ⲁ̀ⲣⲓⲡⲁⲙⲉⲩⲓ̀ ⲱ̀ Ⲡⲁⲟⲩⲣⲟ:</w:t>
            </w:r>
          </w:p>
          <w:p w14:paraId="5BFBE99D" w14:textId="5FBB0DA3" w:rsidR="00334E7B" w:rsidRPr="00AF56AD" w:rsidRDefault="00334E7B" w:rsidP="00334E7B">
            <w:pPr>
              <w:pStyle w:val="CopticVerse"/>
            </w:pPr>
            <w:r>
              <w:t>ⲁⲕϣⲁⲛⲓ̀ ϧⲉⲛ ⲧⲉⲕⲙⲉⲧⲟⲩⲣⲟ.</w:t>
            </w:r>
          </w:p>
        </w:tc>
      </w:tr>
    </w:tbl>
    <w:p w14:paraId="53FBC558" w14:textId="759A379A" w:rsidR="00334E7B" w:rsidRDefault="00334E7B" w:rsidP="00334E7B">
      <w:pPr>
        <w:pStyle w:val="Rubric"/>
      </w:pPr>
      <w:r>
        <w:t>On weekdays (including the Fast of Nineveh),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06C4F6F5" w14:textId="77777777" w:rsidTr="00334E7B">
        <w:trPr>
          <w:cantSplit/>
          <w:jc w:val="center"/>
        </w:trPr>
        <w:tc>
          <w:tcPr>
            <w:tcW w:w="288" w:type="dxa"/>
          </w:tcPr>
          <w:p w14:paraId="22A1B189" w14:textId="77777777" w:rsidR="00334E7B" w:rsidRDefault="00334E7B" w:rsidP="00334E7B">
            <w:pPr>
              <w:pStyle w:val="CopticCross"/>
            </w:pPr>
          </w:p>
        </w:tc>
        <w:tc>
          <w:tcPr>
            <w:tcW w:w="3960" w:type="dxa"/>
          </w:tcPr>
          <w:p w14:paraId="4D267EC6" w14:textId="42799EEE" w:rsidR="00334E7B" w:rsidRDefault="00334E7B" w:rsidP="00334E7B">
            <w:pPr>
              <w:pStyle w:val="EngHang"/>
            </w:pPr>
            <w:r>
              <w:t>God lifts away</w:t>
            </w:r>
          </w:p>
          <w:p w14:paraId="4ED2F65D" w14:textId="62D2A5FC" w:rsidR="00334E7B" w:rsidRDefault="00334E7B" w:rsidP="00334E7B">
            <w:pPr>
              <w:pStyle w:val="EngHang"/>
            </w:pPr>
            <w:r>
              <w:t>The sins of the people,</w:t>
            </w:r>
          </w:p>
          <w:p w14:paraId="4636AB3C" w14:textId="234C1CF8" w:rsidR="00334E7B" w:rsidRDefault="00334E7B" w:rsidP="00334E7B">
            <w:pPr>
              <w:pStyle w:val="EngHang"/>
            </w:pPr>
            <w:r>
              <w:t>Through the burnt offering,</w:t>
            </w:r>
          </w:p>
          <w:p w14:paraId="58DA580E" w14:textId="4CA82637" w:rsidR="00334E7B" w:rsidRDefault="00334E7B" w:rsidP="00334E7B">
            <w:pPr>
              <w:pStyle w:val="EngHangEnd"/>
            </w:pPr>
            <w:r>
              <w:t>And the savour of incense.</w:t>
            </w:r>
          </w:p>
        </w:tc>
        <w:tc>
          <w:tcPr>
            <w:tcW w:w="288" w:type="dxa"/>
          </w:tcPr>
          <w:p w14:paraId="4B710107" w14:textId="77777777" w:rsidR="00334E7B" w:rsidRDefault="00334E7B" w:rsidP="00334E7B"/>
        </w:tc>
        <w:tc>
          <w:tcPr>
            <w:tcW w:w="288" w:type="dxa"/>
          </w:tcPr>
          <w:p w14:paraId="4941519E" w14:textId="77777777" w:rsidR="00334E7B" w:rsidRDefault="00334E7B" w:rsidP="00334E7B">
            <w:pPr>
              <w:pStyle w:val="CopticCross"/>
            </w:pPr>
          </w:p>
        </w:tc>
        <w:tc>
          <w:tcPr>
            <w:tcW w:w="3960" w:type="dxa"/>
          </w:tcPr>
          <w:p w14:paraId="5581A30A" w14:textId="4099913A" w:rsidR="00334E7B" w:rsidRDefault="00334E7B" w:rsidP="00334E7B">
            <w:pPr>
              <w:pStyle w:val="CopticVersemulti-line"/>
            </w:pPr>
            <w:r>
              <w:t>Ϣⲁⲣⲉ Ⲫⲛⲟⲩϯ ⲱ̀ⲗⲓ:</w:t>
            </w:r>
          </w:p>
          <w:p w14:paraId="5E652FBE" w14:textId="65D017F8" w:rsidR="00334E7B" w:rsidRDefault="00334E7B" w:rsidP="00334E7B">
            <w:pPr>
              <w:pStyle w:val="CopticVersemulti-line"/>
            </w:pPr>
            <w:r>
              <w:t>ⲙ̀ⲙⲁⲩ ⲛ̀ⲛⲓⲛⲟⲃⲓ ⲛ̀ⲧⲉ ⲡⲓⲗⲁⲟⲥ:</w:t>
            </w:r>
          </w:p>
          <w:p w14:paraId="7B3476C2" w14:textId="6FDDA277" w:rsidR="00334E7B" w:rsidRDefault="00334E7B" w:rsidP="00334E7B">
            <w:pPr>
              <w:pStyle w:val="CopticVersemulti-line"/>
            </w:pPr>
            <w:r>
              <w:t>ⲉ̀ⲃⲟⲗ ϩⲓⲧⲉⲛ ⲡⲓ̀ϭⲗⲓⲗ:</w:t>
            </w:r>
          </w:p>
          <w:p w14:paraId="695897D0" w14:textId="5F1A725B" w:rsidR="00334E7B" w:rsidRPr="00AF56AD" w:rsidRDefault="00334E7B" w:rsidP="00334E7B">
            <w:pPr>
              <w:pStyle w:val="CopticVerse"/>
            </w:pPr>
            <w:r>
              <w:t>ⲛⲉⲙ ⲡⲓⲥ̀ⲑⲟⲓ ⲛ̀ⲧⲉ ⲡⲓⲥ̀ⲑⲟⲓⲛⲟⲩϥⲓ.</w:t>
            </w:r>
          </w:p>
        </w:tc>
      </w:tr>
    </w:tbl>
    <w:p w14:paraId="6C968B85" w14:textId="171BF9C3" w:rsidR="00334E7B" w:rsidRPr="00334E7B" w:rsidRDefault="00334E7B" w:rsidP="00334E7B">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2B5C8E12" w14:textId="77777777" w:rsidTr="00334E7B">
        <w:trPr>
          <w:cantSplit/>
          <w:jc w:val="center"/>
        </w:trPr>
        <w:tc>
          <w:tcPr>
            <w:tcW w:w="288" w:type="dxa"/>
          </w:tcPr>
          <w:p w14:paraId="6B17B5A7" w14:textId="77777777" w:rsidR="00334E7B" w:rsidRDefault="00334E7B" w:rsidP="00334E7B">
            <w:pPr>
              <w:pStyle w:val="CopticCross"/>
            </w:pPr>
          </w:p>
        </w:tc>
        <w:tc>
          <w:tcPr>
            <w:tcW w:w="3960" w:type="dxa"/>
          </w:tcPr>
          <w:p w14:paraId="07A0BE0F" w14:textId="77777777" w:rsidR="00334E7B" w:rsidRDefault="00334E7B" w:rsidP="00334E7B">
            <w:pPr>
              <w:pStyle w:val="EngHang"/>
            </w:pPr>
            <w:r>
              <w:t>You are in truth blessed,</w:t>
            </w:r>
          </w:p>
          <w:p w14:paraId="3CA7F8A0" w14:textId="77777777" w:rsidR="00334E7B" w:rsidRDefault="00334E7B" w:rsidP="00334E7B">
            <w:pPr>
              <w:pStyle w:val="EngHang"/>
            </w:pPr>
            <w:r>
              <w:t>With Your good Father,</w:t>
            </w:r>
          </w:p>
          <w:p w14:paraId="12F9EE4A" w14:textId="77777777" w:rsidR="00334E7B" w:rsidRDefault="00334E7B" w:rsidP="00334E7B">
            <w:pPr>
              <w:pStyle w:val="EngHang"/>
            </w:pPr>
            <w:r>
              <w:t>And the Holy Spirit,</w:t>
            </w:r>
          </w:p>
          <w:p w14:paraId="19375065" w14:textId="77777777" w:rsidR="00334E7B" w:rsidRDefault="00334E7B" w:rsidP="00334E7B">
            <w:pPr>
              <w:pStyle w:val="EngHangEnd"/>
            </w:pPr>
            <w:r>
              <w:t>For you have come and saved us.</w:t>
            </w:r>
          </w:p>
        </w:tc>
        <w:tc>
          <w:tcPr>
            <w:tcW w:w="288" w:type="dxa"/>
          </w:tcPr>
          <w:p w14:paraId="7A13FF6A" w14:textId="77777777" w:rsidR="00334E7B" w:rsidRDefault="00334E7B" w:rsidP="00334E7B"/>
        </w:tc>
        <w:tc>
          <w:tcPr>
            <w:tcW w:w="288" w:type="dxa"/>
          </w:tcPr>
          <w:p w14:paraId="6C3A85B5" w14:textId="77777777" w:rsidR="00334E7B" w:rsidRDefault="00334E7B" w:rsidP="00334E7B">
            <w:pPr>
              <w:pStyle w:val="CopticCross"/>
            </w:pPr>
          </w:p>
        </w:tc>
        <w:tc>
          <w:tcPr>
            <w:tcW w:w="3960" w:type="dxa"/>
          </w:tcPr>
          <w:p w14:paraId="1C2868DE" w14:textId="77777777" w:rsidR="00334E7B" w:rsidRDefault="00334E7B" w:rsidP="00334E7B">
            <w:pPr>
              <w:pStyle w:val="CopticVersemulti-line"/>
            </w:pPr>
            <w:r>
              <w:t>Ⲕⲥ̀ⲙⲁⲣⲱⲟⲩⲧ ⲁ̀ⲗⲏⲑⲟⲥ:</w:t>
            </w:r>
          </w:p>
          <w:p w14:paraId="554BC6B8" w14:textId="77777777" w:rsidR="00334E7B" w:rsidRDefault="00334E7B" w:rsidP="00334E7B">
            <w:pPr>
              <w:pStyle w:val="CopticVersemulti-line"/>
            </w:pPr>
            <w:r>
              <w:t>ⲛⲉⲙ Ⲡⲉⲕⲓⲱⲧ ⲛ̀ⲁ̀ⲅⲁⲑⲟⲥ:</w:t>
            </w:r>
          </w:p>
          <w:p w14:paraId="571351EA" w14:textId="77777777" w:rsidR="00334E7B" w:rsidRDefault="00334E7B" w:rsidP="00334E7B">
            <w:pPr>
              <w:pStyle w:val="CopticVersemulti-line"/>
            </w:pPr>
            <w:r>
              <w:t>ⲛⲉⲙ Ⲡⲓⲡ̀ⲛⲉⲩⲙⲁ ⲉⲑⲟⲩⲁⲃ:</w:t>
            </w:r>
          </w:p>
          <w:p w14:paraId="1B3A6C61" w14:textId="77777777" w:rsidR="00334E7B" w:rsidRPr="00AF56AD" w:rsidRDefault="00334E7B" w:rsidP="00334E7B">
            <w:pPr>
              <w:pStyle w:val="CopticHangingVerse"/>
            </w:pPr>
            <w:r>
              <w:t>ϫⲉ ⲁⲕⲓ̀ ⲁⲕⲥⲱϯ ⲙ̀ⲙⲟⲛ.</w:t>
            </w:r>
          </w:p>
        </w:tc>
      </w:tr>
    </w:tbl>
    <w:p w14:paraId="2444FA0E" w14:textId="71821635" w:rsidR="004073DB" w:rsidRDefault="004073DB" w:rsidP="00334E7B">
      <w:pPr>
        <w:pStyle w:val="Heading4"/>
        <w:rPr>
          <w:lang w:val="en-US"/>
        </w:rPr>
      </w:pPr>
      <w:r>
        <w:rPr>
          <w:lang w:val="en-US"/>
        </w:rPr>
        <w:t>The Great High Priest</w:t>
      </w:r>
    </w:p>
    <w:p w14:paraId="269ADFDF" w14:textId="600AE33C" w:rsidR="004073DB" w:rsidRDefault="004073DB" w:rsidP="004073DB">
      <w:pPr>
        <w:pStyle w:val="Rubric"/>
        <w:rPr>
          <w:lang w:val="en-US"/>
        </w:rPr>
      </w:pPr>
      <w:r>
        <w:rPr>
          <w:lang w:val="en-US"/>
        </w:rPr>
        <w:t>May be chanted before the Parallax before the Trisagion.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0D5889CB" w14:textId="77777777" w:rsidTr="00AC3FA8">
        <w:trPr>
          <w:cantSplit/>
          <w:jc w:val="center"/>
        </w:trPr>
        <w:tc>
          <w:tcPr>
            <w:tcW w:w="288" w:type="dxa"/>
          </w:tcPr>
          <w:p w14:paraId="09CF5F47" w14:textId="77777777" w:rsidR="004073DB" w:rsidRDefault="004073DB" w:rsidP="00AC3FA8">
            <w:pPr>
              <w:pStyle w:val="CopticCross"/>
            </w:pPr>
          </w:p>
        </w:tc>
        <w:tc>
          <w:tcPr>
            <w:tcW w:w="3960" w:type="dxa"/>
          </w:tcPr>
          <w:p w14:paraId="2C915CEE" w14:textId="5A69524D" w:rsidR="004073DB" w:rsidRDefault="004073DB" w:rsidP="00AC3FA8">
            <w:pPr>
              <w:pStyle w:val="EngHang"/>
            </w:pPr>
            <w:r>
              <w:t>The great High Priest,</w:t>
            </w:r>
          </w:p>
          <w:p w14:paraId="15873FB9" w14:textId="62796439" w:rsidR="004073DB" w:rsidRDefault="004073DB" w:rsidP="00AC3FA8">
            <w:pPr>
              <w:pStyle w:val="EngHang"/>
            </w:pPr>
            <w:r>
              <w:t>Undefiles forever.</w:t>
            </w:r>
          </w:p>
          <w:p w14:paraId="5FA6D300" w14:textId="0DFB65B6" w:rsidR="004073DB" w:rsidRDefault="004073DB" w:rsidP="00AC3FA8">
            <w:pPr>
              <w:pStyle w:val="EngHangEnd"/>
            </w:pPr>
            <w:r>
              <w:t>Holy God.</w:t>
            </w:r>
          </w:p>
        </w:tc>
        <w:tc>
          <w:tcPr>
            <w:tcW w:w="288" w:type="dxa"/>
          </w:tcPr>
          <w:p w14:paraId="1DF99E37" w14:textId="77777777" w:rsidR="004073DB" w:rsidRDefault="004073DB" w:rsidP="00AC3FA8"/>
        </w:tc>
        <w:tc>
          <w:tcPr>
            <w:tcW w:w="288" w:type="dxa"/>
          </w:tcPr>
          <w:p w14:paraId="0C375716" w14:textId="77777777" w:rsidR="004073DB" w:rsidRDefault="004073DB" w:rsidP="00AC3FA8">
            <w:pPr>
              <w:pStyle w:val="CopticCross"/>
            </w:pPr>
          </w:p>
        </w:tc>
        <w:tc>
          <w:tcPr>
            <w:tcW w:w="3960" w:type="dxa"/>
          </w:tcPr>
          <w:p w14:paraId="5086C7DF" w14:textId="11C7A813" w:rsidR="004073DB" w:rsidRDefault="00D80246" w:rsidP="00AC3FA8">
            <w:pPr>
              <w:pStyle w:val="CopticVersemulti-line"/>
            </w:pPr>
            <w:r>
              <w:t>Ⲙⲉⲅⲁⲗⲟⲩ ⲁⲣⲭⲓⲉ̀ⲣⲉⲩⲥ</w:t>
            </w:r>
          </w:p>
          <w:p w14:paraId="3387A58A" w14:textId="415C5843" w:rsidR="00D80246" w:rsidRDefault="00D80246" w:rsidP="00AC3FA8">
            <w:pPr>
              <w:pStyle w:val="CopticVersemulti-line"/>
            </w:pPr>
            <w:r>
              <w:t>ⲓⲥⲧⲟⲩⲥ ⲉ̀ⲱ̀ⲛⲁⲥ ⲭⲝⲣⲁⲛⲧⲟⲛ</w:t>
            </w:r>
          </w:p>
          <w:p w14:paraId="5DAE935F" w14:textId="16B0A3DB" w:rsidR="004073DB" w:rsidRPr="00AF56AD" w:rsidRDefault="00D80246" w:rsidP="0049179A">
            <w:pPr>
              <w:pStyle w:val="CopticHangingVerse"/>
            </w:pPr>
            <w:r>
              <w:t>ⲁ̀ⲅⲓⲟⲥ ⲟ̀ Ⲑⲉⲟⲥ:</w:t>
            </w:r>
          </w:p>
        </w:tc>
      </w:tr>
    </w:tbl>
    <w:p w14:paraId="1CBC6D22" w14:textId="7E3543A3" w:rsidR="004073DB" w:rsidRDefault="004073DB" w:rsidP="004073DB">
      <w:pPr>
        <w:pStyle w:val="Rubric"/>
        <w:rPr>
          <w:lang w:val="en-US"/>
        </w:rPr>
      </w:pPr>
      <w:r>
        <w:rPr>
          <w:lang w:val="en-US"/>
        </w:rPr>
        <w:t>Optionally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A0BC43C" w14:textId="77777777" w:rsidTr="00AC3FA8">
        <w:trPr>
          <w:cantSplit/>
          <w:jc w:val="center"/>
        </w:trPr>
        <w:tc>
          <w:tcPr>
            <w:tcW w:w="288" w:type="dxa"/>
          </w:tcPr>
          <w:p w14:paraId="00180F02" w14:textId="77777777" w:rsidR="004073DB" w:rsidRDefault="004073DB" w:rsidP="00AC3FA8">
            <w:pPr>
              <w:pStyle w:val="CopticCross"/>
            </w:pPr>
          </w:p>
        </w:tc>
        <w:tc>
          <w:tcPr>
            <w:tcW w:w="3960" w:type="dxa"/>
          </w:tcPr>
          <w:p w14:paraId="32B6EF4E" w14:textId="6B0685C4" w:rsidR="004073DB" w:rsidRDefault="00D80246" w:rsidP="00D80246">
            <w:pPr>
              <w:pStyle w:val="EngHang"/>
            </w:pPr>
            <w:r>
              <w:t>Holy Mighty,</w:t>
            </w:r>
          </w:p>
          <w:p w14:paraId="4DB793A1" w14:textId="77777777" w:rsidR="00D80246" w:rsidRDefault="00D80246" w:rsidP="00D80246">
            <w:pPr>
              <w:pStyle w:val="EngHang"/>
            </w:pPr>
            <w:r>
              <w:t>Holy Imortal,</w:t>
            </w:r>
          </w:p>
          <w:p w14:paraId="773AD842" w14:textId="69D50CBE" w:rsidR="00D80246" w:rsidRDefault="00D80246" w:rsidP="00AC3FA8">
            <w:pPr>
              <w:pStyle w:val="EngHangEnd"/>
            </w:pPr>
            <w:r>
              <w:t>Have mercy on us.</w:t>
            </w:r>
          </w:p>
        </w:tc>
        <w:tc>
          <w:tcPr>
            <w:tcW w:w="288" w:type="dxa"/>
          </w:tcPr>
          <w:p w14:paraId="2787627A" w14:textId="77777777" w:rsidR="004073DB" w:rsidRDefault="004073DB" w:rsidP="00AC3FA8"/>
        </w:tc>
        <w:tc>
          <w:tcPr>
            <w:tcW w:w="288" w:type="dxa"/>
          </w:tcPr>
          <w:p w14:paraId="0FD99799" w14:textId="77777777" w:rsidR="004073DB" w:rsidRDefault="004073DB" w:rsidP="00AC3FA8">
            <w:pPr>
              <w:pStyle w:val="CopticCross"/>
            </w:pPr>
          </w:p>
        </w:tc>
        <w:tc>
          <w:tcPr>
            <w:tcW w:w="3960" w:type="dxa"/>
          </w:tcPr>
          <w:p w14:paraId="78C00D73" w14:textId="38C0297C" w:rsidR="004073DB" w:rsidRDefault="00D80246" w:rsidP="00AC3FA8">
            <w:pPr>
              <w:pStyle w:val="CopticVersemulti-line"/>
            </w:pPr>
            <w:r>
              <w:t>Ⲁ̀ⲅⲓⲟⲥ ⲓⲥⲭⲩⲣⲟⲥ:</w:t>
            </w:r>
          </w:p>
          <w:p w14:paraId="3F043E75" w14:textId="0C5B563D" w:rsidR="00D80246" w:rsidRDefault="00D80246" w:rsidP="00AC3FA8">
            <w:pPr>
              <w:pStyle w:val="CopticVersemulti-line"/>
            </w:pPr>
            <w:r>
              <w:t>ⲁ̀ⲅⲓⲟⲥ ⲁ̀ⲑⲁⲛⲁⲧⲟⲥ:</w:t>
            </w:r>
          </w:p>
          <w:p w14:paraId="7AD0DF19" w14:textId="1EA6D3FB" w:rsidR="004073DB" w:rsidRPr="00AF56AD" w:rsidRDefault="00D80246" w:rsidP="0049179A">
            <w:pPr>
              <w:pStyle w:val="CopticHangingVerse"/>
            </w:pPr>
            <w:r>
              <w:t>ⲉ̀ⲗⲉ̀ⲏⲥⲟⲛ ⲏ̀ⲙⲁⲥ</w:t>
            </w:r>
            <w:r w:rsidR="004073DB">
              <w:t>.</w:t>
            </w:r>
          </w:p>
        </w:tc>
      </w:tr>
    </w:tbl>
    <w:p w14:paraId="5C70B26F" w14:textId="537BAD34" w:rsidR="004073DB" w:rsidRDefault="004073DB" w:rsidP="004073DB">
      <w:pPr>
        <w:pStyle w:val="Rubric"/>
        <w:rPr>
          <w:lang w:val="en-US"/>
        </w:rPr>
      </w:pPr>
      <w:r>
        <w:rPr>
          <w:lang w:val="en-US"/>
        </w:rPr>
        <w:t>Or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58D7339" w14:textId="77777777" w:rsidTr="00AC3FA8">
        <w:trPr>
          <w:cantSplit/>
          <w:jc w:val="center"/>
        </w:trPr>
        <w:tc>
          <w:tcPr>
            <w:tcW w:w="288" w:type="dxa"/>
          </w:tcPr>
          <w:p w14:paraId="212D8D4F" w14:textId="77777777" w:rsidR="004073DB" w:rsidRDefault="004073DB" w:rsidP="00AC3FA8">
            <w:pPr>
              <w:pStyle w:val="CopticCross"/>
            </w:pPr>
          </w:p>
        </w:tc>
        <w:tc>
          <w:tcPr>
            <w:tcW w:w="3960" w:type="dxa"/>
          </w:tcPr>
          <w:p w14:paraId="253E8FEE" w14:textId="060BBCDA" w:rsidR="004073DB" w:rsidRDefault="00D80246" w:rsidP="00AC3FA8">
            <w:pPr>
              <w:pStyle w:val="EngHang"/>
            </w:pPr>
            <w:r>
              <w:t>According to the order</w:t>
            </w:r>
          </w:p>
          <w:p w14:paraId="0B58B936" w14:textId="7E54B02A" w:rsidR="00D80246" w:rsidRDefault="00D80246" w:rsidP="00AC3FA8">
            <w:pPr>
              <w:pStyle w:val="EngHang"/>
            </w:pPr>
            <w:r>
              <w:t>Of Melchizedek, perfect.</w:t>
            </w:r>
          </w:p>
          <w:p w14:paraId="6C246803" w14:textId="029DE35C" w:rsidR="004073DB" w:rsidRDefault="00D80246" w:rsidP="00AC3FA8">
            <w:pPr>
              <w:pStyle w:val="EngHangEnd"/>
            </w:pPr>
            <w:r>
              <w:t>Holy Mighty</w:t>
            </w:r>
            <w:r w:rsidR="004073DB">
              <w:t>.</w:t>
            </w:r>
          </w:p>
        </w:tc>
        <w:tc>
          <w:tcPr>
            <w:tcW w:w="288" w:type="dxa"/>
          </w:tcPr>
          <w:p w14:paraId="4BB73107" w14:textId="77777777" w:rsidR="004073DB" w:rsidRDefault="004073DB" w:rsidP="00AC3FA8"/>
        </w:tc>
        <w:tc>
          <w:tcPr>
            <w:tcW w:w="288" w:type="dxa"/>
          </w:tcPr>
          <w:p w14:paraId="4DE0AFC9" w14:textId="77777777" w:rsidR="004073DB" w:rsidRDefault="004073DB" w:rsidP="00AC3FA8">
            <w:pPr>
              <w:pStyle w:val="CopticCross"/>
            </w:pPr>
          </w:p>
        </w:tc>
        <w:tc>
          <w:tcPr>
            <w:tcW w:w="3960" w:type="dxa"/>
          </w:tcPr>
          <w:p w14:paraId="3B2C42C8" w14:textId="34401725" w:rsidR="004073DB" w:rsidRDefault="00D80246" w:rsidP="00AC3FA8">
            <w:pPr>
              <w:pStyle w:val="CopticVersemulti-line"/>
            </w:pPr>
            <w:r>
              <w:t>Ⲕⲁⲧⲁ ⲧⲏⲛ ⲧⲁⲝⲓⲛ ⲧⲟⲩ</w:t>
            </w:r>
          </w:p>
          <w:p w14:paraId="19C4C0E2" w14:textId="341B9FEC" w:rsidR="00D80246" w:rsidRDefault="00D80246" w:rsidP="00AC3FA8">
            <w:pPr>
              <w:pStyle w:val="CopticVersemulti-line"/>
            </w:pPr>
            <w:r>
              <w:t>Ⲙⲉⲗⲭⲓⲥⲁⲇⲉⲕ ⲧⲉⲗⲓⲟⲥ.</w:t>
            </w:r>
          </w:p>
          <w:p w14:paraId="2C0ACDFF" w14:textId="49BC583E" w:rsidR="004073DB" w:rsidRPr="00AF56AD" w:rsidRDefault="00D80246" w:rsidP="0049179A">
            <w:pPr>
              <w:pStyle w:val="CopticHangingVerse"/>
            </w:pPr>
            <w:r>
              <w:t>ⲁ̀ⲅⲓⲟⲥ ⲓⲥⲭⲩⲣⲟⲥ</w:t>
            </w:r>
            <w:r w:rsidR="004073DB">
              <w:t>.</w:t>
            </w:r>
          </w:p>
        </w:tc>
      </w:tr>
      <w:tr w:rsidR="00D80246" w:rsidRPr="00AF56AD" w14:paraId="1DFFEEE6" w14:textId="77777777" w:rsidTr="00AC3FA8">
        <w:trPr>
          <w:cantSplit/>
          <w:jc w:val="center"/>
        </w:trPr>
        <w:tc>
          <w:tcPr>
            <w:tcW w:w="288" w:type="dxa"/>
          </w:tcPr>
          <w:p w14:paraId="44C22CFA" w14:textId="77777777" w:rsidR="00D80246" w:rsidRDefault="00D80246" w:rsidP="00AC3FA8">
            <w:pPr>
              <w:pStyle w:val="CopticCross"/>
            </w:pPr>
          </w:p>
        </w:tc>
        <w:tc>
          <w:tcPr>
            <w:tcW w:w="3960" w:type="dxa"/>
          </w:tcPr>
          <w:p w14:paraId="174539FA" w14:textId="77777777" w:rsidR="00D80246" w:rsidRDefault="00D80246" w:rsidP="00AC3FA8">
            <w:pPr>
              <w:pStyle w:val="EngHang"/>
            </w:pPr>
            <w:r>
              <w:t>You were incarnate of the Holy Spirit,</w:t>
            </w:r>
          </w:p>
          <w:p w14:paraId="69B3BFF3" w14:textId="77777777" w:rsidR="00D80246" w:rsidRDefault="00D80246" w:rsidP="00AC3FA8">
            <w:pPr>
              <w:pStyle w:val="EngHang"/>
            </w:pPr>
            <w:r>
              <w:t>And of the holy Virign Mary,</w:t>
            </w:r>
          </w:p>
          <w:p w14:paraId="294DAE43" w14:textId="77777777" w:rsidR="00D80246" w:rsidRDefault="00D80246" w:rsidP="00AC3FA8">
            <w:pPr>
              <w:pStyle w:val="EngHang"/>
            </w:pPr>
            <w:r>
              <w:t>In a great Mystery.</w:t>
            </w:r>
          </w:p>
          <w:p w14:paraId="68443A3A" w14:textId="550552C6" w:rsidR="00D80246" w:rsidRDefault="00D80246" w:rsidP="00D80246">
            <w:pPr>
              <w:pStyle w:val="EngHangEnd"/>
            </w:pPr>
            <w:r>
              <w:t>Holy Immortal, have mercy on us.</w:t>
            </w:r>
          </w:p>
        </w:tc>
        <w:tc>
          <w:tcPr>
            <w:tcW w:w="288" w:type="dxa"/>
          </w:tcPr>
          <w:p w14:paraId="1C7AA0E2" w14:textId="77777777" w:rsidR="00D80246" w:rsidRDefault="00D80246" w:rsidP="00AC3FA8"/>
        </w:tc>
        <w:tc>
          <w:tcPr>
            <w:tcW w:w="288" w:type="dxa"/>
          </w:tcPr>
          <w:p w14:paraId="277AC177" w14:textId="77777777" w:rsidR="00D80246" w:rsidRDefault="00D80246" w:rsidP="00AC3FA8">
            <w:pPr>
              <w:pStyle w:val="CopticCross"/>
            </w:pPr>
          </w:p>
        </w:tc>
        <w:tc>
          <w:tcPr>
            <w:tcW w:w="3960" w:type="dxa"/>
          </w:tcPr>
          <w:p w14:paraId="06F8B4C4" w14:textId="77777777" w:rsidR="00D80246" w:rsidRDefault="00D80246" w:rsidP="00AC3FA8">
            <w:pPr>
              <w:pStyle w:val="CopticVersemulti-line"/>
            </w:pPr>
            <w:r>
              <w:t>Ⲟⲥⲁⲣⲕⲱⲑⲉⲛⲧⲁ ⲉⲕ Ⲡ̀ⲛⲉⲩⲙⲁⲧⲟⲥ ⲁ̀ⲅⲓⲟⲥ</w:t>
            </w:r>
          </w:p>
          <w:p w14:paraId="776D270A" w14:textId="77777777" w:rsidR="00D80246" w:rsidRDefault="00D80246" w:rsidP="00AC3FA8">
            <w:pPr>
              <w:pStyle w:val="CopticVersemulti-line"/>
            </w:pPr>
            <w:r>
              <w:t>ⲕⲉ ⲁ̀ⲅⲓⲁⲥ Ⲙⲁⲣⲓⲁⲥ ⲧⲏⲥ ⲡⲁⲣⲑⲉⲛⲟⲩ</w:t>
            </w:r>
          </w:p>
          <w:p w14:paraId="70AEDCD2" w14:textId="77777777" w:rsidR="00D80246" w:rsidRDefault="00D80246" w:rsidP="00AC3FA8">
            <w:pPr>
              <w:pStyle w:val="CopticVersemulti-line"/>
            </w:pPr>
            <w:r>
              <w:t>ⲙⲉⲅⲁ ⲧⲟ ⲙⲩⲥⲧⲏⲣⲓⲟⲛ.</w:t>
            </w:r>
          </w:p>
          <w:p w14:paraId="2B5CB106" w14:textId="4FA5B9F2" w:rsidR="00D80246" w:rsidRDefault="00D80246" w:rsidP="0049179A">
            <w:pPr>
              <w:pStyle w:val="CopticHangingVerse"/>
            </w:pPr>
            <w:r>
              <w:t>ⲁ̀ⲅⲓⲟⲥ ⲁ̀ⲑⲁⲛⲁⲧⲟⲥ ⲉ̀ⲗⲉ̀ⲏⲥⲟⲛ ⲏ̀ⲙⲁⲥ.</w:t>
            </w:r>
          </w:p>
        </w:tc>
      </w:tr>
    </w:tbl>
    <w:p w14:paraId="18C3114C" w14:textId="0D94E5EA" w:rsidR="00334E7B" w:rsidRDefault="00334E7B" w:rsidP="00334E7B">
      <w:pPr>
        <w:pStyle w:val="Heading4"/>
      </w:pPr>
      <w:r>
        <w:t xml:space="preserve">The </w:t>
      </w:r>
      <w:r w:rsidR="0009450E">
        <w:rPr>
          <w:lang w:val="en-US"/>
        </w:rPr>
        <w:t xml:space="preserve">Trisagion </w:t>
      </w:r>
      <w:r>
        <w:t>Para</w:t>
      </w:r>
      <w:r w:rsidR="0009450E">
        <w:t>lla</w:t>
      </w:r>
      <w:r>
        <w:t xml:space="preserve">x Hymn for the </w:t>
      </w:r>
      <w:r w:rsidR="0009450E">
        <w:t>Sundays and Saturdays of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70FFA854" w14:textId="77777777" w:rsidTr="00334E7B">
        <w:trPr>
          <w:cantSplit/>
          <w:jc w:val="center"/>
        </w:trPr>
        <w:tc>
          <w:tcPr>
            <w:tcW w:w="288" w:type="dxa"/>
          </w:tcPr>
          <w:p w14:paraId="0E7B5266" w14:textId="77777777" w:rsidR="0009450E" w:rsidRDefault="0009450E" w:rsidP="0009450E">
            <w:pPr>
              <w:pStyle w:val="CopticCross"/>
            </w:pPr>
          </w:p>
        </w:tc>
        <w:tc>
          <w:tcPr>
            <w:tcW w:w="3960" w:type="dxa"/>
          </w:tcPr>
          <w:p w14:paraId="51CEBF61" w14:textId="77777777" w:rsidR="0009450E" w:rsidRDefault="0009450E" w:rsidP="0009450E">
            <w:pPr>
              <w:pStyle w:val="EngHang"/>
            </w:pPr>
            <w:r>
              <w:t>Our Lord Jesus Christ</w:t>
            </w:r>
          </w:p>
          <w:p w14:paraId="0390C662" w14:textId="77777777" w:rsidR="0009450E" w:rsidRDefault="0009450E" w:rsidP="0009450E">
            <w:pPr>
              <w:pStyle w:val="EngHang"/>
            </w:pPr>
            <w:r>
              <w:t>Fasted on our behalf,</w:t>
            </w:r>
          </w:p>
          <w:p w14:paraId="64173E6B" w14:textId="77777777" w:rsidR="0009450E" w:rsidRDefault="0009450E" w:rsidP="0009450E">
            <w:pPr>
              <w:pStyle w:val="EngHang"/>
            </w:pPr>
            <w:r>
              <w:t>Fourty days and forty nights,</w:t>
            </w:r>
          </w:p>
          <w:p w14:paraId="1B1C6E24" w14:textId="6AC27E23" w:rsidR="0009450E" w:rsidRDefault="0009450E" w:rsidP="0009450E">
            <w:pPr>
              <w:pStyle w:val="EngHangEnd"/>
            </w:pPr>
            <w:r>
              <w:t>To save us from our sins.</w:t>
            </w:r>
          </w:p>
        </w:tc>
        <w:tc>
          <w:tcPr>
            <w:tcW w:w="288" w:type="dxa"/>
          </w:tcPr>
          <w:p w14:paraId="2CBA1081" w14:textId="77777777" w:rsidR="0009450E" w:rsidRDefault="0009450E" w:rsidP="0009450E"/>
        </w:tc>
        <w:tc>
          <w:tcPr>
            <w:tcW w:w="288" w:type="dxa"/>
          </w:tcPr>
          <w:p w14:paraId="7917EBE4" w14:textId="77777777" w:rsidR="0009450E" w:rsidRDefault="0009450E" w:rsidP="0009450E">
            <w:pPr>
              <w:pStyle w:val="CopticCross"/>
            </w:pPr>
          </w:p>
        </w:tc>
        <w:tc>
          <w:tcPr>
            <w:tcW w:w="3960" w:type="dxa"/>
          </w:tcPr>
          <w:p w14:paraId="103B6E81" w14:textId="77777777" w:rsidR="0009450E" w:rsidRDefault="0009450E" w:rsidP="0009450E">
            <w:pPr>
              <w:pStyle w:val="CopticVersemulti-line"/>
            </w:pPr>
            <w:r>
              <w:t>Ⲁⲡⲉⲛϭⲟⲓⲥ Ⲓⲏⲥⲟⲩⲥ Ⲡⲓⲭ̀ⲣⲓⲥⲧⲟⲥ:</w:t>
            </w:r>
          </w:p>
          <w:p w14:paraId="530B1125" w14:textId="77777777" w:rsidR="0009450E" w:rsidRDefault="0009450E" w:rsidP="0009450E">
            <w:pPr>
              <w:pStyle w:val="CopticVersemulti-line"/>
            </w:pPr>
            <w:r>
              <w:t>ⲉⲣⲛⲏⲥⲧⲉⲩⲓⲛ ⲉ̀ϩ̀ⲣⲏⲓ ⲉ̀ϫⲱⲛ:</w:t>
            </w:r>
          </w:p>
          <w:p w14:paraId="6A9DA0D0" w14:textId="77777777" w:rsidR="0009450E" w:rsidRDefault="0009450E" w:rsidP="0009450E">
            <w:pPr>
              <w:pStyle w:val="CopticVersemulti-line"/>
            </w:pPr>
            <w:r>
              <w:t>ⲛ̀ϩ̀ⲙⲉ ⲛ̀ⲉ̀ϩⲟⲟⲩ ⲛⲉⲙ ϩ̀ⲙⲉ ⲛ̀ⲉ̀ϫⲱⲣϩ:</w:t>
            </w:r>
          </w:p>
          <w:p w14:paraId="2378EBED" w14:textId="3C2F4CBD" w:rsidR="0009450E" w:rsidRDefault="0009450E" w:rsidP="0009450E">
            <w:pPr>
              <w:pStyle w:val="CopticHangingVerse"/>
            </w:pPr>
            <w:r>
              <w:t xml:space="preserve">ϣⲁ ⲛ̀ⲧⲉϥⲥⲟⲧⲧⲉⲛ ϧⲉⲛ ⲛⲉⲛⲛⲟⲃⲓ. </w:t>
            </w:r>
          </w:p>
        </w:tc>
      </w:tr>
      <w:tr w:rsidR="0009450E" w14:paraId="7A8A964C" w14:textId="77777777" w:rsidTr="00334E7B">
        <w:trPr>
          <w:cantSplit/>
          <w:jc w:val="center"/>
        </w:trPr>
        <w:tc>
          <w:tcPr>
            <w:tcW w:w="288" w:type="dxa"/>
          </w:tcPr>
          <w:p w14:paraId="1AE9986D" w14:textId="77777777" w:rsidR="0009450E" w:rsidRDefault="0009450E" w:rsidP="0009450E">
            <w:pPr>
              <w:pStyle w:val="CopticCross"/>
            </w:pPr>
          </w:p>
        </w:tc>
        <w:tc>
          <w:tcPr>
            <w:tcW w:w="3960" w:type="dxa"/>
          </w:tcPr>
          <w:p w14:paraId="4E45E2D4" w14:textId="77777777" w:rsidR="0009450E" w:rsidRDefault="0009450E" w:rsidP="0009450E">
            <w:pPr>
              <w:pStyle w:val="EngHang"/>
            </w:pPr>
            <w:r>
              <w:t>And, we too, let us fast</w:t>
            </w:r>
          </w:p>
          <w:p w14:paraId="6A1BAC1D" w14:textId="77777777" w:rsidR="0009450E" w:rsidRDefault="0009450E" w:rsidP="0009450E">
            <w:pPr>
              <w:pStyle w:val="EngHang"/>
            </w:pPr>
            <w:r>
              <w:t>In purity and righteousness,</w:t>
            </w:r>
          </w:p>
          <w:p w14:paraId="42A6D137" w14:textId="77777777" w:rsidR="0009450E" w:rsidRDefault="0009450E" w:rsidP="0009450E">
            <w:pPr>
              <w:pStyle w:val="EngHang"/>
            </w:pPr>
            <w:r>
              <w:t>And [let us also] pray,</w:t>
            </w:r>
          </w:p>
          <w:p w14:paraId="6170901F" w14:textId="14B50E6A" w:rsidR="0009450E" w:rsidRDefault="0009450E" w:rsidP="0009450E">
            <w:pPr>
              <w:pStyle w:val="EngHangEnd"/>
            </w:pPr>
            <w:r>
              <w:t>Proclaiming and saying,</w:t>
            </w:r>
          </w:p>
        </w:tc>
        <w:tc>
          <w:tcPr>
            <w:tcW w:w="288" w:type="dxa"/>
          </w:tcPr>
          <w:p w14:paraId="3655E894" w14:textId="77777777" w:rsidR="0009450E" w:rsidRDefault="0009450E" w:rsidP="0009450E"/>
        </w:tc>
        <w:tc>
          <w:tcPr>
            <w:tcW w:w="288" w:type="dxa"/>
          </w:tcPr>
          <w:p w14:paraId="18C83E26" w14:textId="77777777" w:rsidR="0009450E" w:rsidRDefault="0009450E" w:rsidP="0009450E">
            <w:pPr>
              <w:pStyle w:val="CopticCross"/>
            </w:pPr>
          </w:p>
        </w:tc>
        <w:tc>
          <w:tcPr>
            <w:tcW w:w="3960" w:type="dxa"/>
          </w:tcPr>
          <w:p w14:paraId="126751C4" w14:textId="77777777" w:rsidR="0009450E" w:rsidRDefault="0009450E" w:rsidP="0009450E">
            <w:pPr>
              <w:pStyle w:val="CopticVersemulti-line"/>
            </w:pPr>
            <w:r>
              <w:t>Ⲁⲛⲟⲛ ϩⲱⲛ ⲙⲁⲣⲉⲛⲉⲣⲛⲏⲥⲧⲉⲩⲓⲛ:</w:t>
            </w:r>
          </w:p>
          <w:p w14:paraId="20B87DA9" w14:textId="77777777" w:rsidR="0009450E" w:rsidRDefault="0009450E" w:rsidP="0009450E">
            <w:pPr>
              <w:pStyle w:val="CopticVersemulti-line"/>
            </w:pPr>
            <w:r>
              <w:t>ϧⲉⲛ ⲟⲩⲧⲟⲩⲃⲟ ⲛⲉⲙ ⲟⲩⲙⲉⲑⲙⲏⲓ:</w:t>
            </w:r>
          </w:p>
          <w:p w14:paraId="60B976E0" w14:textId="77777777" w:rsidR="0009450E" w:rsidRDefault="0009450E" w:rsidP="0009450E">
            <w:pPr>
              <w:pStyle w:val="CopticVersemulti-line"/>
            </w:pPr>
            <w:r>
              <w:t>ⲟⲩⲟϩ ⲛ̀ⲧⲉⲛⲉⲣⲡ̀ⲣⲟⲥⲉⲩⲭⲉⲥⲑⲉ:</w:t>
            </w:r>
          </w:p>
          <w:p w14:paraId="3460A444" w14:textId="46125397" w:rsidR="0009450E" w:rsidRDefault="0009450E" w:rsidP="0009450E">
            <w:pPr>
              <w:pStyle w:val="CopticHangingVerse"/>
            </w:pPr>
            <w:r>
              <w:t>ⲉⲛⲱϣ ⲉ̀ⲃⲟⲗ ⲉⲛϫⲱ ⲙ̀ⲙⲟⲥ.</w:t>
            </w:r>
          </w:p>
        </w:tc>
      </w:tr>
      <w:tr w:rsidR="00334E7B" w14:paraId="4A021365" w14:textId="77777777" w:rsidTr="00334E7B">
        <w:trPr>
          <w:cantSplit/>
          <w:jc w:val="center"/>
        </w:trPr>
        <w:tc>
          <w:tcPr>
            <w:tcW w:w="288" w:type="dxa"/>
          </w:tcPr>
          <w:p w14:paraId="31B4DA65" w14:textId="77777777" w:rsidR="00334E7B" w:rsidRDefault="00334E7B" w:rsidP="00334E7B">
            <w:pPr>
              <w:pStyle w:val="CopticCross"/>
            </w:pPr>
          </w:p>
        </w:tc>
        <w:tc>
          <w:tcPr>
            <w:tcW w:w="3960" w:type="dxa"/>
          </w:tcPr>
          <w:p w14:paraId="370D2098" w14:textId="325A4D89" w:rsidR="00334E7B" w:rsidRDefault="0009450E" w:rsidP="00334E7B">
            <w:pPr>
              <w:pStyle w:val="EngHang"/>
            </w:pPr>
            <w:r>
              <w:t>“I have sinned, I have sinned,</w:t>
            </w:r>
          </w:p>
          <w:p w14:paraId="4D5D58CF" w14:textId="248499F3" w:rsidR="0009450E" w:rsidRDefault="0009450E" w:rsidP="00334E7B">
            <w:pPr>
              <w:pStyle w:val="EngHang"/>
            </w:pPr>
            <w:r>
              <w:t>My Lord Jesus: Forgive me.</w:t>
            </w:r>
          </w:p>
          <w:p w14:paraId="0E12B3BB" w14:textId="27D922E9" w:rsidR="0009450E" w:rsidRDefault="0009450E" w:rsidP="00334E7B">
            <w:pPr>
              <w:pStyle w:val="EngHang"/>
            </w:pPr>
            <w:r>
              <w:t>For there is no servant without sin,</w:t>
            </w:r>
          </w:p>
          <w:p w14:paraId="0DA826FC" w14:textId="71EFA7C8" w:rsidR="00334E7B" w:rsidRDefault="0009450E" w:rsidP="0009450E">
            <w:pPr>
              <w:pStyle w:val="EngHangEnd"/>
            </w:pPr>
            <w:r>
              <w:t>And no master without forgiveness.”</w:t>
            </w:r>
          </w:p>
        </w:tc>
        <w:tc>
          <w:tcPr>
            <w:tcW w:w="288" w:type="dxa"/>
          </w:tcPr>
          <w:p w14:paraId="06EC5B21" w14:textId="77777777" w:rsidR="00334E7B" w:rsidRDefault="00334E7B" w:rsidP="00334E7B"/>
        </w:tc>
        <w:tc>
          <w:tcPr>
            <w:tcW w:w="288" w:type="dxa"/>
          </w:tcPr>
          <w:p w14:paraId="3470C2B4" w14:textId="77777777" w:rsidR="00334E7B" w:rsidRDefault="00334E7B" w:rsidP="00334E7B">
            <w:pPr>
              <w:pStyle w:val="CopticCross"/>
            </w:pPr>
          </w:p>
        </w:tc>
        <w:tc>
          <w:tcPr>
            <w:tcW w:w="3960" w:type="dxa"/>
          </w:tcPr>
          <w:p w14:paraId="2E164074" w14:textId="55C5F7CA" w:rsidR="00334E7B" w:rsidRDefault="0009450E" w:rsidP="00334E7B">
            <w:pPr>
              <w:pStyle w:val="CopticVersemulti-line"/>
            </w:pPr>
            <w:r>
              <w:t>Ⲁⲓⲉⲣⲛⲟⲃⲓ ⲁⲓⲉⲣⲛⲟⲃⲓ</w:t>
            </w:r>
          </w:p>
          <w:p w14:paraId="26BFF3D9" w14:textId="2F4900D0" w:rsidR="0009450E" w:rsidRDefault="0009450E" w:rsidP="00334E7B">
            <w:pPr>
              <w:pStyle w:val="CopticVersemulti-line"/>
            </w:pPr>
            <w:r>
              <w:t>ⲡⲁϭⲟⲓⲥ Ⲓⲏⲥⲟⲩⲥ ⲭⲱ ⲛⲏⲓ ⲉ̀ⲃⲟⲗ</w:t>
            </w:r>
          </w:p>
          <w:p w14:paraId="1EB0ED5A" w14:textId="7086C241" w:rsidR="0009450E" w:rsidRPr="0009450E" w:rsidRDefault="0009450E" w:rsidP="00334E7B">
            <w:pPr>
              <w:pStyle w:val="CopticVersemulti-line"/>
              <w:rPr>
                <w:rFonts w:ascii="Arial Unicode MS" w:eastAsia="Arial Unicode MS" w:hAnsi="Arial Unicode MS" w:cs="Arial Unicode MS"/>
              </w:rPr>
            </w:pPr>
            <w:r>
              <w:t>ϫⲉ ⲙ̀ⲙⲟⲛ ⲃⲱⲕ ⲛ̀ⲁⲧⲉⲣⲛⲟⲃⲓ</w:t>
            </w:r>
          </w:p>
          <w:p w14:paraId="26B35CF6" w14:textId="5D9D0A03" w:rsidR="00334E7B" w:rsidRDefault="0009450E" w:rsidP="00334E7B">
            <w:pPr>
              <w:pStyle w:val="CopticHangingVerse"/>
            </w:pPr>
            <w:r>
              <w:t>ⲟⲩⲇⲉ ⲙ̀ⲙⲟⲛ ϭⲟⲓⲥ ⲛ̀ⲁⲧⲭⲱ ⲉ̀ⲃⲟⲗ</w:t>
            </w:r>
            <w:r w:rsidR="00334E7B">
              <w:t>.</w:t>
            </w:r>
          </w:p>
        </w:tc>
      </w:tr>
      <w:tr w:rsidR="0009450E" w14:paraId="3A9B2AAE" w14:textId="77777777" w:rsidTr="00334E7B">
        <w:trPr>
          <w:cantSplit/>
          <w:jc w:val="center"/>
        </w:trPr>
        <w:tc>
          <w:tcPr>
            <w:tcW w:w="288" w:type="dxa"/>
          </w:tcPr>
          <w:p w14:paraId="4CAEF537" w14:textId="77777777" w:rsidR="0009450E" w:rsidRDefault="0009450E" w:rsidP="0009450E">
            <w:pPr>
              <w:pStyle w:val="CopticCross"/>
            </w:pPr>
          </w:p>
        </w:tc>
        <w:tc>
          <w:tcPr>
            <w:tcW w:w="3960" w:type="dxa"/>
          </w:tcPr>
          <w:p w14:paraId="4FC96385" w14:textId="77777777" w:rsidR="0009450E" w:rsidRDefault="0009450E" w:rsidP="0009450E">
            <w:pPr>
              <w:pStyle w:val="EngHang"/>
            </w:pPr>
            <w:r>
              <w:t>Our Father, in heaven,</w:t>
            </w:r>
          </w:p>
          <w:p w14:paraId="7BFBCFF0" w14:textId="77777777" w:rsidR="0009450E" w:rsidRDefault="0009450E" w:rsidP="0009450E">
            <w:pPr>
              <w:pStyle w:val="EngHang"/>
            </w:pPr>
            <w:r>
              <w:t>May Your Name be holy.</w:t>
            </w:r>
          </w:p>
          <w:p w14:paraId="0665163D" w14:textId="77777777" w:rsidR="0009450E" w:rsidRDefault="0009450E" w:rsidP="0009450E">
            <w:pPr>
              <w:pStyle w:val="EngHang"/>
            </w:pPr>
            <w:r>
              <w:t>May Your Kingdom come on us,</w:t>
            </w:r>
          </w:p>
          <w:p w14:paraId="29F133AF" w14:textId="1AEFF3C3" w:rsidR="0009450E" w:rsidRDefault="0009450E" w:rsidP="0009450E">
            <w:pPr>
              <w:pStyle w:val="EngHangEnd"/>
            </w:pPr>
            <w:r>
              <w:t>For Yours is the glory forever.</w:t>
            </w:r>
          </w:p>
        </w:tc>
        <w:tc>
          <w:tcPr>
            <w:tcW w:w="288" w:type="dxa"/>
          </w:tcPr>
          <w:p w14:paraId="255891B9" w14:textId="77777777" w:rsidR="0009450E" w:rsidRDefault="0009450E" w:rsidP="0009450E"/>
        </w:tc>
        <w:tc>
          <w:tcPr>
            <w:tcW w:w="288" w:type="dxa"/>
          </w:tcPr>
          <w:p w14:paraId="51DB352E" w14:textId="77777777" w:rsidR="0009450E" w:rsidRDefault="0009450E" w:rsidP="0009450E">
            <w:pPr>
              <w:pStyle w:val="CopticCross"/>
            </w:pPr>
          </w:p>
        </w:tc>
        <w:tc>
          <w:tcPr>
            <w:tcW w:w="3960" w:type="dxa"/>
          </w:tcPr>
          <w:p w14:paraId="050DBCF2" w14:textId="77777777" w:rsidR="0009450E" w:rsidRDefault="0009450E" w:rsidP="0009450E">
            <w:pPr>
              <w:pStyle w:val="CopticVersemulti-line"/>
            </w:pPr>
            <w:r>
              <w:t>Ϫⲉ ⲡⲉⲛⲓⲱⲧ ⲉⲧϧⲉⲛ ⲛⲓⲫⲏⲟⲩⲓ:</w:t>
            </w:r>
          </w:p>
          <w:p w14:paraId="7B163839" w14:textId="77777777" w:rsidR="0009450E" w:rsidRDefault="0009450E" w:rsidP="0009450E">
            <w:pPr>
              <w:pStyle w:val="CopticVersemulti-line"/>
            </w:pPr>
            <w:r>
              <w:t>ⲙⲁⲣⲉϥⲧⲟⲩⲃⲟ ⲛ̀ϫⲉ ⲡⲉⲕⲣⲁⲛ:</w:t>
            </w:r>
          </w:p>
          <w:p w14:paraId="1E77D846" w14:textId="77777777" w:rsidR="0009450E" w:rsidRDefault="0009450E" w:rsidP="0009450E">
            <w:pPr>
              <w:pStyle w:val="CopticVersemulti-line"/>
            </w:pPr>
            <w:r>
              <w:t>ⲙⲁⲣⲉⲥⲓ̀ ⲛ̀ϫⲉ ⲧⲉⲕⲙⲉⲧⲟⲩⲣⲟ:</w:t>
            </w:r>
          </w:p>
          <w:p w14:paraId="117E6FFE" w14:textId="76B0A8C1" w:rsidR="0009450E" w:rsidRDefault="0009450E" w:rsidP="0009450E">
            <w:pPr>
              <w:pStyle w:val="CopticHangingVerse"/>
            </w:pPr>
            <w:r>
              <w:t>ϫⲉ ⲫⲱⲕ ⲡⲉ ⲡⲓⲱ̀ⲟⲩ ϣⲁ ⲛⲓⲉ̀ⲛⲉϩ.</w:t>
            </w:r>
          </w:p>
        </w:tc>
      </w:tr>
    </w:tbl>
    <w:p w14:paraId="6C7AACEB" w14:textId="4FAF141E" w:rsidR="00334E7B" w:rsidRPr="0009450E" w:rsidRDefault="00334E7B" w:rsidP="00334E7B">
      <w:pPr>
        <w:pStyle w:val="Heading4"/>
        <w:rPr>
          <w:rFonts w:ascii="Arial Unicode MS" w:eastAsia="Arial Unicode MS" w:hAnsi="Arial Unicode MS" w:cs="Arial Unicode MS"/>
        </w:rPr>
      </w:pPr>
      <w:r>
        <w:t xml:space="preserve">The Gospel Response for </w:t>
      </w:r>
      <w:r w:rsidR="0009450E">
        <w:t>Great Lent</w:t>
      </w:r>
    </w:p>
    <w:p w14:paraId="1F95ED1F" w14:textId="7D9D0DDC" w:rsidR="0009450E" w:rsidRPr="0009450E" w:rsidRDefault="0009450E" w:rsidP="0009450E">
      <w:pPr>
        <w:pStyle w:val="Rubric"/>
      </w:pPr>
      <w: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31437039" w14:textId="77777777" w:rsidTr="00334E7B">
        <w:trPr>
          <w:cantSplit/>
          <w:jc w:val="center"/>
        </w:trPr>
        <w:tc>
          <w:tcPr>
            <w:tcW w:w="288" w:type="dxa"/>
          </w:tcPr>
          <w:p w14:paraId="3948AD94" w14:textId="77777777" w:rsidR="0009450E" w:rsidRDefault="0009450E" w:rsidP="0009450E">
            <w:pPr>
              <w:pStyle w:val="CopticCross"/>
            </w:pPr>
          </w:p>
        </w:tc>
        <w:tc>
          <w:tcPr>
            <w:tcW w:w="3960" w:type="dxa"/>
          </w:tcPr>
          <w:p w14:paraId="38652566" w14:textId="77777777" w:rsidR="0009450E" w:rsidRDefault="0009450E" w:rsidP="0009450E">
            <w:pPr>
              <w:pStyle w:val="EngHang"/>
            </w:pPr>
            <w:r>
              <w:t>Our Father, in heaven,</w:t>
            </w:r>
          </w:p>
          <w:p w14:paraId="1B588FED" w14:textId="77777777" w:rsidR="0009450E" w:rsidRDefault="0009450E" w:rsidP="0009450E">
            <w:pPr>
              <w:pStyle w:val="EngHang"/>
            </w:pPr>
            <w:r>
              <w:t>May Your Name be holy.</w:t>
            </w:r>
          </w:p>
          <w:p w14:paraId="2F9630B8" w14:textId="77777777" w:rsidR="0009450E" w:rsidRDefault="0009450E" w:rsidP="0009450E">
            <w:pPr>
              <w:pStyle w:val="EngHang"/>
            </w:pPr>
            <w:r>
              <w:t>May Your Kingdom come on us,</w:t>
            </w:r>
          </w:p>
          <w:p w14:paraId="19D81165" w14:textId="1FDFE786" w:rsidR="0009450E" w:rsidRDefault="0009450E" w:rsidP="0009450E">
            <w:pPr>
              <w:pStyle w:val="EngHangEnd"/>
            </w:pPr>
            <w:r>
              <w:t>For Yours is the glory forever.</w:t>
            </w:r>
          </w:p>
        </w:tc>
        <w:tc>
          <w:tcPr>
            <w:tcW w:w="288" w:type="dxa"/>
          </w:tcPr>
          <w:p w14:paraId="112016F4" w14:textId="77777777" w:rsidR="0009450E" w:rsidRDefault="0009450E" w:rsidP="0009450E"/>
        </w:tc>
        <w:tc>
          <w:tcPr>
            <w:tcW w:w="288" w:type="dxa"/>
          </w:tcPr>
          <w:p w14:paraId="171D3827" w14:textId="77777777" w:rsidR="0009450E" w:rsidRDefault="0009450E" w:rsidP="0009450E">
            <w:pPr>
              <w:pStyle w:val="CopticCross"/>
            </w:pPr>
          </w:p>
        </w:tc>
        <w:tc>
          <w:tcPr>
            <w:tcW w:w="3960" w:type="dxa"/>
          </w:tcPr>
          <w:p w14:paraId="1EF9991A" w14:textId="77777777" w:rsidR="0009450E" w:rsidRDefault="0009450E" w:rsidP="0009450E">
            <w:pPr>
              <w:pStyle w:val="CopticVersemulti-line"/>
            </w:pPr>
            <w:r>
              <w:t>Ϫⲉ ⲡⲉⲛⲓⲱⲧ ⲉⲧϧⲉⲛ ⲛⲓⲫⲏⲟⲩⲓ:</w:t>
            </w:r>
          </w:p>
          <w:p w14:paraId="687331F7" w14:textId="77777777" w:rsidR="0009450E" w:rsidRDefault="0009450E" w:rsidP="0009450E">
            <w:pPr>
              <w:pStyle w:val="CopticVersemulti-line"/>
            </w:pPr>
            <w:r>
              <w:t>ⲙⲁⲣⲉϥⲧⲟⲩⲃⲟ ⲛ̀ϫⲉ ⲡⲉⲕⲣⲁⲛ:</w:t>
            </w:r>
          </w:p>
          <w:p w14:paraId="2650C16D" w14:textId="77777777" w:rsidR="0009450E" w:rsidRDefault="0009450E" w:rsidP="0009450E">
            <w:pPr>
              <w:pStyle w:val="CopticVersemulti-line"/>
            </w:pPr>
            <w:r>
              <w:t>ⲙⲁⲣⲉⲥⲓ̀ ⲛ̀ϫⲉ ⲧⲉⲕⲙⲉⲧⲟⲩⲣⲟ:</w:t>
            </w:r>
          </w:p>
          <w:p w14:paraId="7601771C" w14:textId="03192D45" w:rsidR="0009450E" w:rsidRPr="00C35319" w:rsidRDefault="0009450E" w:rsidP="0009450E">
            <w:pPr>
              <w:pStyle w:val="CopticVersemulti-line"/>
            </w:pPr>
            <w:r>
              <w:t>ϫⲉ ⲫⲱⲕ ⲡⲉ ⲡⲓⲱ̀ⲟⲩ ϣⲁ ⲛⲓⲉ̀ⲛⲉϩ.</w:t>
            </w:r>
          </w:p>
        </w:tc>
      </w:tr>
    </w:tbl>
    <w:p w14:paraId="7D8A71E7" w14:textId="60C9C2C1" w:rsidR="0009450E" w:rsidRDefault="0009450E" w:rsidP="0009450E">
      <w:pPr>
        <w:pStyle w:val="Rubric"/>
      </w:pPr>
      <w:r>
        <w:t>On weekdays,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5753128A" w14:textId="77777777" w:rsidTr="0009450E">
        <w:trPr>
          <w:cantSplit/>
          <w:jc w:val="center"/>
        </w:trPr>
        <w:tc>
          <w:tcPr>
            <w:tcW w:w="288" w:type="dxa"/>
          </w:tcPr>
          <w:p w14:paraId="207B1966" w14:textId="77777777" w:rsidR="0009450E" w:rsidRDefault="0009450E" w:rsidP="0009450E">
            <w:pPr>
              <w:pStyle w:val="CopticCross"/>
            </w:pPr>
          </w:p>
        </w:tc>
        <w:tc>
          <w:tcPr>
            <w:tcW w:w="3960" w:type="dxa"/>
          </w:tcPr>
          <w:p w14:paraId="57B0A277" w14:textId="002663D6" w:rsidR="0009450E" w:rsidRDefault="0009450E" w:rsidP="0009450E">
            <w:pPr>
              <w:pStyle w:val="EngHang"/>
            </w:pPr>
            <w:r>
              <w:t>The peace of God,</w:t>
            </w:r>
          </w:p>
          <w:p w14:paraId="5BD0AB22" w14:textId="234BA5F7" w:rsidR="0009450E" w:rsidRDefault="0009450E" w:rsidP="0009450E">
            <w:pPr>
              <w:pStyle w:val="EngHang"/>
            </w:pPr>
            <w:r>
              <w:t>Which surpasses all understanding,</w:t>
            </w:r>
          </w:p>
          <w:p w14:paraId="282AB7F1" w14:textId="4CE4188B" w:rsidR="0009450E" w:rsidRDefault="0009450E" w:rsidP="0009450E">
            <w:pPr>
              <w:pStyle w:val="EngHang"/>
            </w:pPr>
            <w:r>
              <w:t>Will keep your hearts,</w:t>
            </w:r>
          </w:p>
          <w:p w14:paraId="2E558660" w14:textId="4BE6CD2C" w:rsidR="0009450E" w:rsidRDefault="0009450E" w:rsidP="0009450E">
            <w:pPr>
              <w:pStyle w:val="EngHangEnd"/>
            </w:pPr>
            <w:r>
              <w:t>In Christ Jesus, our Lord.</w:t>
            </w:r>
          </w:p>
        </w:tc>
        <w:tc>
          <w:tcPr>
            <w:tcW w:w="288" w:type="dxa"/>
          </w:tcPr>
          <w:p w14:paraId="2210CDDE" w14:textId="77777777" w:rsidR="0009450E" w:rsidRDefault="0009450E" w:rsidP="0009450E"/>
        </w:tc>
        <w:tc>
          <w:tcPr>
            <w:tcW w:w="288" w:type="dxa"/>
          </w:tcPr>
          <w:p w14:paraId="79B691F1" w14:textId="77777777" w:rsidR="0009450E" w:rsidRDefault="0009450E" w:rsidP="0009450E">
            <w:pPr>
              <w:pStyle w:val="CopticCross"/>
            </w:pPr>
          </w:p>
        </w:tc>
        <w:tc>
          <w:tcPr>
            <w:tcW w:w="3960" w:type="dxa"/>
          </w:tcPr>
          <w:p w14:paraId="210FAA1D" w14:textId="7AFB0DE1" w:rsidR="0009450E" w:rsidRDefault="007D37D6" w:rsidP="0009450E">
            <w:pPr>
              <w:pStyle w:val="CopticVersemulti-line"/>
            </w:pPr>
            <w:r>
              <w:t>Ϯϩⲓⲣⲏⲛⲏ ⲛ̀ⲧⲉ Ⲫⲛⲟⲩϯ:</w:t>
            </w:r>
          </w:p>
          <w:p w14:paraId="0C507AAF" w14:textId="0135D6CE" w:rsidR="007D37D6" w:rsidRDefault="007D37D6" w:rsidP="0009450E">
            <w:pPr>
              <w:pStyle w:val="CopticVersemulti-line"/>
            </w:pPr>
            <w:r>
              <w:t>ⲑⲏⲉⲧϭⲟⲓⲥ ⲉ̀ⲛⲟⲩⲥ ⲛⲓⲃⲉⲛ:</w:t>
            </w:r>
          </w:p>
          <w:p w14:paraId="6516F678" w14:textId="6414CB9D" w:rsidR="007D37D6" w:rsidRDefault="007D37D6" w:rsidP="007D37D6">
            <w:pPr>
              <w:pStyle w:val="CopticVersemulti-line"/>
            </w:pPr>
            <w:r>
              <w:t>ⲉⲥⲉ̀ⲁ̀ⲣⲉϩ ⲉ̀ⲛⲉⲧⲉⲛϩⲏⲧ:</w:t>
            </w:r>
          </w:p>
          <w:p w14:paraId="70FDE550" w14:textId="49628728" w:rsidR="0009450E" w:rsidRPr="00C35319" w:rsidRDefault="007D37D6" w:rsidP="007D37D6">
            <w:pPr>
              <w:pStyle w:val="CopticVersemulti-line"/>
              <w:ind w:left="0" w:firstLine="0"/>
            </w:pPr>
            <w:r>
              <w:t>ϧⲉⲛ Ⲡⲓⲭ̀ⲣⲓⲥⲧⲟⲥ Ⲓⲏⲥⲟⲩⲥ Ⲡⲉⲛϭⲟⲓⲥ</w:t>
            </w:r>
            <w:r w:rsidR="0009450E">
              <w:t>:</w:t>
            </w:r>
          </w:p>
        </w:tc>
      </w:tr>
      <w:tr w:rsidR="007D37D6" w14:paraId="34E36A82" w14:textId="77777777" w:rsidTr="0009450E">
        <w:trPr>
          <w:cantSplit/>
          <w:jc w:val="center"/>
        </w:trPr>
        <w:tc>
          <w:tcPr>
            <w:tcW w:w="288" w:type="dxa"/>
          </w:tcPr>
          <w:p w14:paraId="7C85D771" w14:textId="77777777" w:rsidR="007D37D6" w:rsidRDefault="007D37D6" w:rsidP="007D37D6">
            <w:pPr>
              <w:pStyle w:val="CopticCross"/>
            </w:pPr>
          </w:p>
        </w:tc>
        <w:tc>
          <w:tcPr>
            <w:tcW w:w="3960" w:type="dxa"/>
          </w:tcPr>
          <w:p w14:paraId="1C6F04EF" w14:textId="77777777" w:rsidR="007D37D6" w:rsidRDefault="007D37D6" w:rsidP="007D37D6">
            <w:pPr>
              <w:pStyle w:val="EngHang"/>
            </w:pPr>
            <w:r>
              <w:t>“I have sinned, I have sinned,</w:t>
            </w:r>
          </w:p>
          <w:p w14:paraId="6A1D0808" w14:textId="77777777" w:rsidR="007D37D6" w:rsidRDefault="007D37D6" w:rsidP="007D37D6">
            <w:pPr>
              <w:pStyle w:val="EngHang"/>
            </w:pPr>
            <w:r>
              <w:t>My Lord Jesus: Forgive me.</w:t>
            </w:r>
          </w:p>
          <w:p w14:paraId="76CA187C" w14:textId="77777777" w:rsidR="007D37D6" w:rsidRDefault="007D37D6" w:rsidP="007D37D6">
            <w:pPr>
              <w:pStyle w:val="EngHang"/>
            </w:pPr>
            <w:r>
              <w:t>For there is no servant without sin,</w:t>
            </w:r>
          </w:p>
          <w:p w14:paraId="35A71318" w14:textId="421A375F" w:rsidR="007D37D6" w:rsidRDefault="007D37D6" w:rsidP="007D37D6">
            <w:pPr>
              <w:pStyle w:val="EngHangEnd"/>
            </w:pPr>
            <w:r>
              <w:t>And no master without forgiveness.”</w:t>
            </w:r>
          </w:p>
        </w:tc>
        <w:tc>
          <w:tcPr>
            <w:tcW w:w="288" w:type="dxa"/>
          </w:tcPr>
          <w:p w14:paraId="65946219" w14:textId="77777777" w:rsidR="007D37D6" w:rsidRDefault="007D37D6" w:rsidP="007D37D6"/>
        </w:tc>
        <w:tc>
          <w:tcPr>
            <w:tcW w:w="288" w:type="dxa"/>
          </w:tcPr>
          <w:p w14:paraId="088445E2" w14:textId="77777777" w:rsidR="007D37D6" w:rsidRDefault="007D37D6" w:rsidP="007D37D6">
            <w:pPr>
              <w:pStyle w:val="CopticCross"/>
            </w:pPr>
          </w:p>
        </w:tc>
        <w:tc>
          <w:tcPr>
            <w:tcW w:w="3960" w:type="dxa"/>
          </w:tcPr>
          <w:p w14:paraId="02CB07C4" w14:textId="77777777" w:rsidR="007D37D6" w:rsidRDefault="007D37D6" w:rsidP="007D37D6">
            <w:pPr>
              <w:pStyle w:val="CopticVersemulti-line"/>
            </w:pPr>
            <w:r>
              <w:t>Ⲁⲓⲉⲣⲛⲟⲃⲓ ⲁⲓⲉⲣⲛⲟⲃⲓ</w:t>
            </w:r>
          </w:p>
          <w:p w14:paraId="41F58BEC" w14:textId="77777777" w:rsidR="007D37D6" w:rsidRDefault="007D37D6" w:rsidP="007D37D6">
            <w:pPr>
              <w:pStyle w:val="CopticVersemulti-line"/>
            </w:pPr>
            <w:r>
              <w:t>ⲡⲁϭⲟⲓⲥ Ⲓⲏⲥⲟⲩⲥ ⲭⲱ ⲛⲏⲓ ⲉ̀ⲃⲟⲗ</w:t>
            </w:r>
          </w:p>
          <w:p w14:paraId="0405AC8A" w14:textId="77777777" w:rsidR="007D37D6" w:rsidRPr="0009450E" w:rsidRDefault="007D37D6" w:rsidP="007D37D6">
            <w:pPr>
              <w:pStyle w:val="CopticVersemulti-line"/>
              <w:rPr>
                <w:rFonts w:ascii="Arial Unicode MS" w:eastAsia="Arial Unicode MS" w:hAnsi="Arial Unicode MS" w:cs="Arial Unicode MS"/>
              </w:rPr>
            </w:pPr>
            <w:r>
              <w:t>ϫⲉ ⲙ̀ⲙⲟⲛ ⲃⲱⲕ ⲛ̀ⲁⲧⲉⲣⲛⲟⲃⲓ</w:t>
            </w:r>
          </w:p>
          <w:p w14:paraId="557998B0" w14:textId="68B8DF68" w:rsidR="007D37D6" w:rsidRDefault="007D37D6" w:rsidP="007D37D6">
            <w:pPr>
              <w:pStyle w:val="CopticHangingVerse"/>
            </w:pPr>
            <w:r>
              <w:t>ⲟⲩⲇⲉ ⲙ̀ⲙⲟⲛ ϭⲟⲓⲥ ⲛ̀ⲁⲧⲭⲱ ⲉ̀ⲃⲟⲗ.</w:t>
            </w:r>
          </w:p>
        </w:tc>
      </w:tr>
      <w:tr w:rsidR="007D37D6" w14:paraId="07FA635B" w14:textId="77777777" w:rsidTr="0009450E">
        <w:trPr>
          <w:cantSplit/>
          <w:jc w:val="center"/>
        </w:trPr>
        <w:tc>
          <w:tcPr>
            <w:tcW w:w="288" w:type="dxa"/>
          </w:tcPr>
          <w:p w14:paraId="2CAB5EA2" w14:textId="77777777" w:rsidR="007D37D6" w:rsidRDefault="007D37D6" w:rsidP="007D37D6">
            <w:pPr>
              <w:pStyle w:val="CopticCross"/>
            </w:pPr>
          </w:p>
        </w:tc>
        <w:tc>
          <w:tcPr>
            <w:tcW w:w="3960" w:type="dxa"/>
          </w:tcPr>
          <w:p w14:paraId="66261710" w14:textId="77777777" w:rsidR="007D37D6" w:rsidRDefault="007D37D6" w:rsidP="007D37D6">
            <w:pPr>
              <w:pStyle w:val="EngHang"/>
            </w:pPr>
            <w:r>
              <w:t>Our Father, in heaven,</w:t>
            </w:r>
          </w:p>
          <w:p w14:paraId="5E4F9FAC" w14:textId="77777777" w:rsidR="007D37D6" w:rsidRDefault="007D37D6" w:rsidP="007D37D6">
            <w:pPr>
              <w:pStyle w:val="EngHang"/>
            </w:pPr>
            <w:r>
              <w:t>May Your Name be holy.</w:t>
            </w:r>
          </w:p>
          <w:p w14:paraId="2FAD61AD" w14:textId="77777777" w:rsidR="007D37D6" w:rsidRDefault="007D37D6" w:rsidP="007D37D6">
            <w:pPr>
              <w:pStyle w:val="EngHang"/>
            </w:pPr>
            <w:r>
              <w:t>May Your Kingdom come on us,</w:t>
            </w:r>
          </w:p>
          <w:p w14:paraId="455A2A4B" w14:textId="2988FBAC" w:rsidR="007D37D6" w:rsidRDefault="007D37D6" w:rsidP="007D37D6">
            <w:pPr>
              <w:pStyle w:val="EngHangEnd"/>
            </w:pPr>
            <w:r>
              <w:t>For Yours is the glory forever.</w:t>
            </w:r>
          </w:p>
        </w:tc>
        <w:tc>
          <w:tcPr>
            <w:tcW w:w="288" w:type="dxa"/>
          </w:tcPr>
          <w:p w14:paraId="2F1556FD" w14:textId="77777777" w:rsidR="007D37D6" w:rsidRDefault="007D37D6" w:rsidP="007D37D6"/>
        </w:tc>
        <w:tc>
          <w:tcPr>
            <w:tcW w:w="288" w:type="dxa"/>
          </w:tcPr>
          <w:p w14:paraId="60B6F649" w14:textId="77777777" w:rsidR="007D37D6" w:rsidRDefault="007D37D6" w:rsidP="007D37D6">
            <w:pPr>
              <w:pStyle w:val="CopticCross"/>
            </w:pPr>
          </w:p>
        </w:tc>
        <w:tc>
          <w:tcPr>
            <w:tcW w:w="3960" w:type="dxa"/>
          </w:tcPr>
          <w:p w14:paraId="072BB673" w14:textId="77777777" w:rsidR="007D37D6" w:rsidRDefault="007D37D6" w:rsidP="007D37D6">
            <w:pPr>
              <w:pStyle w:val="CopticVersemulti-line"/>
            </w:pPr>
            <w:r>
              <w:t>Ϫⲉ ⲡⲉⲛⲓⲱⲧ ⲉⲧϧⲉⲛ ⲛⲓⲫⲏⲟⲩⲓ:</w:t>
            </w:r>
          </w:p>
          <w:p w14:paraId="33031FC3" w14:textId="77777777" w:rsidR="007D37D6" w:rsidRDefault="007D37D6" w:rsidP="007D37D6">
            <w:pPr>
              <w:pStyle w:val="CopticVersemulti-line"/>
            </w:pPr>
            <w:r>
              <w:t>ⲙⲁⲣⲉϥⲧⲟⲩⲃⲟ ⲛ̀ϫⲉ ⲡⲉⲕⲣⲁⲛ:</w:t>
            </w:r>
          </w:p>
          <w:p w14:paraId="19E64858" w14:textId="77777777" w:rsidR="007D37D6" w:rsidRDefault="007D37D6" w:rsidP="007D37D6">
            <w:pPr>
              <w:pStyle w:val="CopticVersemulti-line"/>
            </w:pPr>
            <w:r>
              <w:t>ⲙⲁⲣⲉⲥⲓ̀ ⲛ̀ϫⲉ ⲧⲉⲕⲙⲉⲧⲟⲩⲣⲟ:</w:t>
            </w:r>
          </w:p>
          <w:p w14:paraId="66132835" w14:textId="32721CE7" w:rsidR="007D37D6" w:rsidRDefault="007D37D6" w:rsidP="007D37D6">
            <w:pPr>
              <w:pStyle w:val="CopticHangingVerse"/>
            </w:pPr>
            <w:r>
              <w:t>ϫⲉ ⲫⲱⲕ ⲡⲉ ⲡⲓⲱ̀ⲟⲩ ϣⲁ ⲛⲓⲉ̀ⲛⲉϩ.</w:t>
            </w:r>
          </w:p>
        </w:tc>
      </w:tr>
    </w:tbl>
    <w:p w14:paraId="37414D37" w14:textId="390EC137" w:rsidR="0009450E" w:rsidRDefault="0009450E" w:rsidP="0009450E">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14:paraId="1589DE6A" w14:textId="77777777" w:rsidTr="00334E7B">
        <w:trPr>
          <w:cantSplit/>
          <w:jc w:val="center"/>
        </w:trPr>
        <w:tc>
          <w:tcPr>
            <w:tcW w:w="288" w:type="dxa"/>
          </w:tcPr>
          <w:p w14:paraId="57F4B7B3" w14:textId="77777777" w:rsidR="00334E7B" w:rsidRDefault="00334E7B" w:rsidP="00334E7B">
            <w:pPr>
              <w:pStyle w:val="CopticCross"/>
            </w:pPr>
          </w:p>
        </w:tc>
        <w:tc>
          <w:tcPr>
            <w:tcW w:w="3960" w:type="dxa"/>
          </w:tcPr>
          <w:p w14:paraId="623842EA" w14:textId="77777777" w:rsidR="00334E7B" w:rsidRDefault="00334E7B" w:rsidP="00334E7B">
            <w:pPr>
              <w:pStyle w:val="EngHang"/>
            </w:pPr>
            <w:r>
              <w:t>Blessed be the Father and the Son</w:t>
            </w:r>
          </w:p>
          <w:p w14:paraId="236BF2A3" w14:textId="77777777" w:rsidR="00334E7B" w:rsidRDefault="00334E7B" w:rsidP="00334E7B">
            <w:pPr>
              <w:pStyle w:val="EngHang"/>
            </w:pPr>
            <w:r>
              <w:t>And the Holy Spirit,</w:t>
            </w:r>
          </w:p>
          <w:p w14:paraId="7F4812B4" w14:textId="77777777" w:rsidR="00334E7B" w:rsidRDefault="00334E7B" w:rsidP="00334E7B">
            <w:pPr>
              <w:pStyle w:val="EngHang"/>
            </w:pPr>
            <w:r>
              <w:t>The pefect Trinity,</w:t>
            </w:r>
          </w:p>
          <w:p w14:paraId="0B028C23" w14:textId="77777777" w:rsidR="00334E7B" w:rsidRDefault="00334E7B" w:rsidP="00334E7B">
            <w:pPr>
              <w:pStyle w:val="EngHang"/>
            </w:pPr>
            <w:r>
              <w:t>We worship Him and glorify Him.</w:t>
            </w:r>
          </w:p>
        </w:tc>
        <w:tc>
          <w:tcPr>
            <w:tcW w:w="288" w:type="dxa"/>
          </w:tcPr>
          <w:p w14:paraId="7BC6E138" w14:textId="77777777" w:rsidR="00334E7B" w:rsidRDefault="00334E7B" w:rsidP="00334E7B"/>
        </w:tc>
        <w:tc>
          <w:tcPr>
            <w:tcW w:w="288" w:type="dxa"/>
          </w:tcPr>
          <w:p w14:paraId="17BB1EA0" w14:textId="77777777" w:rsidR="00334E7B" w:rsidRDefault="00334E7B" w:rsidP="00334E7B">
            <w:pPr>
              <w:pStyle w:val="CopticCross"/>
            </w:pPr>
          </w:p>
        </w:tc>
        <w:tc>
          <w:tcPr>
            <w:tcW w:w="3960" w:type="dxa"/>
          </w:tcPr>
          <w:p w14:paraId="0092AE94" w14:textId="77777777" w:rsidR="00334E7B" w:rsidRDefault="00334E7B" w:rsidP="00334E7B">
            <w:pPr>
              <w:pStyle w:val="CopticVersemulti-line"/>
            </w:pPr>
            <w:r>
              <w:t>Ϫⲉ ϥ̀ⲥ̀ⲙⲁⲣⲱⲟⲩⲧ ⲛ̀ϫⲉ Ⲫⲓⲱⲧ ⲛⲉⲙ Ⲡϣⲏⲣⲓ:</w:t>
            </w:r>
          </w:p>
          <w:p w14:paraId="16401E10" w14:textId="77777777" w:rsidR="00334E7B" w:rsidRDefault="00334E7B" w:rsidP="00334E7B">
            <w:pPr>
              <w:pStyle w:val="CopticVersemulti-line"/>
            </w:pPr>
            <w:r>
              <w:t>ⲛⲉⲙ Ⲡⲓⲡ̀ⲛⲉⲩⲙⲁ ⲉⲑⲟⲩⲁⲃ:</w:t>
            </w:r>
          </w:p>
          <w:p w14:paraId="34CE0B6E" w14:textId="77777777" w:rsidR="00334E7B" w:rsidRDefault="00334E7B" w:rsidP="00334E7B">
            <w:pPr>
              <w:pStyle w:val="CopticVersemulti-line"/>
            </w:pPr>
            <w:r>
              <w:t>Ϯⲧ̀ⲣⲓⲁⲥ ⲉⲧϫⲏⲕ ⲉ̀ⲃⲟⲗ:</w:t>
            </w:r>
          </w:p>
          <w:p w14:paraId="5F99421B" w14:textId="77777777" w:rsidR="00334E7B" w:rsidRDefault="00334E7B" w:rsidP="00334E7B">
            <w:pPr>
              <w:pStyle w:val="CopticVersemulti-line"/>
            </w:pPr>
            <w:r>
              <w:t>ⲧⲉⲛⲟⲩⲱϣⲧ ⲙ̀ⲙⲟⲥ ⲧⲉⲛϯⲱ̀ⲟⲩ ⲛⲁⲥ.</w:t>
            </w:r>
          </w:p>
        </w:tc>
      </w:tr>
    </w:tbl>
    <w:p w14:paraId="60A6EB46" w14:textId="15442916" w:rsidR="000E066F" w:rsidRPr="005E5D5D" w:rsidRDefault="000E066F" w:rsidP="000E066F">
      <w:pPr>
        <w:pStyle w:val="Heading4"/>
        <w:rPr>
          <w:rFonts w:ascii="Arial Unicode MS" w:eastAsia="Arial Unicode MS" w:hAnsi="Arial Unicode MS" w:cs="Arial Unicode MS"/>
          <w:lang w:val="en-US"/>
        </w:rPr>
      </w:pPr>
      <w:r>
        <w:t>The Aspasmos Adam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08298AE1" w14:textId="77777777" w:rsidTr="00AC3FA8">
        <w:trPr>
          <w:cantSplit/>
          <w:jc w:val="center"/>
        </w:trPr>
        <w:tc>
          <w:tcPr>
            <w:tcW w:w="288" w:type="dxa"/>
          </w:tcPr>
          <w:p w14:paraId="7E9CC0C1" w14:textId="77777777" w:rsidR="000E066F" w:rsidRDefault="000E066F" w:rsidP="00AC3FA8">
            <w:pPr>
              <w:pStyle w:val="CopticCross"/>
            </w:pPr>
          </w:p>
        </w:tc>
        <w:tc>
          <w:tcPr>
            <w:tcW w:w="3960" w:type="dxa"/>
          </w:tcPr>
          <w:p w14:paraId="02434F15" w14:textId="68200E89" w:rsidR="000E066F" w:rsidRDefault="000E066F" w:rsidP="00AC3FA8">
            <w:pPr>
              <w:pStyle w:val="EngHang"/>
            </w:pPr>
            <w:r>
              <w:t>For You do not desire</w:t>
            </w:r>
          </w:p>
          <w:p w14:paraId="30DA97E7" w14:textId="76BF7EFA" w:rsidR="000E066F" w:rsidRDefault="000E066F" w:rsidP="00AC3FA8">
            <w:pPr>
              <w:pStyle w:val="EngHang"/>
            </w:pPr>
            <w:r>
              <w:t>The death of a sinner,</w:t>
            </w:r>
          </w:p>
          <w:p w14:paraId="2B773B27" w14:textId="40905591" w:rsidR="000E066F" w:rsidRDefault="000E066F" w:rsidP="00AC3FA8">
            <w:pPr>
              <w:pStyle w:val="EngHang"/>
            </w:pPr>
            <w:r>
              <w:t>But rather that he returns,</w:t>
            </w:r>
          </w:p>
          <w:p w14:paraId="6B3D7B78" w14:textId="050E23CA" w:rsidR="000E066F" w:rsidRDefault="000E066F" w:rsidP="00AC3FA8">
            <w:pPr>
              <w:pStyle w:val="EngHangEnd"/>
            </w:pPr>
            <w:r>
              <w:t>That his soul may live.</w:t>
            </w:r>
          </w:p>
        </w:tc>
        <w:tc>
          <w:tcPr>
            <w:tcW w:w="288" w:type="dxa"/>
          </w:tcPr>
          <w:p w14:paraId="30B69632" w14:textId="77777777" w:rsidR="000E066F" w:rsidRDefault="000E066F" w:rsidP="00AC3FA8"/>
        </w:tc>
        <w:tc>
          <w:tcPr>
            <w:tcW w:w="288" w:type="dxa"/>
          </w:tcPr>
          <w:p w14:paraId="67ACC06C" w14:textId="77777777" w:rsidR="000E066F" w:rsidRDefault="000E066F" w:rsidP="00AC3FA8">
            <w:pPr>
              <w:pStyle w:val="CopticCross"/>
            </w:pPr>
          </w:p>
        </w:tc>
        <w:tc>
          <w:tcPr>
            <w:tcW w:w="3960" w:type="dxa"/>
          </w:tcPr>
          <w:p w14:paraId="1CB6F73A" w14:textId="73F66A52" w:rsidR="000E066F" w:rsidRDefault="000E066F" w:rsidP="00AC3FA8">
            <w:pPr>
              <w:pStyle w:val="CopticVersemulti-line"/>
            </w:pPr>
            <w:r>
              <w:t>Ϫⲉ ⲭ̀ⲟⲩⲱϣ ⲙ̀ⲫ̀ⲙⲟⲩ ⲁⲛ:</w:t>
            </w:r>
          </w:p>
          <w:p w14:paraId="4F59BF2E" w14:textId="55B8782A" w:rsidR="000E066F" w:rsidRDefault="000E066F" w:rsidP="00AC3FA8">
            <w:pPr>
              <w:pStyle w:val="CopticVersemulti-line"/>
            </w:pPr>
            <w:r>
              <w:t>ⲙ̀ⲡⲓⲣⲉϥⲉⲣⲛⲟⲃⲓ:</w:t>
            </w:r>
          </w:p>
          <w:p w14:paraId="20E6BB9A" w14:textId="46333328" w:rsidR="000E066F" w:rsidRDefault="000E066F" w:rsidP="00AC3FA8">
            <w:pPr>
              <w:pStyle w:val="CopticVersemulti-line"/>
            </w:pPr>
            <w:r>
              <w:t>ⲙ̀ⲫ̀ⲣⲏϯ ⲛ̀ⲧⲉϥⲧⲁⲥⲑⲟϥ:</w:t>
            </w:r>
          </w:p>
          <w:p w14:paraId="3237223F" w14:textId="7C959EEA" w:rsidR="000E066F" w:rsidRDefault="000E066F" w:rsidP="00AC3FA8">
            <w:pPr>
              <w:pStyle w:val="CopticHangingVerse"/>
            </w:pPr>
            <w:r>
              <w:t>ⲛ̀ⲧⲉⲥⲱ̀ⲛϧ ⲛ̀ϫⲉ ⲧⲉϥⲯⲩⲭⲏ.</w:t>
            </w:r>
          </w:p>
        </w:tc>
      </w:tr>
      <w:tr w:rsidR="000E066F" w14:paraId="47ED334D" w14:textId="77777777" w:rsidTr="00AC3FA8">
        <w:trPr>
          <w:cantSplit/>
          <w:jc w:val="center"/>
        </w:trPr>
        <w:tc>
          <w:tcPr>
            <w:tcW w:w="288" w:type="dxa"/>
          </w:tcPr>
          <w:p w14:paraId="61CE8737" w14:textId="77777777" w:rsidR="000E066F" w:rsidRDefault="000E066F" w:rsidP="00AC3FA8">
            <w:pPr>
              <w:pStyle w:val="CopticCross"/>
            </w:pPr>
          </w:p>
        </w:tc>
        <w:tc>
          <w:tcPr>
            <w:tcW w:w="3960" w:type="dxa"/>
          </w:tcPr>
          <w:p w14:paraId="69A434F9" w14:textId="77777777" w:rsidR="000E066F" w:rsidRDefault="000E066F" w:rsidP="00AC3FA8">
            <w:pPr>
              <w:pStyle w:val="EngHang"/>
            </w:pPr>
            <w:r>
              <w:t>Restore us, O God,</w:t>
            </w:r>
          </w:p>
          <w:p w14:paraId="2947048E" w14:textId="77777777" w:rsidR="000E066F" w:rsidRDefault="000E066F" w:rsidP="00AC3FA8">
            <w:pPr>
              <w:pStyle w:val="EngHang"/>
            </w:pPr>
            <w:r>
              <w:t>To Your salvation,</w:t>
            </w:r>
          </w:p>
          <w:p w14:paraId="75BE6D52" w14:textId="77777777" w:rsidR="000E066F" w:rsidRDefault="000E066F" w:rsidP="00AC3FA8">
            <w:pPr>
              <w:pStyle w:val="EngHang"/>
            </w:pPr>
            <w:r>
              <w:t>And deal with us,</w:t>
            </w:r>
          </w:p>
          <w:p w14:paraId="4B26388C" w14:textId="18703EFC" w:rsidR="000E066F" w:rsidRDefault="000E066F" w:rsidP="000E066F">
            <w:pPr>
              <w:pStyle w:val="EngHangEnd"/>
            </w:pPr>
            <w:r>
              <w:t>According do Your goodness.</w:t>
            </w:r>
          </w:p>
        </w:tc>
        <w:tc>
          <w:tcPr>
            <w:tcW w:w="288" w:type="dxa"/>
          </w:tcPr>
          <w:p w14:paraId="14543E76" w14:textId="77777777" w:rsidR="000E066F" w:rsidRDefault="000E066F" w:rsidP="00AC3FA8"/>
        </w:tc>
        <w:tc>
          <w:tcPr>
            <w:tcW w:w="288" w:type="dxa"/>
          </w:tcPr>
          <w:p w14:paraId="7EECE20C" w14:textId="77777777" w:rsidR="000E066F" w:rsidRDefault="000E066F" w:rsidP="00AC3FA8">
            <w:pPr>
              <w:pStyle w:val="CopticCross"/>
            </w:pPr>
          </w:p>
        </w:tc>
        <w:tc>
          <w:tcPr>
            <w:tcW w:w="3960" w:type="dxa"/>
          </w:tcPr>
          <w:p w14:paraId="159B0267" w14:textId="77777777" w:rsidR="000E066F" w:rsidRDefault="001D4695" w:rsidP="00AC3FA8">
            <w:pPr>
              <w:pStyle w:val="CopticVersemulti-line"/>
            </w:pPr>
            <w:r>
              <w:t>Ⲙⲁⲧⲁⲥⲑⲟⲛ Ⲫⲛⲟⲩϯ:</w:t>
            </w:r>
          </w:p>
          <w:p w14:paraId="0EFB27BA" w14:textId="77777777" w:rsidR="001D4695" w:rsidRDefault="001D4695" w:rsidP="00AC3FA8">
            <w:pPr>
              <w:pStyle w:val="CopticVersemulti-line"/>
            </w:pPr>
            <w:r>
              <w:t>ⲉ̀ϧⲟⲩⲛ ⲉ̀ⲡⲉⲕⲟⲩϫⲁⲓ:</w:t>
            </w:r>
          </w:p>
          <w:p w14:paraId="59794B41" w14:textId="77777777" w:rsidR="001D4695" w:rsidRDefault="001D4695" w:rsidP="00AC3FA8">
            <w:pPr>
              <w:pStyle w:val="CopticVersemulti-line"/>
            </w:pPr>
            <w:r>
              <w:t>ⲁ̀ⲣⲓⲟⲩⲓ ⲛⲉⲙⲁⲛ:</w:t>
            </w:r>
          </w:p>
          <w:p w14:paraId="60A8D481" w14:textId="0CD0561D" w:rsidR="001D4695" w:rsidRDefault="001D4695" w:rsidP="001D4695">
            <w:pPr>
              <w:pStyle w:val="CopticHangingVerse"/>
            </w:pPr>
            <w:r>
              <w:t>ⲕⲁⲧⲁ ⲧⲉⲕⲙⲉⲧⲁ̀ⲅⲁⲑⲟⲥ.</w:t>
            </w:r>
          </w:p>
        </w:tc>
      </w:tr>
      <w:tr w:rsidR="000E066F" w14:paraId="3B664920" w14:textId="77777777" w:rsidTr="00AC3FA8">
        <w:trPr>
          <w:cantSplit/>
          <w:jc w:val="center"/>
        </w:trPr>
        <w:tc>
          <w:tcPr>
            <w:tcW w:w="288" w:type="dxa"/>
          </w:tcPr>
          <w:p w14:paraId="3CC191DC" w14:textId="77777777" w:rsidR="000E066F" w:rsidRDefault="000E066F" w:rsidP="00AC3FA8">
            <w:pPr>
              <w:pStyle w:val="CopticCross"/>
            </w:pPr>
          </w:p>
        </w:tc>
        <w:tc>
          <w:tcPr>
            <w:tcW w:w="3960" w:type="dxa"/>
          </w:tcPr>
          <w:p w14:paraId="690580A2" w14:textId="77777777" w:rsidR="000E066F" w:rsidRDefault="000E066F" w:rsidP="00AC3FA8">
            <w:pPr>
              <w:pStyle w:val="EngHangEnd"/>
            </w:pPr>
            <w:r>
              <w:t>We ask You, O Son of God…</w:t>
            </w:r>
          </w:p>
        </w:tc>
        <w:tc>
          <w:tcPr>
            <w:tcW w:w="288" w:type="dxa"/>
          </w:tcPr>
          <w:p w14:paraId="1324AD48" w14:textId="77777777" w:rsidR="000E066F" w:rsidRDefault="000E066F" w:rsidP="00AC3FA8"/>
        </w:tc>
        <w:tc>
          <w:tcPr>
            <w:tcW w:w="288" w:type="dxa"/>
          </w:tcPr>
          <w:p w14:paraId="01186240" w14:textId="77777777" w:rsidR="000E066F" w:rsidRDefault="000E066F" w:rsidP="00AC3FA8">
            <w:pPr>
              <w:pStyle w:val="CopticCross"/>
            </w:pPr>
          </w:p>
        </w:tc>
        <w:tc>
          <w:tcPr>
            <w:tcW w:w="3960" w:type="dxa"/>
          </w:tcPr>
          <w:p w14:paraId="1F7DE27B" w14:textId="77777777" w:rsidR="000E066F" w:rsidRDefault="000E066F" w:rsidP="00AC3FA8">
            <w:pPr>
              <w:pStyle w:val="CopticVersemulti-line"/>
            </w:pPr>
            <w:r>
              <w:t>Ⲧⲉⲛϯϩⲟ ⲉ̀ⲣⲟⲕ ⲱ̀ Ⲩⲓⲟⲥ Ⲑⲉⲟⲥ…</w:t>
            </w:r>
          </w:p>
        </w:tc>
      </w:tr>
    </w:tbl>
    <w:p w14:paraId="5E1017B1" w14:textId="127DEC67" w:rsidR="000E066F" w:rsidRPr="001D4695" w:rsidRDefault="000E066F" w:rsidP="000E066F">
      <w:pPr>
        <w:pStyle w:val="Heading4"/>
        <w:rPr>
          <w:rFonts w:ascii="Arial Unicode MS" w:eastAsia="Arial Unicode MS" w:hAnsi="Arial Unicode MS" w:cs="Arial Unicode MS"/>
        </w:rPr>
      </w:pPr>
      <w:r>
        <w:t xml:space="preserve">The Aspasmos Batos Hymn for </w:t>
      </w:r>
      <w:r w:rsidR="001D4695">
        <w:t>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6254E231" w14:textId="77777777" w:rsidTr="00AC3FA8">
        <w:trPr>
          <w:cantSplit/>
          <w:jc w:val="center"/>
        </w:trPr>
        <w:tc>
          <w:tcPr>
            <w:tcW w:w="288" w:type="dxa"/>
          </w:tcPr>
          <w:p w14:paraId="2A69D956" w14:textId="77777777" w:rsidR="000E066F" w:rsidRDefault="000E066F" w:rsidP="00AC3FA8">
            <w:pPr>
              <w:pStyle w:val="CopticCross"/>
            </w:pPr>
          </w:p>
        </w:tc>
        <w:tc>
          <w:tcPr>
            <w:tcW w:w="3960" w:type="dxa"/>
          </w:tcPr>
          <w:p w14:paraId="64404504" w14:textId="7C761CCB" w:rsidR="000E066F" w:rsidRDefault="001D4695" w:rsidP="00AC3FA8">
            <w:pPr>
              <w:pStyle w:val="EngHang"/>
            </w:pPr>
            <w:r>
              <w:t>I know that You are good,</w:t>
            </w:r>
          </w:p>
          <w:p w14:paraId="5A3B8837" w14:textId="207BDC16" w:rsidR="001D4695" w:rsidRDefault="001D4695" w:rsidP="00AC3FA8">
            <w:pPr>
              <w:pStyle w:val="EngHang"/>
            </w:pPr>
            <w:r>
              <w:t>Compassionate, and merciful.</w:t>
            </w:r>
          </w:p>
          <w:p w14:paraId="4AB6EB2B" w14:textId="5A224470" w:rsidR="001D4695" w:rsidRDefault="001D4695" w:rsidP="00AC3FA8">
            <w:pPr>
              <w:pStyle w:val="EngHang"/>
            </w:pPr>
            <w:r>
              <w:t>Remember me in Your mercy,</w:t>
            </w:r>
          </w:p>
          <w:p w14:paraId="10A49CCC" w14:textId="17AB4708" w:rsidR="000E066F" w:rsidRDefault="001D4695" w:rsidP="00AC3FA8">
            <w:pPr>
              <w:pStyle w:val="EngHangEnd"/>
            </w:pPr>
            <w:r>
              <w:t>To the ages of the ages</w:t>
            </w:r>
            <w:r w:rsidR="000E066F">
              <w:t>.</w:t>
            </w:r>
          </w:p>
        </w:tc>
        <w:tc>
          <w:tcPr>
            <w:tcW w:w="288" w:type="dxa"/>
          </w:tcPr>
          <w:p w14:paraId="161FF8A2" w14:textId="77777777" w:rsidR="000E066F" w:rsidRDefault="000E066F" w:rsidP="00AC3FA8"/>
        </w:tc>
        <w:tc>
          <w:tcPr>
            <w:tcW w:w="288" w:type="dxa"/>
          </w:tcPr>
          <w:p w14:paraId="63920D01" w14:textId="77777777" w:rsidR="000E066F" w:rsidRDefault="000E066F" w:rsidP="00AC3FA8">
            <w:pPr>
              <w:pStyle w:val="CopticCross"/>
            </w:pPr>
          </w:p>
        </w:tc>
        <w:tc>
          <w:tcPr>
            <w:tcW w:w="3960" w:type="dxa"/>
          </w:tcPr>
          <w:p w14:paraId="076AF8FF" w14:textId="48FEE9C0" w:rsidR="000E066F" w:rsidRDefault="001D4695" w:rsidP="00AC3FA8">
            <w:pPr>
              <w:pStyle w:val="CopticVersemulti-line"/>
            </w:pPr>
            <w:r>
              <w:t>Ϯⲥⲱⲟⲩⲛ ϫⲉ ⲛ̀ⲑⲟⲕ ⲟⲩⲁ̀ⲅⲁⲑⲟⲥ:</w:t>
            </w:r>
          </w:p>
          <w:p w14:paraId="765A3A9F" w14:textId="014B0BAF" w:rsidR="001D4695" w:rsidRDefault="001D4695" w:rsidP="00AC3FA8">
            <w:pPr>
              <w:pStyle w:val="CopticVersemulti-line"/>
            </w:pPr>
            <w:r>
              <w:t>ⲛ̀ⲣⲉϥϣⲉⲛϩⲏⲧ ⲟⲩⲟϩ ⲛ̀ⲛⲁⲏⲧ:</w:t>
            </w:r>
          </w:p>
          <w:p w14:paraId="370BD87F" w14:textId="5629BC46" w:rsidR="001D4695" w:rsidRDefault="001D4695" w:rsidP="00AC3FA8">
            <w:pPr>
              <w:pStyle w:val="CopticVersemulti-line"/>
            </w:pPr>
            <w:r>
              <w:t>ⲁ̀ⲣⲓⲡⲁⲙⲉⲩⲓ̀ ϧⲉⲛ ⲡⲉⲕⲛⲁⲓ:</w:t>
            </w:r>
          </w:p>
          <w:p w14:paraId="2DDF15D2" w14:textId="024A00E5" w:rsidR="000E066F" w:rsidRDefault="001D4695" w:rsidP="00AC3FA8">
            <w:pPr>
              <w:pStyle w:val="CopticHangingVerse"/>
            </w:pPr>
            <w:r>
              <w:t>ϣⲁ ⲉ̀ⲛⲉϩ ⲛ̀ⲧⲉ ⲛⲓⲉ̀ⲛⲉϩ</w:t>
            </w:r>
            <w:r w:rsidR="000E066F">
              <w:t xml:space="preserve">. </w:t>
            </w:r>
          </w:p>
        </w:tc>
      </w:tr>
      <w:tr w:rsidR="000E066F" w14:paraId="6B68A3EB" w14:textId="77777777" w:rsidTr="00AC3FA8">
        <w:trPr>
          <w:cantSplit/>
          <w:jc w:val="center"/>
        </w:trPr>
        <w:tc>
          <w:tcPr>
            <w:tcW w:w="288" w:type="dxa"/>
          </w:tcPr>
          <w:p w14:paraId="6D7667E3" w14:textId="77777777" w:rsidR="000E066F" w:rsidRDefault="000E066F" w:rsidP="00AC3FA8">
            <w:pPr>
              <w:pStyle w:val="CopticCross"/>
            </w:pPr>
          </w:p>
        </w:tc>
        <w:tc>
          <w:tcPr>
            <w:tcW w:w="3960" w:type="dxa"/>
          </w:tcPr>
          <w:p w14:paraId="4825D231" w14:textId="3D5C8EA5" w:rsidR="000E066F" w:rsidRDefault="001D4695" w:rsidP="00AC3FA8">
            <w:pPr>
              <w:pStyle w:val="EngHang"/>
            </w:pPr>
            <w:r>
              <w:t>I ask You, O My Lord Jesus,</w:t>
            </w:r>
          </w:p>
          <w:p w14:paraId="22D92211" w14:textId="57BD1ECF" w:rsidR="001D4695" w:rsidRDefault="001D4695" w:rsidP="00AC3FA8">
            <w:pPr>
              <w:pStyle w:val="EngHang"/>
            </w:pPr>
            <w:r>
              <w:t>Rebuke Me, but not in Your anger,</w:t>
            </w:r>
          </w:p>
          <w:p w14:paraId="0D53DF91" w14:textId="262C4396" w:rsidR="001D4695" w:rsidRDefault="001D4695" w:rsidP="00AC3FA8">
            <w:pPr>
              <w:pStyle w:val="EngHang"/>
            </w:pPr>
            <w:r>
              <w:t>Do not reprove my ignorances</w:t>
            </w:r>
          </w:p>
          <w:p w14:paraId="6DFD7F75" w14:textId="218E8ACE" w:rsidR="000E066F" w:rsidRDefault="001D4695" w:rsidP="00AC3FA8">
            <w:pPr>
              <w:pStyle w:val="EngHangEnd"/>
            </w:pPr>
            <w:r>
              <w:t>In Your wrath</w:t>
            </w:r>
            <w:r w:rsidR="000E066F">
              <w:t>.</w:t>
            </w:r>
          </w:p>
        </w:tc>
        <w:tc>
          <w:tcPr>
            <w:tcW w:w="288" w:type="dxa"/>
          </w:tcPr>
          <w:p w14:paraId="310FADA8" w14:textId="77777777" w:rsidR="000E066F" w:rsidRDefault="000E066F" w:rsidP="00AC3FA8"/>
        </w:tc>
        <w:tc>
          <w:tcPr>
            <w:tcW w:w="288" w:type="dxa"/>
          </w:tcPr>
          <w:p w14:paraId="4185CD23" w14:textId="77777777" w:rsidR="000E066F" w:rsidRDefault="000E066F" w:rsidP="00AC3FA8">
            <w:pPr>
              <w:pStyle w:val="CopticCross"/>
            </w:pPr>
          </w:p>
        </w:tc>
        <w:tc>
          <w:tcPr>
            <w:tcW w:w="3960" w:type="dxa"/>
          </w:tcPr>
          <w:p w14:paraId="6F2D2A0B" w14:textId="77777777" w:rsidR="001D4695" w:rsidRDefault="001D4695" w:rsidP="00AC3FA8">
            <w:pPr>
              <w:pStyle w:val="CopticVersemulti-line"/>
            </w:pPr>
            <w:r>
              <w:t>Ϯⲧⲱⲃϩ ⲙ̀ⲙⲟⲕ ⲱ̀ Ⲡⲁϭⲟⲓⲥ Ⲓⲏⲥⲟⲩⲥ</w:t>
            </w:r>
          </w:p>
          <w:p w14:paraId="3D2A8591" w14:textId="77777777" w:rsidR="001D4695" w:rsidRDefault="001D4695" w:rsidP="00AC3FA8">
            <w:pPr>
              <w:pStyle w:val="CopticVersemulti-line"/>
            </w:pPr>
            <w:r>
              <w:t>ⲙ̀ⲡⲉⲣⲥⲟϩⲓ ⲙ̀ⲙⲟⲓ ϧⲉⲛ ⲡⲉⲕϫⲱⲛⲧ</w:t>
            </w:r>
          </w:p>
          <w:p w14:paraId="656D41F2" w14:textId="77777777" w:rsidR="001D4695" w:rsidRDefault="001D4695" w:rsidP="00AC3FA8">
            <w:pPr>
              <w:pStyle w:val="CopticVersemulti-line"/>
            </w:pPr>
            <w:r>
              <w:t>ⲟⲩⲇⲉ ⲟⲛ ϧⲉⲛ ⲡⲉⲕⲙ̀ⲃⲟⲛ</w:t>
            </w:r>
          </w:p>
          <w:p w14:paraId="74F78043" w14:textId="202FD0E2" w:rsidR="000E066F" w:rsidRDefault="001D4695" w:rsidP="001D4695">
            <w:pPr>
              <w:pStyle w:val="CopticHangingVerse"/>
            </w:pPr>
            <w:r>
              <w:t>ⲙ̀ⲡⲉⲣϯ ⲥ̀ⲃⲱ ⲛ̀ⲧⲁⲙⲉⲧⲁⲧⲉ̀ⲙⲓ.</w:t>
            </w:r>
          </w:p>
          <w:p w14:paraId="56007A82" w14:textId="3EBD41CA" w:rsidR="000E066F" w:rsidRDefault="000E066F" w:rsidP="001D4695">
            <w:pPr>
              <w:pStyle w:val="CopticHangingVerse"/>
              <w:ind w:left="0" w:firstLine="0"/>
            </w:pPr>
          </w:p>
        </w:tc>
      </w:tr>
      <w:tr w:rsidR="001D4695" w14:paraId="0C79F8BB" w14:textId="77777777" w:rsidTr="00AC3FA8">
        <w:trPr>
          <w:cantSplit/>
          <w:jc w:val="center"/>
        </w:trPr>
        <w:tc>
          <w:tcPr>
            <w:tcW w:w="288" w:type="dxa"/>
          </w:tcPr>
          <w:p w14:paraId="6F3AE613" w14:textId="77777777" w:rsidR="001D4695" w:rsidRDefault="001D4695" w:rsidP="00AC3FA8">
            <w:pPr>
              <w:pStyle w:val="CopticCross"/>
            </w:pPr>
          </w:p>
        </w:tc>
        <w:tc>
          <w:tcPr>
            <w:tcW w:w="3960" w:type="dxa"/>
          </w:tcPr>
          <w:p w14:paraId="257FF806" w14:textId="77777777" w:rsidR="001D4695" w:rsidRDefault="001D4695" w:rsidP="00AC3FA8">
            <w:pPr>
              <w:pStyle w:val="EngHang"/>
            </w:pPr>
            <w:r>
              <w:t>Alleluia, Alleluia, Alleluia.</w:t>
            </w:r>
          </w:p>
          <w:p w14:paraId="5230F17B" w14:textId="77777777" w:rsidR="001D4695" w:rsidRDefault="001D4695" w:rsidP="00AC3FA8">
            <w:pPr>
              <w:pStyle w:val="EngHang"/>
            </w:pPr>
            <w:r>
              <w:t>Christ fasted for us,</w:t>
            </w:r>
          </w:p>
          <w:p w14:paraId="344E7061" w14:textId="77777777" w:rsidR="001D4695" w:rsidRDefault="001D4695" w:rsidP="00AC3FA8">
            <w:pPr>
              <w:pStyle w:val="EngHang"/>
            </w:pPr>
            <w:r>
              <w:t>Forty days and forty nights.</w:t>
            </w:r>
          </w:p>
          <w:p w14:paraId="41994AA2" w14:textId="021100DE" w:rsidR="001D4695" w:rsidRDefault="001D4695" w:rsidP="001D4695">
            <w:pPr>
              <w:pStyle w:val="EngHangEnd"/>
            </w:pPr>
            <w:r>
              <w:t>Have mercy on us according to Your great mercy.</w:t>
            </w:r>
          </w:p>
        </w:tc>
        <w:tc>
          <w:tcPr>
            <w:tcW w:w="288" w:type="dxa"/>
          </w:tcPr>
          <w:p w14:paraId="30D0F9B3" w14:textId="77777777" w:rsidR="001D4695" w:rsidRDefault="001D4695" w:rsidP="00AC3FA8"/>
        </w:tc>
        <w:tc>
          <w:tcPr>
            <w:tcW w:w="288" w:type="dxa"/>
          </w:tcPr>
          <w:p w14:paraId="5C08217E" w14:textId="77777777" w:rsidR="001D4695" w:rsidRDefault="001D4695" w:rsidP="00AC3FA8">
            <w:pPr>
              <w:pStyle w:val="CopticCross"/>
            </w:pPr>
          </w:p>
        </w:tc>
        <w:tc>
          <w:tcPr>
            <w:tcW w:w="3960" w:type="dxa"/>
          </w:tcPr>
          <w:p w14:paraId="0B27B44D" w14:textId="77777777" w:rsidR="001D4695" w:rsidRDefault="001D4695" w:rsidP="00AC3FA8">
            <w:pPr>
              <w:pStyle w:val="CopticVersemulti-line"/>
            </w:pPr>
            <w:r>
              <w:t>Ⲁⲗⲗⲏⲗⲟⲩⲓⲁ: ⲁⲗⲗⲏⲗⲟⲩⲓⲁ: ⲁⲗⲗⲏⲗⲟⲩⲓⲁ.</w:t>
            </w:r>
          </w:p>
          <w:p w14:paraId="7964CE23" w14:textId="77777777" w:rsidR="001D4695" w:rsidRDefault="001D4695" w:rsidP="00AC3FA8">
            <w:pPr>
              <w:pStyle w:val="CopticVersemulti-line"/>
            </w:pPr>
            <w:r>
              <w:t>Ⲡⲓⲭ̀ⲣⲓⲥⲧⲟⲥ ⲁϥⲉⲣⲛⲏⲥⲧⲉⲩⲓⲛ ⲉ̀ϩ̀ⲣⲏⲓ ⲉ̀ϫⲱⲛ:</w:t>
            </w:r>
          </w:p>
          <w:p w14:paraId="111A84EB" w14:textId="77777777" w:rsidR="001D4695" w:rsidRDefault="001D4695" w:rsidP="00AC3FA8">
            <w:pPr>
              <w:pStyle w:val="CopticVersemulti-line"/>
            </w:pPr>
            <w:r>
              <w:t>ⲛ̀ϩ̀ⲙⲉ ⲛ̀ⲉ̀ϩⲟⲟⲩ ⲛⲉⲙ ϩ̀ⲙⲉ ⲛ̀ⲉ̀ϫⲱⲣϩ:</w:t>
            </w:r>
          </w:p>
          <w:p w14:paraId="3EF9B3F8" w14:textId="3C9D3575" w:rsidR="001D4695" w:rsidRDefault="001D4695" w:rsidP="001D4695">
            <w:pPr>
              <w:pStyle w:val="CopticHangingVerse"/>
            </w:pPr>
            <w:r>
              <w:t>ⲛⲁⲓ ⲛⲁⲛ ⲕⲁⲧⲁ ⲡⲉⲕⲛⲓϣϯ ⲛ̀ⲛⲁⲓ.</w:t>
            </w:r>
          </w:p>
        </w:tc>
      </w:tr>
    </w:tbl>
    <w:p w14:paraId="2EA6CBB8" w14:textId="4717DC07" w:rsidR="008C6F4C" w:rsidRDefault="008C6F4C" w:rsidP="008C6F4C">
      <w:pPr>
        <w:pStyle w:val="Heading4"/>
      </w:pPr>
      <w:r>
        <w:t>The End of Service Hymn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7CFC8D02" w14:textId="77777777" w:rsidTr="008C6F4C">
        <w:trPr>
          <w:cantSplit/>
          <w:jc w:val="center"/>
        </w:trPr>
        <w:tc>
          <w:tcPr>
            <w:tcW w:w="288" w:type="dxa"/>
          </w:tcPr>
          <w:p w14:paraId="4FE22949" w14:textId="77777777" w:rsidR="008C6F4C" w:rsidRDefault="008C6F4C" w:rsidP="008C6F4C">
            <w:pPr>
              <w:pStyle w:val="CopticCross"/>
            </w:pPr>
          </w:p>
        </w:tc>
        <w:tc>
          <w:tcPr>
            <w:tcW w:w="3960" w:type="dxa"/>
          </w:tcPr>
          <w:p w14:paraId="3256AE63" w14:textId="77777777" w:rsidR="008C6F4C" w:rsidRDefault="008C6F4C" w:rsidP="008C6F4C">
            <w:pPr>
              <w:pStyle w:val="EngHangEnd"/>
            </w:pPr>
            <w:r>
              <w:t xml:space="preserve">Amen. Alleluia… </w:t>
            </w:r>
          </w:p>
        </w:tc>
        <w:tc>
          <w:tcPr>
            <w:tcW w:w="288" w:type="dxa"/>
          </w:tcPr>
          <w:p w14:paraId="426CCFC6" w14:textId="77777777" w:rsidR="008C6F4C" w:rsidRDefault="008C6F4C" w:rsidP="008C6F4C"/>
        </w:tc>
        <w:tc>
          <w:tcPr>
            <w:tcW w:w="288" w:type="dxa"/>
          </w:tcPr>
          <w:p w14:paraId="636BC787" w14:textId="77777777" w:rsidR="008C6F4C" w:rsidRDefault="008C6F4C" w:rsidP="008C6F4C">
            <w:pPr>
              <w:pStyle w:val="CopticCross"/>
            </w:pPr>
          </w:p>
        </w:tc>
        <w:tc>
          <w:tcPr>
            <w:tcW w:w="3960" w:type="dxa"/>
          </w:tcPr>
          <w:p w14:paraId="38D275C3" w14:textId="77777777" w:rsidR="008C6F4C" w:rsidRPr="00C35319" w:rsidRDefault="008C6F4C" w:rsidP="008C6F4C">
            <w:pPr>
              <w:pStyle w:val="CopticVersemulti-line"/>
            </w:pPr>
            <w:r>
              <w:t>Ⲁⲙⲏⲛ, ⲁⲗⲗⲏⲗⲟⲩⲓⲁ…</w:t>
            </w:r>
          </w:p>
        </w:tc>
      </w:tr>
      <w:tr w:rsidR="008C6F4C" w14:paraId="39972E10" w14:textId="77777777" w:rsidTr="008C6F4C">
        <w:trPr>
          <w:cantSplit/>
          <w:jc w:val="center"/>
        </w:trPr>
        <w:tc>
          <w:tcPr>
            <w:tcW w:w="288" w:type="dxa"/>
          </w:tcPr>
          <w:p w14:paraId="7FBA7764" w14:textId="77777777" w:rsidR="008C6F4C" w:rsidRDefault="008C6F4C" w:rsidP="008C6F4C">
            <w:pPr>
              <w:pStyle w:val="CopticCross"/>
            </w:pPr>
          </w:p>
        </w:tc>
        <w:tc>
          <w:tcPr>
            <w:tcW w:w="3960" w:type="dxa"/>
          </w:tcPr>
          <w:p w14:paraId="0DC63BEE" w14:textId="77777777" w:rsidR="00CC39D4" w:rsidRDefault="00CC39D4" w:rsidP="00CC39D4">
            <w:pPr>
              <w:pStyle w:val="EngHang"/>
            </w:pPr>
            <w:r>
              <w:t>“Our Lord Jesus Christ,</w:t>
            </w:r>
          </w:p>
          <w:p w14:paraId="64D370B6" w14:textId="77777777" w:rsidR="00CC39D4" w:rsidRDefault="00CC39D4" w:rsidP="00CC39D4">
            <w:pPr>
              <w:pStyle w:val="EngHang"/>
            </w:pPr>
            <w:r>
              <w:t>fasted on our behalf,</w:t>
            </w:r>
          </w:p>
          <w:p w14:paraId="19D54B84" w14:textId="77777777" w:rsidR="00CC39D4" w:rsidRDefault="00CC39D4" w:rsidP="00CC39D4">
            <w:pPr>
              <w:pStyle w:val="EngHang"/>
            </w:pPr>
            <w:r>
              <w:t>forty days and forty nights,</w:t>
            </w:r>
          </w:p>
          <w:p w14:paraId="2F83264C" w14:textId="7542AC34" w:rsidR="008C6F4C" w:rsidRPr="008D031F" w:rsidRDefault="00CC39D4" w:rsidP="00CC39D4">
            <w:pPr>
              <w:pStyle w:val="EngHangEnd"/>
            </w:pPr>
            <w:r>
              <w:t>to save us from our sins.”</w:t>
            </w:r>
          </w:p>
        </w:tc>
        <w:tc>
          <w:tcPr>
            <w:tcW w:w="288" w:type="dxa"/>
          </w:tcPr>
          <w:p w14:paraId="55610BE6" w14:textId="77777777" w:rsidR="008C6F4C" w:rsidRDefault="008C6F4C" w:rsidP="008C6F4C"/>
        </w:tc>
        <w:tc>
          <w:tcPr>
            <w:tcW w:w="288" w:type="dxa"/>
          </w:tcPr>
          <w:p w14:paraId="07124BAD" w14:textId="77777777" w:rsidR="008C6F4C" w:rsidRDefault="008C6F4C" w:rsidP="008C6F4C">
            <w:pPr>
              <w:pStyle w:val="CopticCross"/>
            </w:pPr>
          </w:p>
        </w:tc>
        <w:tc>
          <w:tcPr>
            <w:tcW w:w="3960" w:type="dxa"/>
          </w:tcPr>
          <w:p w14:paraId="774AD720" w14:textId="77777777" w:rsidR="008C6F4C" w:rsidRDefault="00CC39D4" w:rsidP="00CC39D4">
            <w:pPr>
              <w:pStyle w:val="CopticVersemulti-line"/>
            </w:pPr>
            <w:r>
              <w:t>Ⲡⲉⲛ ϭⲟⲓⲥ Ⲓⲥⲟⲩⲥ Ⲡⲓⲭ̀ⲣⲓⲥⲧⲟⲥ</w:t>
            </w:r>
            <w:r w:rsidR="008C6F4C">
              <w:t>:</w:t>
            </w:r>
          </w:p>
          <w:p w14:paraId="13F0F5D7" w14:textId="77777777" w:rsidR="00CC39D4" w:rsidRDefault="00CC39D4" w:rsidP="00CC39D4">
            <w:pPr>
              <w:pStyle w:val="CopticVersemulti-line"/>
            </w:pPr>
            <w:r>
              <w:t>ⲫⲏⲉ̀ⲧⲁϥⲉⲣⲛⲏⲥⲧⲉⲩⲓⲛ ⲉ̀ϩ̀ⲣⲏⲓ ⲉ̀ϫⲱⲛ</w:t>
            </w:r>
          </w:p>
          <w:p w14:paraId="5CC84892" w14:textId="77777777" w:rsidR="00CC39D4" w:rsidRDefault="00CC39D4" w:rsidP="00CC39D4">
            <w:pPr>
              <w:pStyle w:val="CopticVersemulti-line"/>
            </w:pPr>
            <w:r>
              <w:t>ⲛ̀ϩ̀ⲙⲉ ⲛ̀ⲉ̀ϩⲟⲟⲩ ⲛⲉⲙ ϩ̀ⲙⲉ ⲛ̀ⲉ̀ϫⲱⲣϩ:</w:t>
            </w:r>
          </w:p>
          <w:p w14:paraId="63EDEC82" w14:textId="024A701C" w:rsidR="00CC39D4" w:rsidRDefault="00CC39D4" w:rsidP="00CC39D4">
            <w:pPr>
              <w:pStyle w:val="CopticHangingVerse"/>
            </w:pPr>
            <w:r>
              <w:t>ϣⲁ ⲛ̀ⲧⲉϥⲥⲟⲧⲧⲉⲛ ϧⲉⲛ ⲛⲉⲛⲛⲟⲃⲓ.</w:t>
            </w:r>
          </w:p>
        </w:tc>
      </w:tr>
      <w:tr w:rsidR="008C6F4C" w14:paraId="03A4FEAF" w14:textId="77777777" w:rsidTr="008C6F4C">
        <w:trPr>
          <w:cantSplit/>
          <w:jc w:val="center"/>
        </w:trPr>
        <w:tc>
          <w:tcPr>
            <w:tcW w:w="288" w:type="dxa"/>
          </w:tcPr>
          <w:p w14:paraId="77CEF8CC" w14:textId="77777777" w:rsidR="008C6F4C" w:rsidRDefault="008C6F4C" w:rsidP="008C6F4C">
            <w:pPr>
              <w:pStyle w:val="CopticCross"/>
            </w:pPr>
          </w:p>
        </w:tc>
        <w:tc>
          <w:tcPr>
            <w:tcW w:w="3960" w:type="dxa"/>
          </w:tcPr>
          <w:p w14:paraId="5A2B93E8" w14:textId="77777777" w:rsidR="008C6F4C" w:rsidRDefault="008C6F4C" w:rsidP="008C6F4C">
            <w:pPr>
              <w:pStyle w:val="EngHang"/>
            </w:pPr>
            <w:r>
              <w:t>Save us and have mercy upon us…</w:t>
            </w:r>
          </w:p>
        </w:tc>
        <w:tc>
          <w:tcPr>
            <w:tcW w:w="288" w:type="dxa"/>
          </w:tcPr>
          <w:p w14:paraId="54D61767" w14:textId="77777777" w:rsidR="008C6F4C" w:rsidRDefault="008C6F4C" w:rsidP="008C6F4C"/>
        </w:tc>
        <w:tc>
          <w:tcPr>
            <w:tcW w:w="288" w:type="dxa"/>
          </w:tcPr>
          <w:p w14:paraId="344CA861" w14:textId="77777777" w:rsidR="008C6F4C" w:rsidRDefault="008C6F4C" w:rsidP="008C6F4C">
            <w:pPr>
              <w:pStyle w:val="CopticCross"/>
            </w:pPr>
          </w:p>
        </w:tc>
        <w:tc>
          <w:tcPr>
            <w:tcW w:w="3960" w:type="dxa"/>
          </w:tcPr>
          <w:p w14:paraId="7BE46288" w14:textId="77777777" w:rsidR="008C6F4C" w:rsidRDefault="008C6F4C" w:rsidP="008C6F4C">
            <w:pPr>
              <w:pStyle w:val="CopticVerse"/>
            </w:pPr>
            <w:r>
              <w:t>Ⲥⲟϯ ⲙ̀ⲙⲟⲛ ⲟⲩⲟϩ ⲛⲁⲓ ⲛⲁⲛ…</w:t>
            </w:r>
          </w:p>
        </w:tc>
      </w:tr>
    </w:tbl>
    <w:p w14:paraId="7F14936A" w14:textId="77777777" w:rsidR="00495F1A" w:rsidRDefault="00495F1A" w:rsidP="00495F1A">
      <w:pPr>
        <w:pStyle w:val="Heading3"/>
      </w:pPr>
      <w:r>
        <w:t>Lazarus Saturday</w:t>
      </w:r>
      <w:bookmarkEnd w:id="2014"/>
      <w:bookmarkEnd w:id="2015"/>
      <w:bookmarkEnd w:id="2016"/>
      <w:bookmarkEnd w:id="2017"/>
    </w:p>
    <w:p w14:paraId="536840DE" w14:textId="77777777" w:rsidR="00EC2AEB" w:rsidRPr="001E5E16" w:rsidRDefault="00EC2AEB" w:rsidP="00EC2AEB">
      <w:pPr>
        <w:pStyle w:val="Heading4"/>
      </w:pPr>
      <w:bookmarkStart w:id="2018" w:name="_Ref434478195"/>
      <w:r>
        <w:t>The Doxology</w:t>
      </w:r>
      <w:r w:rsidR="00E21EA3">
        <w:t xml:space="preserve"> for Lazarus Saturday</w:t>
      </w:r>
      <w:bookmarkEnd w:id="20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lastRenderedPageBreak/>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2019" w:name="_Ref434476394"/>
      <w:r>
        <w:t>The Psali Batos</w:t>
      </w:r>
      <w:r w:rsidR="006C1B94">
        <w:t xml:space="preserve"> for Lazarus Saturday</w:t>
      </w:r>
      <w:bookmarkEnd w:id="20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2020"/>
            <w:r>
              <w:t>With glory befitting You</w:t>
            </w:r>
            <w:commentRangeEnd w:id="2020"/>
            <w:r>
              <w:rPr>
                <w:rStyle w:val="CommentReference"/>
              </w:rPr>
              <w:commentReference w:id="202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lastRenderedPageBreak/>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lastRenderedPageBreak/>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2021" w:name="_Toc410196231"/>
      <w:bookmarkStart w:id="2022" w:name="_Toc410196473"/>
      <w:bookmarkStart w:id="2023" w:name="_Toc410196975"/>
      <w:bookmarkStart w:id="2024" w:name="_Toc479145674"/>
      <w:r>
        <w:t>Palm Sunday</w:t>
      </w:r>
      <w:bookmarkEnd w:id="2021"/>
      <w:bookmarkEnd w:id="2022"/>
      <w:bookmarkEnd w:id="2023"/>
      <w:bookmarkEnd w:id="2024"/>
    </w:p>
    <w:p w14:paraId="1C79214B" w14:textId="452580E2" w:rsidR="00B91DD6" w:rsidRPr="00B91DD6" w:rsidRDefault="00B91DD6" w:rsidP="00B91DD6">
      <w:pPr>
        <w:pStyle w:val="Heading4"/>
        <w:rPr>
          <w:rFonts w:ascii="Arial Unicode MS" w:eastAsia="Arial Unicode MS" w:hAnsi="Arial Unicode MS" w:cs="Arial Unicode MS"/>
        </w:rPr>
      </w:pPr>
      <w:bookmarkStart w:id="2025" w:name="_Ref434478217"/>
      <w:r>
        <w:t>The Verses of Cymbals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1DD6" w14:paraId="62C89D43" w14:textId="77777777" w:rsidTr="00B91DD6">
        <w:trPr>
          <w:cantSplit/>
          <w:jc w:val="center"/>
        </w:trPr>
        <w:tc>
          <w:tcPr>
            <w:tcW w:w="288" w:type="dxa"/>
          </w:tcPr>
          <w:p w14:paraId="6DFEEC12" w14:textId="77777777" w:rsidR="00B91DD6" w:rsidRDefault="00B91DD6" w:rsidP="00B91DD6">
            <w:pPr>
              <w:pStyle w:val="CopticCross"/>
            </w:pPr>
          </w:p>
        </w:tc>
        <w:tc>
          <w:tcPr>
            <w:tcW w:w="3960" w:type="dxa"/>
          </w:tcPr>
          <w:p w14:paraId="78CC83C0" w14:textId="5B212D15" w:rsidR="00B91DD6" w:rsidRDefault="00B91DD6" w:rsidP="00B91DD6">
            <w:pPr>
              <w:pStyle w:val="EngHang"/>
            </w:pPr>
            <w:r>
              <w:t>Hosanna in the highest,</w:t>
            </w:r>
          </w:p>
          <w:p w14:paraId="22CB6E20" w14:textId="4D77CE08" w:rsidR="00B91DD6" w:rsidRDefault="00B91DD6" w:rsidP="00B91DD6">
            <w:pPr>
              <w:pStyle w:val="EngHang"/>
            </w:pPr>
            <w:r>
              <w:t>This is the King of Israel.</w:t>
            </w:r>
          </w:p>
          <w:p w14:paraId="0827DE67" w14:textId="50989EA8" w:rsidR="00B91DD6" w:rsidRDefault="00B91DD6" w:rsidP="00B91DD6">
            <w:pPr>
              <w:pStyle w:val="EngHang"/>
            </w:pPr>
            <w:r>
              <w:t>Blessed is He who comes</w:t>
            </w:r>
          </w:p>
          <w:p w14:paraId="58E74F9D" w14:textId="788FD67B" w:rsidR="00B91DD6" w:rsidRDefault="00B91DD6" w:rsidP="00B91DD6">
            <w:pPr>
              <w:pStyle w:val="EngHangEnd"/>
            </w:pPr>
            <w:r>
              <w:t>In the Name of the Lord of Hosts.</w:t>
            </w:r>
          </w:p>
        </w:tc>
        <w:tc>
          <w:tcPr>
            <w:tcW w:w="288" w:type="dxa"/>
          </w:tcPr>
          <w:p w14:paraId="3CE62568" w14:textId="77777777" w:rsidR="00B91DD6" w:rsidRDefault="00B91DD6" w:rsidP="00B91DD6"/>
        </w:tc>
        <w:tc>
          <w:tcPr>
            <w:tcW w:w="288" w:type="dxa"/>
          </w:tcPr>
          <w:p w14:paraId="6435EBC8" w14:textId="77777777" w:rsidR="00B91DD6" w:rsidRDefault="00B91DD6" w:rsidP="00B91DD6">
            <w:pPr>
              <w:pStyle w:val="CopticCross"/>
            </w:pPr>
          </w:p>
        </w:tc>
        <w:tc>
          <w:tcPr>
            <w:tcW w:w="3960" w:type="dxa"/>
          </w:tcPr>
          <w:p w14:paraId="652E84EA" w14:textId="44C575DA" w:rsidR="00B91DD6" w:rsidRDefault="00B91DD6" w:rsidP="00B91DD6">
            <w:pPr>
              <w:pStyle w:val="CopticVersemulti-line"/>
            </w:pPr>
            <w:r>
              <w:t>Ⲱⲥⲁⲛⲁ ϧⲉⲛ ⲛⲏⲉⲧϭⲟⲥⲓ:</w:t>
            </w:r>
          </w:p>
          <w:p w14:paraId="6647086E" w14:textId="5BBC2A46" w:rsidR="00B91DD6" w:rsidRDefault="00B91DD6" w:rsidP="00B91DD6">
            <w:pPr>
              <w:pStyle w:val="CopticVersemulti-line"/>
            </w:pPr>
            <w:r>
              <w:t>ⲫⲁⲓ ⲡⲉ ⲡ̀ⲟⲩⲣⲟ ⲙ̀Ⲡⲓⲥ̀ⲣⲁⲏⲗ:</w:t>
            </w:r>
          </w:p>
          <w:p w14:paraId="7092B29C" w14:textId="506A8EEA" w:rsidR="00B91DD6" w:rsidRDefault="00B91DD6" w:rsidP="00B91DD6">
            <w:pPr>
              <w:pStyle w:val="CopticVersemulti-line"/>
            </w:pPr>
            <w:r>
              <w:t>ϥ̀ⲥ̀ⲙⲁⲣⲱⲟⲩⲧ ⲛ̀ϫⲉ ⲫⲏⲉⲑⲛⲏⲟⲩ:</w:t>
            </w:r>
          </w:p>
          <w:p w14:paraId="44AE037D" w14:textId="597F1CF3" w:rsidR="00B91DD6" w:rsidRPr="00C35319" w:rsidRDefault="00B91DD6" w:rsidP="00B91DD6">
            <w:pPr>
              <w:pStyle w:val="CopticHangingVerse"/>
            </w:pPr>
            <w:r>
              <w:t>ϧⲉⲛ ⲫ̀ⲣⲁⲛ ⲙ̀Ⲡϭⲟⲓⲥ ⲛ̀ⲧⲉ ⲛⲓϫⲱⲙ.</w:t>
            </w:r>
          </w:p>
        </w:tc>
      </w:tr>
      <w:tr w:rsidR="00B91DD6" w14:paraId="4E8F246E" w14:textId="77777777" w:rsidTr="00B91DD6">
        <w:trPr>
          <w:cantSplit/>
          <w:jc w:val="center"/>
        </w:trPr>
        <w:tc>
          <w:tcPr>
            <w:tcW w:w="288" w:type="dxa"/>
          </w:tcPr>
          <w:p w14:paraId="4545FEC9" w14:textId="77777777" w:rsidR="00B91DD6" w:rsidRDefault="00B91DD6" w:rsidP="00B91DD6">
            <w:pPr>
              <w:pStyle w:val="CopticCross"/>
            </w:pPr>
          </w:p>
        </w:tc>
        <w:tc>
          <w:tcPr>
            <w:tcW w:w="3960" w:type="dxa"/>
          </w:tcPr>
          <w:p w14:paraId="7DCE6D25" w14:textId="1A1B13CD" w:rsidR="00B91DD6" w:rsidRDefault="00B91DD6" w:rsidP="00B91DD6">
            <w:pPr>
              <w:pStyle w:val="EngHang"/>
            </w:pPr>
            <w:r>
              <w:t>He who sits upon the cherubim,</w:t>
            </w:r>
          </w:p>
          <w:p w14:paraId="1BD35F2A" w14:textId="68AFF523" w:rsidR="00B91DD6" w:rsidRDefault="00B91DD6" w:rsidP="00B91DD6">
            <w:pPr>
              <w:pStyle w:val="EngHang"/>
            </w:pPr>
            <w:r>
              <w:t>Sat upon a donkey,</w:t>
            </w:r>
          </w:p>
          <w:p w14:paraId="415C2CD0" w14:textId="47073B45" w:rsidR="00B91DD6" w:rsidRDefault="00B91DD6" w:rsidP="00B91DD6">
            <w:pPr>
              <w:pStyle w:val="EngHang"/>
            </w:pPr>
            <w:r>
              <w:t>And entered Jerusalem,</w:t>
            </w:r>
          </w:p>
          <w:p w14:paraId="733E270A" w14:textId="0A9CD201" w:rsidR="00B91DD6" w:rsidRDefault="00B91DD6" w:rsidP="00B91DD6">
            <w:pPr>
              <w:pStyle w:val="EngHangEnd"/>
            </w:pPr>
            <w:r>
              <w:t>Oh what great humility.</w:t>
            </w:r>
          </w:p>
        </w:tc>
        <w:tc>
          <w:tcPr>
            <w:tcW w:w="288" w:type="dxa"/>
          </w:tcPr>
          <w:p w14:paraId="326C9B8D" w14:textId="77777777" w:rsidR="00B91DD6" w:rsidRDefault="00B91DD6" w:rsidP="00B91DD6"/>
        </w:tc>
        <w:tc>
          <w:tcPr>
            <w:tcW w:w="288" w:type="dxa"/>
          </w:tcPr>
          <w:p w14:paraId="0B983FE0" w14:textId="77777777" w:rsidR="00B91DD6" w:rsidRDefault="00B91DD6" w:rsidP="00B91DD6">
            <w:pPr>
              <w:pStyle w:val="CopticCross"/>
            </w:pPr>
          </w:p>
        </w:tc>
        <w:tc>
          <w:tcPr>
            <w:tcW w:w="3960" w:type="dxa"/>
          </w:tcPr>
          <w:p w14:paraId="14A8926A" w14:textId="539BC445" w:rsidR="00B91DD6" w:rsidRDefault="00B91DD6" w:rsidP="00B91DD6">
            <w:pPr>
              <w:pStyle w:val="CopticVersemulti-line"/>
            </w:pPr>
            <w:r>
              <w:t>Ⲫⲏⲉⲧϩⲉⲙⲥⲓ ϩⲓϫⲉⲛ ⲛⲓⲭⲉⲣⲟⲩⲃⲓⲙ:</w:t>
            </w:r>
          </w:p>
          <w:p w14:paraId="19C572C5" w14:textId="32431915" w:rsidR="00B91DD6" w:rsidRDefault="00B91DD6" w:rsidP="00B91DD6">
            <w:pPr>
              <w:pStyle w:val="CopticVersemulti-line"/>
            </w:pPr>
            <w:r>
              <w:t>ⲁϥⲧⲁⲗⲟϥ ⲉ̀ⲟⲩⲉ̀ⲱ̀:</w:t>
            </w:r>
          </w:p>
          <w:p w14:paraId="532614D7" w14:textId="14C757E6" w:rsidR="00B91DD6" w:rsidRDefault="00B91DD6" w:rsidP="00B91DD6">
            <w:pPr>
              <w:pStyle w:val="CopticVersemulti-line"/>
            </w:pPr>
            <w:r>
              <w:t>ⲁϥϣⲉ ⲉ̀ϧⲟⲩⲛ ⲉ̀Ⲓⲉⲣⲟⲩⲥⲁⲗⲏⲙ:</w:t>
            </w:r>
          </w:p>
          <w:p w14:paraId="2205AB73" w14:textId="3BE7311D" w:rsidR="00B91DD6" w:rsidRDefault="00B91DD6" w:rsidP="00B91DD6">
            <w:pPr>
              <w:pStyle w:val="CopticHangingVerse"/>
            </w:pPr>
            <w:r>
              <w:t>ⲡⲁⲓⲛⲓϣϯ ⲛ̀ⲑⲉⲃⲓⲟ.</w:t>
            </w:r>
          </w:p>
        </w:tc>
      </w:tr>
    </w:tbl>
    <w:p w14:paraId="5FD5B809" w14:textId="77777777" w:rsidR="00EC2AEB" w:rsidRPr="001E5E16" w:rsidRDefault="00EC2AEB" w:rsidP="00EC2AEB">
      <w:pPr>
        <w:pStyle w:val="Heading4"/>
      </w:pPr>
      <w:bookmarkStart w:id="2026" w:name="_Ref485108442"/>
      <w:r>
        <w:lastRenderedPageBreak/>
        <w:t xml:space="preserve">The </w:t>
      </w:r>
      <w:r w:rsidR="00FA139D">
        <w:t xml:space="preserve">First </w:t>
      </w:r>
      <w:r>
        <w:t>Doxology</w:t>
      </w:r>
      <w:r w:rsidR="00E21EA3">
        <w:t xml:space="preserve"> for Palm Sunday</w:t>
      </w:r>
      <w:bookmarkEnd w:id="2025"/>
      <w:bookmarkEnd w:id="20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2027"/>
            <w:r>
              <w:t>To the ages.</w:t>
            </w:r>
            <w:commentRangeEnd w:id="2027"/>
            <w:r>
              <w:rPr>
                <w:rStyle w:val="CommentReference"/>
              </w:rPr>
              <w:commentReference w:id="202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2028" w:name="_Ref434478234"/>
      <w:r>
        <w:t>The Second Doxology</w:t>
      </w:r>
      <w:r w:rsidR="00E21EA3">
        <w:t xml:space="preserve"> for Palm Sunday</w:t>
      </w:r>
      <w:bookmarkEnd w:id="20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8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2029" w:name="_Ref434478255"/>
      <w:r>
        <w:lastRenderedPageBreak/>
        <w:t>The Third Doxology</w:t>
      </w:r>
      <w:r w:rsidR="00E21EA3">
        <w:t xml:space="preserve"> for Palm Sunday</w:t>
      </w:r>
      <w:bookmarkEnd w:id="2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9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2030"/>
            <w:r>
              <w:t xml:space="preserve">is </w:t>
            </w:r>
            <w:commentRangeEnd w:id="2030"/>
            <w:r>
              <w:rPr>
                <w:rStyle w:val="CommentReference"/>
              </w:rPr>
              <w:commentReference w:id="203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76F84B7C" w14:textId="3CCF25A3" w:rsidR="00914BF2" w:rsidRDefault="00914BF2" w:rsidP="00A043A7">
      <w:pPr>
        <w:pStyle w:val="Heading4"/>
        <w:rPr>
          <w:lang w:val="en-US"/>
        </w:rPr>
      </w:pPr>
      <w:bookmarkStart w:id="2031" w:name="_Ref434476417"/>
      <w:r>
        <w:rPr>
          <w:lang w:val="en-US"/>
        </w:rPr>
        <w:t>Blessed is He</w:t>
      </w:r>
    </w:p>
    <w:p w14:paraId="71E3AB63" w14:textId="312370F7" w:rsidR="00914BF2" w:rsidRPr="00914BF2" w:rsidRDefault="00F06EEE" w:rsidP="00914BF2">
      <w:pPr>
        <w:pStyle w:val="Rubric"/>
        <w:rPr>
          <w:lang w:val="en-US"/>
        </w:rPr>
      </w:pPr>
      <w:r>
        <w:rPr>
          <w:lang w:val="en-US"/>
        </w:rPr>
        <w:t xml:space="preserve">The people sing the following at Vespers after “God have mercy upon us.” </w:t>
      </w:r>
      <w:r w:rsidR="00914BF2">
        <w:rPr>
          <w:lang w:val="en-US"/>
        </w:rPr>
        <w:t>In some parishes, the children</w:t>
      </w:r>
      <w:r w:rsidR="0065590E">
        <w:rPr>
          <w:lang w:val="en-US"/>
        </w:rPr>
        <w:t>, or all the people,</w:t>
      </w:r>
      <w:r w:rsidR="00914BF2">
        <w:rPr>
          <w:lang w:val="en-US"/>
        </w:rPr>
        <w:t xml:space="preserve"> process around the Nave three times, carrying palm leaves, often woven into crosses</w:t>
      </w:r>
      <w:r>
        <w:rPr>
          <w:lang w:val="en-US"/>
        </w:rPr>
        <w:t xml:space="preserve"> or other items, followed by the deacon carrying the icon of Palm Sunday, followed by the presbyter censing the icon. In other parishes, there is no procession</w:t>
      </w:r>
      <w:r w:rsidR="00031FEC">
        <w:rPr>
          <w:lang w:val="en-US"/>
        </w:rPr>
        <w:t xml:space="preserve"> (perhaps due to clericalism, unable to accept a procession for children</w:t>
      </w:r>
      <w:r w:rsidR="0065590E">
        <w:rPr>
          <w:lang w:val="en-US"/>
        </w:rPr>
        <w:t xml:space="preserve"> or the people,</w:t>
      </w:r>
      <w:r w:rsidR="00031FEC">
        <w:rPr>
          <w:lang w:val="en-US"/>
        </w:rPr>
        <w:t xml:space="preserve"> rather than clergy?)</w:t>
      </w:r>
      <w:r>
        <w:rPr>
          <w:lang w:val="en-US"/>
        </w:rPr>
        <w:t>, and the icon is censed while the hymn is sung. It is sung again during the Liturgy, before the Trisagion, with no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4BF2" w14:paraId="75AC0361" w14:textId="77777777" w:rsidTr="00F06EEE">
        <w:trPr>
          <w:cantSplit/>
          <w:jc w:val="center"/>
        </w:trPr>
        <w:tc>
          <w:tcPr>
            <w:tcW w:w="288" w:type="dxa"/>
          </w:tcPr>
          <w:p w14:paraId="01E499A7" w14:textId="77777777" w:rsidR="00914BF2" w:rsidRDefault="00914BF2" w:rsidP="00F06EEE">
            <w:pPr>
              <w:pStyle w:val="CopticCross"/>
            </w:pPr>
          </w:p>
        </w:tc>
        <w:tc>
          <w:tcPr>
            <w:tcW w:w="3960" w:type="dxa"/>
          </w:tcPr>
          <w:p w14:paraId="674DCAF9" w14:textId="04CC2054" w:rsidR="00914BF2" w:rsidRDefault="00914BF2" w:rsidP="00F06EEE">
            <w:pPr>
              <w:pStyle w:val="EngHang"/>
            </w:pPr>
            <w:r>
              <w:t>Blessed is He Who comes in the Name of the Lord;</w:t>
            </w:r>
          </w:p>
          <w:p w14:paraId="2E709032" w14:textId="06D8939B" w:rsidR="00914BF2" w:rsidRDefault="00914BF2" w:rsidP="00F06EEE">
            <w:pPr>
              <w:pStyle w:val="EngHangEnd"/>
            </w:pPr>
            <w:r>
              <w:t>Again, in the Name of the Lord..</w:t>
            </w:r>
          </w:p>
        </w:tc>
        <w:tc>
          <w:tcPr>
            <w:tcW w:w="288" w:type="dxa"/>
          </w:tcPr>
          <w:p w14:paraId="2F588A8F" w14:textId="77777777" w:rsidR="00914BF2" w:rsidRDefault="00914BF2" w:rsidP="00F06EEE"/>
        </w:tc>
        <w:tc>
          <w:tcPr>
            <w:tcW w:w="288" w:type="dxa"/>
          </w:tcPr>
          <w:p w14:paraId="72C852DB" w14:textId="77777777" w:rsidR="00914BF2" w:rsidRDefault="00914BF2" w:rsidP="00F06EEE">
            <w:pPr>
              <w:pStyle w:val="CopticCross"/>
            </w:pPr>
          </w:p>
        </w:tc>
        <w:tc>
          <w:tcPr>
            <w:tcW w:w="3960" w:type="dxa"/>
          </w:tcPr>
          <w:p w14:paraId="5F033E7F" w14:textId="5AA6DDE9" w:rsidR="00914BF2" w:rsidRDefault="00914BF2" w:rsidP="00914BF2">
            <w:pPr>
              <w:pStyle w:val="CopticVersemulti-line"/>
            </w:pPr>
            <w:r>
              <w:t>Ⲉⲩⲗⲟⲅⲓⲙⲉⲛⲟⲥ ⲟ̀ⲉⲣⲭⲟⲙⲉⲛⲟⲥ ⲉⲛ ⲟ̀ⲛⲟⲙⲁⲧⲓ Ⲕⲩⲣⲓⲟ:</w:t>
            </w:r>
          </w:p>
          <w:p w14:paraId="1A8183DA" w14:textId="688B3AA7" w:rsidR="00914BF2" w:rsidRPr="00C35319" w:rsidRDefault="00914BF2" w:rsidP="00914BF2">
            <w:pPr>
              <w:pStyle w:val="CopticHangingVerse"/>
            </w:pPr>
            <w:r>
              <w:t>ⲡⲁⲗⲓⲛ ⲉⲛ ⲟ̀ⲛⲟⲙⲁⲧⲓ Ⲕⲩⲣⲓⲟⲩ.</w:t>
            </w:r>
          </w:p>
        </w:tc>
      </w:tr>
      <w:tr w:rsidR="00914BF2" w14:paraId="7ADFED5F" w14:textId="77777777" w:rsidTr="00F06EEE">
        <w:trPr>
          <w:cantSplit/>
          <w:jc w:val="center"/>
        </w:trPr>
        <w:tc>
          <w:tcPr>
            <w:tcW w:w="288" w:type="dxa"/>
          </w:tcPr>
          <w:p w14:paraId="630AA17D" w14:textId="77777777" w:rsidR="00914BF2" w:rsidRDefault="00914BF2" w:rsidP="00F06EEE">
            <w:pPr>
              <w:pStyle w:val="CopticCross"/>
            </w:pPr>
          </w:p>
        </w:tc>
        <w:tc>
          <w:tcPr>
            <w:tcW w:w="3960" w:type="dxa"/>
          </w:tcPr>
          <w:p w14:paraId="3850728A" w14:textId="75D5EB64" w:rsidR="00914BF2" w:rsidRDefault="00914BF2" w:rsidP="00F06EEE">
            <w:pPr>
              <w:pStyle w:val="EngHang"/>
            </w:pPr>
            <w:r>
              <w:t>Hosanna to the Son of David;</w:t>
            </w:r>
          </w:p>
          <w:p w14:paraId="0146D953" w14:textId="3E55EFCC" w:rsidR="00914BF2" w:rsidRDefault="00914BF2" w:rsidP="00914BF2">
            <w:pPr>
              <w:pStyle w:val="EngHangEnd"/>
            </w:pPr>
            <w:r>
              <w:t>Again to the Son of Davild.</w:t>
            </w:r>
          </w:p>
        </w:tc>
        <w:tc>
          <w:tcPr>
            <w:tcW w:w="288" w:type="dxa"/>
          </w:tcPr>
          <w:p w14:paraId="160BF9AE" w14:textId="77777777" w:rsidR="00914BF2" w:rsidRDefault="00914BF2" w:rsidP="00F06EEE"/>
        </w:tc>
        <w:tc>
          <w:tcPr>
            <w:tcW w:w="288" w:type="dxa"/>
          </w:tcPr>
          <w:p w14:paraId="64764859" w14:textId="77777777" w:rsidR="00914BF2" w:rsidRDefault="00914BF2" w:rsidP="00F06EEE">
            <w:pPr>
              <w:pStyle w:val="CopticCross"/>
            </w:pPr>
          </w:p>
        </w:tc>
        <w:tc>
          <w:tcPr>
            <w:tcW w:w="3960" w:type="dxa"/>
          </w:tcPr>
          <w:p w14:paraId="69C8C674" w14:textId="224EE991" w:rsidR="00914BF2" w:rsidRDefault="00914BF2" w:rsidP="00F06EEE">
            <w:pPr>
              <w:pStyle w:val="CopticVersemulti-line"/>
            </w:pPr>
            <w:r>
              <w:t>Ⲱⲥⲁⲛⲛⲁ ⲧⲱ ⲩ̀ⲓⲱ Ⲇⲁⲩⲓⲇ:</w:t>
            </w:r>
          </w:p>
          <w:p w14:paraId="567252D1" w14:textId="67D14C26" w:rsidR="00914BF2" w:rsidRDefault="00914BF2" w:rsidP="00F06EEE">
            <w:pPr>
              <w:pStyle w:val="CopticHangingVerse"/>
            </w:pPr>
            <w:r>
              <w:t>ⲡⲁⲗⲓⲛ ⲧⲱ ⲩ̀ⲓⲱ Ⲇⲁⲩⲓⲇ.</w:t>
            </w:r>
          </w:p>
        </w:tc>
      </w:tr>
      <w:tr w:rsidR="00914BF2" w14:paraId="0F56138B" w14:textId="77777777" w:rsidTr="00F06EEE">
        <w:trPr>
          <w:cantSplit/>
          <w:jc w:val="center"/>
        </w:trPr>
        <w:tc>
          <w:tcPr>
            <w:tcW w:w="288" w:type="dxa"/>
          </w:tcPr>
          <w:p w14:paraId="55AEC538" w14:textId="77777777" w:rsidR="00914BF2" w:rsidRDefault="00914BF2" w:rsidP="00F06EEE">
            <w:pPr>
              <w:pStyle w:val="CopticCross"/>
            </w:pPr>
          </w:p>
        </w:tc>
        <w:tc>
          <w:tcPr>
            <w:tcW w:w="3960" w:type="dxa"/>
          </w:tcPr>
          <w:p w14:paraId="17ACAD80" w14:textId="77777777" w:rsidR="00914BF2" w:rsidRDefault="00914BF2" w:rsidP="00F06EEE">
            <w:pPr>
              <w:pStyle w:val="EngHang"/>
            </w:pPr>
            <w:r>
              <w:t>Hosanna in the highest;</w:t>
            </w:r>
          </w:p>
          <w:p w14:paraId="2CD0C7C4" w14:textId="495F642C" w:rsidR="00914BF2" w:rsidRDefault="00914BF2" w:rsidP="00914BF2">
            <w:pPr>
              <w:pStyle w:val="EngHangEnd"/>
            </w:pPr>
            <w:r>
              <w:t>Again, in the highest.</w:t>
            </w:r>
          </w:p>
        </w:tc>
        <w:tc>
          <w:tcPr>
            <w:tcW w:w="288" w:type="dxa"/>
          </w:tcPr>
          <w:p w14:paraId="608C7C8C" w14:textId="77777777" w:rsidR="00914BF2" w:rsidRDefault="00914BF2" w:rsidP="00F06EEE"/>
        </w:tc>
        <w:tc>
          <w:tcPr>
            <w:tcW w:w="288" w:type="dxa"/>
          </w:tcPr>
          <w:p w14:paraId="0892F89B" w14:textId="77777777" w:rsidR="00914BF2" w:rsidRDefault="00914BF2" w:rsidP="00F06EEE">
            <w:pPr>
              <w:pStyle w:val="CopticCross"/>
            </w:pPr>
          </w:p>
        </w:tc>
        <w:tc>
          <w:tcPr>
            <w:tcW w:w="3960" w:type="dxa"/>
          </w:tcPr>
          <w:p w14:paraId="74270DE8" w14:textId="77777777" w:rsidR="00914BF2" w:rsidRDefault="00914BF2" w:rsidP="00F06EEE">
            <w:pPr>
              <w:pStyle w:val="CopticVersemulti-line"/>
            </w:pPr>
            <w:r>
              <w:t>Ⲱⲥⲁⲛⲁ ⲉⲛ ⲧⲓⲥ ⲩ̀ⲯⲓⲥⲧⲓⲥ:</w:t>
            </w:r>
          </w:p>
          <w:p w14:paraId="0957FB73" w14:textId="24E8057B" w:rsidR="00914BF2" w:rsidRDefault="00914BF2" w:rsidP="00914BF2">
            <w:pPr>
              <w:pStyle w:val="CopticHangingVerse"/>
            </w:pPr>
            <w:r>
              <w:t>ⲡⲁⲗⲓⲛ ⲉⲛ ⲧⲏⲓⲥ ⲩ̀ⲯⲓⲥⲧⲓⲥ.</w:t>
            </w:r>
          </w:p>
        </w:tc>
      </w:tr>
      <w:tr w:rsidR="00914BF2" w14:paraId="61F21004" w14:textId="77777777" w:rsidTr="00F06EEE">
        <w:trPr>
          <w:cantSplit/>
          <w:jc w:val="center"/>
        </w:trPr>
        <w:tc>
          <w:tcPr>
            <w:tcW w:w="288" w:type="dxa"/>
          </w:tcPr>
          <w:p w14:paraId="37B2AE23" w14:textId="77777777" w:rsidR="00914BF2" w:rsidRDefault="00914BF2" w:rsidP="00F06EEE">
            <w:pPr>
              <w:pStyle w:val="CopticCross"/>
            </w:pPr>
          </w:p>
        </w:tc>
        <w:tc>
          <w:tcPr>
            <w:tcW w:w="3960" w:type="dxa"/>
          </w:tcPr>
          <w:p w14:paraId="315DC6C0" w14:textId="77777777" w:rsidR="00914BF2" w:rsidRDefault="00914BF2" w:rsidP="00F06EEE">
            <w:pPr>
              <w:pStyle w:val="EngHang"/>
            </w:pPr>
            <w:r>
              <w:t>Hosanna to the King of Israel;</w:t>
            </w:r>
          </w:p>
          <w:p w14:paraId="5CCF4377" w14:textId="59BDE3F7" w:rsidR="00914BF2" w:rsidRDefault="00914BF2" w:rsidP="00914BF2">
            <w:pPr>
              <w:pStyle w:val="EngHangEnd"/>
            </w:pPr>
            <w:r>
              <w:t>Again, to the King of Israel.</w:t>
            </w:r>
          </w:p>
        </w:tc>
        <w:tc>
          <w:tcPr>
            <w:tcW w:w="288" w:type="dxa"/>
          </w:tcPr>
          <w:p w14:paraId="165C0267" w14:textId="77777777" w:rsidR="00914BF2" w:rsidRDefault="00914BF2" w:rsidP="00F06EEE"/>
        </w:tc>
        <w:tc>
          <w:tcPr>
            <w:tcW w:w="288" w:type="dxa"/>
          </w:tcPr>
          <w:p w14:paraId="62D4D88C" w14:textId="77777777" w:rsidR="00914BF2" w:rsidRDefault="00914BF2" w:rsidP="00F06EEE">
            <w:pPr>
              <w:pStyle w:val="CopticCross"/>
            </w:pPr>
          </w:p>
        </w:tc>
        <w:tc>
          <w:tcPr>
            <w:tcW w:w="3960" w:type="dxa"/>
          </w:tcPr>
          <w:p w14:paraId="33E7D57F" w14:textId="77777777" w:rsidR="00914BF2" w:rsidRDefault="00914BF2" w:rsidP="00F06EEE">
            <w:pPr>
              <w:pStyle w:val="CopticVersemulti-line"/>
            </w:pPr>
            <w:r>
              <w:t>Ⲱⲥⲁⲛⲁ ⲃⲁⲥⲓⲗⲓ ⲧⲟⲩ Ⲓⲥⲣⲁⲏⲗ:</w:t>
            </w:r>
          </w:p>
          <w:p w14:paraId="1A84565E" w14:textId="54714A96" w:rsidR="00914BF2" w:rsidRDefault="00914BF2" w:rsidP="00914BF2">
            <w:pPr>
              <w:pStyle w:val="CopticHangingVerse"/>
            </w:pPr>
            <w:r>
              <w:t>ⲡⲁⲗⲓⲛ ⲃⲁⲥⲓⲗⲓ ⲧⲟⲩ Ⲓⲥⲣⲁⲏⲗ.</w:t>
            </w:r>
          </w:p>
        </w:tc>
      </w:tr>
      <w:tr w:rsidR="00914BF2" w14:paraId="10F0F268" w14:textId="77777777" w:rsidTr="00F06EEE">
        <w:trPr>
          <w:cantSplit/>
          <w:jc w:val="center"/>
        </w:trPr>
        <w:tc>
          <w:tcPr>
            <w:tcW w:w="288" w:type="dxa"/>
          </w:tcPr>
          <w:p w14:paraId="783C5873" w14:textId="77777777" w:rsidR="00914BF2" w:rsidRDefault="00914BF2" w:rsidP="00F06EEE">
            <w:pPr>
              <w:pStyle w:val="CopticCross"/>
            </w:pPr>
          </w:p>
        </w:tc>
        <w:tc>
          <w:tcPr>
            <w:tcW w:w="3960" w:type="dxa"/>
          </w:tcPr>
          <w:p w14:paraId="3E1A2033" w14:textId="3A7DC0AB" w:rsidR="00914BF2" w:rsidRDefault="00914BF2" w:rsidP="00F06EEE">
            <w:pPr>
              <w:pStyle w:val="EngHang"/>
            </w:pPr>
            <w:r>
              <w:t>Let us praise Him, saying,</w:t>
            </w:r>
          </w:p>
        </w:tc>
        <w:tc>
          <w:tcPr>
            <w:tcW w:w="288" w:type="dxa"/>
          </w:tcPr>
          <w:p w14:paraId="0B521813" w14:textId="77777777" w:rsidR="00914BF2" w:rsidRDefault="00914BF2" w:rsidP="00F06EEE"/>
        </w:tc>
        <w:tc>
          <w:tcPr>
            <w:tcW w:w="288" w:type="dxa"/>
          </w:tcPr>
          <w:p w14:paraId="677258AE" w14:textId="77777777" w:rsidR="00914BF2" w:rsidRDefault="00914BF2" w:rsidP="00F06EEE">
            <w:pPr>
              <w:pStyle w:val="CopticCross"/>
            </w:pPr>
          </w:p>
        </w:tc>
        <w:tc>
          <w:tcPr>
            <w:tcW w:w="3960" w:type="dxa"/>
          </w:tcPr>
          <w:p w14:paraId="28C10BDD" w14:textId="7A715C63" w:rsidR="00914BF2" w:rsidRDefault="00914BF2" w:rsidP="00914BF2">
            <w:pPr>
              <w:pStyle w:val="CopticHangingVerse"/>
            </w:pPr>
            <w:r>
              <w:t>Ⲧⲉⲛ ⲉⲣⲯⲁⲗⲓⲛ ⲉⲛϫⲱ ⲙ̀ⲙⲟⲥ:</w:t>
            </w:r>
          </w:p>
        </w:tc>
      </w:tr>
      <w:tr w:rsidR="00914BF2" w14:paraId="1EEA6895" w14:textId="77777777" w:rsidTr="00F06EEE">
        <w:trPr>
          <w:cantSplit/>
          <w:jc w:val="center"/>
        </w:trPr>
        <w:tc>
          <w:tcPr>
            <w:tcW w:w="288" w:type="dxa"/>
          </w:tcPr>
          <w:p w14:paraId="7F089FBF" w14:textId="77777777" w:rsidR="00914BF2" w:rsidRDefault="00914BF2" w:rsidP="00F06EEE">
            <w:pPr>
              <w:pStyle w:val="CopticCross"/>
            </w:pPr>
          </w:p>
        </w:tc>
        <w:tc>
          <w:tcPr>
            <w:tcW w:w="3960" w:type="dxa"/>
          </w:tcPr>
          <w:p w14:paraId="08E565F7" w14:textId="188007DC" w:rsidR="00914BF2" w:rsidRDefault="00914BF2" w:rsidP="00F06EEE">
            <w:pPr>
              <w:pStyle w:val="EngHang"/>
            </w:pPr>
            <w:r>
              <w:t>“Alleluia, Alleluia, Alleluia.</w:t>
            </w:r>
          </w:p>
        </w:tc>
        <w:tc>
          <w:tcPr>
            <w:tcW w:w="288" w:type="dxa"/>
          </w:tcPr>
          <w:p w14:paraId="638566B5" w14:textId="77777777" w:rsidR="00914BF2" w:rsidRDefault="00914BF2" w:rsidP="00F06EEE"/>
        </w:tc>
        <w:tc>
          <w:tcPr>
            <w:tcW w:w="288" w:type="dxa"/>
          </w:tcPr>
          <w:p w14:paraId="0FC20D84" w14:textId="77777777" w:rsidR="00914BF2" w:rsidRDefault="00914BF2" w:rsidP="00F06EEE">
            <w:pPr>
              <w:pStyle w:val="CopticCross"/>
            </w:pPr>
          </w:p>
        </w:tc>
        <w:tc>
          <w:tcPr>
            <w:tcW w:w="3960" w:type="dxa"/>
          </w:tcPr>
          <w:p w14:paraId="228D39AD" w14:textId="09DA148E" w:rsidR="00914BF2" w:rsidRDefault="00914BF2" w:rsidP="00914BF2">
            <w:pPr>
              <w:pStyle w:val="CopticHangingVerse"/>
            </w:pPr>
            <w:r>
              <w:t>Ⲁⲗⲗⲏⲗⲟⲩⲓⲁ: ⲁⲗⲗⲏⲗⲟⲩⲓⲁ: ⲁⲗⲗⲏⲗⲟⲩⲓⲁ.</w:t>
            </w:r>
          </w:p>
        </w:tc>
      </w:tr>
      <w:tr w:rsidR="00914BF2" w14:paraId="4EC36387" w14:textId="77777777" w:rsidTr="00F06EEE">
        <w:trPr>
          <w:cantSplit/>
          <w:jc w:val="center"/>
        </w:trPr>
        <w:tc>
          <w:tcPr>
            <w:tcW w:w="288" w:type="dxa"/>
          </w:tcPr>
          <w:p w14:paraId="177A9E96" w14:textId="77777777" w:rsidR="00914BF2" w:rsidRDefault="00914BF2" w:rsidP="00F06EEE">
            <w:pPr>
              <w:pStyle w:val="CopticCross"/>
            </w:pPr>
          </w:p>
        </w:tc>
        <w:tc>
          <w:tcPr>
            <w:tcW w:w="3960" w:type="dxa"/>
          </w:tcPr>
          <w:p w14:paraId="09CC3B55" w14:textId="77777777" w:rsidR="00914BF2" w:rsidRDefault="00914BF2" w:rsidP="00F06EEE">
            <w:pPr>
              <w:pStyle w:val="EngHang"/>
            </w:pPr>
            <w:r>
              <w:t>Glory be to our God;</w:t>
            </w:r>
          </w:p>
          <w:p w14:paraId="5622AEA4" w14:textId="1936144F" w:rsidR="00914BF2" w:rsidRDefault="00914BF2" w:rsidP="00F06EEE">
            <w:pPr>
              <w:pStyle w:val="EngHang"/>
            </w:pPr>
            <w:r>
              <w:t>Again, glory be to our God.”</w:t>
            </w:r>
          </w:p>
        </w:tc>
        <w:tc>
          <w:tcPr>
            <w:tcW w:w="288" w:type="dxa"/>
          </w:tcPr>
          <w:p w14:paraId="0B92B4BB" w14:textId="77777777" w:rsidR="00914BF2" w:rsidRDefault="00914BF2" w:rsidP="00F06EEE"/>
        </w:tc>
        <w:tc>
          <w:tcPr>
            <w:tcW w:w="288" w:type="dxa"/>
          </w:tcPr>
          <w:p w14:paraId="162C13AC" w14:textId="77777777" w:rsidR="00914BF2" w:rsidRDefault="00914BF2" w:rsidP="00F06EEE">
            <w:pPr>
              <w:pStyle w:val="CopticCross"/>
            </w:pPr>
          </w:p>
        </w:tc>
        <w:tc>
          <w:tcPr>
            <w:tcW w:w="3960" w:type="dxa"/>
          </w:tcPr>
          <w:p w14:paraId="1D9ABC2B" w14:textId="77777777" w:rsidR="00914BF2" w:rsidRDefault="00914BF2" w:rsidP="00914BF2">
            <w:pPr>
              <w:pStyle w:val="CopticVersemulti-line"/>
            </w:pPr>
            <w:r>
              <w:t>Ⲡⲓⲱ̀ⲟⲩ ⲫⲁ Ⲡⲉⲛⲛⲟⲩϯ</w:t>
            </w:r>
          </w:p>
          <w:p w14:paraId="33FB67A1" w14:textId="514D4D49" w:rsidR="00914BF2" w:rsidRDefault="00914BF2" w:rsidP="00914BF2">
            <w:pPr>
              <w:pStyle w:val="CopticHangingVerse"/>
            </w:pPr>
            <w:r>
              <w:t>ⲡⲉ ⲡⲁⲗⲓⲛ ⲡⲓⲱ̀ⲟⲩ ⲫⲁ Ⲡⲉⲛⲛⲟⲩϯ ⲡⲉ.</w:t>
            </w:r>
          </w:p>
        </w:tc>
      </w:tr>
      <w:tr w:rsidR="00914BF2" w14:paraId="03EE9D64" w14:textId="77777777" w:rsidTr="00F06EEE">
        <w:trPr>
          <w:cantSplit/>
          <w:jc w:val="center"/>
        </w:trPr>
        <w:tc>
          <w:tcPr>
            <w:tcW w:w="288" w:type="dxa"/>
          </w:tcPr>
          <w:p w14:paraId="105CD216" w14:textId="77777777" w:rsidR="00914BF2" w:rsidRDefault="00914BF2" w:rsidP="00F06EEE">
            <w:pPr>
              <w:pStyle w:val="CopticCross"/>
            </w:pPr>
          </w:p>
        </w:tc>
        <w:tc>
          <w:tcPr>
            <w:tcW w:w="3960" w:type="dxa"/>
          </w:tcPr>
          <w:p w14:paraId="3E794847" w14:textId="77777777" w:rsidR="00914BF2" w:rsidRDefault="00914BF2" w:rsidP="00F06EEE">
            <w:pPr>
              <w:pStyle w:val="EngHang"/>
            </w:pPr>
            <w:r>
              <w:t>Hosanna in thee highest,</w:t>
            </w:r>
          </w:p>
          <w:p w14:paraId="5494D1C8" w14:textId="77777777" w:rsidR="00914BF2" w:rsidRDefault="00914BF2" w:rsidP="00F06EEE">
            <w:pPr>
              <w:pStyle w:val="EngHang"/>
            </w:pPr>
            <w:r>
              <w:t>This is the King of Israel.</w:t>
            </w:r>
          </w:p>
          <w:p w14:paraId="3F9F5DA7" w14:textId="77777777" w:rsidR="00914BF2" w:rsidRDefault="00914BF2" w:rsidP="00F06EEE">
            <w:pPr>
              <w:pStyle w:val="EngHang"/>
            </w:pPr>
            <w:r>
              <w:t>Blessed is He who comes</w:t>
            </w:r>
          </w:p>
          <w:p w14:paraId="53F4407A" w14:textId="4AB6972E" w:rsidR="00914BF2" w:rsidRDefault="00914BF2" w:rsidP="00914BF2">
            <w:pPr>
              <w:pStyle w:val="EngHangEnd"/>
            </w:pPr>
            <w:r>
              <w:t>In the Name of the Lord of Hosts.</w:t>
            </w:r>
          </w:p>
        </w:tc>
        <w:tc>
          <w:tcPr>
            <w:tcW w:w="288" w:type="dxa"/>
          </w:tcPr>
          <w:p w14:paraId="5C5A61C9" w14:textId="77777777" w:rsidR="00914BF2" w:rsidRDefault="00914BF2" w:rsidP="00F06EEE"/>
        </w:tc>
        <w:tc>
          <w:tcPr>
            <w:tcW w:w="288" w:type="dxa"/>
          </w:tcPr>
          <w:p w14:paraId="12663137" w14:textId="77777777" w:rsidR="00914BF2" w:rsidRDefault="00914BF2" w:rsidP="00F06EEE">
            <w:pPr>
              <w:pStyle w:val="CopticCross"/>
            </w:pPr>
          </w:p>
        </w:tc>
        <w:tc>
          <w:tcPr>
            <w:tcW w:w="3960" w:type="dxa"/>
          </w:tcPr>
          <w:p w14:paraId="07D32D53" w14:textId="77777777" w:rsidR="00914BF2" w:rsidRDefault="00914BF2" w:rsidP="00914BF2">
            <w:pPr>
              <w:pStyle w:val="CopticVersemulti-line"/>
            </w:pPr>
            <w:r>
              <w:t>Ⲱⲥⲁⲛⲛⲁ ϧⲉⲛ ⲛⲏⲉⲧϭⲟⲥⲓ:</w:t>
            </w:r>
          </w:p>
          <w:p w14:paraId="14911F74" w14:textId="77777777" w:rsidR="00914BF2" w:rsidRDefault="00914BF2" w:rsidP="00914BF2">
            <w:pPr>
              <w:pStyle w:val="CopticVersemulti-line"/>
            </w:pPr>
            <w:r>
              <w:t>ⲫⲁⲓ ⲡⲉ ⲡ̀ⲟⲩⲣⲟ ⲙ̀Ⲡⲓⲥ̀ⲣⲁⲏⲗ:</w:t>
            </w:r>
          </w:p>
          <w:p w14:paraId="6062888B" w14:textId="77777777" w:rsidR="00914BF2" w:rsidRDefault="00914BF2" w:rsidP="00914BF2">
            <w:pPr>
              <w:pStyle w:val="CopticVersemulti-line"/>
            </w:pPr>
            <w:r>
              <w:t>ϥ̀ⲥ̀ⲙⲁⲣⲱⲟⲩⲧ ⲛ̀ϫⲉ ⲫⲏⲉⲑⲛⲏⲟⲩ:</w:t>
            </w:r>
          </w:p>
          <w:p w14:paraId="757AD29C" w14:textId="11314A35" w:rsidR="00914BF2" w:rsidRDefault="00914BF2" w:rsidP="00914BF2">
            <w:pPr>
              <w:pStyle w:val="CopticHangingVerse"/>
            </w:pPr>
            <w:r>
              <w:t>ϧⲉⲛ ⲫ̀ⲣⲁⲛ ⲙ̀Ⲡϭⲟⲓⲥ ⲛ̀ⲧⲉ ⲛⲓϫⲟⲙ.</w:t>
            </w:r>
          </w:p>
        </w:tc>
      </w:tr>
    </w:tbl>
    <w:p w14:paraId="0398F789" w14:textId="77777777" w:rsidR="00914BF2" w:rsidRPr="00914BF2" w:rsidRDefault="00914BF2" w:rsidP="00914BF2">
      <w:pPr>
        <w:rPr>
          <w:lang w:val="en-US"/>
        </w:rPr>
      </w:pPr>
    </w:p>
    <w:p w14:paraId="1A97DD1A" w14:textId="6D2B142E" w:rsidR="00031FEC" w:rsidRDefault="00031FEC" w:rsidP="004C686A">
      <w:pPr>
        <w:pStyle w:val="Heading4"/>
      </w:pPr>
      <w:r>
        <w:t>The Prime Processional Gospel Responses for the Palm Sunday</w:t>
      </w:r>
    </w:p>
    <w:p w14:paraId="28B2288A" w14:textId="374CEB73" w:rsidR="00031FEC" w:rsidRDefault="00031FEC" w:rsidP="00031FEC">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2CD9136" w14:textId="77777777" w:rsidTr="0065590E">
        <w:trPr>
          <w:cantSplit/>
          <w:jc w:val="center"/>
        </w:trPr>
        <w:tc>
          <w:tcPr>
            <w:tcW w:w="288" w:type="dxa"/>
          </w:tcPr>
          <w:p w14:paraId="16EF3964" w14:textId="77777777" w:rsidR="00031FEC" w:rsidRDefault="00031FEC" w:rsidP="0065590E">
            <w:pPr>
              <w:pStyle w:val="CopticCross"/>
            </w:pPr>
          </w:p>
        </w:tc>
        <w:tc>
          <w:tcPr>
            <w:tcW w:w="3960" w:type="dxa"/>
          </w:tcPr>
          <w:p w14:paraId="72797BBB" w14:textId="1D050BB7" w:rsidR="00031FEC" w:rsidRDefault="00F32116" w:rsidP="0065590E">
            <w:pPr>
              <w:pStyle w:val="EngHang"/>
            </w:pPr>
            <w:r>
              <w:t>Hosanna in th</w:t>
            </w:r>
            <w:r w:rsidR="00031FEC">
              <w:t>e highest,</w:t>
            </w:r>
          </w:p>
          <w:p w14:paraId="398C9CEF" w14:textId="77777777" w:rsidR="00031FEC" w:rsidRDefault="00031FEC" w:rsidP="0065590E">
            <w:pPr>
              <w:pStyle w:val="EngHang"/>
            </w:pPr>
            <w:r>
              <w:t>This is the King of Israel.</w:t>
            </w:r>
          </w:p>
          <w:p w14:paraId="626D5B28" w14:textId="77777777" w:rsidR="00031FEC" w:rsidRDefault="00031FEC" w:rsidP="0065590E">
            <w:pPr>
              <w:pStyle w:val="EngHang"/>
            </w:pPr>
            <w:r>
              <w:t>Blessed is He who comes</w:t>
            </w:r>
          </w:p>
          <w:p w14:paraId="184F01AC" w14:textId="77777777" w:rsidR="00031FEC" w:rsidRDefault="00031FEC" w:rsidP="0065590E">
            <w:pPr>
              <w:pStyle w:val="EngHangEnd"/>
            </w:pPr>
            <w:r>
              <w:t>In the Name of the Lord of Hosts.</w:t>
            </w:r>
          </w:p>
        </w:tc>
        <w:tc>
          <w:tcPr>
            <w:tcW w:w="288" w:type="dxa"/>
          </w:tcPr>
          <w:p w14:paraId="29FFEBCB" w14:textId="77777777" w:rsidR="00031FEC" w:rsidRDefault="00031FEC" w:rsidP="0065590E"/>
        </w:tc>
        <w:tc>
          <w:tcPr>
            <w:tcW w:w="288" w:type="dxa"/>
          </w:tcPr>
          <w:p w14:paraId="5A058916" w14:textId="77777777" w:rsidR="00031FEC" w:rsidRDefault="00031FEC" w:rsidP="0065590E">
            <w:pPr>
              <w:pStyle w:val="CopticCross"/>
            </w:pPr>
          </w:p>
        </w:tc>
        <w:tc>
          <w:tcPr>
            <w:tcW w:w="3960" w:type="dxa"/>
          </w:tcPr>
          <w:p w14:paraId="2168EFA1" w14:textId="77777777" w:rsidR="00031FEC" w:rsidRDefault="00031FEC" w:rsidP="0065590E">
            <w:pPr>
              <w:pStyle w:val="CopticVersemulti-line"/>
            </w:pPr>
            <w:r>
              <w:t>Ⲱⲥⲁⲛⲛⲁ ϧⲉⲛ ⲛⲏⲉⲧϭⲟⲥⲓ:</w:t>
            </w:r>
          </w:p>
          <w:p w14:paraId="51BDB6C6" w14:textId="77777777" w:rsidR="00031FEC" w:rsidRDefault="00031FEC" w:rsidP="0065590E">
            <w:pPr>
              <w:pStyle w:val="CopticVersemulti-line"/>
            </w:pPr>
            <w:r>
              <w:t>ⲫⲁⲓ ⲡⲉ ⲡ̀ⲟⲩⲣⲟ ⲙ̀Ⲡⲓⲥ̀ⲣⲁⲏⲗ:</w:t>
            </w:r>
          </w:p>
          <w:p w14:paraId="7619A81D" w14:textId="77777777" w:rsidR="00031FEC" w:rsidRDefault="00031FEC" w:rsidP="0065590E">
            <w:pPr>
              <w:pStyle w:val="CopticVersemulti-line"/>
            </w:pPr>
            <w:r>
              <w:t>ϥ̀ⲥ̀ⲙⲁⲣⲱⲟⲩⲧ ⲛ̀ϫⲉ ⲫⲏⲉⲑⲛⲏⲟⲩ:</w:t>
            </w:r>
          </w:p>
          <w:p w14:paraId="515346BD" w14:textId="77777777" w:rsidR="00031FEC" w:rsidRPr="00C35319" w:rsidRDefault="00031FEC" w:rsidP="0065590E">
            <w:pPr>
              <w:pStyle w:val="CopticHangingVerse"/>
            </w:pPr>
            <w:r>
              <w:t>ϧⲉⲛ ⲫ̀ⲣⲁⲛ ⲙ̀Ⲡϭⲟⲓⲥ ⲛ̀ⲧⲉ ⲛⲓϫⲟⲙ.</w:t>
            </w:r>
          </w:p>
        </w:tc>
      </w:tr>
    </w:tbl>
    <w:p w14:paraId="1A87F243" w14:textId="0948E3D8" w:rsidR="00031FEC" w:rsidRDefault="00031FEC" w:rsidP="00031FEC">
      <w:pPr>
        <w:pStyle w:val="Rubric"/>
        <w:keepNext/>
      </w:pPr>
      <w:r>
        <w:lastRenderedPageBreak/>
        <w:t>The r</w:t>
      </w:r>
      <w:r w:rsidR="00F32116">
        <w:t>efrain for the Feats of the Cro</w:t>
      </w:r>
      <w:r>
        <w:t>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97CF941" w14:textId="77777777" w:rsidTr="0065590E">
        <w:trPr>
          <w:cantSplit/>
          <w:jc w:val="center"/>
        </w:trPr>
        <w:tc>
          <w:tcPr>
            <w:tcW w:w="288" w:type="dxa"/>
          </w:tcPr>
          <w:p w14:paraId="6C65AE42" w14:textId="77777777" w:rsidR="00031FEC" w:rsidRDefault="00031FEC" w:rsidP="0065590E">
            <w:pPr>
              <w:pStyle w:val="CopticCross"/>
            </w:pPr>
          </w:p>
        </w:tc>
        <w:tc>
          <w:tcPr>
            <w:tcW w:w="3960" w:type="dxa"/>
          </w:tcPr>
          <w:p w14:paraId="182ABC1F" w14:textId="35C91D8E" w:rsidR="00031FEC" w:rsidRDefault="00031FEC" w:rsidP="0065590E">
            <w:pPr>
              <w:pStyle w:val="EngHang"/>
            </w:pPr>
            <w:r>
              <w:t>Through His Corss,</w:t>
            </w:r>
          </w:p>
          <w:p w14:paraId="7F7FA33A" w14:textId="159FFF83" w:rsidR="00031FEC" w:rsidRDefault="00031FEC" w:rsidP="0065590E">
            <w:pPr>
              <w:pStyle w:val="EngHang"/>
            </w:pPr>
            <w:r>
              <w:t>And His Holy Resurrection,</w:t>
            </w:r>
          </w:p>
          <w:p w14:paraId="361A0A33" w14:textId="5538D7DA" w:rsidR="00031FEC" w:rsidRDefault="00031FEC" w:rsidP="0065590E">
            <w:pPr>
              <w:pStyle w:val="EngHang"/>
            </w:pPr>
            <w:r>
              <w:t>He restored mankind,</w:t>
            </w:r>
          </w:p>
          <w:p w14:paraId="3A7FC110" w14:textId="56B5E920" w:rsidR="00031FEC" w:rsidRDefault="00031FEC" w:rsidP="0065590E">
            <w:pPr>
              <w:pStyle w:val="EngHangEnd"/>
            </w:pPr>
            <w:r>
              <w:t>Once again, to Paradise.</w:t>
            </w:r>
          </w:p>
        </w:tc>
        <w:tc>
          <w:tcPr>
            <w:tcW w:w="288" w:type="dxa"/>
          </w:tcPr>
          <w:p w14:paraId="521E4772" w14:textId="77777777" w:rsidR="00031FEC" w:rsidRDefault="00031FEC" w:rsidP="0065590E"/>
        </w:tc>
        <w:tc>
          <w:tcPr>
            <w:tcW w:w="288" w:type="dxa"/>
          </w:tcPr>
          <w:p w14:paraId="6EA7C8F0" w14:textId="77777777" w:rsidR="00031FEC" w:rsidRDefault="00031FEC" w:rsidP="0065590E">
            <w:pPr>
              <w:pStyle w:val="CopticCross"/>
            </w:pPr>
          </w:p>
        </w:tc>
        <w:tc>
          <w:tcPr>
            <w:tcW w:w="3960" w:type="dxa"/>
          </w:tcPr>
          <w:p w14:paraId="2F18F579" w14:textId="77777777" w:rsidR="00031FEC" w:rsidRDefault="00031FEC" w:rsidP="00031FEC">
            <w:pPr>
              <w:pStyle w:val="CopticVersemulti-line"/>
            </w:pPr>
            <w:r w:rsidRPr="00D72DC0">
              <w:t>Ⲉ̀ⲃⲟⲗϩⲓⲧⲉⲛ ⲡⲉϥ̀ⲥⲧⲁⲩⲣⲟⲥ</w:t>
            </w:r>
          </w:p>
          <w:p w14:paraId="6B8DF753" w14:textId="77777777" w:rsidR="00031FEC" w:rsidRDefault="00031FEC" w:rsidP="00031FEC">
            <w:pPr>
              <w:pStyle w:val="CopticVersemulti-line"/>
            </w:pPr>
            <w:r w:rsidRPr="00D72DC0">
              <w:t>ⲛⲉⲙ ⲧⲉϥⲁ̀ⲛⲁⲥⲧⲁⲥⲓⲥ ⲉ̅ⲑ̅ⲩ</w:t>
            </w:r>
          </w:p>
          <w:p w14:paraId="40561939" w14:textId="77777777" w:rsidR="00031FEC" w:rsidRDefault="00031FEC" w:rsidP="00031FEC">
            <w:pPr>
              <w:pStyle w:val="CopticVersemulti-line"/>
            </w:pPr>
            <w:r w:rsidRPr="00D72DC0">
              <w:t>ⲁϥⲧⲁⲥⲑⲟ ⲙ̀ⲡⲓⲣⲱⲙⲓ ⲛ̀ⲕⲉⲥⲟⲡ</w:t>
            </w:r>
          </w:p>
          <w:p w14:paraId="63853CDE" w14:textId="4212731A" w:rsidR="00031FEC" w:rsidRPr="00C35319" w:rsidRDefault="00031FEC" w:rsidP="00031FEC">
            <w:pPr>
              <w:pStyle w:val="CopticHangingVerse"/>
            </w:pPr>
            <w:r w:rsidRPr="00D72DC0">
              <w:t>ⲉ̀ϧⲟⲩⲛ ⲉ̀ⲡⲓⲡⲁⲣⲁⲇⲓⲥⲟⲥ</w:t>
            </w:r>
          </w:p>
        </w:tc>
      </w:tr>
    </w:tbl>
    <w:p w14:paraId="2BA7F95A" w14:textId="33E4D7B4" w:rsidR="00031FEC" w:rsidRDefault="00031FEC" w:rsidP="00031FEC">
      <w:pPr>
        <w:pStyle w:val="Rubric"/>
        <w:keepNext/>
      </w:pPr>
      <w:r>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6D51C960" w14:textId="77777777" w:rsidTr="0065590E">
        <w:trPr>
          <w:cantSplit/>
          <w:jc w:val="center"/>
        </w:trPr>
        <w:tc>
          <w:tcPr>
            <w:tcW w:w="288" w:type="dxa"/>
          </w:tcPr>
          <w:p w14:paraId="6615C444" w14:textId="77777777" w:rsidR="00031FEC" w:rsidRDefault="00031FEC" w:rsidP="0065590E">
            <w:pPr>
              <w:pStyle w:val="CopticCross"/>
            </w:pPr>
          </w:p>
        </w:tc>
        <w:tc>
          <w:tcPr>
            <w:tcW w:w="3960" w:type="dxa"/>
          </w:tcPr>
          <w:p w14:paraId="499DD99B" w14:textId="3A5D094A" w:rsidR="00031FEC" w:rsidRDefault="00031FEC" w:rsidP="0065590E">
            <w:pPr>
              <w:pStyle w:val="EngHang"/>
            </w:pPr>
            <w:r>
              <w:t>The Four Incorporeal Beasts,</w:t>
            </w:r>
          </w:p>
          <w:p w14:paraId="1E3A3E6A" w14:textId="17CF0FD5" w:rsidR="00031FEC" w:rsidRDefault="00031FEC" w:rsidP="0065590E">
            <w:pPr>
              <w:pStyle w:val="EngHang"/>
            </w:pPr>
            <w:r>
              <w:t>Carrying the throne of God:</w:t>
            </w:r>
          </w:p>
          <w:p w14:paraId="7D9F2D6D" w14:textId="30F5F78C" w:rsidR="00031FEC" w:rsidRDefault="00031FEC" w:rsidP="0065590E">
            <w:pPr>
              <w:pStyle w:val="EngHang"/>
            </w:pPr>
            <w:r>
              <w:t>A lion’s face and a calf’s face,</w:t>
            </w:r>
          </w:p>
          <w:p w14:paraId="47B1FDC1" w14:textId="35EBE876" w:rsidR="00031FEC" w:rsidRDefault="00031FEC" w:rsidP="0065590E">
            <w:pPr>
              <w:pStyle w:val="EngHangEnd"/>
            </w:pPr>
            <w:r>
              <w:t>A man’s face an an eagle’s face.</w:t>
            </w:r>
          </w:p>
        </w:tc>
        <w:tc>
          <w:tcPr>
            <w:tcW w:w="288" w:type="dxa"/>
          </w:tcPr>
          <w:p w14:paraId="1260A4EA" w14:textId="77777777" w:rsidR="00031FEC" w:rsidRDefault="00031FEC" w:rsidP="0065590E"/>
        </w:tc>
        <w:tc>
          <w:tcPr>
            <w:tcW w:w="288" w:type="dxa"/>
          </w:tcPr>
          <w:p w14:paraId="20A369A5" w14:textId="77777777" w:rsidR="00031FEC" w:rsidRDefault="00031FEC" w:rsidP="0065590E">
            <w:pPr>
              <w:pStyle w:val="CopticCross"/>
            </w:pPr>
          </w:p>
        </w:tc>
        <w:tc>
          <w:tcPr>
            <w:tcW w:w="3960" w:type="dxa"/>
          </w:tcPr>
          <w:p w14:paraId="59AA176E" w14:textId="7C728077" w:rsidR="00031FEC" w:rsidRPr="00C35319" w:rsidRDefault="00031FEC" w:rsidP="0065590E">
            <w:pPr>
              <w:pStyle w:val="CopticHangingVerse"/>
            </w:pPr>
          </w:p>
        </w:tc>
      </w:tr>
    </w:tbl>
    <w:p w14:paraId="3CF652C0" w14:textId="0F9406FF" w:rsidR="00031FEC" w:rsidRDefault="00031FEC" w:rsidP="00031FEC">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1B905D2A" w14:textId="77777777" w:rsidTr="0065590E">
        <w:trPr>
          <w:cantSplit/>
          <w:jc w:val="center"/>
        </w:trPr>
        <w:tc>
          <w:tcPr>
            <w:tcW w:w="288" w:type="dxa"/>
          </w:tcPr>
          <w:p w14:paraId="50D16DB6" w14:textId="77777777" w:rsidR="00031FEC" w:rsidRDefault="00031FEC" w:rsidP="0065590E">
            <w:pPr>
              <w:pStyle w:val="CopticCross"/>
            </w:pPr>
          </w:p>
        </w:tc>
        <w:tc>
          <w:tcPr>
            <w:tcW w:w="3960" w:type="dxa"/>
          </w:tcPr>
          <w:p w14:paraId="559C7EB3" w14:textId="517887FF" w:rsidR="00031FEC" w:rsidRDefault="00031FEC" w:rsidP="0065590E">
            <w:pPr>
              <w:pStyle w:val="EngHang"/>
            </w:pPr>
            <w:r>
              <w:t>We exalt you befittingly,</w:t>
            </w:r>
          </w:p>
          <w:p w14:paraId="18061DF3" w14:textId="102B80BB" w:rsidR="00031FEC" w:rsidRDefault="00031FEC" w:rsidP="0065590E">
            <w:pPr>
              <w:pStyle w:val="EngHang"/>
            </w:pPr>
            <w:r>
              <w:t>With your cousin Elizabeth:</w:t>
            </w:r>
          </w:p>
          <w:p w14:paraId="4904CFA7" w14:textId="1C0681B1" w:rsidR="00031FEC" w:rsidRDefault="00031FEC" w:rsidP="00031FEC">
            <w:pPr>
              <w:pStyle w:val="EngHang"/>
            </w:pPr>
            <w:r>
              <w:t>“Blessed are you among women,</w:t>
            </w:r>
          </w:p>
          <w:p w14:paraId="6FB58944" w14:textId="6E752AF2" w:rsidR="00031FEC" w:rsidRDefault="00031FEC" w:rsidP="0065590E">
            <w:pPr>
              <w:pStyle w:val="EngHangEnd"/>
            </w:pPr>
            <w:r>
              <w:t>And blessed is the Fruit of your womb.”</w:t>
            </w:r>
          </w:p>
        </w:tc>
        <w:tc>
          <w:tcPr>
            <w:tcW w:w="288" w:type="dxa"/>
          </w:tcPr>
          <w:p w14:paraId="225FF9A7" w14:textId="77777777" w:rsidR="00031FEC" w:rsidRDefault="00031FEC" w:rsidP="0065590E"/>
        </w:tc>
        <w:tc>
          <w:tcPr>
            <w:tcW w:w="288" w:type="dxa"/>
          </w:tcPr>
          <w:p w14:paraId="56F95090" w14:textId="77777777" w:rsidR="00031FEC" w:rsidRDefault="00031FEC" w:rsidP="0065590E">
            <w:pPr>
              <w:pStyle w:val="CopticCross"/>
            </w:pPr>
          </w:p>
        </w:tc>
        <w:tc>
          <w:tcPr>
            <w:tcW w:w="3960" w:type="dxa"/>
          </w:tcPr>
          <w:p w14:paraId="3594766F" w14:textId="77777777" w:rsidR="00031FEC" w:rsidRPr="00C35319" w:rsidRDefault="00031FEC" w:rsidP="0065590E">
            <w:pPr>
              <w:pStyle w:val="CopticHangingVerse"/>
            </w:pPr>
          </w:p>
        </w:tc>
      </w:tr>
    </w:tbl>
    <w:p w14:paraId="108FD45B" w14:textId="3CC39340" w:rsidR="00031FEC" w:rsidRDefault="00031FEC" w:rsidP="00031FEC">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DDECE6" w14:textId="77777777" w:rsidTr="0065590E">
        <w:trPr>
          <w:cantSplit/>
          <w:jc w:val="center"/>
        </w:trPr>
        <w:tc>
          <w:tcPr>
            <w:tcW w:w="288" w:type="dxa"/>
          </w:tcPr>
          <w:p w14:paraId="78D264B9" w14:textId="77777777" w:rsidR="00031FEC" w:rsidRDefault="00031FEC" w:rsidP="0065590E">
            <w:pPr>
              <w:pStyle w:val="CopticCross"/>
            </w:pPr>
          </w:p>
        </w:tc>
        <w:tc>
          <w:tcPr>
            <w:tcW w:w="3960" w:type="dxa"/>
          </w:tcPr>
          <w:p w14:paraId="547F6398" w14:textId="4A9B2293" w:rsidR="00031FEC" w:rsidRDefault="00031FEC" w:rsidP="0065590E">
            <w:pPr>
              <w:pStyle w:val="EngHang"/>
            </w:pPr>
            <w:r>
              <w:t>Gabriel the Angel</w:t>
            </w:r>
          </w:p>
          <w:p w14:paraId="3C8A3ACB" w14:textId="64F19CF9" w:rsidR="00031FEC" w:rsidRDefault="00031FEC" w:rsidP="0065590E">
            <w:pPr>
              <w:pStyle w:val="EngHang"/>
            </w:pPr>
            <w:r>
              <w:t>Was seeon by Daniel,</w:t>
            </w:r>
          </w:p>
          <w:p w14:paraId="241FE655" w14:textId="3B409153" w:rsidR="00031FEC" w:rsidRDefault="00031FEC" w:rsidP="0065590E">
            <w:pPr>
              <w:pStyle w:val="EngHang"/>
            </w:pPr>
            <w:r>
              <w:t>Standing on his feet,</w:t>
            </w:r>
          </w:p>
          <w:p w14:paraId="361C9583" w14:textId="20AE174C" w:rsidR="00031FEC" w:rsidRDefault="00031FEC" w:rsidP="0065590E">
            <w:pPr>
              <w:pStyle w:val="EngHangEnd"/>
            </w:pPr>
            <w:r>
              <w:t>By the bank of the river.</w:t>
            </w:r>
          </w:p>
        </w:tc>
        <w:tc>
          <w:tcPr>
            <w:tcW w:w="288" w:type="dxa"/>
          </w:tcPr>
          <w:p w14:paraId="01A08D86" w14:textId="77777777" w:rsidR="00031FEC" w:rsidRDefault="00031FEC" w:rsidP="0065590E"/>
        </w:tc>
        <w:tc>
          <w:tcPr>
            <w:tcW w:w="288" w:type="dxa"/>
          </w:tcPr>
          <w:p w14:paraId="0761F35F" w14:textId="77777777" w:rsidR="00031FEC" w:rsidRDefault="00031FEC" w:rsidP="0065590E">
            <w:pPr>
              <w:pStyle w:val="CopticCross"/>
            </w:pPr>
          </w:p>
        </w:tc>
        <w:tc>
          <w:tcPr>
            <w:tcW w:w="3960" w:type="dxa"/>
          </w:tcPr>
          <w:p w14:paraId="53C24500" w14:textId="77777777" w:rsidR="00031FEC" w:rsidRPr="00C35319" w:rsidRDefault="00031FEC" w:rsidP="0065590E">
            <w:pPr>
              <w:pStyle w:val="CopticHangingVerse"/>
            </w:pPr>
          </w:p>
        </w:tc>
      </w:tr>
    </w:tbl>
    <w:p w14:paraId="222F5B8D" w14:textId="40EB57F0" w:rsidR="00031FEC" w:rsidRDefault="00031FEC" w:rsidP="00031FEC">
      <w:pPr>
        <w:pStyle w:val="Rubric"/>
        <w:keepNext/>
      </w:pPr>
      <w:r>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1270E2" w14:textId="77777777" w:rsidTr="0065590E">
        <w:trPr>
          <w:cantSplit/>
          <w:jc w:val="center"/>
        </w:trPr>
        <w:tc>
          <w:tcPr>
            <w:tcW w:w="288" w:type="dxa"/>
          </w:tcPr>
          <w:p w14:paraId="0DD7FF80" w14:textId="77777777" w:rsidR="00031FEC" w:rsidRDefault="00031FEC" w:rsidP="0065590E">
            <w:pPr>
              <w:pStyle w:val="CopticCross"/>
            </w:pPr>
          </w:p>
        </w:tc>
        <w:tc>
          <w:tcPr>
            <w:tcW w:w="3960" w:type="dxa"/>
          </w:tcPr>
          <w:p w14:paraId="1D69C153" w14:textId="387DE147" w:rsidR="00031FEC" w:rsidRDefault="00031FEC" w:rsidP="0065590E">
            <w:pPr>
              <w:pStyle w:val="EngHang"/>
            </w:pPr>
            <w:r>
              <w:t>Michael, chief of the heavenly,</w:t>
            </w:r>
          </w:p>
          <w:p w14:paraId="503837A2" w14:textId="4E349791" w:rsidR="00031FEC" w:rsidRDefault="00031FEC" w:rsidP="0065590E">
            <w:pPr>
              <w:pStyle w:val="EngHang"/>
            </w:pPr>
            <w:r>
              <w:t>Is the foremost,</w:t>
            </w:r>
          </w:p>
          <w:p w14:paraId="1821C634" w14:textId="03EE85BF" w:rsidR="00031FEC" w:rsidRDefault="00031FEC" w:rsidP="00031FEC">
            <w:pPr>
              <w:pStyle w:val="EngHang"/>
            </w:pPr>
            <w:r>
              <w:t>Among the angelic orders</w:t>
            </w:r>
          </w:p>
          <w:p w14:paraId="7D2A56BB" w14:textId="341ED03D" w:rsidR="00031FEC" w:rsidRDefault="00031FEC" w:rsidP="0065590E">
            <w:pPr>
              <w:pStyle w:val="EngHangEnd"/>
            </w:pPr>
            <w:r>
              <w:t>Serving the Lord.</w:t>
            </w:r>
          </w:p>
        </w:tc>
        <w:tc>
          <w:tcPr>
            <w:tcW w:w="288" w:type="dxa"/>
          </w:tcPr>
          <w:p w14:paraId="5C4E2C02" w14:textId="77777777" w:rsidR="00031FEC" w:rsidRDefault="00031FEC" w:rsidP="0065590E"/>
        </w:tc>
        <w:tc>
          <w:tcPr>
            <w:tcW w:w="288" w:type="dxa"/>
          </w:tcPr>
          <w:p w14:paraId="3DFB2E1B" w14:textId="77777777" w:rsidR="00031FEC" w:rsidRDefault="00031FEC" w:rsidP="0065590E">
            <w:pPr>
              <w:pStyle w:val="CopticCross"/>
            </w:pPr>
          </w:p>
        </w:tc>
        <w:tc>
          <w:tcPr>
            <w:tcW w:w="3960" w:type="dxa"/>
          </w:tcPr>
          <w:p w14:paraId="6824926E" w14:textId="77777777" w:rsidR="00031FEC" w:rsidRPr="00C35319" w:rsidRDefault="00031FEC" w:rsidP="0065590E">
            <w:pPr>
              <w:pStyle w:val="CopticHangingVerse"/>
            </w:pPr>
          </w:p>
        </w:tc>
      </w:tr>
    </w:tbl>
    <w:p w14:paraId="5B3A7AAA" w14:textId="215A6B83" w:rsidR="00031FEC" w:rsidRDefault="00031FEC" w:rsidP="00031FEC">
      <w:pPr>
        <w:pStyle w:val="Rubric"/>
        <w:keepNext/>
      </w:pPr>
      <w:r>
        <w:lastRenderedPageBreak/>
        <w:t xml:space="preserve">5: Before the </w:t>
      </w:r>
      <w:r w:rsidR="0065590E">
        <w:t>St. Mark’s icon</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08FAE26" w14:textId="77777777" w:rsidTr="0065590E">
        <w:trPr>
          <w:cantSplit/>
          <w:jc w:val="center"/>
        </w:trPr>
        <w:tc>
          <w:tcPr>
            <w:tcW w:w="288" w:type="dxa"/>
          </w:tcPr>
          <w:p w14:paraId="6D80BED8" w14:textId="77777777" w:rsidR="00031FEC" w:rsidRDefault="00031FEC" w:rsidP="0065590E">
            <w:pPr>
              <w:pStyle w:val="CopticCross"/>
            </w:pPr>
          </w:p>
        </w:tc>
        <w:tc>
          <w:tcPr>
            <w:tcW w:w="3960" w:type="dxa"/>
          </w:tcPr>
          <w:p w14:paraId="7BA373DD" w14:textId="5E9E46FA" w:rsidR="00031FEC" w:rsidRDefault="0065590E" w:rsidP="0065590E">
            <w:pPr>
              <w:pStyle w:val="EngHang"/>
            </w:pPr>
            <w:r>
              <w:t>Mark the Apostle,</w:t>
            </w:r>
          </w:p>
          <w:p w14:paraId="7915BF41" w14:textId="0CA67F28" w:rsidR="0065590E" w:rsidRDefault="0065590E" w:rsidP="0065590E">
            <w:pPr>
              <w:pStyle w:val="EngHang"/>
            </w:pPr>
            <w:r>
              <w:t>And the Evangelist,</w:t>
            </w:r>
          </w:p>
          <w:p w14:paraId="7E675FAB" w14:textId="02D24F63" w:rsidR="0065590E" w:rsidRDefault="0065590E" w:rsidP="0065590E">
            <w:pPr>
              <w:pStyle w:val="EngHang"/>
            </w:pPr>
            <w:r>
              <w:t>The widness to the Passion</w:t>
            </w:r>
          </w:p>
          <w:p w14:paraId="48A0DCCC" w14:textId="45BBDD93" w:rsidR="00031FEC" w:rsidRDefault="0065590E" w:rsidP="0065590E">
            <w:pPr>
              <w:pStyle w:val="EngHangEnd"/>
            </w:pPr>
            <w:r>
              <w:t>Of the Only-Begotten God</w:t>
            </w:r>
            <w:r w:rsidR="00031FEC">
              <w:t>.</w:t>
            </w:r>
          </w:p>
        </w:tc>
        <w:tc>
          <w:tcPr>
            <w:tcW w:w="288" w:type="dxa"/>
          </w:tcPr>
          <w:p w14:paraId="5E434D28" w14:textId="77777777" w:rsidR="00031FEC" w:rsidRDefault="00031FEC" w:rsidP="0065590E"/>
        </w:tc>
        <w:tc>
          <w:tcPr>
            <w:tcW w:w="288" w:type="dxa"/>
          </w:tcPr>
          <w:p w14:paraId="56F3E992" w14:textId="77777777" w:rsidR="00031FEC" w:rsidRDefault="00031FEC" w:rsidP="0065590E">
            <w:pPr>
              <w:pStyle w:val="CopticCross"/>
            </w:pPr>
          </w:p>
        </w:tc>
        <w:tc>
          <w:tcPr>
            <w:tcW w:w="3960" w:type="dxa"/>
          </w:tcPr>
          <w:p w14:paraId="66547169" w14:textId="77777777" w:rsidR="00031FEC" w:rsidRPr="00C35319" w:rsidRDefault="00031FEC" w:rsidP="0065590E">
            <w:pPr>
              <w:pStyle w:val="CopticHangingVerse"/>
            </w:pPr>
          </w:p>
        </w:tc>
      </w:tr>
    </w:tbl>
    <w:p w14:paraId="258A5CBC" w14:textId="739EDC79" w:rsidR="0065590E" w:rsidRDefault="0065590E" w:rsidP="0065590E">
      <w:pPr>
        <w:pStyle w:val="Rubric"/>
        <w:keepNext/>
      </w:pPr>
      <w:r>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AE4A28E" w14:textId="77777777" w:rsidTr="0065590E">
        <w:trPr>
          <w:cantSplit/>
          <w:jc w:val="center"/>
        </w:trPr>
        <w:tc>
          <w:tcPr>
            <w:tcW w:w="288" w:type="dxa"/>
          </w:tcPr>
          <w:p w14:paraId="48146CD1" w14:textId="77777777" w:rsidR="0065590E" w:rsidRDefault="0065590E" w:rsidP="0065590E">
            <w:pPr>
              <w:pStyle w:val="CopticCross"/>
            </w:pPr>
          </w:p>
        </w:tc>
        <w:tc>
          <w:tcPr>
            <w:tcW w:w="3960" w:type="dxa"/>
          </w:tcPr>
          <w:p w14:paraId="046D8FE4" w14:textId="02DA72F0" w:rsidR="0065590E" w:rsidRDefault="0065590E" w:rsidP="0065590E">
            <w:pPr>
              <w:pStyle w:val="EngHang"/>
            </w:pPr>
            <w:r>
              <w:t>Jesus Christ has sent you,</w:t>
            </w:r>
          </w:p>
          <w:p w14:paraId="11780AA0" w14:textId="75959E98" w:rsidR="0065590E" w:rsidRDefault="0065590E" w:rsidP="0065590E">
            <w:pPr>
              <w:pStyle w:val="EngHang"/>
            </w:pPr>
            <w:r>
              <w:t>O Twelve Apostles,</w:t>
            </w:r>
          </w:p>
          <w:p w14:paraId="07F22D46" w14:textId="1295620D" w:rsidR="0065590E" w:rsidRDefault="0065590E" w:rsidP="0065590E">
            <w:pPr>
              <w:pStyle w:val="EngHang"/>
            </w:pPr>
            <w:r>
              <w:t>To evangelize the nations,</w:t>
            </w:r>
          </w:p>
          <w:p w14:paraId="7A35D712" w14:textId="59062CAF" w:rsidR="0065590E" w:rsidRDefault="0065590E" w:rsidP="0065590E">
            <w:pPr>
              <w:pStyle w:val="EngHangEnd"/>
            </w:pPr>
            <w:r>
              <w:t>And make them Christians.</w:t>
            </w:r>
          </w:p>
        </w:tc>
        <w:tc>
          <w:tcPr>
            <w:tcW w:w="288" w:type="dxa"/>
          </w:tcPr>
          <w:p w14:paraId="7E88C50C" w14:textId="77777777" w:rsidR="0065590E" w:rsidRDefault="0065590E" w:rsidP="0065590E"/>
        </w:tc>
        <w:tc>
          <w:tcPr>
            <w:tcW w:w="288" w:type="dxa"/>
          </w:tcPr>
          <w:p w14:paraId="5FFC52C5" w14:textId="77777777" w:rsidR="0065590E" w:rsidRDefault="0065590E" w:rsidP="0065590E">
            <w:pPr>
              <w:pStyle w:val="CopticCross"/>
            </w:pPr>
          </w:p>
        </w:tc>
        <w:tc>
          <w:tcPr>
            <w:tcW w:w="3960" w:type="dxa"/>
          </w:tcPr>
          <w:p w14:paraId="6E0041AE" w14:textId="77777777" w:rsidR="0065590E" w:rsidRPr="00C35319" w:rsidRDefault="0065590E" w:rsidP="0065590E">
            <w:pPr>
              <w:pStyle w:val="CopticHangingVerse"/>
            </w:pPr>
          </w:p>
        </w:tc>
      </w:tr>
    </w:tbl>
    <w:p w14:paraId="6C145AE6" w14:textId="3E9D92DB" w:rsidR="0065590E" w:rsidRDefault="0065590E" w:rsidP="0065590E">
      <w:pPr>
        <w:pStyle w:val="Rubric"/>
        <w:keepNext/>
      </w:pPr>
      <w:r>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F9612FD" w14:textId="77777777" w:rsidTr="0065590E">
        <w:trPr>
          <w:cantSplit/>
          <w:jc w:val="center"/>
        </w:trPr>
        <w:tc>
          <w:tcPr>
            <w:tcW w:w="288" w:type="dxa"/>
          </w:tcPr>
          <w:p w14:paraId="63F01407" w14:textId="77777777" w:rsidR="0065590E" w:rsidRDefault="0065590E" w:rsidP="0065590E">
            <w:pPr>
              <w:pStyle w:val="CopticCross"/>
            </w:pPr>
          </w:p>
        </w:tc>
        <w:tc>
          <w:tcPr>
            <w:tcW w:w="3960" w:type="dxa"/>
          </w:tcPr>
          <w:p w14:paraId="1F372B7B" w14:textId="4824252D" w:rsidR="0065590E" w:rsidRDefault="0065590E" w:rsidP="0065590E">
            <w:pPr>
              <w:pStyle w:val="EngHang"/>
            </w:pPr>
            <w:r>
              <w:t>Hail to you, O martyr(s),</w:t>
            </w:r>
          </w:p>
          <w:p w14:paraId="2DB30C09" w14:textId="20C66A5B" w:rsidR="0065590E" w:rsidRDefault="0065590E" w:rsidP="0065590E">
            <w:pPr>
              <w:pStyle w:val="EngHang"/>
            </w:pPr>
            <w:r>
              <w:t>Hail to the noble athelete(s),</w:t>
            </w:r>
          </w:p>
          <w:p w14:paraId="76EAFA2D" w14:textId="2C1173C6" w:rsidR="0065590E" w:rsidRDefault="0065590E" w:rsidP="0065590E">
            <w:pPr>
              <w:pStyle w:val="EngHang"/>
            </w:pPr>
            <w:r>
              <w:t>Hail to the struggle-bearer(s),</w:t>
            </w:r>
          </w:p>
          <w:p w14:paraId="228BCB47" w14:textId="7D3886D9" w:rsidR="0065590E" w:rsidRDefault="0065590E" w:rsidP="0065590E">
            <w:pPr>
              <w:pStyle w:val="EngHangEnd"/>
            </w:pPr>
            <w:r>
              <w:t>__________.</w:t>
            </w:r>
          </w:p>
        </w:tc>
        <w:tc>
          <w:tcPr>
            <w:tcW w:w="288" w:type="dxa"/>
          </w:tcPr>
          <w:p w14:paraId="6802221B" w14:textId="77777777" w:rsidR="0065590E" w:rsidRDefault="0065590E" w:rsidP="0065590E"/>
        </w:tc>
        <w:tc>
          <w:tcPr>
            <w:tcW w:w="288" w:type="dxa"/>
          </w:tcPr>
          <w:p w14:paraId="34E3524E" w14:textId="77777777" w:rsidR="0065590E" w:rsidRDefault="0065590E" w:rsidP="0065590E">
            <w:pPr>
              <w:pStyle w:val="CopticCross"/>
            </w:pPr>
          </w:p>
        </w:tc>
        <w:tc>
          <w:tcPr>
            <w:tcW w:w="3960" w:type="dxa"/>
          </w:tcPr>
          <w:p w14:paraId="0FD954C7" w14:textId="77777777" w:rsidR="0065590E" w:rsidRPr="00C35319" w:rsidRDefault="0065590E" w:rsidP="0065590E">
            <w:pPr>
              <w:pStyle w:val="CopticHangingVerse"/>
            </w:pPr>
          </w:p>
        </w:tc>
      </w:tr>
    </w:tbl>
    <w:p w14:paraId="3767F0C4" w14:textId="1695AF1E" w:rsidR="0065590E" w:rsidRDefault="0065590E" w:rsidP="0065590E">
      <w:pPr>
        <w:pStyle w:val="Rubric"/>
        <w:keepNext/>
      </w:pPr>
      <w:r>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5BE7603C" w14:textId="77777777" w:rsidTr="0065590E">
        <w:trPr>
          <w:cantSplit/>
          <w:jc w:val="center"/>
        </w:trPr>
        <w:tc>
          <w:tcPr>
            <w:tcW w:w="288" w:type="dxa"/>
          </w:tcPr>
          <w:p w14:paraId="298C4F0B" w14:textId="77777777" w:rsidR="0065590E" w:rsidRDefault="0065590E" w:rsidP="0065590E">
            <w:pPr>
              <w:pStyle w:val="CopticCross"/>
            </w:pPr>
          </w:p>
        </w:tc>
        <w:tc>
          <w:tcPr>
            <w:tcW w:w="3960" w:type="dxa"/>
          </w:tcPr>
          <w:p w14:paraId="779C2A74" w14:textId="71841A43" w:rsidR="0065590E" w:rsidRDefault="0065590E" w:rsidP="0065590E">
            <w:pPr>
              <w:pStyle w:val="EngHang"/>
            </w:pPr>
            <w:r>
              <w:t>Chase away the thoughts of</w:t>
            </w:r>
          </w:p>
          <w:p w14:paraId="73F07CB0" w14:textId="76908542" w:rsidR="0065590E" w:rsidRDefault="0065590E" w:rsidP="0065590E">
            <w:pPr>
              <w:pStyle w:val="EngHang"/>
            </w:pPr>
            <w:r>
              <w:t>Darkness from your hearts,</w:t>
            </w:r>
          </w:p>
          <w:p w14:paraId="21552A17" w14:textId="0BF3F2C5" w:rsidR="0065590E" w:rsidRDefault="0065590E" w:rsidP="0065590E">
            <w:pPr>
              <w:pStyle w:val="EngHang"/>
            </w:pPr>
            <w:r>
              <w:t>And the memories that deceive,</w:t>
            </w:r>
          </w:p>
          <w:p w14:paraId="3D1590A3" w14:textId="4312131D" w:rsidR="0065590E" w:rsidRDefault="0065590E" w:rsidP="0065590E">
            <w:pPr>
              <w:pStyle w:val="EngHangEnd"/>
            </w:pPr>
            <w:r>
              <w:t>And darken the mind.</w:t>
            </w:r>
          </w:p>
        </w:tc>
        <w:tc>
          <w:tcPr>
            <w:tcW w:w="288" w:type="dxa"/>
          </w:tcPr>
          <w:p w14:paraId="7F5A97A6" w14:textId="77777777" w:rsidR="0065590E" w:rsidRDefault="0065590E" w:rsidP="0065590E"/>
        </w:tc>
        <w:tc>
          <w:tcPr>
            <w:tcW w:w="288" w:type="dxa"/>
          </w:tcPr>
          <w:p w14:paraId="5178C4B9" w14:textId="77777777" w:rsidR="0065590E" w:rsidRDefault="0065590E" w:rsidP="0065590E">
            <w:pPr>
              <w:pStyle w:val="CopticCross"/>
            </w:pPr>
          </w:p>
        </w:tc>
        <w:tc>
          <w:tcPr>
            <w:tcW w:w="3960" w:type="dxa"/>
          </w:tcPr>
          <w:p w14:paraId="211FCC25" w14:textId="77777777" w:rsidR="0065590E" w:rsidRPr="00C35319" w:rsidRDefault="0065590E" w:rsidP="0065590E">
            <w:pPr>
              <w:pStyle w:val="CopticHangingVerse"/>
            </w:pPr>
          </w:p>
        </w:tc>
      </w:tr>
    </w:tbl>
    <w:p w14:paraId="72F663A2" w14:textId="4353B4AF" w:rsidR="0065590E" w:rsidRDefault="0065590E" w:rsidP="0065590E">
      <w:pPr>
        <w:pStyle w:val="Rubric"/>
        <w:keepNext/>
      </w:pPr>
      <w:r>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2749F439" w14:textId="77777777" w:rsidTr="0065590E">
        <w:trPr>
          <w:cantSplit/>
          <w:jc w:val="center"/>
        </w:trPr>
        <w:tc>
          <w:tcPr>
            <w:tcW w:w="288" w:type="dxa"/>
          </w:tcPr>
          <w:p w14:paraId="71593C8D" w14:textId="77777777" w:rsidR="0065590E" w:rsidRDefault="0065590E" w:rsidP="0065590E">
            <w:pPr>
              <w:pStyle w:val="CopticCross"/>
            </w:pPr>
          </w:p>
        </w:tc>
        <w:tc>
          <w:tcPr>
            <w:tcW w:w="3960" w:type="dxa"/>
          </w:tcPr>
          <w:p w14:paraId="3F436794" w14:textId="7DC454D1" w:rsidR="0065590E" w:rsidRDefault="0065590E" w:rsidP="0065590E">
            <w:pPr>
              <w:pStyle w:val="EngHang"/>
            </w:pPr>
            <w:r>
              <w:t>When You come again,</w:t>
            </w:r>
          </w:p>
          <w:p w14:paraId="6FF6D946" w14:textId="28A8C0E8" w:rsidR="0065590E" w:rsidRDefault="0065590E" w:rsidP="0065590E">
            <w:pPr>
              <w:pStyle w:val="EngHang"/>
            </w:pPr>
            <w:r>
              <w:t>In Your fearful Parousia,</w:t>
            </w:r>
          </w:p>
          <w:p w14:paraId="6CFD5607" w14:textId="20A3C4C0" w:rsidR="0065590E" w:rsidRDefault="0065590E" w:rsidP="0065590E">
            <w:pPr>
              <w:pStyle w:val="EngHang"/>
            </w:pPr>
            <w:r>
              <w:t>May we not hear with trembling,</w:t>
            </w:r>
          </w:p>
          <w:p w14:paraId="17E980D8" w14:textId="728674D9" w:rsidR="0065590E" w:rsidRDefault="0065590E" w:rsidP="0065590E">
            <w:pPr>
              <w:pStyle w:val="EngHangEnd"/>
            </w:pPr>
            <w:r>
              <w:t>“I do not know you.”</w:t>
            </w:r>
          </w:p>
        </w:tc>
        <w:tc>
          <w:tcPr>
            <w:tcW w:w="288" w:type="dxa"/>
          </w:tcPr>
          <w:p w14:paraId="74009D68" w14:textId="77777777" w:rsidR="0065590E" w:rsidRDefault="0065590E" w:rsidP="0065590E"/>
        </w:tc>
        <w:tc>
          <w:tcPr>
            <w:tcW w:w="288" w:type="dxa"/>
          </w:tcPr>
          <w:p w14:paraId="56A38ECC" w14:textId="77777777" w:rsidR="0065590E" w:rsidRDefault="0065590E" w:rsidP="0065590E">
            <w:pPr>
              <w:pStyle w:val="CopticCross"/>
            </w:pPr>
          </w:p>
        </w:tc>
        <w:tc>
          <w:tcPr>
            <w:tcW w:w="3960" w:type="dxa"/>
          </w:tcPr>
          <w:p w14:paraId="5BAA173A" w14:textId="77777777" w:rsidR="0065590E" w:rsidRPr="00C35319" w:rsidRDefault="0065590E" w:rsidP="0065590E">
            <w:pPr>
              <w:pStyle w:val="CopticHangingVerse"/>
            </w:pPr>
          </w:p>
        </w:tc>
      </w:tr>
    </w:tbl>
    <w:p w14:paraId="74C4A605" w14:textId="5652E4EA" w:rsidR="0065590E" w:rsidRDefault="0065590E" w:rsidP="0065590E">
      <w:pPr>
        <w:pStyle w:val="Rubric"/>
        <w:keepNext/>
      </w:pPr>
      <w:r>
        <w:lastRenderedPageBreak/>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D44A8B6" w14:textId="77777777" w:rsidTr="0065590E">
        <w:trPr>
          <w:cantSplit/>
          <w:jc w:val="center"/>
        </w:trPr>
        <w:tc>
          <w:tcPr>
            <w:tcW w:w="288" w:type="dxa"/>
          </w:tcPr>
          <w:p w14:paraId="3722143D" w14:textId="77777777" w:rsidR="0065590E" w:rsidRDefault="0065590E" w:rsidP="0065590E">
            <w:pPr>
              <w:pStyle w:val="CopticCross"/>
            </w:pPr>
          </w:p>
        </w:tc>
        <w:tc>
          <w:tcPr>
            <w:tcW w:w="3960" w:type="dxa"/>
          </w:tcPr>
          <w:p w14:paraId="3D353E4F" w14:textId="66F5AFE9" w:rsidR="0065590E" w:rsidRDefault="0065590E" w:rsidP="0065590E">
            <w:pPr>
              <w:pStyle w:val="EngHang"/>
            </w:pPr>
            <w:r>
              <w:t>John has witnessed,</w:t>
            </w:r>
          </w:p>
          <w:p w14:paraId="7A6A6724" w14:textId="640DCE69" w:rsidR="0065590E" w:rsidRDefault="0065590E" w:rsidP="0065590E">
            <w:pPr>
              <w:pStyle w:val="EngHang"/>
            </w:pPr>
            <w:r>
              <w:t>In the four Gospels:</w:t>
            </w:r>
          </w:p>
          <w:p w14:paraId="6EA30711" w14:textId="2527F2CC" w:rsidR="0065590E" w:rsidRDefault="0065590E" w:rsidP="0065590E">
            <w:pPr>
              <w:pStyle w:val="EngHang"/>
            </w:pPr>
            <w:r>
              <w:t>“I have baptized my Saviour</w:t>
            </w:r>
          </w:p>
          <w:p w14:paraId="3EA437D0" w14:textId="24AF920A" w:rsidR="0065590E" w:rsidRDefault="0065590E" w:rsidP="0065590E">
            <w:pPr>
              <w:pStyle w:val="EngHangEnd"/>
            </w:pPr>
            <w:r>
              <w:t>In the waters of the Jordan.”</w:t>
            </w:r>
          </w:p>
        </w:tc>
        <w:tc>
          <w:tcPr>
            <w:tcW w:w="288" w:type="dxa"/>
          </w:tcPr>
          <w:p w14:paraId="3CFDFB9B" w14:textId="77777777" w:rsidR="0065590E" w:rsidRDefault="0065590E" w:rsidP="0065590E"/>
        </w:tc>
        <w:tc>
          <w:tcPr>
            <w:tcW w:w="288" w:type="dxa"/>
          </w:tcPr>
          <w:p w14:paraId="76AA495D" w14:textId="77777777" w:rsidR="0065590E" w:rsidRDefault="0065590E" w:rsidP="0065590E">
            <w:pPr>
              <w:pStyle w:val="CopticCross"/>
            </w:pPr>
          </w:p>
        </w:tc>
        <w:tc>
          <w:tcPr>
            <w:tcW w:w="3960" w:type="dxa"/>
          </w:tcPr>
          <w:p w14:paraId="7DCD6FBD" w14:textId="77777777" w:rsidR="0065590E" w:rsidRPr="00C35319" w:rsidRDefault="0065590E" w:rsidP="0065590E">
            <w:pPr>
              <w:pStyle w:val="CopticHangingVerse"/>
            </w:pPr>
          </w:p>
        </w:tc>
      </w:tr>
    </w:tbl>
    <w:p w14:paraId="60AD8408" w14:textId="1D1B6575" w:rsidR="0065590E" w:rsidRDefault="0065590E" w:rsidP="0065590E">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31FFE3D" w14:textId="77777777" w:rsidTr="0065590E">
        <w:trPr>
          <w:cantSplit/>
          <w:jc w:val="center"/>
        </w:trPr>
        <w:tc>
          <w:tcPr>
            <w:tcW w:w="288" w:type="dxa"/>
          </w:tcPr>
          <w:p w14:paraId="7BAF23CF" w14:textId="77777777" w:rsidR="0065590E" w:rsidRDefault="0065590E" w:rsidP="0065590E">
            <w:pPr>
              <w:pStyle w:val="CopticCross"/>
            </w:pPr>
          </w:p>
        </w:tc>
        <w:tc>
          <w:tcPr>
            <w:tcW w:w="3960" w:type="dxa"/>
          </w:tcPr>
          <w:p w14:paraId="1222D5F8" w14:textId="5D53E99A" w:rsidR="0065590E" w:rsidRDefault="0065590E" w:rsidP="0065590E">
            <w:pPr>
              <w:pStyle w:val="EngHang"/>
            </w:pPr>
            <w:r>
              <w:t>He Who sits on the Cherubim,</w:t>
            </w:r>
          </w:p>
          <w:p w14:paraId="7735ABF5" w14:textId="4BBD3969" w:rsidR="0065590E" w:rsidRDefault="0065590E" w:rsidP="0065590E">
            <w:pPr>
              <w:pStyle w:val="EngHang"/>
            </w:pPr>
            <w:r>
              <w:t>On the throne of His glory,</w:t>
            </w:r>
          </w:p>
          <w:p w14:paraId="35505DDE" w14:textId="65A5C048" w:rsidR="0065590E" w:rsidRDefault="0065590E" w:rsidP="0065590E">
            <w:pPr>
              <w:pStyle w:val="EngHang"/>
            </w:pPr>
            <w:r>
              <w:t>Has entered Jerusalem:</w:t>
            </w:r>
          </w:p>
          <w:p w14:paraId="5D77501A" w14:textId="41935193" w:rsidR="0065590E" w:rsidRDefault="0065590E" w:rsidP="0065590E">
            <w:pPr>
              <w:pStyle w:val="EngHangEnd"/>
            </w:pPr>
            <w:r>
              <w:t>Oh what great humility.</w:t>
            </w:r>
          </w:p>
        </w:tc>
        <w:tc>
          <w:tcPr>
            <w:tcW w:w="288" w:type="dxa"/>
          </w:tcPr>
          <w:p w14:paraId="4548DA73" w14:textId="77777777" w:rsidR="0065590E" w:rsidRDefault="0065590E" w:rsidP="0065590E"/>
        </w:tc>
        <w:tc>
          <w:tcPr>
            <w:tcW w:w="288" w:type="dxa"/>
          </w:tcPr>
          <w:p w14:paraId="16F141ED" w14:textId="77777777" w:rsidR="0065590E" w:rsidRDefault="0065590E" w:rsidP="0065590E">
            <w:pPr>
              <w:pStyle w:val="CopticCross"/>
            </w:pPr>
          </w:p>
        </w:tc>
        <w:tc>
          <w:tcPr>
            <w:tcW w:w="3960" w:type="dxa"/>
          </w:tcPr>
          <w:p w14:paraId="407AD3E6" w14:textId="77777777" w:rsidR="0065590E" w:rsidRPr="00C35319" w:rsidRDefault="0065590E" w:rsidP="0065590E">
            <w:pPr>
              <w:pStyle w:val="CopticHangingVerse"/>
            </w:pPr>
          </w:p>
        </w:tc>
      </w:tr>
    </w:tbl>
    <w:p w14:paraId="1E46FB0C" w14:textId="4D2C3E55" w:rsidR="0065590E" w:rsidRDefault="0065590E" w:rsidP="0065590E">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65F6C310" w14:textId="77777777" w:rsidTr="0065590E">
        <w:trPr>
          <w:cantSplit/>
          <w:jc w:val="center"/>
        </w:trPr>
        <w:tc>
          <w:tcPr>
            <w:tcW w:w="288" w:type="dxa"/>
          </w:tcPr>
          <w:p w14:paraId="2419CF6E" w14:textId="77777777" w:rsidR="0065590E" w:rsidRDefault="0065590E" w:rsidP="0065590E">
            <w:pPr>
              <w:pStyle w:val="CopticCross"/>
            </w:pPr>
          </w:p>
        </w:tc>
        <w:tc>
          <w:tcPr>
            <w:tcW w:w="3960" w:type="dxa"/>
          </w:tcPr>
          <w:p w14:paraId="58531DFB" w14:textId="382623B2" w:rsidR="0065590E" w:rsidRDefault="0065590E" w:rsidP="0065590E">
            <w:pPr>
              <w:pStyle w:val="EngHang"/>
            </w:pPr>
            <w:r>
              <w:t>Among those born of women,</w:t>
            </w:r>
          </w:p>
          <w:p w14:paraId="2A3427B3" w14:textId="08270156" w:rsidR="0065590E" w:rsidRDefault="0065590E" w:rsidP="0065590E">
            <w:pPr>
              <w:pStyle w:val="EngHang"/>
            </w:pPr>
            <w:r>
              <w:t>No one is like you:</w:t>
            </w:r>
          </w:p>
          <w:p w14:paraId="5B6B06F9" w14:textId="42B86DA4" w:rsidR="0065590E" w:rsidRDefault="0065590E" w:rsidP="0065590E">
            <w:pPr>
              <w:pStyle w:val="EngHang"/>
            </w:pPr>
            <w:r>
              <w:t>You are great among all the saints,</w:t>
            </w:r>
          </w:p>
          <w:p w14:paraId="07B21AED" w14:textId="0B5B0F91" w:rsidR="0065590E" w:rsidRDefault="0065590E" w:rsidP="0065590E">
            <w:pPr>
              <w:pStyle w:val="EngHangEnd"/>
            </w:pPr>
            <w:r>
              <w:t>O John the Baptist.</w:t>
            </w:r>
          </w:p>
        </w:tc>
        <w:tc>
          <w:tcPr>
            <w:tcW w:w="288" w:type="dxa"/>
          </w:tcPr>
          <w:p w14:paraId="56BFA96C" w14:textId="77777777" w:rsidR="0065590E" w:rsidRDefault="0065590E" w:rsidP="0065590E"/>
        </w:tc>
        <w:tc>
          <w:tcPr>
            <w:tcW w:w="288" w:type="dxa"/>
          </w:tcPr>
          <w:p w14:paraId="11D37E56" w14:textId="77777777" w:rsidR="0065590E" w:rsidRDefault="0065590E" w:rsidP="0065590E">
            <w:pPr>
              <w:pStyle w:val="CopticCross"/>
            </w:pPr>
          </w:p>
        </w:tc>
        <w:tc>
          <w:tcPr>
            <w:tcW w:w="3960" w:type="dxa"/>
          </w:tcPr>
          <w:p w14:paraId="79A26482" w14:textId="77777777" w:rsidR="0065590E" w:rsidRPr="00C35319" w:rsidRDefault="0065590E" w:rsidP="0065590E">
            <w:pPr>
              <w:pStyle w:val="CopticHangingVerse"/>
            </w:pPr>
          </w:p>
        </w:tc>
      </w:tr>
    </w:tbl>
    <w:p w14:paraId="124D43A1" w14:textId="69BD349A" w:rsidR="004C686A" w:rsidRDefault="004C686A" w:rsidP="004C686A">
      <w:pPr>
        <w:pStyle w:val="Heading4"/>
      </w:pPr>
      <w:r>
        <w:t>The Prime Gospel Response for the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32F26E5C" w14:textId="77777777" w:rsidTr="004C686A">
        <w:trPr>
          <w:cantSplit/>
          <w:jc w:val="center"/>
        </w:trPr>
        <w:tc>
          <w:tcPr>
            <w:tcW w:w="288" w:type="dxa"/>
          </w:tcPr>
          <w:p w14:paraId="546F9E20" w14:textId="77777777" w:rsidR="004C686A" w:rsidRDefault="004C686A" w:rsidP="004C686A">
            <w:pPr>
              <w:pStyle w:val="CopticCross"/>
            </w:pPr>
          </w:p>
        </w:tc>
        <w:tc>
          <w:tcPr>
            <w:tcW w:w="3960" w:type="dxa"/>
          </w:tcPr>
          <w:p w14:paraId="1D1D042A" w14:textId="6F16462B" w:rsidR="004C686A" w:rsidRDefault="004C686A" w:rsidP="004C686A">
            <w:pPr>
              <w:pStyle w:val="EngHang"/>
            </w:pPr>
            <w:r>
              <w:t>Zaccheus said to his Lord,</w:t>
            </w:r>
          </w:p>
          <w:p w14:paraId="12A5B643" w14:textId="664FD067" w:rsidR="004C686A" w:rsidRDefault="004C686A" w:rsidP="004C686A">
            <w:pPr>
              <w:pStyle w:val="EngHang"/>
            </w:pPr>
            <w:r>
              <w:t>“I will give the half</w:t>
            </w:r>
          </w:p>
          <w:p w14:paraId="448EC6DF" w14:textId="41D12026" w:rsidR="004C686A" w:rsidRDefault="004C686A" w:rsidP="004C686A">
            <w:pPr>
              <w:pStyle w:val="EngHang"/>
            </w:pPr>
            <w:r>
              <w:t>of all my goods to the poor,</w:t>
            </w:r>
          </w:p>
          <w:p w14:paraId="7D358889" w14:textId="0A4B6726" w:rsidR="004C686A" w:rsidRDefault="004C686A" w:rsidP="004C686A">
            <w:pPr>
              <w:pStyle w:val="EngHangEnd"/>
            </w:pPr>
            <w:r>
              <w:t>Cheerfully, O my Lord.”</w:t>
            </w:r>
          </w:p>
        </w:tc>
        <w:tc>
          <w:tcPr>
            <w:tcW w:w="288" w:type="dxa"/>
          </w:tcPr>
          <w:p w14:paraId="09C3E257" w14:textId="77777777" w:rsidR="004C686A" w:rsidRDefault="004C686A" w:rsidP="004C686A"/>
        </w:tc>
        <w:tc>
          <w:tcPr>
            <w:tcW w:w="288" w:type="dxa"/>
          </w:tcPr>
          <w:p w14:paraId="3ACECCBE" w14:textId="77777777" w:rsidR="004C686A" w:rsidRDefault="004C686A" w:rsidP="004C686A">
            <w:pPr>
              <w:pStyle w:val="CopticCross"/>
            </w:pPr>
          </w:p>
        </w:tc>
        <w:tc>
          <w:tcPr>
            <w:tcW w:w="3960" w:type="dxa"/>
          </w:tcPr>
          <w:p w14:paraId="0F6B9B08" w14:textId="08587D60" w:rsidR="004C686A" w:rsidRDefault="004C686A" w:rsidP="004C686A">
            <w:pPr>
              <w:pStyle w:val="CopticVersemulti-line"/>
            </w:pPr>
            <w:r>
              <w:t>Ⲧⲫⲁⲗⲓ ⲛ̀ⲛⲓϩⲩⲡⲁⲣⲭⲱⲛⲧⲁ:</w:t>
            </w:r>
          </w:p>
          <w:p w14:paraId="45CE89D7" w14:textId="3B61A6B5" w:rsidR="004C686A" w:rsidRDefault="004C686A" w:rsidP="004C686A">
            <w:pPr>
              <w:pStyle w:val="CopticVersemulti-line"/>
            </w:pPr>
            <w:r>
              <w:t>ⲡⲉϫⲉ Ⲍⲁⲕⲁⲉⲟⲥ ⲙ̀Ⲡⲉϥϭⲟⲓⲥ</w:t>
            </w:r>
          </w:p>
          <w:p w14:paraId="2C454233" w14:textId="1EC450BB" w:rsidR="00031FEC" w:rsidRDefault="00031FEC" w:rsidP="004C686A">
            <w:pPr>
              <w:pStyle w:val="CopticVersemulti-line"/>
            </w:pPr>
            <w:r>
              <w:t>ϯⲛⲁϯⲏⲓϥ ⲱ̀ ⲇⲉⲥⲡⲟⲧⲁ</w:t>
            </w:r>
          </w:p>
          <w:p w14:paraId="2E2740EC" w14:textId="2983D0F2" w:rsidR="004C686A" w:rsidRPr="00C35319" w:rsidRDefault="00031FEC" w:rsidP="004C686A">
            <w:pPr>
              <w:pStyle w:val="CopticHangingVerse"/>
            </w:pPr>
            <w:r>
              <w:t>ⲛ̀ⲛⲓϩⲏⲕⲓ ϧⲉⲛ ϣ̀ⲣⲱⲓⲥ</w:t>
            </w:r>
            <w:r w:rsidR="004C686A">
              <w:t>.</w:t>
            </w:r>
          </w:p>
        </w:tc>
      </w:tr>
      <w:tr w:rsidR="004C686A" w14:paraId="62252E97" w14:textId="77777777" w:rsidTr="004C686A">
        <w:trPr>
          <w:cantSplit/>
          <w:jc w:val="center"/>
        </w:trPr>
        <w:tc>
          <w:tcPr>
            <w:tcW w:w="288" w:type="dxa"/>
          </w:tcPr>
          <w:p w14:paraId="65178625" w14:textId="77777777" w:rsidR="004C686A" w:rsidRDefault="004C686A" w:rsidP="004C686A">
            <w:pPr>
              <w:pStyle w:val="CopticCross"/>
            </w:pPr>
          </w:p>
        </w:tc>
        <w:tc>
          <w:tcPr>
            <w:tcW w:w="3960" w:type="dxa"/>
          </w:tcPr>
          <w:p w14:paraId="71C4A35E" w14:textId="77777777" w:rsidR="004C686A" w:rsidRDefault="004C686A" w:rsidP="004C686A">
            <w:pPr>
              <w:pStyle w:val="EngHang"/>
            </w:pPr>
            <w:r>
              <w:t>Then said the Lord, the God of Hosts,</w:t>
            </w:r>
          </w:p>
          <w:p w14:paraId="2E37B773" w14:textId="77777777" w:rsidR="004C686A" w:rsidRDefault="004C686A" w:rsidP="004C686A">
            <w:pPr>
              <w:pStyle w:val="EngHang"/>
            </w:pPr>
            <w:r>
              <w:t>“Today salvation is come</w:t>
            </w:r>
          </w:p>
          <w:p w14:paraId="1E3D3C80" w14:textId="77777777" w:rsidR="004C686A" w:rsidRDefault="004C686A" w:rsidP="004C686A">
            <w:pPr>
              <w:pStyle w:val="EngHang"/>
            </w:pPr>
            <w:r>
              <w:t>To this house, in as much</w:t>
            </w:r>
          </w:p>
          <w:p w14:paraId="52822F87" w14:textId="1D4857D9" w:rsidR="004C686A" w:rsidRDefault="004C686A" w:rsidP="004C686A">
            <w:pPr>
              <w:pStyle w:val="EngHangEnd"/>
            </w:pPr>
            <w:r>
              <w:t>As he is a son of Abraham.”</w:t>
            </w:r>
          </w:p>
        </w:tc>
        <w:tc>
          <w:tcPr>
            <w:tcW w:w="288" w:type="dxa"/>
          </w:tcPr>
          <w:p w14:paraId="67663212" w14:textId="77777777" w:rsidR="004C686A" w:rsidRDefault="004C686A" w:rsidP="004C686A"/>
        </w:tc>
        <w:tc>
          <w:tcPr>
            <w:tcW w:w="288" w:type="dxa"/>
          </w:tcPr>
          <w:p w14:paraId="569BC92F" w14:textId="77777777" w:rsidR="004C686A" w:rsidRDefault="004C686A" w:rsidP="004C686A">
            <w:pPr>
              <w:pStyle w:val="CopticCross"/>
            </w:pPr>
          </w:p>
        </w:tc>
        <w:tc>
          <w:tcPr>
            <w:tcW w:w="3960" w:type="dxa"/>
          </w:tcPr>
          <w:p w14:paraId="1FE8BE29" w14:textId="77777777" w:rsidR="004C686A" w:rsidRDefault="00031FEC" w:rsidP="004C686A">
            <w:pPr>
              <w:pStyle w:val="CopticVersemulti-line"/>
            </w:pPr>
            <w:r>
              <w:t>Ⲓⲥ ⲡⲓⲟⲩϫⲁⲓ ⲁϥϣⲱⲡⲓ ⲛⲁⲕ:</w:t>
            </w:r>
          </w:p>
          <w:p w14:paraId="09A1F91B" w14:textId="77777777" w:rsidR="00031FEC" w:rsidRDefault="00031FEC" w:rsidP="004C686A">
            <w:pPr>
              <w:pStyle w:val="CopticVersemulti-line"/>
            </w:pPr>
            <w:r>
              <w:t>ⲡⲉϫⲉ Ⲡϭⲟⲓⲥ Ⲫⲛⲟⲩϯ ⲛ̀ⲧⲉ ⲛⲓϫⲟⲙ:</w:t>
            </w:r>
          </w:p>
          <w:p w14:paraId="7C5275D5" w14:textId="77777777" w:rsidR="00031FEC" w:rsidRDefault="00031FEC" w:rsidP="004C686A">
            <w:pPr>
              <w:pStyle w:val="CopticVersemulti-line"/>
            </w:pPr>
            <w:r>
              <w:t>ⲙ̀ⲫⲟⲟⲩ ⲅⲁⲣ ϫⲉ ⲛ̀ⲑⲟⲕ ϩⲱⲕ</w:t>
            </w:r>
          </w:p>
          <w:p w14:paraId="3181F873" w14:textId="160DE270" w:rsidR="00031FEC" w:rsidRDefault="00031FEC" w:rsidP="00031FEC">
            <w:pPr>
              <w:pStyle w:val="CopticHangingVerse"/>
            </w:pPr>
            <w:r>
              <w:t>ⲟⲩϣⲏⲣⲓ ⲛ̀ⲧⲉ Ⲁⲃⲣⲁⲁⲙ.</w:t>
            </w:r>
          </w:p>
        </w:tc>
      </w:tr>
      <w:tr w:rsidR="004C686A" w14:paraId="342F5E18" w14:textId="77777777" w:rsidTr="004C686A">
        <w:trPr>
          <w:cantSplit/>
          <w:jc w:val="center"/>
        </w:trPr>
        <w:tc>
          <w:tcPr>
            <w:tcW w:w="288" w:type="dxa"/>
          </w:tcPr>
          <w:p w14:paraId="7553E3FB" w14:textId="77777777" w:rsidR="004C686A" w:rsidRDefault="004C686A" w:rsidP="004C686A">
            <w:pPr>
              <w:pStyle w:val="CopticCross"/>
            </w:pPr>
          </w:p>
        </w:tc>
        <w:tc>
          <w:tcPr>
            <w:tcW w:w="3960" w:type="dxa"/>
          </w:tcPr>
          <w:p w14:paraId="312DB93F" w14:textId="77777777" w:rsidR="004C686A" w:rsidRDefault="004C686A" w:rsidP="004C686A">
            <w:pPr>
              <w:pStyle w:val="EngHang"/>
            </w:pPr>
            <w:r>
              <w:t>Blessed be the Father and the Son</w:t>
            </w:r>
          </w:p>
          <w:p w14:paraId="42287815" w14:textId="77777777" w:rsidR="004C686A" w:rsidRDefault="004C686A" w:rsidP="004C686A">
            <w:pPr>
              <w:pStyle w:val="EngHang"/>
            </w:pPr>
            <w:r>
              <w:t>And the Holy Spirit,</w:t>
            </w:r>
          </w:p>
          <w:p w14:paraId="2593A16F" w14:textId="77777777" w:rsidR="004C686A" w:rsidRDefault="004C686A" w:rsidP="004C686A">
            <w:pPr>
              <w:pStyle w:val="EngHang"/>
            </w:pPr>
            <w:r>
              <w:t>The pefect Trinity,</w:t>
            </w:r>
          </w:p>
          <w:p w14:paraId="2E5E057A" w14:textId="2BA4F711" w:rsidR="004C686A" w:rsidRDefault="004C686A" w:rsidP="004C686A">
            <w:pPr>
              <w:pStyle w:val="EngHang"/>
            </w:pPr>
            <w:r>
              <w:t>We worship Him and glorify Him.</w:t>
            </w:r>
          </w:p>
        </w:tc>
        <w:tc>
          <w:tcPr>
            <w:tcW w:w="288" w:type="dxa"/>
          </w:tcPr>
          <w:p w14:paraId="6804E55F" w14:textId="77777777" w:rsidR="004C686A" w:rsidRDefault="004C686A" w:rsidP="004C686A"/>
        </w:tc>
        <w:tc>
          <w:tcPr>
            <w:tcW w:w="288" w:type="dxa"/>
          </w:tcPr>
          <w:p w14:paraId="1EE0555D" w14:textId="77777777" w:rsidR="004C686A" w:rsidRDefault="004C686A" w:rsidP="004C686A">
            <w:pPr>
              <w:pStyle w:val="CopticCross"/>
            </w:pPr>
          </w:p>
        </w:tc>
        <w:tc>
          <w:tcPr>
            <w:tcW w:w="3960" w:type="dxa"/>
          </w:tcPr>
          <w:p w14:paraId="72A7158C" w14:textId="77777777" w:rsidR="004C686A" w:rsidRDefault="004C686A" w:rsidP="004C686A">
            <w:pPr>
              <w:pStyle w:val="CopticVersemulti-line"/>
            </w:pPr>
            <w:r>
              <w:t>Ϫⲉ ϥ̀ⲥ̀ⲙⲁⲣⲱⲟⲩⲧ ⲛ̀ϫⲉ Ⲫⲓⲱⲧ ⲛⲉⲙ Ⲡϣⲏⲣⲓ:</w:t>
            </w:r>
          </w:p>
          <w:p w14:paraId="0EF29BEA" w14:textId="77777777" w:rsidR="004C686A" w:rsidRDefault="004C686A" w:rsidP="004C686A">
            <w:pPr>
              <w:pStyle w:val="CopticVersemulti-line"/>
            </w:pPr>
            <w:r>
              <w:t>ⲛⲉⲙ Ⲡⲓⲡ̀ⲛⲉⲩⲙⲁ ⲉⲑⲟⲩⲁⲃ:</w:t>
            </w:r>
          </w:p>
          <w:p w14:paraId="0C5423D2" w14:textId="77777777" w:rsidR="004C686A" w:rsidRDefault="004C686A" w:rsidP="004C686A">
            <w:pPr>
              <w:pStyle w:val="CopticVersemulti-line"/>
            </w:pPr>
            <w:r>
              <w:t>Ϯⲧ̀ⲣⲓⲁⲥ ⲉⲧϫⲏⲕ ⲉ̀ⲃⲟⲗ:</w:t>
            </w:r>
          </w:p>
          <w:p w14:paraId="1F37A12F" w14:textId="12EEF187" w:rsidR="004C686A" w:rsidRDefault="004C686A" w:rsidP="00031FEC">
            <w:pPr>
              <w:pStyle w:val="CopticHangingVerse"/>
            </w:pPr>
            <w:r>
              <w:t>ⲧⲉⲛⲟⲩⲱϣⲧ ⲙ̀ⲙⲟⲥ ⲧⲉⲛϯⲱ̀ⲟⲩ ⲛⲁⲥ.</w:t>
            </w:r>
          </w:p>
        </w:tc>
      </w:tr>
    </w:tbl>
    <w:p w14:paraId="273AD3A6" w14:textId="334EF420" w:rsidR="00A043A7" w:rsidRDefault="00A043A7" w:rsidP="00A043A7">
      <w:pPr>
        <w:pStyle w:val="Heading4"/>
      </w:pPr>
      <w:bookmarkStart w:id="2032" w:name="_Ref485192297"/>
      <w:r>
        <w:t>The Psali Adam</w:t>
      </w:r>
      <w:r w:rsidR="006C1B94">
        <w:t xml:space="preserve"> for Palm Sunday</w:t>
      </w:r>
      <w:bookmarkEnd w:id="2031"/>
      <w:bookmarkEnd w:id="20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2033"/>
            <w:r>
              <w:t xml:space="preserve">Offer </w:t>
            </w:r>
            <w:commentRangeEnd w:id="2033"/>
            <w:r>
              <w:rPr>
                <w:rStyle w:val="CommentReference"/>
              </w:rPr>
              <w:commentReference w:id="203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2034"/>
            <w:r>
              <w:t>Kranion</w:t>
            </w:r>
            <w:commentRangeEnd w:id="2034"/>
            <w:r>
              <w:rPr>
                <w:rStyle w:val="CommentReference"/>
              </w:rPr>
              <w:commentReference w:id="203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lastRenderedPageBreak/>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7D2A984E" w14:textId="092BCB1B" w:rsidR="00F06EEE" w:rsidRDefault="00F06EEE" w:rsidP="00F06EEE">
      <w:pPr>
        <w:pStyle w:val="Heading4"/>
      </w:pPr>
      <w:bookmarkStart w:id="2035" w:name="_Toc479145675"/>
      <w:bookmarkStart w:id="2036" w:name="_Toc410196232"/>
      <w:bookmarkStart w:id="2037" w:name="_Toc410196474"/>
      <w:bookmarkStart w:id="2038" w:name="_Toc410196976"/>
      <w:r>
        <w:lastRenderedPageBreak/>
        <w:t>The Praxis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rsidRPr="00AF56AD" w14:paraId="3DBC0FEB" w14:textId="77777777" w:rsidTr="00F06EEE">
        <w:trPr>
          <w:cantSplit/>
          <w:jc w:val="center"/>
        </w:trPr>
        <w:tc>
          <w:tcPr>
            <w:tcW w:w="288" w:type="dxa"/>
          </w:tcPr>
          <w:p w14:paraId="6621DF78" w14:textId="77777777" w:rsidR="00F06EEE" w:rsidRDefault="00F06EEE" w:rsidP="00F06EEE">
            <w:pPr>
              <w:pStyle w:val="CopticCross"/>
            </w:pPr>
          </w:p>
        </w:tc>
        <w:tc>
          <w:tcPr>
            <w:tcW w:w="3960" w:type="dxa"/>
          </w:tcPr>
          <w:p w14:paraId="7C7B4F4F" w14:textId="77777777" w:rsidR="00F06EEE" w:rsidRDefault="00F06EEE" w:rsidP="00F06EEE">
            <w:pPr>
              <w:pStyle w:val="EngHang"/>
            </w:pPr>
            <w:r>
              <w:t>Hosanna in thee highest,</w:t>
            </w:r>
          </w:p>
          <w:p w14:paraId="219E85DC" w14:textId="77777777" w:rsidR="00F06EEE" w:rsidRDefault="00F06EEE" w:rsidP="00F06EEE">
            <w:pPr>
              <w:pStyle w:val="EngHang"/>
            </w:pPr>
            <w:r>
              <w:t>This is the King of Israel.</w:t>
            </w:r>
          </w:p>
          <w:p w14:paraId="5981FBA6" w14:textId="77777777" w:rsidR="00F06EEE" w:rsidRDefault="00F06EEE" w:rsidP="00F06EEE">
            <w:pPr>
              <w:pStyle w:val="EngHang"/>
            </w:pPr>
            <w:r>
              <w:t>Blessed is He who comes</w:t>
            </w:r>
          </w:p>
          <w:p w14:paraId="5165821E" w14:textId="6A9FE804" w:rsidR="00F06EEE" w:rsidRDefault="00F06EEE" w:rsidP="00F06EEE">
            <w:pPr>
              <w:pStyle w:val="EngHangEnd"/>
            </w:pPr>
            <w:r>
              <w:t>In the Name of the Lord of Hosts.</w:t>
            </w:r>
          </w:p>
        </w:tc>
        <w:tc>
          <w:tcPr>
            <w:tcW w:w="288" w:type="dxa"/>
          </w:tcPr>
          <w:p w14:paraId="3E3DA3D2" w14:textId="77777777" w:rsidR="00F06EEE" w:rsidRDefault="00F06EEE" w:rsidP="00F06EEE"/>
        </w:tc>
        <w:tc>
          <w:tcPr>
            <w:tcW w:w="288" w:type="dxa"/>
          </w:tcPr>
          <w:p w14:paraId="5DC290D8" w14:textId="77777777" w:rsidR="00F06EEE" w:rsidRDefault="00F06EEE" w:rsidP="00F06EEE">
            <w:pPr>
              <w:pStyle w:val="CopticCross"/>
            </w:pPr>
          </w:p>
        </w:tc>
        <w:tc>
          <w:tcPr>
            <w:tcW w:w="3960" w:type="dxa"/>
          </w:tcPr>
          <w:p w14:paraId="51FDB790" w14:textId="77777777" w:rsidR="00F06EEE" w:rsidRDefault="00F06EEE" w:rsidP="00F06EEE">
            <w:pPr>
              <w:pStyle w:val="CopticVersemulti-line"/>
            </w:pPr>
            <w:r>
              <w:t>Ⲱⲥⲁⲛⲛⲁ ϧⲉⲛ ⲛⲏⲉⲧϭⲟⲥⲓ:</w:t>
            </w:r>
          </w:p>
          <w:p w14:paraId="0D77FE49" w14:textId="77777777" w:rsidR="00F06EEE" w:rsidRDefault="00F06EEE" w:rsidP="00F06EEE">
            <w:pPr>
              <w:pStyle w:val="CopticVersemulti-line"/>
            </w:pPr>
            <w:r>
              <w:t>ⲫⲁⲓ ⲡⲉ ⲡ̀ⲟⲩⲣⲟ ⲙ̀Ⲡⲓⲥ̀ⲣⲁⲏⲗ:</w:t>
            </w:r>
          </w:p>
          <w:p w14:paraId="4F62EA5F" w14:textId="77777777" w:rsidR="00F06EEE" w:rsidRDefault="00F06EEE" w:rsidP="00F06EEE">
            <w:pPr>
              <w:pStyle w:val="CopticVersemulti-line"/>
            </w:pPr>
            <w:r>
              <w:t>ϥ̀ⲥ̀ⲙⲁⲣⲱⲟⲩⲧ ⲛ̀ϫⲉ ⲫⲏⲉⲑⲛⲏⲟⲩ:</w:t>
            </w:r>
          </w:p>
          <w:p w14:paraId="68A930A5" w14:textId="20C60CAA" w:rsidR="00F06EEE" w:rsidRPr="00AF56AD" w:rsidRDefault="00F06EEE" w:rsidP="00F06EEE">
            <w:pPr>
              <w:pStyle w:val="CopticVerse"/>
            </w:pPr>
            <w:r>
              <w:t>ϧⲉⲛ ⲫ̀ⲣⲁⲛ ⲙ̀Ⲡϭⲟⲓⲥ ⲛ̀ⲧⲉ ⲛⲓϫⲟⲙ.</w:t>
            </w:r>
          </w:p>
        </w:tc>
      </w:tr>
      <w:tr w:rsidR="00F06EEE" w:rsidRPr="00AF56AD" w14:paraId="00C2ACA3" w14:textId="77777777" w:rsidTr="00F06EEE">
        <w:trPr>
          <w:cantSplit/>
          <w:jc w:val="center"/>
        </w:trPr>
        <w:tc>
          <w:tcPr>
            <w:tcW w:w="288" w:type="dxa"/>
          </w:tcPr>
          <w:p w14:paraId="72BB8C60" w14:textId="77777777" w:rsidR="00F06EEE" w:rsidRDefault="00F06EEE" w:rsidP="00F06EEE">
            <w:pPr>
              <w:pStyle w:val="CopticCross"/>
            </w:pPr>
          </w:p>
        </w:tc>
        <w:tc>
          <w:tcPr>
            <w:tcW w:w="3960" w:type="dxa"/>
          </w:tcPr>
          <w:p w14:paraId="20052F32" w14:textId="77777777" w:rsidR="00F06EEE" w:rsidRDefault="00F06EEE" w:rsidP="00F06EEE">
            <w:pPr>
              <w:pStyle w:val="EngHang"/>
            </w:pPr>
            <w:r>
              <w:t>You are in truth blessed,</w:t>
            </w:r>
          </w:p>
          <w:p w14:paraId="01F04F6F" w14:textId="77777777" w:rsidR="00F06EEE" w:rsidRDefault="00F06EEE" w:rsidP="00F06EEE">
            <w:pPr>
              <w:pStyle w:val="EngHang"/>
            </w:pPr>
            <w:r>
              <w:t>With Your good Father,</w:t>
            </w:r>
          </w:p>
          <w:p w14:paraId="7B2406A0" w14:textId="77777777" w:rsidR="00F06EEE" w:rsidRDefault="00F06EEE" w:rsidP="00F06EEE">
            <w:pPr>
              <w:pStyle w:val="EngHang"/>
            </w:pPr>
            <w:r>
              <w:t>And the Holy Spirit,</w:t>
            </w:r>
          </w:p>
          <w:p w14:paraId="301F15E6" w14:textId="77777777" w:rsidR="00F06EEE" w:rsidRDefault="00F06EEE" w:rsidP="00F06EEE">
            <w:pPr>
              <w:pStyle w:val="EngHangEnd"/>
            </w:pPr>
            <w:r>
              <w:t>For you have come and saved us.</w:t>
            </w:r>
          </w:p>
        </w:tc>
        <w:tc>
          <w:tcPr>
            <w:tcW w:w="288" w:type="dxa"/>
          </w:tcPr>
          <w:p w14:paraId="3397E701" w14:textId="77777777" w:rsidR="00F06EEE" w:rsidRDefault="00F06EEE" w:rsidP="00F06EEE"/>
        </w:tc>
        <w:tc>
          <w:tcPr>
            <w:tcW w:w="288" w:type="dxa"/>
          </w:tcPr>
          <w:p w14:paraId="6585F205" w14:textId="77777777" w:rsidR="00F06EEE" w:rsidRDefault="00F06EEE" w:rsidP="00F06EEE">
            <w:pPr>
              <w:pStyle w:val="CopticCross"/>
            </w:pPr>
          </w:p>
        </w:tc>
        <w:tc>
          <w:tcPr>
            <w:tcW w:w="3960" w:type="dxa"/>
          </w:tcPr>
          <w:p w14:paraId="5EA28FCB" w14:textId="77777777" w:rsidR="00F06EEE" w:rsidRDefault="00F06EEE" w:rsidP="00F06EEE">
            <w:pPr>
              <w:pStyle w:val="CopticVersemulti-line"/>
            </w:pPr>
            <w:r>
              <w:t>Ⲕⲥ̀ⲙⲁⲣⲱⲟⲩⲧ ⲁ̀ⲗⲏⲑⲟⲥ:</w:t>
            </w:r>
          </w:p>
          <w:p w14:paraId="1D7340C1" w14:textId="77777777" w:rsidR="00F06EEE" w:rsidRDefault="00F06EEE" w:rsidP="00F06EEE">
            <w:pPr>
              <w:pStyle w:val="CopticVersemulti-line"/>
            </w:pPr>
            <w:r>
              <w:t>ⲛⲉⲙ Ⲡⲉⲕⲓⲱⲧ ⲛ̀ⲁ̀ⲅⲁⲑⲟⲥ:</w:t>
            </w:r>
          </w:p>
          <w:p w14:paraId="6987F611" w14:textId="77777777" w:rsidR="00F06EEE" w:rsidRDefault="00F06EEE" w:rsidP="00F06EEE">
            <w:pPr>
              <w:pStyle w:val="CopticVersemulti-line"/>
            </w:pPr>
            <w:r>
              <w:t>ⲛⲉⲙ Ⲡⲓⲡ̀ⲛⲉⲩⲙⲁ ⲉⲑⲟⲩⲁⲃ:</w:t>
            </w:r>
          </w:p>
          <w:p w14:paraId="1FF7CEBB" w14:textId="77777777" w:rsidR="00F06EEE" w:rsidRPr="00AF56AD" w:rsidRDefault="00F06EEE" w:rsidP="00F06EEE">
            <w:pPr>
              <w:pStyle w:val="CopticHangingVerse"/>
            </w:pPr>
            <w:r>
              <w:t>ϫⲉ ⲁⲕⲓ ⲁⲕϯ ⲙ̀ⲙⲟⲛ.</w:t>
            </w:r>
          </w:p>
        </w:tc>
      </w:tr>
    </w:tbl>
    <w:p w14:paraId="47658E61" w14:textId="3B3EE14D" w:rsidR="00F06EEE" w:rsidRPr="0094717B" w:rsidRDefault="00F06EEE" w:rsidP="00F06EEE">
      <w:pPr>
        <w:pStyle w:val="Heading4"/>
        <w:rPr>
          <w:rFonts w:ascii="Arial Unicode MS" w:eastAsia="Arial Unicode MS" w:hAnsi="Arial Unicode MS" w:cs="Arial Unicode MS"/>
        </w:rPr>
      </w:pPr>
      <w:r>
        <w:t>The Psalm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0C8C8EFE" w14:textId="77777777" w:rsidTr="00F06EEE">
        <w:trPr>
          <w:cantSplit/>
          <w:jc w:val="center"/>
        </w:trPr>
        <w:tc>
          <w:tcPr>
            <w:tcW w:w="288" w:type="dxa"/>
          </w:tcPr>
          <w:p w14:paraId="1E13FCAD" w14:textId="77777777" w:rsidR="00F06EEE" w:rsidRDefault="00F06EEE" w:rsidP="00F06EEE">
            <w:pPr>
              <w:pStyle w:val="CopticCross"/>
            </w:pPr>
          </w:p>
        </w:tc>
        <w:tc>
          <w:tcPr>
            <w:tcW w:w="3960" w:type="dxa"/>
          </w:tcPr>
          <w:p w14:paraId="7FD14B31" w14:textId="77777777" w:rsidR="00F06EEE" w:rsidRDefault="00F06EEE" w:rsidP="00F06EEE">
            <w:pPr>
              <w:pStyle w:val="EngHang"/>
            </w:pPr>
            <w:r>
              <w:t>Alleluia, Alleluia:</w:t>
            </w:r>
          </w:p>
          <w:p w14:paraId="1B3E888B" w14:textId="77777777" w:rsidR="00F06EEE" w:rsidRDefault="00F06EEE" w:rsidP="00F06EEE">
            <w:pPr>
              <w:pStyle w:val="EngHang"/>
            </w:pPr>
            <w:r>
              <w:t>Jesus Christ, the Son of God,</w:t>
            </w:r>
          </w:p>
          <w:p w14:paraId="49090C25" w14:textId="66B2E722" w:rsidR="00F06EEE" w:rsidRDefault="00F06EEE" w:rsidP="00F06EEE">
            <w:pPr>
              <w:pStyle w:val="EngHang"/>
            </w:pPr>
            <w:r>
              <w:t>Entered Jerusalem, riding upon a colt.</w:t>
            </w:r>
          </w:p>
          <w:p w14:paraId="7B23C480" w14:textId="77777777" w:rsidR="00F06EEE" w:rsidRDefault="00F06EEE" w:rsidP="00F06EEE">
            <w:pPr>
              <w:pStyle w:val="EngHangEnd"/>
            </w:pPr>
            <w:r>
              <w:t>Alleluia, Alleluia.</w:t>
            </w:r>
          </w:p>
        </w:tc>
        <w:tc>
          <w:tcPr>
            <w:tcW w:w="288" w:type="dxa"/>
          </w:tcPr>
          <w:p w14:paraId="26365345" w14:textId="77777777" w:rsidR="00F06EEE" w:rsidRDefault="00F06EEE" w:rsidP="00F06EEE"/>
        </w:tc>
        <w:tc>
          <w:tcPr>
            <w:tcW w:w="288" w:type="dxa"/>
          </w:tcPr>
          <w:p w14:paraId="0D253FC8" w14:textId="77777777" w:rsidR="00F06EEE" w:rsidRDefault="00F06EEE" w:rsidP="00F06EEE">
            <w:pPr>
              <w:pStyle w:val="CopticCross"/>
            </w:pPr>
          </w:p>
        </w:tc>
        <w:tc>
          <w:tcPr>
            <w:tcW w:w="3960" w:type="dxa"/>
          </w:tcPr>
          <w:p w14:paraId="690C9A98" w14:textId="77777777" w:rsidR="00F06EEE" w:rsidRDefault="00F06EEE" w:rsidP="00F06EEE">
            <w:pPr>
              <w:pStyle w:val="CopticVersemulti-line"/>
            </w:pPr>
            <w:r>
              <w:t>Ⲁⲗⲗⲏⲗⲟⲩⲓⲁ ⲁⲗⲗⲏⲗⲟⲩⲓⲁ.</w:t>
            </w:r>
          </w:p>
          <w:p w14:paraId="2393A93D" w14:textId="77777777" w:rsidR="00F06EEE" w:rsidRDefault="00F06EEE" w:rsidP="00F06EEE">
            <w:pPr>
              <w:pStyle w:val="CopticVersemulti-line"/>
            </w:pPr>
            <w:r>
              <w:t>Ⲓⲥⲟⲩⲥ Ⲡⲓⲭ̀ⲣⲓⲥⲧⲟⲥ Ⲡϣⲏⲣⲓ ⲙ̀Ⲫⲛⲟⲩϯ:</w:t>
            </w:r>
          </w:p>
          <w:p w14:paraId="72D051D6" w14:textId="314F3BCE" w:rsidR="00F06EEE" w:rsidRDefault="00F06EEE" w:rsidP="00F06EEE">
            <w:pPr>
              <w:pStyle w:val="CopticVersemulti-line"/>
            </w:pPr>
            <w:r>
              <w:t>ⲁϥϣⲉ ⲉ̀ϧⲟⲩⲛ ⲉ̀Ⲓⲗ̄ⲏ̄ⲙ̄ ⲉϥⲧⲁⲗⲏⲟⲩⲧ ⲉ̀ⲟⲩⲉ̀ⲱ̀:</w:t>
            </w:r>
          </w:p>
          <w:p w14:paraId="3CE0864A" w14:textId="77777777" w:rsidR="00F06EEE" w:rsidRPr="00C35319" w:rsidRDefault="00F06EEE" w:rsidP="00F06EEE">
            <w:pPr>
              <w:pStyle w:val="CopticHangingVerse"/>
            </w:pPr>
            <w:r>
              <w:t>ⲁⲗⲗⲏⲗⲟⲩⲓⲁ: ⲁⲗⲗⲏⲗⲟⲩⲓⲁ.</w:t>
            </w:r>
          </w:p>
        </w:tc>
      </w:tr>
    </w:tbl>
    <w:p w14:paraId="07564C0B" w14:textId="761BF328" w:rsidR="00F06EEE" w:rsidRDefault="00F06EEE" w:rsidP="00F06EEE">
      <w:pPr>
        <w:pStyle w:val="Heading4"/>
      </w:pPr>
      <w:r>
        <w:t xml:space="preserve">The </w:t>
      </w:r>
      <w:r w:rsidR="004C686A">
        <w:t xml:space="preserve">Liturgy </w:t>
      </w:r>
      <w:r>
        <w:t>Gospel Response</w:t>
      </w:r>
      <w:r w:rsidR="004C686A">
        <w:rPr>
          <w:lang w:val="en-US"/>
        </w:rPr>
        <w:t>s</w:t>
      </w:r>
      <w:r>
        <w:t xml:space="preserve"> for the </w:t>
      </w:r>
      <w:r w:rsidR="004C686A">
        <w:t>Palm Sunday</w:t>
      </w:r>
    </w:p>
    <w:p w14:paraId="070CBC79" w14:textId="6F6CBC9B" w:rsidR="00F06EEE" w:rsidRPr="00F06EEE" w:rsidRDefault="00F06EEE" w:rsidP="00F06EEE">
      <w:pPr>
        <w:pStyle w:val="Rubric"/>
        <w:rPr>
          <w:lang w:val="en-US"/>
        </w:rPr>
      </w:pPr>
      <w:r>
        <w:rPr>
          <w:lang w:val="en-US"/>
        </w:rPr>
        <w:t>To the first Liturgy Gospel, according to St. Matthew: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6667120" w14:textId="77777777" w:rsidTr="00F06EEE">
        <w:trPr>
          <w:cantSplit/>
          <w:jc w:val="center"/>
        </w:trPr>
        <w:tc>
          <w:tcPr>
            <w:tcW w:w="288" w:type="dxa"/>
          </w:tcPr>
          <w:p w14:paraId="14AFE417" w14:textId="77777777" w:rsidR="00F06EEE" w:rsidRDefault="00F06EEE" w:rsidP="00F06EEE">
            <w:pPr>
              <w:pStyle w:val="CopticCross"/>
            </w:pPr>
          </w:p>
        </w:tc>
        <w:tc>
          <w:tcPr>
            <w:tcW w:w="3960" w:type="dxa"/>
          </w:tcPr>
          <w:p w14:paraId="2612E351" w14:textId="77777777" w:rsidR="00F06EEE" w:rsidRDefault="00F06EEE" w:rsidP="00F06EEE">
            <w:pPr>
              <w:pStyle w:val="EngHang"/>
            </w:pPr>
            <w:r>
              <w:t>Hosanna in thee highest,</w:t>
            </w:r>
          </w:p>
          <w:p w14:paraId="3DA77158" w14:textId="77777777" w:rsidR="00F06EEE" w:rsidRDefault="00F06EEE" w:rsidP="00F06EEE">
            <w:pPr>
              <w:pStyle w:val="EngHang"/>
            </w:pPr>
            <w:r>
              <w:t>This is the King of Israel.</w:t>
            </w:r>
          </w:p>
          <w:p w14:paraId="5BB40B6B" w14:textId="77777777" w:rsidR="00F06EEE" w:rsidRDefault="00F06EEE" w:rsidP="00F06EEE">
            <w:pPr>
              <w:pStyle w:val="EngHang"/>
            </w:pPr>
            <w:r>
              <w:t>Blessed is He who comes</w:t>
            </w:r>
          </w:p>
          <w:p w14:paraId="119C37E1" w14:textId="2526E888" w:rsidR="00F06EEE" w:rsidRDefault="00F06EEE" w:rsidP="00F06EEE">
            <w:pPr>
              <w:pStyle w:val="EngHangEnd"/>
            </w:pPr>
            <w:r>
              <w:t>In the Name of the Lord of Hosts.</w:t>
            </w:r>
          </w:p>
        </w:tc>
        <w:tc>
          <w:tcPr>
            <w:tcW w:w="288" w:type="dxa"/>
          </w:tcPr>
          <w:p w14:paraId="31186FBB" w14:textId="77777777" w:rsidR="00F06EEE" w:rsidRDefault="00F06EEE" w:rsidP="00F06EEE"/>
        </w:tc>
        <w:tc>
          <w:tcPr>
            <w:tcW w:w="288" w:type="dxa"/>
          </w:tcPr>
          <w:p w14:paraId="11832D3B" w14:textId="77777777" w:rsidR="00F06EEE" w:rsidRDefault="00F06EEE" w:rsidP="00F06EEE">
            <w:pPr>
              <w:pStyle w:val="CopticCross"/>
            </w:pPr>
          </w:p>
        </w:tc>
        <w:tc>
          <w:tcPr>
            <w:tcW w:w="3960" w:type="dxa"/>
          </w:tcPr>
          <w:p w14:paraId="5DD0C6D2" w14:textId="77777777" w:rsidR="00F06EEE" w:rsidRDefault="00F06EEE" w:rsidP="00F06EEE">
            <w:pPr>
              <w:pStyle w:val="CopticVersemulti-line"/>
            </w:pPr>
            <w:r>
              <w:t>Ⲱⲥⲁⲛⲛⲁ ϧⲉⲛ ⲛⲏⲉⲧϭⲟⲥⲓ:</w:t>
            </w:r>
          </w:p>
          <w:p w14:paraId="2D68569C" w14:textId="77777777" w:rsidR="00F06EEE" w:rsidRDefault="00F06EEE" w:rsidP="00F06EEE">
            <w:pPr>
              <w:pStyle w:val="CopticVersemulti-line"/>
            </w:pPr>
            <w:r>
              <w:t>ⲫⲁⲓ ⲡⲉ ⲡ̀ⲟⲩⲣⲟ ⲙ̀Ⲡⲓⲥ̀ⲣⲁⲏⲗ:</w:t>
            </w:r>
          </w:p>
          <w:p w14:paraId="16CF5CDD" w14:textId="77777777" w:rsidR="00F06EEE" w:rsidRDefault="00F06EEE" w:rsidP="00F06EEE">
            <w:pPr>
              <w:pStyle w:val="CopticVersemulti-line"/>
            </w:pPr>
            <w:r>
              <w:t>ϥ̀ⲥ̀ⲙⲁⲣⲱⲟⲩⲧ ⲛ̀ϫⲉ ⲫⲏⲉⲑⲛⲏⲟⲩ:</w:t>
            </w:r>
          </w:p>
          <w:p w14:paraId="17230AEA" w14:textId="2C2A5AFC" w:rsidR="00F06EEE" w:rsidRPr="00C35319" w:rsidRDefault="00F06EEE" w:rsidP="00F06EEE">
            <w:pPr>
              <w:pStyle w:val="CopticHangingVerse"/>
            </w:pPr>
            <w:r>
              <w:t>ϧⲉⲛ ⲫ̀ⲣⲁⲛ ⲙ̀Ⲡϭⲟⲓⲥ ⲛ̀ⲧⲉ ⲛⲓϫⲟⲙ.</w:t>
            </w:r>
          </w:p>
        </w:tc>
      </w:tr>
    </w:tbl>
    <w:p w14:paraId="22BF46F3" w14:textId="06DA8C24" w:rsidR="00F06EEE" w:rsidRPr="00F06EEE" w:rsidRDefault="00F06EEE" w:rsidP="00F06EEE">
      <w:pPr>
        <w:pStyle w:val="Rubric"/>
        <w:rPr>
          <w:lang w:val="en-US"/>
        </w:rPr>
      </w:pPr>
      <w:r>
        <w:rPr>
          <w:lang w:val="en-US"/>
        </w:rPr>
        <w:t>To the second Liturgy Gospel, according to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5D07345" w14:textId="77777777" w:rsidTr="00F06EEE">
        <w:trPr>
          <w:cantSplit/>
          <w:jc w:val="center"/>
        </w:trPr>
        <w:tc>
          <w:tcPr>
            <w:tcW w:w="288" w:type="dxa"/>
          </w:tcPr>
          <w:p w14:paraId="1F11A7A1" w14:textId="77777777" w:rsidR="00F06EEE" w:rsidRDefault="00F06EEE" w:rsidP="00F06EEE">
            <w:pPr>
              <w:pStyle w:val="CopticCross"/>
            </w:pPr>
          </w:p>
        </w:tc>
        <w:tc>
          <w:tcPr>
            <w:tcW w:w="3960" w:type="dxa"/>
          </w:tcPr>
          <w:p w14:paraId="2DAB49CD" w14:textId="23F03714" w:rsidR="00F06EEE" w:rsidRDefault="00F06EEE" w:rsidP="00F06EEE">
            <w:pPr>
              <w:pStyle w:val="EngHang"/>
            </w:pPr>
            <w:r>
              <w:t>He Who sits on the Cherubim,</w:t>
            </w:r>
          </w:p>
          <w:p w14:paraId="517DB349" w14:textId="04708604" w:rsidR="00F06EEE" w:rsidRDefault="00F06EEE" w:rsidP="00F06EEE">
            <w:pPr>
              <w:pStyle w:val="EngHang"/>
            </w:pPr>
            <w:r>
              <w:t>Entered Jerusalem today,</w:t>
            </w:r>
          </w:p>
          <w:p w14:paraId="6BD1F515" w14:textId="7E2CC919" w:rsidR="00F06EEE" w:rsidRDefault="00F06EEE" w:rsidP="00F06EEE">
            <w:pPr>
              <w:pStyle w:val="EngHang"/>
            </w:pPr>
            <w:r>
              <w:t>Riding on a colt with great glory,</w:t>
            </w:r>
          </w:p>
          <w:p w14:paraId="1F3B0388" w14:textId="5D7732D3" w:rsidR="00F06EEE" w:rsidRDefault="00F06EEE" w:rsidP="00F06EEE">
            <w:pPr>
              <w:pStyle w:val="EngHangEnd"/>
            </w:pPr>
            <w:r>
              <w:t>Surrounded by the angelic orders.</w:t>
            </w:r>
          </w:p>
        </w:tc>
        <w:tc>
          <w:tcPr>
            <w:tcW w:w="288" w:type="dxa"/>
          </w:tcPr>
          <w:p w14:paraId="36034BE1" w14:textId="77777777" w:rsidR="00F06EEE" w:rsidRDefault="00F06EEE" w:rsidP="00F06EEE"/>
        </w:tc>
        <w:tc>
          <w:tcPr>
            <w:tcW w:w="288" w:type="dxa"/>
          </w:tcPr>
          <w:p w14:paraId="3782B78D" w14:textId="77777777" w:rsidR="00F06EEE" w:rsidRDefault="00F06EEE" w:rsidP="00F06EEE">
            <w:pPr>
              <w:pStyle w:val="CopticCross"/>
            </w:pPr>
          </w:p>
        </w:tc>
        <w:tc>
          <w:tcPr>
            <w:tcW w:w="3960" w:type="dxa"/>
          </w:tcPr>
          <w:p w14:paraId="2AB32648" w14:textId="6F4F27DE" w:rsidR="00F06EEE" w:rsidRPr="00C35319" w:rsidRDefault="00F06EEE" w:rsidP="00F06EEE">
            <w:pPr>
              <w:pStyle w:val="CopticHangingVerse"/>
            </w:pPr>
          </w:p>
        </w:tc>
      </w:tr>
    </w:tbl>
    <w:p w14:paraId="2108D6B0" w14:textId="59C46B36" w:rsidR="00F06EEE" w:rsidRPr="00F06EEE" w:rsidRDefault="00F06EEE" w:rsidP="00F06EEE">
      <w:pPr>
        <w:pStyle w:val="Rubric"/>
        <w:keepNext/>
        <w:rPr>
          <w:lang w:val="en-US"/>
        </w:rPr>
      </w:pPr>
      <w:r>
        <w:rPr>
          <w:lang w:val="en-US"/>
        </w:rPr>
        <w:lastRenderedPageBreak/>
        <w:t>To the third Liturgy Gospel, according to St. Luke: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4756FA27" w14:textId="77777777" w:rsidTr="00F06EEE">
        <w:trPr>
          <w:cantSplit/>
          <w:jc w:val="center"/>
        </w:trPr>
        <w:tc>
          <w:tcPr>
            <w:tcW w:w="288" w:type="dxa"/>
          </w:tcPr>
          <w:p w14:paraId="6B20CF2A" w14:textId="77777777" w:rsidR="00F06EEE" w:rsidRDefault="00F06EEE" w:rsidP="00F06EEE">
            <w:pPr>
              <w:pStyle w:val="CopticCross"/>
            </w:pPr>
          </w:p>
        </w:tc>
        <w:tc>
          <w:tcPr>
            <w:tcW w:w="3960" w:type="dxa"/>
          </w:tcPr>
          <w:p w14:paraId="40D8BC96" w14:textId="791DF338" w:rsidR="00F06EEE" w:rsidRDefault="00F06EEE" w:rsidP="00F06EEE">
            <w:pPr>
              <w:pStyle w:val="EngHang"/>
            </w:pPr>
            <w:r>
              <w:t>They spread their garments in the way,</w:t>
            </w:r>
          </w:p>
          <w:p w14:paraId="0D08B73D" w14:textId="393503A4" w:rsidR="00F06EEE" w:rsidRDefault="00F06EEE" w:rsidP="00F06EEE">
            <w:pPr>
              <w:pStyle w:val="EngHang"/>
            </w:pPr>
            <w:r>
              <w:t>And cut off branches from the trees;</w:t>
            </w:r>
          </w:p>
          <w:p w14:paraId="41D97009" w14:textId="31C677C1" w:rsidR="00F06EEE" w:rsidRDefault="00F06EEE" w:rsidP="00F06EEE">
            <w:pPr>
              <w:pStyle w:val="EngHang"/>
            </w:pPr>
            <w:r>
              <w:t>And as they followed they cried and said,</w:t>
            </w:r>
          </w:p>
          <w:p w14:paraId="55C7AF2A" w14:textId="5FE683B9" w:rsidR="00F06EEE" w:rsidRDefault="00F06EEE" w:rsidP="00F06EEE">
            <w:pPr>
              <w:pStyle w:val="EngHangEnd"/>
            </w:pPr>
            <w:r>
              <w:t>“Hosanna to the Son of David.”</w:t>
            </w:r>
          </w:p>
        </w:tc>
        <w:tc>
          <w:tcPr>
            <w:tcW w:w="288" w:type="dxa"/>
          </w:tcPr>
          <w:p w14:paraId="6897D4F1" w14:textId="77777777" w:rsidR="00F06EEE" w:rsidRDefault="00F06EEE" w:rsidP="00F06EEE"/>
        </w:tc>
        <w:tc>
          <w:tcPr>
            <w:tcW w:w="288" w:type="dxa"/>
          </w:tcPr>
          <w:p w14:paraId="23D116F7" w14:textId="77777777" w:rsidR="00F06EEE" w:rsidRDefault="00F06EEE" w:rsidP="00F06EEE">
            <w:pPr>
              <w:pStyle w:val="CopticCross"/>
            </w:pPr>
          </w:p>
        </w:tc>
        <w:tc>
          <w:tcPr>
            <w:tcW w:w="3960" w:type="dxa"/>
          </w:tcPr>
          <w:p w14:paraId="276ACD69" w14:textId="77777777" w:rsidR="00F06EEE" w:rsidRPr="00C35319" w:rsidRDefault="00F06EEE" w:rsidP="00F06EEE">
            <w:pPr>
              <w:pStyle w:val="CopticHangingVerse"/>
            </w:pPr>
          </w:p>
        </w:tc>
      </w:tr>
    </w:tbl>
    <w:p w14:paraId="381B604E" w14:textId="26C6E1DF" w:rsidR="00F06EEE" w:rsidRPr="00F06EEE" w:rsidRDefault="00F06EEE" w:rsidP="00F06EEE">
      <w:pPr>
        <w:pStyle w:val="Rubric"/>
        <w:rPr>
          <w:lang w:val="en-US"/>
        </w:rPr>
      </w:pPr>
      <w:r>
        <w:rPr>
          <w:lang w:val="en-US"/>
        </w:rPr>
        <w:t xml:space="preserve">To the fourth Liturgy Gospel, according to St. </w:t>
      </w:r>
      <w:r w:rsidR="004C686A">
        <w:rPr>
          <w:lang w:val="en-US"/>
        </w:rPr>
        <w:t>John</w:t>
      </w:r>
      <w:r>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128EEE94" w14:textId="77777777" w:rsidTr="00F06EEE">
        <w:trPr>
          <w:cantSplit/>
          <w:jc w:val="center"/>
        </w:trPr>
        <w:tc>
          <w:tcPr>
            <w:tcW w:w="288" w:type="dxa"/>
          </w:tcPr>
          <w:p w14:paraId="0D4A58CC" w14:textId="77777777" w:rsidR="00F06EEE" w:rsidRDefault="00F06EEE" w:rsidP="00F06EEE">
            <w:pPr>
              <w:pStyle w:val="CopticCross"/>
            </w:pPr>
          </w:p>
        </w:tc>
        <w:tc>
          <w:tcPr>
            <w:tcW w:w="3960" w:type="dxa"/>
          </w:tcPr>
          <w:p w14:paraId="5D82C783" w14:textId="0D07C0ED" w:rsidR="00F06EEE" w:rsidRDefault="004C686A" w:rsidP="00F06EEE">
            <w:pPr>
              <w:pStyle w:val="EngHang"/>
            </w:pPr>
            <w:r>
              <w:t>Today the sayings of the prophets</w:t>
            </w:r>
          </w:p>
          <w:p w14:paraId="7D810D86" w14:textId="5B88E090" w:rsidR="004C686A" w:rsidRDefault="004C686A" w:rsidP="00F06EEE">
            <w:pPr>
              <w:pStyle w:val="EngHang"/>
            </w:pPr>
            <w:r>
              <w:t>And of the psalmists were fulfilled;</w:t>
            </w:r>
          </w:p>
          <w:p w14:paraId="2D1BDFD6" w14:textId="45E01833" w:rsidR="004C686A" w:rsidRDefault="004C686A" w:rsidP="00F06EEE">
            <w:pPr>
              <w:pStyle w:val="EngHang"/>
            </w:pPr>
            <w:r>
              <w:t>Zacharias also prophesied,</w:t>
            </w:r>
          </w:p>
          <w:p w14:paraId="7A713E76" w14:textId="77777777" w:rsidR="00F06EEE" w:rsidRDefault="004C686A" w:rsidP="004C686A">
            <w:pPr>
              <w:pStyle w:val="EngHang"/>
            </w:pPr>
            <w:r>
              <w:t>Concerning Jesus the Christ.</w:t>
            </w:r>
          </w:p>
          <w:p w14:paraId="7D2CCAB2" w14:textId="6132CFE0" w:rsidR="004C686A" w:rsidRDefault="004C686A" w:rsidP="00F06EEE">
            <w:pPr>
              <w:pStyle w:val="EngHangEnd"/>
            </w:pPr>
            <w:r>
              <w:t>[Or: ‘Concerning Isos Pi Khristos’]</w:t>
            </w:r>
          </w:p>
        </w:tc>
        <w:tc>
          <w:tcPr>
            <w:tcW w:w="288" w:type="dxa"/>
          </w:tcPr>
          <w:p w14:paraId="3A691443" w14:textId="77777777" w:rsidR="00F06EEE" w:rsidRDefault="00F06EEE" w:rsidP="00F06EEE"/>
        </w:tc>
        <w:tc>
          <w:tcPr>
            <w:tcW w:w="288" w:type="dxa"/>
          </w:tcPr>
          <w:p w14:paraId="6C3B2315" w14:textId="77777777" w:rsidR="00F06EEE" w:rsidRDefault="00F06EEE" w:rsidP="00F06EEE">
            <w:pPr>
              <w:pStyle w:val="CopticCross"/>
            </w:pPr>
          </w:p>
        </w:tc>
        <w:tc>
          <w:tcPr>
            <w:tcW w:w="3960" w:type="dxa"/>
          </w:tcPr>
          <w:p w14:paraId="33BDC72E" w14:textId="77777777" w:rsidR="00F06EEE" w:rsidRPr="00C35319" w:rsidRDefault="00F06EEE" w:rsidP="00F06EEE">
            <w:pPr>
              <w:pStyle w:val="CopticHangingVerse"/>
            </w:pPr>
          </w:p>
        </w:tc>
      </w:tr>
    </w:tbl>
    <w:p w14:paraId="75CFDD3A" w14:textId="5BC68F99" w:rsidR="004C686A" w:rsidRPr="008712A7" w:rsidRDefault="004C686A" w:rsidP="004C686A">
      <w:pPr>
        <w:pStyle w:val="Heading4"/>
        <w:rPr>
          <w:rFonts w:ascii="Arial Unicode MS" w:eastAsia="Arial Unicode MS" w:hAnsi="Arial Unicode MS" w:cs="Arial Unicode MS"/>
        </w:rPr>
      </w:pPr>
      <w:r>
        <w:t>The End of Service Hymn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14E44109" w14:textId="77777777" w:rsidTr="004C686A">
        <w:trPr>
          <w:cantSplit/>
          <w:jc w:val="center"/>
        </w:trPr>
        <w:tc>
          <w:tcPr>
            <w:tcW w:w="288" w:type="dxa"/>
          </w:tcPr>
          <w:p w14:paraId="4266FEB2" w14:textId="77777777" w:rsidR="004C686A" w:rsidRDefault="004C686A" w:rsidP="004C686A">
            <w:pPr>
              <w:pStyle w:val="CopticCross"/>
            </w:pPr>
          </w:p>
        </w:tc>
        <w:tc>
          <w:tcPr>
            <w:tcW w:w="3960" w:type="dxa"/>
          </w:tcPr>
          <w:p w14:paraId="0445B9A0" w14:textId="25B19920" w:rsidR="004C686A" w:rsidRDefault="004C686A" w:rsidP="004C686A">
            <w:pPr>
              <w:pStyle w:val="EngHangEnd"/>
            </w:pPr>
            <w:r>
              <w:t>… “Our Lord Jesus Christ, the Son of God, entered Jerusalem on a colt with great glroy.” …</w:t>
            </w:r>
          </w:p>
        </w:tc>
        <w:tc>
          <w:tcPr>
            <w:tcW w:w="288" w:type="dxa"/>
          </w:tcPr>
          <w:p w14:paraId="01EEE321" w14:textId="77777777" w:rsidR="004C686A" w:rsidRDefault="004C686A" w:rsidP="004C686A"/>
        </w:tc>
        <w:tc>
          <w:tcPr>
            <w:tcW w:w="288" w:type="dxa"/>
          </w:tcPr>
          <w:p w14:paraId="448C1EB6" w14:textId="77777777" w:rsidR="004C686A" w:rsidRDefault="004C686A" w:rsidP="004C686A">
            <w:pPr>
              <w:pStyle w:val="CopticCross"/>
            </w:pPr>
          </w:p>
        </w:tc>
        <w:tc>
          <w:tcPr>
            <w:tcW w:w="3960" w:type="dxa"/>
          </w:tcPr>
          <w:p w14:paraId="4E830F06" w14:textId="72F5EC43" w:rsidR="004C686A" w:rsidRPr="00C35319" w:rsidRDefault="004C686A" w:rsidP="004C686A">
            <w:pPr>
              <w:pStyle w:val="CopticHangingVerse"/>
            </w:pPr>
            <w:r>
              <w:t>… ⲁϥϭⲓϧⲟⲛ Ⲓⲗ̄ⲏ̄ⲙ̄ ⲉϥⲧⲁⲗⲓⲟϯ ⲓⲟⲱ …</w:t>
            </w:r>
          </w:p>
        </w:tc>
      </w:tr>
    </w:tbl>
    <w:p w14:paraId="5D414EF0" w14:textId="03CD8A55" w:rsidR="003E106D" w:rsidRDefault="0038077A" w:rsidP="00495F1A">
      <w:pPr>
        <w:pStyle w:val="Heading3"/>
      </w:pPr>
      <w:bookmarkStart w:id="2039" w:name="_Ref485365426"/>
      <w:r>
        <w:t>Bright</w:t>
      </w:r>
      <w:r w:rsidR="003E106D">
        <w:t xml:space="preserve"> Saturday</w:t>
      </w:r>
      <w:bookmarkEnd w:id="2035"/>
      <w:bookmarkEnd w:id="2039"/>
    </w:p>
    <w:p w14:paraId="65F4337A" w14:textId="2CA465AF" w:rsidR="003E106D" w:rsidRDefault="003E106D" w:rsidP="003E106D">
      <w:pPr>
        <w:pStyle w:val="Heading4"/>
      </w:pPr>
      <w:bookmarkStart w:id="2040" w:name="_Ref435562018"/>
      <w:r>
        <w:t>The Psali Batos for the Joyous Saturday</w:t>
      </w:r>
      <w:bookmarkEnd w:id="20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lastRenderedPageBreak/>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2041"/>
            <w:r>
              <w:t xml:space="preserve">abolished </w:t>
            </w:r>
            <w:commentRangeEnd w:id="2041"/>
            <w:r>
              <w:rPr>
                <w:rStyle w:val="CommentReference"/>
              </w:rPr>
              <w:commentReference w:id="204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2042"/>
            <w:r>
              <w:t>power</w:t>
            </w:r>
            <w:commentRangeEnd w:id="2042"/>
            <w:r>
              <w:rPr>
                <w:rStyle w:val="CommentReference"/>
              </w:rPr>
              <w:commentReference w:id="204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7704EE86" w:rsidR="00495F1A" w:rsidRDefault="00D22853" w:rsidP="00495F1A">
      <w:pPr>
        <w:pStyle w:val="Heading3"/>
        <w:rPr>
          <w:lang w:val="en-US"/>
        </w:rPr>
      </w:pPr>
      <w:bookmarkStart w:id="2043" w:name="_Toc479145676"/>
      <w:bookmarkEnd w:id="2036"/>
      <w:bookmarkEnd w:id="2037"/>
      <w:bookmarkEnd w:id="2038"/>
      <w:r>
        <w:rPr>
          <w:lang w:val="en-US"/>
        </w:rPr>
        <w:t>Pascha</w:t>
      </w:r>
      <w:bookmarkEnd w:id="2043"/>
    </w:p>
    <w:p w14:paraId="133F8D35" w14:textId="3F0487F2" w:rsidR="00987C57" w:rsidRPr="00987C57" w:rsidRDefault="00987C57" w:rsidP="00987C57">
      <w:pPr>
        <w:pStyle w:val="Rubric"/>
        <w:rPr>
          <w:lang w:val="en-US"/>
        </w:rPr>
      </w:pPr>
      <w:r>
        <w:rPr>
          <w:lang w:val="en-US"/>
        </w:rPr>
        <w:t>Generally, the hymns in this section are chanted from Pascha until Pentecost, except when replaced by variants from Ascension until Pentecost.</w:t>
      </w:r>
    </w:p>
    <w:p w14:paraId="22123DAD" w14:textId="45E846E9" w:rsidR="000D1B28" w:rsidRDefault="000D1B28" w:rsidP="000D1B28">
      <w:pPr>
        <w:pStyle w:val="Heading4"/>
      </w:pPr>
      <w:bookmarkStart w:id="2044" w:name="_Ref434478294"/>
      <w:r>
        <w:t>The Verses of the Cymbals for Pascha</w:t>
      </w:r>
    </w:p>
    <w:p w14:paraId="7AF52824" w14:textId="5EBE9DE5" w:rsidR="00924C51" w:rsidRPr="00924C51" w:rsidRDefault="00924C51" w:rsidP="00924C51">
      <w:pPr>
        <w:pStyle w:val="Rubrics0"/>
      </w:pPr>
      <w:r>
        <w:t>On Pascha, these versus are sung after the first part of the Doxology of Prime. Then, until A</w:t>
      </w:r>
      <w:r w:rsidR="000437A2">
        <w:t>scension,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D1B28" w14:paraId="72C5C05D" w14:textId="77777777" w:rsidTr="000D1B28">
        <w:trPr>
          <w:cantSplit/>
          <w:jc w:val="center"/>
        </w:trPr>
        <w:tc>
          <w:tcPr>
            <w:tcW w:w="288" w:type="dxa"/>
          </w:tcPr>
          <w:p w14:paraId="30D4DA55" w14:textId="77777777" w:rsidR="000D1B28" w:rsidRDefault="000D1B28" w:rsidP="000D1B28">
            <w:pPr>
              <w:pStyle w:val="CopticCross"/>
            </w:pPr>
          </w:p>
        </w:tc>
        <w:tc>
          <w:tcPr>
            <w:tcW w:w="3960" w:type="dxa"/>
          </w:tcPr>
          <w:p w14:paraId="47B22040" w14:textId="48FA716F" w:rsidR="000D1B28" w:rsidRDefault="000D1B28" w:rsidP="000D1B28">
            <w:pPr>
              <w:pStyle w:val="EngHang"/>
            </w:pPr>
            <w:r>
              <w:t>Christ our God</w:t>
            </w:r>
          </w:p>
          <w:p w14:paraId="4ADE7F7F" w14:textId="39E7E416" w:rsidR="000D1B28" w:rsidRDefault="000D1B28" w:rsidP="000D1B28">
            <w:pPr>
              <w:pStyle w:val="EngHang"/>
            </w:pPr>
            <w:r>
              <w:t>Is risen from the dead,</w:t>
            </w:r>
          </w:p>
          <w:p w14:paraId="08793E62" w14:textId="5D524C0E" w:rsidR="000D1B28" w:rsidRDefault="000D1B28" w:rsidP="000D1B28">
            <w:pPr>
              <w:pStyle w:val="EngHang"/>
            </w:pPr>
            <w:r>
              <w:t>And He is the Firstfruit</w:t>
            </w:r>
          </w:p>
          <w:p w14:paraId="178C0939" w14:textId="76E887BF" w:rsidR="000D1B28" w:rsidRDefault="000D1B28" w:rsidP="000D1B28">
            <w:pPr>
              <w:pStyle w:val="EngHangEnd"/>
            </w:pPr>
            <w:r>
              <w:t>Of those who have fallen asleep.</w:t>
            </w:r>
          </w:p>
        </w:tc>
        <w:tc>
          <w:tcPr>
            <w:tcW w:w="288" w:type="dxa"/>
          </w:tcPr>
          <w:p w14:paraId="724A9E9B" w14:textId="77777777" w:rsidR="000D1B28" w:rsidRDefault="000D1B28" w:rsidP="000D1B28"/>
        </w:tc>
        <w:tc>
          <w:tcPr>
            <w:tcW w:w="288" w:type="dxa"/>
          </w:tcPr>
          <w:p w14:paraId="33B3846A" w14:textId="77777777" w:rsidR="000D1B28" w:rsidRDefault="000D1B28" w:rsidP="000D1B28">
            <w:pPr>
              <w:pStyle w:val="CopticCross"/>
            </w:pPr>
          </w:p>
        </w:tc>
        <w:tc>
          <w:tcPr>
            <w:tcW w:w="3960" w:type="dxa"/>
          </w:tcPr>
          <w:p w14:paraId="141F3119" w14:textId="77777777" w:rsidR="000D1B28" w:rsidRPr="000D1B28" w:rsidRDefault="000D1B28" w:rsidP="000D1B28">
            <w:pPr>
              <w:pStyle w:val="CopticVersemulti-line"/>
            </w:pPr>
            <w:r w:rsidRPr="000D1B28">
              <w:t>ⲀⲠⲓⲭ̀ⲣⲓⲥⲧⲟⲥ Ⲡⲉⲛⲛⲟⲩϯ:</w:t>
            </w:r>
          </w:p>
          <w:p w14:paraId="5EE53A17" w14:textId="06FA3B42" w:rsidR="000D1B28" w:rsidRPr="000D1B28" w:rsidRDefault="00764BE6" w:rsidP="000D1B28">
            <w:pPr>
              <w:pStyle w:val="CopticVersemulti-line"/>
            </w:pPr>
            <w:r>
              <w:t>ⲧⲱⲛϥ</w:t>
            </w:r>
            <w:r w:rsidR="000D1B28" w:rsidRPr="000D1B28">
              <w:t xml:space="preserve"> ⲉ̀ⲃⲟⲗ ϧⲉⲛ ⲛⲏⲉⲑⲙⲱⲟⲩⲧ:</w:t>
            </w:r>
          </w:p>
          <w:p w14:paraId="0EB8046E" w14:textId="77777777" w:rsidR="000D1B28" w:rsidRPr="000D1B28" w:rsidRDefault="000D1B28" w:rsidP="000D1B28">
            <w:pPr>
              <w:pStyle w:val="CopticVersemulti-line"/>
            </w:pPr>
            <w:r w:rsidRPr="000D1B28">
              <w:t>ⲛ̀ⲑⲟϥ ⲡⲉ ⲧ̀ⲁ̀ⲡⲁⲣⲭⲏ:</w:t>
            </w:r>
          </w:p>
          <w:p w14:paraId="7FD39345" w14:textId="04CE9CBB" w:rsidR="000D1B28" w:rsidRPr="00240FF0" w:rsidRDefault="000D1B28" w:rsidP="000D1B28">
            <w:pPr>
              <w:pStyle w:val="CopticHangingVerse"/>
              <w:rPr>
                <w:vanish/>
              </w:rPr>
            </w:pPr>
            <w:r>
              <w:t>ⲛ̀ⲧⲉ ⲛⲏⲉⲧⲁⲩⲉⲛⲕⲟⲧ.</w:t>
            </w:r>
          </w:p>
        </w:tc>
      </w:tr>
      <w:tr w:rsidR="000D1B28" w14:paraId="26FE8EE6" w14:textId="77777777" w:rsidTr="000D1B28">
        <w:trPr>
          <w:cantSplit/>
          <w:jc w:val="center"/>
        </w:trPr>
        <w:tc>
          <w:tcPr>
            <w:tcW w:w="288" w:type="dxa"/>
          </w:tcPr>
          <w:p w14:paraId="2771AB32" w14:textId="77777777" w:rsidR="000D1B28" w:rsidRDefault="000D1B28" w:rsidP="000D1B28">
            <w:pPr>
              <w:pStyle w:val="CopticCross"/>
            </w:pPr>
          </w:p>
        </w:tc>
        <w:tc>
          <w:tcPr>
            <w:tcW w:w="3960" w:type="dxa"/>
          </w:tcPr>
          <w:p w14:paraId="719CB074" w14:textId="031FA162" w:rsidR="000D1B28" w:rsidRDefault="000D1B28" w:rsidP="000D1B28">
            <w:pPr>
              <w:pStyle w:val="EngHang"/>
            </w:pPr>
            <w:r>
              <w:t>Hail to His Resurrection:</w:t>
            </w:r>
          </w:p>
          <w:p w14:paraId="6F7EDD74" w14:textId="3C884696" w:rsidR="000D1B28" w:rsidRDefault="000D1B28" w:rsidP="000D1B28">
            <w:pPr>
              <w:pStyle w:val="EngHang"/>
            </w:pPr>
            <w:r>
              <w:t>He rose from the dead,</w:t>
            </w:r>
          </w:p>
          <w:p w14:paraId="5308B84A" w14:textId="2B7C3699" w:rsidR="000D1B28" w:rsidRDefault="000D1B28" w:rsidP="000D1B28">
            <w:pPr>
              <w:pStyle w:val="EngHang"/>
            </w:pPr>
            <w:r>
              <w:t>Even to save us</w:t>
            </w:r>
          </w:p>
          <w:p w14:paraId="232A3FD6" w14:textId="108DC37A" w:rsidR="000D1B28" w:rsidRDefault="000D1B28" w:rsidP="000D1B28">
            <w:pPr>
              <w:pStyle w:val="EngHangEnd"/>
            </w:pPr>
            <w:r>
              <w:t>From our sins.</w:t>
            </w:r>
          </w:p>
        </w:tc>
        <w:tc>
          <w:tcPr>
            <w:tcW w:w="288" w:type="dxa"/>
          </w:tcPr>
          <w:p w14:paraId="26DFCB96" w14:textId="77777777" w:rsidR="000D1B28" w:rsidRDefault="000D1B28" w:rsidP="000D1B28"/>
        </w:tc>
        <w:tc>
          <w:tcPr>
            <w:tcW w:w="288" w:type="dxa"/>
          </w:tcPr>
          <w:p w14:paraId="729200F9" w14:textId="77777777" w:rsidR="000D1B28" w:rsidRDefault="000D1B28" w:rsidP="000D1B28">
            <w:pPr>
              <w:pStyle w:val="CopticCross"/>
            </w:pPr>
          </w:p>
        </w:tc>
        <w:tc>
          <w:tcPr>
            <w:tcW w:w="3960" w:type="dxa"/>
          </w:tcPr>
          <w:p w14:paraId="5E9DDFA5" w14:textId="77777777" w:rsidR="000D1B28" w:rsidRDefault="000D1B28" w:rsidP="000D1B28">
            <w:pPr>
              <w:pStyle w:val="CopticVersemulti-line"/>
            </w:pPr>
            <w:r>
              <w:t>Ⲭⲉⲣⲉ ⲧⲉϥⲁ̀ⲛⲁⲥⲧⲁⲥⲓⲥ:</w:t>
            </w:r>
          </w:p>
          <w:p w14:paraId="4B5311E5" w14:textId="77777777" w:rsidR="000D1B28" w:rsidRDefault="000D1B28" w:rsidP="000D1B28">
            <w:pPr>
              <w:pStyle w:val="CopticVersemulti-line"/>
            </w:pPr>
            <w:r>
              <w:t>ⲉ̀ⲧⲁϥⲧⲱⲛϥ ⲉ̀ⲃⲟⲗ ϧⲉⲛ ⲛⲏⲉⲑⲙⲱⲟⲩⲧ:</w:t>
            </w:r>
          </w:p>
          <w:p w14:paraId="11E1E7C8" w14:textId="77777777" w:rsidR="000D1B28" w:rsidRDefault="000D1B28" w:rsidP="000D1B28">
            <w:pPr>
              <w:pStyle w:val="CopticVersemulti-line"/>
            </w:pPr>
            <w:r>
              <w:t>ϣⲁ ⲛ̀ⲧⲉϥⲥⲱϯ ⲙ̀ⲙⲟⲛ:</w:t>
            </w:r>
          </w:p>
          <w:p w14:paraId="12D59695" w14:textId="5F1FC263" w:rsidR="000D1B28" w:rsidRDefault="000D1B28" w:rsidP="000D1B28">
            <w:pPr>
              <w:pStyle w:val="CopticHangingVerse"/>
            </w:pPr>
            <w:r>
              <w:t>ⲉ̀ⲃⲟⲗ ϧⲉⲛ ⲛⲉⲛⲛⲟⲃⲓ.</w:t>
            </w:r>
          </w:p>
        </w:tc>
      </w:tr>
      <w:tr w:rsidR="000D1B28" w14:paraId="75B3BC4E" w14:textId="77777777" w:rsidTr="000D1B28">
        <w:trPr>
          <w:cantSplit/>
          <w:jc w:val="center"/>
        </w:trPr>
        <w:tc>
          <w:tcPr>
            <w:tcW w:w="288" w:type="dxa"/>
          </w:tcPr>
          <w:p w14:paraId="0EBCCCF3" w14:textId="77777777" w:rsidR="000D1B28" w:rsidRDefault="000D1B28" w:rsidP="000D1B28">
            <w:pPr>
              <w:pStyle w:val="CopticCross"/>
            </w:pPr>
          </w:p>
        </w:tc>
        <w:tc>
          <w:tcPr>
            <w:tcW w:w="3960" w:type="dxa"/>
          </w:tcPr>
          <w:p w14:paraId="7594B183" w14:textId="77777777" w:rsidR="000D1B28" w:rsidRDefault="000D1B28" w:rsidP="000D1B28">
            <w:pPr>
              <w:pStyle w:val="EngHang"/>
            </w:pPr>
            <w:r>
              <w:rPr>
                <w:rFonts w:hint="eastAsia"/>
              </w:rPr>
              <w:t>Hail to you, O Mary,</w:t>
            </w:r>
          </w:p>
          <w:p w14:paraId="646AEE1E" w14:textId="77777777" w:rsidR="000D1B28" w:rsidRDefault="000D1B28" w:rsidP="000D1B28">
            <w:pPr>
              <w:pStyle w:val="EngHang"/>
            </w:pPr>
            <w:r>
              <w:t>T</w:t>
            </w:r>
            <w:r>
              <w:rPr>
                <w:rFonts w:hint="eastAsia"/>
              </w:rPr>
              <w:t>he fair dove,</w:t>
            </w:r>
          </w:p>
          <w:p w14:paraId="753DD4BB" w14:textId="77777777" w:rsidR="000D1B28" w:rsidRDefault="000D1B28" w:rsidP="000D1B28">
            <w:pPr>
              <w:pStyle w:val="EngHang"/>
            </w:pPr>
            <w:r>
              <w:t>W</w:t>
            </w:r>
            <w:r>
              <w:rPr>
                <w:rFonts w:hint="eastAsia"/>
              </w:rPr>
              <w:t>ho brought forth</w:t>
            </w:r>
            <w:r>
              <w:t xml:space="preserve"> </w:t>
            </w:r>
            <w:r>
              <w:rPr>
                <w:rFonts w:hint="eastAsia"/>
              </w:rPr>
              <w:t>to us</w:t>
            </w:r>
          </w:p>
          <w:p w14:paraId="1CFDE1FA" w14:textId="6016EFFC" w:rsidR="000D1B28" w:rsidRDefault="000D1B28" w:rsidP="000D1B28">
            <w:pPr>
              <w:pStyle w:val="EngHangEnd"/>
            </w:pPr>
            <w:r>
              <w:rPr>
                <w:rFonts w:hint="eastAsia"/>
              </w:rPr>
              <w:t>God the Logos.</w:t>
            </w:r>
          </w:p>
        </w:tc>
        <w:tc>
          <w:tcPr>
            <w:tcW w:w="288" w:type="dxa"/>
          </w:tcPr>
          <w:p w14:paraId="52D2F768" w14:textId="77777777" w:rsidR="000D1B28" w:rsidRDefault="000D1B28" w:rsidP="000D1B28"/>
        </w:tc>
        <w:tc>
          <w:tcPr>
            <w:tcW w:w="288" w:type="dxa"/>
          </w:tcPr>
          <w:p w14:paraId="026A247B" w14:textId="77777777" w:rsidR="000D1B28" w:rsidRDefault="000D1B28" w:rsidP="000D1B28">
            <w:pPr>
              <w:pStyle w:val="CopticCross"/>
            </w:pPr>
          </w:p>
        </w:tc>
        <w:tc>
          <w:tcPr>
            <w:tcW w:w="3960" w:type="dxa"/>
          </w:tcPr>
          <w:p w14:paraId="338BBD41" w14:textId="77777777" w:rsidR="000D1B28" w:rsidRDefault="000D1B28" w:rsidP="000D1B28">
            <w:pPr>
              <w:pStyle w:val="CopticVersemulti-line"/>
            </w:pPr>
            <w:r>
              <w:t>Ⲭⲉⲣⲉ ⲛⲉ Ⲙⲁⲣⲓⲁ:</w:t>
            </w:r>
          </w:p>
          <w:p w14:paraId="12E84374" w14:textId="77777777" w:rsidR="000D1B28" w:rsidRDefault="000D1B28" w:rsidP="000D1B28">
            <w:pPr>
              <w:pStyle w:val="CopticVersemulti-line"/>
            </w:pPr>
            <w:r>
              <w:t>Ϯϭⲣⲟⲙⲡⲓ ⲉⲑⲛⲉⲥⲟⲥ:</w:t>
            </w:r>
          </w:p>
          <w:p w14:paraId="73706EA3" w14:textId="77777777" w:rsidR="000D1B28" w:rsidRDefault="000D1B28" w:rsidP="000D1B28">
            <w:pPr>
              <w:pStyle w:val="CopticVersemulti-line"/>
            </w:pPr>
            <w:r>
              <w:t>ⲑⲏⲉ̀ⲧⲁⲥⲙⲓⲥⲓ ⲛⲁⲛ:</w:t>
            </w:r>
          </w:p>
          <w:p w14:paraId="3F748F8C" w14:textId="3B515794" w:rsidR="000D1B28" w:rsidRDefault="000D1B28" w:rsidP="000D1B28">
            <w:pPr>
              <w:pStyle w:val="CopticHangingVerse"/>
            </w:pPr>
            <w:r>
              <w:t>ⲙ̀Ⲫⲛⲟⲩϯ ⲡⲓⲗⲟⲅⲟⲥ.</w:t>
            </w:r>
          </w:p>
        </w:tc>
      </w:tr>
      <w:tr w:rsidR="000D1B28" w14:paraId="1B45F6A6" w14:textId="77777777" w:rsidTr="000D1B28">
        <w:trPr>
          <w:cantSplit/>
          <w:jc w:val="center"/>
        </w:trPr>
        <w:tc>
          <w:tcPr>
            <w:tcW w:w="288" w:type="dxa"/>
          </w:tcPr>
          <w:p w14:paraId="0B4C035C" w14:textId="77777777" w:rsidR="000D1B28" w:rsidRDefault="000D1B28" w:rsidP="000D1B28">
            <w:pPr>
              <w:pStyle w:val="CopticCross"/>
            </w:pPr>
          </w:p>
        </w:tc>
        <w:tc>
          <w:tcPr>
            <w:tcW w:w="3960" w:type="dxa"/>
          </w:tcPr>
          <w:p w14:paraId="33842008" w14:textId="77777777" w:rsidR="000D1B28" w:rsidRDefault="000D1B28" w:rsidP="000D1B28">
            <w:pPr>
              <w:pStyle w:val="EngHang"/>
            </w:pPr>
            <w:r>
              <w:rPr>
                <w:rFonts w:hint="eastAsia"/>
              </w:rPr>
              <w:t>Hail to you, O Mary</w:t>
            </w:r>
            <w:r>
              <w:t>—</w:t>
            </w:r>
          </w:p>
          <w:p w14:paraId="6ECDAE8B" w14:textId="77777777" w:rsidR="000D1B28" w:rsidRDefault="000D1B28" w:rsidP="000D1B28">
            <w:pPr>
              <w:pStyle w:val="EngHang"/>
            </w:pPr>
            <w:r>
              <w:t>A</w:t>
            </w:r>
            <w:r>
              <w:rPr>
                <w:rFonts w:hint="eastAsia"/>
              </w:rPr>
              <w:t xml:space="preserve"> holy hail.</w:t>
            </w:r>
          </w:p>
          <w:p w14:paraId="63ADE9F4" w14:textId="77777777" w:rsidR="000D1B28" w:rsidRDefault="000D1B28" w:rsidP="000D1B28">
            <w:pPr>
              <w:pStyle w:val="EngHang"/>
            </w:pPr>
            <w:r>
              <w:rPr>
                <w:rFonts w:hint="eastAsia"/>
              </w:rPr>
              <w:t>Hail to you, O Mary,</w:t>
            </w:r>
          </w:p>
          <w:p w14:paraId="1403F017" w14:textId="21F51F5E" w:rsidR="000D1B28" w:rsidRDefault="000D1B28" w:rsidP="000D1B28">
            <w:pPr>
              <w:pStyle w:val="EngHang"/>
            </w:pPr>
            <w:r>
              <w:t>T</w:t>
            </w:r>
            <w:r>
              <w:rPr>
                <w:rFonts w:hint="eastAsia"/>
              </w:rPr>
              <w:t>he Mother of the Holy.</w:t>
            </w:r>
          </w:p>
        </w:tc>
        <w:tc>
          <w:tcPr>
            <w:tcW w:w="288" w:type="dxa"/>
          </w:tcPr>
          <w:p w14:paraId="761E63C4" w14:textId="77777777" w:rsidR="000D1B28" w:rsidRDefault="000D1B28" w:rsidP="000D1B28"/>
        </w:tc>
        <w:tc>
          <w:tcPr>
            <w:tcW w:w="288" w:type="dxa"/>
          </w:tcPr>
          <w:p w14:paraId="06E64600" w14:textId="177FD5C3" w:rsidR="000D1B28" w:rsidRDefault="000D1B28" w:rsidP="000D1B28">
            <w:pPr>
              <w:pStyle w:val="CopticCross"/>
            </w:pPr>
          </w:p>
        </w:tc>
        <w:tc>
          <w:tcPr>
            <w:tcW w:w="3960" w:type="dxa"/>
          </w:tcPr>
          <w:p w14:paraId="35A20BFD" w14:textId="77777777" w:rsidR="000D1B28" w:rsidRDefault="000D1B28" w:rsidP="000D1B28">
            <w:pPr>
              <w:pStyle w:val="CopticVersemulti-line"/>
            </w:pPr>
            <w:r>
              <w:t>Ⲭⲉⲣⲉ ⲛⲉ Ⲙⲁⲣⲓⲁ:</w:t>
            </w:r>
          </w:p>
          <w:p w14:paraId="24B2C958" w14:textId="77777777" w:rsidR="000D1B28" w:rsidRDefault="000D1B28" w:rsidP="000D1B28">
            <w:pPr>
              <w:pStyle w:val="CopticVersemulti-line"/>
            </w:pPr>
            <w:r>
              <w:t>ϧⲉⲛ ⲟⲩⲭⲉⲣⲉ ⲉϥⲟⲩⲁⲃ:</w:t>
            </w:r>
          </w:p>
          <w:p w14:paraId="79E3060A" w14:textId="77777777" w:rsidR="000D1B28" w:rsidRDefault="000D1B28" w:rsidP="000D1B28">
            <w:pPr>
              <w:pStyle w:val="CopticVersemulti-line"/>
            </w:pPr>
            <w:r>
              <w:t>ⲭⲉⲣⲉ ⲛⲉ Ⲙⲁⲣⲓⲁ:</w:t>
            </w:r>
          </w:p>
          <w:p w14:paraId="048C73DF" w14:textId="156B9C01" w:rsidR="000D1B28" w:rsidRDefault="000D1B28" w:rsidP="000D1B28">
            <w:pPr>
              <w:pStyle w:val="CopticHangingVerse"/>
            </w:pPr>
            <w:r>
              <w:t>ⲑ̀ⲙⲁⲩ ⲙ̀ⲫⲏⲉ̀ⲑⲟⲩⲁⲃ.</w:t>
            </w:r>
          </w:p>
        </w:tc>
      </w:tr>
      <w:tr w:rsidR="000D1B28" w14:paraId="13FC6CC2" w14:textId="77777777" w:rsidTr="000D1B28">
        <w:trPr>
          <w:cantSplit/>
          <w:jc w:val="center"/>
        </w:trPr>
        <w:tc>
          <w:tcPr>
            <w:tcW w:w="288" w:type="dxa"/>
          </w:tcPr>
          <w:p w14:paraId="64C67D99" w14:textId="77777777" w:rsidR="000D1B28" w:rsidRDefault="000D1B28" w:rsidP="000D1B28">
            <w:pPr>
              <w:pStyle w:val="CopticCross"/>
            </w:pPr>
          </w:p>
        </w:tc>
        <w:tc>
          <w:tcPr>
            <w:tcW w:w="3960" w:type="dxa"/>
          </w:tcPr>
          <w:p w14:paraId="671B305B" w14:textId="77777777" w:rsidR="000D1B28" w:rsidRDefault="000D1B28" w:rsidP="000D1B28">
            <w:pPr>
              <w:pStyle w:val="EngHang"/>
            </w:pPr>
            <w:r>
              <w:t>Hail to Michael,</w:t>
            </w:r>
          </w:p>
          <w:p w14:paraId="3FCBB313" w14:textId="77777777" w:rsidR="000D1B28" w:rsidRDefault="000D1B28" w:rsidP="000D1B28">
            <w:pPr>
              <w:pStyle w:val="EngHang"/>
            </w:pPr>
            <w:r>
              <w:t>The great archangel,</w:t>
            </w:r>
          </w:p>
          <w:p w14:paraId="348BC25B" w14:textId="77777777" w:rsidR="000D1B28" w:rsidRDefault="000D1B28" w:rsidP="000D1B28">
            <w:pPr>
              <w:pStyle w:val="EngHang"/>
            </w:pPr>
            <w:r>
              <w:t>The herald of the salvation</w:t>
            </w:r>
          </w:p>
          <w:p w14:paraId="2DCD4ACC" w14:textId="7215D2DD" w:rsidR="000D1B28" w:rsidRDefault="000D1B28" w:rsidP="000D1B28">
            <w:pPr>
              <w:pStyle w:val="EngHangEnd"/>
            </w:pPr>
            <w:r>
              <w:t>Of the Resurrection.</w:t>
            </w:r>
          </w:p>
        </w:tc>
        <w:tc>
          <w:tcPr>
            <w:tcW w:w="288" w:type="dxa"/>
          </w:tcPr>
          <w:p w14:paraId="37BB4362" w14:textId="77777777" w:rsidR="000D1B28" w:rsidRDefault="000D1B28" w:rsidP="000D1B28"/>
        </w:tc>
        <w:tc>
          <w:tcPr>
            <w:tcW w:w="288" w:type="dxa"/>
          </w:tcPr>
          <w:p w14:paraId="2614E730" w14:textId="77777777" w:rsidR="000D1B28" w:rsidRPr="00FB5ACB" w:rsidRDefault="000D1B28" w:rsidP="000D1B28">
            <w:pPr>
              <w:pStyle w:val="CopticCross"/>
            </w:pPr>
          </w:p>
        </w:tc>
        <w:tc>
          <w:tcPr>
            <w:tcW w:w="3960" w:type="dxa"/>
          </w:tcPr>
          <w:p w14:paraId="01D11466" w14:textId="77777777" w:rsidR="000D1B28" w:rsidRDefault="000D1B28" w:rsidP="000D1B28">
            <w:pPr>
              <w:pStyle w:val="CopticVersemulti-line"/>
            </w:pPr>
            <w:r>
              <w:t>Ⲭⲉⲣⲉ Ⲙⲓⲭⲁⲏⲗ:</w:t>
            </w:r>
          </w:p>
          <w:p w14:paraId="529AB705" w14:textId="77777777" w:rsidR="000D1B28" w:rsidRDefault="000D1B28" w:rsidP="000D1B28">
            <w:pPr>
              <w:pStyle w:val="CopticVersemulti-line"/>
            </w:pPr>
            <w:r>
              <w:t>ⲡⲓⲛⲓϣϯ ⲛ̀ⲁⲣⲭⲏⲁⲅⲅⲉⲗⲟⲥ:</w:t>
            </w:r>
          </w:p>
          <w:p w14:paraId="5084C8D0" w14:textId="77777777" w:rsidR="000D1B28" w:rsidRDefault="000D1B28" w:rsidP="000D1B28">
            <w:pPr>
              <w:pStyle w:val="CopticVersemulti-line"/>
            </w:pPr>
            <w:r>
              <w:t>ⲡⲓⲭ̀ⲣⲓⲙⲁⲛ ⲛ̀ⲟⲩϫⲁⲓ:</w:t>
            </w:r>
          </w:p>
          <w:p w14:paraId="0AF5D516" w14:textId="4A4B91B9" w:rsidR="000D1B28" w:rsidRDefault="000D1B28" w:rsidP="000D1B28">
            <w:pPr>
              <w:pStyle w:val="CopticHangingVerse"/>
            </w:pPr>
            <w:r>
              <w:t>ⲛ̀ⲧⲉ ϯⲁ̀ⲛⲁⲥⲧⲁⲥⲓⲥ.</w:t>
            </w:r>
          </w:p>
        </w:tc>
      </w:tr>
    </w:tbl>
    <w:p w14:paraId="48D283B9" w14:textId="0F0ACF4A" w:rsidR="00EC2AEB" w:rsidRPr="001E5E16" w:rsidRDefault="00EC2AEB" w:rsidP="00EC2AEB">
      <w:pPr>
        <w:pStyle w:val="Heading4"/>
      </w:pPr>
      <w:bookmarkStart w:id="2045" w:name="_Ref485108466"/>
      <w:r>
        <w:t>The Doxology</w:t>
      </w:r>
      <w:r w:rsidR="00E21EA3">
        <w:t xml:space="preserve"> for </w:t>
      </w:r>
      <w:r w:rsidR="00D22853">
        <w:t>Pascha</w:t>
      </w:r>
      <w:bookmarkEnd w:id="2044"/>
      <w:bookmarkEnd w:id="2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2046"/>
            <w:r>
              <w:t>Name</w:t>
            </w:r>
            <w:commentRangeEnd w:id="2046"/>
            <w:r>
              <w:rPr>
                <w:rStyle w:val="CommentReference"/>
              </w:rPr>
              <w:commentReference w:id="2046"/>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2047" w:name="_Ref434478317"/>
      <w:r>
        <w:t>A</w:t>
      </w:r>
      <w:r w:rsidR="00E21EA3">
        <w:t>nother</w:t>
      </w:r>
      <w:r>
        <w:t xml:space="preserve"> Doxology</w:t>
      </w:r>
      <w:r w:rsidR="00E21EA3">
        <w:t xml:space="preserve"> </w:t>
      </w:r>
      <w:r w:rsidR="00D22853">
        <w:t>Pascha</w:t>
      </w:r>
      <w:bookmarkEnd w:id="2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2048" w:name="_Ref434478347"/>
      <w:r>
        <w:lastRenderedPageBreak/>
        <w:t>A Doxology for Archangel Michael</w:t>
      </w:r>
      <w:r w:rsidR="00E21EA3">
        <w:t xml:space="preserve"> </w:t>
      </w:r>
      <w:r w:rsidR="00D22853">
        <w:t>Pascha</w:t>
      </w:r>
      <w:bookmarkEnd w:id="2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9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9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9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lastRenderedPageBreak/>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12FBBEA2" w14:textId="77777777" w:rsidR="00C103DB" w:rsidRDefault="00C103DB" w:rsidP="00C103DB">
      <w:pPr>
        <w:pStyle w:val="Heading4"/>
      </w:pPr>
      <w:bookmarkStart w:id="2049" w:name="_Ref434476440"/>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66C8CE78" w14:textId="77777777" w:rsidTr="00C103DB">
        <w:trPr>
          <w:cantSplit/>
        </w:trPr>
        <w:tc>
          <w:tcPr>
            <w:tcW w:w="288" w:type="dxa"/>
          </w:tcPr>
          <w:p w14:paraId="5ECCFE87" w14:textId="77777777" w:rsidR="00C103DB" w:rsidRDefault="00C103DB" w:rsidP="00C103DB">
            <w:pPr>
              <w:pStyle w:val="CopticCross"/>
            </w:pPr>
          </w:p>
        </w:tc>
        <w:tc>
          <w:tcPr>
            <w:tcW w:w="3960" w:type="dxa"/>
          </w:tcPr>
          <w:p w14:paraId="794D6B4A" w14:textId="77777777" w:rsidR="00C103DB" w:rsidRDefault="00C103DB" w:rsidP="00C103DB">
            <w:pPr>
              <w:pStyle w:val="EngHang"/>
              <w:rPr>
                <w:rFonts w:eastAsia="Arial Unicode MS"/>
              </w:rPr>
            </w:pPr>
            <w:r>
              <w:rPr>
                <w:rFonts w:eastAsia="Arial Unicode MS"/>
              </w:rPr>
              <w:t>God is risen</w:t>
            </w:r>
          </w:p>
          <w:p w14:paraId="2A19E574" w14:textId="77777777" w:rsidR="00C103DB" w:rsidRDefault="00C103DB" w:rsidP="00C103DB">
            <w:pPr>
              <w:pStyle w:val="EngHang"/>
              <w:rPr>
                <w:rFonts w:eastAsia="Arial Unicode MS"/>
              </w:rPr>
            </w:pPr>
            <w:r>
              <w:rPr>
                <w:rFonts w:eastAsia="Arial Unicode MS"/>
              </w:rPr>
              <w:t>Like one from sleep.</w:t>
            </w:r>
          </w:p>
          <w:p w14:paraId="3E845873" w14:textId="77777777" w:rsidR="00C103DB" w:rsidRDefault="00C103DB" w:rsidP="00C103DB">
            <w:pPr>
              <w:pStyle w:val="EngHang"/>
              <w:rPr>
                <w:rFonts w:eastAsia="Arial Unicode MS"/>
              </w:rPr>
            </w:pPr>
            <w:r>
              <w:rPr>
                <w:rFonts w:eastAsia="Arial Unicode MS"/>
              </w:rPr>
              <w:t>Christ our Lord</w:t>
            </w:r>
          </w:p>
          <w:p w14:paraId="76420E4A" w14:textId="77777777" w:rsidR="00C103DB" w:rsidRPr="00E257A0" w:rsidRDefault="00C103DB"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5F2B16E8" w14:textId="77777777" w:rsidR="00C103DB" w:rsidRDefault="00C103DB" w:rsidP="00C103DB">
            <w:pPr>
              <w:pStyle w:val="CopticCross"/>
            </w:pPr>
          </w:p>
        </w:tc>
        <w:tc>
          <w:tcPr>
            <w:tcW w:w="288" w:type="dxa"/>
          </w:tcPr>
          <w:p w14:paraId="131A9D06" w14:textId="77777777" w:rsidR="00C103DB" w:rsidRDefault="00C103DB" w:rsidP="00C103DB">
            <w:pPr>
              <w:pStyle w:val="CopticCross"/>
            </w:pPr>
          </w:p>
        </w:tc>
        <w:tc>
          <w:tcPr>
            <w:tcW w:w="3960" w:type="dxa"/>
          </w:tcPr>
          <w:p w14:paraId="7F06A161" w14:textId="77777777" w:rsidR="00C103DB" w:rsidRDefault="00C103DB" w:rsidP="00C103DB">
            <w:pPr>
              <w:pStyle w:val="CopticVersemulti-line"/>
            </w:pPr>
            <w:r>
              <w:t>Ⲁϥⲧⲱⲛⲫϥ ⲙ̀ϫⲉ Ⲫⲛⲟⲩϯ:</w:t>
            </w:r>
          </w:p>
          <w:p w14:paraId="3C69FAE7" w14:textId="77777777" w:rsidR="00C103DB" w:rsidRDefault="00C103DB" w:rsidP="00C103DB">
            <w:pPr>
              <w:pStyle w:val="CopticVersemulti-line"/>
            </w:pPr>
            <w:r>
              <w:t>ⲙ̀ⲫ̀ⲣⲏⲧϯ ⲙ̀ⲫⲏⲉ̀ⲧⲉⲛⲕⲟⲧ:</w:t>
            </w:r>
          </w:p>
          <w:p w14:paraId="48CB42B7" w14:textId="77777777" w:rsidR="00C103DB" w:rsidRDefault="00C103DB" w:rsidP="00C103DB">
            <w:pPr>
              <w:pStyle w:val="CopticVersemulti-line"/>
            </w:pPr>
            <w:r>
              <w:t>Ⲡⲭⲣⲓⲥⲧⲟⲥ ⲡⲉⲛⲛⲟⲩϯ:</w:t>
            </w:r>
          </w:p>
          <w:p w14:paraId="38CB354E" w14:textId="77777777" w:rsidR="00C103DB" w:rsidRPr="005130A7" w:rsidRDefault="00C103DB" w:rsidP="00C103DB">
            <w:pPr>
              <w:pStyle w:val="CopticVerse"/>
            </w:pPr>
            <w:r>
              <w:t>ⲧⲟⲛϥ ⲉ̀ⲃⲟⲗϧⲉⲛ ⲛⲏⲉⲑⲙⲱⲟⲩⲧ.</w:t>
            </w:r>
          </w:p>
        </w:tc>
      </w:tr>
      <w:tr w:rsidR="00C103DB" w14:paraId="4545CF76" w14:textId="77777777" w:rsidTr="00C103DB">
        <w:trPr>
          <w:cantSplit/>
        </w:trPr>
        <w:tc>
          <w:tcPr>
            <w:tcW w:w="288" w:type="dxa"/>
          </w:tcPr>
          <w:p w14:paraId="40A5C954" w14:textId="77777777" w:rsidR="00C103DB" w:rsidRPr="001E2E1C" w:rsidRDefault="00C103DB" w:rsidP="00C103DB">
            <w:pPr>
              <w:pStyle w:val="CopticCross"/>
            </w:pPr>
          </w:p>
        </w:tc>
        <w:tc>
          <w:tcPr>
            <w:tcW w:w="3960" w:type="dxa"/>
          </w:tcPr>
          <w:p w14:paraId="33297F65" w14:textId="77777777" w:rsidR="00C103DB" w:rsidRDefault="00C103DB" w:rsidP="00C103DB">
            <w:pPr>
              <w:pStyle w:val="EngHang"/>
            </w:pPr>
            <w:r>
              <w:t xml:space="preserve">Joy has filled </w:t>
            </w:r>
          </w:p>
          <w:p w14:paraId="5A092466" w14:textId="77777777" w:rsidR="00C103DB" w:rsidRDefault="00C103DB" w:rsidP="00C103DB">
            <w:pPr>
              <w:pStyle w:val="EngHang"/>
            </w:pPr>
            <w:r>
              <w:t>The whole world,</w:t>
            </w:r>
          </w:p>
          <w:p w14:paraId="2BC64DAC" w14:textId="77777777" w:rsidR="00C103DB" w:rsidRDefault="00C103DB" w:rsidP="00C103DB">
            <w:pPr>
              <w:pStyle w:val="EngHang"/>
            </w:pPr>
            <w:r>
              <w:t>For light has shone upon</w:t>
            </w:r>
          </w:p>
          <w:p w14:paraId="719E998C" w14:textId="77777777" w:rsidR="00C103DB" w:rsidRDefault="00C103DB" w:rsidP="00C103DB">
            <w:pPr>
              <w:pStyle w:val="EngHangEnd"/>
            </w:pPr>
            <w:r>
              <w:t>Those sitting in darkness.</w:t>
            </w:r>
          </w:p>
        </w:tc>
        <w:tc>
          <w:tcPr>
            <w:tcW w:w="288" w:type="dxa"/>
          </w:tcPr>
          <w:p w14:paraId="6C75766F" w14:textId="77777777" w:rsidR="00C103DB" w:rsidRDefault="00C103DB" w:rsidP="00C103DB">
            <w:pPr>
              <w:pStyle w:val="CopticCross"/>
            </w:pPr>
          </w:p>
        </w:tc>
        <w:tc>
          <w:tcPr>
            <w:tcW w:w="288" w:type="dxa"/>
          </w:tcPr>
          <w:p w14:paraId="714D73C9" w14:textId="77777777" w:rsidR="00C103DB" w:rsidRDefault="00C103DB" w:rsidP="00C103DB">
            <w:pPr>
              <w:pStyle w:val="CopticCross"/>
            </w:pPr>
          </w:p>
        </w:tc>
        <w:tc>
          <w:tcPr>
            <w:tcW w:w="3960" w:type="dxa"/>
          </w:tcPr>
          <w:p w14:paraId="435FE2C6" w14:textId="77777777" w:rsidR="00C103DB" w:rsidRDefault="00C103DB" w:rsidP="00C103DB">
            <w:pPr>
              <w:pStyle w:val="CopticVersemulti-line"/>
            </w:pPr>
            <w:r>
              <w:t>Ⲃⲟⲛ ⲟⲩⲣⲁϣⲓ ϣⲱⲡⲓ:</w:t>
            </w:r>
          </w:p>
          <w:p w14:paraId="508BB067" w14:textId="77777777" w:rsidR="00C103DB" w:rsidRDefault="00C103DB" w:rsidP="00C103DB">
            <w:pPr>
              <w:pStyle w:val="CopticVersemulti-line"/>
            </w:pPr>
            <w:r>
              <w:t>ϧⲉⲛ ϯⲟⲓⲕⲟⲩⲙⲉⲛⲏ:</w:t>
            </w:r>
          </w:p>
          <w:p w14:paraId="19FB3D88" w14:textId="77777777" w:rsidR="00C103DB" w:rsidRDefault="00C103DB" w:rsidP="00C103DB">
            <w:pPr>
              <w:pStyle w:val="CopticVersemulti-line"/>
            </w:pPr>
            <w:r>
              <w:t>ϫⲉ ⲛⲏⲉⲧϩⲉⲙⲥⲓ ϧⲉⲛ ⲡ̀ⲭⲁⲕⲓ:</w:t>
            </w:r>
          </w:p>
          <w:p w14:paraId="56744347" w14:textId="77777777" w:rsidR="00C103DB" w:rsidRPr="005130A7" w:rsidRDefault="00C103DB" w:rsidP="00C103DB">
            <w:pPr>
              <w:pStyle w:val="CopticVerse"/>
            </w:pPr>
            <w:r>
              <w:t>ⲁϥϣⲁⲓ ⲛⲱⲟⲩ ⲛ̀ⲟⲩⲱⲓⲛⲓ.</w:t>
            </w:r>
          </w:p>
        </w:tc>
      </w:tr>
      <w:tr w:rsidR="00C103DB" w14:paraId="59AADEC1" w14:textId="77777777" w:rsidTr="00C103DB">
        <w:trPr>
          <w:cantSplit/>
        </w:trPr>
        <w:tc>
          <w:tcPr>
            <w:tcW w:w="288" w:type="dxa"/>
          </w:tcPr>
          <w:p w14:paraId="2234C573" w14:textId="77777777" w:rsidR="00C103DB" w:rsidRDefault="00C103DB" w:rsidP="00C103DB">
            <w:pPr>
              <w:pStyle w:val="CopticCross"/>
            </w:pPr>
            <w:r>
              <w:t>¿</w:t>
            </w:r>
          </w:p>
        </w:tc>
        <w:tc>
          <w:tcPr>
            <w:tcW w:w="3960" w:type="dxa"/>
          </w:tcPr>
          <w:p w14:paraId="5D878F9D" w14:textId="77777777" w:rsidR="00C103DB" w:rsidRDefault="00C103DB" w:rsidP="00C103DB">
            <w:pPr>
              <w:pStyle w:val="EngHang"/>
            </w:pPr>
            <w:r>
              <w:t>The writings of our fathers</w:t>
            </w:r>
          </w:p>
          <w:p w14:paraId="349D54C6" w14:textId="77777777" w:rsidR="00C103DB" w:rsidRDefault="00C103DB" w:rsidP="00C103DB">
            <w:pPr>
              <w:pStyle w:val="EngHang"/>
            </w:pPr>
            <w:r>
              <w:t>Passed down the knowledge</w:t>
            </w:r>
          </w:p>
          <w:p w14:paraId="12CA087F" w14:textId="77777777" w:rsidR="00C103DB" w:rsidRDefault="00C103DB" w:rsidP="00C103DB">
            <w:pPr>
              <w:pStyle w:val="EngHang"/>
            </w:pPr>
            <w:r>
              <w:t>Of Christ our Lord,</w:t>
            </w:r>
          </w:p>
          <w:p w14:paraId="6BB4BE6F" w14:textId="77777777" w:rsidR="00C103DB" w:rsidRDefault="00C103DB" w:rsidP="00C103DB">
            <w:pPr>
              <w:pStyle w:val="EngHangEnd"/>
            </w:pPr>
            <w:r>
              <w:t>And His resurrection.</w:t>
            </w:r>
          </w:p>
        </w:tc>
        <w:tc>
          <w:tcPr>
            <w:tcW w:w="288" w:type="dxa"/>
          </w:tcPr>
          <w:p w14:paraId="0FFAA169" w14:textId="77777777" w:rsidR="00C103DB" w:rsidRDefault="00C103DB" w:rsidP="00C103DB">
            <w:pPr>
              <w:pStyle w:val="CopticCross"/>
            </w:pPr>
          </w:p>
        </w:tc>
        <w:tc>
          <w:tcPr>
            <w:tcW w:w="288" w:type="dxa"/>
          </w:tcPr>
          <w:p w14:paraId="1D0F0101" w14:textId="77777777" w:rsidR="00C103DB" w:rsidRDefault="00C103DB" w:rsidP="00C103DB">
            <w:pPr>
              <w:pStyle w:val="CopticCross"/>
            </w:pPr>
            <w:r>
              <w:t>¿</w:t>
            </w:r>
          </w:p>
        </w:tc>
        <w:tc>
          <w:tcPr>
            <w:tcW w:w="3960" w:type="dxa"/>
          </w:tcPr>
          <w:p w14:paraId="63A63E41" w14:textId="77777777" w:rsidR="00C103DB" w:rsidRDefault="00C103DB" w:rsidP="00C103DB">
            <w:pPr>
              <w:pStyle w:val="CopticVersemulti-line"/>
            </w:pPr>
            <w:r>
              <w:t>Ⲅⲣⲁⲫⲏ ⲛ̀ⲧⲉ ⲛⲓⲟϯ:</w:t>
            </w:r>
          </w:p>
          <w:p w14:paraId="7BAF3AF9" w14:textId="77777777" w:rsidR="00C103DB" w:rsidRDefault="00C103DB" w:rsidP="00C103DB">
            <w:pPr>
              <w:pStyle w:val="CopticVersemulti-line"/>
            </w:pPr>
            <w:r>
              <w:t>ⲁⲩϯ ⲛ̀ϯⲅ̀ⲛⲱⲥⲓⲥ:</w:t>
            </w:r>
          </w:p>
          <w:p w14:paraId="0C7649DD" w14:textId="77777777" w:rsidR="00C103DB" w:rsidRDefault="00C103DB" w:rsidP="00C103DB">
            <w:pPr>
              <w:pStyle w:val="CopticVersemulti-line"/>
            </w:pPr>
            <w:r>
              <w:t>Ⲡⲭⲣⲓⲥⲧⲟⲥ ⲡⲉⲛⲛⲟⲩϯ:</w:t>
            </w:r>
          </w:p>
          <w:p w14:paraId="30FC49E0" w14:textId="77777777" w:rsidR="00C103DB" w:rsidRPr="005130A7" w:rsidRDefault="00C103DB" w:rsidP="00C103DB">
            <w:pPr>
              <w:pStyle w:val="CopticVerse"/>
            </w:pPr>
            <w:r>
              <w:t>ⲛⲉⲙ ⲧⲉϥⲁ̀ⲛⲁⲥⲧⲁⲥⲓⲥ.</w:t>
            </w:r>
          </w:p>
        </w:tc>
      </w:tr>
      <w:tr w:rsidR="00C103DB" w14:paraId="53043A7F" w14:textId="77777777" w:rsidTr="00C103DB">
        <w:trPr>
          <w:cantSplit/>
        </w:trPr>
        <w:tc>
          <w:tcPr>
            <w:tcW w:w="288" w:type="dxa"/>
          </w:tcPr>
          <w:p w14:paraId="0B307DCA" w14:textId="77777777" w:rsidR="00C103DB" w:rsidRDefault="00C103DB" w:rsidP="00C103DB">
            <w:pPr>
              <w:pStyle w:val="CopticCross"/>
            </w:pPr>
            <w:r>
              <w:lastRenderedPageBreak/>
              <w:t>¿</w:t>
            </w:r>
          </w:p>
        </w:tc>
        <w:tc>
          <w:tcPr>
            <w:tcW w:w="3960" w:type="dxa"/>
          </w:tcPr>
          <w:p w14:paraId="5E566288" w14:textId="77777777" w:rsidR="00C103DB" w:rsidRPr="004249D2" w:rsidRDefault="00C103DB" w:rsidP="00C103DB">
            <w:pPr>
              <w:pStyle w:val="EngHang"/>
            </w:pPr>
            <w:r w:rsidRPr="004249D2">
              <w:t>David, inspired by God,</w:t>
            </w:r>
          </w:p>
          <w:p w14:paraId="330EE56E" w14:textId="77777777" w:rsidR="00C103DB" w:rsidRPr="004249D2" w:rsidRDefault="00C103DB" w:rsidP="00C103DB">
            <w:pPr>
              <w:pStyle w:val="EngHang"/>
            </w:pPr>
            <w:r w:rsidRPr="004249D2">
              <w:t>Spoke among these, saying,</w:t>
            </w:r>
          </w:p>
          <w:p w14:paraId="5D84879F" w14:textId="77777777" w:rsidR="00C103DB" w:rsidRPr="004249D2" w:rsidRDefault="00C103DB" w:rsidP="00C103DB">
            <w:pPr>
              <w:pStyle w:val="EngHang"/>
            </w:pPr>
            <w:r w:rsidRPr="004249D2">
              <w:t>“Let God arise, and</w:t>
            </w:r>
          </w:p>
          <w:p w14:paraId="4053D6B9" w14:textId="77777777" w:rsidR="00C103DB" w:rsidRDefault="00C103DB" w:rsidP="00C103DB">
            <w:pPr>
              <w:pStyle w:val="EngHangEnd"/>
            </w:pPr>
            <w:r>
              <w:t>Let His enemies be scattered.”</w:t>
            </w:r>
          </w:p>
        </w:tc>
        <w:tc>
          <w:tcPr>
            <w:tcW w:w="288" w:type="dxa"/>
          </w:tcPr>
          <w:p w14:paraId="6B6149A0" w14:textId="77777777" w:rsidR="00C103DB" w:rsidRDefault="00C103DB" w:rsidP="00C103DB">
            <w:pPr>
              <w:pStyle w:val="CopticCross"/>
            </w:pPr>
          </w:p>
        </w:tc>
        <w:tc>
          <w:tcPr>
            <w:tcW w:w="288" w:type="dxa"/>
          </w:tcPr>
          <w:p w14:paraId="0E5277D6" w14:textId="77777777" w:rsidR="00C103DB" w:rsidRDefault="00C103DB" w:rsidP="00C103DB">
            <w:pPr>
              <w:pStyle w:val="CopticCross"/>
            </w:pPr>
            <w:r>
              <w:t>¿</w:t>
            </w:r>
          </w:p>
        </w:tc>
        <w:tc>
          <w:tcPr>
            <w:tcW w:w="3960" w:type="dxa"/>
          </w:tcPr>
          <w:p w14:paraId="0CCC1833" w14:textId="77777777" w:rsidR="00C103DB" w:rsidRDefault="00C103DB" w:rsidP="00C103DB">
            <w:pPr>
              <w:pStyle w:val="CopticVersemulti-line"/>
            </w:pPr>
            <w:r>
              <w:t>Ⲇⲁⲩⲓⲇ ⲫ̀ⲙⲁ ⲉ̀ⲫⲛⲟⲩϯ:</w:t>
            </w:r>
          </w:p>
          <w:p w14:paraId="0CC90CA2" w14:textId="77777777" w:rsidR="00C103DB" w:rsidRDefault="00C103DB" w:rsidP="00C103DB">
            <w:pPr>
              <w:pStyle w:val="CopticVersemulti-line"/>
            </w:pPr>
            <w:r>
              <w:t>ⲁϥⲥⲁϫⲓ ϧⲉⲛ ⲛⲁⲓ ⲧⲏⲣⲟⲩ:</w:t>
            </w:r>
          </w:p>
          <w:p w14:paraId="17F66DDC" w14:textId="77777777" w:rsidR="00C103DB" w:rsidRDefault="00C103DB" w:rsidP="00C103DB">
            <w:pPr>
              <w:pStyle w:val="CopticVersemulti-line"/>
            </w:pPr>
            <w:r>
              <w:t>ⲙⲁⲣⲉϥⲧⲱⲛϥ ⲛ̀ϫⲉ Ⲫⲛⲟⲩϯ:</w:t>
            </w:r>
          </w:p>
          <w:p w14:paraId="63E13D94" w14:textId="77777777" w:rsidR="00C103DB" w:rsidRPr="005130A7" w:rsidRDefault="00C103DB" w:rsidP="00C103DB">
            <w:pPr>
              <w:pStyle w:val="CopticVerse"/>
            </w:pPr>
            <w:r>
              <w:t>ⲛⲉϥϫⲁϫⲓ ⲙⲁⲣⲟⲩⲇⲟⲣⲟⲩ.</w:t>
            </w:r>
          </w:p>
        </w:tc>
      </w:tr>
      <w:tr w:rsidR="00C103DB" w14:paraId="27685519" w14:textId="77777777" w:rsidTr="00C103DB">
        <w:trPr>
          <w:cantSplit/>
        </w:trPr>
        <w:tc>
          <w:tcPr>
            <w:tcW w:w="288" w:type="dxa"/>
          </w:tcPr>
          <w:p w14:paraId="6444EAE8" w14:textId="77777777" w:rsidR="00C103DB" w:rsidRDefault="00C103DB" w:rsidP="00C103DB">
            <w:pPr>
              <w:pStyle w:val="CopticCross"/>
            </w:pPr>
          </w:p>
        </w:tc>
        <w:tc>
          <w:tcPr>
            <w:tcW w:w="3960" w:type="dxa"/>
          </w:tcPr>
          <w:p w14:paraId="42F4BF24" w14:textId="77777777" w:rsidR="00C103DB" w:rsidRDefault="00C103DB" w:rsidP="00C103DB">
            <w:pPr>
              <w:pStyle w:val="EngHang"/>
            </w:pPr>
            <w:r>
              <w:t>He also speaks</w:t>
            </w:r>
          </w:p>
          <w:p w14:paraId="4255A165" w14:textId="77777777" w:rsidR="00C103DB" w:rsidRDefault="00C103DB" w:rsidP="00C103DB">
            <w:pPr>
              <w:pStyle w:val="EngHang"/>
            </w:pPr>
            <w:r>
              <w:t>Of this day,</w:t>
            </w:r>
          </w:p>
          <w:p w14:paraId="6A1D66F2" w14:textId="77777777" w:rsidR="00C103DB" w:rsidRDefault="00C103DB" w:rsidP="00C103DB">
            <w:pPr>
              <w:pStyle w:val="EngHang"/>
            </w:pPr>
            <w:r>
              <w:t>Which the Lord has made, saying,</w:t>
            </w:r>
          </w:p>
          <w:p w14:paraId="05034828" w14:textId="77777777" w:rsidR="00C103DB" w:rsidRDefault="00C103DB" w:rsidP="00C103DB">
            <w:pPr>
              <w:pStyle w:val="EngHangEnd"/>
            </w:pPr>
            <w:r>
              <w:t>“Let us rejoice and be glad.”</w:t>
            </w:r>
          </w:p>
        </w:tc>
        <w:tc>
          <w:tcPr>
            <w:tcW w:w="288" w:type="dxa"/>
          </w:tcPr>
          <w:p w14:paraId="69F3CBC5" w14:textId="77777777" w:rsidR="00C103DB" w:rsidRDefault="00C103DB" w:rsidP="00C103DB">
            <w:pPr>
              <w:pStyle w:val="CopticCross"/>
            </w:pPr>
          </w:p>
        </w:tc>
        <w:tc>
          <w:tcPr>
            <w:tcW w:w="288" w:type="dxa"/>
          </w:tcPr>
          <w:p w14:paraId="48DD28F8" w14:textId="77777777" w:rsidR="00C103DB" w:rsidRDefault="00C103DB" w:rsidP="00C103DB">
            <w:pPr>
              <w:pStyle w:val="CopticCross"/>
            </w:pPr>
          </w:p>
        </w:tc>
        <w:tc>
          <w:tcPr>
            <w:tcW w:w="3960" w:type="dxa"/>
          </w:tcPr>
          <w:p w14:paraId="67799B37" w14:textId="77777777" w:rsidR="00C103DB" w:rsidRDefault="00C103DB" w:rsidP="00C103DB">
            <w:pPr>
              <w:pStyle w:val="CopticVersemulti-line"/>
            </w:pPr>
            <w:r>
              <w:t>Ⲉϥϫⲟⲥ ⲛ̀ⲑⲟϥ ϩⲟϥ:</w:t>
            </w:r>
          </w:p>
          <w:p w14:paraId="3F44871D" w14:textId="77777777" w:rsidR="00C103DB" w:rsidRDefault="00C103DB" w:rsidP="00C103DB">
            <w:pPr>
              <w:pStyle w:val="CopticVersemulti-line"/>
            </w:pPr>
            <w:r>
              <w:t>Ϫⲉ ⲡⲁⲓⲉ̀ϩⲟⲟⲩ ⲛ̀ⲑⲟϥ:</w:t>
            </w:r>
          </w:p>
          <w:p w14:paraId="43004039" w14:textId="77777777" w:rsidR="00C103DB" w:rsidRDefault="00C103DB" w:rsidP="00C103DB">
            <w:pPr>
              <w:pStyle w:val="CopticVersemulti-line"/>
            </w:pPr>
            <w:r>
              <w:t>ⲉ̀ⲧⲁ Ⲡϭⲟⲓⲥ ⲑⲁⲙⲓⲟϥ:</w:t>
            </w:r>
          </w:p>
          <w:p w14:paraId="7BAC98A1" w14:textId="77777777" w:rsidR="00C103DB" w:rsidRDefault="00C103DB" w:rsidP="00C103DB">
            <w:pPr>
              <w:pStyle w:val="CopticVerse"/>
            </w:pPr>
            <w:r>
              <w:t>ⲙⲁⲣⲉⲛⲑⲉⲗⲏⲗ ⲟⲩⲛⲟϥ.</w:t>
            </w:r>
          </w:p>
        </w:tc>
      </w:tr>
      <w:tr w:rsidR="00C103DB" w14:paraId="7FA6C32E" w14:textId="77777777" w:rsidTr="00C103DB">
        <w:trPr>
          <w:cantSplit/>
        </w:trPr>
        <w:tc>
          <w:tcPr>
            <w:tcW w:w="288" w:type="dxa"/>
          </w:tcPr>
          <w:p w14:paraId="68955641" w14:textId="77777777" w:rsidR="00C103DB" w:rsidRDefault="00C103DB" w:rsidP="00C103DB">
            <w:pPr>
              <w:pStyle w:val="CopticCross"/>
            </w:pPr>
          </w:p>
        </w:tc>
        <w:tc>
          <w:tcPr>
            <w:tcW w:w="3960" w:type="dxa"/>
          </w:tcPr>
          <w:p w14:paraId="441AE1F7" w14:textId="77777777" w:rsidR="00C103DB" w:rsidRDefault="00C103DB" w:rsidP="00C103DB">
            <w:pPr>
              <w:pStyle w:val="EngHang"/>
            </w:pPr>
            <w:r>
              <w:t>In the fullness of the sixth day,</w:t>
            </w:r>
          </w:p>
          <w:p w14:paraId="565B9F37" w14:textId="77777777" w:rsidR="00C103DB" w:rsidRDefault="00C103DB" w:rsidP="00C103DB">
            <w:pPr>
              <w:pStyle w:val="EngHang"/>
            </w:pPr>
            <w:r>
              <w:t>They crucified the Creator.</w:t>
            </w:r>
          </w:p>
          <w:p w14:paraId="13F7DCB2" w14:textId="77777777" w:rsidR="00C103DB" w:rsidRDefault="00C103DB" w:rsidP="00C103DB">
            <w:pPr>
              <w:pStyle w:val="EngHang"/>
            </w:pPr>
            <w:r>
              <w:t>On the third day,</w:t>
            </w:r>
          </w:p>
          <w:p w14:paraId="26DA58BB" w14:textId="77777777" w:rsidR="00C103DB" w:rsidRDefault="00C103DB" w:rsidP="00C103DB">
            <w:pPr>
              <w:pStyle w:val="EngHangEnd"/>
            </w:pPr>
            <w:r>
              <w:t>He rose in His glory.</w:t>
            </w:r>
          </w:p>
        </w:tc>
        <w:tc>
          <w:tcPr>
            <w:tcW w:w="288" w:type="dxa"/>
          </w:tcPr>
          <w:p w14:paraId="218ABD07" w14:textId="77777777" w:rsidR="00C103DB" w:rsidRDefault="00C103DB" w:rsidP="00C103DB">
            <w:pPr>
              <w:pStyle w:val="CopticCross"/>
            </w:pPr>
          </w:p>
        </w:tc>
        <w:tc>
          <w:tcPr>
            <w:tcW w:w="288" w:type="dxa"/>
          </w:tcPr>
          <w:p w14:paraId="628266C5" w14:textId="77777777" w:rsidR="00C103DB" w:rsidRDefault="00C103DB" w:rsidP="00C103DB">
            <w:pPr>
              <w:pStyle w:val="CopticCross"/>
            </w:pPr>
          </w:p>
        </w:tc>
        <w:tc>
          <w:tcPr>
            <w:tcW w:w="3960" w:type="dxa"/>
          </w:tcPr>
          <w:p w14:paraId="3FAD7A5E" w14:textId="77777777" w:rsidR="00C103DB" w:rsidRDefault="00C103DB" w:rsidP="00C103DB">
            <w:pPr>
              <w:pStyle w:val="CopticVersemulti-line"/>
            </w:pPr>
            <w:r>
              <w:t>ⲋ ⲛ̀ⲉ̀ϩⲟⲟⲩ ⲁⲩⲙⲟϩ:</w:t>
            </w:r>
          </w:p>
          <w:p w14:paraId="7D3C4A14" w14:textId="77777777" w:rsidR="00C103DB" w:rsidRDefault="00C103DB" w:rsidP="00C103DB">
            <w:pPr>
              <w:pStyle w:val="CopticVersemulti-line"/>
            </w:pPr>
            <w:r>
              <w:t>ⲁⲩⲁϣϥ ⲉ̀ⲡⲓⲣⲉϥⲥⲱⲛⲧ:</w:t>
            </w:r>
          </w:p>
          <w:p w14:paraId="0CF2CA9E" w14:textId="77777777" w:rsidR="00C103DB" w:rsidRDefault="00C103DB" w:rsidP="00C103DB">
            <w:pPr>
              <w:pStyle w:val="CopticVersemulti-line"/>
            </w:pPr>
            <w:r>
              <w:t>ⲁϥⲧⲱⲛϥ ϧⲉⲛ ⲡⲉϥⲱ̀ⲟⲩ:</w:t>
            </w:r>
          </w:p>
          <w:p w14:paraId="5953D1DC" w14:textId="77777777" w:rsidR="00C103DB" w:rsidRDefault="00C103DB" w:rsidP="00C103DB">
            <w:pPr>
              <w:pStyle w:val="CopticVerse"/>
            </w:pPr>
            <w:r>
              <w:t>ϧⲉⲛ ⲡⲓⲉ̀ϩⲟⲟⲩ ⲙ̀ⲙⲁϩ ϣⲟⲙⲧ.</w:t>
            </w:r>
          </w:p>
        </w:tc>
      </w:tr>
      <w:tr w:rsidR="00C103DB" w14:paraId="37E77CBB" w14:textId="77777777" w:rsidTr="00C103DB">
        <w:trPr>
          <w:cantSplit/>
        </w:trPr>
        <w:tc>
          <w:tcPr>
            <w:tcW w:w="288" w:type="dxa"/>
          </w:tcPr>
          <w:p w14:paraId="3B9AA8E2" w14:textId="77777777" w:rsidR="00C103DB" w:rsidRDefault="00C103DB" w:rsidP="00C103DB">
            <w:pPr>
              <w:pStyle w:val="CopticCross"/>
            </w:pPr>
            <w:r>
              <w:t>¿</w:t>
            </w:r>
          </w:p>
        </w:tc>
        <w:tc>
          <w:tcPr>
            <w:tcW w:w="3960" w:type="dxa"/>
          </w:tcPr>
          <w:p w14:paraId="374DB29B" w14:textId="77777777" w:rsidR="00C103DB" w:rsidRDefault="00C103DB" w:rsidP="00C103DB">
            <w:pPr>
              <w:pStyle w:val="EngHang"/>
            </w:pPr>
            <w:r>
              <w:t>The mercy of Christ</w:t>
            </w:r>
          </w:p>
          <w:p w14:paraId="3AC9A93E" w14:textId="77777777" w:rsidR="00C103DB" w:rsidRDefault="00C103DB" w:rsidP="00C103DB">
            <w:pPr>
              <w:pStyle w:val="EngHang"/>
            </w:pPr>
            <w:r>
              <w:t>Towards mankind</w:t>
            </w:r>
          </w:p>
          <w:p w14:paraId="656E8D8E" w14:textId="77777777" w:rsidR="00C103DB" w:rsidRDefault="00C103DB" w:rsidP="00C103DB">
            <w:pPr>
              <w:pStyle w:val="EngHang"/>
            </w:pPr>
            <w:r>
              <w:t>Is incomprehensibly vast;</w:t>
            </w:r>
          </w:p>
          <w:p w14:paraId="5D397F37" w14:textId="77777777" w:rsidR="00C103DB" w:rsidRDefault="00C103DB" w:rsidP="00C103DB">
            <w:pPr>
              <w:pStyle w:val="EngHangEnd"/>
            </w:pPr>
            <w:r>
              <w:t>He saved His people.</w:t>
            </w:r>
          </w:p>
        </w:tc>
        <w:tc>
          <w:tcPr>
            <w:tcW w:w="288" w:type="dxa"/>
          </w:tcPr>
          <w:p w14:paraId="01D239C6" w14:textId="77777777" w:rsidR="00C103DB" w:rsidRDefault="00C103DB" w:rsidP="00C103DB">
            <w:pPr>
              <w:pStyle w:val="CopticCross"/>
            </w:pPr>
          </w:p>
        </w:tc>
        <w:tc>
          <w:tcPr>
            <w:tcW w:w="288" w:type="dxa"/>
          </w:tcPr>
          <w:p w14:paraId="78FF1DC5" w14:textId="77777777" w:rsidR="00C103DB" w:rsidRDefault="00C103DB" w:rsidP="00C103DB">
            <w:pPr>
              <w:pStyle w:val="CopticCross"/>
            </w:pPr>
            <w:r>
              <w:t>¿</w:t>
            </w:r>
          </w:p>
        </w:tc>
        <w:tc>
          <w:tcPr>
            <w:tcW w:w="3960" w:type="dxa"/>
          </w:tcPr>
          <w:p w14:paraId="6E25FB4A" w14:textId="77777777" w:rsidR="00C103DB" w:rsidRDefault="00C103DB" w:rsidP="00C103DB">
            <w:pPr>
              <w:pStyle w:val="CopticVersemulti-line"/>
            </w:pPr>
            <w:r>
              <w:t>Ⲍⲉⲟϣ ⲉ̀ⲙⲁϣⲱ:</w:t>
            </w:r>
          </w:p>
          <w:p w14:paraId="422625DE" w14:textId="77777777" w:rsidR="00C103DB" w:rsidRDefault="00C103DB" w:rsidP="00C103DB">
            <w:pPr>
              <w:pStyle w:val="CopticVersemulti-line"/>
            </w:pPr>
            <w:r>
              <w:t>ⲫ̀ⲛⲁⲓ ⲙ̀Ⲡⲭⲣⲓⲥⲧⲟⲥ:</w:t>
            </w:r>
          </w:p>
          <w:p w14:paraId="4C878359" w14:textId="77777777" w:rsidR="00C103DB" w:rsidRDefault="00C103DB" w:rsidP="00C103DB">
            <w:pPr>
              <w:pStyle w:val="CopticVersemulti-line"/>
            </w:pPr>
            <w:r>
              <w:t>ϧⲉⲛ ⲡⲉϥⲑⲉⲃⲓⲟ̀:</w:t>
            </w:r>
          </w:p>
          <w:p w14:paraId="05C6D509" w14:textId="77777777" w:rsidR="00C103DB" w:rsidRPr="007241F3" w:rsidRDefault="00C103DB" w:rsidP="00C103DB">
            <w:pPr>
              <w:pStyle w:val="CopticVerse"/>
            </w:pPr>
            <w:r>
              <w:t>ⲁϥⲥⲱϯ ⲙ̀ⲡⲉⲫⲗⲁⲟⲥ.</w:t>
            </w:r>
          </w:p>
        </w:tc>
      </w:tr>
      <w:tr w:rsidR="00C103DB" w14:paraId="6EB6C6A1" w14:textId="77777777" w:rsidTr="00C103DB">
        <w:trPr>
          <w:cantSplit/>
        </w:trPr>
        <w:tc>
          <w:tcPr>
            <w:tcW w:w="288" w:type="dxa"/>
          </w:tcPr>
          <w:p w14:paraId="46A8F031"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5A1374F8" w14:textId="77777777" w:rsidR="00C103DB" w:rsidRDefault="00C103DB" w:rsidP="00C103DB">
            <w:pPr>
              <w:pStyle w:val="EngHang"/>
            </w:pPr>
            <w:r>
              <w:t>Look, the whole creation</w:t>
            </w:r>
          </w:p>
          <w:p w14:paraId="377B40E2" w14:textId="77777777" w:rsidR="00C103DB" w:rsidRDefault="00C103DB" w:rsidP="00C103DB">
            <w:pPr>
              <w:pStyle w:val="EngHang"/>
            </w:pPr>
            <w:r>
              <w:t>Rejoices in grace,</w:t>
            </w:r>
          </w:p>
          <w:p w14:paraId="0E75026F" w14:textId="77777777" w:rsidR="00C103DB" w:rsidRDefault="00C103DB" w:rsidP="00C103DB">
            <w:pPr>
              <w:pStyle w:val="EngHang"/>
            </w:pPr>
            <w:r>
              <w:t>For the Lord is risen</w:t>
            </w:r>
          </w:p>
          <w:p w14:paraId="39EB181E" w14:textId="77777777" w:rsidR="00C103DB" w:rsidRDefault="00C103DB" w:rsidP="00C103DB">
            <w:pPr>
              <w:pStyle w:val="EngHangEnd"/>
            </w:pPr>
            <w:r>
              <w:t>From the dead.</w:t>
            </w:r>
          </w:p>
        </w:tc>
        <w:tc>
          <w:tcPr>
            <w:tcW w:w="288" w:type="dxa"/>
          </w:tcPr>
          <w:p w14:paraId="0B090ECB" w14:textId="77777777" w:rsidR="00C103DB" w:rsidRDefault="00C103DB" w:rsidP="00C103DB">
            <w:pPr>
              <w:pStyle w:val="CopticCross"/>
            </w:pPr>
          </w:p>
        </w:tc>
        <w:tc>
          <w:tcPr>
            <w:tcW w:w="288" w:type="dxa"/>
          </w:tcPr>
          <w:p w14:paraId="758937B1" w14:textId="77777777" w:rsidR="00C103DB" w:rsidRDefault="00C103DB" w:rsidP="00C103DB">
            <w:pPr>
              <w:pStyle w:val="CopticCross"/>
            </w:pPr>
            <w:r>
              <w:t>¿</w:t>
            </w:r>
          </w:p>
        </w:tc>
        <w:tc>
          <w:tcPr>
            <w:tcW w:w="3960" w:type="dxa"/>
          </w:tcPr>
          <w:p w14:paraId="2C2A791D" w14:textId="77777777" w:rsidR="00C103DB" w:rsidRDefault="00C103DB" w:rsidP="00C103DB">
            <w:pPr>
              <w:pStyle w:val="CopticVersemulti-line"/>
            </w:pPr>
            <w:r>
              <w:t>Ⲏⲥ ϯⲕ̀ⲧⲏⲥⲓⲥ ⲧⲏⲣⲥ:</w:t>
            </w:r>
          </w:p>
          <w:p w14:paraId="74751217" w14:textId="77777777" w:rsidR="00C103DB" w:rsidRDefault="00C103DB" w:rsidP="00C103DB">
            <w:pPr>
              <w:pStyle w:val="CopticVersemulti-line"/>
            </w:pPr>
            <w:r>
              <w:t>ⲁⲩⲁϣⲓ ϧⲉⲛ ⲡⲓϩ̀ⲙⲟⲧ:</w:t>
            </w:r>
          </w:p>
          <w:p w14:paraId="4A440446" w14:textId="77777777" w:rsidR="00C103DB" w:rsidRDefault="00C103DB" w:rsidP="00C103DB">
            <w:pPr>
              <w:pStyle w:val="CopticVersemulti-line"/>
            </w:pPr>
            <w:r>
              <w:t>ϫⲉ ⲁϥⲧⲱⲛϥ ⲛ̀ϫⲉ Ⲡϭⲟⲓⲥ:</w:t>
            </w:r>
          </w:p>
          <w:p w14:paraId="2E64DE74" w14:textId="77777777" w:rsidR="00C103DB" w:rsidRDefault="00C103DB" w:rsidP="00C103DB">
            <w:pPr>
              <w:pStyle w:val="CopticVerse"/>
            </w:pPr>
            <w:r>
              <w:t>ⲉ̀ⲃⲟⲗϧⲉⲛ ⲛⲏⲉⲑⲙⲱⲟⲩⲧ.</w:t>
            </w:r>
          </w:p>
        </w:tc>
      </w:tr>
      <w:tr w:rsidR="00C103DB" w14:paraId="3092725E" w14:textId="77777777" w:rsidTr="00C103DB">
        <w:trPr>
          <w:cantSplit/>
        </w:trPr>
        <w:tc>
          <w:tcPr>
            <w:tcW w:w="288" w:type="dxa"/>
          </w:tcPr>
          <w:p w14:paraId="74EEFB0E" w14:textId="77777777" w:rsidR="00C103DB" w:rsidRDefault="00C103DB" w:rsidP="00C103DB">
            <w:pPr>
              <w:pStyle w:val="CopticCross"/>
            </w:pPr>
          </w:p>
        </w:tc>
        <w:tc>
          <w:tcPr>
            <w:tcW w:w="3960" w:type="dxa"/>
          </w:tcPr>
          <w:p w14:paraId="0F224FEF" w14:textId="77777777" w:rsidR="00C103DB" w:rsidRDefault="00C103DB" w:rsidP="00C103DB">
            <w:pPr>
              <w:pStyle w:val="EngHang"/>
            </w:pPr>
            <w:r>
              <w:t>Rejoice, O faithful,</w:t>
            </w:r>
          </w:p>
          <w:p w14:paraId="32614371" w14:textId="77777777" w:rsidR="00C103DB" w:rsidRDefault="00C103DB" w:rsidP="00C103DB">
            <w:pPr>
              <w:pStyle w:val="EngHang"/>
            </w:pPr>
            <w:r>
              <w:t>In the resurrection</w:t>
            </w:r>
          </w:p>
          <w:p w14:paraId="586501B1" w14:textId="77777777" w:rsidR="00C103DB" w:rsidRDefault="00C103DB" w:rsidP="00C103DB">
            <w:pPr>
              <w:pStyle w:val="EngHang"/>
            </w:pPr>
            <w:r>
              <w:t>Of Jesus Christ,</w:t>
            </w:r>
          </w:p>
          <w:p w14:paraId="35FED39F" w14:textId="77777777" w:rsidR="00C103DB" w:rsidRDefault="00C103DB" w:rsidP="00C103DB">
            <w:pPr>
              <w:pStyle w:val="EngHangEnd"/>
            </w:pPr>
            <w:r>
              <w:t>The King of all creation.</w:t>
            </w:r>
          </w:p>
        </w:tc>
        <w:tc>
          <w:tcPr>
            <w:tcW w:w="288" w:type="dxa"/>
          </w:tcPr>
          <w:p w14:paraId="0C0938F5" w14:textId="77777777" w:rsidR="00C103DB" w:rsidRDefault="00C103DB" w:rsidP="00C103DB">
            <w:pPr>
              <w:pStyle w:val="CopticCross"/>
            </w:pPr>
          </w:p>
        </w:tc>
        <w:tc>
          <w:tcPr>
            <w:tcW w:w="288" w:type="dxa"/>
          </w:tcPr>
          <w:p w14:paraId="58DAB956" w14:textId="77777777" w:rsidR="00C103DB" w:rsidRDefault="00C103DB" w:rsidP="00C103DB">
            <w:pPr>
              <w:pStyle w:val="CopticCross"/>
            </w:pPr>
          </w:p>
        </w:tc>
        <w:tc>
          <w:tcPr>
            <w:tcW w:w="3960" w:type="dxa"/>
          </w:tcPr>
          <w:p w14:paraId="5A050A22" w14:textId="77777777" w:rsidR="00C103DB" w:rsidRDefault="00C103DB" w:rsidP="00C103DB">
            <w:pPr>
              <w:pStyle w:val="CopticVersemulti-line"/>
            </w:pPr>
            <w:r>
              <w:t>Ⲑⲉⲗⲏⲗ ⲱ̀ ⲛⲓⲡⲓⲥⲧⲟⲥ:</w:t>
            </w:r>
          </w:p>
          <w:p w14:paraId="0E6297CA" w14:textId="77777777" w:rsidR="00C103DB" w:rsidRDefault="00C103DB" w:rsidP="00C103DB">
            <w:pPr>
              <w:pStyle w:val="CopticVersemulti-line"/>
            </w:pPr>
            <w:r>
              <w:t>ϧⲉⲛ ϯⲁ̀ⲛⲁⲥⲧⲁⲥⲓⲥ:</w:t>
            </w:r>
          </w:p>
          <w:p w14:paraId="7765E743" w14:textId="77777777" w:rsidR="00C103DB" w:rsidRDefault="00C103DB" w:rsidP="00C103DB">
            <w:pPr>
              <w:pStyle w:val="CopticVersemulti-line"/>
            </w:pPr>
            <w:r>
              <w:t>ⲛ̀ⲧⲉ Ⲓⲏⲥⲟⲩⲥ Ⲡⲭ̀ⲣⲓⲥⲧⲟⲥ:</w:t>
            </w:r>
          </w:p>
          <w:p w14:paraId="1B65EF1A" w14:textId="77777777" w:rsidR="00C103DB" w:rsidRDefault="00C103DB" w:rsidP="00C103DB">
            <w:pPr>
              <w:pStyle w:val="CopticVerse"/>
            </w:pPr>
            <w:r>
              <w:t>ⲡ̀ⲟⲩⲣⲟ ⲛ̀ϯⲕ̀ⲧⲏⲥⲓⲥ.</w:t>
            </w:r>
          </w:p>
        </w:tc>
      </w:tr>
      <w:tr w:rsidR="00C103DB" w14:paraId="5C936712" w14:textId="77777777" w:rsidTr="00C103DB">
        <w:trPr>
          <w:cantSplit/>
        </w:trPr>
        <w:tc>
          <w:tcPr>
            <w:tcW w:w="288" w:type="dxa"/>
          </w:tcPr>
          <w:p w14:paraId="7D3A4348" w14:textId="77777777" w:rsidR="00C103DB" w:rsidRDefault="00C103DB" w:rsidP="00C103DB">
            <w:pPr>
              <w:pStyle w:val="CopticCross"/>
            </w:pPr>
          </w:p>
        </w:tc>
        <w:tc>
          <w:tcPr>
            <w:tcW w:w="3960" w:type="dxa"/>
          </w:tcPr>
          <w:p w14:paraId="3F3417C5" w14:textId="77777777" w:rsidR="00C103DB" w:rsidRDefault="00C103DB" w:rsidP="00C103DB">
            <w:pPr>
              <w:pStyle w:val="EngHang"/>
            </w:pPr>
            <w:r>
              <w:t>See, the women came</w:t>
            </w:r>
          </w:p>
          <w:p w14:paraId="4C80A8B9" w14:textId="77777777" w:rsidR="00C103DB" w:rsidRDefault="00C103DB" w:rsidP="00C103DB">
            <w:pPr>
              <w:pStyle w:val="EngHang"/>
            </w:pPr>
            <w:r>
              <w:t>To the tomb</w:t>
            </w:r>
          </w:p>
          <w:p w14:paraId="7ED597F8" w14:textId="77777777" w:rsidR="00C103DB" w:rsidRDefault="00C103DB" w:rsidP="00C103DB">
            <w:pPr>
              <w:pStyle w:val="EngHang"/>
            </w:pPr>
            <w:r>
              <w:t>Bearing their spices,</w:t>
            </w:r>
          </w:p>
          <w:p w14:paraId="63341255" w14:textId="77777777" w:rsidR="00C103DB" w:rsidRDefault="00C103DB" w:rsidP="00C103DB">
            <w:pPr>
              <w:pStyle w:val="EngHangEnd"/>
            </w:pPr>
            <w:r>
              <w:t>With His mother, Mary.</w:t>
            </w:r>
          </w:p>
        </w:tc>
        <w:tc>
          <w:tcPr>
            <w:tcW w:w="288" w:type="dxa"/>
          </w:tcPr>
          <w:p w14:paraId="5FB02FDA" w14:textId="77777777" w:rsidR="00C103DB" w:rsidRDefault="00C103DB" w:rsidP="00C103DB">
            <w:pPr>
              <w:pStyle w:val="CopticCross"/>
            </w:pPr>
          </w:p>
        </w:tc>
        <w:tc>
          <w:tcPr>
            <w:tcW w:w="288" w:type="dxa"/>
          </w:tcPr>
          <w:p w14:paraId="0528AA65" w14:textId="77777777" w:rsidR="00C103DB" w:rsidRDefault="00C103DB" w:rsidP="00C103DB">
            <w:pPr>
              <w:pStyle w:val="CopticCross"/>
            </w:pPr>
          </w:p>
        </w:tc>
        <w:tc>
          <w:tcPr>
            <w:tcW w:w="3960" w:type="dxa"/>
          </w:tcPr>
          <w:p w14:paraId="041DA343" w14:textId="77777777" w:rsidR="00C103DB" w:rsidRDefault="00C103DB" w:rsidP="00C103DB">
            <w:pPr>
              <w:pStyle w:val="CopticVersemulti-line"/>
            </w:pPr>
            <w:r>
              <w:t>Ⲓⲥ ⲛⲓϩⲓⲟ̀ⲙⲓ ⲁⲩⲓ̀:</w:t>
            </w:r>
          </w:p>
          <w:p w14:paraId="000CE828" w14:textId="77777777" w:rsidR="00C103DB" w:rsidRDefault="00C103DB" w:rsidP="00C103DB">
            <w:pPr>
              <w:pStyle w:val="CopticVersemulti-line"/>
            </w:pPr>
            <w:r>
              <w:t>ⲉ̀ϧ̀ⲣⲏⲓ ⲉ̀ⲡⲓⲙ̀ϩⲁⲩ:</w:t>
            </w:r>
          </w:p>
          <w:p w14:paraId="0A32FD75" w14:textId="77777777" w:rsidR="00C103DB" w:rsidRDefault="00C103DB" w:rsidP="00C103DB">
            <w:pPr>
              <w:pStyle w:val="CopticVersemulti-line"/>
            </w:pPr>
            <w:r>
              <w:t>ⲁⲩϥⲁⲓ ⲛ̀ⲛⲟⲩⲥⲟϫⲉⲛ:</w:t>
            </w:r>
          </w:p>
          <w:p w14:paraId="61322A73" w14:textId="77777777" w:rsidR="00C103DB" w:rsidRDefault="00C103DB" w:rsidP="00C103DB">
            <w:pPr>
              <w:pStyle w:val="CopticVerse"/>
            </w:pPr>
            <w:r>
              <w:t>ⲛⲉⲙ Ⲙⲁⲣⲓⲁ̀ ⲧⲉϥⲙⲁⲩ.</w:t>
            </w:r>
          </w:p>
        </w:tc>
      </w:tr>
      <w:tr w:rsidR="00C103DB" w14:paraId="19562143" w14:textId="77777777" w:rsidTr="00C103DB">
        <w:trPr>
          <w:cantSplit/>
        </w:trPr>
        <w:tc>
          <w:tcPr>
            <w:tcW w:w="288" w:type="dxa"/>
          </w:tcPr>
          <w:p w14:paraId="1DE5F761" w14:textId="77777777" w:rsidR="00C103DB" w:rsidRDefault="00C103DB" w:rsidP="00C103DB">
            <w:pPr>
              <w:pStyle w:val="CopticCross"/>
            </w:pPr>
            <w:r>
              <w:lastRenderedPageBreak/>
              <w:t>¿</w:t>
            </w:r>
          </w:p>
        </w:tc>
        <w:tc>
          <w:tcPr>
            <w:tcW w:w="3960" w:type="dxa"/>
          </w:tcPr>
          <w:p w14:paraId="1A5015EA" w14:textId="77777777" w:rsidR="00C103DB" w:rsidRDefault="00C103DB" w:rsidP="00C103DB">
            <w:pPr>
              <w:pStyle w:val="EngHang"/>
              <w:rPr>
                <w:rFonts w:eastAsia="Arial Unicode MS"/>
              </w:rPr>
            </w:pPr>
            <w:r>
              <w:rPr>
                <w:rFonts w:eastAsia="Arial Unicode MS"/>
              </w:rPr>
              <w:t>The angle spoke</w:t>
            </w:r>
          </w:p>
          <w:p w14:paraId="0D65650A" w14:textId="77777777" w:rsidR="00C103DB" w:rsidRDefault="00C103DB" w:rsidP="00C103DB">
            <w:pPr>
              <w:pStyle w:val="EngHang"/>
              <w:rPr>
                <w:rFonts w:eastAsia="Arial Unicode MS"/>
              </w:rPr>
            </w:pPr>
            <w:r>
              <w:rPr>
                <w:rFonts w:eastAsia="Arial Unicode MS"/>
              </w:rPr>
              <w:t>To them, soothingly,</w:t>
            </w:r>
          </w:p>
          <w:p w14:paraId="05E1D880" w14:textId="77777777" w:rsidR="00C103DB" w:rsidRDefault="00C103DB" w:rsidP="00C103DB">
            <w:pPr>
              <w:pStyle w:val="EngHang"/>
              <w:rPr>
                <w:rFonts w:eastAsia="Arial Unicode MS"/>
              </w:rPr>
            </w:pPr>
            <w:r>
              <w:rPr>
                <w:rFonts w:eastAsia="Arial Unicode MS"/>
              </w:rPr>
              <w:t>“Why do you seek</w:t>
            </w:r>
          </w:p>
          <w:p w14:paraId="443B4BE4" w14:textId="77777777" w:rsidR="00C103DB" w:rsidRPr="003678BC" w:rsidRDefault="00C103DB" w:rsidP="00C103DB">
            <w:pPr>
              <w:pStyle w:val="EngHangEnd"/>
              <w:rPr>
                <w:rFonts w:eastAsia="Arial Unicode MS"/>
              </w:rPr>
            </w:pPr>
            <w:r>
              <w:rPr>
                <w:rFonts w:eastAsia="Arial Unicode MS"/>
              </w:rPr>
              <w:t>Jesus of Nazareth?”</w:t>
            </w:r>
          </w:p>
        </w:tc>
        <w:tc>
          <w:tcPr>
            <w:tcW w:w="288" w:type="dxa"/>
          </w:tcPr>
          <w:p w14:paraId="31DB35CE" w14:textId="77777777" w:rsidR="00C103DB" w:rsidRDefault="00C103DB" w:rsidP="00C103DB">
            <w:pPr>
              <w:pStyle w:val="CopticCross"/>
            </w:pPr>
          </w:p>
        </w:tc>
        <w:tc>
          <w:tcPr>
            <w:tcW w:w="288" w:type="dxa"/>
          </w:tcPr>
          <w:p w14:paraId="41AC00B8" w14:textId="77777777" w:rsidR="00C103DB" w:rsidRDefault="00C103DB" w:rsidP="00C103DB">
            <w:pPr>
              <w:pStyle w:val="CopticCross"/>
            </w:pPr>
            <w:r>
              <w:t>¿</w:t>
            </w:r>
          </w:p>
        </w:tc>
        <w:tc>
          <w:tcPr>
            <w:tcW w:w="3960" w:type="dxa"/>
          </w:tcPr>
          <w:p w14:paraId="7EA4675C" w14:textId="77777777" w:rsidR="00C103DB" w:rsidRDefault="00C103DB" w:rsidP="00C103DB">
            <w:pPr>
              <w:pStyle w:val="CopticVersemulti-line"/>
            </w:pPr>
            <w:r>
              <w:t>Ⲕⲁⲗⲱⲥ ⲁϥϫⲟⲥ ⲛⲱⲟⲩ:</w:t>
            </w:r>
          </w:p>
          <w:p w14:paraId="041E306F" w14:textId="77777777" w:rsidR="00C103DB" w:rsidRDefault="00C103DB" w:rsidP="00C103DB">
            <w:pPr>
              <w:pStyle w:val="CopticVersemulti-line"/>
            </w:pPr>
            <w:r>
              <w:t>ⲛ̀ϫⲉ ⲡⲓⲁⲅⲅⲉⲗⲟⲥ:</w:t>
            </w:r>
          </w:p>
          <w:p w14:paraId="1534B71E" w14:textId="77777777" w:rsidR="00C103DB" w:rsidRDefault="00C103DB" w:rsidP="00C103DB">
            <w:pPr>
              <w:pStyle w:val="CopticVersemulti-line"/>
            </w:pPr>
            <w:r>
              <w:t>ⲟⲩ ⲡⲉ ⲉ̀ⲧⲉⲧⲉⲛⲕⲱϯ ⲛ̀ⲥⲱⲟⲩ:</w:t>
            </w:r>
          </w:p>
          <w:p w14:paraId="2261B47F" w14:textId="77777777" w:rsidR="00C103DB" w:rsidRPr="005130A7" w:rsidRDefault="00C103DB" w:rsidP="00C103DB">
            <w:pPr>
              <w:pStyle w:val="CopticVerse"/>
            </w:pPr>
            <w:r>
              <w:t>Ⲓⲏⲥⲟⲩⲥ ⲡⲓⲛⲁⲍⲱⲣⲉⲟⲥ.</w:t>
            </w:r>
          </w:p>
        </w:tc>
      </w:tr>
      <w:tr w:rsidR="00C103DB" w14:paraId="023B8F11" w14:textId="77777777" w:rsidTr="00C103DB">
        <w:trPr>
          <w:cantSplit/>
        </w:trPr>
        <w:tc>
          <w:tcPr>
            <w:tcW w:w="288" w:type="dxa"/>
          </w:tcPr>
          <w:p w14:paraId="1846D8DD" w14:textId="77777777" w:rsidR="00C103DB" w:rsidRDefault="00C103DB" w:rsidP="00C103DB">
            <w:pPr>
              <w:pStyle w:val="CopticCross"/>
            </w:pPr>
            <w:r>
              <w:t>¿</w:t>
            </w:r>
          </w:p>
        </w:tc>
        <w:tc>
          <w:tcPr>
            <w:tcW w:w="3960" w:type="dxa"/>
          </w:tcPr>
          <w:p w14:paraId="70FA61BC" w14:textId="77777777" w:rsidR="00C103DB" w:rsidRDefault="00C103DB" w:rsidP="00C103DB">
            <w:pPr>
              <w:pStyle w:val="EngHang"/>
            </w:pPr>
            <w:r>
              <w:t>Again, he said to thme,</w:t>
            </w:r>
          </w:p>
          <w:p w14:paraId="50846620" w14:textId="77777777" w:rsidR="00C103DB" w:rsidRDefault="00C103DB" w:rsidP="00C103DB">
            <w:pPr>
              <w:pStyle w:val="EngHang"/>
            </w:pPr>
            <w:r>
              <w:t>“Christ is risen!</w:t>
            </w:r>
          </w:p>
          <w:p w14:paraId="024ECB25" w14:textId="77777777" w:rsidR="00C103DB" w:rsidRDefault="00C103DB" w:rsidP="00C103DB">
            <w:pPr>
              <w:pStyle w:val="EngHang"/>
            </w:pPr>
            <w:r>
              <w:t>See the place</w:t>
            </w:r>
          </w:p>
          <w:p w14:paraId="23D4050A" w14:textId="77777777" w:rsidR="00C103DB" w:rsidRDefault="00C103DB" w:rsidP="00C103DB">
            <w:pPr>
              <w:pStyle w:val="EngHangEnd"/>
            </w:pPr>
            <w:r>
              <w:t>Where they laid Him.”</w:t>
            </w:r>
          </w:p>
        </w:tc>
        <w:tc>
          <w:tcPr>
            <w:tcW w:w="288" w:type="dxa"/>
          </w:tcPr>
          <w:p w14:paraId="17D205C3" w14:textId="77777777" w:rsidR="00C103DB" w:rsidRDefault="00C103DB" w:rsidP="00C103DB">
            <w:pPr>
              <w:pStyle w:val="CopticCross"/>
            </w:pPr>
          </w:p>
        </w:tc>
        <w:tc>
          <w:tcPr>
            <w:tcW w:w="288" w:type="dxa"/>
          </w:tcPr>
          <w:p w14:paraId="6F33CC00" w14:textId="77777777" w:rsidR="00C103DB" w:rsidRDefault="00C103DB" w:rsidP="00C103DB">
            <w:pPr>
              <w:pStyle w:val="CopticCross"/>
            </w:pPr>
            <w:r>
              <w:t>¿</w:t>
            </w:r>
          </w:p>
        </w:tc>
        <w:tc>
          <w:tcPr>
            <w:tcW w:w="3960" w:type="dxa"/>
          </w:tcPr>
          <w:p w14:paraId="312604C0" w14:textId="77777777" w:rsidR="00C103DB" w:rsidRDefault="00C103DB" w:rsidP="00C103DB">
            <w:pPr>
              <w:pStyle w:val="CopticVersemulti-line"/>
            </w:pPr>
            <w:r>
              <w:t>Ⲗⲟⲓⲡⲟⲛ ⲁϥϫⲟⲥ ⲛⲱⲟⲩ:</w:t>
            </w:r>
          </w:p>
          <w:p w14:paraId="1A911132" w14:textId="77777777" w:rsidR="00C103DB" w:rsidRDefault="00C103DB" w:rsidP="00C103DB">
            <w:pPr>
              <w:pStyle w:val="CopticVersemulti-line"/>
            </w:pPr>
            <w:r>
              <w:t>Ϫⲉ ⲁ̀Ⲡⲭⲣⲓⲥⲧⲟⲥ ⲧⲱⲛϥ:</w:t>
            </w:r>
          </w:p>
          <w:p w14:paraId="4A4D5DAA" w14:textId="77777777" w:rsidR="00C103DB" w:rsidRDefault="00C103DB" w:rsidP="00C103DB">
            <w:pPr>
              <w:pStyle w:val="CopticVersemulti-line"/>
            </w:pPr>
            <w:r>
              <w:t>ⲏⲡⲡⲉ ⲓⲥ ⲡⲓⲙⲁ:</w:t>
            </w:r>
          </w:p>
          <w:p w14:paraId="150F2CEF" w14:textId="77777777" w:rsidR="00C103DB" w:rsidRDefault="00C103DB" w:rsidP="00C103DB">
            <w:pPr>
              <w:pStyle w:val="CopticVerse"/>
            </w:pPr>
            <w:r>
              <w:t>ⲉ̀ⲧⲁⲩⲭⲁⲩ  ⲛ̀ϧⲏⲧϥ.</w:t>
            </w:r>
          </w:p>
        </w:tc>
      </w:tr>
      <w:tr w:rsidR="00C103DB" w14:paraId="3F816EA4" w14:textId="77777777" w:rsidTr="00C103DB">
        <w:trPr>
          <w:cantSplit/>
        </w:trPr>
        <w:tc>
          <w:tcPr>
            <w:tcW w:w="288" w:type="dxa"/>
          </w:tcPr>
          <w:p w14:paraId="41EC222B" w14:textId="77777777" w:rsidR="00C103DB" w:rsidRDefault="00C103DB" w:rsidP="00C103DB">
            <w:pPr>
              <w:pStyle w:val="CopticCross"/>
            </w:pPr>
          </w:p>
        </w:tc>
        <w:tc>
          <w:tcPr>
            <w:tcW w:w="3960" w:type="dxa"/>
          </w:tcPr>
          <w:p w14:paraId="1AE79ECC" w14:textId="77777777" w:rsidR="00C103DB" w:rsidRDefault="00C103DB" w:rsidP="00C103DB">
            <w:pPr>
              <w:pStyle w:val="EngHang"/>
            </w:pPr>
            <w:r>
              <w:t>Go and tell</w:t>
            </w:r>
          </w:p>
          <w:p w14:paraId="42C3B40D" w14:textId="77777777" w:rsidR="00C103DB" w:rsidRDefault="00C103DB" w:rsidP="00C103DB">
            <w:pPr>
              <w:pStyle w:val="EngHang"/>
            </w:pPr>
            <w:r>
              <w:t>His Discioples</w:t>
            </w:r>
          </w:p>
          <w:p w14:paraId="68DF3C8C" w14:textId="77777777" w:rsidR="00C103DB" w:rsidRDefault="00C103DB" w:rsidP="00C103DB">
            <w:pPr>
              <w:pStyle w:val="EngHang"/>
            </w:pPr>
            <w:r>
              <w:t>That the Lord and Master,</w:t>
            </w:r>
          </w:p>
          <w:p w14:paraId="5722C14B" w14:textId="77777777" w:rsidR="00C103DB" w:rsidRDefault="00C103DB" w:rsidP="00C103DB">
            <w:pPr>
              <w:pStyle w:val="EngHangEnd"/>
            </w:pPr>
            <w:r>
              <w:t>Jesus is risen.</w:t>
            </w:r>
          </w:p>
        </w:tc>
        <w:tc>
          <w:tcPr>
            <w:tcW w:w="288" w:type="dxa"/>
          </w:tcPr>
          <w:p w14:paraId="6B5E2C71" w14:textId="77777777" w:rsidR="00C103DB" w:rsidRDefault="00C103DB" w:rsidP="00C103DB">
            <w:pPr>
              <w:pStyle w:val="CopticCross"/>
            </w:pPr>
          </w:p>
        </w:tc>
        <w:tc>
          <w:tcPr>
            <w:tcW w:w="288" w:type="dxa"/>
          </w:tcPr>
          <w:p w14:paraId="16DBCEDC" w14:textId="77777777" w:rsidR="00C103DB" w:rsidRDefault="00C103DB" w:rsidP="00C103DB">
            <w:pPr>
              <w:pStyle w:val="CopticCross"/>
            </w:pPr>
          </w:p>
        </w:tc>
        <w:tc>
          <w:tcPr>
            <w:tcW w:w="3960" w:type="dxa"/>
          </w:tcPr>
          <w:p w14:paraId="099B7F4E" w14:textId="77777777" w:rsidR="00C103DB" w:rsidRDefault="00C103DB" w:rsidP="00C103DB">
            <w:pPr>
              <w:pStyle w:val="CopticVersemulti-line"/>
            </w:pPr>
            <w:r>
              <w:t>Ⲙⲁϣⲉⲛⲱⲧⲉⲛ ⲁϫⲟⲥ:</w:t>
            </w:r>
          </w:p>
          <w:p w14:paraId="2D6F7B59" w14:textId="77777777" w:rsidR="00C103DB" w:rsidRDefault="00C103DB" w:rsidP="00C103DB">
            <w:pPr>
              <w:pStyle w:val="CopticVersemulti-line"/>
            </w:pPr>
            <w:r>
              <w:t>ⲛ̀ⲛⲉϥⲙⲁⲑⲏⲧⲏⲥ:</w:t>
            </w:r>
          </w:p>
          <w:p w14:paraId="28DBDF06" w14:textId="77777777" w:rsidR="00C103DB" w:rsidRDefault="00C103DB" w:rsidP="00C103DB">
            <w:pPr>
              <w:pStyle w:val="CopticVersemulti-line"/>
            </w:pPr>
            <w:r>
              <w:t>ϫⲉ ⲁϥⲧⲱⲛϥ ⲛ̀ϫⲉ Ⲡϭⲟⲓⲥ:</w:t>
            </w:r>
          </w:p>
          <w:p w14:paraId="1607ACEB" w14:textId="77777777" w:rsidR="00C103DB" w:rsidRDefault="00C103DB" w:rsidP="00C103DB">
            <w:pPr>
              <w:pStyle w:val="CopticVerse"/>
            </w:pPr>
            <w:r>
              <w:t>Ⲓⲏⲥⲟⲩⲥ ⲡⲓⲇⲉⲥⲡⲟⲧⲏⲥ.</w:t>
            </w:r>
          </w:p>
        </w:tc>
      </w:tr>
      <w:tr w:rsidR="00C103DB" w14:paraId="2AE066B7" w14:textId="77777777" w:rsidTr="00C103DB">
        <w:trPr>
          <w:cantSplit/>
        </w:trPr>
        <w:tc>
          <w:tcPr>
            <w:tcW w:w="288" w:type="dxa"/>
          </w:tcPr>
          <w:p w14:paraId="637E570D" w14:textId="77777777" w:rsidR="00C103DB" w:rsidRDefault="00C103DB" w:rsidP="00C103DB">
            <w:pPr>
              <w:pStyle w:val="CopticCross"/>
            </w:pPr>
          </w:p>
        </w:tc>
        <w:tc>
          <w:tcPr>
            <w:tcW w:w="3960" w:type="dxa"/>
          </w:tcPr>
          <w:p w14:paraId="00DE86E3" w14:textId="77777777" w:rsidR="00C103DB" w:rsidRDefault="00C103DB" w:rsidP="00C103DB">
            <w:pPr>
              <w:pStyle w:val="EngHang"/>
            </w:pPr>
            <w:r>
              <w:t>The Disciples came</w:t>
            </w:r>
          </w:p>
          <w:p w14:paraId="73E95AEC" w14:textId="77777777" w:rsidR="00C103DB" w:rsidRDefault="00C103DB" w:rsidP="00C103DB">
            <w:pPr>
              <w:pStyle w:val="EngHang"/>
            </w:pPr>
            <w:r>
              <w:t>To the tomb s well.</w:t>
            </w:r>
          </w:p>
          <w:p w14:paraId="5A52133C" w14:textId="77777777" w:rsidR="00C103DB" w:rsidRDefault="00C103DB" w:rsidP="00C103DB">
            <w:pPr>
              <w:pStyle w:val="EngHang"/>
            </w:pPr>
            <w:r>
              <w:t>They saw the clothes</w:t>
            </w:r>
          </w:p>
          <w:p w14:paraId="19B8C1C9" w14:textId="77777777" w:rsidR="00C103DB" w:rsidRDefault="00C103DB" w:rsidP="00C103DB">
            <w:pPr>
              <w:pStyle w:val="EngHangEnd"/>
            </w:pPr>
            <w:r>
              <w:t>And the hankerchief.</w:t>
            </w:r>
          </w:p>
        </w:tc>
        <w:tc>
          <w:tcPr>
            <w:tcW w:w="288" w:type="dxa"/>
          </w:tcPr>
          <w:p w14:paraId="5FEEFF74" w14:textId="77777777" w:rsidR="00C103DB" w:rsidRDefault="00C103DB" w:rsidP="00C103DB">
            <w:pPr>
              <w:pStyle w:val="CopticCross"/>
            </w:pPr>
          </w:p>
        </w:tc>
        <w:tc>
          <w:tcPr>
            <w:tcW w:w="288" w:type="dxa"/>
          </w:tcPr>
          <w:p w14:paraId="6ECAF142" w14:textId="77777777" w:rsidR="00C103DB" w:rsidRDefault="00C103DB" w:rsidP="00C103DB">
            <w:pPr>
              <w:pStyle w:val="CopticCross"/>
            </w:pPr>
          </w:p>
        </w:tc>
        <w:tc>
          <w:tcPr>
            <w:tcW w:w="3960" w:type="dxa"/>
          </w:tcPr>
          <w:p w14:paraId="7A96754C" w14:textId="77777777" w:rsidR="00C103DB" w:rsidRDefault="00C103DB" w:rsidP="00C103DB">
            <w:pPr>
              <w:pStyle w:val="CopticVersemulti-line"/>
            </w:pPr>
            <w:r>
              <w:t>Ⲛⲓⲙⲁⲑⲧⲏⲥ ⲁⲩⲓ̀:</w:t>
            </w:r>
          </w:p>
          <w:p w14:paraId="791EDC6B" w14:textId="77777777" w:rsidR="00C103DB" w:rsidRDefault="00C103DB" w:rsidP="00C103DB">
            <w:pPr>
              <w:pStyle w:val="CopticVersemulti-line"/>
            </w:pPr>
            <w:r>
              <w:t>ⲉ̀ⲡⲓⲙ̀ϩⲁⲩ ⲇⲉ ⲟⲛ:</w:t>
            </w:r>
          </w:p>
          <w:p w14:paraId="2FFADFCC" w14:textId="77777777" w:rsidR="00C103DB" w:rsidRDefault="00C103DB" w:rsidP="00C103DB">
            <w:pPr>
              <w:pStyle w:val="CopticVersemulti-line"/>
            </w:pPr>
            <w:r>
              <w:t>ⲁⲩⲛⲁⲩ ⲉ̀ⲛⲓϩ̀ⲃⲱⲥ:</w:t>
            </w:r>
          </w:p>
          <w:p w14:paraId="46685061" w14:textId="77777777" w:rsidR="00C103DB" w:rsidRDefault="00C103DB" w:rsidP="00C103DB">
            <w:pPr>
              <w:pStyle w:val="CopticVerse"/>
            </w:pPr>
            <w:r>
              <w:t>ⲛⲉⲙ ⲡⲓⲥⲟⲇⲁⲣⲓⲟⲛ.</w:t>
            </w:r>
          </w:p>
        </w:tc>
      </w:tr>
      <w:tr w:rsidR="00C103DB" w14:paraId="430BF77F" w14:textId="77777777" w:rsidTr="00C103DB">
        <w:trPr>
          <w:cantSplit/>
        </w:trPr>
        <w:tc>
          <w:tcPr>
            <w:tcW w:w="288" w:type="dxa"/>
          </w:tcPr>
          <w:p w14:paraId="7DD14D46" w14:textId="77777777" w:rsidR="00C103DB" w:rsidRDefault="00C103DB" w:rsidP="00C103DB">
            <w:pPr>
              <w:pStyle w:val="CopticCross"/>
            </w:pPr>
            <w:r>
              <w:t>¿</w:t>
            </w:r>
          </w:p>
        </w:tc>
        <w:tc>
          <w:tcPr>
            <w:tcW w:w="3960" w:type="dxa"/>
          </w:tcPr>
          <w:p w14:paraId="618E6B9E" w14:textId="77777777" w:rsidR="00C103DB" w:rsidRPr="004249D2" w:rsidRDefault="00C103DB" w:rsidP="00C103DB">
            <w:pPr>
              <w:pStyle w:val="EngHang"/>
            </w:pPr>
            <w:r w:rsidRPr="004249D2">
              <w:t>You are blessed, O Christ,</w:t>
            </w:r>
          </w:p>
          <w:p w14:paraId="2FC36989" w14:textId="77777777" w:rsidR="00C103DB" w:rsidRPr="004249D2" w:rsidRDefault="00C103DB" w:rsidP="00C103DB">
            <w:pPr>
              <w:pStyle w:val="EngHang"/>
            </w:pPr>
            <w:r w:rsidRPr="004249D2">
              <w:t>For You are our hope.</w:t>
            </w:r>
          </w:p>
          <w:p w14:paraId="76B47E23" w14:textId="77777777" w:rsidR="00C103DB" w:rsidRPr="004249D2" w:rsidRDefault="00C103DB" w:rsidP="00C103DB">
            <w:pPr>
              <w:pStyle w:val="EngHang"/>
            </w:pPr>
            <w:r w:rsidRPr="004249D2">
              <w:t>You saved our race</w:t>
            </w:r>
          </w:p>
          <w:p w14:paraId="05580EF6" w14:textId="77777777" w:rsidR="00C103DB" w:rsidRDefault="00C103DB" w:rsidP="00C103DB">
            <w:pPr>
              <w:pStyle w:val="EngHangEnd"/>
            </w:pPr>
            <w:r>
              <w:t>Through Your resurrection.</w:t>
            </w:r>
          </w:p>
        </w:tc>
        <w:tc>
          <w:tcPr>
            <w:tcW w:w="288" w:type="dxa"/>
          </w:tcPr>
          <w:p w14:paraId="1E42ABCA" w14:textId="77777777" w:rsidR="00C103DB" w:rsidRDefault="00C103DB" w:rsidP="00C103DB">
            <w:pPr>
              <w:pStyle w:val="CopticCross"/>
            </w:pPr>
          </w:p>
        </w:tc>
        <w:tc>
          <w:tcPr>
            <w:tcW w:w="288" w:type="dxa"/>
          </w:tcPr>
          <w:p w14:paraId="7EC5359A" w14:textId="77777777" w:rsidR="00C103DB" w:rsidRDefault="00C103DB" w:rsidP="00C103DB">
            <w:pPr>
              <w:pStyle w:val="CopticCross"/>
            </w:pPr>
            <w:r>
              <w:t>¿</w:t>
            </w:r>
          </w:p>
        </w:tc>
        <w:tc>
          <w:tcPr>
            <w:tcW w:w="3960" w:type="dxa"/>
          </w:tcPr>
          <w:p w14:paraId="6EA65140" w14:textId="77777777" w:rsidR="00C103DB" w:rsidRDefault="00C103DB" w:rsidP="00C103DB">
            <w:pPr>
              <w:pStyle w:val="CopticVersemulti-line"/>
            </w:pPr>
            <w:r>
              <w:t>Ⲝⲙⲁⲣⲱⲟⲩⲧ ⲱ̀ Ⲡⲭⲣⲓⲥⲧⲟⲥ:</w:t>
            </w:r>
          </w:p>
          <w:p w14:paraId="7D87EB46" w14:textId="77777777" w:rsidR="00C103DB" w:rsidRDefault="00C103DB" w:rsidP="00C103DB">
            <w:pPr>
              <w:pStyle w:val="CopticVersemulti-line"/>
            </w:pPr>
            <w:r>
              <w:t>Ϫⲉ ⲛ̀ⲑⲟⲕ ⲡⲉⲧⲉⲛϩⲉⲗⲡⲓⲥ:</w:t>
            </w:r>
          </w:p>
          <w:p w14:paraId="6259D357" w14:textId="77777777" w:rsidR="00C103DB" w:rsidRDefault="00C103DB" w:rsidP="00C103DB">
            <w:pPr>
              <w:pStyle w:val="CopticVersemulti-line"/>
            </w:pPr>
            <w:r>
              <w:t>ⲁⲕⲥⲱϯ ⲙ̀ⲡⲉⲛⲅⲉⲛⲟⲥ:</w:t>
            </w:r>
          </w:p>
          <w:p w14:paraId="2B0D94A3" w14:textId="77777777" w:rsidR="00C103DB" w:rsidRDefault="00C103DB" w:rsidP="00C103DB">
            <w:pPr>
              <w:pStyle w:val="CopticVerse"/>
            </w:pPr>
            <w:r>
              <w:t>ϧⲉⲛ ⲧⲉⲕⲁ̀ⲛⲁⲥⲧⲁⲥⲓⲥ.</w:t>
            </w:r>
          </w:p>
        </w:tc>
      </w:tr>
      <w:tr w:rsidR="00C103DB" w14:paraId="30C18DA5" w14:textId="77777777" w:rsidTr="00C103DB">
        <w:trPr>
          <w:cantSplit/>
        </w:trPr>
        <w:tc>
          <w:tcPr>
            <w:tcW w:w="288" w:type="dxa"/>
          </w:tcPr>
          <w:p w14:paraId="3D22AB83" w14:textId="77777777" w:rsidR="00C103DB" w:rsidRDefault="00C103DB" w:rsidP="00C103DB">
            <w:pPr>
              <w:pStyle w:val="CopticCross"/>
            </w:pPr>
            <w:r>
              <w:t>¿</w:t>
            </w:r>
          </w:p>
        </w:tc>
        <w:tc>
          <w:tcPr>
            <w:tcW w:w="3960" w:type="dxa"/>
          </w:tcPr>
          <w:p w14:paraId="761A9B66" w14:textId="77777777" w:rsidR="00C103DB" w:rsidRDefault="00C103DB" w:rsidP="00C103DB">
            <w:pPr>
              <w:pStyle w:val="EngHang"/>
            </w:pPr>
            <w:r>
              <w:t>Glory to You in truth.</w:t>
            </w:r>
          </w:p>
          <w:p w14:paraId="75C89DF3" w14:textId="77777777" w:rsidR="00C103DB" w:rsidRDefault="00C103DB" w:rsidP="00C103DB">
            <w:pPr>
              <w:pStyle w:val="EngHang"/>
            </w:pPr>
            <w:r>
              <w:t>You accepted suffering for us,</w:t>
            </w:r>
          </w:p>
          <w:p w14:paraId="2C6063E5" w14:textId="77777777" w:rsidR="00C103DB" w:rsidRDefault="00C103DB" w:rsidP="00C103DB">
            <w:pPr>
              <w:pStyle w:val="EngHang"/>
            </w:pPr>
            <w:r>
              <w:t>And saved our race.</w:t>
            </w:r>
          </w:p>
          <w:p w14:paraId="08E52255" w14:textId="77777777" w:rsidR="00C103DB" w:rsidRDefault="00C103DB" w:rsidP="00C103DB">
            <w:pPr>
              <w:pStyle w:val="EngHangEnd"/>
            </w:pPr>
            <w:r>
              <w:t>You have risen and saved us!</w:t>
            </w:r>
          </w:p>
        </w:tc>
        <w:tc>
          <w:tcPr>
            <w:tcW w:w="288" w:type="dxa"/>
          </w:tcPr>
          <w:p w14:paraId="5962DE0F" w14:textId="77777777" w:rsidR="00C103DB" w:rsidRDefault="00C103DB" w:rsidP="00C103DB">
            <w:pPr>
              <w:pStyle w:val="CopticCross"/>
            </w:pPr>
          </w:p>
        </w:tc>
        <w:tc>
          <w:tcPr>
            <w:tcW w:w="288" w:type="dxa"/>
          </w:tcPr>
          <w:p w14:paraId="40EDD4B8" w14:textId="77777777" w:rsidR="00C103DB" w:rsidRDefault="00C103DB" w:rsidP="00C103DB">
            <w:pPr>
              <w:pStyle w:val="CopticCross"/>
            </w:pPr>
            <w:r>
              <w:t>¿</w:t>
            </w:r>
          </w:p>
        </w:tc>
        <w:tc>
          <w:tcPr>
            <w:tcW w:w="3960" w:type="dxa"/>
          </w:tcPr>
          <w:p w14:paraId="7F066690" w14:textId="77777777" w:rsidR="00C103DB" w:rsidRDefault="00C103DB" w:rsidP="00C103DB">
            <w:pPr>
              <w:pStyle w:val="CopticVersemulti-line"/>
            </w:pPr>
            <w:r>
              <w:t>Ⲟⲩⲱ̀ⲟⲩ ⲛⲁⲕ ⲁ̀ⲗⲏⲑⲱⲥ:</w:t>
            </w:r>
          </w:p>
          <w:p w14:paraId="3399ACB5" w14:textId="77777777" w:rsidR="00C103DB" w:rsidRDefault="00C103DB" w:rsidP="00C103DB">
            <w:pPr>
              <w:pStyle w:val="CopticVersemulti-line"/>
            </w:pPr>
            <w:r>
              <w:t>ⲁⲕϣⲉⲡ ⲙ̀ⲕⲁϩ ⲉ̀ϫⲱⲛ:</w:t>
            </w:r>
          </w:p>
          <w:p w14:paraId="2983621D" w14:textId="77777777" w:rsidR="00C103DB" w:rsidRDefault="00C103DB" w:rsidP="00C103DB">
            <w:pPr>
              <w:pStyle w:val="CopticVersemulti-line"/>
            </w:pPr>
            <w:r>
              <w:t>ⲁⲕⲥⲱϯ ⲙ̀ⲡⲉⲛⲅⲉⲛⲟⲥ:</w:t>
            </w:r>
          </w:p>
          <w:p w14:paraId="3057BB84" w14:textId="77777777" w:rsidR="00C103DB" w:rsidRDefault="00C103DB" w:rsidP="00C103DB">
            <w:pPr>
              <w:pStyle w:val="CopticVerse"/>
            </w:pPr>
            <w:r>
              <w:t>ⲁⲕⲧⲱⲛⲕ ⲁⲕⲥⲱϯ ⲙ̀ⲙⲟⲛ.</w:t>
            </w:r>
          </w:p>
        </w:tc>
      </w:tr>
      <w:tr w:rsidR="00C103DB" w14:paraId="1B328A8E" w14:textId="77777777" w:rsidTr="00C103DB">
        <w:trPr>
          <w:cantSplit/>
        </w:trPr>
        <w:tc>
          <w:tcPr>
            <w:tcW w:w="288" w:type="dxa"/>
          </w:tcPr>
          <w:p w14:paraId="0C63D2DA" w14:textId="77777777" w:rsidR="00C103DB" w:rsidRDefault="00C103DB" w:rsidP="00C103DB">
            <w:pPr>
              <w:pStyle w:val="CopticCross"/>
            </w:pPr>
          </w:p>
        </w:tc>
        <w:tc>
          <w:tcPr>
            <w:tcW w:w="3960" w:type="dxa"/>
          </w:tcPr>
          <w:p w14:paraId="6C9CBBDA" w14:textId="77777777" w:rsidR="00C103DB" w:rsidRDefault="00C103DB" w:rsidP="00C103DB">
            <w:pPr>
              <w:pStyle w:val="EngHang"/>
            </w:pPr>
            <w:r>
              <w:t>O King of all creation,</w:t>
            </w:r>
          </w:p>
          <w:p w14:paraId="53DF7F0C" w14:textId="77777777" w:rsidR="00C103DB" w:rsidRDefault="00C103DB" w:rsidP="00C103DB">
            <w:pPr>
              <w:pStyle w:val="EngHang"/>
            </w:pPr>
            <w:r>
              <w:t>Christ our God,</w:t>
            </w:r>
          </w:p>
          <w:p w14:paraId="4019DC15" w14:textId="77777777" w:rsidR="00C103DB" w:rsidRDefault="00C103DB" w:rsidP="00C103DB">
            <w:pPr>
              <w:pStyle w:val="EngHang"/>
            </w:pPr>
            <w:r>
              <w:t>Grand us salvation</w:t>
            </w:r>
          </w:p>
          <w:p w14:paraId="3B1CDA9C" w14:textId="77777777" w:rsidR="00C103DB" w:rsidRDefault="00C103DB" w:rsidP="00C103DB">
            <w:pPr>
              <w:pStyle w:val="EngHangEnd"/>
            </w:pPr>
            <w:r>
              <w:t>Through Your resurrection.</w:t>
            </w:r>
          </w:p>
        </w:tc>
        <w:tc>
          <w:tcPr>
            <w:tcW w:w="288" w:type="dxa"/>
          </w:tcPr>
          <w:p w14:paraId="5CFB695D" w14:textId="77777777" w:rsidR="00C103DB" w:rsidRDefault="00C103DB" w:rsidP="00C103DB">
            <w:pPr>
              <w:pStyle w:val="CopticCross"/>
            </w:pPr>
          </w:p>
        </w:tc>
        <w:tc>
          <w:tcPr>
            <w:tcW w:w="288" w:type="dxa"/>
          </w:tcPr>
          <w:p w14:paraId="3405F4B2" w14:textId="77777777" w:rsidR="00C103DB" w:rsidRDefault="00C103DB" w:rsidP="00C103DB">
            <w:pPr>
              <w:pStyle w:val="CopticCross"/>
            </w:pPr>
          </w:p>
        </w:tc>
        <w:tc>
          <w:tcPr>
            <w:tcW w:w="3960" w:type="dxa"/>
          </w:tcPr>
          <w:p w14:paraId="63891752" w14:textId="77777777" w:rsidR="00C103DB" w:rsidRDefault="00C103DB" w:rsidP="00C103DB">
            <w:pPr>
              <w:pStyle w:val="CopticVersemulti-line"/>
            </w:pPr>
            <w:r>
              <w:t>Ⲡⲟⲩⲣⲟ ⲛ̀ϯⲕ̀ⲧⲏⲥⲓⲥ:</w:t>
            </w:r>
          </w:p>
          <w:p w14:paraId="1D5089A5" w14:textId="77777777" w:rsidR="00C103DB" w:rsidRDefault="00C103DB" w:rsidP="00C103DB">
            <w:pPr>
              <w:pStyle w:val="CopticVersemulti-line"/>
            </w:pPr>
            <w:r>
              <w:t>Ⲡⲭⲣⲓⲥⲧⲟⲥ Ⲡⲉⲛⲛⲟⲩϯ:</w:t>
            </w:r>
          </w:p>
          <w:p w14:paraId="35BD4526" w14:textId="77777777" w:rsidR="00C103DB" w:rsidRDefault="00C103DB" w:rsidP="00C103DB">
            <w:pPr>
              <w:pStyle w:val="CopticVersemulti-line"/>
            </w:pPr>
            <w:r>
              <w:t>ϧⲉⲛ ⲧⲉⲕⲁ̀ⲛⲁⲥⲧⲁⲥⲓⲥ:</w:t>
            </w:r>
          </w:p>
          <w:p w14:paraId="3912A436" w14:textId="77777777" w:rsidR="00C103DB" w:rsidRDefault="00C103DB" w:rsidP="00C103DB">
            <w:pPr>
              <w:pStyle w:val="CopticVerse"/>
            </w:pPr>
            <w:r>
              <w:t>ⲁⲕϯⲛⲁⲛ ⲛ̀ⲟⲩⲥⲱϯ.</w:t>
            </w:r>
          </w:p>
        </w:tc>
      </w:tr>
      <w:tr w:rsidR="00C103DB" w14:paraId="66ADBA8E" w14:textId="77777777" w:rsidTr="00C103DB">
        <w:trPr>
          <w:cantSplit/>
        </w:trPr>
        <w:tc>
          <w:tcPr>
            <w:tcW w:w="288" w:type="dxa"/>
          </w:tcPr>
          <w:p w14:paraId="7CFA2261" w14:textId="77777777" w:rsidR="00C103DB" w:rsidRDefault="00C103DB" w:rsidP="00C103DB">
            <w:pPr>
              <w:pStyle w:val="CopticCross"/>
            </w:pPr>
          </w:p>
        </w:tc>
        <w:tc>
          <w:tcPr>
            <w:tcW w:w="3960" w:type="dxa"/>
          </w:tcPr>
          <w:p w14:paraId="2305D74E" w14:textId="77777777" w:rsidR="00C103DB" w:rsidRDefault="00C103DB" w:rsidP="00C103DB">
            <w:pPr>
              <w:pStyle w:val="EngHang"/>
            </w:pPr>
            <w:r>
              <w:t>Rejoice together,</w:t>
            </w:r>
          </w:p>
          <w:p w14:paraId="32218CC0" w14:textId="77777777" w:rsidR="00C103DB" w:rsidRDefault="00C103DB" w:rsidP="00C103DB">
            <w:pPr>
              <w:pStyle w:val="EngHang"/>
            </w:pPr>
            <w:r>
              <w:t>O heaven and earth,</w:t>
            </w:r>
          </w:p>
          <w:p w14:paraId="4C216B2E" w14:textId="77777777" w:rsidR="00C103DB" w:rsidRDefault="00C103DB" w:rsidP="00C103DB">
            <w:pPr>
              <w:pStyle w:val="EngHang"/>
            </w:pPr>
            <w:r>
              <w:t>The the Lord has renewed</w:t>
            </w:r>
          </w:p>
          <w:p w14:paraId="39199DDA" w14:textId="77777777" w:rsidR="00C103DB" w:rsidRDefault="00C103DB" w:rsidP="00C103DB">
            <w:pPr>
              <w:pStyle w:val="EngHangEnd"/>
            </w:pPr>
            <w:r>
              <w:t>All who dewll therein.</w:t>
            </w:r>
          </w:p>
        </w:tc>
        <w:tc>
          <w:tcPr>
            <w:tcW w:w="288" w:type="dxa"/>
          </w:tcPr>
          <w:p w14:paraId="26C97B61" w14:textId="77777777" w:rsidR="00C103DB" w:rsidRDefault="00C103DB" w:rsidP="00C103DB">
            <w:pPr>
              <w:pStyle w:val="CopticCross"/>
            </w:pPr>
          </w:p>
        </w:tc>
        <w:tc>
          <w:tcPr>
            <w:tcW w:w="288" w:type="dxa"/>
          </w:tcPr>
          <w:p w14:paraId="1A8F0125" w14:textId="77777777" w:rsidR="00C103DB" w:rsidRDefault="00C103DB" w:rsidP="00C103DB">
            <w:pPr>
              <w:pStyle w:val="CopticCross"/>
            </w:pPr>
          </w:p>
        </w:tc>
        <w:tc>
          <w:tcPr>
            <w:tcW w:w="3960" w:type="dxa"/>
          </w:tcPr>
          <w:p w14:paraId="7B2BB829" w14:textId="77777777" w:rsidR="00C103DB" w:rsidRDefault="00C103DB" w:rsidP="00C103DB">
            <w:pPr>
              <w:pStyle w:val="CopticVersemulti-line"/>
            </w:pPr>
            <w:r>
              <w:t>Ⲣⲁϣⲓ ⲱ̀ ⲛⲓⲫⲏⲟⲩⲓ̀:</w:t>
            </w:r>
          </w:p>
          <w:p w14:paraId="57450749" w14:textId="77777777" w:rsidR="00C103DB" w:rsidRDefault="00C103DB" w:rsidP="00C103DB">
            <w:pPr>
              <w:pStyle w:val="CopticVersemulti-line"/>
            </w:pPr>
            <w:r>
              <w:t>ⲛⲉⲙ ⲛⲁⲡ̀ⲕⲁϩⲓ ⲉⲩⲥⲟⲡ:</w:t>
            </w:r>
          </w:p>
          <w:p w14:paraId="0E35683E" w14:textId="77777777" w:rsidR="00C103DB" w:rsidRDefault="00C103DB" w:rsidP="00C103DB">
            <w:pPr>
              <w:pStyle w:val="CopticVersemulti-line"/>
            </w:pPr>
            <w:r>
              <w:t>ϫⲉ ⲁ̀Ⲡϭⲟⲓⲥ ⲉⲣⲃⲉⲣⲓ:</w:t>
            </w:r>
          </w:p>
          <w:p w14:paraId="31ECDB81" w14:textId="77777777" w:rsidR="00C103DB" w:rsidRDefault="00C103DB" w:rsidP="00C103DB">
            <w:pPr>
              <w:pStyle w:val="CopticVerse"/>
            </w:pPr>
            <w:r>
              <w:t>ⲛ̀ⲛⲏⲧⲏⲣⲟⲩ ⲉⲧϣⲟⲡ.</w:t>
            </w:r>
          </w:p>
        </w:tc>
      </w:tr>
      <w:tr w:rsidR="00C103DB" w14:paraId="561603CD" w14:textId="77777777" w:rsidTr="00C103DB">
        <w:trPr>
          <w:cantSplit/>
        </w:trPr>
        <w:tc>
          <w:tcPr>
            <w:tcW w:w="288" w:type="dxa"/>
          </w:tcPr>
          <w:p w14:paraId="31DAB97F" w14:textId="77777777" w:rsidR="00C103DB" w:rsidRDefault="00C103DB" w:rsidP="00C103DB">
            <w:pPr>
              <w:pStyle w:val="CopticCross"/>
            </w:pPr>
            <w:r>
              <w:t>¿</w:t>
            </w:r>
          </w:p>
        </w:tc>
        <w:tc>
          <w:tcPr>
            <w:tcW w:w="3960" w:type="dxa"/>
          </w:tcPr>
          <w:p w14:paraId="2F0B03CC" w14:textId="77777777" w:rsidR="00C103DB" w:rsidRDefault="00C103DB" w:rsidP="00C103DB">
            <w:pPr>
              <w:pStyle w:val="EngHang"/>
            </w:pPr>
            <w:r>
              <w:t>It is right for us,</w:t>
            </w:r>
          </w:p>
          <w:p w14:paraId="549D6799" w14:textId="77777777" w:rsidR="00C103DB" w:rsidRDefault="00C103DB" w:rsidP="00C103DB">
            <w:pPr>
              <w:pStyle w:val="EngHang"/>
            </w:pPr>
            <w:r>
              <w:t>We the Christians,</w:t>
            </w:r>
          </w:p>
          <w:p w14:paraId="359C4527" w14:textId="77777777" w:rsidR="00C103DB" w:rsidRDefault="00C103DB" w:rsidP="00C103DB">
            <w:pPr>
              <w:pStyle w:val="EngHang"/>
            </w:pPr>
            <w:r>
              <w:t>To celebrate</w:t>
            </w:r>
          </w:p>
          <w:p w14:paraId="4715CA93" w14:textId="77777777" w:rsidR="00C103DB" w:rsidRDefault="00C103DB" w:rsidP="00C103DB">
            <w:pPr>
              <w:pStyle w:val="EngHangEnd"/>
            </w:pPr>
            <w:r>
              <w:t>In the joy of Christ.</w:t>
            </w:r>
          </w:p>
        </w:tc>
        <w:tc>
          <w:tcPr>
            <w:tcW w:w="288" w:type="dxa"/>
          </w:tcPr>
          <w:p w14:paraId="2A094857" w14:textId="77777777" w:rsidR="00C103DB" w:rsidRDefault="00C103DB" w:rsidP="00C103DB">
            <w:pPr>
              <w:pStyle w:val="CopticCross"/>
            </w:pPr>
          </w:p>
        </w:tc>
        <w:tc>
          <w:tcPr>
            <w:tcW w:w="288" w:type="dxa"/>
          </w:tcPr>
          <w:p w14:paraId="4128EA67" w14:textId="77777777" w:rsidR="00C103DB" w:rsidRDefault="00C103DB" w:rsidP="00C103DB">
            <w:pPr>
              <w:pStyle w:val="CopticCross"/>
            </w:pPr>
            <w:r>
              <w:t>¿</w:t>
            </w:r>
          </w:p>
        </w:tc>
        <w:tc>
          <w:tcPr>
            <w:tcW w:w="3960" w:type="dxa"/>
          </w:tcPr>
          <w:p w14:paraId="59B53F1E" w14:textId="77777777" w:rsidR="00C103DB" w:rsidRDefault="00C103DB" w:rsidP="00C103DB">
            <w:pPr>
              <w:pStyle w:val="CopticVersemulti-line"/>
            </w:pPr>
            <w:r>
              <w:t>Ⲥⲉⲙⲡ̀ϣⲁ ⲛⲁⲛ ⲁ̀ⲛⲟⲛ:</w:t>
            </w:r>
          </w:p>
          <w:p w14:paraId="1943499A" w14:textId="77777777" w:rsidR="00C103DB" w:rsidRDefault="00C103DB" w:rsidP="00C103DB">
            <w:pPr>
              <w:pStyle w:val="CopticVersemulti-line"/>
            </w:pPr>
            <w:r>
              <w:t>ϧⲁ ⲛⲓⲭ̀ⲣⲓⲥⲧⲓⲁⲛⲟⲥ:</w:t>
            </w:r>
          </w:p>
          <w:p w14:paraId="456B5B68" w14:textId="77777777" w:rsidR="00C103DB" w:rsidRDefault="00C103DB" w:rsidP="00C103DB">
            <w:pPr>
              <w:pStyle w:val="CopticVersemulti-line"/>
            </w:pPr>
            <w:r>
              <w:t>ⲛ̀ⲧⲉⲛⲉⲣϣⲁⲓ ϩⲱⲛ:</w:t>
            </w:r>
          </w:p>
          <w:p w14:paraId="429E830B" w14:textId="77777777" w:rsidR="00C103DB" w:rsidRPr="00FE0104" w:rsidRDefault="00C103DB" w:rsidP="00C103DB">
            <w:pPr>
              <w:pStyle w:val="CopticVerse"/>
            </w:pPr>
            <w:r>
              <w:t>ⲉ̀ⲫ̀ⲣⲁϣⲓ ⲙ̀Ⲡⲭⲣⲓⲥⲧⲟⲥ.</w:t>
            </w:r>
          </w:p>
        </w:tc>
      </w:tr>
      <w:tr w:rsidR="00C103DB" w14:paraId="2E3DA9C5" w14:textId="77777777" w:rsidTr="00C103DB">
        <w:trPr>
          <w:cantSplit/>
        </w:trPr>
        <w:tc>
          <w:tcPr>
            <w:tcW w:w="288" w:type="dxa"/>
          </w:tcPr>
          <w:p w14:paraId="259CC244" w14:textId="77777777" w:rsidR="00C103DB" w:rsidRDefault="00C103DB" w:rsidP="00C103DB">
            <w:pPr>
              <w:pStyle w:val="CopticCross"/>
            </w:pPr>
            <w:r>
              <w:t>¿</w:t>
            </w:r>
          </w:p>
        </w:tc>
        <w:tc>
          <w:tcPr>
            <w:tcW w:w="3960" w:type="dxa"/>
          </w:tcPr>
          <w:p w14:paraId="09D568AC" w14:textId="77777777" w:rsidR="00C103DB" w:rsidRDefault="00C103DB" w:rsidP="00C103DB">
            <w:pPr>
              <w:pStyle w:val="EngHang"/>
            </w:pPr>
            <w:r>
              <w:t>We behold the resurrection</w:t>
            </w:r>
          </w:p>
          <w:p w14:paraId="5B1D4A47" w14:textId="77777777" w:rsidR="00C103DB" w:rsidRDefault="00C103DB" w:rsidP="00C103DB">
            <w:pPr>
              <w:pStyle w:val="EngHang"/>
            </w:pPr>
            <w:r>
              <w:t>Of Christ our God,</w:t>
            </w:r>
          </w:p>
          <w:p w14:paraId="0DB75DB0" w14:textId="77777777" w:rsidR="00C103DB" w:rsidRDefault="00C103DB" w:rsidP="00C103DB">
            <w:pPr>
              <w:pStyle w:val="EngHang"/>
            </w:pPr>
            <w:r>
              <w:t>And we fall down without doubt</w:t>
            </w:r>
          </w:p>
          <w:p w14:paraId="4E91DEE3" w14:textId="77777777" w:rsidR="00C103DB" w:rsidRDefault="00C103DB" w:rsidP="00C103DB">
            <w:pPr>
              <w:pStyle w:val="EngHangEnd"/>
            </w:pPr>
            <w:r>
              <w:t>Beofre the Savioiour.</w:t>
            </w:r>
          </w:p>
        </w:tc>
        <w:tc>
          <w:tcPr>
            <w:tcW w:w="288" w:type="dxa"/>
          </w:tcPr>
          <w:p w14:paraId="4D207BE9" w14:textId="77777777" w:rsidR="00C103DB" w:rsidRDefault="00C103DB" w:rsidP="00C103DB">
            <w:pPr>
              <w:pStyle w:val="CopticCross"/>
            </w:pPr>
          </w:p>
        </w:tc>
        <w:tc>
          <w:tcPr>
            <w:tcW w:w="288" w:type="dxa"/>
          </w:tcPr>
          <w:p w14:paraId="723E847D" w14:textId="77777777" w:rsidR="00C103DB" w:rsidRDefault="00C103DB" w:rsidP="00C103DB">
            <w:pPr>
              <w:pStyle w:val="CopticCross"/>
            </w:pPr>
            <w:r>
              <w:t>¿</w:t>
            </w:r>
          </w:p>
        </w:tc>
        <w:tc>
          <w:tcPr>
            <w:tcW w:w="3960" w:type="dxa"/>
          </w:tcPr>
          <w:p w14:paraId="636DB05C" w14:textId="77777777" w:rsidR="00C103DB" w:rsidRDefault="00C103DB" w:rsidP="00C103DB">
            <w:pPr>
              <w:pStyle w:val="CopticVersemulti-line"/>
            </w:pPr>
            <w:r>
              <w:t>Ⲧⲉⲛⲛⲁⲩ ⲉ̀ⲧ̀ⲁ̀ⲛⲁⲥⲧⲁⲥⲓⲥ:</w:t>
            </w:r>
          </w:p>
          <w:p w14:paraId="0213AA7E" w14:textId="77777777" w:rsidR="00C103DB" w:rsidRDefault="00C103DB" w:rsidP="00C103DB">
            <w:pPr>
              <w:pStyle w:val="CopticVersemulti-line"/>
            </w:pPr>
            <w:r>
              <w:t>ⲙ̀Ⲡⲭⲣⲓⲥⲧⲟⲥ Ⲡⲉⲛⲛⲟⲩϯ:</w:t>
            </w:r>
          </w:p>
          <w:p w14:paraId="47805AEC" w14:textId="77777777" w:rsidR="00C103DB" w:rsidRDefault="00C103DB" w:rsidP="00C103DB">
            <w:pPr>
              <w:pStyle w:val="CopticVersemulti-line"/>
            </w:pPr>
            <w:r>
              <w:t>ⲧⲉⲛⲟⲩⲱϣⲧ ⲁϭⲛⲉ ⲥⲁⲛⲏⲉ:</w:t>
            </w:r>
          </w:p>
          <w:p w14:paraId="222CDD97" w14:textId="77777777" w:rsidR="00C103DB" w:rsidRDefault="00C103DB" w:rsidP="00C103DB">
            <w:pPr>
              <w:pStyle w:val="CopticVerse"/>
            </w:pPr>
            <w:r>
              <w:t>ⲉ̀Ⲫⲏⲉ̀ⲧⲁϥⲥⲱϯ.</w:t>
            </w:r>
          </w:p>
        </w:tc>
      </w:tr>
      <w:tr w:rsidR="00C103DB" w14:paraId="535DD58C" w14:textId="77777777" w:rsidTr="00C103DB">
        <w:trPr>
          <w:cantSplit/>
        </w:trPr>
        <w:tc>
          <w:tcPr>
            <w:tcW w:w="288" w:type="dxa"/>
          </w:tcPr>
          <w:p w14:paraId="0EA6C216" w14:textId="77777777" w:rsidR="00C103DB" w:rsidRDefault="00C103DB" w:rsidP="00C103DB">
            <w:pPr>
              <w:pStyle w:val="CopticCross"/>
            </w:pPr>
          </w:p>
        </w:tc>
        <w:tc>
          <w:tcPr>
            <w:tcW w:w="3960" w:type="dxa"/>
          </w:tcPr>
          <w:p w14:paraId="2E707F77" w14:textId="77777777" w:rsidR="00C103DB" w:rsidRDefault="00C103DB" w:rsidP="00C103DB">
            <w:pPr>
              <w:pStyle w:val="EngHang"/>
            </w:pPr>
            <w:r>
              <w:t>All blessings</w:t>
            </w:r>
          </w:p>
          <w:p w14:paraId="2CD6B7EC" w14:textId="77777777" w:rsidR="00C103DB" w:rsidRDefault="00C103DB" w:rsidP="00C103DB">
            <w:pPr>
              <w:pStyle w:val="EngHang"/>
            </w:pPr>
            <w:r>
              <w:t>Are due to You,</w:t>
            </w:r>
          </w:p>
          <w:p w14:paraId="445A9B58" w14:textId="77777777" w:rsidR="00C103DB" w:rsidRDefault="00C103DB" w:rsidP="00C103DB">
            <w:pPr>
              <w:pStyle w:val="EngHang"/>
            </w:pPr>
            <w:r>
              <w:t>For all things</w:t>
            </w:r>
          </w:p>
          <w:p w14:paraId="63066B2A" w14:textId="77777777" w:rsidR="00C103DB" w:rsidRDefault="00C103DB" w:rsidP="00C103DB">
            <w:pPr>
              <w:pStyle w:val="EngHangEnd"/>
            </w:pPr>
            <w:r>
              <w:t>Are under Your dominion.</w:t>
            </w:r>
          </w:p>
        </w:tc>
        <w:tc>
          <w:tcPr>
            <w:tcW w:w="288" w:type="dxa"/>
          </w:tcPr>
          <w:p w14:paraId="084A0F31" w14:textId="77777777" w:rsidR="00C103DB" w:rsidRDefault="00C103DB" w:rsidP="00C103DB">
            <w:pPr>
              <w:pStyle w:val="CopticCross"/>
            </w:pPr>
          </w:p>
        </w:tc>
        <w:tc>
          <w:tcPr>
            <w:tcW w:w="288" w:type="dxa"/>
          </w:tcPr>
          <w:p w14:paraId="1C35719E" w14:textId="77777777" w:rsidR="00C103DB" w:rsidRDefault="00C103DB" w:rsidP="00C103DB">
            <w:pPr>
              <w:pStyle w:val="CopticCross"/>
            </w:pPr>
          </w:p>
        </w:tc>
        <w:tc>
          <w:tcPr>
            <w:tcW w:w="3960" w:type="dxa"/>
          </w:tcPr>
          <w:p w14:paraId="49547152" w14:textId="77777777" w:rsidR="00C103DB" w:rsidRDefault="00C103DB" w:rsidP="00C103DB">
            <w:pPr>
              <w:pStyle w:val="CopticVersemulti-line"/>
            </w:pPr>
            <w:r>
              <w:t>Ⲩⲙⲛⲟⲗⲟⲅⲓⲁ ⲛⲓⲃⲉⲛ:</w:t>
            </w:r>
          </w:p>
          <w:p w14:paraId="478C3619" w14:textId="77777777" w:rsidR="00C103DB" w:rsidRDefault="00C103DB" w:rsidP="00C103DB">
            <w:pPr>
              <w:pStyle w:val="CopticVersemulti-line"/>
            </w:pPr>
            <w:r>
              <w:t>ⲥⲉⲉⲡⲣ̀ⲡⲉⲣⲓ ⲛⲁⲕ:</w:t>
            </w:r>
          </w:p>
          <w:p w14:paraId="690438B8" w14:textId="77777777" w:rsidR="00C103DB" w:rsidRDefault="00C103DB" w:rsidP="00C103DB">
            <w:pPr>
              <w:pStyle w:val="CopticVersemulti-line"/>
            </w:pPr>
            <w:r>
              <w:t>ⲫⲏⲉ̀ⲧⲁϩⲱⲃ ⲛⲓⲃⲉⲛ:</w:t>
            </w:r>
          </w:p>
          <w:p w14:paraId="6200CA4D" w14:textId="77777777" w:rsidR="00C103DB" w:rsidRDefault="00C103DB" w:rsidP="00C103DB">
            <w:pPr>
              <w:pStyle w:val="CopticVerse"/>
            </w:pPr>
            <w:r>
              <w:t>ⲁⲩϭ̀ⲛⲉϫⲱⲟⲩ ⲛⲁⲕ.</w:t>
            </w:r>
          </w:p>
        </w:tc>
      </w:tr>
      <w:tr w:rsidR="00C103DB" w14:paraId="4B1139F3" w14:textId="77777777" w:rsidTr="00C103DB">
        <w:trPr>
          <w:cantSplit/>
        </w:trPr>
        <w:tc>
          <w:tcPr>
            <w:tcW w:w="288" w:type="dxa"/>
          </w:tcPr>
          <w:p w14:paraId="51D63313" w14:textId="77777777" w:rsidR="00C103DB" w:rsidRDefault="00C103DB" w:rsidP="00C103DB">
            <w:pPr>
              <w:pStyle w:val="CopticCross"/>
            </w:pPr>
          </w:p>
        </w:tc>
        <w:tc>
          <w:tcPr>
            <w:tcW w:w="3960" w:type="dxa"/>
          </w:tcPr>
          <w:p w14:paraId="21724A3A" w14:textId="77777777" w:rsidR="00C103DB" w:rsidRDefault="00C103DB" w:rsidP="00C103DB">
            <w:pPr>
              <w:pStyle w:val="EngHang"/>
            </w:pPr>
            <w:r>
              <w:t>God the Logos</w:t>
            </w:r>
          </w:p>
          <w:p w14:paraId="3896633F" w14:textId="77777777" w:rsidR="00C103DB" w:rsidRDefault="00C103DB" w:rsidP="00C103DB">
            <w:pPr>
              <w:pStyle w:val="EngHang"/>
            </w:pPr>
            <w:r>
              <w:t>Was incarnate for us.</w:t>
            </w:r>
          </w:p>
          <w:p w14:paraId="7C6A28FF" w14:textId="77777777" w:rsidR="00C103DB" w:rsidRDefault="00C103DB" w:rsidP="00C103DB">
            <w:pPr>
              <w:pStyle w:val="EngHang"/>
            </w:pPr>
            <w:r>
              <w:t>We saw His glory;</w:t>
            </w:r>
          </w:p>
          <w:p w14:paraId="0FB3B8EC" w14:textId="77777777" w:rsidR="00C103DB" w:rsidRDefault="00C103DB" w:rsidP="00C103DB">
            <w:pPr>
              <w:pStyle w:val="EngHangEnd"/>
            </w:pPr>
            <w:r>
              <w:t>He has dwelt in us.</w:t>
            </w:r>
          </w:p>
        </w:tc>
        <w:tc>
          <w:tcPr>
            <w:tcW w:w="288" w:type="dxa"/>
          </w:tcPr>
          <w:p w14:paraId="7CC9F9FE" w14:textId="77777777" w:rsidR="00C103DB" w:rsidRDefault="00C103DB" w:rsidP="00C103DB">
            <w:pPr>
              <w:pStyle w:val="CopticCross"/>
            </w:pPr>
          </w:p>
        </w:tc>
        <w:tc>
          <w:tcPr>
            <w:tcW w:w="288" w:type="dxa"/>
          </w:tcPr>
          <w:p w14:paraId="6B887151" w14:textId="77777777" w:rsidR="00C103DB" w:rsidRDefault="00C103DB" w:rsidP="00C103DB">
            <w:pPr>
              <w:pStyle w:val="CopticCross"/>
            </w:pPr>
          </w:p>
        </w:tc>
        <w:tc>
          <w:tcPr>
            <w:tcW w:w="3960" w:type="dxa"/>
          </w:tcPr>
          <w:p w14:paraId="6C702DEE" w14:textId="77777777" w:rsidR="00C103DB" w:rsidRDefault="00C103DB" w:rsidP="00C103DB">
            <w:pPr>
              <w:pStyle w:val="CopticVersemulti-line"/>
            </w:pPr>
            <w:r>
              <w:t>Ⲫⲛⲟⲩϯ ⲡⲓⲗⲟⲅⲟⲥ:</w:t>
            </w:r>
          </w:p>
          <w:p w14:paraId="269EE6E5" w14:textId="77777777" w:rsidR="00C103DB" w:rsidRDefault="00C103DB" w:rsidP="00C103DB">
            <w:pPr>
              <w:pStyle w:val="CopticVersemulti-line"/>
            </w:pPr>
            <w:r>
              <w:t>ⲁϥϭⲓⲥⲁⲣⲝ ⲉⲑⲃⲏⲧⲉⲛ:</w:t>
            </w:r>
          </w:p>
          <w:p w14:paraId="390C942B" w14:textId="77777777" w:rsidR="00C103DB" w:rsidRDefault="00C103DB" w:rsidP="00C103DB">
            <w:pPr>
              <w:pStyle w:val="CopticVersemulti-line"/>
            </w:pPr>
            <w:r>
              <w:t>ⲁ̀ⲛⲛⲁⲩ ⲉ̀ⲡⲉϥⲱ̀ⲟⲩ:</w:t>
            </w:r>
          </w:p>
          <w:p w14:paraId="329CF935" w14:textId="77777777" w:rsidR="00C103DB" w:rsidRDefault="00C103DB" w:rsidP="00C103DB">
            <w:pPr>
              <w:pStyle w:val="CopticVerse"/>
            </w:pPr>
            <w:r>
              <w:t>ⲁϥϣⲱⲡⲓ ⲛ̀ϧⲏⲧⲉⲛ.</w:t>
            </w:r>
          </w:p>
        </w:tc>
      </w:tr>
      <w:tr w:rsidR="00C103DB" w14:paraId="0496A2A9" w14:textId="77777777" w:rsidTr="00C103DB">
        <w:trPr>
          <w:cantSplit/>
        </w:trPr>
        <w:tc>
          <w:tcPr>
            <w:tcW w:w="288" w:type="dxa"/>
          </w:tcPr>
          <w:p w14:paraId="6EE8F4FE" w14:textId="77777777" w:rsidR="00C103DB" w:rsidRDefault="00C103DB" w:rsidP="00C103DB">
            <w:pPr>
              <w:pStyle w:val="CopticCross"/>
            </w:pPr>
            <w:r>
              <w:t>¿</w:t>
            </w:r>
          </w:p>
        </w:tc>
        <w:tc>
          <w:tcPr>
            <w:tcW w:w="3960" w:type="dxa"/>
          </w:tcPr>
          <w:p w14:paraId="7A0BACAE" w14:textId="77777777" w:rsidR="00C103DB" w:rsidRDefault="00C103DB" w:rsidP="00C103DB">
            <w:pPr>
              <w:pStyle w:val="EngHang"/>
            </w:pPr>
            <w:r>
              <w:t>Hail to the Cross,</w:t>
            </w:r>
          </w:p>
          <w:p w14:paraId="2CEC8B85" w14:textId="77777777" w:rsidR="00C103DB" w:rsidRDefault="00C103DB" w:rsidP="00C103DB">
            <w:pPr>
              <w:pStyle w:val="EngHang"/>
            </w:pPr>
            <w:r>
              <w:t>Hail to Cranium,</w:t>
            </w:r>
          </w:p>
          <w:p w14:paraId="09B12DFC" w14:textId="77777777" w:rsidR="00C103DB" w:rsidRDefault="00C103DB" w:rsidP="00C103DB">
            <w:pPr>
              <w:pStyle w:val="EngHang"/>
            </w:pPr>
            <w:r>
              <w:t>Hail to the tomb</w:t>
            </w:r>
          </w:p>
          <w:p w14:paraId="6D3DC6A7" w14:textId="77777777" w:rsidR="00C103DB" w:rsidRDefault="00C103DB" w:rsidP="00C103DB">
            <w:pPr>
              <w:pStyle w:val="EngHangEnd"/>
            </w:pPr>
            <w:r>
              <w:t>Of our Lord Jesus.</w:t>
            </w:r>
          </w:p>
        </w:tc>
        <w:tc>
          <w:tcPr>
            <w:tcW w:w="288" w:type="dxa"/>
          </w:tcPr>
          <w:p w14:paraId="75FAF804" w14:textId="77777777" w:rsidR="00C103DB" w:rsidRDefault="00C103DB" w:rsidP="00C103DB">
            <w:pPr>
              <w:pStyle w:val="CopticCross"/>
            </w:pPr>
          </w:p>
        </w:tc>
        <w:tc>
          <w:tcPr>
            <w:tcW w:w="288" w:type="dxa"/>
          </w:tcPr>
          <w:p w14:paraId="38099B54" w14:textId="77777777" w:rsidR="00C103DB" w:rsidRDefault="00C103DB" w:rsidP="00C103DB">
            <w:pPr>
              <w:pStyle w:val="CopticCross"/>
            </w:pPr>
            <w:r>
              <w:t>¿</w:t>
            </w:r>
          </w:p>
        </w:tc>
        <w:tc>
          <w:tcPr>
            <w:tcW w:w="3960" w:type="dxa"/>
          </w:tcPr>
          <w:p w14:paraId="6398B251" w14:textId="77777777" w:rsidR="00C103DB" w:rsidRDefault="00C103DB" w:rsidP="00C103DB">
            <w:pPr>
              <w:pStyle w:val="CopticVersemulti-line"/>
            </w:pPr>
            <w:r>
              <w:t>Ⲭⲉⲣⲉ ⲡⲓⲥ̀ⲧⲁⲩⲣⲟⲥ:</w:t>
            </w:r>
          </w:p>
          <w:p w14:paraId="73FDAE3B" w14:textId="77777777" w:rsidR="00C103DB" w:rsidRDefault="00C103DB" w:rsidP="00C103DB">
            <w:pPr>
              <w:pStyle w:val="CopticVersemulti-line"/>
            </w:pPr>
            <w:r>
              <w:t>ⲭⲉⲣⲉ ⲡⲓⲕ̀ⲣⲁⲛⲓⲟⲛ:</w:t>
            </w:r>
          </w:p>
          <w:p w14:paraId="66120158" w14:textId="77777777" w:rsidR="00C103DB" w:rsidRDefault="00C103DB" w:rsidP="00C103DB">
            <w:pPr>
              <w:pStyle w:val="CopticVersemulti-line"/>
            </w:pPr>
            <w:r>
              <w:t>ⲭⲉⲣⲉ ⲡⲓⲙ̀ϩⲁⲩ:</w:t>
            </w:r>
          </w:p>
          <w:p w14:paraId="5BCA8D2B" w14:textId="77777777" w:rsidR="00C103DB" w:rsidRDefault="00C103DB" w:rsidP="00C103DB">
            <w:pPr>
              <w:pStyle w:val="CopticVerse"/>
            </w:pPr>
            <w:r>
              <w:t>Ⲓⲏⲥⲟⲩⲥ ⲧⲱⲛ Ⲕⲩⲣⲓⲟⲛ.</w:t>
            </w:r>
          </w:p>
        </w:tc>
      </w:tr>
      <w:tr w:rsidR="00C103DB" w14:paraId="450BE286" w14:textId="77777777" w:rsidTr="00C103DB">
        <w:trPr>
          <w:cantSplit/>
        </w:trPr>
        <w:tc>
          <w:tcPr>
            <w:tcW w:w="288" w:type="dxa"/>
          </w:tcPr>
          <w:p w14:paraId="21EAE06C" w14:textId="77777777" w:rsidR="00C103DB" w:rsidRDefault="00C103DB" w:rsidP="00C103DB">
            <w:pPr>
              <w:pStyle w:val="CopticCross"/>
            </w:pPr>
            <w:r>
              <w:lastRenderedPageBreak/>
              <w:t>¿</w:t>
            </w:r>
          </w:p>
        </w:tc>
        <w:tc>
          <w:tcPr>
            <w:tcW w:w="3960" w:type="dxa"/>
          </w:tcPr>
          <w:p w14:paraId="4AB05D76" w14:textId="77777777" w:rsidR="00C103DB" w:rsidRDefault="00C103DB" w:rsidP="00C103DB">
            <w:pPr>
              <w:pStyle w:val="EngHang"/>
            </w:pPr>
            <w:r>
              <w:t>Everyone rejoices,</w:t>
            </w:r>
          </w:p>
          <w:p w14:paraId="6AFE439E" w14:textId="77777777" w:rsidR="00C103DB" w:rsidRDefault="00C103DB" w:rsidP="00C103DB">
            <w:pPr>
              <w:pStyle w:val="EngHang"/>
            </w:pPr>
            <w:r>
              <w:t>For they have received salvation</w:t>
            </w:r>
          </w:p>
          <w:p w14:paraId="3774F6BD" w14:textId="77777777" w:rsidR="00C103DB" w:rsidRDefault="00C103DB" w:rsidP="00C103DB">
            <w:pPr>
              <w:pStyle w:val="EngHang"/>
            </w:pPr>
            <w:r>
              <w:t>From death</w:t>
            </w:r>
          </w:p>
          <w:p w14:paraId="1D2A91B2" w14:textId="77777777" w:rsidR="00C103DB" w:rsidRDefault="00C103DB" w:rsidP="00C103DB">
            <w:pPr>
              <w:pStyle w:val="EngHangEnd"/>
            </w:pPr>
            <w:r>
              <w:t>And from Hades.</w:t>
            </w:r>
          </w:p>
        </w:tc>
        <w:tc>
          <w:tcPr>
            <w:tcW w:w="288" w:type="dxa"/>
          </w:tcPr>
          <w:p w14:paraId="052415C3" w14:textId="77777777" w:rsidR="00C103DB" w:rsidRDefault="00C103DB" w:rsidP="00C103DB">
            <w:pPr>
              <w:pStyle w:val="CopticCross"/>
            </w:pPr>
          </w:p>
        </w:tc>
        <w:tc>
          <w:tcPr>
            <w:tcW w:w="288" w:type="dxa"/>
          </w:tcPr>
          <w:p w14:paraId="546380E0" w14:textId="77777777" w:rsidR="00C103DB" w:rsidRDefault="00C103DB" w:rsidP="00C103DB">
            <w:pPr>
              <w:pStyle w:val="CopticCross"/>
            </w:pPr>
            <w:r>
              <w:t>¿</w:t>
            </w:r>
          </w:p>
        </w:tc>
        <w:tc>
          <w:tcPr>
            <w:tcW w:w="3960" w:type="dxa"/>
          </w:tcPr>
          <w:p w14:paraId="08540392" w14:textId="77777777" w:rsidR="00C103DB" w:rsidRDefault="00C103DB" w:rsidP="00C103DB">
            <w:pPr>
              <w:pStyle w:val="CopticVersemulti-line"/>
            </w:pPr>
            <w:r>
              <w:t>Ⲯⲩⲭⲏ ⲛⲓⲃⲉⲛ ⲣⲁϣⲓ:</w:t>
            </w:r>
          </w:p>
          <w:p w14:paraId="1A19A4A0" w14:textId="77777777" w:rsidR="00C103DB" w:rsidRDefault="00C103DB" w:rsidP="00C103DB">
            <w:pPr>
              <w:pStyle w:val="CopticVersemulti-line"/>
            </w:pPr>
            <w:r>
              <w:t>Ϫⲉ ⲁⲩϭⲓ ⲛ̀ⲟⲩⲥⲱϯ:</w:t>
            </w:r>
          </w:p>
          <w:p w14:paraId="64CD4485" w14:textId="77777777" w:rsidR="00C103DB" w:rsidRDefault="00C103DB" w:rsidP="00C103DB">
            <w:pPr>
              <w:pStyle w:val="CopticVersemulti-line"/>
            </w:pPr>
            <w:r>
              <w:t>ⲉ̀ⲃⲟⲗϧⲉⲛ ⲫ̀ⲙⲟⲩ:</w:t>
            </w:r>
          </w:p>
          <w:p w14:paraId="31CA9D93" w14:textId="77777777" w:rsidR="00C103DB" w:rsidRDefault="00C103DB" w:rsidP="00C103DB">
            <w:pPr>
              <w:pStyle w:val="CopticVerse"/>
            </w:pPr>
            <w:r>
              <w:t>ⲛⲉⲙ ⲉ̀ⲃⲟⲗϧⲉⲛ ⲁ̀ⲙⲉⲛϯ.</w:t>
            </w:r>
          </w:p>
        </w:tc>
      </w:tr>
      <w:tr w:rsidR="00C103DB" w14:paraId="0A78D104" w14:textId="77777777" w:rsidTr="00C103DB">
        <w:trPr>
          <w:cantSplit/>
        </w:trPr>
        <w:tc>
          <w:tcPr>
            <w:tcW w:w="288" w:type="dxa"/>
          </w:tcPr>
          <w:p w14:paraId="73FE0B83" w14:textId="77777777" w:rsidR="00C103DB" w:rsidRDefault="00C103DB" w:rsidP="00C103DB">
            <w:pPr>
              <w:pStyle w:val="CopticCross"/>
            </w:pPr>
          </w:p>
        </w:tc>
        <w:tc>
          <w:tcPr>
            <w:tcW w:w="3960" w:type="dxa"/>
          </w:tcPr>
          <w:p w14:paraId="740CA2D0" w14:textId="77777777" w:rsidR="00C103DB" w:rsidRDefault="00C103DB" w:rsidP="00C103DB">
            <w:pPr>
              <w:pStyle w:val="EngHang"/>
            </w:pPr>
            <w:r>
              <w:t>O Christ,</w:t>
            </w:r>
          </w:p>
          <w:p w14:paraId="23CEFA14" w14:textId="77777777" w:rsidR="00C103DB" w:rsidRDefault="00C103DB" w:rsidP="00C103DB">
            <w:pPr>
              <w:pStyle w:val="EngHang"/>
              <w:ind w:left="0" w:firstLine="0"/>
            </w:pPr>
            <w:r>
              <w:t>The compassionate and merciful,</w:t>
            </w:r>
          </w:p>
          <w:p w14:paraId="565C9620" w14:textId="77777777" w:rsidR="00C103DB" w:rsidRDefault="00C103DB" w:rsidP="00C103DB">
            <w:pPr>
              <w:pStyle w:val="EngHang"/>
              <w:ind w:left="0" w:firstLine="0"/>
            </w:pPr>
            <w:r>
              <w:t>Grant us goodness,</w:t>
            </w:r>
          </w:p>
          <w:p w14:paraId="38F820B1" w14:textId="77777777" w:rsidR="00C103DB" w:rsidRDefault="00C103DB" w:rsidP="00C103DB">
            <w:pPr>
              <w:pStyle w:val="EngHangEnd"/>
            </w:pPr>
            <w:r>
              <w:t>For the sake of Your Moether, the bride.</w:t>
            </w:r>
          </w:p>
        </w:tc>
        <w:tc>
          <w:tcPr>
            <w:tcW w:w="288" w:type="dxa"/>
          </w:tcPr>
          <w:p w14:paraId="220B02B1" w14:textId="77777777" w:rsidR="00C103DB" w:rsidRDefault="00C103DB" w:rsidP="00C103DB">
            <w:pPr>
              <w:pStyle w:val="CopticCross"/>
            </w:pPr>
          </w:p>
        </w:tc>
        <w:tc>
          <w:tcPr>
            <w:tcW w:w="288" w:type="dxa"/>
          </w:tcPr>
          <w:p w14:paraId="1B72F25B" w14:textId="77777777" w:rsidR="00C103DB" w:rsidRDefault="00C103DB" w:rsidP="00C103DB">
            <w:pPr>
              <w:pStyle w:val="CopticCross"/>
            </w:pPr>
          </w:p>
        </w:tc>
        <w:tc>
          <w:tcPr>
            <w:tcW w:w="3960" w:type="dxa"/>
          </w:tcPr>
          <w:p w14:paraId="23C84D6D" w14:textId="77777777" w:rsidR="00C103DB" w:rsidRDefault="00C103DB" w:rsidP="00C103DB">
            <w:pPr>
              <w:pStyle w:val="CopticVersemulti-line"/>
            </w:pPr>
            <w:r>
              <w:t>Ⲱ ⲡⲓⲣⲉϥϣⲉⲛϩⲏⲧ:</w:t>
            </w:r>
          </w:p>
          <w:p w14:paraId="564F0332" w14:textId="77777777" w:rsidR="00C103DB" w:rsidRDefault="00C103DB" w:rsidP="00C103DB">
            <w:pPr>
              <w:pStyle w:val="CopticVersemulti-line"/>
            </w:pPr>
            <w:r>
              <w:t>Ⲡⲭⲣⲓⲥⲧⲟⲥ ⲡⲓⲛⲁⲏⲧ:</w:t>
            </w:r>
          </w:p>
          <w:p w14:paraId="303A82A3" w14:textId="77777777" w:rsidR="00C103DB" w:rsidRDefault="00C103DB" w:rsidP="00C103DB">
            <w:pPr>
              <w:pStyle w:val="CopticVersemulti-line"/>
            </w:pPr>
            <w:r>
              <w:t>ⲓ̀ⲣⲓ ⲛⲉⲙⲁⲛ ⲛ̀ⲟⲩⲡⲉⲑⲛⲁⲛⲉϥ:</w:t>
            </w:r>
          </w:p>
          <w:p w14:paraId="4FB26927" w14:textId="77777777" w:rsidR="00C103DB" w:rsidRDefault="00C103DB" w:rsidP="00C103DB">
            <w:pPr>
              <w:pStyle w:val="CopticHangingVerse"/>
            </w:pPr>
            <w:r>
              <w:t>ⲉⲑⲃⲉ ⲧⲉⲕⲙⲁⲩ ϯϣⲉⲗⲉⲧ.</w:t>
            </w:r>
          </w:p>
        </w:tc>
      </w:tr>
    </w:tbl>
    <w:p w14:paraId="711DB7E5" w14:textId="40FE9A8A" w:rsidR="009A461A" w:rsidRDefault="009A461A" w:rsidP="009A461A">
      <w:pPr>
        <w:pStyle w:val="Heading4"/>
      </w:pPr>
      <w:bookmarkStart w:id="2050" w:name="_Ref485192337"/>
      <w:r>
        <w:t>The Psali Adam</w:t>
      </w:r>
      <w:r w:rsidR="006C1B94">
        <w:t xml:space="preserve"> </w:t>
      </w:r>
      <w:r w:rsidR="00D22853">
        <w:t>Pascha</w:t>
      </w:r>
      <w:bookmarkEnd w:id="2049"/>
      <w:bookmarkEnd w:id="2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56D6775" w:rsidR="009A461A" w:rsidRDefault="009A461A" w:rsidP="009A461A">
            <w:pPr>
              <w:pStyle w:val="EngHangEnd"/>
            </w:pPr>
            <w:r>
              <w:t>Jesus Christ is risen</w:t>
            </w:r>
            <w:r w:rsidR="00C103DB">
              <w:t>!</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4E7457AB" w:rsidR="009A461A" w:rsidRDefault="009A461A" w:rsidP="009A461A">
            <w:pPr>
              <w:pStyle w:val="EngHangEnd"/>
            </w:pPr>
            <w:r>
              <w:t>Jesus Christ is risen</w:t>
            </w:r>
            <w:r w:rsidR="00C103DB">
              <w:t>!</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530A61C9" w14:textId="77777777" w:rsidR="00C103DB" w:rsidRDefault="00C103DB" w:rsidP="00C103DB">
            <w:pPr>
              <w:pStyle w:val="EngHang"/>
            </w:pPr>
            <w:r>
              <w:t>Come, let us worship Him,</w:t>
            </w:r>
          </w:p>
          <w:p w14:paraId="50563615" w14:textId="77777777" w:rsidR="00C103DB" w:rsidRDefault="00C103DB" w:rsidP="00C103DB">
            <w:pPr>
              <w:pStyle w:val="EngHang"/>
            </w:pPr>
            <w:r>
              <w:t>For He is our God,</w:t>
            </w:r>
          </w:p>
          <w:p w14:paraId="1665AA35" w14:textId="77777777" w:rsidR="00C103DB" w:rsidRDefault="00C103DB" w:rsidP="00C103DB">
            <w:pPr>
              <w:pStyle w:val="EngHang"/>
            </w:pPr>
            <w:r>
              <w:t>The Lamb of God;</w:t>
            </w:r>
          </w:p>
          <w:p w14:paraId="4A23C0EC" w14:textId="553F8047" w:rsidR="009A461A" w:rsidRDefault="00C103DB" w:rsidP="00C103DB">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2A07F4B5" w14:textId="77777777" w:rsidR="00C103DB" w:rsidRDefault="00C103DB" w:rsidP="00C103DB">
            <w:pPr>
              <w:pStyle w:val="EngHang"/>
            </w:pPr>
            <w:r>
              <w:t>The Master died</w:t>
            </w:r>
          </w:p>
          <w:p w14:paraId="0E438BD7" w14:textId="77777777" w:rsidR="00C103DB" w:rsidRDefault="00C103DB" w:rsidP="00C103DB">
            <w:pPr>
              <w:pStyle w:val="EngHang"/>
            </w:pPr>
            <w:r>
              <w:t>In the flesh, and was buried;</w:t>
            </w:r>
          </w:p>
          <w:p w14:paraId="5058608A" w14:textId="77777777" w:rsidR="00C103DB" w:rsidRDefault="00C103DB" w:rsidP="00C103DB">
            <w:pPr>
              <w:pStyle w:val="EngHang"/>
            </w:pPr>
            <w:r>
              <w:t>On the third day,</w:t>
            </w:r>
          </w:p>
          <w:p w14:paraId="2BD1C6ED" w14:textId="697C7921" w:rsidR="009A461A" w:rsidRDefault="00C103DB" w:rsidP="00C103DB">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673FCF83" w:rsidR="009A461A" w:rsidRDefault="009A461A" w:rsidP="009A461A">
            <w:pPr>
              <w:pStyle w:val="EngHang"/>
            </w:pPr>
            <w:r>
              <w:t>Emmanuel</w:t>
            </w:r>
            <w:r w:rsidR="00C103DB">
              <w:t>,</w:t>
            </w:r>
            <w:r>
              <w:t xml:space="preserve"> the Logos</w:t>
            </w:r>
          </w:p>
          <w:p w14:paraId="40DE100D" w14:textId="77777777" w:rsidR="009A461A" w:rsidRDefault="009A461A" w:rsidP="009A461A">
            <w:pPr>
              <w:pStyle w:val="EngHang"/>
            </w:pPr>
            <w:r>
              <w:t>With the angels, for,</w:t>
            </w:r>
          </w:p>
          <w:p w14:paraId="221AA6E7" w14:textId="685489E5" w:rsidR="009A461A" w:rsidRDefault="009A461A" w:rsidP="009A461A">
            <w:pPr>
              <w:pStyle w:val="EngHangEnd"/>
            </w:pPr>
            <w:r>
              <w:t>Jesus Christ is risen</w:t>
            </w:r>
            <w:r w:rsidR="00C103DB">
              <w:t>!</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176062EF" w:rsidR="009A461A" w:rsidRDefault="00C103DB" w:rsidP="009A461A">
            <w:pPr>
              <w:pStyle w:val="EngHangEnd"/>
            </w:pPr>
            <w:r>
              <w:t>“Jesus Christ is risen!</w:t>
            </w:r>
            <w:r w:rsidR="009A461A">
              <w:t>”</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76603C99" w14:textId="77777777" w:rsidR="00C103DB" w:rsidRDefault="00C103DB" w:rsidP="00C103DB">
            <w:pPr>
              <w:pStyle w:val="EngHang"/>
            </w:pPr>
            <w:r>
              <w:t>See, our father Adam</w:t>
            </w:r>
          </w:p>
          <w:p w14:paraId="6501BBCE" w14:textId="77777777" w:rsidR="00C103DB" w:rsidRDefault="00C103DB" w:rsidP="00C103DB">
            <w:pPr>
              <w:pStyle w:val="EngHang"/>
            </w:pPr>
            <w:r>
              <w:t>Rejoiced, and was glad,</w:t>
            </w:r>
          </w:p>
          <w:p w14:paraId="0E8EC25A" w14:textId="240D4D4D" w:rsidR="00C103DB" w:rsidRDefault="00C103DB" w:rsidP="00C103DB">
            <w:pPr>
              <w:pStyle w:val="EngHang"/>
            </w:pPr>
            <w:r>
              <w:t>Together with our father Abraham, for</w:t>
            </w:r>
          </w:p>
          <w:p w14:paraId="48607BFA" w14:textId="15C2BB7B" w:rsidR="009A461A" w:rsidRDefault="00C103DB" w:rsidP="00C103DB">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6CF5341C" w:rsidR="009A461A" w:rsidRDefault="00C103DB"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35298646" w:rsidR="009A461A" w:rsidRDefault="00C103DB" w:rsidP="009A461A">
            <w:pPr>
              <w:pStyle w:val="EngHang"/>
            </w:pPr>
            <w:r>
              <w:t>Look! T</w:t>
            </w:r>
            <w:r w:rsidR="009A461A">
              <w:t>he Apostles</w:t>
            </w:r>
          </w:p>
          <w:p w14:paraId="0897B7C2" w14:textId="77777777" w:rsidR="009A461A" w:rsidRDefault="009A461A" w:rsidP="009A461A">
            <w:pPr>
              <w:pStyle w:val="EngHang"/>
            </w:pPr>
            <w:r>
              <w:t>Saw and rejoiced.</w:t>
            </w:r>
          </w:p>
          <w:p w14:paraId="3F714BD1" w14:textId="00B620BB" w:rsidR="009A461A" w:rsidRDefault="009A461A" w:rsidP="00C103DB">
            <w:pPr>
              <w:pStyle w:val="EngHang"/>
            </w:pPr>
            <w:r>
              <w:t xml:space="preserve">They </w:t>
            </w:r>
            <w:r w:rsidR="00C103DB">
              <w:t>evangelized</w:t>
            </w:r>
            <w:r>
              <w:t xml:space="preserve"> the </w:t>
            </w:r>
            <w:r w:rsidR="00C103DB">
              <w:t>cosmos,</w:t>
            </w:r>
            <w:r>
              <w:t xml:space="preserve"> that</w:t>
            </w:r>
          </w:p>
          <w:p w14:paraId="78766F8F" w14:textId="5C55E80F" w:rsidR="009A461A" w:rsidRDefault="00C103DB"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322498A0" w:rsidR="009A461A" w:rsidRDefault="00C103DB" w:rsidP="009A461A">
            <w:pPr>
              <w:pStyle w:val="EngHang"/>
            </w:pPr>
            <w:r>
              <w:t>And said, “He is not here,</w:t>
            </w:r>
          </w:p>
          <w:p w14:paraId="1220D50E" w14:textId="5A09B7EB" w:rsidR="009A461A" w:rsidRDefault="00C103DB"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0F7FA55A" w:rsidR="009A461A" w:rsidRDefault="00C103DB"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213F73C7" w:rsidR="009A461A" w:rsidRDefault="00C103DB"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2512743A" w:rsidR="009A461A" w:rsidRDefault="00C103DB"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237ABB6D" w:rsidR="009A461A" w:rsidRDefault="00C103DB" w:rsidP="00C103DB">
            <w:pPr>
              <w:pStyle w:val="EngHang"/>
            </w:pPr>
            <w:r>
              <w:t>You are b</w:t>
            </w:r>
            <w:r w:rsidR="009A461A">
              <w:t>lessed,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46D2F021" w:rsidR="009A461A" w:rsidRDefault="009A461A" w:rsidP="009A461A">
            <w:pPr>
              <w:pStyle w:val="EngHangEnd"/>
            </w:pPr>
            <w:r>
              <w:t>Jesus Christ is ris</w:t>
            </w:r>
            <w:r w:rsidR="00C103DB">
              <w:t>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22A18F1A" w:rsidR="009A461A" w:rsidRDefault="00C103DB"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65FA20E4" w:rsidR="009A461A" w:rsidRDefault="00FB0F28"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1681C813" w:rsidR="009A461A" w:rsidRDefault="00FB0F28"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6EF34E9B" w:rsidR="009A461A" w:rsidRDefault="00FB0F28"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46BA8C64" w:rsidR="009A461A" w:rsidRPr="0078672A" w:rsidRDefault="009A461A" w:rsidP="009A461A">
            <w:pPr>
              <w:pStyle w:val="EngHangEnd"/>
            </w:pPr>
            <w:r>
              <w:t>Jesus Christ is risen</w:t>
            </w:r>
            <w:r w:rsidR="00FB0F28">
              <w:t>!</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522B6B18" w:rsidR="009A461A" w:rsidRDefault="00FB0F28"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25633CE5" w:rsidR="009A461A" w:rsidRDefault="00FB0F28"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4ACC1FEB" w:rsidR="009A461A" w:rsidRDefault="00FB0F28"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23B04001" w:rsidR="009A461A" w:rsidRDefault="00FB0F28"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3B349650" w:rsidR="009A461A" w:rsidRDefault="00FB0F28"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2051" w:name="_Ref434476459"/>
      <w:r>
        <w:t>The Psali Batos</w:t>
      </w:r>
      <w:r w:rsidR="006C1B94">
        <w:t xml:space="preserve"> </w:t>
      </w:r>
      <w:r w:rsidR="00D22853">
        <w:t>Pascha</w:t>
      </w:r>
      <w:bookmarkEnd w:id="2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15810519" w14:textId="69C1BC9D" w:rsidR="00ED7853" w:rsidRPr="00ED7853" w:rsidRDefault="00ED7853" w:rsidP="00ED7853">
      <w:pPr>
        <w:pStyle w:val="Heading4"/>
        <w:rPr>
          <w:rFonts w:ascii="Arial Unicode MS" w:eastAsia="Arial Unicode MS" w:hAnsi="Arial Unicode MS" w:cs="Arial Unicode MS"/>
        </w:rPr>
      </w:pPr>
      <w:bookmarkStart w:id="2052" w:name="_Toc479145677"/>
      <w:bookmarkStart w:id="2053" w:name="_Toc410196233"/>
      <w:bookmarkStart w:id="2054" w:name="_Toc410196475"/>
      <w:bookmarkStart w:id="2055" w:name="_Toc410196977"/>
      <w:r>
        <w:t>The Hymn of the Intercessions for Pascha</w:t>
      </w:r>
    </w:p>
    <w:p w14:paraId="11AD49DB" w14:textId="5F11DF70" w:rsidR="00ED7853" w:rsidRPr="009F6B4B" w:rsidRDefault="00ED7853" w:rsidP="00ED7853">
      <w:pPr>
        <w:pStyle w:val="Rubric"/>
      </w:pPr>
      <w:r>
        <w:t>After the verses for the Theotokos, and before the verse for the heavenly,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D7853" w:rsidRPr="00AF56AD" w14:paraId="2559DF5E" w14:textId="77777777" w:rsidTr="00ED7853">
        <w:trPr>
          <w:cantSplit/>
          <w:jc w:val="center"/>
        </w:trPr>
        <w:tc>
          <w:tcPr>
            <w:tcW w:w="288" w:type="dxa"/>
          </w:tcPr>
          <w:p w14:paraId="3FF70BC2" w14:textId="77777777" w:rsidR="00ED7853" w:rsidRDefault="00ED7853" w:rsidP="00ED7853">
            <w:pPr>
              <w:pStyle w:val="CopticCross"/>
            </w:pPr>
          </w:p>
        </w:tc>
        <w:tc>
          <w:tcPr>
            <w:tcW w:w="3960" w:type="dxa"/>
          </w:tcPr>
          <w:p w14:paraId="038AE9F9" w14:textId="77777777" w:rsidR="00ED7853" w:rsidRDefault="00ED7853" w:rsidP="00ED7853">
            <w:pPr>
              <w:pStyle w:val="EngHang"/>
            </w:pPr>
            <w:r>
              <w:t>Through the intercessions of</w:t>
            </w:r>
          </w:p>
          <w:p w14:paraId="033E966E" w14:textId="3E5B44CA" w:rsidR="00ED7853" w:rsidRPr="007425E1" w:rsidRDefault="00ED7853" w:rsidP="00ED7853">
            <w:pPr>
              <w:pStyle w:val="EngHang"/>
            </w:pPr>
            <w:r>
              <w:t>The trumpeter of the resurrection,</w:t>
            </w:r>
          </w:p>
          <w:p w14:paraId="131DAA71" w14:textId="21CDBEDE" w:rsidR="00ED7853" w:rsidRPr="007425E1" w:rsidRDefault="00ED7853" w:rsidP="00ED7853">
            <w:pPr>
              <w:pStyle w:val="EngHang"/>
            </w:pPr>
            <w:r>
              <w:t>Michael, chief of the heavenly,</w:t>
            </w:r>
          </w:p>
          <w:p w14:paraId="74207888" w14:textId="77777777" w:rsidR="00ED7853" w:rsidRDefault="00ED7853" w:rsidP="00ED7853">
            <w:pPr>
              <w:pStyle w:val="EngHangEnd"/>
            </w:pPr>
            <w:r>
              <w:t>O Lord, grant us the forgiveness of our sins.</w:t>
            </w:r>
          </w:p>
        </w:tc>
        <w:tc>
          <w:tcPr>
            <w:tcW w:w="288" w:type="dxa"/>
          </w:tcPr>
          <w:p w14:paraId="1CBCF531" w14:textId="77777777" w:rsidR="00ED7853" w:rsidRDefault="00ED7853" w:rsidP="00ED7853"/>
        </w:tc>
        <w:tc>
          <w:tcPr>
            <w:tcW w:w="288" w:type="dxa"/>
          </w:tcPr>
          <w:p w14:paraId="18170EFA" w14:textId="77777777" w:rsidR="00ED7853" w:rsidRDefault="00ED7853" w:rsidP="00ED7853">
            <w:pPr>
              <w:pStyle w:val="CopticCross"/>
            </w:pPr>
          </w:p>
        </w:tc>
        <w:tc>
          <w:tcPr>
            <w:tcW w:w="3960" w:type="dxa"/>
          </w:tcPr>
          <w:p w14:paraId="47A64CCF" w14:textId="77777777" w:rsidR="00ED7853" w:rsidRDefault="00ED7853" w:rsidP="00ED7853">
            <w:pPr>
              <w:pStyle w:val="CopticVersemulti-line"/>
            </w:pPr>
            <w:r>
              <w:t>Ϩⲓⲧⲉⲛ ⲛⲓⲡ̀ⲣⲉⲥⲃⲓⲁ ⲛ̀ⲧⲉ</w:t>
            </w:r>
          </w:p>
          <w:p w14:paraId="51DD7FAF" w14:textId="640C38C4" w:rsidR="00ED7853" w:rsidRDefault="00ED7853" w:rsidP="00ED7853">
            <w:pPr>
              <w:pStyle w:val="CopticVersemulti-line"/>
            </w:pPr>
            <w:r>
              <w:t>ⲡⲓⲥⲁⲗⲡⲓⲥⲧⲏⲥ ⲛ̀ϯⲁ̀ⲛⲁⲥⲧⲁⲥⲓⲥ</w:t>
            </w:r>
          </w:p>
          <w:p w14:paraId="3978384A" w14:textId="5697B08A" w:rsidR="00ED7853" w:rsidRDefault="00ED7853" w:rsidP="00ED7853">
            <w:pPr>
              <w:pStyle w:val="CopticVersemulti-line"/>
            </w:pPr>
            <w:r>
              <w:t>Ⲙⲓⲭⲁⲏⲗ ⲡ̀ⲁⲣⲭⲱⲛ ⲛ̀ⲛⲁⲛⲓⲫⲏⲟⲩⲓ:</w:t>
            </w:r>
          </w:p>
          <w:p w14:paraId="54142EF2" w14:textId="77777777" w:rsidR="00ED7853" w:rsidRPr="00AF56AD" w:rsidRDefault="00ED7853" w:rsidP="00ED7853">
            <w:pPr>
              <w:pStyle w:val="CopticVerse"/>
              <w:jc w:val="left"/>
            </w:pPr>
            <w:r>
              <w:t>Ⲡϭⲟⲓⲥ ⲁ̀ⲣⲓϩ̀ⲙⲟⲧ ⲛⲁⲛ ⲙ̀ⲡⲓⲭⲱ ⲉ̀ⲃⲟⲗ ⲛ̀ⲧⲉ ⲛⲉⲛⲛⲟⲃⲓ.</w:t>
            </w:r>
          </w:p>
        </w:tc>
      </w:tr>
    </w:tbl>
    <w:p w14:paraId="21078A29" w14:textId="15DA3BE7" w:rsidR="003C273F" w:rsidRPr="009F6B4B" w:rsidRDefault="003C273F" w:rsidP="003C273F">
      <w:pPr>
        <w:pStyle w:val="Rubric"/>
      </w:pPr>
      <w:r>
        <w:t>After the verses for the Apostles, and before the verses for the martyrs,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377ABE99" w14:textId="77777777" w:rsidTr="003C273F">
        <w:trPr>
          <w:cantSplit/>
          <w:jc w:val="center"/>
        </w:trPr>
        <w:tc>
          <w:tcPr>
            <w:tcW w:w="288" w:type="dxa"/>
          </w:tcPr>
          <w:p w14:paraId="394C0A1B" w14:textId="77777777" w:rsidR="003C273F" w:rsidRDefault="003C273F" w:rsidP="003C273F">
            <w:pPr>
              <w:pStyle w:val="CopticCross"/>
            </w:pPr>
          </w:p>
        </w:tc>
        <w:tc>
          <w:tcPr>
            <w:tcW w:w="3960" w:type="dxa"/>
          </w:tcPr>
          <w:p w14:paraId="352C8507" w14:textId="4B3791B3" w:rsidR="003C273F" w:rsidRDefault="003C273F" w:rsidP="003C273F">
            <w:pPr>
              <w:pStyle w:val="EngHang"/>
            </w:pPr>
            <w:r>
              <w:t>Through the prayers of</w:t>
            </w:r>
          </w:p>
          <w:p w14:paraId="07F82182" w14:textId="13F223E2" w:rsidR="003C273F" w:rsidRPr="007425E1" w:rsidRDefault="003C273F" w:rsidP="003C273F">
            <w:pPr>
              <w:pStyle w:val="EngHang"/>
            </w:pPr>
            <w:r>
              <w:t>The righteous and perfect men,</w:t>
            </w:r>
          </w:p>
          <w:p w14:paraId="552A2209" w14:textId="38C65CDD" w:rsidR="003C273F" w:rsidRDefault="003C273F" w:rsidP="003C273F">
            <w:pPr>
              <w:pStyle w:val="EngHang"/>
            </w:pPr>
            <w:r>
              <w:t>Joseph and Nicodemus,</w:t>
            </w:r>
          </w:p>
          <w:p w14:paraId="2CE5549E" w14:textId="173D6393" w:rsidR="003C273F" w:rsidRPr="007425E1" w:rsidRDefault="003C273F" w:rsidP="003C273F">
            <w:pPr>
              <w:pStyle w:val="EngHang"/>
            </w:pPr>
            <w:r>
              <w:t>And St. Mary Magdalene,</w:t>
            </w:r>
          </w:p>
          <w:p w14:paraId="4C689ABF" w14:textId="77777777" w:rsidR="003C273F" w:rsidRDefault="003C273F" w:rsidP="003C273F">
            <w:pPr>
              <w:pStyle w:val="EngHangEnd"/>
            </w:pPr>
            <w:r>
              <w:t>O Lord, grant us the forgiveness of our sins.</w:t>
            </w:r>
          </w:p>
        </w:tc>
        <w:tc>
          <w:tcPr>
            <w:tcW w:w="288" w:type="dxa"/>
          </w:tcPr>
          <w:p w14:paraId="6405654E" w14:textId="77777777" w:rsidR="003C273F" w:rsidRDefault="003C273F" w:rsidP="003C273F"/>
        </w:tc>
        <w:tc>
          <w:tcPr>
            <w:tcW w:w="288" w:type="dxa"/>
          </w:tcPr>
          <w:p w14:paraId="3E0C4BF6" w14:textId="77777777" w:rsidR="003C273F" w:rsidRDefault="003C273F" w:rsidP="003C273F">
            <w:pPr>
              <w:pStyle w:val="CopticCross"/>
            </w:pPr>
          </w:p>
        </w:tc>
        <w:tc>
          <w:tcPr>
            <w:tcW w:w="3960" w:type="dxa"/>
          </w:tcPr>
          <w:p w14:paraId="78CAE20C" w14:textId="77777777" w:rsidR="003C273F" w:rsidRDefault="003C273F" w:rsidP="003C273F">
            <w:pPr>
              <w:pStyle w:val="CopticVersemulti-line"/>
            </w:pPr>
            <w:r>
              <w:t>Ϩⲓⲧⲉⲛ ⲛⲓⲡ̀ⲣⲉⲥⲃⲓⲁ ⲛ̀ⲧⲉ</w:t>
            </w:r>
          </w:p>
          <w:p w14:paraId="5F82B8F9" w14:textId="10B16A77" w:rsidR="003C273F" w:rsidRDefault="003C273F" w:rsidP="003C273F">
            <w:pPr>
              <w:pStyle w:val="CopticVersemulti-line"/>
            </w:pPr>
            <w:r>
              <w:t>ⲛⲓⲑ̀ⲙⲏⲓ ⲛⲓⲣⲱⲙⲓ ⲛ̀ⲧⲉⲗⲓⲟⲥ</w:t>
            </w:r>
          </w:p>
          <w:p w14:paraId="014E1FFD" w14:textId="1E9905AE" w:rsidR="003C273F" w:rsidRDefault="003C273F" w:rsidP="003C273F">
            <w:pPr>
              <w:pStyle w:val="CopticVersemulti-line"/>
            </w:pPr>
            <w:r>
              <w:t>Ⲓⲱⲥⲉϥ ⲛⲉⲙ Ⲛⲓⲕⲟⲇⲏⲙⲟⲥ</w:t>
            </w:r>
          </w:p>
          <w:p w14:paraId="6F7BB189" w14:textId="2A36AE29" w:rsidR="003C273F" w:rsidRDefault="003C273F" w:rsidP="003C273F">
            <w:pPr>
              <w:pStyle w:val="CopticVersemulti-line"/>
            </w:pPr>
            <w:r>
              <w:t>ⲛⲉⲙ ϯⲁ̀ⲅⲓⲁ Ⲙⲁⲣⲓⲁ ϯⲘⲁⲅⲇⲁⲗⲓⲛⲏ:</w:t>
            </w:r>
          </w:p>
          <w:p w14:paraId="34FF0BF6" w14:textId="77777777" w:rsidR="003C273F" w:rsidRPr="00AF56AD" w:rsidRDefault="003C273F" w:rsidP="003C273F">
            <w:pPr>
              <w:pStyle w:val="CopticVerse"/>
              <w:jc w:val="left"/>
            </w:pPr>
            <w:r>
              <w:t>Ⲡϭⲟⲓⲥ ⲁ̀ⲣⲓϩ̀ⲙⲟⲧ ⲛⲁⲛ ⲙ̀ⲡⲓⲭⲱ ⲉ̀ⲃⲟⲗ ⲛ̀ⲧⲉ ⲛⲉⲛⲛⲟⲃⲓ.</w:t>
            </w:r>
          </w:p>
        </w:tc>
      </w:tr>
    </w:tbl>
    <w:p w14:paraId="3DB446E5" w14:textId="36CE679E" w:rsidR="00924C51" w:rsidRDefault="00924C51" w:rsidP="00924C51">
      <w:pPr>
        <w:pStyle w:val="Heading4"/>
      </w:pPr>
      <w:r>
        <w:t>The Praxis Response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74437D7D" w14:textId="77777777" w:rsidTr="00924C51">
        <w:trPr>
          <w:cantSplit/>
          <w:jc w:val="center"/>
        </w:trPr>
        <w:tc>
          <w:tcPr>
            <w:tcW w:w="288" w:type="dxa"/>
          </w:tcPr>
          <w:p w14:paraId="481092E3" w14:textId="77777777" w:rsidR="00924C51" w:rsidRDefault="00924C51" w:rsidP="00924C51">
            <w:pPr>
              <w:pStyle w:val="CopticCross"/>
            </w:pPr>
          </w:p>
        </w:tc>
        <w:tc>
          <w:tcPr>
            <w:tcW w:w="3960" w:type="dxa"/>
          </w:tcPr>
          <w:p w14:paraId="2934C822" w14:textId="0DD18FE3" w:rsidR="00924C51" w:rsidRDefault="00924C51" w:rsidP="00924C51">
            <w:pPr>
              <w:pStyle w:val="EngHang"/>
            </w:pPr>
            <w:r>
              <w:t>Hail to His Resurrection:</w:t>
            </w:r>
          </w:p>
          <w:p w14:paraId="3B89A5D9" w14:textId="1F6C8881" w:rsidR="00924C51" w:rsidRDefault="00924C51" w:rsidP="00924C51">
            <w:pPr>
              <w:pStyle w:val="EngHang"/>
            </w:pPr>
            <w:r>
              <w:t>He rose from the dead,</w:t>
            </w:r>
          </w:p>
          <w:p w14:paraId="656232D7" w14:textId="54AC67B6" w:rsidR="00924C51" w:rsidRDefault="00924C51" w:rsidP="00924C51">
            <w:pPr>
              <w:pStyle w:val="EngHang"/>
            </w:pPr>
            <w:r>
              <w:t>Even to save us</w:t>
            </w:r>
          </w:p>
          <w:p w14:paraId="68EE79F8" w14:textId="1713B487" w:rsidR="00924C51" w:rsidRDefault="00924C51" w:rsidP="00924C51">
            <w:pPr>
              <w:pStyle w:val="EngHangEnd"/>
            </w:pPr>
            <w:r>
              <w:t>From our sins.</w:t>
            </w:r>
          </w:p>
        </w:tc>
        <w:tc>
          <w:tcPr>
            <w:tcW w:w="288" w:type="dxa"/>
          </w:tcPr>
          <w:p w14:paraId="1FCA1316" w14:textId="77777777" w:rsidR="00924C51" w:rsidRDefault="00924C51" w:rsidP="00924C51"/>
        </w:tc>
        <w:tc>
          <w:tcPr>
            <w:tcW w:w="288" w:type="dxa"/>
          </w:tcPr>
          <w:p w14:paraId="264AED5D" w14:textId="77777777" w:rsidR="00924C51" w:rsidRDefault="00924C51" w:rsidP="00924C51">
            <w:pPr>
              <w:pStyle w:val="CopticCross"/>
            </w:pPr>
          </w:p>
        </w:tc>
        <w:tc>
          <w:tcPr>
            <w:tcW w:w="3960" w:type="dxa"/>
          </w:tcPr>
          <w:p w14:paraId="5E064E99" w14:textId="2FB43BEB" w:rsidR="00924C51" w:rsidRDefault="00924C51" w:rsidP="00924C51">
            <w:pPr>
              <w:pStyle w:val="CopticVersemulti-line"/>
            </w:pPr>
            <w:r>
              <w:t>Ⲭⲉⲣⲉ ⲧⲉϥⲁ̀ⲛⲁⲥⲧⲁⲥⲓⲥ:</w:t>
            </w:r>
          </w:p>
          <w:p w14:paraId="306B61A4" w14:textId="06BDA53A" w:rsidR="00924C51" w:rsidRDefault="00924C51" w:rsidP="00924C51">
            <w:pPr>
              <w:pStyle w:val="CopticVersemulti-line"/>
            </w:pPr>
            <w:r>
              <w:t>ⲉ̀ⲧⲁϥⲧⲱⲛϥ ⲉ̀ⲃⲟⲗϧⲉⲛ ⲛⲏⲉⲑⲙⲱⲟⲩⲧ:</w:t>
            </w:r>
          </w:p>
          <w:p w14:paraId="347863EF" w14:textId="436258AE" w:rsidR="00924C51" w:rsidRDefault="00924C51" w:rsidP="00924C51">
            <w:pPr>
              <w:pStyle w:val="CopticVersemulti-line"/>
            </w:pPr>
            <w:r>
              <w:t>ϣⲁ ⲛ̀ⲧⲉϥⲥⲱϯ ⲙ̀ⲙⲟⲛ:</w:t>
            </w:r>
          </w:p>
          <w:p w14:paraId="3302249E" w14:textId="302E136A" w:rsidR="00924C51" w:rsidRPr="00AF56AD" w:rsidRDefault="00924C51" w:rsidP="00924C51">
            <w:pPr>
              <w:pStyle w:val="CopticVerse"/>
            </w:pPr>
            <w:r>
              <w:t>ⲉ̀ⲃⲟⲗϧⲉⲛ ⲛⲉⲛⲛⲟⲃⲓ.</w:t>
            </w:r>
          </w:p>
        </w:tc>
      </w:tr>
      <w:tr w:rsidR="00924C51" w:rsidRPr="00AF56AD" w14:paraId="357F4923" w14:textId="77777777" w:rsidTr="00924C51">
        <w:trPr>
          <w:cantSplit/>
          <w:jc w:val="center"/>
        </w:trPr>
        <w:tc>
          <w:tcPr>
            <w:tcW w:w="288" w:type="dxa"/>
          </w:tcPr>
          <w:p w14:paraId="200FCF2B" w14:textId="77777777" w:rsidR="00924C51" w:rsidRDefault="00924C51" w:rsidP="00924C51">
            <w:pPr>
              <w:pStyle w:val="CopticCross"/>
            </w:pPr>
          </w:p>
        </w:tc>
        <w:tc>
          <w:tcPr>
            <w:tcW w:w="3960" w:type="dxa"/>
          </w:tcPr>
          <w:p w14:paraId="198B7433" w14:textId="77777777" w:rsidR="00924C51" w:rsidRDefault="00924C51" w:rsidP="00924C51">
            <w:pPr>
              <w:pStyle w:val="EngHang"/>
            </w:pPr>
            <w:r>
              <w:t>You are in truth blessed,</w:t>
            </w:r>
          </w:p>
          <w:p w14:paraId="15F57842" w14:textId="77777777" w:rsidR="00924C51" w:rsidRDefault="00924C51" w:rsidP="00924C51">
            <w:pPr>
              <w:pStyle w:val="EngHang"/>
            </w:pPr>
            <w:r>
              <w:t>With Your good Father,</w:t>
            </w:r>
          </w:p>
          <w:p w14:paraId="05134A81" w14:textId="77777777" w:rsidR="00924C51" w:rsidRDefault="00924C51" w:rsidP="00924C51">
            <w:pPr>
              <w:pStyle w:val="EngHang"/>
            </w:pPr>
            <w:r>
              <w:t>And the Holy Spirit,</w:t>
            </w:r>
          </w:p>
          <w:p w14:paraId="501DF820" w14:textId="3CD10D8F" w:rsidR="00924C51" w:rsidRDefault="00924C51" w:rsidP="00924C51">
            <w:pPr>
              <w:pStyle w:val="EngHangEnd"/>
            </w:pPr>
            <w:r>
              <w:t>For you have risen and saved us.</w:t>
            </w:r>
          </w:p>
        </w:tc>
        <w:tc>
          <w:tcPr>
            <w:tcW w:w="288" w:type="dxa"/>
          </w:tcPr>
          <w:p w14:paraId="28C4C57C" w14:textId="77777777" w:rsidR="00924C51" w:rsidRDefault="00924C51" w:rsidP="00924C51"/>
        </w:tc>
        <w:tc>
          <w:tcPr>
            <w:tcW w:w="288" w:type="dxa"/>
          </w:tcPr>
          <w:p w14:paraId="1FD8E211" w14:textId="77777777" w:rsidR="00924C51" w:rsidRDefault="00924C51" w:rsidP="00924C51">
            <w:pPr>
              <w:pStyle w:val="CopticCross"/>
            </w:pPr>
          </w:p>
        </w:tc>
        <w:tc>
          <w:tcPr>
            <w:tcW w:w="3960" w:type="dxa"/>
          </w:tcPr>
          <w:p w14:paraId="5E656C9B" w14:textId="77777777" w:rsidR="00924C51" w:rsidRDefault="00924C51" w:rsidP="00924C51">
            <w:pPr>
              <w:pStyle w:val="CopticVersemulti-line"/>
            </w:pPr>
            <w:r>
              <w:t>Ⲕⲥ̀ⲙⲁⲣⲱⲟⲩⲧ ⲁ̀ⲗⲏⲑⲟⲥ:</w:t>
            </w:r>
          </w:p>
          <w:p w14:paraId="74046C9E" w14:textId="77777777" w:rsidR="00924C51" w:rsidRDefault="00924C51" w:rsidP="00924C51">
            <w:pPr>
              <w:pStyle w:val="CopticVersemulti-line"/>
            </w:pPr>
            <w:r>
              <w:t>ⲛⲉⲙ Ⲡⲉⲕⲓⲱⲧ ⲛ̀ⲁ̀ⲅⲁⲑⲟⲥ:</w:t>
            </w:r>
          </w:p>
          <w:p w14:paraId="68C7E255" w14:textId="77777777" w:rsidR="00924C51" w:rsidRDefault="00924C51" w:rsidP="00924C51">
            <w:pPr>
              <w:pStyle w:val="CopticVersemulti-line"/>
            </w:pPr>
            <w:r>
              <w:t>ⲛⲉⲙ Ⲡⲓⲡ̀ⲛⲉⲩⲙⲁ ⲉⲑⲟⲩⲁⲃ:</w:t>
            </w:r>
          </w:p>
          <w:p w14:paraId="5742B74F" w14:textId="45F6CE28" w:rsidR="00924C51" w:rsidRPr="00AF56AD" w:rsidRDefault="00924C51" w:rsidP="00924C51">
            <w:pPr>
              <w:pStyle w:val="CopticHangingVerse"/>
            </w:pPr>
            <w:r>
              <w:t>ϫⲉ ⲁⲕⲧⲱⲛⲕ ⲁⲕⲥⲱϯ ⲙ̀ⲙⲟⲛ.</w:t>
            </w:r>
          </w:p>
        </w:tc>
      </w:tr>
    </w:tbl>
    <w:p w14:paraId="0DC5CEA0" w14:textId="11244929" w:rsidR="00987C57" w:rsidRDefault="00987C57" w:rsidP="00626974">
      <w:pPr>
        <w:pStyle w:val="Heading4"/>
      </w:pPr>
      <w:r>
        <w:t>The Paschal Drama</w:t>
      </w:r>
    </w:p>
    <w:p w14:paraId="38175966" w14:textId="1BFAD65A" w:rsidR="00987C57" w:rsidRDefault="00987C57" w:rsidP="00987C57">
      <w:pPr>
        <w:pStyle w:val="Rubric"/>
      </w:pPr>
      <w:r>
        <w:t>On Pascha only, and not during Paschaltide, the presbyter and deacon chant the following after the Praxis is read, while the icon is being prepared for the procession.</w:t>
      </w:r>
      <w:r w:rsidR="00946CAD">
        <w:t xml:space="preserve"> All the lamps are extinguished and the Church is dark. The Sanctuary veil is closed.</w:t>
      </w:r>
    </w:p>
    <w:p w14:paraId="641A48BF" w14:textId="0BC89088" w:rsidR="00987C57" w:rsidRDefault="00987C57" w:rsidP="00987C57">
      <w:pPr>
        <w:pStyle w:val="Priest"/>
      </w:pPr>
      <w:r>
        <w:t>Deacon:</w:t>
      </w:r>
    </w:p>
    <w:p w14:paraId="285D7478" w14:textId="2F520E44" w:rsidR="00987C57" w:rsidRDefault="00987C57" w:rsidP="00987C57">
      <w:pPr>
        <w:pStyle w:val="Body"/>
      </w:pPr>
      <w:r>
        <w:t>Christ is risen!</w:t>
      </w:r>
    </w:p>
    <w:p w14:paraId="79FA105B" w14:textId="11FE69CF" w:rsidR="00987C57" w:rsidRDefault="00987C57" w:rsidP="00987C57">
      <w:pPr>
        <w:pStyle w:val="Priest"/>
      </w:pPr>
      <w:r>
        <w:t>Presbyter:</w:t>
      </w:r>
    </w:p>
    <w:p w14:paraId="682DDEB9" w14:textId="647173B2" w:rsidR="00987C57" w:rsidRDefault="00987C57" w:rsidP="00987C57">
      <w:pPr>
        <w:pStyle w:val="Body"/>
      </w:pPr>
      <w:r>
        <w:t>In truth, He is risen!</w:t>
      </w:r>
    </w:p>
    <w:p w14:paraId="6F7059B7" w14:textId="444C3FE1" w:rsidR="00987C57" w:rsidRDefault="00987C57" w:rsidP="00987C57">
      <w:pPr>
        <w:pStyle w:val="Priest"/>
      </w:pPr>
      <w:r>
        <w:t>Deacon:</w:t>
      </w:r>
    </w:p>
    <w:p w14:paraId="3C3B6631" w14:textId="03186391" w:rsidR="00987C57" w:rsidRDefault="00987C57" w:rsidP="00987C57">
      <w:pPr>
        <w:pStyle w:val="Body"/>
      </w:pPr>
      <w:r>
        <w:t>Christ is risen!</w:t>
      </w:r>
    </w:p>
    <w:p w14:paraId="451EEAD5" w14:textId="77777777" w:rsidR="00987C57" w:rsidRDefault="00987C57" w:rsidP="00987C57">
      <w:pPr>
        <w:pStyle w:val="Priest"/>
      </w:pPr>
      <w:r>
        <w:t>Presbyter:</w:t>
      </w:r>
    </w:p>
    <w:p w14:paraId="4E23D6E1" w14:textId="77777777" w:rsidR="00987C57" w:rsidRDefault="00987C57" w:rsidP="00987C57">
      <w:pPr>
        <w:pStyle w:val="Body"/>
      </w:pPr>
      <w:r>
        <w:t>In truth, He is risen!</w:t>
      </w:r>
    </w:p>
    <w:p w14:paraId="7688A6CF" w14:textId="77777777" w:rsidR="00987C57" w:rsidRDefault="00987C57" w:rsidP="00987C57">
      <w:pPr>
        <w:pStyle w:val="Priest"/>
      </w:pPr>
      <w:r>
        <w:lastRenderedPageBreak/>
        <w:t>Deacon:</w:t>
      </w:r>
    </w:p>
    <w:p w14:paraId="73743F78" w14:textId="77777777" w:rsidR="00987C57" w:rsidRDefault="00987C57" w:rsidP="00987C57">
      <w:pPr>
        <w:pStyle w:val="Body"/>
      </w:pPr>
      <w:r>
        <w:t>Christ is risen!</w:t>
      </w:r>
    </w:p>
    <w:p w14:paraId="4DB3CA91" w14:textId="77777777" w:rsidR="00987C57" w:rsidRDefault="00987C57" w:rsidP="00987C57">
      <w:pPr>
        <w:pStyle w:val="Priest"/>
      </w:pPr>
      <w:r>
        <w:t>Presbyter:</w:t>
      </w:r>
    </w:p>
    <w:p w14:paraId="056EECC7" w14:textId="77777777" w:rsidR="00987C57" w:rsidRDefault="00987C57" w:rsidP="00987C57">
      <w:pPr>
        <w:pStyle w:val="Body"/>
      </w:pPr>
      <w:r>
        <w:t>In truth, He is risen!</w:t>
      </w:r>
    </w:p>
    <w:p w14:paraId="59B06FDD" w14:textId="52C55971" w:rsidR="00987C57" w:rsidRDefault="00946CAD" w:rsidP="00946CAD">
      <w:pPr>
        <w:pStyle w:val="Priest"/>
      </w:pPr>
      <w:r>
        <w:t>Deacon:</w:t>
      </w:r>
    </w:p>
    <w:p w14:paraId="780520D0" w14:textId="17946167" w:rsidR="00946CAD" w:rsidRDefault="00946CAD" w:rsidP="00946CAD">
      <w:pPr>
        <w:pStyle w:val="Body"/>
      </w:pPr>
      <w:r>
        <w:t>Lift up the gates, you rulers!</w:t>
      </w:r>
    </w:p>
    <w:p w14:paraId="32695D1F" w14:textId="2971F310" w:rsidR="00946CAD" w:rsidRDefault="00946CAD" w:rsidP="00946CAD">
      <w:pPr>
        <w:pStyle w:val="Body"/>
        <w:contextualSpacing w:val="0"/>
      </w:pPr>
      <w:r>
        <w:t>And be lifted up, you eternal doors! (Ps 23:7ab)</w:t>
      </w:r>
    </w:p>
    <w:p w14:paraId="6CD9B185" w14:textId="44C26333" w:rsidR="00946CAD" w:rsidRDefault="00946CAD" w:rsidP="00946CAD">
      <w:pPr>
        <w:pStyle w:val="Body"/>
      </w:pPr>
      <w:r>
        <w:t>Lift up the gates, you rulers!</w:t>
      </w:r>
    </w:p>
    <w:p w14:paraId="70647643" w14:textId="65D64419" w:rsidR="00946CAD" w:rsidRDefault="00946CAD" w:rsidP="00946CAD">
      <w:pPr>
        <w:pStyle w:val="Body"/>
        <w:contextualSpacing w:val="0"/>
      </w:pPr>
      <w:r>
        <w:t>And be lifted up, you eternal doors! (Ps 23:7ab)</w:t>
      </w:r>
    </w:p>
    <w:p w14:paraId="67FF5935" w14:textId="360105E1" w:rsidR="00946CAD" w:rsidRDefault="00946CAD" w:rsidP="00946CAD">
      <w:pPr>
        <w:pStyle w:val="Body"/>
      </w:pPr>
      <w:r>
        <w:t>Lift up the gates, you rulers!</w:t>
      </w:r>
    </w:p>
    <w:p w14:paraId="604B511E" w14:textId="3E6627FA" w:rsidR="00946CAD" w:rsidRDefault="00946CAD" w:rsidP="00946CAD">
      <w:pPr>
        <w:pStyle w:val="Body"/>
      </w:pPr>
      <w:r>
        <w:t>And be lifted up, you eternal doors!</w:t>
      </w:r>
    </w:p>
    <w:p w14:paraId="70187F54" w14:textId="7D71A07B" w:rsidR="00946CAD" w:rsidRDefault="00946CAD" w:rsidP="00946CAD">
      <w:pPr>
        <w:pStyle w:val="Body"/>
      </w:pPr>
      <w:r>
        <w:t>And the King of Glory will enter. (Ps 23:7abc)</w:t>
      </w:r>
    </w:p>
    <w:p w14:paraId="0B267E8E" w14:textId="1DDD0482" w:rsidR="00946CAD" w:rsidRDefault="00946CAD" w:rsidP="00946CAD">
      <w:pPr>
        <w:pStyle w:val="Priest"/>
      </w:pPr>
      <w:r>
        <w:t>Presbyter:</w:t>
      </w:r>
    </w:p>
    <w:p w14:paraId="4302B177" w14:textId="54023684" w:rsidR="00946CAD" w:rsidRDefault="00946CAD" w:rsidP="00946CAD">
      <w:pPr>
        <w:pStyle w:val="Body"/>
      </w:pPr>
      <w:r>
        <w:t>Who is this King of Glory? (Ps 23:8a)</w:t>
      </w:r>
    </w:p>
    <w:p w14:paraId="73F24BED" w14:textId="0A68D1B9" w:rsidR="00946CAD" w:rsidRDefault="00946CAD" w:rsidP="00946CAD">
      <w:pPr>
        <w:pStyle w:val="Priest"/>
      </w:pPr>
      <w:r>
        <w:t>Deacon:</w:t>
      </w:r>
    </w:p>
    <w:p w14:paraId="72426C30" w14:textId="2521DCAC" w:rsidR="00946CAD" w:rsidRDefault="00946CAD" w:rsidP="00946CAD">
      <w:pPr>
        <w:pStyle w:val="Body"/>
      </w:pPr>
      <w:r>
        <w:t>The Lord, strong and mighty,</w:t>
      </w:r>
    </w:p>
    <w:p w14:paraId="1F1B6C8E" w14:textId="68A72B0E" w:rsidR="00946CAD" w:rsidRDefault="00946CAD" w:rsidP="00946CAD">
      <w:pPr>
        <w:pStyle w:val="Body"/>
      </w:pPr>
      <w:r>
        <w:t>The Lord, mighty in battle, (Psalm 23:8bc)</w:t>
      </w:r>
    </w:p>
    <w:p w14:paraId="39A550D7" w14:textId="3EB10EC0" w:rsidR="00946CAD" w:rsidRPr="00987C57" w:rsidRDefault="00946CAD" w:rsidP="009E50D6">
      <w:pPr>
        <w:pStyle w:val="Body"/>
      </w:pPr>
      <w:r>
        <w:t>He is the King of Glory (Psalm 23:10b)</w:t>
      </w:r>
    </w:p>
    <w:p w14:paraId="7BA23583" w14:textId="20C2FC0E" w:rsidR="00946CAD" w:rsidRDefault="00946CAD" w:rsidP="00946CAD">
      <w:pPr>
        <w:pStyle w:val="Rubric"/>
      </w:pPr>
      <w:r>
        <w:t>A lound sound is made, traditionally by striking the floor with a wooden pole, on</w:t>
      </w:r>
      <w:r w:rsidR="009E50D6">
        <w:t>c</w:t>
      </w:r>
      <w:r>
        <w:t>e for the gates of brass, and on</w:t>
      </w:r>
      <w:r w:rsidR="009E50D6">
        <w:t>c</w:t>
      </w:r>
      <w:r>
        <w:t xml:space="preserve">e for the bars of iron. The Sanctuary lamps are lit, the sanctuary door is opened. </w:t>
      </w:r>
      <w:r w:rsidR="009E50D6">
        <w:t>The people sing the Paschal Troparion as t</w:t>
      </w:r>
      <w:r>
        <w:t>he procession begins, three times around the altar, three times around the name, and once more around the altar</w:t>
      </w:r>
      <w:r w:rsidR="009E50D6">
        <w:t>, carrying light from the altar out to the nave, as the lamps are relit.</w:t>
      </w:r>
    </w:p>
    <w:p w14:paraId="3DF0B7FF" w14:textId="7DECAC7D" w:rsidR="00626974" w:rsidRDefault="00626974" w:rsidP="00626974">
      <w:pPr>
        <w:pStyle w:val="Heading4"/>
      </w:pPr>
      <w:r>
        <w:t>All the Choirs</w:t>
      </w:r>
    </w:p>
    <w:p w14:paraId="0F77320A" w14:textId="14C538AE" w:rsidR="00626974" w:rsidRDefault="00987C57" w:rsidP="00626974">
      <w:pPr>
        <w:pStyle w:val="Rubric"/>
      </w:pPr>
      <w:r>
        <w:t>This is s</w:t>
      </w:r>
      <w:r w:rsidR="00626974">
        <w:t xml:space="preserve">aid </w:t>
      </w:r>
      <w:r>
        <w:t xml:space="preserve">after the Praxis is read, </w:t>
      </w:r>
      <w:r w:rsidR="00626974">
        <w:t>while the icon is being prepared for the procession, or during distribution, or omitted.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26974" w:rsidRPr="00AF56AD" w14:paraId="3DE96B8F" w14:textId="77777777" w:rsidTr="00626974">
        <w:trPr>
          <w:cantSplit/>
          <w:jc w:val="center"/>
        </w:trPr>
        <w:tc>
          <w:tcPr>
            <w:tcW w:w="288" w:type="dxa"/>
          </w:tcPr>
          <w:p w14:paraId="01CF006E" w14:textId="77777777" w:rsidR="00626974" w:rsidRDefault="00626974" w:rsidP="00626974">
            <w:pPr>
              <w:pStyle w:val="CopticCross"/>
            </w:pPr>
          </w:p>
        </w:tc>
        <w:tc>
          <w:tcPr>
            <w:tcW w:w="3960" w:type="dxa"/>
          </w:tcPr>
          <w:p w14:paraId="12DAEEB7" w14:textId="52AB357D" w:rsidR="00626974" w:rsidRDefault="00626974" w:rsidP="00626974">
            <w:pPr>
              <w:pStyle w:val="EngHang"/>
            </w:pPr>
            <w:r>
              <w:t>I hear so many choirs!</w:t>
            </w:r>
          </w:p>
          <w:p w14:paraId="6CFE6679" w14:textId="77777777" w:rsidR="00626974" w:rsidRDefault="00626974" w:rsidP="00626974">
            <w:pPr>
              <w:pStyle w:val="EngHang"/>
            </w:pPr>
            <w:r>
              <w:t>What are these symphonies</w:t>
            </w:r>
          </w:p>
          <w:p w14:paraId="74048B3D" w14:textId="0B8775A5" w:rsidR="00626974" w:rsidRDefault="00626974" w:rsidP="00626974">
            <w:pPr>
              <w:pStyle w:val="EngHangEnd"/>
            </w:pPr>
            <w:r>
              <w:t>Coming to my ear?</w:t>
            </w:r>
          </w:p>
        </w:tc>
        <w:tc>
          <w:tcPr>
            <w:tcW w:w="288" w:type="dxa"/>
          </w:tcPr>
          <w:p w14:paraId="6D5E9C2B" w14:textId="77777777" w:rsidR="00626974" w:rsidRDefault="00626974" w:rsidP="00626974"/>
        </w:tc>
        <w:tc>
          <w:tcPr>
            <w:tcW w:w="288" w:type="dxa"/>
          </w:tcPr>
          <w:p w14:paraId="619A04F2" w14:textId="77777777" w:rsidR="00626974" w:rsidRDefault="00626974" w:rsidP="00626974">
            <w:pPr>
              <w:pStyle w:val="CopticCross"/>
            </w:pPr>
          </w:p>
        </w:tc>
        <w:tc>
          <w:tcPr>
            <w:tcW w:w="3960" w:type="dxa"/>
          </w:tcPr>
          <w:p w14:paraId="45B40F71" w14:textId="5A49D832" w:rsidR="00626974" w:rsidRDefault="00626974" w:rsidP="00626974">
            <w:pPr>
              <w:pStyle w:val="CopticVersemulti-line"/>
            </w:pPr>
            <w:r>
              <w:t>Ⲕⲁⲧⲁ ⲛⲓⲭⲟⲣⲟⲥ ⲉ̀ϯⲥⲱⲧⲉⲙ ⲉ̀ⲣⲱⲟⲩ:</w:t>
            </w:r>
          </w:p>
          <w:p w14:paraId="27C14E66" w14:textId="2F3A0D17" w:rsidR="00626974" w:rsidRPr="00AF56AD" w:rsidRDefault="00626974" w:rsidP="00626974">
            <w:pPr>
              <w:pStyle w:val="CopticHangingVerse"/>
            </w:pPr>
            <w:r>
              <w:t>ⲱ̀ⲛⲓⲙ ⲛⲁⲓ ⲉⲩⲙⲁⲫⲱⲛⲁⲓ ⲉⲑⲛⲏⲟⲩ ⲉ̀ⲛⲁⲙⲁϣϫ.</w:t>
            </w:r>
          </w:p>
        </w:tc>
      </w:tr>
      <w:tr w:rsidR="00626974" w:rsidRPr="00AF56AD" w14:paraId="43024CE6" w14:textId="77777777" w:rsidTr="00626974">
        <w:trPr>
          <w:cantSplit/>
          <w:jc w:val="center"/>
        </w:trPr>
        <w:tc>
          <w:tcPr>
            <w:tcW w:w="288" w:type="dxa"/>
          </w:tcPr>
          <w:p w14:paraId="3ED011E2" w14:textId="77777777" w:rsidR="00626974" w:rsidRDefault="00626974" w:rsidP="00626974">
            <w:pPr>
              <w:pStyle w:val="CopticCross"/>
            </w:pPr>
          </w:p>
        </w:tc>
        <w:tc>
          <w:tcPr>
            <w:tcW w:w="3960" w:type="dxa"/>
          </w:tcPr>
          <w:p w14:paraId="06DE64FA" w14:textId="4DF926DD" w:rsidR="00626974" w:rsidRDefault="00626974" w:rsidP="00626974">
            <w:pPr>
              <w:pStyle w:val="EngHang"/>
            </w:pPr>
            <w:r>
              <w:t>Christ rose from the dead,</w:t>
            </w:r>
          </w:p>
          <w:p w14:paraId="1CD487AA" w14:textId="561A7AD4" w:rsidR="00626974" w:rsidRDefault="00626974" w:rsidP="00626974">
            <w:pPr>
              <w:pStyle w:val="EngHangEnd"/>
            </w:pPr>
            <w:r>
              <w:t>Early on the first day of the week.</w:t>
            </w:r>
          </w:p>
        </w:tc>
        <w:tc>
          <w:tcPr>
            <w:tcW w:w="288" w:type="dxa"/>
          </w:tcPr>
          <w:p w14:paraId="20654B1E" w14:textId="77777777" w:rsidR="00626974" w:rsidRDefault="00626974" w:rsidP="00626974"/>
        </w:tc>
        <w:tc>
          <w:tcPr>
            <w:tcW w:w="288" w:type="dxa"/>
          </w:tcPr>
          <w:p w14:paraId="68FF86E0" w14:textId="77777777" w:rsidR="00626974" w:rsidRDefault="00626974" w:rsidP="00626974">
            <w:pPr>
              <w:pStyle w:val="CopticCross"/>
            </w:pPr>
          </w:p>
        </w:tc>
        <w:tc>
          <w:tcPr>
            <w:tcW w:w="3960" w:type="dxa"/>
          </w:tcPr>
          <w:p w14:paraId="186B5CAC" w14:textId="27DFA7D9" w:rsidR="00626974" w:rsidRDefault="00626974" w:rsidP="00626974">
            <w:pPr>
              <w:pStyle w:val="CopticVersemulti-line"/>
            </w:pPr>
            <w:r>
              <w:t>Ⲡⲓⲭ̀ⲣⲓⲥⲧⲟⲥ ⲁϥⲧⲱⲛϥ ⲉ̀ⲃⲟⲗ ϧⲉⲛ ⲛⲏⲉⲑⲙⲱⲟⲩⲧ:</w:t>
            </w:r>
          </w:p>
          <w:p w14:paraId="69CEF10C" w14:textId="111AA484" w:rsidR="00626974" w:rsidRPr="00AF56AD" w:rsidRDefault="00626974" w:rsidP="00626974">
            <w:pPr>
              <w:pStyle w:val="CopticHangingVerse"/>
            </w:pPr>
            <w:r>
              <w:t>ⲛ̀ϣⲱⲣⲡ ⲙ̀ⲫ̀ⲟⲩⲁⲓ ⲛ̀ⲧⲉ ⲛⲓⲥⲁⲃⲃⲁⲧⲟⲛ.</w:t>
            </w:r>
          </w:p>
        </w:tc>
      </w:tr>
      <w:tr w:rsidR="00626974" w:rsidRPr="00AF56AD" w14:paraId="42B2BA32" w14:textId="77777777" w:rsidTr="00626974">
        <w:trPr>
          <w:cantSplit/>
          <w:jc w:val="center"/>
        </w:trPr>
        <w:tc>
          <w:tcPr>
            <w:tcW w:w="288" w:type="dxa"/>
          </w:tcPr>
          <w:p w14:paraId="082A1BC1" w14:textId="77777777" w:rsidR="00626974" w:rsidRDefault="00626974" w:rsidP="00626974">
            <w:pPr>
              <w:pStyle w:val="CopticCross"/>
            </w:pPr>
          </w:p>
        </w:tc>
        <w:tc>
          <w:tcPr>
            <w:tcW w:w="3960" w:type="dxa"/>
          </w:tcPr>
          <w:p w14:paraId="6BB98BE0" w14:textId="77777777" w:rsidR="00626974" w:rsidRDefault="00626974" w:rsidP="00626974">
            <w:pPr>
              <w:pStyle w:val="EngHang"/>
            </w:pPr>
            <w:r>
              <w:t>O soldiers, do not lie about</w:t>
            </w:r>
          </w:p>
          <w:p w14:paraId="7D427317" w14:textId="77777777" w:rsidR="00626974" w:rsidRDefault="00626974" w:rsidP="00626974">
            <w:pPr>
              <w:pStyle w:val="EngHang"/>
            </w:pPr>
            <w:r>
              <w:t>The resurrection of our Saviour,</w:t>
            </w:r>
          </w:p>
          <w:p w14:paraId="527768BE" w14:textId="488A5096" w:rsidR="00626974" w:rsidRDefault="00626974" w:rsidP="00626974">
            <w:pPr>
              <w:pStyle w:val="EngHangEnd"/>
            </w:pPr>
            <w:r>
              <w:t>on the Lord’s day.</w:t>
            </w:r>
          </w:p>
        </w:tc>
        <w:tc>
          <w:tcPr>
            <w:tcW w:w="288" w:type="dxa"/>
          </w:tcPr>
          <w:p w14:paraId="49FA329D" w14:textId="77777777" w:rsidR="00626974" w:rsidRDefault="00626974" w:rsidP="00626974"/>
        </w:tc>
        <w:tc>
          <w:tcPr>
            <w:tcW w:w="288" w:type="dxa"/>
          </w:tcPr>
          <w:p w14:paraId="1E7498F7" w14:textId="77777777" w:rsidR="00626974" w:rsidRDefault="00626974" w:rsidP="00626974">
            <w:pPr>
              <w:pStyle w:val="CopticCross"/>
            </w:pPr>
          </w:p>
        </w:tc>
        <w:tc>
          <w:tcPr>
            <w:tcW w:w="3960" w:type="dxa"/>
          </w:tcPr>
          <w:p w14:paraId="4AEF281D" w14:textId="77777777" w:rsidR="00626974" w:rsidRDefault="00626974" w:rsidP="00626974">
            <w:pPr>
              <w:pStyle w:val="CopticVersemulti-line"/>
            </w:pPr>
            <w:r>
              <w:t>Ⲛⲓⲙⲁⲧⲟⲓ ⲙ̀ⲡⲉⲣ ϫⲉ ⲙⲉⲑⲛⲟⲩϫ:</w:t>
            </w:r>
          </w:p>
          <w:p w14:paraId="0EAA3016" w14:textId="77777777" w:rsidR="00626974" w:rsidRDefault="00626974" w:rsidP="00626974">
            <w:pPr>
              <w:pStyle w:val="CopticVersemulti-line"/>
            </w:pPr>
            <w:r>
              <w:t>ϧⲁ ⲧ̀ⲁ̀ⲛⲁⲥⲧⲁⲥⲓⲥ ⲙ̀ⲡⲉⲛⲥⲱⲧⲏⲣ:</w:t>
            </w:r>
          </w:p>
          <w:p w14:paraId="7A1CECBB" w14:textId="1E350CF5" w:rsidR="00626974" w:rsidRDefault="00626974" w:rsidP="00626974">
            <w:pPr>
              <w:pStyle w:val="CopticHangingVerse"/>
            </w:pPr>
            <w:r>
              <w:t>ϧⲉⲛ ⲡⲓⲉ̀ϩⲟⲟⲩ ⲛ̀ⲧⲉ ϯⲕⲩⲣⲓⲁⲕⲏ.</w:t>
            </w:r>
          </w:p>
        </w:tc>
      </w:tr>
    </w:tbl>
    <w:p w14:paraId="025ECB01" w14:textId="4FC1463F" w:rsidR="003C273F" w:rsidRDefault="003C273F" w:rsidP="003C273F">
      <w:pPr>
        <w:pStyle w:val="Rubric"/>
      </w:pPr>
      <w:r>
        <w:t>Or else,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63DE358F" w14:textId="77777777" w:rsidTr="003C273F">
        <w:trPr>
          <w:cantSplit/>
          <w:jc w:val="center"/>
        </w:trPr>
        <w:tc>
          <w:tcPr>
            <w:tcW w:w="288" w:type="dxa"/>
          </w:tcPr>
          <w:p w14:paraId="099E9C24" w14:textId="77777777" w:rsidR="003C273F" w:rsidRDefault="003C273F" w:rsidP="003C273F">
            <w:pPr>
              <w:pStyle w:val="CopticCross"/>
            </w:pPr>
          </w:p>
        </w:tc>
        <w:tc>
          <w:tcPr>
            <w:tcW w:w="3960" w:type="dxa"/>
          </w:tcPr>
          <w:p w14:paraId="29B492DE" w14:textId="2EB06275" w:rsidR="003C273F" w:rsidRDefault="003C273F" w:rsidP="003C273F">
            <w:pPr>
              <w:pStyle w:val="EngHang"/>
            </w:pPr>
            <w:r>
              <w:t>All the choirs and orders</w:t>
            </w:r>
          </w:p>
          <w:p w14:paraId="3FBDF91F" w14:textId="19BB5010" w:rsidR="003C273F" w:rsidRDefault="003C273F" w:rsidP="003C273F">
            <w:pPr>
              <w:pStyle w:val="EngHang"/>
            </w:pPr>
            <w:r>
              <w:t>Of the heavenly and earthly,</w:t>
            </w:r>
          </w:p>
          <w:p w14:paraId="41FB411E" w14:textId="019F3104" w:rsidR="003C273F" w:rsidRDefault="003C273F" w:rsidP="003C273F">
            <w:pPr>
              <w:pStyle w:val="EngHang"/>
            </w:pPr>
            <w:r>
              <w:t>Angels and mankind</w:t>
            </w:r>
          </w:p>
          <w:p w14:paraId="0F73150C" w14:textId="63507A99" w:rsidR="003C273F" w:rsidRDefault="003C273F" w:rsidP="003C273F">
            <w:pPr>
              <w:pStyle w:val="EngHangEnd"/>
            </w:pPr>
            <w:r>
              <w:t>Sing together joyfully.</w:t>
            </w:r>
          </w:p>
        </w:tc>
        <w:tc>
          <w:tcPr>
            <w:tcW w:w="288" w:type="dxa"/>
          </w:tcPr>
          <w:p w14:paraId="4CFB26A4" w14:textId="77777777" w:rsidR="003C273F" w:rsidRDefault="003C273F" w:rsidP="003C273F"/>
        </w:tc>
        <w:tc>
          <w:tcPr>
            <w:tcW w:w="288" w:type="dxa"/>
          </w:tcPr>
          <w:p w14:paraId="5A064964" w14:textId="77777777" w:rsidR="003C273F" w:rsidRDefault="003C273F" w:rsidP="003C273F">
            <w:pPr>
              <w:pStyle w:val="CopticCross"/>
            </w:pPr>
          </w:p>
        </w:tc>
        <w:tc>
          <w:tcPr>
            <w:tcW w:w="3960" w:type="dxa"/>
          </w:tcPr>
          <w:p w14:paraId="0A49DAE3" w14:textId="77777777" w:rsidR="003C273F" w:rsidRDefault="008F07D0" w:rsidP="008F07D0">
            <w:pPr>
              <w:pStyle w:val="CopticVersemulti-line"/>
            </w:pPr>
            <w:r>
              <w:t>Ⲕⲁⲧⲁ ⲛⲓⲭⲟⲣⲟⲥ ⲛⲉⲙ ⲛⲓⲧⲁⲝⲓⲥ:</w:t>
            </w:r>
          </w:p>
          <w:p w14:paraId="0D106262" w14:textId="77777777" w:rsidR="008F07D0" w:rsidRDefault="008F07D0" w:rsidP="008F07D0">
            <w:pPr>
              <w:pStyle w:val="CopticVersemulti-line"/>
            </w:pPr>
            <w:r>
              <w:t>ⲛ̀ⲧⲉ ⲛⲁ ⲛⲓⲫⲏⲟⲩⲓ ⲛⲉⲙ ⲛⲁ ⲛ̀ⲕⲁϩⲓ:</w:t>
            </w:r>
          </w:p>
          <w:p w14:paraId="679F8D36" w14:textId="77777777" w:rsidR="008F07D0" w:rsidRDefault="008F07D0" w:rsidP="008F07D0">
            <w:pPr>
              <w:pStyle w:val="CopticVersemulti-line"/>
            </w:pPr>
            <w:r>
              <w:t>ⲛⲓⲁⲅⲅⲉⲗⲟⲥ ⲛⲉⲙ ⲛⲓⲣⲱⲙⲓ ⲉⲩⲥⲟⲡ:</w:t>
            </w:r>
          </w:p>
          <w:p w14:paraId="60B6E78F" w14:textId="5993FA02" w:rsidR="008F07D0" w:rsidRPr="00AF56AD" w:rsidRDefault="008F07D0" w:rsidP="003C273F">
            <w:pPr>
              <w:pStyle w:val="CopticHangingVerse"/>
            </w:pPr>
            <w:r>
              <w:t>ⲉⲩⲉⲣⲯⲁⲗⲓⲛ ϧⲉⲛ ⲟⲩⲑⲉⲗⲏⲗ.</w:t>
            </w:r>
          </w:p>
        </w:tc>
      </w:tr>
      <w:tr w:rsidR="003C273F" w:rsidRPr="00AF56AD" w14:paraId="5B4A5BFB" w14:textId="77777777" w:rsidTr="003C273F">
        <w:trPr>
          <w:cantSplit/>
          <w:jc w:val="center"/>
        </w:trPr>
        <w:tc>
          <w:tcPr>
            <w:tcW w:w="288" w:type="dxa"/>
          </w:tcPr>
          <w:p w14:paraId="5EB99C45" w14:textId="77777777" w:rsidR="003C273F" w:rsidRDefault="003C273F" w:rsidP="003C273F">
            <w:pPr>
              <w:pStyle w:val="CopticCross"/>
            </w:pPr>
          </w:p>
        </w:tc>
        <w:tc>
          <w:tcPr>
            <w:tcW w:w="3960" w:type="dxa"/>
          </w:tcPr>
          <w:p w14:paraId="11ACDD6F" w14:textId="10A87E28" w:rsidR="003C273F" w:rsidRDefault="003C273F" w:rsidP="003C273F">
            <w:pPr>
              <w:pStyle w:val="EngHang"/>
            </w:pPr>
            <w:r>
              <w:t>For our Lord</w:t>
            </w:r>
          </w:p>
          <w:p w14:paraId="5E55F36E" w14:textId="064C0E37" w:rsidR="003C273F" w:rsidRDefault="003C273F" w:rsidP="003C273F">
            <w:pPr>
              <w:pStyle w:val="EngHang"/>
            </w:pPr>
            <w:r>
              <w:t>Jesus Christ,</w:t>
            </w:r>
          </w:p>
          <w:p w14:paraId="2ECA086F" w14:textId="1049707D" w:rsidR="003C273F" w:rsidRDefault="003C273F" w:rsidP="003C273F">
            <w:pPr>
              <w:pStyle w:val="EngHang"/>
            </w:pPr>
            <w:r>
              <w:t>The true Lamb,</w:t>
            </w:r>
          </w:p>
          <w:p w14:paraId="2FB7A10D" w14:textId="38882370" w:rsidR="003C273F" w:rsidRDefault="003C273F" w:rsidP="003C273F">
            <w:pPr>
              <w:pStyle w:val="EngHangEnd"/>
            </w:pPr>
            <w:r>
              <w:t>Is risen from the dead!</w:t>
            </w:r>
          </w:p>
        </w:tc>
        <w:tc>
          <w:tcPr>
            <w:tcW w:w="288" w:type="dxa"/>
          </w:tcPr>
          <w:p w14:paraId="32AA2C44" w14:textId="77777777" w:rsidR="003C273F" w:rsidRDefault="003C273F" w:rsidP="003C273F"/>
        </w:tc>
        <w:tc>
          <w:tcPr>
            <w:tcW w:w="288" w:type="dxa"/>
          </w:tcPr>
          <w:p w14:paraId="4570FD8D" w14:textId="77777777" w:rsidR="003C273F" w:rsidRDefault="003C273F" w:rsidP="003C273F">
            <w:pPr>
              <w:pStyle w:val="CopticCross"/>
            </w:pPr>
          </w:p>
        </w:tc>
        <w:tc>
          <w:tcPr>
            <w:tcW w:w="3960" w:type="dxa"/>
          </w:tcPr>
          <w:p w14:paraId="39947959" w14:textId="77777777" w:rsidR="008F07D0" w:rsidRDefault="008F07D0" w:rsidP="008F07D0">
            <w:pPr>
              <w:pStyle w:val="CopticVersemulti-line"/>
            </w:pPr>
            <w:r>
              <w:t>Ϫⲉ Ⲡⲉⲛϭⲟⲓⲥ</w:t>
            </w:r>
          </w:p>
          <w:p w14:paraId="6FB9D3DB" w14:textId="375E594C" w:rsidR="003C273F" w:rsidRDefault="008F07D0" w:rsidP="008F07D0">
            <w:pPr>
              <w:pStyle w:val="CopticVersemulti-line"/>
            </w:pPr>
            <w:r>
              <w:t>Ⲓⲏⲥⲟⲩⲥ Ⲡⲓⲭ̀ⲣⲓⲥⲧⲟⲥ</w:t>
            </w:r>
          </w:p>
          <w:p w14:paraId="2BBC1F13" w14:textId="77777777" w:rsidR="008F07D0" w:rsidRDefault="008F07D0" w:rsidP="008F07D0">
            <w:pPr>
              <w:pStyle w:val="CopticVersemulti-line"/>
            </w:pPr>
            <w:r>
              <w:t>ⲛⲓϩⲓⲏⲃ ⲙ̀ⲙⲏⲓ</w:t>
            </w:r>
          </w:p>
          <w:p w14:paraId="351AAC22" w14:textId="2E259C11" w:rsidR="008F07D0" w:rsidRPr="00AF56AD" w:rsidRDefault="008F07D0" w:rsidP="003C273F">
            <w:pPr>
              <w:pStyle w:val="CopticHangingVerse"/>
            </w:pPr>
            <w:r>
              <w:t>ⲁϥⲧⲱⲛϥ ⲉ̀ⲃⲟⲗ ϧⲉⲛ ⲛⲓⲉⲑⲙⲱⲟⲩⲧ.</w:t>
            </w:r>
          </w:p>
        </w:tc>
      </w:tr>
      <w:tr w:rsidR="003C273F" w:rsidRPr="00AF56AD" w14:paraId="0ABF1762" w14:textId="77777777" w:rsidTr="003C273F">
        <w:trPr>
          <w:cantSplit/>
          <w:jc w:val="center"/>
        </w:trPr>
        <w:tc>
          <w:tcPr>
            <w:tcW w:w="288" w:type="dxa"/>
          </w:tcPr>
          <w:p w14:paraId="4EB79EE6" w14:textId="77777777" w:rsidR="003C273F" w:rsidRDefault="003C273F" w:rsidP="003C273F">
            <w:pPr>
              <w:pStyle w:val="CopticCross"/>
            </w:pPr>
          </w:p>
        </w:tc>
        <w:tc>
          <w:tcPr>
            <w:tcW w:w="3960" w:type="dxa"/>
          </w:tcPr>
          <w:p w14:paraId="41AA8949" w14:textId="620CDD19" w:rsidR="003C273F" w:rsidRDefault="003C273F" w:rsidP="003C273F">
            <w:pPr>
              <w:pStyle w:val="EngHang"/>
            </w:pPr>
            <w:r>
              <w:t>I hear Isaias,</w:t>
            </w:r>
          </w:p>
          <w:p w14:paraId="228AE632" w14:textId="40E9C33A" w:rsidR="003C273F" w:rsidRDefault="003C273F" w:rsidP="003C273F">
            <w:pPr>
              <w:pStyle w:val="EngHang"/>
            </w:pPr>
            <w:r>
              <w:t>The great prophet,</w:t>
            </w:r>
          </w:p>
          <w:p w14:paraId="7332B8C9" w14:textId="41357EE0" w:rsidR="003C273F" w:rsidRDefault="003C273F" w:rsidP="003C273F">
            <w:pPr>
              <w:pStyle w:val="EngHang"/>
            </w:pPr>
            <w:r>
              <w:t>“</w:t>
            </w:r>
            <w:r w:rsidR="008F07D0">
              <w:t>shine, shine</w:t>
            </w:r>
            <w:r>
              <w:t xml:space="preserve"> Jerusalem</w:t>
            </w:r>
          </w:p>
          <w:p w14:paraId="46618D1C" w14:textId="38DF7CFA" w:rsidR="003C273F" w:rsidRDefault="003C273F" w:rsidP="003C273F">
            <w:pPr>
              <w:pStyle w:val="EngHangEnd"/>
              <w:ind w:left="0" w:firstLine="0"/>
            </w:pPr>
            <w:r>
              <w:t>For Your light has come.”</w:t>
            </w:r>
          </w:p>
        </w:tc>
        <w:tc>
          <w:tcPr>
            <w:tcW w:w="288" w:type="dxa"/>
          </w:tcPr>
          <w:p w14:paraId="276F51FA" w14:textId="77777777" w:rsidR="003C273F" w:rsidRDefault="003C273F" w:rsidP="003C273F"/>
        </w:tc>
        <w:tc>
          <w:tcPr>
            <w:tcW w:w="288" w:type="dxa"/>
          </w:tcPr>
          <w:p w14:paraId="74A89F63" w14:textId="77777777" w:rsidR="003C273F" w:rsidRDefault="003C273F" w:rsidP="003C273F">
            <w:pPr>
              <w:pStyle w:val="CopticCross"/>
            </w:pPr>
          </w:p>
        </w:tc>
        <w:tc>
          <w:tcPr>
            <w:tcW w:w="3960" w:type="dxa"/>
          </w:tcPr>
          <w:p w14:paraId="5ECEE80F" w14:textId="77777777" w:rsidR="003C273F" w:rsidRDefault="008F07D0" w:rsidP="008F07D0">
            <w:pPr>
              <w:pStyle w:val="CopticVersemulti-line"/>
            </w:pPr>
            <w:r>
              <w:t>Ⲉϯ ⲥⲱⲧⲉⲙ ⲉ̀ⲣⲟϥ ⲫⲁⲓ ⲡⲉ Ⲏⲥⲁⲏ̀ⲁⲥ</w:t>
            </w:r>
          </w:p>
          <w:p w14:paraId="55530710" w14:textId="77777777" w:rsidR="008F07D0" w:rsidRDefault="008F07D0" w:rsidP="008F07D0">
            <w:pPr>
              <w:pStyle w:val="CopticVersemulti-line"/>
            </w:pPr>
            <w:r>
              <w:t>ⲡⲓ ⲛⲓϣϯ ⲙ̀ⲡ̀ⲣⲟⲫⲏⲧⲏⲥ:</w:t>
            </w:r>
          </w:p>
          <w:p w14:paraId="15F05CC0" w14:textId="77777777" w:rsidR="008F07D0" w:rsidRDefault="008F07D0" w:rsidP="008F07D0">
            <w:pPr>
              <w:pStyle w:val="CopticVersemulti-line"/>
            </w:pPr>
            <w:r>
              <w:t>ϫⲉ ϭⲓⲟⲩⲱⲓⲛⲓ ϭⲓⲟⲩⲱⲓⲛⲓ Ⲓⲗ̄ⲏ̄ⲙ̄:</w:t>
            </w:r>
          </w:p>
          <w:p w14:paraId="7B8725B9" w14:textId="77932185" w:rsidR="008F07D0" w:rsidRDefault="008F07D0" w:rsidP="003C273F">
            <w:pPr>
              <w:pStyle w:val="CopticHangingVerse"/>
            </w:pPr>
            <w:r>
              <w:t>ⲁϥⲓ̀ ⲅⲁⲣ ⲛ̀ϫⲉ ⲡⲉⲟⲩⲱⲓⲛⲓ.</w:t>
            </w:r>
          </w:p>
        </w:tc>
      </w:tr>
      <w:tr w:rsidR="008F07D0" w:rsidRPr="00AF56AD" w14:paraId="740B74F7" w14:textId="77777777" w:rsidTr="003C273F">
        <w:trPr>
          <w:cantSplit/>
          <w:jc w:val="center"/>
        </w:trPr>
        <w:tc>
          <w:tcPr>
            <w:tcW w:w="288" w:type="dxa"/>
          </w:tcPr>
          <w:p w14:paraId="733E0C80" w14:textId="77777777" w:rsidR="008F07D0" w:rsidRDefault="008F07D0" w:rsidP="003C273F">
            <w:pPr>
              <w:pStyle w:val="CopticCross"/>
            </w:pPr>
          </w:p>
        </w:tc>
        <w:tc>
          <w:tcPr>
            <w:tcW w:w="3960" w:type="dxa"/>
          </w:tcPr>
          <w:p w14:paraId="4741E1E1" w14:textId="77777777" w:rsidR="008F07D0" w:rsidRDefault="008F07D0" w:rsidP="003C273F">
            <w:pPr>
              <w:pStyle w:val="EngHang"/>
            </w:pPr>
            <w:r>
              <w:t>For our Lord</w:t>
            </w:r>
          </w:p>
          <w:p w14:paraId="61B9FC71" w14:textId="77777777" w:rsidR="008F07D0" w:rsidRDefault="008F07D0" w:rsidP="003C273F">
            <w:pPr>
              <w:pStyle w:val="EngHang"/>
            </w:pPr>
            <w:r>
              <w:t>Jesus Christ,</w:t>
            </w:r>
          </w:p>
          <w:p w14:paraId="6C5025B7" w14:textId="77777777" w:rsidR="008F07D0" w:rsidRDefault="008F07D0" w:rsidP="003C273F">
            <w:pPr>
              <w:pStyle w:val="EngHang"/>
            </w:pPr>
            <w:r>
              <w:t>The true Lamb,</w:t>
            </w:r>
          </w:p>
          <w:p w14:paraId="2E7292A5" w14:textId="1EFBF765" w:rsidR="008F07D0" w:rsidRDefault="008F07D0" w:rsidP="008F07D0">
            <w:pPr>
              <w:pStyle w:val="EngHangEnd"/>
            </w:pPr>
            <w:r>
              <w:t>Is risen from the dead!</w:t>
            </w:r>
          </w:p>
        </w:tc>
        <w:tc>
          <w:tcPr>
            <w:tcW w:w="288" w:type="dxa"/>
          </w:tcPr>
          <w:p w14:paraId="7C709F6D" w14:textId="77777777" w:rsidR="008F07D0" w:rsidRDefault="008F07D0" w:rsidP="003C273F"/>
        </w:tc>
        <w:tc>
          <w:tcPr>
            <w:tcW w:w="288" w:type="dxa"/>
          </w:tcPr>
          <w:p w14:paraId="07A1107D" w14:textId="77777777" w:rsidR="008F07D0" w:rsidRDefault="008F07D0" w:rsidP="003C273F">
            <w:pPr>
              <w:pStyle w:val="CopticCross"/>
            </w:pPr>
          </w:p>
        </w:tc>
        <w:tc>
          <w:tcPr>
            <w:tcW w:w="3960" w:type="dxa"/>
          </w:tcPr>
          <w:p w14:paraId="551D6BEE" w14:textId="77777777" w:rsidR="008F07D0" w:rsidRDefault="008F07D0" w:rsidP="008F07D0">
            <w:pPr>
              <w:pStyle w:val="CopticVersemulti-line"/>
            </w:pPr>
            <w:r>
              <w:t>Ϫⲉ Ⲡⲉⲛϭⲟⲓⲥ</w:t>
            </w:r>
          </w:p>
          <w:p w14:paraId="64C265D8" w14:textId="77777777" w:rsidR="008F07D0" w:rsidRDefault="008F07D0" w:rsidP="008F07D0">
            <w:pPr>
              <w:pStyle w:val="CopticVersemulti-line"/>
            </w:pPr>
            <w:r>
              <w:t>Ⲓⲏⲥⲟⲩⲥ Ⲡⲓⲭ̀ⲣⲓⲥⲧⲟⲥ</w:t>
            </w:r>
          </w:p>
          <w:p w14:paraId="10CA0E40" w14:textId="77777777" w:rsidR="008F07D0" w:rsidRDefault="008F07D0" w:rsidP="008F07D0">
            <w:pPr>
              <w:pStyle w:val="CopticVersemulti-line"/>
            </w:pPr>
            <w:r>
              <w:t>ⲛⲓϩⲓⲏⲃ ⲙ̀ⲙⲏⲓ</w:t>
            </w:r>
          </w:p>
          <w:p w14:paraId="49023080" w14:textId="32916D9D" w:rsidR="008F07D0" w:rsidRDefault="008F07D0" w:rsidP="008F07D0">
            <w:pPr>
              <w:pStyle w:val="CopticHangingVerse"/>
            </w:pPr>
            <w:r>
              <w:t>ⲁϥⲧⲱⲛϥ ⲉ̀ⲃⲟⲗ ϧⲉⲛ ⲛⲓⲉⲑⲙⲱⲟⲩⲧ.</w:t>
            </w:r>
          </w:p>
        </w:tc>
      </w:tr>
      <w:tr w:rsidR="008F07D0" w:rsidRPr="00AF56AD" w14:paraId="55194AF9" w14:textId="77777777" w:rsidTr="003C273F">
        <w:trPr>
          <w:cantSplit/>
          <w:jc w:val="center"/>
        </w:trPr>
        <w:tc>
          <w:tcPr>
            <w:tcW w:w="288" w:type="dxa"/>
          </w:tcPr>
          <w:p w14:paraId="3ADC1AF6" w14:textId="77777777" w:rsidR="008F07D0" w:rsidRDefault="008F07D0" w:rsidP="003C273F">
            <w:pPr>
              <w:pStyle w:val="CopticCross"/>
            </w:pPr>
          </w:p>
        </w:tc>
        <w:tc>
          <w:tcPr>
            <w:tcW w:w="3960" w:type="dxa"/>
          </w:tcPr>
          <w:p w14:paraId="48C525ED" w14:textId="77777777" w:rsidR="008F07D0" w:rsidRDefault="008F07D0" w:rsidP="003C273F">
            <w:pPr>
              <w:pStyle w:val="EngHang"/>
            </w:pPr>
            <w:r>
              <w:t>What are these sweet</w:t>
            </w:r>
          </w:p>
          <w:p w14:paraId="3F37D8F4" w14:textId="77777777" w:rsidR="008F07D0" w:rsidRDefault="008F07D0" w:rsidP="003C273F">
            <w:pPr>
              <w:pStyle w:val="EngHang"/>
            </w:pPr>
            <w:r>
              <w:t>Prophetic symphonies</w:t>
            </w:r>
          </w:p>
          <w:p w14:paraId="3A841F9A" w14:textId="77777777" w:rsidR="008F07D0" w:rsidRDefault="008F07D0" w:rsidP="003C273F">
            <w:pPr>
              <w:pStyle w:val="EngHang"/>
            </w:pPr>
            <w:r>
              <w:t>That testify of Christ,</w:t>
            </w:r>
          </w:p>
          <w:p w14:paraId="290333FF" w14:textId="200C6F77" w:rsidR="008F07D0" w:rsidRDefault="008F07D0" w:rsidP="008F07D0">
            <w:pPr>
              <w:pStyle w:val="EngHangEnd"/>
            </w:pPr>
            <w:r>
              <w:t>His suffering and His resurrection?</w:t>
            </w:r>
          </w:p>
        </w:tc>
        <w:tc>
          <w:tcPr>
            <w:tcW w:w="288" w:type="dxa"/>
          </w:tcPr>
          <w:p w14:paraId="7AEE954D" w14:textId="77777777" w:rsidR="008F07D0" w:rsidRDefault="008F07D0" w:rsidP="003C273F"/>
        </w:tc>
        <w:tc>
          <w:tcPr>
            <w:tcW w:w="288" w:type="dxa"/>
          </w:tcPr>
          <w:p w14:paraId="2DE298BE" w14:textId="77777777" w:rsidR="008F07D0" w:rsidRDefault="008F07D0" w:rsidP="003C273F">
            <w:pPr>
              <w:pStyle w:val="CopticCross"/>
            </w:pPr>
          </w:p>
        </w:tc>
        <w:tc>
          <w:tcPr>
            <w:tcW w:w="3960" w:type="dxa"/>
          </w:tcPr>
          <w:p w14:paraId="04893FE7" w14:textId="77777777" w:rsidR="00432933" w:rsidRPr="00432933" w:rsidRDefault="008F07D0" w:rsidP="00432933">
            <w:pPr>
              <w:pStyle w:val="CopticVersemulti-line"/>
              <w:rPr>
                <w:rFonts w:cs="FreeSerifAvvaShenouda"/>
              </w:rPr>
            </w:pPr>
            <w:r w:rsidRPr="00432933">
              <w:rPr>
                <w:rFonts w:cs="FreeSerifAvvaShenouda"/>
              </w:rPr>
              <w:t>Ⲱ ⲛⲓⲙ ⲛⲁⲓ ⲥⲩⲙⲫⲱⲛⲓⲁ̀</w:t>
            </w:r>
            <w:r w:rsidR="00432933" w:rsidRPr="00432933">
              <w:rPr>
                <w:rFonts w:cs="FreeSerifAvvaShenouda"/>
              </w:rPr>
              <w:t xml:space="preserve"> </w:t>
            </w:r>
            <w:r w:rsidRPr="00432933">
              <w:rPr>
                <w:rFonts w:cs="FreeSerifAvvaShenouda"/>
              </w:rPr>
              <w:t>ⲉⲧϩⲟⲗϫ</w:t>
            </w:r>
          </w:p>
          <w:p w14:paraId="5E3D36E5" w14:textId="4EF0BCD6" w:rsidR="008F07D0" w:rsidRPr="00432933" w:rsidRDefault="008F07D0" w:rsidP="00432933">
            <w:pPr>
              <w:pStyle w:val="CopticVersemulti-line"/>
              <w:rPr>
                <w:rFonts w:cs="FreeSerifAvvaShenouda"/>
              </w:rPr>
            </w:pPr>
            <w:r w:rsidRPr="00432933">
              <w:rPr>
                <w:rFonts w:cs="FreeSerifAvvaShenouda"/>
              </w:rPr>
              <w:t>ⲙ̀ⲡ̀ⲣⲟⲫⲏⲧⲓⲕⲟⲛ ⲉ̀ⲧⲁⲩ ⲉⲣⲙⲉⲑⲣⲉ:</w:t>
            </w:r>
          </w:p>
          <w:p w14:paraId="07EFB954" w14:textId="77777777" w:rsidR="008F07D0" w:rsidRPr="00432933" w:rsidRDefault="00432933" w:rsidP="00432933">
            <w:pPr>
              <w:pStyle w:val="CopticVersemulti-line"/>
              <w:rPr>
                <w:rFonts w:cs="FreeSerifAvvaShenouda"/>
              </w:rPr>
            </w:pPr>
            <w:r w:rsidRPr="00432933">
              <w:rPr>
                <w:rFonts w:cs="FreeSerifAvvaShenouda"/>
              </w:rPr>
              <w:t>ⲉⲑⲃⲉ Ⲡⲓⲭ̀ⲣⲓⲥⲧⲟⲥ ⲛⲉⲙ ⲛⲉϥϣⲉⲡ ⲙ̀ⲕⲁϩ</w:t>
            </w:r>
          </w:p>
          <w:p w14:paraId="690A8EE8" w14:textId="6CC6E9CC" w:rsidR="00432933" w:rsidRDefault="00432933" w:rsidP="003C273F">
            <w:pPr>
              <w:pStyle w:val="CopticHangingVerse"/>
            </w:pPr>
            <w:r w:rsidRPr="00432933">
              <w:rPr>
                <w:rFonts w:cs="FreeSerifAvvaShenouda"/>
              </w:rPr>
              <w:t>ⲛⲉⲙ ⲧⲉϥ ⲁ̀ⲛⲁⲥⲧⲁⲥⲓⲥ ⲉⲑⲟⲩⲁⲃ.</w:t>
            </w:r>
          </w:p>
        </w:tc>
      </w:tr>
      <w:tr w:rsidR="008F07D0" w:rsidRPr="00AF56AD" w14:paraId="295311CD" w14:textId="77777777" w:rsidTr="003C273F">
        <w:trPr>
          <w:cantSplit/>
          <w:jc w:val="center"/>
        </w:trPr>
        <w:tc>
          <w:tcPr>
            <w:tcW w:w="288" w:type="dxa"/>
          </w:tcPr>
          <w:p w14:paraId="0F5453DA" w14:textId="77777777" w:rsidR="008F07D0" w:rsidRDefault="008F07D0" w:rsidP="008F07D0">
            <w:pPr>
              <w:pStyle w:val="CopticCross"/>
            </w:pPr>
          </w:p>
        </w:tc>
        <w:tc>
          <w:tcPr>
            <w:tcW w:w="3960" w:type="dxa"/>
          </w:tcPr>
          <w:p w14:paraId="41372402" w14:textId="77777777" w:rsidR="008F07D0" w:rsidRDefault="008F07D0" w:rsidP="008F07D0">
            <w:pPr>
              <w:pStyle w:val="EngHang"/>
            </w:pPr>
            <w:r>
              <w:t>For our Lord</w:t>
            </w:r>
          </w:p>
          <w:p w14:paraId="7B6D2B5A" w14:textId="77777777" w:rsidR="008F07D0" w:rsidRDefault="008F07D0" w:rsidP="008F07D0">
            <w:pPr>
              <w:pStyle w:val="EngHang"/>
            </w:pPr>
            <w:r>
              <w:t>Jesus Christ,</w:t>
            </w:r>
          </w:p>
          <w:p w14:paraId="2625189A" w14:textId="77777777" w:rsidR="008F07D0" w:rsidRDefault="008F07D0" w:rsidP="008F07D0">
            <w:pPr>
              <w:pStyle w:val="EngHang"/>
            </w:pPr>
            <w:r>
              <w:t>The true Lamb,</w:t>
            </w:r>
          </w:p>
          <w:p w14:paraId="312184FF" w14:textId="782D9DFD" w:rsidR="008F07D0" w:rsidRDefault="008F07D0" w:rsidP="008F07D0">
            <w:pPr>
              <w:pStyle w:val="EngHangEnd"/>
            </w:pPr>
            <w:r>
              <w:t>Is risen from the dead!</w:t>
            </w:r>
          </w:p>
        </w:tc>
        <w:tc>
          <w:tcPr>
            <w:tcW w:w="288" w:type="dxa"/>
          </w:tcPr>
          <w:p w14:paraId="6DF80A51" w14:textId="77777777" w:rsidR="008F07D0" w:rsidRDefault="008F07D0" w:rsidP="008F07D0"/>
        </w:tc>
        <w:tc>
          <w:tcPr>
            <w:tcW w:w="288" w:type="dxa"/>
          </w:tcPr>
          <w:p w14:paraId="5FB0C3E7" w14:textId="77777777" w:rsidR="008F07D0" w:rsidRDefault="008F07D0" w:rsidP="008F07D0">
            <w:pPr>
              <w:pStyle w:val="CopticCross"/>
            </w:pPr>
          </w:p>
        </w:tc>
        <w:tc>
          <w:tcPr>
            <w:tcW w:w="3960" w:type="dxa"/>
          </w:tcPr>
          <w:p w14:paraId="0912EF25" w14:textId="77777777" w:rsidR="008F07D0" w:rsidRDefault="008F07D0" w:rsidP="008F07D0">
            <w:pPr>
              <w:pStyle w:val="CopticVersemulti-line"/>
            </w:pPr>
            <w:r>
              <w:t>Ϫⲉ Ⲡⲉⲛϭⲟⲓⲥ</w:t>
            </w:r>
          </w:p>
          <w:p w14:paraId="366D1836" w14:textId="77777777" w:rsidR="008F07D0" w:rsidRDefault="008F07D0" w:rsidP="008F07D0">
            <w:pPr>
              <w:pStyle w:val="CopticVersemulti-line"/>
            </w:pPr>
            <w:r>
              <w:t>Ⲓⲏⲥⲟⲩⲥ Ⲡⲓⲭ̀ⲣⲓⲥⲧⲟⲥ</w:t>
            </w:r>
          </w:p>
          <w:p w14:paraId="1246AB2F" w14:textId="77777777" w:rsidR="008F07D0" w:rsidRDefault="008F07D0" w:rsidP="008F07D0">
            <w:pPr>
              <w:pStyle w:val="CopticVersemulti-line"/>
            </w:pPr>
            <w:r>
              <w:t>ⲛⲓϩⲓⲏⲃ ⲙ̀ⲙⲏⲓ</w:t>
            </w:r>
          </w:p>
          <w:p w14:paraId="1B586623" w14:textId="3C21DC34" w:rsidR="008F07D0" w:rsidRDefault="008F07D0" w:rsidP="008F07D0">
            <w:pPr>
              <w:pStyle w:val="CopticHangingVerse"/>
            </w:pPr>
            <w:r>
              <w:t>ⲁϥⲧⲱⲛϥ ⲉ̀ⲃⲟⲗ ϧⲉⲛ ⲛⲓⲉⲑⲙⲱⲟⲩⲧ.</w:t>
            </w:r>
          </w:p>
        </w:tc>
      </w:tr>
      <w:tr w:rsidR="008F07D0" w:rsidRPr="00AF56AD" w14:paraId="6B83591B" w14:textId="77777777" w:rsidTr="003C273F">
        <w:trPr>
          <w:cantSplit/>
          <w:jc w:val="center"/>
        </w:trPr>
        <w:tc>
          <w:tcPr>
            <w:tcW w:w="288" w:type="dxa"/>
          </w:tcPr>
          <w:p w14:paraId="29E14CEB" w14:textId="77777777" w:rsidR="008F07D0" w:rsidRDefault="008F07D0" w:rsidP="008F07D0">
            <w:pPr>
              <w:pStyle w:val="CopticCross"/>
            </w:pPr>
          </w:p>
        </w:tc>
        <w:tc>
          <w:tcPr>
            <w:tcW w:w="3960" w:type="dxa"/>
          </w:tcPr>
          <w:p w14:paraId="6BABE763" w14:textId="77777777" w:rsidR="008F07D0" w:rsidRDefault="008F07D0" w:rsidP="008F07D0">
            <w:pPr>
              <w:pStyle w:val="EngHang"/>
            </w:pPr>
            <w:r>
              <w:t>King David is reaching</w:t>
            </w:r>
          </w:p>
          <w:p w14:paraId="0BAA4B90" w14:textId="77777777" w:rsidR="008F07D0" w:rsidRDefault="008F07D0" w:rsidP="008F07D0">
            <w:pPr>
              <w:pStyle w:val="EngHang"/>
            </w:pPr>
            <w:r>
              <w:t>My ears with great joy, saying,</w:t>
            </w:r>
          </w:p>
          <w:p w14:paraId="402F0199" w14:textId="77777777" w:rsidR="008F07D0" w:rsidRDefault="008F07D0" w:rsidP="008F07D0">
            <w:pPr>
              <w:pStyle w:val="EngHang"/>
            </w:pPr>
            <w:r>
              <w:t>“The Lord rose like One Who sleeps,</w:t>
            </w:r>
          </w:p>
          <w:p w14:paraId="4350A797" w14:textId="71A6125D" w:rsidR="008F07D0" w:rsidRDefault="008F07D0" w:rsidP="008F07D0">
            <w:pPr>
              <w:pStyle w:val="EngHangEnd"/>
            </w:pPr>
            <w:r>
              <w:t>Or one satisfied with wine.”</w:t>
            </w:r>
          </w:p>
        </w:tc>
        <w:tc>
          <w:tcPr>
            <w:tcW w:w="288" w:type="dxa"/>
          </w:tcPr>
          <w:p w14:paraId="083A2BFE" w14:textId="77777777" w:rsidR="008F07D0" w:rsidRDefault="008F07D0" w:rsidP="008F07D0"/>
        </w:tc>
        <w:tc>
          <w:tcPr>
            <w:tcW w:w="288" w:type="dxa"/>
          </w:tcPr>
          <w:p w14:paraId="3AB66479" w14:textId="77777777" w:rsidR="008F07D0" w:rsidRDefault="008F07D0" w:rsidP="008F07D0">
            <w:pPr>
              <w:pStyle w:val="CopticCross"/>
            </w:pPr>
          </w:p>
        </w:tc>
        <w:tc>
          <w:tcPr>
            <w:tcW w:w="3960" w:type="dxa"/>
          </w:tcPr>
          <w:p w14:paraId="1E5FCE3A" w14:textId="77777777" w:rsidR="008F07D0" w:rsidRDefault="00432933" w:rsidP="00432933">
            <w:pPr>
              <w:pStyle w:val="CopticVersemulti-line"/>
            </w:pPr>
            <w:r>
              <w:t>Ⲉⲑⲛⲏⲟⲩ ⲉ̀ⲛⲁⲙⲁϣϫ ⲛ̀ⲟⲩⲛⲓϣϯ</w:t>
            </w:r>
          </w:p>
          <w:p w14:paraId="5581C596" w14:textId="77777777" w:rsidR="00432933" w:rsidRDefault="00432933" w:rsidP="00432933">
            <w:pPr>
              <w:pStyle w:val="CopticVersemulti-line"/>
            </w:pPr>
            <w:r>
              <w:t>ⲛ̀ⲣⲁϣⲓ Ⲇⲁⲩⲓⲇ ⲡ̀ⲟⲩⲣⲟ ⲉϥϫⲱ ⲙ̀ⲙⲟⲥ</w:t>
            </w:r>
          </w:p>
          <w:p w14:paraId="4A7993CE" w14:textId="77777777" w:rsidR="00432933" w:rsidRDefault="00432933" w:rsidP="00432933">
            <w:pPr>
              <w:pStyle w:val="CopticVersemulti-line"/>
            </w:pPr>
            <w:r>
              <w:t>ⲁϥⲧⲱⲛϥ ⲛ̀ϫⲉ Ⲡϭⲟⲓⲥ ⲙ̀ⲫ̀ⲣⲏϯ ⲙ̀ⲫⲏⲉ̀ⲧⲉⲛⲕⲟⲧ</w:t>
            </w:r>
          </w:p>
          <w:p w14:paraId="02394E74" w14:textId="5A25070E" w:rsidR="00432933" w:rsidRDefault="00432933" w:rsidP="008F07D0">
            <w:pPr>
              <w:pStyle w:val="CopticHangingVerse"/>
            </w:pPr>
            <w:r>
              <w:t>ⲓⲥ ⲕⲉⲟⲩⲁⲓ ⲉϥⲑⲁϧⲓ ⲉ̀ⲃⲟⲗ ϧⲉⲛ ⲡ̀ⲏⲣⲡ.</w:t>
            </w:r>
          </w:p>
        </w:tc>
      </w:tr>
      <w:tr w:rsidR="008F07D0" w:rsidRPr="00AF56AD" w14:paraId="4D011059" w14:textId="77777777" w:rsidTr="003C273F">
        <w:trPr>
          <w:cantSplit/>
          <w:jc w:val="center"/>
        </w:trPr>
        <w:tc>
          <w:tcPr>
            <w:tcW w:w="288" w:type="dxa"/>
          </w:tcPr>
          <w:p w14:paraId="22F400C0" w14:textId="77777777" w:rsidR="008F07D0" w:rsidRDefault="008F07D0" w:rsidP="008F07D0">
            <w:pPr>
              <w:pStyle w:val="CopticCross"/>
            </w:pPr>
          </w:p>
        </w:tc>
        <w:tc>
          <w:tcPr>
            <w:tcW w:w="3960" w:type="dxa"/>
          </w:tcPr>
          <w:p w14:paraId="1C91D206" w14:textId="77777777" w:rsidR="008F07D0" w:rsidRDefault="008F07D0" w:rsidP="008F07D0">
            <w:pPr>
              <w:pStyle w:val="EngHang"/>
            </w:pPr>
            <w:r>
              <w:t>For our Lord</w:t>
            </w:r>
          </w:p>
          <w:p w14:paraId="21330227" w14:textId="77777777" w:rsidR="008F07D0" w:rsidRDefault="008F07D0" w:rsidP="008F07D0">
            <w:pPr>
              <w:pStyle w:val="EngHang"/>
            </w:pPr>
            <w:r>
              <w:t>Jesus Christ,</w:t>
            </w:r>
          </w:p>
          <w:p w14:paraId="3CE66111" w14:textId="77777777" w:rsidR="008F07D0" w:rsidRDefault="008F07D0" w:rsidP="008F07D0">
            <w:pPr>
              <w:pStyle w:val="EngHang"/>
            </w:pPr>
            <w:r>
              <w:t>The true Lamb,</w:t>
            </w:r>
          </w:p>
          <w:p w14:paraId="05CD9374" w14:textId="6D26AD47" w:rsidR="008F07D0" w:rsidRDefault="008F07D0" w:rsidP="008F07D0">
            <w:pPr>
              <w:pStyle w:val="EngHangEnd"/>
            </w:pPr>
            <w:r>
              <w:t>Is risen from the dead!</w:t>
            </w:r>
          </w:p>
        </w:tc>
        <w:tc>
          <w:tcPr>
            <w:tcW w:w="288" w:type="dxa"/>
          </w:tcPr>
          <w:p w14:paraId="3A9E8A7B" w14:textId="77777777" w:rsidR="008F07D0" w:rsidRDefault="008F07D0" w:rsidP="008F07D0"/>
        </w:tc>
        <w:tc>
          <w:tcPr>
            <w:tcW w:w="288" w:type="dxa"/>
          </w:tcPr>
          <w:p w14:paraId="6F335324" w14:textId="77777777" w:rsidR="008F07D0" w:rsidRDefault="008F07D0" w:rsidP="008F07D0">
            <w:pPr>
              <w:pStyle w:val="CopticCross"/>
            </w:pPr>
          </w:p>
        </w:tc>
        <w:tc>
          <w:tcPr>
            <w:tcW w:w="3960" w:type="dxa"/>
          </w:tcPr>
          <w:p w14:paraId="76EBEFB5" w14:textId="77777777" w:rsidR="008F07D0" w:rsidRDefault="008F07D0" w:rsidP="008F07D0">
            <w:pPr>
              <w:pStyle w:val="CopticVersemulti-line"/>
            </w:pPr>
            <w:r>
              <w:t>Ϫⲉ Ⲡⲉⲛϭⲟⲓⲥ</w:t>
            </w:r>
          </w:p>
          <w:p w14:paraId="5457E3F8" w14:textId="77777777" w:rsidR="008F07D0" w:rsidRDefault="008F07D0" w:rsidP="008F07D0">
            <w:pPr>
              <w:pStyle w:val="CopticVersemulti-line"/>
            </w:pPr>
            <w:r>
              <w:t>Ⲓⲏⲥⲟⲩⲥ Ⲡⲓⲭ̀ⲣⲓⲥⲧⲟⲥ</w:t>
            </w:r>
          </w:p>
          <w:p w14:paraId="4AD18C9E" w14:textId="77777777" w:rsidR="008F07D0" w:rsidRDefault="008F07D0" w:rsidP="008F07D0">
            <w:pPr>
              <w:pStyle w:val="CopticVersemulti-line"/>
            </w:pPr>
            <w:r>
              <w:t>ⲛⲓϩⲓⲏⲃ ⲙ̀ⲙⲏⲓ</w:t>
            </w:r>
          </w:p>
          <w:p w14:paraId="1F0990B4" w14:textId="640C55F9" w:rsidR="008F07D0" w:rsidRDefault="008F07D0" w:rsidP="008F07D0">
            <w:pPr>
              <w:pStyle w:val="CopticHangingVerse"/>
            </w:pPr>
            <w:r>
              <w:t>ⲁϥⲧⲱⲛϥ ⲉ̀ⲃⲟⲗ ϧⲉⲛ ⲛⲓⲉⲑⲙⲱⲟⲩⲧ.</w:t>
            </w:r>
          </w:p>
        </w:tc>
      </w:tr>
      <w:tr w:rsidR="008F07D0" w:rsidRPr="00AF56AD" w14:paraId="694EA6AF" w14:textId="77777777" w:rsidTr="003C273F">
        <w:trPr>
          <w:cantSplit/>
          <w:jc w:val="center"/>
        </w:trPr>
        <w:tc>
          <w:tcPr>
            <w:tcW w:w="288" w:type="dxa"/>
          </w:tcPr>
          <w:p w14:paraId="00BFEB32" w14:textId="77777777" w:rsidR="008F07D0" w:rsidRDefault="008F07D0" w:rsidP="008F07D0">
            <w:pPr>
              <w:pStyle w:val="CopticCross"/>
            </w:pPr>
          </w:p>
        </w:tc>
        <w:tc>
          <w:tcPr>
            <w:tcW w:w="3960" w:type="dxa"/>
          </w:tcPr>
          <w:p w14:paraId="3EA7F9A7" w14:textId="77777777" w:rsidR="008F07D0" w:rsidRDefault="008F07D0" w:rsidP="008F07D0">
            <w:pPr>
              <w:pStyle w:val="EngHang"/>
            </w:pPr>
            <w:r>
              <w:t>Christ rose and granted us</w:t>
            </w:r>
          </w:p>
          <w:p w14:paraId="4D06E660" w14:textId="77777777" w:rsidR="008F07D0" w:rsidRDefault="008F07D0" w:rsidP="008F07D0">
            <w:pPr>
              <w:pStyle w:val="EngHang"/>
            </w:pPr>
            <w:r>
              <w:t>The life that endures forever,</w:t>
            </w:r>
          </w:p>
          <w:p w14:paraId="0DBB58CA" w14:textId="77777777" w:rsidR="008F07D0" w:rsidRDefault="008F07D0" w:rsidP="008F07D0">
            <w:pPr>
              <w:pStyle w:val="EngHang"/>
            </w:pPr>
            <w:r>
              <w:t>And destried death in His Godhead,</w:t>
            </w:r>
          </w:p>
          <w:p w14:paraId="5DAEA039" w14:textId="131B3132" w:rsidR="008F07D0" w:rsidRDefault="008F07D0" w:rsidP="008F07D0">
            <w:pPr>
              <w:pStyle w:val="EngHangEnd"/>
            </w:pPr>
            <w:r>
              <w:t>Trampling its thorn in His might.</w:t>
            </w:r>
          </w:p>
        </w:tc>
        <w:tc>
          <w:tcPr>
            <w:tcW w:w="288" w:type="dxa"/>
          </w:tcPr>
          <w:p w14:paraId="0F459A5B" w14:textId="77777777" w:rsidR="008F07D0" w:rsidRDefault="008F07D0" w:rsidP="008F07D0"/>
        </w:tc>
        <w:tc>
          <w:tcPr>
            <w:tcW w:w="288" w:type="dxa"/>
          </w:tcPr>
          <w:p w14:paraId="7C3F465C" w14:textId="77777777" w:rsidR="008F07D0" w:rsidRDefault="008F07D0" w:rsidP="008F07D0">
            <w:pPr>
              <w:pStyle w:val="CopticCross"/>
            </w:pPr>
          </w:p>
        </w:tc>
        <w:tc>
          <w:tcPr>
            <w:tcW w:w="3960" w:type="dxa"/>
          </w:tcPr>
          <w:p w14:paraId="42878B00" w14:textId="77777777" w:rsidR="00432933" w:rsidRDefault="00432933" w:rsidP="00432933">
            <w:pPr>
              <w:pStyle w:val="CopticVersemulti-line"/>
            </w:pPr>
            <w:r>
              <w:t>Ⲡⲓⲭ̀ⲣⲓⲥⲧⲟⲥ ⲁϥⲧⲱⲛϥ ⲟⲩⲟϩ ⲁϥⲉⲣϩ̀ⲙⲟⲧ</w:t>
            </w:r>
          </w:p>
          <w:p w14:paraId="71F7646A" w14:textId="0220E1EA" w:rsidR="008F07D0" w:rsidRDefault="00432933" w:rsidP="00432933">
            <w:pPr>
              <w:pStyle w:val="CopticVersemulti-line"/>
            </w:pPr>
            <w:r>
              <w:t>ⲛⲁⲛ ⲙ̀ⲡⲓⲱⲛϧ ⲉⲑⲙⲏⲛ ⲉ̀ⲃⲟⲗ ϣⲁ ⲉ̀ⲛⲉϩ:</w:t>
            </w:r>
          </w:p>
          <w:p w14:paraId="0C01AC93" w14:textId="77777777" w:rsidR="00432933" w:rsidRDefault="00432933" w:rsidP="00432933">
            <w:pPr>
              <w:pStyle w:val="CopticVersemulti-line"/>
            </w:pPr>
            <w:r>
              <w:t>ⲁϥⲕⲱⲣϥ ⲙ̀ⲫ̀ⲙⲟⲩ ϧⲉⲛ ⲧⲉϥ ⲙⲉⲑⲛⲟⲩϯ</w:t>
            </w:r>
          </w:p>
          <w:p w14:paraId="227B2532" w14:textId="4F75132F" w:rsidR="00432933" w:rsidRDefault="00432933" w:rsidP="008F07D0">
            <w:pPr>
              <w:pStyle w:val="CopticHangingVerse"/>
            </w:pPr>
            <w:r>
              <w:t>ⲁϥϩⲱⲙⲓ ⲛ̀ⲧⲉϥⲥⲟⲩⲣⲓ ϧⲉⲛ ⲧⲉϥϫⲟⲙ.</w:t>
            </w:r>
          </w:p>
        </w:tc>
      </w:tr>
      <w:tr w:rsidR="008F07D0" w:rsidRPr="00AF56AD" w14:paraId="58D1688D" w14:textId="77777777" w:rsidTr="003C273F">
        <w:trPr>
          <w:cantSplit/>
          <w:jc w:val="center"/>
        </w:trPr>
        <w:tc>
          <w:tcPr>
            <w:tcW w:w="288" w:type="dxa"/>
          </w:tcPr>
          <w:p w14:paraId="7B5C3898" w14:textId="77777777" w:rsidR="008F07D0" w:rsidRDefault="008F07D0" w:rsidP="008F07D0">
            <w:pPr>
              <w:pStyle w:val="CopticCross"/>
            </w:pPr>
          </w:p>
        </w:tc>
        <w:tc>
          <w:tcPr>
            <w:tcW w:w="3960" w:type="dxa"/>
          </w:tcPr>
          <w:p w14:paraId="441D4A25" w14:textId="77777777" w:rsidR="008F07D0" w:rsidRDefault="008F07D0" w:rsidP="008F07D0">
            <w:pPr>
              <w:pStyle w:val="EngHang"/>
            </w:pPr>
            <w:r>
              <w:t>For our Lord</w:t>
            </w:r>
          </w:p>
          <w:p w14:paraId="32B2384C" w14:textId="77777777" w:rsidR="008F07D0" w:rsidRDefault="008F07D0" w:rsidP="008F07D0">
            <w:pPr>
              <w:pStyle w:val="EngHang"/>
            </w:pPr>
            <w:r>
              <w:t>Jesus Christ,</w:t>
            </w:r>
          </w:p>
          <w:p w14:paraId="7A2680B1" w14:textId="77777777" w:rsidR="008F07D0" w:rsidRDefault="008F07D0" w:rsidP="008F07D0">
            <w:pPr>
              <w:pStyle w:val="EngHang"/>
            </w:pPr>
            <w:r>
              <w:t>The true Lamb,</w:t>
            </w:r>
          </w:p>
          <w:p w14:paraId="1BF4208C" w14:textId="3223F246" w:rsidR="008F07D0" w:rsidRDefault="008F07D0" w:rsidP="008F07D0">
            <w:pPr>
              <w:pStyle w:val="EngHangEnd"/>
            </w:pPr>
            <w:r>
              <w:t>Is risen from the dead!</w:t>
            </w:r>
          </w:p>
        </w:tc>
        <w:tc>
          <w:tcPr>
            <w:tcW w:w="288" w:type="dxa"/>
          </w:tcPr>
          <w:p w14:paraId="7F91621D" w14:textId="77777777" w:rsidR="008F07D0" w:rsidRDefault="008F07D0" w:rsidP="008F07D0"/>
        </w:tc>
        <w:tc>
          <w:tcPr>
            <w:tcW w:w="288" w:type="dxa"/>
          </w:tcPr>
          <w:p w14:paraId="076DE8C7" w14:textId="77777777" w:rsidR="008F07D0" w:rsidRDefault="008F07D0" w:rsidP="008F07D0">
            <w:pPr>
              <w:pStyle w:val="CopticCross"/>
            </w:pPr>
          </w:p>
        </w:tc>
        <w:tc>
          <w:tcPr>
            <w:tcW w:w="3960" w:type="dxa"/>
          </w:tcPr>
          <w:p w14:paraId="525186AD" w14:textId="77777777" w:rsidR="008F07D0" w:rsidRDefault="008F07D0" w:rsidP="008F07D0">
            <w:pPr>
              <w:pStyle w:val="CopticVersemulti-line"/>
            </w:pPr>
            <w:r>
              <w:t>Ϫⲉ Ⲡⲉⲛϭⲟⲓⲥ</w:t>
            </w:r>
          </w:p>
          <w:p w14:paraId="1CA888D8" w14:textId="77777777" w:rsidR="008F07D0" w:rsidRDefault="008F07D0" w:rsidP="008F07D0">
            <w:pPr>
              <w:pStyle w:val="CopticVersemulti-line"/>
            </w:pPr>
            <w:r>
              <w:t>Ⲓⲏⲥⲟⲩⲥ Ⲡⲓⲭ̀ⲣⲓⲥⲧⲟⲥ</w:t>
            </w:r>
          </w:p>
          <w:p w14:paraId="089692D3" w14:textId="77777777" w:rsidR="008F07D0" w:rsidRDefault="008F07D0" w:rsidP="008F07D0">
            <w:pPr>
              <w:pStyle w:val="CopticVersemulti-line"/>
            </w:pPr>
            <w:r>
              <w:t>ⲛⲓϩⲓⲏⲃ ⲙ̀ⲙⲏⲓ</w:t>
            </w:r>
          </w:p>
          <w:p w14:paraId="1E87BFAF" w14:textId="138B5FA7" w:rsidR="008F07D0" w:rsidRDefault="008F07D0" w:rsidP="008F07D0">
            <w:pPr>
              <w:pStyle w:val="CopticHangingVerse"/>
            </w:pPr>
            <w:r>
              <w:t>ⲁϥⲧⲱⲛϥ ⲉ̀ⲃⲟⲗ ϧⲉⲛ ⲛⲓⲉⲑⲙⲱⲟⲩⲧ.</w:t>
            </w:r>
          </w:p>
        </w:tc>
      </w:tr>
      <w:tr w:rsidR="008F07D0" w:rsidRPr="00AF56AD" w14:paraId="0AD311FC" w14:textId="77777777" w:rsidTr="003C273F">
        <w:trPr>
          <w:cantSplit/>
          <w:jc w:val="center"/>
        </w:trPr>
        <w:tc>
          <w:tcPr>
            <w:tcW w:w="288" w:type="dxa"/>
          </w:tcPr>
          <w:p w14:paraId="59A9BB3D" w14:textId="77777777" w:rsidR="008F07D0" w:rsidRDefault="008F07D0" w:rsidP="008F07D0">
            <w:pPr>
              <w:pStyle w:val="CopticCross"/>
            </w:pPr>
          </w:p>
        </w:tc>
        <w:tc>
          <w:tcPr>
            <w:tcW w:w="3960" w:type="dxa"/>
          </w:tcPr>
          <w:p w14:paraId="316340A6" w14:textId="77777777" w:rsidR="008F07D0" w:rsidRDefault="008F07D0" w:rsidP="008F07D0">
            <w:pPr>
              <w:pStyle w:val="EngHang"/>
            </w:pPr>
            <w:r>
              <w:t>Early on the first day of the week,</w:t>
            </w:r>
          </w:p>
          <w:p w14:paraId="77986D0E" w14:textId="77777777" w:rsidR="008F07D0" w:rsidRDefault="008F07D0" w:rsidP="008F07D0">
            <w:pPr>
              <w:pStyle w:val="EngHang"/>
            </w:pPr>
            <w:r>
              <w:t>Mary came to the tomb.</w:t>
            </w:r>
          </w:p>
          <w:p w14:paraId="31E72FC7" w14:textId="77777777" w:rsidR="008F07D0" w:rsidRDefault="008F07D0" w:rsidP="008F07D0">
            <w:pPr>
              <w:pStyle w:val="EngHang"/>
            </w:pPr>
            <w:r>
              <w:t>She saw the stone rolled away,</w:t>
            </w:r>
          </w:p>
          <w:p w14:paraId="5F810400" w14:textId="32EC1D22" w:rsidR="008F07D0" w:rsidRDefault="008F07D0" w:rsidP="008F07D0">
            <w:pPr>
              <w:pStyle w:val="EngHangEnd"/>
            </w:pPr>
            <w:r>
              <w:t>And the linens placed there.</w:t>
            </w:r>
          </w:p>
        </w:tc>
        <w:tc>
          <w:tcPr>
            <w:tcW w:w="288" w:type="dxa"/>
          </w:tcPr>
          <w:p w14:paraId="738362F7" w14:textId="77777777" w:rsidR="008F07D0" w:rsidRDefault="008F07D0" w:rsidP="008F07D0"/>
        </w:tc>
        <w:tc>
          <w:tcPr>
            <w:tcW w:w="288" w:type="dxa"/>
          </w:tcPr>
          <w:p w14:paraId="12789E4F" w14:textId="77777777" w:rsidR="008F07D0" w:rsidRDefault="008F07D0" w:rsidP="008F07D0">
            <w:pPr>
              <w:pStyle w:val="CopticCross"/>
            </w:pPr>
          </w:p>
        </w:tc>
        <w:tc>
          <w:tcPr>
            <w:tcW w:w="3960" w:type="dxa"/>
          </w:tcPr>
          <w:p w14:paraId="794AF55C" w14:textId="77777777" w:rsidR="008F07D0" w:rsidRDefault="00432933" w:rsidP="00432933">
            <w:pPr>
              <w:pStyle w:val="CopticVersemulti-line"/>
            </w:pPr>
            <w:r>
              <w:t>Ⲛϣⲱⲣⲡ ⲙ̀ⲫ̀ⲟⲩⲁⲓ ⲛ̀ⲧⲉ ⲛⲓⲥⲁⲃⲃⲁⲧⲟⲛ</w:t>
            </w:r>
          </w:p>
          <w:p w14:paraId="441891BE" w14:textId="77777777" w:rsidR="00432933" w:rsidRDefault="00432933" w:rsidP="00432933">
            <w:pPr>
              <w:pStyle w:val="CopticVersemulti-line"/>
            </w:pPr>
            <w:r>
              <w:t>ⲁⲥⲓ̀ ⲛ̀ϫⲉ Ⲙⲁⲣⲓⲁ ⲉ̀ⲡⲓⲙ̀ϩⲁⲩ:</w:t>
            </w:r>
          </w:p>
          <w:p w14:paraId="5D800FCD" w14:textId="77777777" w:rsidR="00432933" w:rsidRDefault="00432933" w:rsidP="00432933">
            <w:pPr>
              <w:pStyle w:val="CopticVersemulti-line"/>
            </w:pPr>
            <w:r>
              <w:t>ⲁⲥⲛⲁⲩ ⲉ̀ ⲡⲓⲱ̀ⲛⲓ ⲉ̀ ⲁⲩⲥ̀ⲕⲉⲣⲕⲱⲣϥ</w:t>
            </w:r>
          </w:p>
          <w:p w14:paraId="385E0ADA" w14:textId="509FF63E" w:rsidR="00432933" w:rsidRDefault="00432933" w:rsidP="008F07D0">
            <w:pPr>
              <w:pStyle w:val="CopticHangingVerse"/>
            </w:pPr>
            <w:r>
              <w:t>ⲛⲉⲙ ⲛⲓϩ̀ⲃⲱⲥ ⲉⲩⲭⲏ ⲉ̀ϧ̀ⲣⲏⲓ.</w:t>
            </w:r>
          </w:p>
        </w:tc>
      </w:tr>
      <w:tr w:rsidR="008F07D0" w:rsidRPr="00AF56AD" w14:paraId="3CA4F51F" w14:textId="77777777" w:rsidTr="003C273F">
        <w:trPr>
          <w:cantSplit/>
          <w:jc w:val="center"/>
        </w:trPr>
        <w:tc>
          <w:tcPr>
            <w:tcW w:w="288" w:type="dxa"/>
          </w:tcPr>
          <w:p w14:paraId="2EC47EAF" w14:textId="77777777" w:rsidR="008F07D0" w:rsidRDefault="008F07D0" w:rsidP="008F07D0">
            <w:pPr>
              <w:pStyle w:val="CopticCross"/>
            </w:pPr>
          </w:p>
        </w:tc>
        <w:tc>
          <w:tcPr>
            <w:tcW w:w="3960" w:type="dxa"/>
          </w:tcPr>
          <w:p w14:paraId="2B83D36A" w14:textId="77777777" w:rsidR="008F07D0" w:rsidRDefault="008F07D0" w:rsidP="008F07D0">
            <w:pPr>
              <w:pStyle w:val="EngHang"/>
            </w:pPr>
            <w:r>
              <w:t>For our Lord</w:t>
            </w:r>
          </w:p>
          <w:p w14:paraId="7B5264C4" w14:textId="77777777" w:rsidR="008F07D0" w:rsidRDefault="008F07D0" w:rsidP="008F07D0">
            <w:pPr>
              <w:pStyle w:val="EngHang"/>
            </w:pPr>
            <w:r>
              <w:t>Jesus Christ,</w:t>
            </w:r>
          </w:p>
          <w:p w14:paraId="22F0BC8C" w14:textId="77777777" w:rsidR="008F07D0" w:rsidRDefault="008F07D0" w:rsidP="008F07D0">
            <w:pPr>
              <w:pStyle w:val="EngHang"/>
            </w:pPr>
            <w:r>
              <w:t>The true Lamb,</w:t>
            </w:r>
          </w:p>
          <w:p w14:paraId="433CC376" w14:textId="087E1EC1" w:rsidR="008F07D0" w:rsidRDefault="008F07D0" w:rsidP="008F07D0">
            <w:pPr>
              <w:pStyle w:val="EngHangEnd"/>
            </w:pPr>
            <w:r>
              <w:t>Is risen from the dead!</w:t>
            </w:r>
          </w:p>
        </w:tc>
        <w:tc>
          <w:tcPr>
            <w:tcW w:w="288" w:type="dxa"/>
          </w:tcPr>
          <w:p w14:paraId="0D234F13" w14:textId="77777777" w:rsidR="008F07D0" w:rsidRDefault="008F07D0" w:rsidP="008F07D0"/>
        </w:tc>
        <w:tc>
          <w:tcPr>
            <w:tcW w:w="288" w:type="dxa"/>
          </w:tcPr>
          <w:p w14:paraId="1E9D5123" w14:textId="77777777" w:rsidR="008F07D0" w:rsidRDefault="008F07D0" w:rsidP="008F07D0">
            <w:pPr>
              <w:pStyle w:val="CopticCross"/>
            </w:pPr>
          </w:p>
        </w:tc>
        <w:tc>
          <w:tcPr>
            <w:tcW w:w="3960" w:type="dxa"/>
          </w:tcPr>
          <w:p w14:paraId="48836819" w14:textId="77777777" w:rsidR="008F07D0" w:rsidRDefault="008F07D0" w:rsidP="008F07D0">
            <w:pPr>
              <w:pStyle w:val="CopticVersemulti-line"/>
            </w:pPr>
            <w:r>
              <w:t>Ϫⲉ Ⲡⲉⲛϭⲟⲓⲥ</w:t>
            </w:r>
          </w:p>
          <w:p w14:paraId="743D5ED2" w14:textId="77777777" w:rsidR="008F07D0" w:rsidRDefault="008F07D0" w:rsidP="008F07D0">
            <w:pPr>
              <w:pStyle w:val="CopticVersemulti-line"/>
            </w:pPr>
            <w:r>
              <w:t>Ⲓⲏⲥⲟⲩⲥ Ⲡⲓⲭ̀ⲣⲓⲥⲧⲟⲥ</w:t>
            </w:r>
          </w:p>
          <w:p w14:paraId="716B9306" w14:textId="77777777" w:rsidR="008F07D0" w:rsidRDefault="008F07D0" w:rsidP="008F07D0">
            <w:pPr>
              <w:pStyle w:val="CopticVersemulti-line"/>
            </w:pPr>
            <w:r>
              <w:t>ⲛⲓϩⲓⲏⲃ ⲙ̀ⲙⲏⲓ</w:t>
            </w:r>
          </w:p>
          <w:p w14:paraId="143E7F43" w14:textId="46F44D62" w:rsidR="008F07D0" w:rsidRDefault="008F07D0" w:rsidP="008F07D0">
            <w:pPr>
              <w:pStyle w:val="CopticHangingVerse"/>
            </w:pPr>
            <w:r>
              <w:t>ⲁϥⲧⲱⲛϥ ⲉ̀ⲃⲟⲗ ϧⲉⲛ ⲛⲓⲉⲑⲙⲱⲟⲩⲧ.</w:t>
            </w:r>
          </w:p>
        </w:tc>
      </w:tr>
      <w:tr w:rsidR="008F07D0" w:rsidRPr="00AF56AD" w14:paraId="5E16AE88" w14:textId="77777777" w:rsidTr="003C273F">
        <w:trPr>
          <w:cantSplit/>
          <w:jc w:val="center"/>
        </w:trPr>
        <w:tc>
          <w:tcPr>
            <w:tcW w:w="288" w:type="dxa"/>
          </w:tcPr>
          <w:p w14:paraId="58D31A53" w14:textId="77777777" w:rsidR="008F07D0" w:rsidRDefault="008F07D0" w:rsidP="008F07D0">
            <w:pPr>
              <w:pStyle w:val="CopticCross"/>
            </w:pPr>
          </w:p>
        </w:tc>
        <w:tc>
          <w:tcPr>
            <w:tcW w:w="3960" w:type="dxa"/>
          </w:tcPr>
          <w:p w14:paraId="4BD91E80" w14:textId="77777777" w:rsidR="008F07D0" w:rsidRDefault="008F07D0" w:rsidP="008F07D0">
            <w:pPr>
              <w:pStyle w:val="EngHang"/>
            </w:pPr>
            <w:r>
              <w:t>O King of Glory</w:t>
            </w:r>
          </w:p>
          <w:p w14:paraId="54F4BD7B" w14:textId="77777777" w:rsidR="008F07D0" w:rsidRDefault="008F07D0" w:rsidP="008F07D0">
            <w:pPr>
              <w:pStyle w:val="EngHang"/>
            </w:pPr>
            <w:r>
              <w:t>Who rose from the dead</w:t>
            </w:r>
          </w:p>
          <w:p w14:paraId="7ECB439E" w14:textId="77777777" w:rsidR="008F07D0" w:rsidRDefault="008F07D0" w:rsidP="008F07D0">
            <w:pPr>
              <w:pStyle w:val="EngHang"/>
            </w:pPr>
            <w:r>
              <w:t>On the third day,</w:t>
            </w:r>
          </w:p>
          <w:p w14:paraId="35A5C8E1" w14:textId="37BDF03D" w:rsidR="008F07D0" w:rsidRDefault="008F07D0" w:rsidP="008F07D0">
            <w:pPr>
              <w:pStyle w:val="EngHangEnd"/>
            </w:pPr>
            <w:r>
              <w:t>Save us and have mercy on us.</w:t>
            </w:r>
          </w:p>
        </w:tc>
        <w:tc>
          <w:tcPr>
            <w:tcW w:w="288" w:type="dxa"/>
          </w:tcPr>
          <w:p w14:paraId="34183AB4" w14:textId="77777777" w:rsidR="008F07D0" w:rsidRDefault="008F07D0" w:rsidP="008F07D0"/>
        </w:tc>
        <w:tc>
          <w:tcPr>
            <w:tcW w:w="288" w:type="dxa"/>
          </w:tcPr>
          <w:p w14:paraId="2090D280" w14:textId="77777777" w:rsidR="008F07D0" w:rsidRDefault="008F07D0" w:rsidP="008F07D0">
            <w:pPr>
              <w:pStyle w:val="CopticCross"/>
            </w:pPr>
          </w:p>
        </w:tc>
        <w:tc>
          <w:tcPr>
            <w:tcW w:w="3960" w:type="dxa"/>
          </w:tcPr>
          <w:p w14:paraId="5A30C64A" w14:textId="77777777" w:rsidR="008F07D0" w:rsidRDefault="00432933" w:rsidP="00432933">
            <w:pPr>
              <w:pStyle w:val="CopticVersemulti-line"/>
            </w:pPr>
            <w:r>
              <w:t>Ⲡⲟⲩⲣⲟ ⲛ̀ⲧⲉ ⲡ̀ⲱ̀ⲟⲩ</w:t>
            </w:r>
          </w:p>
          <w:p w14:paraId="326C7B5A" w14:textId="77777777" w:rsidR="00432933" w:rsidRDefault="00432933" w:rsidP="00432933">
            <w:pPr>
              <w:pStyle w:val="CopticVersemulti-line"/>
            </w:pPr>
            <w:r>
              <w:t xml:space="preserve">ⲫⲏⲉ̀ⲧⲁϥⲧⲱⲛϥ ⲉ̀ⲃⲟⲗ </w:t>
            </w:r>
          </w:p>
          <w:p w14:paraId="4C855CAF" w14:textId="77777777" w:rsidR="00432933" w:rsidRDefault="00432933" w:rsidP="00432933">
            <w:pPr>
              <w:pStyle w:val="CopticVersemulti-line"/>
            </w:pPr>
            <w:r>
              <w:t>ϧⲉⲛ ⲛⲓⲉ̀ϩⲟⲟⲩ ⲙ̀ⲙⲁϩϣⲟⲙⲧ:</w:t>
            </w:r>
          </w:p>
          <w:p w14:paraId="6EE83A6F" w14:textId="25E6BDF9" w:rsidR="00432933" w:rsidRDefault="00432933" w:rsidP="008F07D0">
            <w:pPr>
              <w:pStyle w:val="CopticHangingVerse"/>
            </w:pPr>
            <w:r>
              <w:t>ⲥⲱϯ ⲙ̀ⲙⲟⲛ ⲟⲩⲟϩ ⲛⲁⲓ ⲛⲁⲛ.</w:t>
            </w:r>
          </w:p>
        </w:tc>
      </w:tr>
    </w:tbl>
    <w:p w14:paraId="72928A2F" w14:textId="66A628C6" w:rsidR="00924C51" w:rsidRDefault="0026642A" w:rsidP="00924C51">
      <w:pPr>
        <w:pStyle w:val="Heading4"/>
      </w:pPr>
      <w:r>
        <w:t>All You Heavenly Multitudes</w:t>
      </w:r>
    </w:p>
    <w:p w14:paraId="0DA3CC7C" w14:textId="1EB15957" w:rsidR="00717690" w:rsidRPr="00717690" w:rsidRDefault="00987C57" w:rsidP="00717690">
      <w:pPr>
        <w:pStyle w:val="Rubric"/>
      </w:pPr>
      <w:r>
        <w:t>This is s</w:t>
      </w:r>
      <w:r w:rsidR="00717690">
        <w:t xml:space="preserve">aid </w:t>
      </w:r>
      <w:r>
        <w:t xml:space="preserve">after the Praxis is read, </w:t>
      </w:r>
      <w:r w:rsidR="0026642A">
        <w:rPr>
          <w:lang w:val="en-US"/>
        </w:rPr>
        <w:t>while the icon is being prepared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5D539A76" w14:textId="77777777" w:rsidTr="00924C51">
        <w:trPr>
          <w:cantSplit/>
          <w:jc w:val="center"/>
        </w:trPr>
        <w:tc>
          <w:tcPr>
            <w:tcW w:w="288" w:type="dxa"/>
          </w:tcPr>
          <w:p w14:paraId="7ACC106D" w14:textId="77777777" w:rsidR="00924C51" w:rsidRDefault="00924C51" w:rsidP="00924C51">
            <w:pPr>
              <w:pStyle w:val="CopticCross"/>
            </w:pPr>
          </w:p>
        </w:tc>
        <w:tc>
          <w:tcPr>
            <w:tcW w:w="3960" w:type="dxa"/>
          </w:tcPr>
          <w:p w14:paraId="4BD9AB93" w14:textId="602A05F0" w:rsidR="00924C51" w:rsidRDefault="00924C51" w:rsidP="00924C51">
            <w:pPr>
              <w:pStyle w:val="EngHang"/>
            </w:pPr>
            <w:r>
              <w:t>All you heavenly multitudes,</w:t>
            </w:r>
          </w:p>
          <w:p w14:paraId="4732B6EE" w14:textId="0D212E11" w:rsidR="00924C51" w:rsidRDefault="00924C51" w:rsidP="00924C51">
            <w:pPr>
              <w:pStyle w:val="EngHang"/>
            </w:pPr>
            <w:r>
              <w:t>Sing melodies of praise to our God;</w:t>
            </w:r>
          </w:p>
          <w:p w14:paraId="4CF10B3B" w14:textId="5D5ADA27" w:rsidR="00924C51" w:rsidRDefault="00924C51" w:rsidP="00924C51">
            <w:pPr>
              <w:pStyle w:val="EngHang"/>
            </w:pPr>
            <w:r>
              <w:t>Rejoice together with us today,</w:t>
            </w:r>
          </w:p>
          <w:p w14:paraId="7898075B" w14:textId="7944780A" w:rsidR="00924C51" w:rsidRDefault="00924C51" w:rsidP="00924C51">
            <w:pPr>
              <w:pStyle w:val="EngHangEnd"/>
            </w:pPr>
            <w:r>
              <w:t>In the Resurrection of the Lord Christ.</w:t>
            </w:r>
          </w:p>
        </w:tc>
        <w:tc>
          <w:tcPr>
            <w:tcW w:w="288" w:type="dxa"/>
          </w:tcPr>
          <w:p w14:paraId="7B5F2FE8" w14:textId="77777777" w:rsidR="00924C51" w:rsidRDefault="00924C51" w:rsidP="00924C51"/>
        </w:tc>
        <w:tc>
          <w:tcPr>
            <w:tcW w:w="288" w:type="dxa"/>
          </w:tcPr>
          <w:p w14:paraId="0DBDCF3F" w14:textId="77777777" w:rsidR="00924C51" w:rsidRDefault="00924C51" w:rsidP="00924C51">
            <w:pPr>
              <w:pStyle w:val="CopticCross"/>
            </w:pPr>
          </w:p>
        </w:tc>
        <w:tc>
          <w:tcPr>
            <w:tcW w:w="3960" w:type="dxa"/>
          </w:tcPr>
          <w:p w14:paraId="73B5D5AC" w14:textId="77777777" w:rsidR="00924C51" w:rsidRDefault="00924C51" w:rsidP="00924C51">
            <w:pPr>
              <w:pStyle w:val="CopticVersemulti-line"/>
            </w:pPr>
            <w:r>
              <w:t>Ⲛⲓⲭⲟⲣⲟⲥ ⲧⲏⲣⲟⲩ ⲛ̀ⲛⲁⲛⲓⲫⲏⲟⲩⲓ:</w:t>
            </w:r>
          </w:p>
          <w:p w14:paraId="44AF003B" w14:textId="77777777" w:rsidR="00924C51" w:rsidRDefault="00924C51" w:rsidP="00924C51">
            <w:pPr>
              <w:pStyle w:val="CopticVersemulti-line"/>
            </w:pPr>
            <w:r>
              <w:t>ⲁⲣⲓⲯⲁⲗⲓⲛ ⲉ̀Ⲡⲉⲛⲛⲟⲩϯ ϧⲉⲛ ⲛⲓⲃⲱϩⲉⲙ ⲛ̀ⲧⲉ ⲛⲓϩⲱⲥ:</w:t>
            </w:r>
          </w:p>
          <w:p w14:paraId="64D7856A" w14:textId="77777777" w:rsidR="00924C51" w:rsidRDefault="00924C51" w:rsidP="00924C51">
            <w:pPr>
              <w:pStyle w:val="CopticVersemulti-line"/>
            </w:pPr>
            <w:r>
              <w:t>ⲟⲩⲛⲟϥ ⲙ̀ⲙⲱⲧⲉⲛ ⲛⲉⲙⲁⲛ ⲙ̀ⲫⲟⲟⲩ ⲉⲣⲧⲉⲛⲣⲁϣⲓ:</w:t>
            </w:r>
          </w:p>
          <w:p w14:paraId="31B3E48C" w14:textId="4BFBA3E7" w:rsidR="00924C51" w:rsidRPr="00AF56AD" w:rsidRDefault="00924C51" w:rsidP="00924C51">
            <w:pPr>
              <w:pStyle w:val="CopticVerse"/>
            </w:pPr>
            <w:r>
              <w:t>ϧⲉⲛ ⲧ̀ⲁ̀ⲛⲁⲥⲧⲁⲥⲓⲥ ⲙ̀ⲫ̀ⲛⲏⲃ Ⲡⲓⲭ̀ⲣⲓⲥⲧⲟⲥ.</w:t>
            </w:r>
          </w:p>
        </w:tc>
      </w:tr>
      <w:tr w:rsidR="00924C51" w:rsidRPr="00AF56AD" w14:paraId="4BE1A2A2" w14:textId="77777777" w:rsidTr="00924C51">
        <w:trPr>
          <w:cantSplit/>
          <w:jc w:val="center"/>
        </w:trPr>
        <w:tc>
          <w:tcPr>
            <w:tcW w:w="288" w:type="dxa"/>
          </w:tcPr>
          <w:p w14:paraId="6B598545" w14:textId="77777777" w:rsidR="00924C51" w:rsidRDefault="00924C51" w:rsidP="00924C51">
            <w:pPr>
              <w:pStyle w:val="CopticCross"/>
            </w:pPr>
          </w:p>
        </w:tc>
        <w:tc>
          <w:tcPr>
            <w:tcW w:w="3960" w:type="dxa"/>
          </w:tcPr>
          <w:p w14:paraId="47041599" w14:textId="0FDB506E" w:rsidR="00924C51" w:rsidRDefault="00924C51" w:rsidP="00924C51">
            <w:pPr>
              <w:pStyle w:val="EngHang"/>
            </w:pPr>
            <w:r>
              <w:t>Today the prophecies were fulfilled,</w:t>
            </w:r>
          </w:p>
          <w:p w14:paraId="6BA95012" w14:textId="468A3253" w:rsidR="00924C51" w:rsidRDefault="00924C51" w:rsidP="00924C51">
            <w:pPr>
              <w:pStyle w:val="EngHang"/>
            </w:pPr>
            <w:r>
              <w:t>And the sayings of the forefathers were realized:</w:t>
            </w:r>
          </w:p>
          <w:p w14:paraId="3BF6D367" w14:textId="74FE9631" w:rsidR="00924C51" w:rsidRDefault="00924C51" w:rsidP="00924C51">
            <w:pPr>
              <w:pStyle w:val="EngHang"/>
            </w:pPr>
            <w:r>
              <w:t>The Lord is risen from the dead,</w:t>
            </w:r>
          </w:p>
          <w:p w14:paraId="02BD5864" w14:textId="772A9C3C" w:rsidR="00924C51" w:rsidRDefault="00924C51" w:rsidP="00924C51">
            <w:pPr>
              <w:pStyle w:val="EngHangEnd"/>
            </w:pPr>
            <w:r>
              <w:t>And He is the Firstfruit of those who slept.</w:t>
            </w:r>
          </w:p>
        </w:tc>
        <w:tc>
          <w:tcPr>
            <w:tcW w:w="288" w:type="dxa"/>
          </w:tcPr>
          <w:p w14:paraId="34F4B00C" w14:textId="77777777" w:rsidR="00924C51" w:rsidRDefault="00924C51" w:rsidP="00924C51"/>
        </w:tc>
        <w:tc>
          <w:tcPr>
            <w:tcW w:w="288" w:type="dxa"/>
          </w:tcPr>
          <w:p w14:paraId="2A128D49" w14:textId="77777777" w:rsidR="00924C51" w:rsidRDefault="00924C51" w:rsidP="00924C51">
            <w:pPr>
              <w:pStyle w:val="CopticCross"/>
            </w:pPr>
          </w:p>
        </w:tc>
        <w:tc>
          <w:tcPr>
            <w:tcW w:w="3960" w:type="dxa"/>
          </w:tcPr>
          <w:p w14:paraId="01A40376" w14:textId="77777777" w:rsidR="00924C51" w:rsidRDefault="00924C51" w:rsidP="00924C51">
            <w:pPr>
              <w:pStyle w:val="CopticVersemulti-line"/>
            </w:pPr>
            <w:r>
              <w:t>Ⲙ̀ⲫⲟⲟⲩ ⲁ̀ⲛⲓⲡ̀ⲣⲟⲫⲏⲧⲓⲁ ϫⲱⲕ ⲉ̀ⲃⲟⲗ:</w:t>
            </w:r>
          </w:p>
          <w:p w14:paraId="0A5079F7" w14:textId="77777777" w:rsidR="00924C51" w:rsidRDefault="00924C51" w:rsidP="00924C51">
            <w:pPr>
              <w:pStyle w:val="CopticVersemulti-line"/>
            </w:pPr>
            <w:r>
              <w:t>ⲟⲩⲟϩ ⲁ̀ⲛⲓⲥⲁϫⲓ ⲛ̀ⲧⲉ ⲛⲉⲛⲓⲟϯ ϣⲱⲡⲓ:</w:t>
            </w:r>
          </w:p>
          <w:p w14:paraId="0B0DE023" w14:textId="77777777" w:rsidR="00924C51" w:rsidRDefault="00924C51" w:rsidP="00924C51">
            <w:pPr>
              <w:pStyle w:val="CopticVersemulti-line"/>
            </w:pPr>
            <w:r>
              <w:t>ⲉⲑⲃⲉ ⲧ̀ⲁ̀ⲛⲁⲥⲧⲁⲥⲓⲥ ⲙ̀Ⲡϭⲟⲓⲥ ⲉ̀ⲃⲟⲗ ϧⲉⲛ ⲛⲏⲉⲑⲙⲱⲟⲩⲧ:</w:t>
            </w:r>
          </w:p>
          <w:p w14:paraId="7B8F84AC" w14:textId="08575FAD" w:rsidR="00924C51" w:rsidRDefault="00924C51" w:rsidP="00924C51">
            <w:pPr>
              <w:pStyle w:val="CopticHangingVerse"/>
            </w:pPr>
            <w:r>
              <w:t>ⲉϥⲟⲓ ⲛ̀ϣⲟⲣⲡ ⲛ̀ⲛⲏⲉⲧⲁⲩⲉⲛⲕⲟⲧ:</w:t>
            </w:r>
          </w:p>
        </w:tc>
      </w:tr>
      <w:tr w:rsidR="00924C51" w:rsidRPr="00AF56AD" w14:paraId="64AEC022" w14:textId="77777777" w:rsidTr="00924C51">
        <w:trPr>
          <w:cantSplit/>
          <w:jc w:val="center"/>
        </w:trPr>
        <w:tc>
          <w:tcPr>
            <w:tcW w:w="288" w:type="dxa"/>
          </w:tcPr>
          <w:p w14:paraId="2A290D46" w14:textId="77777777" w:rsidR="00924C51" w:rsidRDefault="00924C51" w:rsidP="00924C51">
            <w:pPr>
              <w:pStyle w:val="CopticCross"/>
            </w:pPr>
          </w:p>
        </w:tc>
        <w:tc>
          <w:tcPr>
            <w:tcW w:w="3960" w:type="dxa"/>
          </w:tcPr>
          <w:p w14:paraId="4AA51B58" w14:textId="2E628071" w:rsidR="00924C51" w:rsidRDefault="00924C51" w:rsidP="00924C51">
            <w:pPr>
              <w:pStyle w:val="EngHang"/>
            </w:pPr>
            <w:r>
              <w:t>The Lord has awakened as one from sleep,</w:t>
            </w:r>
          </w:p>
          <w:p w14:paraId="13E62920" w14:textId="6089F37B" w:rsidR="00924C51" w:rsidRDefault="00924C51" w:rsidP="00924C51">
            <w:pPr>
              <w:pStyle w:val="EngHang"/>
            </w:pPr>
            <w:r>
              <w:t>And as a mighty man shouting by reason of wine;</w:t>
            </w:r>
          </w:p>
          <w:p w14:paraId="274E9239" w14:textId="03170A86" w:rsidR="00924C51" w:rsidRDefault="00924C51" w:rsidP="00924C51">
            <w:pPr>
              <w:pStyle w:val="EngHang"/>
            </w:pPr>
            <w:r>
              <w:t>He has granted us eternal joy,</w:t>
            </w:r>
          </w:p>
          <w:p w14:paraId="3B16D3B7" w14:textId="18BCC472" w:rsidR="00924C51" w:rsidRDefault="00924C51" w:rsidP="00924C51">
            <w:pPr>
              <w:pStyle w:val="EngHangEnd"/>
            </w:pPr>
            <w:r>
              <w:t>And has freed us from the bitter bondage.</w:t>
            </w:r>
          </w:p>
        </w:tc>
        <w:tc>
          <w:tcPr>
            <w:tcW w:w="288" w:type="dxa"/>
          </w:tcPr>
          <w:p w14:paraId="75C4D7AA" w14:textId="77777777" w:rsidR="00924C51" w:rsidRDefault="00924C51" w:rsidP="00924C51"/>
        </w:tc>
        <w:tc>
          <w:tcPr>
            <w:tcW w:w="288" w:type="dxa"/>
          </w:tcPr>
          <w:p w14:paraId="1B9279D7" w14:textId="77777777" w:rsidR="00924C51" w:rsidRDefault="00924C51" w:rsidP="00924C51">
            <w:pPr>
              <w:pStyle w:val="CopticCross"/>
            </w:pPr>
          </w:p>
        </w:tc>
        <w:tc>
          <w:tcPr>
            <w:tcW w:w="3960" w:type="dxa"/>
          </w:tcPr>
          <w:p w14:paraId="601F5294" w14:textId="77777777" w:rsidR="00924C51" w:rsidRDefault="00924C51" w:rsidP="00924C51">
            <w:pPr>
              <w:pStyle w:val="CopticVersemulti-line"/>
            </w:pPr>
            <w:r>
              <w:t>Ⲁϥⲧⲱⲛϥ ⲛ̀ϫⲉ Ⲡϭⲟⲓⲥ ⲙ̀ⲫ̀ⲣⲏϯ ⲙ̀ⲫⲏ ⲉⲧⲉⲛⲕⲟⲧ:</w:t>
            </w:r>
          </w:p>
          <w:p w14:paraId="5DBD4A41" w14:textId="77777777" w:rsidR="00924C51" w:rsidRDefault="00924C51" w:rsidP="00924C51">
            <w:pPr>
              <w:pStyle w:val="CopticVersemulti-line"/>
            </w:pPr>
            <w:r>
              <w:t>ⲓⲉ ⲕⲉ ⲟⲩⲁⲓ ⲉϥⲑⲁϧⲓ ⲉ̀ⲃⲟⲗ ϧⲉⲛ ⲡ̀ⲏⲣⲡ:</w:t>
            </w:r>
          </w:p>
          <w:p w14:paraId="493C670E" w14:textId="77777777" w:rsidR="00924C51" w:rsidRDefault="00924C51" w:rsidP="00924C51">
            <w:pPr>
              <w:pStyle w:val="CopticVersemulti-line"/>
            </w:pPr>
            <w:r>
              <w:t>ⲟⲩⲟϩ ⲁϥⲉⲣϩ̀ⲙⲟⲧ ⲛⲁⲛ ⲙ̀ⲡⲓⲱⲛϧ ⲛ̀ⲉ̀ⲛⲉϩ:</w:t>
            </w:r>
          </w:p>
          <w:p w14:paraId="6A8AAA28" w14:textId="79EE2AA7" w:rsidR="00924C51" w:rsidRPr="00AF56AD" w:rsidRDefault="00924C51" w:rsidP="00924C51">
            <w:pPr>
              <w:pStyle w:val="CopticHangingVerse"/>
            </w:pPr>
            <w:r>
              <w:t>ⲟⲩⲟϩ ⲁϥⲁⲓⲧⲉⲛ ⲛ̀ⲣⲉⲙϩⲉ ⲉ̀ⲃⲟⲗ ϩⲁ ϯⲙⲉⲧⲃⲱⲕ ⲛ̀ϣⲁϣⲓ.</w:t>
            </w:r>
          </w:p>
        </w:tc>
      </w:tr>
      <w:tr w:rsidR="0026642A" w:rsidRPr="00AF56AD" w14:paraId="6184C7E6" w14:textId="77777777" w:rsidTr="00924C51">
        <w:trPr>
          <w:cantSplit/>
          <w:jc w:val="center"/>
        </w:trPr>
        <w:tc>
          <w:tcPr>
            <w:tcW w:w="288" w:type="dxa"/>
          </w:tcPr>
          <w:p w14:paraId="5DDFD0DD" w14:textId="77777777" w:rsidR="0026642A" w:rsidRDefault="0026642A" w:rsidP="00924C51">
            <w:pPr>
              <w:pStyle w:val="CopticCross"/>
            </w:pPr>
          </w:p>
        </w:tc>
        <w:tc>
          <w:tcPr>
            <w:tcW w:w="3960" w:type="dxa"/>
          </w:tcPr>
          <w:p w14:paraId="62A6D8ED" w14:textId="43F364AD" w:rsidR="0026642A" w:rsidRDefault="0026642A" w:rsidP="00924C51">
            <w:pPr>
              <w:pStyle w:val="EngHang"/>
            </w:pPr>
            <w:r>
              <w:t xml:space="preserve">He </w:t>
            </w:r>
            <w:r w:rsidR="001309A0">
              <w:t>conquered and annihilated Hades</w:t>
            </w:r>
            <w:r>
              <w:t>,</w:t>
            </w:r>
          </w:p>
          <w:p w14:paraId="3A555661" w14:textId="77777777" w:rsidR="0026642A" w:rsidRDefault="0026642A" w:rsidP="00924C51">
            <w:pPr>
              <w:pStyle w:val="EngHang"/>
            </w:pPr>
            <w:r>
              <w:t>And broke the gates of brass,</w:t>
            </w:r>
          </w:p>
          <w:p w14:paraId="3CEA7E3F" w14:textId="2503D476" w:rsidR="0026642A" w:rsidRDefault="0026642A" w:rsidP="00924C51">
            <w:pPr>
              <w:pStyle w:val="EngHang"/>
            </w:pPr>
            <w:r>
              <w:t>And cut asunder the bars of iron</w:t>
            </w:r>
            <w:r w:rsidR="001309A0">
              <w:t xml:space="preserve"> for us</w:t>
            </w:r>
            <w:r>
              <w:t>,</w:t>
            </w:r>
          </w:p>
          <w:p w14:paraId="6E5C8F51" w14:textId="2837B1D5" w:rsidR="0026642A" w:rsidRDefault="001309A0" w:rsidP="0026642A">
            <w:pPr>
              <w:pStyle w:val="EngHangEnd"/>
            </w:pPr>
            <w:r>
              <w:t>E</w:t>
            </w:r>
            <w:r w:rsidR="0026642A">
              <w:t>xchanging punishment for salvation,</w:t>
            </w:r>
          </w:p>
        </w:tc>
        <w:tc>
          <w:tcPr>
            <w:tcW w:w="288" w:type="dxa"/>
          </w:tcPr>
          <w:p w14:paraId="6FF2F8E1" w14:textId="77777777" w:rsidR="0026642A" w:rsidRDefault="0026642A" w:rsidP="00924C51"/>
        </w:tc>
        <w:tc>
          <w:tcPr>
            <w:tcW w:w="288" w:type="dxa"/>
          </w:tcPr>
          <w:p w14:paraId="5742C3A7" w14:textId="77777777" w:rsidR="0026642A" w:rsidRDefault="0026642A" w:rsidP="00924C51">
            <w:pPr>
              <w:pStyle w:val="CopticCross"/>
            </w:pPr>
          </w:p>
        </w:tc>
        <w:tc>
          <w:tcPr>
            <w:tcW w:w="3960" w:type="dxa"/>
          </w:tcPr>
          <w:p w14:paraId="3758B782" w14:textId="77777777" w:rsidR="0026642A" w:rsidRDefault="0026642A" w:rsidP="00924C51">
            <w:pPr>
              <w:pStyle w:val="CopticVersemulti-line"/>
            </w:pPr>
          </w:p>
        </w:tc>
      </w:tr>
      <w:tr w:rsidR="0026642A" w:rsidRPr="00AF56AD" w14:paraId="63B1BA4E" w14:textId="77777777" w:rsidTr="00924C51">
        <w:trPr>
          <w:cantSplit/>
          <w:jc w:val="center"/>
        </w:trPr>
        <w:tc>
          <w:tcPr>
            <w:tcW w:w="288" w:type="dxa"/>
          </w:tcPr>
          <w:p w14:paraId="664E30CA" w14:textId="77777777" w:rsidR="0026642A" w:rsidRDefault="0026642A" w:rsidP="00924C51">
            <w:pPr>
              <w:pStyle w:val="CopticCross"/>
            </w:pPr>
          </w:p>
        </w:tc>
        <w:tc>
          <w:tcPr>
            <w:tcW w:w="3960" w:type="dxa"/>
          </w:tcPr>
          <w:p w14:paraId="2F102F12" w14:textId="77777777" w:rsidR="0026642A" w:rsidRDefault="0026642A" w:rsidP="00924C51">
            <w:pPr>
              <w:pStyle w:val="EngHang"/>
            </w:pPr>
            <w:r>
              <w:t>And restored Adam to Paradise,</w:t>
            </w:r>
          </w:p>
          <w:p w14:paraId="1CD54307" w14:textId="441CB20C" w:rsidR="0026642A" w:rsidRDefault="001309A0" w:rsidP="00924C51">
            <w:pPr>
              <w:pStyle w:val="EngHang"/>
            </w:pPr>
            <w:r>
              <w:t>In joy, gladness, and happiness,</w:t>
            </w:r>
          </w:p>
          <w:p w14:paraId="6FCEB2EB" w14:textId="77777777" w:rsidR="001309A0" w:rsidRDefault="001309A0" w:rsidP="001309A0">
            <w:pPr>
              <w:pStyle w:val="EngHang"/>
            </w:pPr>
            <w:r>
              <w:t>And his sons, who were in captivity,</w:t>
            </w:r>
          </w:p>
          <w:p w14:paraId="60B29F7B" w14:textId="01FB9E2D" w:rsidR="001309A0" w:rsidRDefault="001309A0" w:rsidP="001309A0">
            <w:pPr>
              <w:pStyle w:val="EngHangEnd"/>
            </w:pPr>
            <w:r>
              <w:t>Once more to joy.</w:t>
            </w:r>
          </w:p>
        </w:tc>
        <w:tc>
          <w:tcPr>
            <w:tcW w:w="288" w:type="dxa"/>
          </w:tcPr>
          <w:p w14:paraId="3F9D1351" w14:textId="77777777" w:rsidR="0026642A" w:rsidRDefault="0026642A" w:rsidP="00924C51"/>
        </w:tc>
        <w:tc>
          <w:tcPr>
            <w:tcW w:w="288" w:type="dxa"/>
          </w:tcPr>
          <w:p w14:paraId="07FAD7E8" w14:textId="77777777" w:rsidR="0026642A" w:rsidRDefault="0026642A" w:rsidP="00924C51">
            <w:pPr>
              <w:pStyle w:val="CopticCross"/>
            </w:pPr>
          </w:p>
        </w:tc>
        <w:tc>
          <w:tcPr>
            <w:tcW w:w="3960" w:type="dxa"/>
          </w:tcPr>
          <w:p w14:paraId="3D398BB7" w14:textId="77777777" w:rsidR="0026642A" w:rsidRDefault="0026642A" w:rsidP="00924C51">
            <w:pPr>
              <w:pStyle w:val="CopticVersemulti-line"/>
            </w:pPr>
          </w:p>
        </w:tc>
      </w:tr>
      <w:tr w:rsidR="001309A0" w:rsidRPr="00AF56AD" w14:paraId="558EF258" w14:textId="77777777" w:rsidTr="00924C51">
        <w:trPr>
          <w:cantSplit/>
          <w:jc w:val="center"/>
        </w:trPr>
        <w:tc>
          <w:tcPr>
            <w:tcW w:w="288" w:type="dxa"/>
          </w:tcPr>
          <w:p w14:paraId="30A58124" w14:textId="77777777" w:rsidR="001309A0" w:rsidRDefault="001309A0" w:rsidP="00924C51">
            <w:pPr>
              <w:pStyle w:val="CopticCross"/>
            </w:pPr>
          </w:p>
        </w:tc>
        <w:tc>
          <w:tcPr>
            <w:tcW w:w="3960" w:type="dxa"/>
          </w:tcPr>
          <w:p w14:paraId="0AC1C271" w14:textId="77777777" w:rsidR="001309A0" w:rsidRDefault="001309A0" w:rsidP="00924C51">
            <w:pPr>
              <w:pStyle w:val="EngHang"/>
            </w:pPr>
            <w:r>
              <w:t>Today the signal of salvation spread,</w:t>
            </w:r>
          </w:p>
          <w:p w14:paraId="0E94D57A" w14:textId="77777777" w:rsidR="001309A0" w:rsidRDefault="001309A0" w:rsidP="00924C51">
            <w:pPr>
              <w:pStyle w:val="EngHang"/>
            </w:pPr>
            <w:r>
              <w:t>The boides and spirits were renewed,</w:t>
            </w:r>
          </w:p>
          <w:p w14:paraId="73C6BDDD" w14:textId="77777777" w:rsidR="001309A0" w:rsidRDefault="001309A0" w:rsidP="00924C51">
            <w:pPr>
              <w:pStyle w:val="EngHang"/>
            </w:pPr>
            <w:r>
              <w:t>The believers won clemency for the retribution,</w:t>
            </w:r>
          </w:p>
          <w:p w14:paraId="585800DE" w14:textId="407FFEF6" w:rsidR="001309A0" w:rsidRDefault="001309A0" w:rsidP="001309A0">
            <w:pPr>
              <w:pStyle w:val="EngHangEnd"/>
            </w:pPr>
            <w:r>
              <w:t>And glorified God with joyful praises.</w:t>
            </w:r>
          </w:p>
        </w:tc>
        <w:tc>
          <w:tcPr>
            <w:tcW w:w="288" w:type="dxa"/>
          </w:tcPr>
          <w:p w14:paraId="432626BB" w14:textId="77777777" w:rsidR="001309A0" w:rsidRDefault="001309A0" w:rsidP="00924C51"/>
        </w:tc>
        <w:tc>
          <w:tcPr>
            <w:tcW w:w="288" w:type="dxa"/>
          </w:tcPr>
          <w:p w14:paraId="29A8A4DC" w14:textId="77777777" w:rsidR="001309A0" w:rsidRDefault="001309A0" w:rsidP="00924C51">
            <w:pPr>
              <w:pStyle w:val="CopticCross"/>
            </w:pPr>
          </w:p>
        </w:tc>
        <w:tc>
          <w:tcPr>
            <w:tcW w:w="3960" w:type="dxa"/>
          </w:tcPr>
          <w:p w14:paraId="45C945FE" w14:textId="77777777" w:rsidR="001309A0" w:rsidRDefault="001309A0" w:rsidP="00924C51">
            <w:pPr>
              <w:pStyle w:val="CopticVersemulti-line"/>
            </w:pPr>
          </w:p>
        </w:tc>
      </w:tr>
      <w:tr w:rsidR="001309A0" w:rsidRPr="00AF56AD" w14:paraId="20A9AE50" w14:textId="77777777" w:rsidTr="00924C51">
        <w:trPr>
          <w:cantSplit/>
          <w:jc w:val="center"/>
        </w:trPr>
        <w:tc>
          <w:tcPr>
            <w:tcW w:w="288" w:type="dxa"/>
          </w:tcPr>
          <w:p w14:paraId="3E6C7521" w14:textId="77777777" w:rsidR="001309A0" w:rsidRDefault="001309A0" w:rsidP="00924C51">
            <w:pPr>
              <w:pStyle w:val="CopticCross"/>
            </w:pPr>
          </w:p>
        </w:tc>
        <w:tc>
          <w:tcPr>
            <w:tcW w:w="3960" w:type="dxa"/>
          </w:tcPr>
          <w:p w14:paraId="61AD977B" w14:textId="77777777" w:rsidR="001309A0" w:rsidRDefault="001309A0" w:rsidP="00924C51">
            <w:pPr>
              <w:pStyle w:val="EngHang"/>
            </w:pPr>
            <w:r>
              <w:t>The daughter of David rejoiced,</w:t>
            </w:r>
          </w:p>
          <w:p w14:paraId="081646D2" w14:textId="77777777" w:rsidR="001309A0" w:rsidRDefault="001309A0" w:rsidP="00924C51">
            <w:pPr>
              <w:pStyle w:val="EngHang"/>
            </w:pPr>
            <w:r>
              <w:t>And hearts of the righteous apostles became glad,</w:t>
            </w:r>
          </w:p>
          <w:p w14:paraId="1FC36A8D" w14:textId="20FE0E40" w:rsidR="001309A0" w:rsidRDefault="001309A0" w:rsidP="00924C51">
            <w:pPr>
              <w:pStyle w:val="EngHang"/>
            </w:pPr>
            <w:r>
              <w:t>When the pure angels</w:t>
            </w:r>
          </w:p>
          <w:p w14:paraId="61D65418" w14:textId="63F006CD" w:rsidR="001309A0" w:rsidRDefault="001309A0" w:rsidP="001309A0">
            <w:pPr>
              <w:pStyle w:val="EngHangEnd"/>
            </w:pPr>
            <w:r>
              <w:t>Announced the Good News to them:</w:t>
            </w:r>
          </w:p>
        </w:tc>
        <w:tc>
          <w:tcPr>
            <w:tcW w:w="288" w:type="dxa"/>
          </w:tcPr>
          <w:p w14:paraId="76650624" w14:textId="77777777" w:rsidR="001309A0" w:rsidRDefault="001309A0" w:rsidP="00924C51"/>
        </w:tc>
        <w:tc>
          <w:tcPr>
            <w:tcW w:w="288" w:type="dxa"/>
          </w:tcPr>
          <w:p w14:paraId="1CA982B9" w14:textId="77777777" w:rsidR="001309A0" w:rsidRDefault="001309A0" w:rsidP="00924C51">
            <w:pPr>
              <w:pStyle w:val="CopticCross"/>
            </w:pPr>
          </w:p>
        </w:tc>
        <w:tc>
          <w:tcPr>
            <w:tcW w:w="3960" w:type="dxa"/>
          </w:tcPr>
          <w:p w14:paraId="2E08BF8F" w14:textId="77777777" w:rsidR="001309A0" w:rsidRDefault="001309A0" w:rsidP="00924C51">
            <w:pPr>
              <w:pStyle w:val="CopticVersemulti-line"/>
            </w:pPr>
          </w:p>
        </w:tc>
      </w:tr>
      <w:tr w:rsidR="001309A0" w:rsidRPr="00AF56AD" w14:paraId="458EE246" w14:textId="77777777" w:rsidTr="00924C51">
        <w:trPr>
          <w:cantSplit/>
          <w:jc w:val="center"/>
        </w:trPr>
        <w:tc>
          <w:tcPr>
            <w:tcW w:w="288" w:type="dxa"/>
          </w:tcPr>
          <w:p w14:paraId="7E1AD1F7" w14:textId="77777777" w:rsidR="001309A0" w:rsidRDefault="001309A0" w:rsidP="00924C51">
            <w:pPr>
              <w:pStyle w:val="CopticCross"/>
            </w:pPr>
          </w:p>
        </w:tc>
        <w:tc>
          <w:tcPr>
            <w:tcW w:w="3960" w:type="dxa"/>
          </w:tcPr>
          <w:p w14:paraId="31347179" w14:textId="77777777" w:rsidR="001309A0" w:rsidRDefault="001309A0" w:rsidP="00924C51">
            <w:pPr>
              <w:pStyle w:val="EngHang"/>
            </w:pPr>
            <w:r>
              <w:t>That Jesus Christ is risen,</w:t>
            </w:r>
          </w:p>
          <w:p w14:paraId="5A0438F1" w14:textId="77777777" w:rsidR="001309A0" w:rsidRDefault="001309A0" w:rsidP="001309A0">
            <w:pPr>
              <w:pStyle w:val="EngHang"/>
              <w:ind w:left="0" w:firstLine="0"/>
            </w:pPr>
            <w:r>
              <w:t>“He is not here.”</w:t>
            </w:r>
          </w:p>
          <w:p w14:paraId="3C656A6F" w14:textId="3310F5FA" w:rsidR="001309A0" w:rsidRDefault="001309A0" w:rsidP="00924C51">
            <w:pPr>
              <w:pStyle w:val="EngHang"/>
            </w:pPr>
            <w:r>
              <w:t>So the women went to he honoured disciples,</w:t>
            </w:r>
          </w:p>
          <w:p w14:paraId="65F5FC65" w14:textId="4F1364D9" w:rsidR="001309A0" w:rsidRDefault="001309A0" w:rsidP="001309A0">
            <w:pPr>
              <w:pStyle w:val="EngHangEnd"/>
            </w:pPr>
            <w:r>
              <w:t>And proclaimed the Resurreciton of the Creator of all to them.</w:t>
            </w:r>
          </w:p>
        </w:tc>
        <w:tc>
          <w:tcPr>
            <w:tcW w:w="288" w:type="dxa"/>
          </w:tcPr>
          <w:p w14:paraId="28E09EB6" w14:textId="77777777" w:rsidR="001309A0" w:rsidRDefault="001309A0" w:rsidP="00924C51"/>
        </w:tc>
        <w:tc>
          <w:tcPr>
            <w:tcW w:w="288" w:type="dxa"/>
          </w:tcPr>
          <w:p w14:paraId="4C3574CC" w14:textId="77777777" w:rsidR="001309A0" w:rsidRDefault="001309A0" w:rsidP="00924C51">
            <w:pPr>
              <w:pStyle w:val="CopticCross"/>
            </w:pPr>
          </w:p>
        </w:tc>
        <w:tc>
          <w:tcPr>
            <w:tcW w:w="3960" w:type="dxa"/>
          </w:tcPr>
          <w:p w14:paraId="39CE974B" w14:textId="77777777" w:rsidR="001309A0" w:rsidRDefault="001309A0" w:rsidP="00924C51">
            <w:pPr>
              <w:pStyle w:val="CopticVersemulti-line"/>
            </w:pPr>
          </w:p>
        </w:tc>
      </w:tr>
      <w:tr w:rsidR="001309A0" w:rsidRPr="00AF56AD" w14:paraId="352B3240" w14:textId="77777777" w:rsidTr="00924C51">
        <w:trPr>
          <w:cantSplit/>
          <w:jc w:val="center"/>
        </w:trPr>
        <w:tc>
          <w:tcPr>
            <w:tcW w:w="288" w:type="dxa"/>
          </w:tcPr>
          <w:p w14:paraId="4BACEF0D" w14:textId="77777777" w:rsidR="001309A0" w:rsidRDefault="001309A0" w:rsidP="00924C51">
            <w:pPr>
              <w:pStyle w:val="CopticCross"/>
            </w:pPr>
          </w:p>
        </w:tc>
        <w:tc>
          <w:tcPr>
            <w:tcW w:w="3960" w:type="dxa"/>
          </w:tcPr>
          <w:p w14:paraId="70F35FF7" w14:textId="77777777" w:rsidR="001309A0" w:rsidRDefault="001309A0" w:rsidP="00924C51">
            <w:pPr>
              <w:pStyle w:val="EngHang"/>
            </w:pPr>
            <w:r>
              <w:t>He appreared to His diciples, giving them joy,</w:t>
            </w:r>
          </w:p>
          <w:p w14:paraId="70C89D05" w14:textId="77777777" w:rsidR="001309A0" w:rsidRDefault="001309A0" w:rsidP="00924C51">
            <w:pPr>
              <w:pStyle w:val="EngHang"/>
            </w:pPr>
            <w:r>
              <w:t>They say Him with delight,</w:t>
            </w:r>
          </w:p>
          <w:p w14:paraId="70593958" w14:textId="77777777" w:rsidR="001309A0" w:rsidRDefault="001309A0" w:rsidP="00924C51">
            <w:pPr>
              <w:pStyle w:val="EngHang"/>
            </w:pPr>
            <w:r>
              <w:t>In the glory of His divinity,</w:t>
            </w:r>
          </w:p>
          <w:p w14:paraId="445BA46F" w14:textId="24A02B26" w:rsidR="001309A0" w:rsidRDefault="001309A0" w:rsidP="001309A0">
            <w:pPr>
              <w:pStyle w:val="EngHangEnd"/>
            </w:pPr>
            <w:r>
              <w:t>And they were happy to see Him alive.</w:t>
            </w:r>
          </w:p>
        </w:tc>
        <w:tc>
          <w:tcPr>
            <w:tcW w:w="288" w:type="dxa"/>
          </w:tcPr>
          <w:p w14:paraId="0AC00095" w14:textId="77777777" w:rsidR="001309A0" w:rsidRDefault="001309A0" w:rsidP="00924C51"/>
        </w:tc>
        <w:tc>
          <w:tcPr>
            <w:tcW w:w="288" w:type="dxa"/>
          </w:tcPr>
          <w:p w14:paraId="02E307D5" w14:textId="77777777" w:rsidR="001309A0" w:rsidRDefault="001309A0" w:rsidP="00924C51">
            <w:pPr>
              <w:pStyle w:val="CopticCross"/>
            </w:pPr>
          </w:p>
        </w:tc>
        <w:tc>
          <w:tcPr>
            <w:tcW w:w="3960" w:type="dxa"/>
          </w:tcPr>
          <w:p w14:paraId="5AB03697" w14:textId="77777777" w:rsidR="001309A0" w:rsidRDefault="001309A0" w:rsidP="00924C51">
            <w:pPr>
              <w:pStyle w:val="CopticVersemulti-line"/>
            </w:pPr>
          </w:p>
        </w:tc>
      </w:tr>
      <w:tr w:rsidR="001309A0" w:rsidRPr="00AF56AD" w14:paraId="15F49821" w14:textId="77777777" w:rsidTr="00924C51">
        <w:trPr>
          <w:cantSplit/>
          <w:jc w:val="center"/>
        </w:trPr>
        <w:tc>
          <w:tcPr>
            <w:tcW w:w="288" w:type="dxa"/>
          </w:tcPr>
          <w:p w14:paraId="27BB0C60" w14:textId="77777777" w:rsidR="001309A0" w:rsidRDefault="001309A0" w:rsidP="00924C51">
            <w:pPr>
              <w:pStyle w:val="CopticCross"/>
            </w:pPr>
          </w:p>
        </w:tc>
        <w:tc>
          <w:tcPr>
            <w:tcW w:w="3960" w:type="dxa"/>
          </w:tcPr>
          <w:p w14:paraId="55C15CE7" w14:textId="77777777" w:rsidR="001309A0" w:rsidRDefault="00626974" w:rsidP="00924C51">
            <w:pPr>
              <w:pStyle w:val="EngHang"/>
            </w:pPr>
            <w:r>
              <w:t>We praise Him and exalt Him,</w:t>
            </w:r>
          </w:p>
          <w:p w14:paraId="499D9D82" w14:textId="77777777" w:rsidR="00626974" w:rsidRDefault="00626974" w:rsidP="00924C51">
            <w:pPr>
              <w:pStyle w:val="EngHang"/>
            </w:pPr>
            <w:r>
              <w:t>And confess the glory of His resurrection.</w:t>
            </w:r>
          </w:p>
          <w:p w14:paraId="79C81FF2" w14:textId="77777777" w:rsidR="00626974" w:rsidRDefault="00626974" w:rsidP="00924C51">
            <w:pPr>
              <w:pStyle w:val="EngHang"/>
            </w:pPr>
            <w:r>
              <w:t>We thank Him for His great grace,</w:t>
            </w:r>
          </w:p>
          <w:p w14:paraId="4DD68741" w14:textId="7B1FE1E6" w:rsidR="00626974" w:rsidRDefault="00626974" w:rsidP="00626974">
            <w:pPr>
              <w:pStyle w:val="EngHangEnd"/>
            </w:pPr>
            <w:r>
              <w:t>For His mercy endures forever.</w:t>
            </w:r>
          </w:p>
        </w:tc>
        <w:tc>
          <w:tcPr>
            <w:tcW w:w="288" w:type="dxa"/>
          </w:tcPr>
          <w:p w14:paraId="3A0FB449" w14:textId="77777777" w:rsidR="001309A0" w:rsidRDefault="001309A0" w:rsidP="00924C51"/>
        </w:tc>
        <w:tc>
          <w:tcPr>
            <w:tcW w:w="288" w:type="dxa"/>
          </w:tcPr>
          <w:p w14:paraId="07842F09" w14:textId="77777777" w:rsidR="001309A0" w:rsidRDefault="001309A0" w:rsidP="00924C51">
            <w:pPr>
              <w:pStyle w:val="CopticCross"/>
            </w:pPr>
          </w:p>
        </w:tc>
        <w:tc>
          <w:tcPr>
            <w:tcW w:w="3960" w:type="dxa"/>
          </w:tcPr>
          <w:p w14:paraId="750D2FED" w14:textId="77777777" w:rsidR="001309A0" w:rsidRDefault="001309A0" w:rsidP="00924C51">
            <w:pPr>
              <w:pStyle w:val="CopticVersemulti-line"/>
            </w:pPr>
          </w:p>
        </w:tc>
      </w:tr>
    </w:tbl>
    <w:p w14:paraId="548D5C42" w14:textId="2282941B" w:rsidR="00717690" w:rsidRPr="00AA4D95" w:rsidRDefault="00717690" w:rsidP="00717690">
      <w:pPr>
        <w:pStyle w:val="Heading4"/>
        <w:rPr>
          <w:rFonts w:ascii="Arial Unicode MS" w:eastAsia="Arial Unicode MS" w:hAnsi="Arial Unicode MS" w:cs="Arial Unicode MS"/>
        </w:rPr>
      </w:pPr>
      <w:r>
        <w:t xml:space="preserve">The </w:t>
      </w:r>
      <w:r w:rsidR="00AA4D95">
        <w:t>Greek Paschal Troparion</w:t>
      </w:r>
    </w:p>
    <w:p w14:paraId="4E192C96" w14:textId="5510262C" w:rsidR="00717690" w:rsidRPr="00717690" w:rsidRDefault="00717690" w:rsidP="00717690">
      <w:pPr>
        <w:pStyle w:val="Rubric"/>
      </w:pPr>
      <w:r>
        <w:t>The clergy process around the altar three times, the nave three times, and the altar once more, carrying the adorned Paschal icon, with the censers, crosses, and candles, while all the people chant the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rsidRPr="00AF56AD" w14:paraId="7F05EAEC" w14:textId="77777777" w:rsidTr="00717690">
        <w:trPr>
          <w:cantSplit/>
          <w:jc w:val="center"/>
        </w:trPr>
        <w:tc>
          <w:tcPr>
            <w:tcW w:w="288" w:type="dxa"/>
          </w:tcPr>
          <w:p w14:paraId="36D063D0" w14:textId="77777777" w:rsidR="00717690" w:rsidRDefault="00717690" w:rsidP="00717690">
            <w:pPr>
              <w:pStyle w:val="CopticCross"/>
            </w:pPr>
          </w:p>
        </w:tc>
        <w:tc>
          <w:tcPr>
            <w:tcW w:w="3960" w:type="dxa"/>
          </w:tcPr>
          <w:p w14:paraId="3291AA0E" w14:textId="14B35B53" w:rsidR="00717690" w:rsidRDefault="00717690" w:rsidP="00717690">
            <w:pPr>
              <w:pStyle w:val="EngHang"/>
            </w:pPr>
            <w:r>
              <w:t>Christ is risen from the dead,</w:t>
            </w:r>
          </w:p>
          <w:p w14:paraId="3FC34AD5" w14:textId="3CFC37E7" w:rsidR="00717690" w:rsidRDefault="00717690" w:rsidP="00717690">
            <w:pPr>
              <w:pStyle w:val="EngHang"/>
            </w:pPr>
            <w:r>
              <w:t>Trampling down death by death,</w:t>
            </w:r>
          </w:p>
          <w:p w14:paraId="32F963C6" w14:textId="0417E94F" w:rsidR="00717690" w:rsidRDefault="00717690" w:rsidP="00717690">
            <w:pPr>
              <w:pStyle w:val="EngHang"/>
            </w:pPr>
            <w:r>
              <w:t>And upon those in the tombs,</w:t>
            </w:r>
          </w:p>
          <w:p w14:paraId="1935B2E8" w14:textId="08453316" w:rsidR="00717690" w:rsidRDefault="00717690" w:rsidP="00717690">
            <w:pPr>
              <w:pStyle w:val="EngHangEnd"/>
            </w:pPr>
            <w:r>
              <w:t>Bestowing eternal life!</w:t>
            </w:r>
          </w:p>
        </w:tc>
        <w:tc>
          <w:tcPr>
            <w:tcW w:w="288" w:type="dxa"/>
          </w:tcPr>
          <w:p w14:paraId="3C1D1D43" w14:textId="77777777" w:rsidR="00717690" w:rsidRDefault="00717690" w:rsidP="00717690"/>
        </w:tc>
        <w:tc>
          <w:tcPr>
            <w:tcW w:w="288" w:type="dxa"/>
          </w:tcPr>
          <w:p w14:paraId="43F868E8" w14:textId="77777777" w:rsidR="00717690" w:rsidRDefault="00717690" w:rsidP="00717690">
            <w:pPr>
              <w:pStyle w:val="CopticCross"/>
            </w:pPr>
          </w:p>
        </w:tc>
        <w:tc>
          <w:tcPr>
            <w:tcW w:w="3960" w:type="dxa"/>
          </w:tcPr>
          <w:p w14:paraId="283F71F1" w14:textId="1060F047" w:rsidR="00717690" w:rsidRDefault="00717690" w:rsidP="00717690">
            <w:pPr>
              <w:pStyle w:val="CopticVersemulti-line"/>
            </w:pPr>
            <w:r>
              <w:t>Ⲭ̀ⲣⲓⲥⲧⲟⲥ ⲁ̀ⲛⲉⲥⲧⲏ ⲉⲕⲛⲉⲕⲣⲱⲛ:</w:t>
            </w:r>
          </w:p>
          <w:p w14:paraId="71EE968D" w14:textId="6F63020D" w:rsidR="00717690" w:rsidRDefault="00717690" w:rsidP="00717690">
            <w:pPr>
              <w:pStyle w:val="CopticVersemulti-line"/>
            </w:pPr>
            <w:r>
              <w:t>ⲑⲁⲛⲁⲧⲱ ⲑⲁⲛⲁⲧⲟⲛ ⲡⲁⲧⲏⲥⲁⲥ</w:t>
            </w:r>
          </w:p>
          <w:p w14:paraId="66A2D6E6" w14:textId="77777777" w:rsidR="00717690" w:rsidRDefault="00717690" w:rsidP="00717690">
            <w:pPr>
              <w:pStyle w:val="CopticVersemulti-line"/>
            </w:pPr>
            <w:r>
              <w:t>ⲕⲉ ⲧⲓⲥ ⲉⲛ ⲧⲓⲥ ⲙ̀ⲛⲏⲙⲁⲥⲓ</w:t>
            </w:r>
          </w:p>
          <w:p w14:paraId="2502FF39" w14:textId="241F7A48" w:rsidR="00717690" w:rsidRPr="00AF56AD" w:rsidRDefault="00717690" w:rsidP="00717690">
            <w:pPr>
              <w:pStyle w:val="CopticHangingVerse"/>
            </w:pPr>
            <w:r>
              <w:t>ⲍⲱⲏⲛ ⲭⲁⲣⲓⲥⲁⲙⲉⲛⲟⲥ.</w:t>
            </w:r>
          </w:p>
        </w:tc>
      </w:tr>
      <w:tr w:rsidR="00717690" w:rsidRPr="00AF56AD" w14:paraId="75701C81" w14:textId="77777777" w:rsidTr="00717690">
        <w:trPr>
          <w:cantSplit/>
          <w:jc w:val="center"/>
        </w:trPr>
        <w:tc>
          <w:tcPr>
            <w:tcW w:w="288" w:type="dxa"/>
          </w:tcPr>
          <w:p w14:paraId="211248F0" w14:textId="77777777" w:rsidR="00717690" w:rsidRDefault="00717690" w:rsidP="00717690">
            <w:pPr>
              <w:pStyle w:val="CopticCross"/>
            </w:pPr>
          </w:p>
        </w:tc>
        <w:tc>
          <w:tcPr>
            <w:tcW w:w="3960" w:type="dxa"/>
          </w:tcPr>
          <w:p w14:paraId="7ED9F08D" w14:textId="77777777" w:rsidR="00717690" w:rsidRDefault="00717690" w:rsidP="00717690">
            <w:pPr>
              <w:pStyle w:val="EngHang"/>
            </w:pPr>
            <w:r>
              <w:t>Glory to the Father and the Son</w:t>
            </w:r>
          </w:p>
          <w:p w14:paraId="22C31AD7" w14:textId="77777777" w:rsidR="00717690" w:rsidRDefault="00717690" w:rsidP="00717690">
            <w:pPr>
              <w:pStyle w:val="EngHang"/>
            </w:pPr>
            <w:r>
              <w:t>And the Holy Spirit,</w:t>
            </w:r>
          </w:p>
          <w:p w14:paraId="2DB6A7D8" w14:textId="77777777" w:rsidR="00717690" w:rsidRDefault="00717690" w:rsidP="00717690">
            <w:pPr>
              <w:pStyle w:val="EngHang"/>
            </w:pPr>
            <w:r>
              <w:t>Now and ever and to</w:t>
            </w:r>
          </w:p>
          <w:p w14:paraId="080BEB5B" w14:textId="7567E485" w:rsidR="00717690" w:rsidRDefault="00717690" w:rsidP="00717690">
            <w:pPr>
              <w:pStyle w:val="EngHangEnd"/>
            </w:pPr>
            <w:r>
              <w:t>the ages of the ages. Amen.</w:t>
            </w:r>
          </w:p>
        </w:tc>
        <w:tc>
          <w:tcPr>
            <w:tcW w:w="288" w:type="dxa"/>
          </w:tcPr>
          <w:p w14:paraId="4C50C9EA" w14:textId="77777777" w:rsidR="00717690" w:rsidRDefault="00717690" w:rsidP="00717690"/>
        </w:tc>
        <w:tc>
          <w:tcPr>
            <w:tcW w:w="288" w:type="dxa"/>
          </w:tcPr>
          <w:p w14:paraId="525EF744" w14:textId="77777777" w:rsidR="00717690" w:rsidRDefault="00717690" w:rsidP="00717690">
            <w:pPr>
              <w:pStyle w:val="CopticCross"/>
            </w:pPr>
          </w:p>
        </w:tc>
        <w:tc>
          <w:tcPr>
            <w:tcW w:w="3960" w:type="dxa"/>
          </w:tcPr>
          <w:p w14:paraId="3FC776EA" w14:textId="4EDFEEF0" w:rsidR="00717690" w:rsidRDefault="00717690" w:rsidP="00717690">
            <w:pPr>
              <w:pStyle w:val="CopticVersemulti-line"/>
            </w:pPr>
            <w:r>
              <w:t>Ⲇⲟⲝⲁ Ⲡⲁⲧⲣⲓ ⲕⲉ Ⲩⲓⲱ</w:t>
            </w:r>
          </w:p>
          <w:p w14:paraId="7FDE4ED1" w14:textId="7625ED9D" w:rsidR="00717690" w:rsidRDefault="00717690" w:rsidP="00717690">
            <w:pPr>
              <w:pStyle w:val="CopticVersemulti-line"/>
            </w:pPr>
            <w:r>
              <w:t>ⲕⲉ ⲁ̀ⲅⲓⲱ Ⲡⲛⲉⲩⲙⲁⲧⲓ:</w:t>
            </w:r>
          </w:p>
          <w:p w14:paraId="2819978C" w14:textId="0D617030" w:rsidR="00717690" w:rsidRDefault="00717690" w:rsidP="00717690">
            <w:pPr>
              <w:pStyle w:val="CopticVersemulti-line"/>
            </w:pPr>
            <w:r>
              <w:t>ⲕⲉ ⲛⲯⲛ ⲕⲉ ⲁ̀ⲓ̀ ⲕⲉ ⲓⲥⲧⲟⲩⲥ</w:t>
            </w:r>
          </w:p>
          <w:p w14:paraId="6229B776" w14:textId="645EC47A" w:rsidR="00717690" w:rsidRDefault="00717690" w:rsidP="00717690">
            <w:pPr>
              <w:pStyle w:val="CopticHangingVerse"/>
            </w:pPr>
            <w:r>
              <w:t>ⲉ̀ⲱ̀ⲛⲁⲥ ⲧⲱⲛ ⲉ̀ⲱ̀ⲛⲱⲛ: ⲁ̀ⲙⲏⲛ.</w:t>
            </w:r>
          </w:p>
        </w:tc>
      </w:tr>
    </w:tbl>
    <w:p w14:paraId="302725D8" w14:textId="03A50E45" w:rsidR="00AA4D95" w:rsidRPr="00AA4D95" w:rsidRDefault="00AA4D95" w:rsidP="00AA4D95">
      <w:pPr>
        <w:pStyle w:val="Heading4"/>
        <w:rPr>
          <w:rFonts w:ascii="Arial Unicode MS" w:eastAsia="Arial Unicode MS" w:hAnsi="Arial Unicode MS" w:cs="Arial Unicode MS"/>
        </w:rPr>
      </w:pPr>
      <w:r>
        <w:lastRenderedPageBreak/>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565828FE" w14:textId="77777777" w:rsidTr="008160D6">
        <w:trPr>
          <w:cantSplit/>
          <w:jc w:val="center"/>
        </w:trPr>
        <w:tc>
          <w:tcPr>
            <w:tcW w:w="288" w:type="dxa"/>
          </w:tcPr>
          <w:p w14:paraId="68E3A20A" w14:textId="77777777" w:rsidR="00AA4D95" w:rsidRDefault="00AA4D95" w:rsidP="008160D6">
            <w:pPr>
              <w:pStyle w:val="CopticCross"/>
            </w:pPr>
          </w:p>
        </w:tc>
        <w:tc>
          <w:tcPr>
            <w:tcW w:w="3960" w:type="dxa"/>
          </w:tcPr>
          <w:p w14:paraId="0CED719C" w14:textId="77777777" w:rsidR="00AA4D95" w:rsidRDefault="008160D6" w:rsidP="008160D6">
            <w:pPr>
              <w:pStyle w:val="EngHang"/>
            </w:pPr>
            <w:r>
              <w:t>We, the faithful,</w:t>
            </w:r>
          </w:p>
          <w:p w14:paraId="24C53686" w14:textId="77777777" w:rsidR="008160D6" w:rsidRDefault="008160D6" w:rsidP="008160D6">
            <w:pPr>
              <w:pStyle w:val="EngHang"/>
            </w:pPr>
            <w:r>
              <w:t>Sing to, and worship the Logos,</w:t>
            </w:r>
          </w:p>
          <w:p w14:paraId="759CD300" w14:textId="77777777" w:rsidR="008160D6" w:rsidRDefault="008160D6" w:rsidP="008160D6">
            <w:pPr>
              <w:pStyle w:val="EngHang"/>
            </w:pPr>
            <w:r>
              <w:t>Without beginning,</w:t>
            </w:r>
          </w:p>
          <w:p w14:paraId="582F70D0" w14:textId="77777777" w:rsidR="008160D6" w:rsidRDefault="008160D6" w:rsidP="008160D6">
            <w:pPr>
              <w:pStyle w:val="EngHang"/>
            </w:pPr>
            <w:r>
              <w:t>With the Father and the Spirit,</w:t>
            </w:r>
          </w:p>
          <w:p w14:paraId="54D15664" w14:textId="77777777" w:rsidR="008160D6" w:rsidRDefault="008160D6" w:rsidP="008160D6">
            <w:pPr>
              <w:pStyle w:val="EngHang"/>
            </w:pPr>
            <w:r>
              <w:t>Born of the Virgin for our salvation,</w:t>
            </w:r>
          </w:p>
          <w:p w14:paraId="76FA234E" w14:textId="77777777" w:rsidR="008160D6" w:rsidRDefault="008160D6" w:rsidP="008160D6">
            <w:pPr>
              <w:pStyle w:val="EngHang"/>
            </w:pPr>
            <w:r>
              <w:t>He was manifested in the flesh</w:t>
            </w:r>
          </w:p>
          <w:p w14:paraId="4385C425" w14:textId="77777777" w:rsidR="008160D6" w:rsidRDefault="008160D6" w:rsidP="008160D6">
            <w:pPr>
              <w:pStyle w:val="EngHang"/>
            </w:pPr>
            <w:r>
              <w:t>To ascend upon the Cross.</w:t>
            </w:r>
          </w:p>
          <w:p w14:paraId="35BC4917" w14:textId="77777777" w:rsidR="008160D6" w:rsidRDefault="008160D6" w:rsidP="008160D6">
            <w:pPr>
              <w:pStyle w:val="EngHang"/>
            </w:pPr>
            <w:r>
              <w:t>He endured even to death,</w:t>
            </w:r>
          </w:p>
          <w:p w14:paraId="2FC73A1F" w14:textId="77777777" w:rsidR="008160D6" w:rsidRDefault="008160D6" w:rsidP="008160D6">
            <w:pPr>
              <w:pStyle w:val="EngHang"/>
            </w:pPr>
            <w:r>
              <w:t>And raise the dead</w:t>
            </w:r>
          </w:p>
          <w:p w14:paraId="11BEB668" w14:textId="5FBF9DA2" w:rsidR="008160D6" w:rsidRDefault="008160D6" w:rsidP="008160D6">
            <w:pPr>
              <w:pStyle w:val="EngHangEnd"/>
            </w:pPr>
            <w:r>
              <w:t>By His glorious resurrection.</w:t>
            </w:r>
          </w:p>
        </w:tc>
        <w:tc>
          <w:tcPr>
            <w:tcW w:w="288" w:type="dxa"/>
          </w:tcPr>
          <w:p w14:paraId="5C685D37" w14:textId="77777777" w:rsidR="00AA4D95" w:rsidRDefault="00AA4D95" w:rsidP="008160D6"/>
        </w:tc>
        <w:tc>
          <w:tcPr>
            <w:tcW w:w="288" w:type="dxa"/>
          </w:tcPr>
          <w:p w14:paraId="2ACCF1FB" w14:textId="77777777" w:rsidR="00AA4D95" w:rsidRDefault="00AA4D95" w:rsidP="008160D6">
            <w:pPr>
              <w:pStyle w:val="CopticCross"/>
            </w:pPr>
          </w:p>
        </w:tc>
        <w:tc>
          <w:tcPr>
            <w:tcW w:w="3960" w:type="dxa"/>
          </w:tcPr>
          <w:p w14:paraId="5373008D" w14:textId="77777777" w:rsidR="00AA4D95" w:rsidRDefault="008160D6" w:rsidP="008160D6">
            <w:pPr>
              <w:pStyle w:val="CopticVersemulti-line"/>
            </w:pPr>
            <w:r>
              <w:t>Ⲧⲟⲛ ⲥⲩⲛⲁⲛⲁⲣⲭⲟⲛ ⲗⲟⲅⲟⲛ</w:t>
            </w:r>
          </w:p>
          <w:p w14:paraId="3225A9DC" w14:textId="77777777" w:rsidR="008160D6" w:rsidRDefault="008160D6" w:rsidP="008160D6">
            <w:pPr>
              <w:pStyle w:val="CopticVersemulti-line"/>
            </w:pPr>
            <w:r>
              <w:t>Ⲡⲁⲧⲣⲓ ⲕⲉ Ⲡⲛⲉⲩⲙⲁⲧⲓ:</w:t>
            </w:r>
          </w:p>
          <w:p w14:paraId="602F9C6A" w14:textId="77777777" w:rsidR="008160D6" w:rsidRDefault="008160D6" w:rsidP="008160D6">
            <w:pPr>
              <w:pStyle w:val="CopticVersemulti-line"/>
            </w:pPr>
            <w:r>
              <w:t>ⲧⲟⲛ ⲉⲕⲡⲁⲣⲑⲉⲛⲟⲩ ⲧⲉⲝⲉⲛⲧⲁ</w:t>
            </w:r>
          </w:p>
          <w:p w14:paraId="4F906DB8" w14:textId="77777777" w:rsidR="008160D6" w:rsidRDefault="008160D6" w:rsidP="008160D6">
            <w:pPr>
              <w:pStyle w:val="CopticVersemulti-line"/>
            </w:pPr>
            <w:r>
              <w:t>ⲓⲥ ⲥⲱⲧⲏⲣⲓⲁⲛ ⲏ̀ⲙⲱⲛ:</w:t>
            </w:r>
          </w:p>
          <w:p w14:paraId="2813BB2C" w14:textId="37A89472" w:rsidR="008160D6" w:rsidRDefault="008160D6" w:rsidP="00ED7853">
            <w:pPr>
              <w:pStyle w:val="CopticVersemulti-line"/>
            </w:pPr>
            <w:r>
              <w:t>ⲁ̀ⲛⲩⲙⲛⲏⲥⲱⲙⲉⲛ ⲡⲓⲥⲓ</w:t>
            </w:r>
            <w:r w:rsidR="00ED7853">
              <w:t xml:space="preserve"> </w:t>
            </w:r>
            <w:r>
              <w:t>ⲕⲉ ⲡ̀ⲣⲟⲥⲕⲩⲛⲏⲱⲙⲉⲛ:</w:t>
            </w:r>
          </w:p>
          <w:p w14:paraId="47BEED35" w14:textId="77777777" w:rsidR="008160D6" w:rsidRDefault="008160D6" w:rsidP="008160D6">
            <w:pPr>
              <w:pStyle w:val="CopticVersemulti-line"/>
            </w:pPr>
            <w:r>
              <w:t>ⲟ̀ⲧⲓ ⲏⲩⲇⲟⲕⲏⲥⲉ ⲥⲁⲣⲕⲓ:</w:t>
            </w:r>
          </w:p>
          <w:p w14:paraId="15B88B26" w14:textId="77777777" w:rsidR="008160D6" w:rsidRDefault="008160D6" w:rsidP="008160D6">
            <w:pPr>
              <w:pStyle w:val="CopticVersemulti-line"/>
            </w:pPr>
            <w:r>
              <w:t>ⲁ̀ⲛⲉⲗⲑⲓⲛ ⲉⲛⲧⲱⲥⲧⲁⲩⲣⲟ:</w:t>
            </w:r>
          </w:p>
          <w:p w14:paraId="6E10A2B0" w14:textId="77777777" w:rsidR="008160D6" w:rsidRDefault="008160D6" w:rsidP="008160D6">
            <w:pPr>
              <w:pStyle w:val="CopticVersemulti-line"/>
            </w:pPr>
            <w:r>
              <w:t>ⲕⲉ ⲑⲁⲛⲁⲧⲟⲛ ⲩ̀ⲡⲟⲙⲓⲛⲉ:</w:t>
            </w:r>
          </w:p>
          <w:p w14:paraId="438726A1" w14:textId="77777777" w:rsidR="008160D6" w:rsidRDefault="008160D6" w:rsidP="008160D6">
            <w:pPr>
              <w:pStyle w:val="CopticVersemulti-line"/>
            </w:pPr>
            <w:r>
              <w:t>ⲕⲉ ⲉ̀ⲅⲓⲣⲉ ⲧⲟⲩ ⲧⲉⲑⲛⲉⲱ̀ⲟ̀ ⲧⲁⲥ:</w:t>
            </w:r>
          </w:p>
          <w:p w14:paraId="212CFFA5" w14:textId="744CD68F" w:rsidR="008160D6" w:rsidRPr="00AF56AD" w:rsidRDefault="008160D6" w:rsidP="008160D6">
            <w:pPr>
              <w:pStyle w:val="CopticHangingVerse"/>
            </w:pPr>
            <w:r>
              <w:t>ⲉⲛⲧⲏ ⲉⲛⲇⲟⲝⲱ ⲁ̀ⲛⲁⲥⲧⲁⲥⲓ ⲁⲩⲧⲟⲩ.</w:t>
            </w:r>
          </w:p>
        </w:tc>
      </w:tr>
    </w:tbl>
    <w:p w14:paraId="464C1C27" w14:textId="379E9FBB" w:rsidR="00AA4D95" w:rsidRPr="00AA4D95" w:rsidRDefault="00AA4D95" w:rsidP="00AA4D95">
      <w:pPr>
        <w:pStyle w:val="Heading4"/>
        <w:rPr>
          <w:rFonts w:ascii="Arial Unicode MS" w:eastAsia="Arial Unicode MS" w:hAnsi="Arial Unicode MS" w:cs="Arial Unicode MS"/>
        </w:rPr>
      </w:pPr>
      <w:r>
        <w:t>Another 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6494302D" w14:textId="77777777" w:rsidTr="008160D6">
        <w:trPr>
          <w:cantSplit/>
          <w:jc w:val="center"/>
        </w:trPr>
        <w:tc>
          <w:tcPr>
            <w:tcW w:w="288" w:type="dxa"/>
          </w:tcPr>
          <w:p w14:paraId="70E0CE6B" w14:textId="77777777" w:rsidR="00AA4D95" w:rsidRDefault="00AA4D95" w:rsidP="008160D6">
            <w:pPr>
              <w:pStyle w:val="CopticCross"/>
            </w:pPr>
          </w:p>
        </w:tc>
        <w:tc>
          <w:tcPr>
            <w:tcW w:w="3960" w:type="dxa"/>
          </w:tcPr>
          <w:p w14:paraId="1E7BCFB5" w14:textId="77777777" w:rsidR="00AA4D95" w:rsidRDefault="00ED7853" w:rsidP="00ED7853">
            <w:pPr>
              <w:pStyle w:val="EngHang"/>
            </w:pPr>
            <w:r>
              <w:t>When the tomb was sealed by the Jews,</w:t>
            </w:r>
          </w:p>
          <w:p w14:paraId="6AC65CFB" w14:textId="77777777" w:rsidR="00ED7853" w:rsidRDefault="00ED7853" w:rsidP="00ED7853">
            <w:pPr>
              <w:pStyle w:val="EngHang"/>
            </w:pPr>
            <w:r>
              <w:t>And the soldiers were guarding Your undefiled Body,</w:t>
            </w:r>
          </w:p>
          <w:p w14:paraId="07C52013" w14:textId="77777777" w:rsidR="00ED7853" w:rsidRDefault="00ED7853" w:rsidP="00ED7853">
            <w:pPr>
              <w:pStyle w:val="EngHang"/>
            </w:pPr>
            <w:r>
              <w:t>You rose on the third day, O Saviour,</w:t>
            </w:r>
          </w:p>
          <w:p w14:paraId="26B785CF" w14:textId="77777777" w:rsidR="00ED7853" w:rsidRDefault="00ED7853" w:rsidP="00ED7853">
            <w:pPr>
              <w:pStyle w:val="EngHang"/>
            </w:pPr>
            <w:r>
              <w:t>Granting life to the whole world.</w:t>
            </w:r>
          </w:p>
          <w:p w14:paraId="5E9AC863" w14:textId="77777777" w:rsidR="00ED7853" w:rsidRDefault="00ED7853" w:rsidP="00ED7853">
            <w:pPr>
              <w:pStyle w:val="EngHang"/>
            </w:pPr>
            <w:r>
              <w:t>And so the heavenly powers cried out</w:t>
            </w:r>
          </w:p>
          <w:p w14:paraId="3C8B3D2B" w14:textId="3811B587" w:rsidR="00ED7853" w:rsidRDefault="00ED7853" w:rsidP="00ED7853">
            <w:pPr>
              <w:pStyle w:val="EngHang"/>
            </w:pPr>
            <w:r>
              <w:t>To You, O Giver of Life,</w:t>
            </w:r>
          </w:p>
          <w:p w14:paraId="45EAB1F1" w14:textId="77777777" w:rsidR="00ED7853" w:rsidRDefault="00ED7853" w:rsidP="00ED7853">
            <w:pPr>
              <w:pStyle w:val="EngHang"/>
            </w:pPr>
            <w:r>
              <w:t>“Glory to Your resurrection, O Christ.</w:t>
            </w:r>
          </w:p>
          <w:p w14:paraId="28928BF4" w14:textId="77777777" w:rsidR="00ED7853" w:rsidRDefault="00ED7853" w:rsidP="00ED7853">
            <w:pPr>
              <w:pStyle w:val="EngHang"/>
            </w:pPr>
            <w:r>
              <w:t>Glory to Your kingdom,</w:t>
            </w:r>
          </w:p>
          <w:p w14:paraId="0C03BBD3" w14:textId="77777777" w:rsidR="00ED7853" w:rsidRDefault="00ED7853" w:rsidP="00ED7853">
            <w:pPr>
              <w:pStyle w:val="EngHang"/>
            </w:pPr>
            <w:r>
              <w:t>Glory to Your economy,</w:t>
            </w:r>
          </w:p>
          <w:p w14:paraId="2C5D133C" w14:textId="0E3AA7F2" w:rsidR="00ED7853" w:rsidRDefault="00ED7853" w:rsidP="008160D6">
            <w:pPr>
              <w:pStyle w:val="EngHangEnd"/>
            </w:pPr>
            <w:r>
              <w:t>O You Who alone are the Lover of mankind.”</w:t>
            </w:r>
          </w:p>
        </w:tc>
        <w:tc>
          <w:tcPr>
            <w:tcW w:w="288" w:type="dxa"/>
          </w:tcPr>
          <w:p w14:paraId="09B7A29E" w14:textId="77777777" w:rsidR="00AA4D95" w:rsidRDefault="00AA4D95" w:rsidP="008160D6"/>
        </w:tc>
        <w:tc>
          <w:tcPr>
            <w:tcW w:w="288" w:type="dxa"/>
          </w:tcPr>
          <w:p w14:paraId="64E63541" w14:textId="77777777" w:rsidR="00AA4D95" w:rsidRDefault="00AA4D95" w:rsidP="008160D6">
            <w:pPr>
              <w:pStyle w:val="CopticCross"/>
            </w:pPr>
          </w:p>
        </w:tc>
        <w:tc>
          <w:tcPr>
            <w:tcW w:w="3960" w:type="dxa"/>
          </w:tcPr>
          <w:p w14:paraId="7B4966C7" w14:textId="77777777" w:rsidR="00AA4D95" w:rsidRDefault="00ED7853" w:rsidP="00ED7853">
            <w:pPr>
              <w:pStyle w:val="CopticVersemulti-line"/>
            </w:pPr>
            <w:r>
              <w:t>Ⲧⲟⲩ ⲗⲓⲑⲟⲩⲥ ⲫ̀ⲣⲁⲅⲓⲥⲉⲑⲉⲛ ⲧⲟⲥ ⲩ̀ⲡⲟ ⲧⲱⲛ ⲓⲟⲩⲇⲉⲱⲛ:</w:t>
            </w:r>
          </w:p>
          <w:p w14:paraId="29FBE0C9" w14:textId="77777777" w:rsidR="00ED7853" w:rsidRDefault="00ED7853" w:rsidP="00ED7853">
            <w:pPr>
              <w:pStyle w:val="CopticVersemulti-line"/>
            </w:pPr>
            <w:r>
              <w:t>ⲕⲉ ⲥ̀ⲧⲣⲁⲧⲓⲱ̀ ⲧⲱⲛ ⲫⲩⲗⲁⲥⲥⲟⲛ ⲧⲱⲛ ⲧⲟ ⲁⲝⲣⲁⲛⲧⲟⲛ ⲥⲟⲩ Ⲥⲱⲙⲁ:</w:t>
            </w:r>
          </w:p>
          <w:p w14:paraId="41530588" w14:textId="77777777" w:rsidR="00ED7853" w:rsidRDefault="00ED7853" w:rsidP="00ED7853">
            <w:pPr>
              <w:pStyle w:val="CopticVersemulti-line"/>
            </w:pPr>
            <w:r>
              <w:t>ⲁ̀ⲛⲉⲥⲧⲏⲥ ⲧ̀ⲣⲓⲏ̀ⲙⲉⲣⲟⲥ Ⲥⲱⲧⲏⲣ:</w:t>
            </w:r>
          </w:p>
          <w:p w14:paraId="6FD2908F" w14:textId="77777777" w:rsidR="00ED7853" w:rsidRDefault="00ED7853" w:rsidP="00ED7853">
            <w:pPr>
              <w:pStyle w:val="CopticVersemulti-line"/>
            </w:pPr>
            <w:r>
              <w:t>ⲗⲱⲣⲟⲩⲙⲉⲛⲟⲥ ⲧⲱ ⲕⲟⲥⲙⲱ ⲧⲏⲛ ⲍⲱⲏⲛ:</w:t>
            </w:r>
          </w:p>
          <w:p w14:paraId="5A0D1D7D" w14:textId="77777777" w:rsidR="00ED7853" w:rsidRDefault="00ED7853" w:rsidP="00ED7853">
            <w:pPr>
              <w:pStyle w:val="CopticVersemulti-line"/>
            </w:pPr>
            <w:r>
              <w:t>ⲇⲓⲁ̀ⲧⲟⲩⲧⲟ ⲉ̀ⲇⲩⲛⲁⲙⲓⲥ ⲧⲱⲛ ⲟⲩⲣⲁⲛⲱⲛ ⲉ̀ⲃⲟⲱⲛ ⲥⲓ ⲍⲱⲟ̀ⲇⲟⲧⲁⲓ:</w:t>
            </w:r>
          </w:p>
          <w:p w14:paraId="04470F37" w14:textId="77777777" w:rsidR="00ED7853" w:rsidRDefault="00ED7853" w:rsidP="00ED7853">
            <w:pPr>
              <w:pStyle w:val="CopticVersemulti-line"/>
            </w:pPr>
            <w:r>
              <w:t>ⲇⲟⲝⲁ ⲧⲏ ⲁ̀ⲛⲁⲥⲧⲁⲥⲓ ⲥⲟⲩ Ⲭⲣⲓⲥⲧⲉ:</w:t>
            </w:r>
          </w:p>
          <w:p w14:paraId="2974D23B" w14:textId="77777777" w:rsidR="00ED7853" w:rsidRDefault="00ED7853" w:rsidP="00ED7853">
            <w:pPr>
              <w:pStyle w:val="CopticVersemulti-line"/>
            </w:pPr>
            <w:r>
              <w:t>ⲇⲟⲝⲁⲧⲏ Ⲃⲁⲥⲓⲗⲓⲁ ⲥⲟⲩ:</w:t>
            </w:r>
          </w:p>
          <w:p w14:paraId="176CF4E9" w14:textId="77777777" w:rsidR="00ED7853" w:rsidRDefault="00ED7853" w:rsidP="00ED7853">
            <w:pPr>
              <w:pStyle w:val="CopticVersemulti-line"/>
            </w:pPr>
            <w:r>
              <w:t>ⲇⲟⲍⲁⲧⲏ ⲓ̀ⲕⲟⲛⲟⲙⲓⲁ ⲥⲟⲩ:</w:t>
            </w:r>
          </w:p>
          <w:p w14:paraId="7CE126A3" w14:textId="501EEC79" w:rsidR="00ED7853" w:rsidRPr="00AF56AD" w:rsidRDefault="00ED7853" w:rsidP="00ED7853">
            <w:pPr>
              <w:pStyle w:val="CopticHangingVerse"/>
            </w:pPr>
            <w:r>
              <w:t>ⲙⲟⲛⲉ ⲫⲓⲗⲁⲛⲑ̀ⲣⲱⲡⲉ.</w:t>
            </w:r>
          </w:p>
        </w:tc>
      </w:tr>
    </w:tbl>
    <w:p w14:paraId="69F673FF" w14:textId="7DD56AAF" w:rsidR="00AA4D95" w:rsidRPr="00AA4D95" w:rsidRDefault="00AA4D95" w:rsidP="00AA4D95">
      <w:pPr>
        <w:pStyle w:val="Heading4"/>
        <w:rPr>
          <w:rFonts w:ascii="Arial Unicode MS" w:eastAsia="Arial Unicode MS" w:hAnsi="Arial Unicode MS" w:cs="Arial Unicode MS"/>
        </w:rPr>
      </w:pPr>
      <w:r>
        <w:lastRenderedPageBreak/>
        <w:t>The Coptic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2A2BFBAB" w14:textId="77777777" w:rsidTr="008160D6">
        <w:trPr>
          <w:cantSplit/>
          <w:jc w:val="center"/>
        </w:trPr>
        <w:tc>
          <w:tcPr>
            <w:tcW w:w="288" w:type="dxa"/>
          </w:tcPr>
          <w:p w14:paraId="7B877C66" w14:textId="77777777" w:rsidR="00AA4D95" w:rsidRDefault="00AA4D95" w:rsidP="008160D6">
            <w:pPr>
              <w:pStyle w:val="CopticCross"/>
            </w:pPr>
          </w:p>
        </w:tc>
        <w:tc>
          <w:tcPr>
            <w:tcW w:w="3960" w:type="dxa"/>
          </w:tcPr>
          <w:p w14:paraId="17BC3F88" w14:textId="6BC786AA" w:rsidR="00AA4D95" w:rsidRDefault="00AA4D95" w:rsidP="008160D6">
            <w:pPr>
              <w:pStyle w:val="EngHang"/>
            </w:pPr>
            <w:r>
              <w:t>Christ is risen from the dead;</w:t>
            </w:r>
          </w:p>
          <w:p w14:paraId="2BDDFC3B" w14:textId="17F541E0" w:rsidR="00AA4D95" w:rsidRDefault="00AA4D95" w:rsidP="008160D6">
            <w:pPr>
              <w:pStyle w:val="EngHang"/>
            </w:pPr>
            <w:r>
              <w:t>He who died trampled down death,</w:t>
            </w:r>
          </w:p>
          <w:p w14:paraId="7E222345" w14:textId="77777777" w:rsidR="00AA4D95" w:rsidRDefault="00AA4D95" w:rsidP="008160D6">
            <w:pPr>
              <w:pStyle w:val="EngHang"/>
            </w:pPr>
            <w:r>
              <w:t>And upon those in the tombs,</w:t>
            </w:r>
          </w:p>
          <w:p w14:paraId="7EB004F9" w14:textId="2D38C294" w:rsidR="00AA4D95" w:rsidRDefault="00AA4D95" w:rsidP="008160D6">
            <w:pPr>
              <w:pStyle w:val="EngHangEnd"/>
            </w:pPr>
            <w:r>
              <w:t>Bestowed eternal life!</w:t>
            </w:r>
          </w:p>
        </w:tc>
        <w:tc>
          <w:tcPr>
            <w:tcW w:w="288" w:type="dxa"/>
          </w:tcPr>
          <w:p w14:paraId="41BBCEDA" w14:textId="77777777" w:rsidR="00AA4D95" w:rsidRDefault="00AA4D95" w:rsidP="008160D6"/>
        </w:tc>
        <w:tc>
          <w:tcPr>
            <w:tcW w:w="288" w:type="dxa"/>
          </w:tcPr>
          <w:p w14:paraId="5CFB478D" w14:textId="77777777" w:rsidR="00AA4D95" w:rsidRDefault="00AA4D95" w:rsidP="008160D6">
            <w:pPr>
              <w:pStyle w:val="CopticCross"/>
            </w:pPr>
          </w:p>
        </w:tc>
        <w:tc>
          <w:tcPr>
            <w:tcW w:w="3960" w:type="dxa"/>
          </w:tcPr>
          <w:p w14:paraId="211E960F" w14:textId="2DFEDDAB" w:rsidR="00AA4D95" w:rsidRDefault="00AA4D95" w:rsidP="008160D6">
            <w:pPr>
              <w:pStyle w:val="CopticVersemulti-line"/>
            </w:pPr>
            <w:r>
              <w:t>Ⲡⲓⲭ̀ⲣⲓⲥⲧⲟⲥ ⲁϥⲧⲱⲛϥ ⲉ̀ⲃⲟⲗ ϧⲉⲛ ⲛⲏⲉⲑⲙⲱⲟⲩⲧ</w:t>
            </w:r>
          </w:p>
          <w:p w14:paraId="42EE206D" w14:textId="77777777" w:rsidR="00AA4D95" w:rsidRDefault="00AA4D95" w:rsidP="00AA4D95">
            <w:pPr>
              <w:pStyle w:val="CopticVersemulti-line"/>
            </w:pPr>
            <w:r>
              <w:t>ⲫⲏⲉⲧⲁϥⲙⲟⲩ ⲁϥϩⲱⲙⲓ ⲉ̀ϫⲉⲛ ⲫ̀ⲙⲟⲩ</w:t>
            </w:r>
          </w:p>
          <w:p w14:paraId="77FF8B88" w14:textId="77777777" w:rsidR="00AA4D95" w:rsidRDefault="00AA4D95" w:rsidP="00AA4D95">
            <w:pPr>
              <w:pStyle w:val="CopticVersemulti-line"/>
            </w:pPr>
            <w:r>
              <w:t>ⲟⲩⲟϩ ⲛⲏⲉⲧ̀ⲭⲏ ϧⲉⲛ ⲛⲓⲙ̀ϩⲁⲩ</w:t>
            </w:r>
          </w:p>
          <w:p w14:paraId="2D6F841C" w14:textId="511399C9" w:rsidR="00AA4D95" w:rsidRPr="00AF56AD" w:rsidRDefault="00AA4D95" w:rsidP="00AA4D95">
            <w:pPr>
              <w:pStyle w:val="CopticHangingVerse"/>
            </w:pPr>
            <w:r>
              <w:t>ⲁϥⲉⲣ ϩ̀ⲙⲟⲧ ⲛⲱⲟⲩ ⲙ̀ⲡⲓⲱ̀ⲛϧ ⲛ̀ⲉ̀ⲛⲉϩ.</w:t>
            </w:r>
          </w:p>
        </w:tc>
      </w:tr>
    </w:tbl>
    <w:p w14:paraId="0EFBD33E" w14:textId="6071FC4F" w:rsidR="009E50D6" w:rsidRDefault="009E50D6" w:rsidP="009E50D6">
      <w:pPr>
        <w:pStyle w:val="Rubric"/>
      </w:pPr>
      <w:r>
        <w:t>After the procession is complete, the icon is held before the altar, facing the people, and prebyster censes it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186034B4" w14:textId="1D84E96E" w:rsidR="00432933" w:rsidRDefault="00432933" w:rsidP="00A1499D">
      <w:pPr>
        <w:pStyle w:val="Heading4"/>
      </w:pPr>
      <w:r>
        <w:t>The Parallax Hymn for Pascha</w:t>
      </w:r>
    </w:p>
    <w:p w14:paraId="0ED7F237" w14:textId="3F5945E1" w:rsidR="00A1499D" w:rsidRPr="00A1499D" w:rsidRDefault="00A1499D" w:rsidP="00A1499D">
      <w:pPr>
        <w:pStyle w:val="Rubric"/>
      </w:pPr>
      <w:r>
        <w:t>May be chanted after the first verse of the Trisation from Pascha till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2933" w:rsidRPr="00AF56AD" w14:paraId="25D95851" w14:textId="77777777" w:rsidTr="00432933">
        <w:trPr>
          <w:cantSplit/>
          <w:jc w:val="center"/>
        </w:trPr>
        <w:tc>
          <w:tcPr>
            <w:tcW w:w="288" w:type="dxa"/>
          </w:tcPr>
          <w:p w14:paraId="3DD2A240" w14:textId="77777777" w:rsidR="00432933" w:rsidRDefault="00432933" w:rsidP="00432933">
            <w:pPr>
              <w:pStyle w:val="CopticCross"/>
            </w:pPr>
          </w:p>
        </w:tc>
        <w:tc>
          <w:tcPr>
            <w:tcW w:w="3960" w:type="dxa"/>
          </w:tcPr>
          <w:p w14:paraId="589A2EFA" w14:textId="54FBE2AE" w:rsidR="00432933" w:rsidRDefault="00A1499D" w:rsidP="00432933">
            <w:pPr>
              <w:pStyle w:val="EngHang"/>
            </w:pPr>
            <w:r>
              <w:t>My Lord Jesus Christ,</w:t>
            </w:r>
          </w:p>
          <w:p w14:paraId="5E341B6E" w14:textId="623467EE" w:rsidR="00A1499D" w:rsidRDefault="00A1499D" w:rsidP="00432933">
            <w:pPr>
              <w:pStyle w:val="EngHang"/>
            </w:pPr>
            <w:r>
              <w:t>Who rose from the dead</w:t>
            </w:r>
          </w:p>
          <w:p w14:paraId="0F84087B" w14:textId="1C449C26" w:rsidR="00A1499D" w:rsidRPr="007425E1" w:rsidRDefault="00A1499D" w:rsidP="00432933">
            <w:pPr>
              <w:pStyle w:val="EngHang"/>
            </w:pPr>
            <w:r>
              <w:t>On the third day,</w:t>
            </w:r>
          </w:p>
          <w:p w14:paraId="2E09138C" w14:textId="5B1A3191" w:rsidR="00432933" w:rsidRDefault="00A1499D" w:rsidP="00432933">
            <w:pPr>
              <w:pStyle w:val="EngHangEnd"/>
            </w:pPr>
            <w:r>
              <w:t>You will raise is by Your power</w:t>
            </w:r>
            <w:r w:rsidR="00432933">
              <w:t>,</w:t>
            </w:r>
          </w:p>
        </w:tc>
        <w:tc>
          <w:tcPr>
            <w:tcW w:w="288" w:type="dxa"/>
          </w:tcPr>
          <w:p w14:paraId="2D3FBCD3" w14:textId="77777777" w:rsidR="00432933" w:rsidRDefault="00432933" w:rsidP="00432933"/>
        </w:tc>
        <w:tc>
          <w:tcPr>
            <w:tcW w:w="288" w:type="dxa"/>
          </w:tcPr>
          <w:p w14:paraId="013BB1C3" w14:textId="77777777" w:rsidR="00432933" w:rsidRDefault="00432933" w:rsidP="00432933">
            <w:pPr>
              <w:pStyle w:val="CopticCross"/>
            </w:pPr>
          </w:p>
        </w:tc>
        <w:tc>
          <w:tcPr>
            <w:tcW w:w="3960" w:type="dxa"/>
          </w:tcPr>
          <w:p w14:paraId="27156B74" w14:textId="77777777" w:rsidR="00432933" w:rsidRDefault="00A1499D" w:rsidP="00A1499D">
            <w:pPr>
              <w:pStyle w:val="CopticVersemulti-line"/>
            </w:pPr>
            <w:r>
              <w:t>Ⲡⲁϭⲟⲓⲥ Ⲓⲏⲥⲟⲩⲥ Ⲡⲓⲭ̀ⲣⲓⲥⲧⲟⲥ:</w:t>
            </w:r>
          </w:p>
          <w:p w14:paraId="4F84AA49" w14:textId="77777777" w:rsidR="00A1499D" w:rsidRDefault="00A1499D" w:rsidP="00A1499D">
            <w:pPr>
              <w:pStyle w:val="CopticVersemulti-line"/>
            </w:pPr>
            <w:r>
              <w:t>ⲫⲏⲉⲧⲁϥⲧⲱⲛϥ ⲉ̀ⲃⲟⲗ ϧⲉⲛ ⲛⲏⲉⲑⲙⲱⲟⲩⲧ:</w:t>
            </w:r>
          </w:p>
          <w:p w14:paraId="735113CE" w14:textId="77777777" w:rsidR="00A1499D" w:rsidRDefault="00A1499D" w:rsidP="00A1499D">
            <w:pPr>
              <w:pStyle w:val="CopticVersemulti-line"/>
            </w:pPr>
            <w:r>
              <w:t>ϧⲉⲛ ⲛⲓⲉ̀ϩⲟⲟⲩ ⲙ̀ⲙⲁϩ ϣⲟⲙⲧ:</w:t>
            </w:r>
          </w:p>
          <w:p w14:paraId="5593E587" w14:textId="04F2D7F8" w:rsidR="00A1499D" w:rsidRPr="00AF56AD" w:rsidRDefault="00A1499D" w:rsidP="00A1499D">
            <w:pPr>
              <w:pStyle w:val="CopticHangingVerse"/>
            </w:pPr>
            <w:r>
              <w:t>ⲉⲕⲉ̀ⲧⲟⲩⲛⲟⲥⲧⲉⲛ ϧⲉⲛ ⲧⲉⲕϫⲟⲙ.</w:t>
            </w:r>
          </w:p>
        </w:tc>
      </w:tr>
      <w:tr w:rsidR="00432933" w:rsidRPr="00AF56AD" w14:paraId="3726E8AB" w14:textId="77777777" w:rsidTr="00432933">
        <w:trPr>
          <w:cantSplit/>
          <w:jc w:val="center"/>
        </w:trPr>
        <w:tc>
          <w:tcPr>
            <w:tcW w:w="288" w:type="dxa"/>
          </w:tcPr>
          <w:p w14:paraId="1E1DE0F6" w14:textId="77777777" w:rsidR="00432933" w:rsidRDefault="00432933" w:rsidP="00432933">
            <w:pPr>
              <w:pStyle w:val="CopticCross"/>
            </w:pPr>
          </w:p>
        </w:tc>
        <w:tc>
          <w:tcPr>
            <w:tcW w:w="3960" w:type="dxa"/>
          </w:tcPr>
          <w:p w14:paraId="7B4C066B" w14:textId="77777777" w:rsidR="00432933" w:rsidRDefault="00432933" w:rsidP="00432933">
            <w:pPr>
              <w:pStyle w:val="EngHang"/>
            </w:pPr>
            <w:r>
              <w:t>The cherubim and the seraphim,</w:t>
            </w:r>
          </w:p>
          <w:p w14:paraId="2E9F3AE5" w14:textId="77777777" w:rsidR="00432933" w:rsidRDefault="00432933" w:rsidP="00432933">
            <w:pPr>
              <w:pStyle w:val="EngHang"/>
            </w:pPr>
            <w:r>
              <w:t>The angels and the archangels,</w:t>
            </w:r>
          </w:p>
          <w:p w14:paraId="2DA33F21" w14:textId="77777777" w:rsidR="00432933" w:rsidRDefault="00432933" w:rsidP="00432933">
            <w:pPr>
              <w:pStyle w:val="EngHang"/>
            </w:pPr>
            <w:r>
              <w:t>The principalities and the authorities,</w:t>
            </w:r>
          </w:p>
          <w:p w14:paraId="6AB9A9F4" w14:textId="77777777" w:rsidR="00432933" w:rsidRDefault="00432933" w:rsidP="00432933">
            <w:pPr>
              <w:pStyle w:val="EngHangEnd"/>
            </w:pPr>
            <w:r>
              <w:t>The thrones dominions, and the powers,</w:t>
            </w:r>
          </w:p>
        </w:tc>
        <w:tc>
          <w:tcPr>
            <w:tcW w:w="288" w:type="dxa"/>
          </w:tcPr>
          <w:p w14:paraId="6FB9F517" w14:textId="77777777" w:rsidR="00432933" w:rsidRDefault="00432933" w:rsidP="00432933"/>
        </w:tc>
        <w:tc>
          <w:tcPr>
            <w:tcW w:w="288" w:type="dxa"/>
          </w:tcPr>
          <w:p w14:paraId="4BFC726F" w14:textId="77777777" w:rsidR="00432933" w:rsidRDefault="00432933" w:rsidP="00432933">
            <w:pPr>
              <w:pStyle w:val="CopticCross"/>
            </w:pPr>
          </w:p>
        </w:tc>
        <w:tc>
          <w:tcPr>
            <w:tcW w:w="3960" w:type="dxa"/>
          </w:tcPr>
          <w:p w14:paraId="2EBEE890" w14:textId="77777777" w:rsidR="00432933" w:rsidRDefault="00432933" w:rsidP="00432933">
            <w:pPr>
              <w:pStyle w:val="CopticVersemulti-line"/>
            </w:pPr>
            <w:r>
              <w:t>Ⲛⲓⲭⲉⲣⲟⲩⲃⲓⲙ ⲛⲉⲙ ⲛⲓⲥⲉⲣⲁⲫⲓⲙ:</w:t>
            </w:r>
          </w:p>
          <w:p w14:paraId="6CECA6CA" w14:textId="77777777" w:rsidR="00432933" w:rsidRDefault="00432933" w:rsidP="00432933">
            <w:pPr>
              <w:pStyle w:val="CopticVersemulti-line"/>
            </w:pPr>
            <w:r>
              <w:t>ⲛⲓⲁⲅⲅⲉⲗⲟⲥ ⲛⲉⲙ ⲛⲓⲁⲣⲭⲏⲁⲅⲅⲉⲗⲟⲥ:</w:t>
            </w:r>
          </w:p>
          <w:p w14:paraId="4DC7825A" w14:textId="77777777" w:rsidR="00432933" w:rsidRDefault="00432933" w:rsidP="00432933">
            <w:pPr>
              <w:pStyle w:val="CopticVersemulti-line"/>
            </w:pPr>
            <w:r>
              <w:t>ⲛⲓⲥⲧⲣⲁⲧⲓⲁ ⲛⲉⲙ ⲛⲓⲉⲝⲟⲩⲥⲓⲁ:</w:t>
            </w:r>
          </w:p>
          <w:p w14:paraId="79E090FB" w14:textId="77777777" w:rsidR="00432933" w:rsidRPr="00AF56AD" w:rsidRDefault="00432933" w:rsidP="00432933">
            <w:pPr>
              <w:pStyle w:val="CopticHangingVerse"/>
            </w:pPr>
            <w:r>
              <w:t>ⲛⲓⲑ̀ⲣⲟⲛⲟⲥ ⲛⲓⲙⲉⲧϭⲟⲓⲥ ⲛⲓϫⲟⲙ:</w:t>
            </w:r>
          </w:p>
        </w:tc>
      </w:tr>
      <w:tr w:rsidR="00432933" w:rsidRPr="00AF56AD" w14:paraId="02F86D33" w14:textId="77777777" w:rsidTr="00432933">
        <w:trPr>
          <w:cantSplit/>
          <w:jc w:val="center"/>
        </w:trPr>
        <w:tc>
          <w:tcPr>
            <w:tcW w:w="288" w:type="dxa"/>
          </w:tcPr>
          <w:p w14:paraId="6AB8A8C8" w14:textId="77777777" w:rsidR="00432933" w:rsidRDefault="00432933" w:rsidP="00432933">
            <w:pPr>
              <w:pStyle w:val="CopticCross"/>
            </w:pPr>
          </w:p>
        </w:tc>
        <w:tc>
          <w:tcPr>
            <w:tcW w:w="3960" w:type="dxa"/>
          </w:tcPr>
          <w:p w14:paraId="492FF77E" w14:textId="77777777" w:rsidR="00432933" w:rsidRDefault="00432933" w:rsidP="00432933">
            <w:pPr>
              <w:pStyle w:val="EngHang"/>
            </w:pPr>
            <w:r>
              <w:t>Proclaim and say,</w:t>
            </w:r>
          </w:p>
          <w:p w14:paraId="54E9F146" w14:textId="683CB032" w:rsidR="00432933" w:rsidRDefault="00432933" w:rsidP="00A1499D">
            <w:pPr>
              <w:pStyle w:val="EngHang"/>
            </w:pPr>
            <w:r>
              <w:t>“</w:t>
            </w:r>
            <w:r w:rsidR="00A1499D">
              <w:t>Holy, holy, holy,</w:t>
            </w:r>
          </w:p>
          <w:p w14:paraId="7B406BAA" w14:textId="0D8FDB37" w:rsidR="00A1499D" w:rsidRDefault="00A1499D" w:rsidP="00A1499D">
            <w:pPr>
              <w:pStyle w:val="EngHang"/>
            </w:pPr>
            <w:r>
              <w:t>O Lord of the ages,</w:t>
            </w:r>
          </w:p>
          <w:p w14:paraId="2DD9F68D" w14:textId="7874AD6A" w:rsidR="00432933" w:rsidRDefault="00A1499D" w:rsidP="00432933">
            <w:pPr>
              <w:pStyle w:val="EngHangEnd"/>
            </w:pPr>
            <w:r>
              <w:t>Christ is risen from the dead!</w:t>
            </w:r>
            <w:r w:rsidR="00432933">
              <w:t>”</w:t>
            </w:r>
          </w:p>
        </w:tc>
        <w:tc>
          <w:tcPr>
            <w:tcW w:w="288" w:type="dxa"/>
          </w:tcPr>
          <w:p w14:paraId="1DD45D2F" w14:textId="77777777" w:rsidR="00432933" w:rsidRDefault="00432933" w:rsidP="00432933"/>
        </w:tc>
        <w:tc>
          <w:tcPr>
            <w:tcW w:w="288" w:type="dxa"/>
          </w:tcPr>
          <w:p w14:paraId="7707A55E" w14:textId="77777777" w:rsidR="00432933" w:rsidRDefault="00432933" w:rsidP="00432933">
            <w:pPr>
              <w:pStyle w:val="CopticCross"/>
            </w:pPr>
          </w:p>
        </w:tc>
        <w:tc>
          <w:tcPr>
            <w:tcW w:w="3960" w:type="dxa"/>
          </w:tcPr>
          <w:p w14:paraId="7B600A6B" w14:textId="7D8E2464" w:rsidR="00432933" w:rsidRDefault="00432933" w:rsidP="00432933">
            <w:pPr>
              <w:pStyle w:val="CopticVersemulti-line"/>
            </w:pPr>
            <w:r>
              <w:t>Ⲉⲩⲱϣ ⲉ̀ⲃⲟⲗ ⲉⲩϫⲱ ⲙ̀ⲙⲟⲥ</w:t>
            </w:r>
            <w:r w:rsidR="00A1499D">
              <w:t>:</w:t>
            </w:r>
          </w:p>
          <w:p w14:paraId="5117043E" w14:textId="41341376" w:rsidR="00A1499D" w:rsidRDefault="00A1499D" w:rsidP="00432933">
            <w:pPr>
              <w:pStyle w:val="CopticVersemulti-line"/>
            </w:pPr>
            <w:r>
              <w:t>ϫⲉ ⲭ̀ⲟⲩⲁⲃ ⲟⲩⲟϩ ⲭ̀ⲟⲩⲁⲃ:</w:t>
            </w:r>
          </w:p>
          <w:p w14:paraId="1EEAF938" w14:textId="64719598" w:rsidR="00A1499D" w:rsidRDefault="00A1499D" w:rsidP="00432933">
            <w:pPr>
              <w:pStyle w:val="CopticVersemulti-line"/>
            </w:pPr>
            <w:r>
              <w:t>ⲭ̀ⲟⲩⲁⲃ Ⲡϭⲟⲓⲥ ⲛ̀ⲛⲓⲉ̀ⲱⲛ:</w:t>
            </w:r>
          </w:p>
          <w:p w14:paraId="1335688C" w14:textId="4A3A7E3E" w:rsidR="00432933" w:rsidRDefault="00A1499D" w:rsidP="008E73C8">
            <w:pPr>
              <w:pStyle w:val="CopticHangingVerse"/>
            </w:pPr>
            <w:r>
              <w:t>Ⲭⲣⲓⲥⲧⲟⲥ ⲁ̀ⲛⲉⲥⲧⲏ ⲉⲕⲛⲉⲕⲣⲱⲛ.</w:t>
            </w:r>
          </w:p>
        </w:tc>
      </w:tr>
    </w:tbl>
    <w:p w14:paraId="7F909708" w14:textId="00EBDD20" w:rsidR="00717690" w:rsidRDefault="00717690" w:rsidP="00717690">
      <w:pPr>
        <w:pStyle w:val="Heading4"/>
      </w:pPr>
      <w:r>
        <w:t xml:space="preserve">The Trasaigion Hymn for </w:t>
      </w:r>
      <w:r w:rsidR="00495511">
        <w:t>Pascha</w:t>
      </w:r>
    </w:p>
    <w:p w14:paraId="68FF0EC8" w14:textId="78ADACD2" w:rsidR="00717690" w:rsidRPr="00CA2605" w:rsidRDefault="00717690" w:rsidP="00717690">
      <w:pPr>
        <w:pStyle w:val="Rubric"/>
      </w:pPr>
      <w:r>
        <w:t>“Who rose from the dead” (“O anastasis ek nekron”) is chanted in all three verses from Pascha until the Feast of the the Ascension.</w:t>
      </w:r>
    </w:p>
    <w:p w14:paraId="1BE6F8AF" w14:textId="3EEBEED9" w:rsidR="00717690" w:rsidRDefault="00717690" w:rsidP="00717690">
      <w:pPr>
        <w:pStyle w:val="Heading4"/>
      </w:pPr>
      <w:r>
        <w:lastRenderedPageBreak/>
        <w:t xml:space="preserve">The Psalm Response for </w:t>
      </w:r>
      <w:r w:rsidR="00495511">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4954F3B8" w14:textId="77777777" w:rsidTr="00717690">
        <w:trPr>
          <w:cantSplit/>
          <w:jc w:val="center"/>
        </w:trPr>
        <w:tc>
          <w:tcPr>
            <w:tcW w:w="288" w:type="dxa"/>
          </w:tcPr>
          <w:p w14:paraId="06DF05E1" w14:textId="77777777" w:rsidR="00717690" w:rsidRDefault="00717690" w:rsidP="00717690">
            <w:pPr>
              <w:pStyle w:val="CopticCross"/>
            </w:pPr>
          </w:p>
        </w:tc>
        <w:tc>
          <w:tcPr>
            <w:tcW w:w="3960" w:type="dxa"/>
          </w:tcPr>
          <w:p w14:paraId="34F133F9" w14:textId="77777777" w:rsidR="00717690" w:rsidRDefault="00717690" w:rsidP="00717690">
            <w:pPr>
              <w:pStyle w:val="EngHang"/>
            </w:pPr>
            <w:r>
              <w:t>Alleluia, Alleluia:</w:t>
            </w:r>
          </w:p>
          <w:p w14:paraId="2463A9E1" w14:textId="69E56709" w:rsidR="00717690" w:rsidRDefault="00717690" w:rsidP="00717690">
            <w:pPr>
              <w:pStyle w:val="EngHang"/>
            </w:pPr>
            <w:r>
              <w:t>Jesus Christ, the King of Glory,</w:t>
            </w:r>
          </w:p>
          <w:p w14:paraId="1E78EF16" w14:textId="3C92B4C9" w:rsidR="00717690" w:rsidRDefault="00717690" w:rsidP="00717690">
            <w:pPr>
              <w:pStyle w:val="EngHang"/>
            </w:pPr>
            <w:r>
              <w:t>Has risen from the dead,</w:t>
            </w:r>
            <w:r w:rsidR="00495511">
              <w:t xml:space="preserve"> on the third day</w:t>
            </w:r>
            <w:r>
              <w:t>,</w:t>
            </w:r>
          </w:p>
          <w:p w14:paraId="2078EA5F" w14:textId="77777777" w:rsidR="00717690" w:rsidRDefault="00717690" w:rsidP="00717690">
            <w:pPr>
              <w:pStyle w:val="EngHangEnd"/>
            </w:pPr>
            <w:r>
              <w:t>Alleluia, Alleluia.</w:t>
            </w:r>
          </w:p>
        </w:tc>
        <w:tc>
          <w:tcPr>
            <w:tcW w:w="288" w:type="dxa"/>
          </w:tcPr>
          <w:p w14:paraId="59C40E02" w14:textId="77777777" w:rsidR="00717690" w:rsidRDefault="00717690" w:rsidP="00717690"/>
        </w:tc>
        <w:tc>
          <w:tcPr>
            <w:tcW w:w="288" w:type="dxa"/>
          </w:tcPr>
          <w:p w14:paraId="515A5837" w14:textId="77777777" w:rsidR="00717690" w:rsidRDefault="00717690" w:rsidP="00717690">
            <w:pPr>
              <w:pStyle w:val="CopticCross"/>
            </w:pPr>
          </w:p>
        </w:tc>
        <w:tc>
          <w:tcPr>
            <w:tcW w:w="3960" w:type="dxa"/>
          </w:tcPr>
          <w:p w14:paraId="11F708A1" w14:textId="77777777" w:rsidR="00717690" w:rsidRDefault="00717690" w:rsidP="00717690">
            <w:pPr>
              <w:pStyle w:val="CopticVersemulti-line"/>
            </w:pPr>
            <w:r>
              <w:t>Ⲁⲗⲗⲏⲗⲟⲩⲓⲁ ⲁⲗⲗⲏⲗⲟⲩⲓⲁ.</w:t>
            </w:r>
          </w:p>
          <w:p w14:paraId="4D12C960" w14:textId="518E1827" w:rsidR="00717690" w:rsidRDefault="00717690" w:rsidP="00717690">
            <w:pPr>
              <w:pStyle w:val="CopticVersemulti-line"/>
            </w:pPr>
            <w:r>
              <w:t xml:space="preserve">Ⲓⲥⲟⲩⲥ Ⲡⲓⲭ̀ⲣⲓⲥⲧⲟⲥ </w:t>
            </w:r>
            <w:r w:rsidR="00D27F59">
              <w:t>ⲡ̀ⲟⲩⲣⲟ ⲛ̀ⲧⲉ ⲡ̀ⲱ̀ⲟⲩ</w:t>
            </w:r>
            <w:r>
              <w:t>:</w:t>
            </w:r>
          </w:p>
          <w:p w14:paraId="64C44D40" w14:textId="7D3BF8DA" w:rsidR="00717690" w:rsidRDefault="00D27F59" w:rsidP="00717690">
            <w:pPr>
              <w:pStyle w:val="CopticVersemulti-line"/>
            </w:pPr>
            <w:r>
              <w:t>ⲁϥⲧⲱⲛϥ ⲉ̀ⲃⲟⲗ ϧⲉⲛ ⲛⲏⲉⲑⲙⲱⲟⲩⲧ ϧⲉⲛ ⲡⲓⲉ̀ϩⲟⲟⲩ ⲙ̀ⲙⲁϩϣⲟⲙⲧ</w:t>
            </w:r>
            <w:r w:rsidR="00717690">
              <w:t>:</w:t>
            </w:r>
          </w:p>
          <w:p w14:paraId="59D4873C" w14:textId="77777777" w:rsidR="00717690" w:rsidRPr="00C35319" w:rsidRDefault="00717690" w:rsidP="00717690">
            <w:pPr>
              <w:pStyle w:val="CopticHangingVerse"/>
            </w:pPr>
            <w:r>
              <w:t>ⲁⲗⲗⲏⲗⲟⲩⲓⲁ: ⲁⲗⲗⲏⲗⲟⲩⲓⲁ.</w:t>
            </w:r>
          </w:p>
        </w:tc>
      </w:tr>
    </w:tbl>
    <w:p w14:paraId="5B16BB66" w14:textId="7DE0304C" w:rsidR="00717690" w:rsidRPr="00D27F59" w:rsidRDefault="00717690" w:rsidP="00717690">
      <w:pPr>
        <w:pStyle w:val="Heading4"/>
        <w:rPr>
          <w:rFonts w:ascii="Arial Unicode MS" w:eastAsia="Arial Unicode MS" w:hAnsi="Arial Unicode MS" w:cs="Arial Unicode MS"/>
        </w:rPr>
      </w:pPr>
      <w:r>
        <w:t xml:space="preserve">The Gospel Response for </w:t>
      </w:r>
      <w:r w:rsidR="00D27F59">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E568C11" w14:textId="77777777" w:rsidTr="00717690">
        <w:trPr>
          <w:cantSplit/>
          <w:jc w:val="center"/>
        </w:trPr>
        <w:tc>
          <w:tcPr>
            <w:tcW w:w="288" w:type="dxa"/>
          </w:tcPr>
          <w:p w14:paraId="160C922D" w14:textId="77777777" w:rsidR="00717690" w:rsidRDefault="00717690" w:rsidP="00717690">
            <w:pPr>
              <w:pStyle w:val="CopticCross"/>
            </w:pPr>
          </w:p>
        </w:tc>
        <w:tc>
          <w:tcPr>
            <w:tcW w:w="3960" w:type="dxa"/>
          </w:tcPr>
          <w:p w14:paraId="7B5080C4" w14:textId="77777777" w:rsidR="00717690" w:rsidRDefault="00717690" w:rsidP="00717690">
            <w:pPr>
              <w:pStyle w:val="EngHang"/>
            </w:pPr>
            <w:r>
              <w:t>Alleluia, alleluia,</w:t>
            </w:r>
          </w:p>
          <w:p w14:paraId="5A68D6CA" w14:textId="77777777" w:rsidR="00717690" w:rsidRDefault="00717690" w:rsidP="00717690">
            <w:pPr>
              <w:pStyle w:val="EngHang"/>
            </w:pPr>
            <w:r>
              <w:t>Alleluia, alleluia.</w:t>
            </w:r>
          </w:p>
          <w:p w14:paraId="2ABEA97E" w14:textId="77777777" w:rsidR="00D27F59" w:rsidRDefault="00D27F59" w:rsidP="00D27F59">
            <w:pPr>
              <w:pStyle w:val="EngHang"/>
            </w:pPr>
            <w:r>
              <w:t>Jesus Christ, the King of Glory,</w:t>
            </w:r>
          </w:p>
          <w:p w14:paraId="6C122C1A" w14:textId="6F7902A3" w:rsidR="00717690" w:rsidRDefault="00D27F59" w:rsidP="00D27F59">
            <w:pPr>
              <w:pStyle w:val="EngHangEnd"/>
            </w:pPr>
            <w:r>
              <w:t>Has risen from the dead</w:t>
            </w:r>
            <w:r w:rsidR="00717690">
              <w:t>.</w:t>
            </w:r>
          </w:p>
        </w:tc>
        <w:tc>
          <w:tcPr>
            <w:tcW w:w="288" w:type="dxa"/>
          </w:tcPr>
          <w:p w14:paraId="1032D152" w14:textId="77777777" w:rsidR="00717690" w:rsidRDefault="00717690" w:rsidP="00717690"/>
        </w:tc>
        <w:tc>
          <w:tcPr>
            <w:tcW w:w="288" w:type="dxa"/>
          </w:tcPr>
          <w:p w14:paraId="0894E22D" w14:textId="77777777" w:rsidR="00717690" w:rsidRDefault="00717690" w:rsidP="00717690">
            <w:pPr>
              <w:pStyle w:val="CopticCross"/>
            </w:pPr>
          </w:p>
        </w:tc>
        <w:tc>
          <w:tcPr>
            <w:tcW w:w="3960" w:type="dxa"/>
          </w:tcPr>
          <w:p w14:paraId="52B59257" w14:textId="77777777" w:rsidR="00717690" w:rsidRDefault="00717690" w:rsidP="00717690">
            <w:pPr>
              <w:pStyle w:val="CopticVersemulti-line"/>
            </w:pPr>
            <w:r>
              <w:t>Ⲁⲗⲗⲏⲗⲟⲩⲓⲁ: Ⲁⲗⲗⲏⲗⲟⲩⲓⲁ:</w:t>
            </w:r>
          </w:p>
          <w:p w14:paraId="1ABC0413" w14:textId="77777777" w:rsidR="00717690" w:rsidRDefault="00717690" w:rsidP="00717690">
            <w:pPr>
              <w:pStyle w:val="CopticVersemulti-line"/>
            </w:pPr>
            <w:r>
              <w:t>Ⲁⲗⲗⲏⲗⲟⲩⲓⲁ: Ⲁⲗⲗⲏⲗⲟⲩⲓⲁ.</w:t>
            </w:r>
          </w:p>
          <w:p w14:paraId="589C0D63" w14:textId="77777777" w:rsidR="00D27F59" w:rsidRDefault="00D27F59" w:rsidP="00D27F59">
            <w:pPr>
              <w:pStyle w:val="CopticVersemulti-line"/>
            </w:pPr>
            <w:r>
              <w:t>Ⲓⲥⲟⲩⲥ Ⲡⲓⲭ̀ⲣⲓⲥⲧⲟⲥ ⲡ̀ⲟⲩⲣⲟ ⲛ̀ⲧⲉ ⲡ̀ⲱ̀ⲟⲩ:</w:t>
            </w:r>
          </w:p>
          <w:p w14:paraId="0ACE105E" w14:textId="75BA7D2E" w:rsidR="00717690" w:rsidRPr="00C35319" w:rsidRDefault="00D27F59" w:rsidP="00D27F59">
            <w:pPr>
              <w:pStyle w:val="CopticHangingVerse"/>
            </w:pPr>
            <w:r>
              <w:t>ⲁϥⲧⲱⲛϥ ⲉ̀ⲃⲟⲗ ϧⲉⲛ ⲛⲏⲉⲑⲙⲱⲟⲩⲧ</w:t>
            </w:r>
            <w:r w:rsidR="00717690">
              <w:t>.</w:t>
            </w:r>
          </w:p>
        </w:tc>
      </w:tr>
      <w:tr w:rsidR="00717690" w14:paraId="7A2056C2" w14:textId="77777777" w:rsidTr="00717690">
        <w:trPr>
          <w:cantSplit/>
          <w:jc w:val="center"/>
        </w:trPr>
        <w:tc>
          <w:tcPr>
            <w:tcW w:w="288" w:type="dxa"/>
          </w:tcPr>
          <w:p w14:paraId="79481834" w14:textId="77777777" w:rsidR="00717690" w:rsidRDefault="00717690" w:rsidP="00717690">
            <w:pPr>
              <w:pStyle w:val="CopticCross"/>
            </w:pPr>
          </w:p>
        </w:tc>
        <w:tc>
          <w:tcPr>
            <w:tcW w:w="3960" w:type="dxa"/>
          </w:tcPr>
          <w:p w14:paraId="5DD56D4A" w14:textId="77777777" w:rsidR="00717690" w:rsidRDefault="00717690" w:rsidP="00717690">
            <w:pPr>
              <w:pStyle w:val="EngHang"/>
            </w:pPr>
            <w:r>
              <w:t>This is He to Whom the glory is due,</w:t>
            </w:r>
          </w:p>
          <w:p w14:paraId="5FCE8706" w14:textId="77777777" w:rsidR="00717690" w:rsidRDefault="00717690" w:rsidP="00717690">
            <w:pPr>
              <w:pStyle w:val="EngHang"/>
            </w:pPr>
            <w:r>
              <w:t>With His Good Father,</w:t>
            </w:r>
          </w:p>
          <w:p w14:paraId="111ED48A" w14:textId="77777777" w:rsidR="00717690" w:rsidRDefault="00717690" w:rsidP="00717690">
            <w:pPr>
              <w:pStyle w:val="EngHang"/>
            </w:pPr>
            <w:r>
              <w:t>And the Holy Spirit,</w:t>
            </w:r>
          </w:p>
          <w:p w14:paraId="66CC6010" w14:textId="77777777" w:rsidR="00717690" w:rsidRDefault="00717690" w:rsidP="00717690">
            <w:pPr>
              <w:pStyle w:val="EngHangEnd"/>
            </w:pPr>
            <w:r>
              <w:t>Now and forever.</w:t>
            </w:r>
          </w:p>
        </w:tc>
        <w:tc>
          <w:tcPr>
            <w:tcW w:w="288" w:type="dxa"/>
          </w:tcPr>
          <w:p w14:paraId="498E2CEA" w14:textId="77777777" w:rsidR="00717690" w:rsidRDefault="00717690" w:rsidP="00717690"/>
        </w:tc>
        <w:tc>
          <w:tcPr>
            <w:tcW w:w="288" w:type="dxa"/>
          </w:tcPr>
          <w:p w14:paraId="6E5DE472" w14:textId="77777777" w:rsidR="00717690" w:rsidRDefault="00717690" w:rsidP="00717690">
            <w:pPr>
              <w:pStyle w:val="CopticCross"/>
            </w:pPr>
          </w:p>
        </w:tc>
        <w:tc>
          <w:tcPr>
            <w:tcW w:w="3960" w:type="dxa"/>
          </w:tcPr>
          <w:p w14:paraId="2311E8A5" w14:textId="77777777" w:rsidR="00717690" w:rsidRDefault="00717690" w:rsidP="00717690">
            <w:pPr>
              <w:pStyle w:val="CopticVersemulti-line"/>
            </w:pPr>
            <w:r>
              <w:t>Ⲫⲁⲓ ⲉ̀ⲣⲉ ⲡⲓⲱ̀ⲟⲩ ⲉⲣⲡ̀ⲣⲉⲡ̀ⲓ ⲛⲁϥ:</w:t>
            </w:r>
          </w:p>
          <w:p w14:paraId="0116C5E8" w14:textId="77777777" w:rsidR="00717690" w:rsidRDefault="00717690" w:rsidP="00717690">
            <w:pPr>
              <w:pStyle w:val="CopticVersemulti-line"/>
            </w:pPr>
            <w:r>
              <w:t>ⲛⲉⲙ Ⲡⲉϥⲓⲱⲧ ⲛ̀ⲁ̀ⲅⲁⲑⲟⲥ:</w:t>
            </w:r>
          </w:p>
          <w:p w14:paraId="61B2FF17" w14:textId="77777777" w:rsidR="00717690" w:rsidRDefault="00717690" w:rsidP="00717690">
            <w:pPr>
              <w:pStyle w:val="CopticVersemulti-line"/>
            </w:pPr>
            <w:r>
              <w:t>ⲛⲉⲙ Ⲡⲓⲡⲛⲉⲩⲙⲁ ⲉⲑⲟⲩⲁⲃ:</w:t>
            </w:r>
          </w:p>
          <w:p w14:paraId="2AF0FCD6" w14:textId="77777777" w:rsidR="00717690" w:rsidRDefault="00717690" w:rsidP="00717690">
            <w:pPr>
              <w:pStyle w:val="CopticHangingVerse"/>
            </w:pPr>
            <w:r>
              <w:t>ⲓⲥϫⲉⲛ ϯⲛⲟⲩ ⲛⲉⲙ ϣⲁ ⲉ̀ⲛⲉϩ.</w:t>
            </w:r>
          </w:p>
        </w:tc>
      </w:tr>
      <w:tr w:rsidR="00717690" w14:paraId="35AAE3D3" w14:textId="77777777" w:rsidTr="00717690">
        <w:trPr>
          <w:cantSplit/>
          <w:jc w:val="center"/>
        </w:trPr>
        <w:tc>
          <w:tcPr>
            <w:tcW w:w="288" w:type="dxa"/>
          </w:tcPr>
          <w:p w14:paraId="45AD5972" w14:textId="77777777" w:rsidR="00717690" w:rsidRDefault="00717690" w:rsidP="00717690">
            <w:pPr>
              <w:pStyle w:val="CopticCross"/>
            </w:pPr>
          </w:p>
        </w:tc>
        <w:tc>
          <w:tcPr>
            <w:tcW w:w="3960" w:type="dxa"/>
          </w:tcPr>
          <w:p w14:paraId="264D45C1" w14:textId="77777777" w:rsidR="00717690" w:rsidRDefault="00717690" w:rsidP="00717690">
            <w:pPr>
              <w:pStyle w:val="EngHang"/>
            </w:pPr>
            <w:r>
              <w:t>Blessed be the Father and the Son</w:t>
            </w:r>
          </w:p>
          <w:p w14:paraId="7D79C0B2" w14:textId="77777777" w:rsidR="00717690" w:rsidRDefault="00717690" w:rsidP="00717690">
            <w:pPr>
              <w:pStyle w:val="EngHang"/>
            </w:pPr>
            <w:r>
              <w:t>And the Holy Spirit,</w:t>
            </w:r>
          </w:p>
          <w:p w14:paraId="42E266B9" w14:textId="77777777" w:rsidR="00717690" w:rsidRDefault="00717690" w:rsidP="00717690">
            <w:pPr>
              <w:pStyle w:val="EngHang"/>
            </w:pPr>
            <w:r>
              <w:t>The pefect Trinity,</w:t>
            </w:r>
          </w:p>
          <w:p w14:paraId="028B9D01" w14:textId="77777777" w:rsidR="00717690" w:rsidRDefault="00717690" w:rsidP="00717690">
            <w:pPr>
              <w:pStyle w:val="EngHang"/>
            </w:pPr>
            <w:r>
              <w:t>We worship Him and glorify Him.</w:t>
            </w:r>
          </w:p>
        </w:tc>
        <w:tc>
          <w:tcPr>
            <w:tcW w:w="288" w:type="dxa"/>
          </w:tcPr>
          <w:p w14:paraId="4112E204" w14:textId="77777777" w:rsidR="00717690" w:rsidRDefault="00717690" w:rsidP="00717690"/>
        </w:tc>
        <w:tc>
          <w:tcPr>
            <w:tcW w:w="288" w:type="dxa"/>
          </w:tcPr>
          <w:p w14:paraId="0C758535" w14:textId="77777777" w:rsidR="00717690" w:rsidRDefault="00717690" w:rsidP="00717690">
            <w:pPr>
              <w:pStyle w:val="CopticCross"/>
            </w:pPr>
          </w:p>
        </w:tc>
        <w:tc>
          <w:tcPr>
            <w:tcW w:w="3960" w:type="dxa"/>
          </w:tcPr>
          <w:p w14:paraId="1383ECE4" w14:textId="77777777" w:rsidR="00717690" w:rsidRDefault="00717690" w:rsidP="00717690">
            <w:pPr>
              <w:pStyle w:val="CopticVersemulti-line"/>
            </w:pPr>
            <w:r>
              <w:t>Ϫⲉ ϥ̀ⲥ̀ⲙⲁⲣⲱⲟⲩⲧ ⲛ̀ϫⲉ Ⲫⲓⲱⲧ ⲛⲉⲙ Ⲡϣⲏⲣⲓ:</w:t>
            </w:r>
          </w:p>
          <w:p w14:paraId="4723A7DE" w14:textId="77777777" w:rsidR="00717690" w:rsidRDefault="00717690" w:rsidP="00717690">
            <w:pPr>
              <w:pStyle w:val="CopticVersemulti-line"/>
            </w:pPr>
            <w:r>
              <w:t>ⲛⲉⲙ Ⲡⲓⲡ̀ⲛⲉⲩⲙⲁ ⲉⲑⲟⲩⲁⲃ:</w:t>
            </w:r>
          </w:p>
          <w:p w14:paraId="3DEBBC9A" w14:textId="77777777" w:rsidR="00717690" w:rsidRDefault="00717690" w:rsidP="00717690">
            <w:pPr>
              <w:pStyle w:val="CopticVersemulti-line"/>
            </w:pPr>
            <w:r>
              <w:t>Ϯⲧ̀ⲣⲓⲁⲥ ⲉⲧϫⲏⲕ ⲉ̀ⲃⲟⲗ:</w:t>
            </w:r>
          </w:p>
          <w:p w14:paraId="17AF2854" w14:textId="77777777" w:rsidR="00717690" w:rsidRDefault="00717690" w:rsidP="00717690">
            <w:pPr>
              <w:pStyle w:val="CopticVersemulti-line"/>
            </w:pPr>
            <w:r>
              <w:t>ⲧⲉⲛⲟⲩⲱϣⲧ ⲙ̀ⲙⲟⲥ ⲧⲉⲛϯⲱ̀ⲟⲩ ⲛⲁⲥ.</w:t>
            </w:r>
          </w:p>
        </w:tc>
      </w:tr>
    </w:tbl>
    <w:p w14:paraId="77F2F02A" w14:textId="2768104E" w:rsidR="00717690" w:rsidRPr="000140EC" w:rsidRDefault="00717690" w:rsidP="00717690">
      <w:pPr>
        <w:pStyle w:val="Heading4"/>
        <w:rPr>
          <w:rFonts w:ascii="Arial Unicode MS" w:eastAsia="Arial Unicode MS" w:hAnsi="Arial Unicode MS" w:cs="Arial Unicode MS"/>
          <w:lang w:val="en-US"/>
        </w:rPr>
      </w:pPr>
      <w:r>
        <w:t xml:space="preserve">The Aspasmos Adam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9B2EB99" w14:textId="77777777" w:rsidTr="00717690">
        <w:trPr>
          <w:cantSplit/>
          <w:jc w:val="center"/>
        </w:trPr>
        <w:tc>
          <w:tcPr>
            <w:tcW w:w="288" w:type="dxa"/>
          </w:tcPr>
          <w:p w14:paraId="3DF46548" w14:textId="77777777" w:rsidR="00717690" w:rsidRDefault="00717690" w:rsidP="00717690">
            <w:pPr>
              <w:pStyle w:val="CopticCross"/>
            </w:pPr>
          </w:p>
        </w:tc>
        <w:tc>
          <w:tcPr>
            <w:tcW w:w="3960" w:type="dxa"/>
          </w:tcPr>
          <w:p w14:paraId="63920AC1" w14:textId="3C5F9816" w:rsidR="00717690" w:rsidRDefault="00D27F59" w:rsidP="00717690">
            <w:pPr>
              <w:pStyle w:val="EngHang"/>
            </w:pPr>
            <w:r>
              <w:t>Christ our God</w:t>
            </w:r>
          </w:p>
          <w:p w14:paraId="64C345D1" w14:textId="25DF373E" w:rsidR="00D27F59" w:rsidRDefault="00D27F59" w:rsidP="00D27F59">
            <w:pPr>
              <w:pStyle w:val="EngHang"/>
            </w:pPr>
            <w:r>
              <w:t>Is risen from the dead;</w:t>
            </w:r>
          </w:p>
          <w:p w14:paraId="7F571C49" w14:textId="09D3F47D" w:rsidR="00D27F59" w:rsidRDefault="00D27F59" w:rsidP="00D27F59">
            <w:pPr>
              <w:pStyle w:val="EngHang"/>
            </w:pPr>
            <w:r>
              <w:t>He is the Firstfruit</w:t>
            </w:r>
          </w:p>
          <w:p w14:paraId="74B382C6" w14:textId="0867DF8A" w:rsidR="00717690" w:rsidRDefault="00D27F59" w:rsidP="00717690">
            <w:pPr>
              <w:pStyle w:val="EngHangEnd"/>
            </w:pPr>
            <w:r>
              <w:t>Of those who have fallen asleep.</w:t>
            </w:r>
          </w:p>
        </w:tc>
        <w:tc>
          <w:tcPr>
            <w:tcW w:w="288" w:type="dxa"/>
          </w:tcPr>
          <w:p w14:paraId="25ACDF04" w14:textId="77777777" w:rsidR="00717690" w:rsidRDefault="00717690" w:rsidP="00717690"/>
        </w:tc>
        <w:tc>
          <w:tcPr>
            <w:tcW w:w="288" w:type="dxa"/>
          </w:tcPr>
          <w:p w14:paraId="73F4644E" w14:textId="77777777" w:rsidR="00717690" w:rsidRDefault="00717690" w:rsidP="00717690">
            <w:pPr>
              <w:pStyle w:val="CopticCross"/>
            </w:pPr>
          </w:p>
        </w:tc>
        <w:tc>
          <w:tcPr>
            <w:tcW w:w="3960" w:type="dxa"/>
          </w:tcPr>
          <w:p w14:paraId="02A9B226" w14:textId="02B085FE" w:rsidR="00717690" w:rsidRDefault="00D27F59" w:rsidP="00717690">
            <w:pPr>
              <w:pStyle w:val="CopticVersemulti-line"/>
            </w:pPr>
            <w:r>
              <w:t>ⲀⲠⲓⲭ̀ⲣⲓⲥⲧⲟⲥ Ⲡⲉⲛⲛⲟⲩϯ</w:t>
            </w:r>
          </w:p>
          <w:p w14:paraId="491118B8" w14:textId="71FAC54A" w:rsidR="00D27F59" w:rsidRDefault="00D27F59" w:rsidP="00717690">
            <w:pPr>
              <w:pStyle w:val="CopticVersemulti-line"/>
            </w:pPr>
            <w:r>
              <w:t>ⲉ̀ⲃⲟⲗ ϧⲉⲛ ⲛⲏⲉⲑⲙⲱⲟⲩⲧ:</w:t>
            </w:r>
          </w:p>
          <w:p w14:paraId="3C6F90EF" w14:textId="11534E92" w:rsidR="00D27F59" w:rsidRDefault="00D27F59" w:rsidP="00717690">
            <w:pPr>
              <w:pStyle w:val="CopticVersemulti-line"/>
            </w:pPr>
            <w:r>
              <w:t>ⲛ̀ⲑⲟϥ ⲡⲉ ⲧ̀ⲁ̀ⲡⲁⲣⲭⲏ:</w:t>
            </w:r>
          </w:p>
          <w:p w14:paraId="43241127" w14:textId="096580EF" w:rsidR="00717690" w:rsidRDefault="00D27F59" w:rsidP="00717690">
            <w:pPr>
              <w:pStyle w:val="CopticHangingVerse"/>
            </w:pPr>
            <w:r>
              <w:t>ⲛ̀ⲧⲉ ⲛⲏⲉⲧⲁⲩⲉⲛⲕⲟⲧ</w:t>
            </w:r>
            <w:r w:rsidR="00717690">
              <w:t>.</w:t>
            </w:r>
          </w:p>
        </w:tc>
      </w:tr>
      <w:tr w:rsidR="00717690" w14:paraId="6B7E4319" w14:textId="77777777" w:rsidTr="00717690">
        <w:trPr>
          <w:cantSplit/>
          <w:jc w:val="center"/>
        </w:trPr>
        <w:tc>
          <w:tcPr>
            <w:tcW w:w="288" w:type="dxa"/>
          </w:tcPr>
          <w:p w14:paraId="400522AD" w14:textId="77777777" w:rsidR="00717690" w:rsidRDefault="00717690" w:rsidP="00717690">
            <w:pPr>
              <w:pStyle w:val="CopticCross"/>
            </w:pPr>
          </w:p>
        </w:tc>
        <w:tc>
          <w:tcPr>
            <w:tcW w:w="3960" w:type="dxa"/>
          </w:tcPr>
          <w:p w14:paraId="3267B193" w14:textId="581A42E2" w:rsidR="00717690" w:rsidRDefault="00D27F59" w:rsidP="00717690">
            <w:pPr>
              <w:pStyle w:val="EngHang"/>
            </w:pPr>
            <w:r>
              <w:t>We glorify Him for this,</w:t>
            </w:r>
          </w:p>
          <w:p w14:paraId="0284AC2D" w14:textId="1CC84B67" w:rsidR="00D27F59" w:rsidRDefault="00D27F59" w:rsidP="00717690">
            <w:pPr>
              <w:pStyle w:val="EngHang"/>
            </w:pPr>
            <w:r>
              <w:t>Proclaiming and saying,</w:t>
            </w:r>
          </w:p>
          <w:p w14:paraId="4B016B1D" w14:textId="1DBAF66D" w:rsidR="00D27F59" w:rsidRDefault="00D27F59" w:rsidP="00717690">
            <w:pPr>
              <w:pStyle w:val="EngHang"/>
            </w:pPr>
            <w:r>
              <w:t>“You are blessed, O my Lord Jesus,</w:t>
            </w:r>
          </w:p>
          <w:p w14:paraId="4F14106B" w14:textId="39BFC7C1" w:rsidR="00717690" w:rsidRDefault="00D27F59" w:rsidP="00717690">
            <w:pPr>
              <w:pStyle w:val="EngHangEnd"/>
            </w:pPr>
            <w:r>
              <w:t>For You have risen and saved us”</w:t>
            </w:r>
          </w:p>
        </w:tc>
        <w:tc>
          <w:tcPr>
            <w:tcW w:w="288" w:type="dxa"/>
          </w:tcPr>
          <w:p w14:paraId="4FC6C5AB" w14:textId="77777777" w:rsidR="00717690" w:rsidRDefault="00717690" w:rsidP="00717690"/>
        </w:tc>
        <w:tc>
          <w:tcPr>
            <w:tcW w:w="288" w:type="dxa"/>
          </w:tcPr>
          <w:p w14:paraId="179A0113" w14:textId="77777777" w:rsidR="00717690" w:rsidRDefault="00717690" w:rsidP="00717690">
            <w:pPr>
              <w:pStyle w:val="CopticCross"/>
            </w:pPr>
          </w:p>
        </w:tc>
        <w:tc>
          <w:tcPr>
            <w:tcW w:w="3960" w:type="dxa"/>
          </w:tcPr>
          <w:p w14:paraId="17571A5E" w14:textId="77777777" w:rsidR="000140EC" w:rsidRDefault="00D27F59" w:rsidP="00717690">
            <w:pPr>
              <w:pStyle w:val="CopticVersemulti-line"/>
            </w:pPr>
            <w:r>
              <w:t>Ⲉⲑⲃⲉ ⲫⲁⲓ ⲧⲉⲛϯⲱⲟⲩ ⲛⲁϥ</w:t>
            </w:r>
          </w:p>
          <w:p w14:paraId="022847A5" w14:textId="5C570C99" w:rsidR="00717690" w:rsidRDefault="00D27F59" w:rsidP="00717690">
            <w:pPr>
              <w:pStyle w:val="CopticVersemulti-line"/>
            </w:pPr>
            <w:r>
              <w:t>ⲉⲛⲱϣ ⲉ̀ⲃⲟⲗ ⲉⲛϫⲱ ⲙ̀ⲙⲟⲥ:</w:t>
            </w:r>
          </w:p>
          <w:p w14:paraId="128B4332" w14:textId="485CB266" w:rsidR="000140EC" w:rsidRDefault="000140EC" w:rsidP="00717690">
            <w:pPr>
              <w:pStyle w:val="CopticVersemulti-line"/>
            </w:pPr>
            <w:r>
              <w:t>ϫⲉ ⲕ̀ⲥ̀ⲙⲁⲣⲱⲟⲩⲧ ⲱ1Ⲡⲁϭⲟⲓⲥ Ⲓⲏⲥⲟⲩⲥ</w:t>
            </w:r>
          </w:p>
          <w:p w14:paraId="5E512ED3" w14:textId="4F82E607" w:rsidR="00717690" w:rsidRDefault="000140EC" w:rsidP="00717690">
            <w:pPr>
              <w:pStyle w:val="CopticHangingVerse"/>
            </w:pPr>
            <w:r>
              <w:t>ϫⲉ ⲁⲕⲧⲱⲛⲕ ⲁⲕⲥⲱϯ ⲙ̀ⲙⲟⲛ</w:t>
            </w:r>
            <w:r w:rsidR="00717690">
              <w:t>.</w:t>
            </w:r>
          </w:p>
        </w:tc>
      </w:tr>
      <w:tr w:rsidR="00717690" w14:paraId="4F11F3AB" w14:textId="77777777" w:rsidTr="00717690">
        <w:trPr>
          <w:cantSplit/>
          <w:jc w:val="center"/>
        </w:trPr>
        <w:tc>
          <w:tcPr>
            <w:tcW w:w="288" w:type="dxa"/>
          </w:tcPr>
          <w:p w14:paraId="341EEAB8" w14:textId="77777777" w:rsidR="00717690" w:rsidRDefault="00717690" w:rsidP="00717690">
            <w:pPr>
              <w:pStyle w:val="CopticCross"/>
            </w:pPr>
          </w:p>
        </w:tc>
        <w:tc>
          <w:tcPr>
            <w:tcW w:w="3960" w:type="dxa"/>
          </w:tcPr>
          <w:p w14:paraId="211F6731" w14:textId="77777777" w:rsidR="00717690" w:rsidRDefault="00717690" w:rsidP="00717690">
            <w:pPr>
              <w:pStyle w:val="EngHangEnd"/>
            </w:pPr>
            <w:r>
              <w:t>We ask You, O Son of God…</w:t>
            </w:r>
          </w:p>
        </w:tc>
        <w:tc>
          <w:tcPr>
            <w:tcW w:w="288" w:type="dxa"/>
          </w:tcPr>
          <w:p w14:paraId="4CC68E2E" w14:textId="77777777" w:rsidR="00717690" w:rsidRDefault="00717690" w:rsidP="00717690"/>
        </w:tc>
        <w:tc>
          <w:tcPr>
            <w:tcW w:w="288" w:type="dxa"/>
          </w:tcPr>
          <w:p w14:paraId="78494A35" w14:textId="77777777" w:rsidR="00717690" w:rsidRDefault="00717690" w:rsidP="00717690">
            <w:pPr>
              <w:pStyle w:val="CopticCross"/>
            </w:pPr>
          </w:p>
        </w:tc>
        <w:tc>
          <w:tcPr>
            <w:tcW w:w="3960" w:type="dxa"/>
          </w:tcPr>
          <w:p w14:paraId="2EB0C8BE" w14:textId="77777777" w:rsidR="00717690" w:rsidRDefault="00717690" w:rsidP="00717690">
            <w:pPr>
              <w:pStyle w:val="CopticVersemulti-line"/>
            </w:pPr>
            <w:r>
              <w:t>Ⲧⲉⲛϯϩⲟ ⲉ̀ⲣⲟⲕ ⲱ̀ Ⲩⲓⲟⲥ Ⲑⲉⲟⲥ…</w:t>
            </w:r>
          </w:p>
        </w:tc>
      </w:tr>
    </w:tbl>
    <w:p w14:paraId="3A965A83" w14:textId="10E6B861" w:rsidR="000140EC" w:rsidRPr="000140EC" w:rsidRDefault="000140EC" w:rsidP="000140EC">
      <w:pPr>
        <w:pStyle w:val="Heading4"/>
        <w:rPr>
          <w:rFonts w:ascii="Arial Unicode MS" w:eastAsia="Arial Unicode MS" w:hAnsi="Arial Unicode MS" w:cs="Arial Unicode MS"/>
          <w:lang w:val="en-US"/>
        </w:rPr>
      </w:pPr>
      <w:r>
        <w:t>Another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3F2F8394" w14:textId="77777777" w:rsidTr="000140EC">
        <w:trPr>
          <w:cantSplit/>
          <w:jc w:val="center"/>
        </w:trPr>
        <w:tc>
          <w:tcPr>
            <w:tcW w:w="288" w:type="dxa"/>
          </w:tcPr>
          <w:p w14:paraId="351B37FF" w14:textId="77777777" w:rsidR="000140EC" w:rsidRDefault="000140EC" w:rsidP="000140EC">
            <w:pPr>
              <w:pStyle w:val="CopticCross"/>
            </w:pPr>
          </w:p>
        </w:tc>
        <w:tc>
          <w:tcPr>
            <w:tcW w:w="3960" w:type="dxa"/>
          </w:tcPr>
          <w:p w14:paraId="05E53B7E" w14:textId="7139AE61" w:rsidR="000140EC" w:rsidRDefault="000140EC" w:rsidP="000140EC">
            <w:pPr>
              <w:pStyle w:val="EngHang"/>
            </w:pPr>
            <w:r>
              <w:t>Let us praise with the angles,</w:t>
            </w:r>
          </w:p>
          <w:p w14:paraId="4CE3A5D1" w14:textId="0DD5F6F5" w:rsidR="000140EC" w:rsidRDefault="000140EC" w:rsidP="000140EC">
            <w:pPr>
              <w:pStyle w:val="EngHang"/>
            </w:pPr>
            <w:r>
              <w:t>Crying out and saying,</w:t>
            </w:r>
          </w:p>
          <w:p w14:paraId="646FC016" w14:textId="2C261512" w:rsidR="000140EC" w:rsidRDefault="000140EC" w:rsidP="000140EC">
            <w:pPr>
              <w:pStyle w:val="EngHang"/>
            </w:pPr>
            <w:r>
              <w:t>“He is risen from the dead</w:t>
            </w:r>
          </w:p>
          <w:p w14:paraId="46280646" w14:textId="6E189476" w:rsidR="000140EC" w:rsidRDefault="000140EC" w:rsidP="000140EC">
            <w:pPr>
              <w:pStyle w:val="EngHangEnd"/>
            </w:pPr>
            <w:r>
              <w:t>On the third day!”</w:t>
            </w:r>
          </w:p>
        </w:tc>
        <w:tc>
          <w:tcPr>
            <w:tcW w:w="288" w:type="dxa"/>
          </w:tcPr>
          <w:p w14:paraId="0885796F" w14:textId="77777777" w:rsidR="000140EC" w:rsidRDefault="000140EC" w:rsidP="000140EC"/>
        </w:tc>
        <w:tc>
          <w:tcPr>
            <w:tcW w:w="288" w:type="dxa"/>
          </w:tcPr>
          <w:p w14:paraId="03904E2D" w14:textId="77777777" w:rsidR="000140EC" w:rsidRDefault="000140EC" w:rsidP="000140EC">
            <w:pPr>
              <w:pStyle w:val="CopticCross"/>
            </w:pPr>
          </w:p>
        </w:tc>
        <w:tc>
          <w:tcPr>
            <w:tcW w:w="3960" w:type="dxa"/>
          </w:tcPr>
          <w:p w14:paraId="79CFF2BA" w14:textId="7F0135AF" w:rsidR="000140EC" w:rsidRDefault="000140EC" w:rsidP="000140EC">
            <w:pPr>
              <w:pStyle w:val="CopticVersemulti-line"/>
            </w:pPr>
            <w:r>
              <w:t>Ⲙⲁⲣⲉⲛϩⲱⲥ ⲛⲉⲙ ⲛⲓⲁⲅⲅⲉⲗⲟⲥ</w:t>
            </w:r>
          </w:p>
          <w:p w14:paraId="6C75808B" w14:textId="6D95A2EF" w:rsidR="000140EC" w:rsidRDefault="000140EC" w:rsidP="000140EC">
            <w:pPr>
              <w:pStyle w:val="CopticVersemulti-line"/>
            </w:pPr>
            <w:r>
              <w:t>ⲉⲛⲱϣ ⲉ̀ⲃⲟⲗ ⲉⲛϫⲱ ⲙ̀ⲙⲟⲥ</w:t>
            </w:r>
          </w:p>
          <w:p w14:paraId="2098954D" w14:textId="479F47BB" w:rsidR="000140EC" w:rsidRDefault="000140EC" w:rsidP="000140EC">
            <w:pPr>
              <w:pStyle w:val="CopticVersemulti-line"/>
            </w:pPr>
            <w:r>
              <w:t>ϫⲉ ⲁϥⲧⲱⲛϥ ⲉ̀ⲃⲟⲗ ϧⲉⲛ ⲛⲏⲉ̀ⲑⲙⲱⲟⲩⲧ</w:t>
            </w:r>
          </w:p>
          <w:p w14:paraId="399FB6AB" w14:textId="1305CFBA" w:rsidR="000140EC" w:rsidRDefault="000140EC" w:rsidP="008F714E">
            <w:pPr>
              <w:pStyle w:val="CopticHangingVerse"/>
            </w:pPr>
            <w:r>
              <w:t>ϧⲉⲛ ⲛⲓⲉ̀ϩⲟⲟⲩ ⲙ̀ⲙⲁϩ ϣⲟⲙⲧ</w:t>
            </w:r>
            <w:r w:rsidR="008F714E">
              <w:t>.</w:t>
            </w:r>
          </w:p>
        </w:tc>
      </w:tr>
      <w:tr w:rsidR="000140EC" w14:paraId="780F217D" w14:textId="77777777" w:rsidTr="000140EC">
        <w:trPr>
          <w:cantSplit/>
          <w:jc w:val="center"/>
        </w:trPr>
        <w:tc>
          <w:tcPr>
            <w:tcW w:w="288" w:type="dxa"/>
          </w:tcPr>
          <w:p w14:paraId="1CD7AD38" w14:textId="77777777" w:rsidR="000140EC" w:rsidRDefault="000140EC" w:rsidP="000140EC">
            <w:pPr>
              <w:pStyle w:val="CopticCross"/>
            </w:pPr>
          </w:p>
        </w:tc>
        <w:tc>
          <w:tcPr>
            <w:tcW w:w="3960" w:type="dxa"/>
          </w:tcPr>
          <w:p w14:paraId="5B2E842A" w14:textId="0093C5EA" w:rsidR="000140EC" w:rsidRDefault="000140EC" w:rsidP="000140EC">
            <w:pPr>
              <w:pStyle w:val="EngHang"/>
            </w:pPr>
            <w:r>
              <w:t>Sing with understanding,</w:t>
            </w:r>
          </w:p>
          <w:p w14:paraId="401C4201" w14:textId="1F8A34C6" w:rsidR="000140EC" w:rsidRDefault="000140EC" w:rsidP="000140EC">
            <w:pPr>
              <w:pStyle w:val="EngHang"/>
            </w:pPr>
            <w:r>
              <w:t>To He who came, saved us,</w:t>
            </w:r>
          </w:p>
          <w:p w14:paraId="14175E02" w14:textId="49219CBC" w:rsidR="000140EC" w:rsidRDefault="000140EC" w:rsidP="000140EC">
            <w:pPr>
              <w:pStyle w:val="EngHang"/>
            </w:pPr>
            <w:r>
              <w:t>And died for our salvation.</w:t>
            </w:r>
          </w:p>
          <w:p w14:paraId="22913532" w14:textId="52CFC8B8" w:rsidR="000140EC" w:rsidRDefault="000140EC" w:rsidP="000140EC">
            <w:pPr>
              <w:pStyle w:val="EngHangEnd"/>
            </w:pPr>
            <w:r>
              <w:t>Christ is risen from the dead!</w:t>
            </w:r>
          </w:p>
        </w:tc>
        <w:tc>
          <w:tcPr>
            <w:tcW w:w="288" w:type="dxa"/>
          </w:tcPr>
          <w:p w14:paraId="37B29542" w14:textId="77777777" w:rsidR="000140EC" w:rsidRDefault="000140EC" w:rsidP="000140EC"/>
        </w:tc>
        <w:tc>
          <w:tcPr>
            <w:tcW w:w="288" w:type="dxa"/>
          </w:tcPr>
          <w:p w14:paraId="5914D380" w14:textId="77777777" w:rsidR="000140EC" w:rsidRDefault="000140EC" w:rsidP="000140EC">
            <w:pPr>
              <w:pStyle w:val="CopticCross"/>
            </w:pPr>
          </w:p>
        </w:tc>
        <w:tc>
          <w:tcPr>
            <w:tcW w:w="3960" w:type="dxa"/>
          </w:tcPr>
          <w:p w14:paraId="61E88F10" w14:textId="56A7BB16" w:rsidR="000140EC" w:rsidRDefault="008F714E" w:rsidP="000140EC">
            <w:pPr>
              <w:pStyle w:val="CopticVersemulti-line"/>
            </w:pPr>
            <w:r>
              <w:t>Ⲁⲣⲓⲯⲁⲗⲓⲛ ϧⲉⲛ ⲟⲩⲕⲁϯ</w:t>
            </w:r>
          </w:p>
          <w:p w14:paraId="7BC121A4" w14:textId="00F10BA5" w:rsidR="008F714E" w:rsidRDefault="008F714E" w:rsidP="000140EC">
            <w:pPr>
              <w:pStyle w:val="CopticVersemulti-line"/>
            </w:pPr>
            <w:r>
              <w:t>ⲉ̀ⲫⲏⲉ̀ⲧⲁϥⲓ̀ ⲁϥⲥⲱϯ ⲙ̀ⲙⲟⲛ</w:t>
            </w:r>
          </w:p>
          <w:p w14:paraId="1C204C20" w14:textId="51BAD81C" w:rsidR="008F714E" w:rsidRDefault="008F714E" w:rsidP="008F714E">
            <w:pPr>
              <w:pStyle w:val="CopticVersemulti-line"/>
            </w:pPr>
            <w:r>
              <w:t>ⲟⲩⲟϩ ⲁϥⲙⲟⲩ ⲉⲑⲃⲉ ⲡⲉⲛⲥⲱϯ</w:t>
            </w:r>
          </w:p>
          <w:p w14:paraId="31C545AF" w14:textId="1AA04017" w:rsidR="000140EC" w:rsidRPr="008F714E" w:rsidRDefault="008F714E" w:rsidP="000140EC">
            <w:pPr>
              <w:pStyle w:val="CopticHangingVerse"/>
            </w:pPr>
            <w:r>
              <w:t>Ⲭⲣⲓⲥⲧⲟⲥ ⲁ̀ⲛⲉⲥⲧⲏ ⲉⲕ ⲛⲉⲕⲣⲱⲛ.</w:t>
            </w:r>
          </w:p>
        </w:tc>
      </w:tr>
      <w:tr w:rsidR="000140EC" w14:paraId="49B46D97" w14:textId="77777777" w:rsidTr="000140EC">
        <w:trPr>
          <w:cantSplit/>
          <w:jc w:val="center"/>
        </w:trPr>
        <w:tc>
          <w:tcPr>
            <w:tcW w:w="288" w:type="dxa"/>
          </w:tcPr>
          <w:p w14:paraId="317B1D76" w14:textId="77777777" w:rsidR="000140EC" w:rsidRDefault="000140EC" w:rsidP="000140EC">
            <w:pPr>
              <w:pStyle w:val="CopticCross"/>
            </w:pPr>
          </w:p>
        </w:tc>
        <w:tc>
          <w:tcPr>
            <w:tcW w:w="3960" w:type="dxa"/>
          </w:tcPr>
          <w:p w14:paraId="2D063BE9" w14:textId="77777777" w:rsidR="000140EC" w:rsidRDefault="000140EC" w:rsidP="000140EC">
            <w:pPr>
              <w:pStyle w:val="EngHang"/>
              <w:ind w:left="0" w:firstLine="0"/>
            </w:pPr>
            <w:r>
              <w:t>David, the King and Psalmist,</w:t>
            </w:r>
          </w:p>
          <w:p w14:paraId="77B43200" w14:textId="12241D10" w:rsidR="000140EC" w:rsidRPr="008F714E" w:rsidRDefault="007315A8" w:rsidP="008F714E">
            <w:pPr>
              <w:pStyle w:val="EngHang"/>
            </w:pPr>
            <w:r>
              <w:t>sings</w:t>
            </w:r>
            <w:r w:rsidR="008F714E" w:rsidRPr="008F714E">
              <w:t xml:space="preserve"> </w:t>
            </w:r>
            <w:r>
              <w:rPr>
                <w:rFonts w:eastAsia="Arial Unicode MS"/>
              </w:rPr>
              <w:t>with his harp</w:t>
            </w:r>
            <w:r w:rsidR="000140EC" w:rsidRPr="008F714E">
              <w:t>,</w:t>
            </w:r>
          </w:p>
          <w:p w14:paraId="54B401E5" w14:textId="00F1C86F" w:rsidR="000140EC" w:rsidRDefault="008F714E" w:rsidP="000140EC">
            <w:pPr>
              <w:pStyle w:val="EngHang"/>
              <w:ind w:left="0" w:firstLine="0"/>
            </w:pPr>
            <w:r>
              <w:t>“The Creator of the Ages,</w:t>
            </w:r>
          </w:p>
          <w:p w14:paraId="5B260D0F" w14:textId="4CB773BE" w:rsidR="000140EC" w:rsidRDefault="000140EC" w:rsidP="000140EC">
            <w:pPr>
              <w:pStyle w:val="EngHangEnd"/>
            </w:pPr>
            <w:r>
              <w:t>Christ is risen from the dead!</w:t>
            </w:r>
            <w:r w:rsidR="008F714E">
              <w:t>”</w:t>
            </w:r>
          </w:p>
        </w:tc>
        <w:tc>
          <w:tcPr>
            <w:tcW w:w="288" w:type="dxa"/>
          </w:tcPr>
          <w:p w14:paraId="5DCFE671" w14:textId="77777777" w:rsidR="000140EC" w:rsidRDefault="000140EC" w:rsidP="000140EC"/>
        </w:tc>
        <w:tc>
          <w:tcPr>
            <w:tcW w:w="288" w:type="dxa"/>
          </w:tcPr>
          <w:p w14:paraId="0BC86FC5" w14:textId="77777777" w:rsidR="000140EC" w:rsidRDefault="000140EC" w:rsidP="000140EC">
            <w:pPr>
              <w:pStyle w:val="CopticCross"/>
            </w:pPr>
          </w:p>
        </w:tc>
        <w:tc>
          <w:tcPr>
            <w:tcW w:w="3960" w:type="dxa"/>
          </w:tcPr>
          <w:p w14:paraId="5E16726E" w14:textId="77777777" w:rsidR="000140EC" w:rsidRDefault="008F714E" w:rsidP="000140EC">
            <w:pPr>
              <w:pStyle w:val="CopticVersemulti-line"/>
            </w:pPr>
            <w:r>
              <w:t>Ⲇⲁⲩⲓⲇ ⲡ̀ⲟⲩⲣⲟ ⲛⲓϩⲏⲙⲛⲟⲇⲟⲥ</w:t>
            </w:r>
          </w:p>
          <w:p w14:paraId="7FA54F55" w14:textId="77777777" w:rsidR="008F714E" w:rsidRDefault="008F714E" w:rsidP="000140EC">
            <w:pPr>
              <w:pStyle w:val="CopticVersemulti-line"/>
            </w:pPr>
            <w:r>
              <w:t>ⲁϥϫⲟⲥ ϧⲉⲛ ⲛⲓⲯⲁⲗⲧⲏⲣⲓⲟⲛ</w:t>
            </w:r>
          </w:p>
          <w:p w14:paraId="259B8B75" w14:textId="77777777" w:rsidR="008F714E" w:rsidRDefault="008F714E" w:rsidP="000140EC">
            <w:pPr>
              <w:pStyle w:val="CopticVersemulti-line"/>
            </w:pPr>
            <w:r>
              <w:t>ϫⲉ ⲡⲓⲣⲉϥⲥⲱⲛⲧ ⲛ̀ⲛⲓⲉ̀ⲱⲛ</w:t>
            </w:r>
          </w:p>
          <w:p w14:paraId="23748F91" w14:textId="2F083E63" w:rsidR="008F714E" w:rsidRDefault="008F714E" w:rsidP="008F714E">
            <w:pPr>
              <w:pStyle w:val="CopticHangingVerse"/>
            </w:pPr>
            <w:r>
              <w:t>Ⲭⲣⲓⲥⲧⲟⲥ ⲁ̀ⲛⲉⲥⲧⲏ ⲉⲕ ⲛⲉⲕⲣⲱⲛ.</w:t>
            </w:r>
          </w:p>
        </w:tc>
      </w:tr>
      <w:tr w:rsidR="000140EC" w14:paraId="046A5E51" w14:textId="77777777" w:rsidTr="000140EC">
        <w:trPr>
          <w:cantSplit/>
          <w:jc w:val="center"/>
        </w:trPr>
        <w:tc>
          <w:tcPr>
            <w:tcW w:w="288" w:type="dxa"/>
          </w:tcPr>
          <w:p w14:paraId="204B1AFB" w14:textId="77777777" w:rsidR="000140EC" w:rsidRDefault="000140EC" w:rsidP="000140EC">
            <w:pPr>
              <w:pStyle w:val="CopticCross"/>
            </w:pPr>
          </w:p>
        </w:tc>
        <w:tc>
          <w:tcPr>
            <w:tcW w:w="3960" w:type="dxa"/>
          </w:tcPr>
          <w:p w14:paraId="5FC56570" w14:textId="77777777" w:rsidR="000140EC" w:rsidRDefault="000140EC" w:rsidP="000140EC">
            <w:pPr>
              <w:pStyle w:val="EngHang"/>
              <w:ind w:left="0" w:firstLine="0"/>
            </w:pPr>
            <w:r>
              <w:t>We cry out and proclaim,</w:t>
            </w:r>
          </w:p>
          <w:p w14:paraId="34D915EF" w14:textId="77777777" w:rsidR="000140EC" w:rsidRDefault="000140EC" w:rsidP="000140EC">
            <w:pPr>
              <w:pStyle w:val="EngHang"/>
              <w:ind w:left="0" w:firstLine="0"/>
            </w:pPr>
            <w:r>
              <w:t>“Holy, holy, holy</w:t>
            </w:r>
          </w:p>
          <w:p w14:paraId="463E1FC7" w14:textId="77777777" w:rsidR="000140EC" w:rsidRDefault="000140EC" w:rsidP="000140EC">
            <w:pPr>
              <w:pStyle w:val="EngHang"/>
              <w:ind w:left="0" w:firstLine="0"/>
            </w:pPr>
            <w:r>
              <w:t>Is the Lord of ages.</w:t>
            </w:r>
          </w:p>
          <w:p w14:paraId="7C56C401" w14:textId="0590520F" w:rsidR="000140EC" w:rsidRDefault="000140EC" w:rsidP="000140EC">
            <w:pPr>
              <w:pStyle w:val="EngHangEnd"/>
            </w:pPr>
            <w:r>
              <w:t>Christ is risen from the dead!”</w:t>
            </w:r>
          </w:p>
        </w:tc>
        <w:tc>
          <w:tcPr>
            <w:tcW w:w="288" w:type="dxa"/>
          </w:tcPr>
          <w:p w14:paraId="27AA5CBE" w14:textId="77777777" w:rsidR="000140EC" w:rsidRDefault="000140EC" w:rsidP="000140EC"/>
        </w:tc>
        <w:tc>
          <w:tcPr>
            <w:tcW w:w="288" w:type="dxa"/>
          </w:tcPr>
          <w:p w14:paraId="4DB49A99" w14:textId="77777777" w:rsidR="000140EC" w:rsidRDefault="000140EC" w:rsidP="000140EC">
            <w:pPr>
              <w:pStyle w:val="CopticCross"/>
            </w:pPr>
          </w:p>
        </w:tc>
        <w:tc>
          <w:tcPr>
            <w:tcW w:w="3960" w:type="dxa"/>
          </w:tcPr>
          <w:p w14:paraId="2D857A9B" w14:textId="77777777" w:rsidR="000140EC" w:rsidRDefault="008F714E" w:rsidP="000140EC">
            <w:pPr>
              <w:pStyle w:val="CopticVersemulti-line"/>
            </w:pPr>
            <w:r>
              <w:t>Ⲉⲛⲱϣ ⲉ̀ⲃⲟⲗ ⲉⲛϫⲱ ⲙ̀ⲙⲟⲥ</w:t>
            </w:r>
          </w:p>
          <w:p w14:paraId="75A47A76" w14:textId="77777777" w:rsidR="008F714E" w:rsidRDefault="008F714E" w:rsidP="000140EC">
            <w:pPr>
              <w:pStyle w:val="CopticVersemulti-line"/>
            </w:pPr>
            <w:r>
              <w:t>ϫⲉ Ⲭⲟⲩⲁⲃ ⲟⲩⲟϩ Ⲭⲟⲩⲁⲃ Ⲭⲟⲩⲁⲃ</w:t>
            </w:r>
          </w:p>
          <w:p w14:paraId="4A589975" w14:textId="77777777" w:rsidR="008F714E" w:rsidRDefault="008F714E" w:rsidP="000140EC">
            <w:pPr>
              <w:pStyle w:val="CopticVersemulti-line"/>
            </w:pPr>
            <w:r>
              <w:t>Ⲡϭⲟⲓⲥ ⲛ̀ⲛⲏⲉ̀ⲱⲛ</w:t>
            </w:r>
          </w:p>
          <w:p w14:paraId="249BB48D" w14:textId="3365FA71" w:rsidR="008F714E" w:rsidRDefault="008F714E" w:rsidP="000140EC">
            <w:pPr>
              <w:pStyle w:val="CopticVersemulti-line"/>
            </w:pPr>
            <w:r>
              <w:t>Ⲭⲣⲓⲥⲧⲟⲥ ⲁ̀ⲛⲉⲥⲧⲏ ⲉⲕ ⲛⲉⲕⲣⲱⲛ.</w:t>
            </w:r>
          </w:p>
        </w:tc>
      </w:tr>
      <w:tr w:rsidR="000140EC" w14:paraId="5FBF57E3" w14:textId="77777777" w:rsidTr="000140EC">
        <w:trPr>
          <w:cantSplit/>
          <w:jc w:val="center"/>
        </w:trPr>
        <w:tc>
          <w:tcPr>
            <w:tcW w:w="288" w:type="dxa"/>
          </w:tcPr>
          <w:p w14:paraId="7784AD38" w14:textId="77777777" w:rsidR="000140EC" w:rsidRDefault="000140EC" w:rsidP="000140EC">
            <w:pPr>
              <w:pStyle w:val="CopticCross"/>
            </w:pPr>
          </w:p>
        </w:tc>
        <w:tc>
          <w:tcPr>
            <w:tcW w:w="3960" w:type="dxa"/>
          </w:tcPr>
          <w:p w14:paraId="37F64471" w14:textId="77777777" w:rsidR="000140EC" w:rsidRDefault="000140EC" w:rsidP="000140EC">
            <w:pPr>
              <w:pStyle w:val="EngHangEnd"/>
            </w:pPr>
            <w:r>
              <w:t>We ask You, O Son of God…</w:t>
            </w:r>
          </w:p>
        </w:tc>
        <w:tc>
          <w:tcPr>
            <w:tcW w:w="288" w:type="dxa"/>
          </w:tcPr>
          <w:p w14:paraId="7DAC69B4" w14:textId="77777777" w:rsidR="000140EC" w:rsidRDefault="000140EC" w:rsidP="000140EC"/>
        </w:tc>
        <w:tc>
          <w:tcPr>
            <w:tcW w:w="288" w:type="dxa"/>
          </w:tcPr>
          <w:p w14:paraId="5A60299B" w14:textId="77777777" w:rsidR="000140EC" w:rsidRDefault="000140EC" w:rsidP="000140EC">
            <w:pPr>
              <w:pStyle w:val="CopticCross"/>
            </w:pPr>
          </w:p>
        </w:tc>
        <w:tc>
          <w:tcPr>
            <w:tcW w:w="3960" w:type="dxa"/>
          </w:tcPr>
          <w:p w14:paraId="36290C08" w14:textId="77777777" w:rsidR="000140EC" w:rsidRDefault="000140EC" w:rsidP="000140EC">
            <w:pPr>
              <w:pStyle w:val="CopticVersemulti-line"/>
            </w:pPr>
            <w:r>
              <w:t>Ⲧⲉⲛϯϩⲟ ⲉ̀ⲣⲟⲕ ⲱ̀ Ⲩⲓⲟⲥ Ⲑⲉⲟⲥ…</w:t>
            </w:r>
          </w:p>
        </w:tc>
      </w:tr>
    </w:tbl>
    <w:p w14:paraId="13D591F8" w14:textId="34879831" w:rsidR="000140EC" w:rsidRPr="000140EC" w:rsidRDefault="000140EC" w:rsidP="000140EC">
      <w:pPr>
        <w:pStyle w:val="Heading4"/>
        <w:rPr>
          <w:rFonts w:ascii="Arial Unicode MS" w:eastAsia="Arial Unicode MS" w:hAnsi="Arial Unicode MS" w:cs="Arial Unicode MS"/>
          <w:lang w:val="en-US"/>
        </w:rPr>
      </w:pPr>
      <w:r>
        <w:lastRenderedPageBreak/>
        <w:t>A Third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171F65E1" w14:textId="77777777" w:rsidTr="000140EC">
        <w:trPr>
          <w:cantSplit/>
          <w:jc w:val="center"/>
        </w:trPr>
        <w:tc>
          <w:tcPr>
            <w:tcW w:w="288" w:type="dxa"/>
          </w:tcPr>
          <w:p w14:paraId="034D9357" w14:textId="77777777" w:rsidR="000140EC" w:rsidRDefault="000140EC" w:rsidP="000140EC">
            <w:pPr>
              <w:pStyle w:val="CopticCross"/>
            </w:pPr>
          </w:p>
        </w:tc>
        <w:tc>
          <w:tcPr>
            <w:tcW w:w="3960" w:type="dxa"/>
          </w:tcPr>
          <w:p w14:paraId="0B29BF2F" w14:textId="52DDAF17" w:rsidR="000140EC" w:rsidRDefault="008F714E" w:rsidP="000140EC">
            <w:pPr>
              <w:pStyle w:val="EngHang"/>
            </w:pPr>
            <w:r>
              <w:t>Our Lord Jesus Christ,</w:t>
            </w:r>
          </w:p>
          <w:p w14:paraId="1D92F2B7" w14:textId="64C58D33" w:rsidR="008F714E" w:rsidRDefault="008F714E" w:rsidP="000140EC">
            <w:pPr>
              <w:pStyle w:val="EngHang"/>
            </w:pPr>
            <w:r>
              <w:t>The King of the ages,</w:t>
            </w:r>
          </w:p>
          <w:p w14:paraId="09C6DBB6" w14:textId="13CB50E3" w:rsidR="008F714E" w:rsidRDefault="008F714E" w:rsidP="000140EC">
            <w:pPr>
              <w:pStyle w:val="EngHang"/>
            </w:pPr>
            <w:r>
              <w:t>Is risen from the dead</w:t>
            </w:r>
          </w:p>
          <w:p w14:paraId="5B98145C" w14:textId="27486AB5" w:rsidR="000140EC" w:rsidRDefault="008F714E" w:rsidP="000140EC">
            <w:pPr>
              <w:pStyle w:val="EngHangEnd"/>
            </w:pPr>
            <w:r>
              <w:t>On the third day</w:t>
            </w:r>
            <w:r w:rsidR="000140EC">
              <w:t>.</w:t>
            </w:r>
          </w:p>
        </w:tc>
        <w:tc>
          <w:tcPr>
            <w:tcW w:w="288" w:type="dxa"/>
          </w:tcPr>
          <w:p w14:paraId="745206A7" w14:textId="77777777" w:rsidR="000140EC" w:rsidRDefault="000140EC" w:rsidP="000140EC"/>
        </w:tc>
        <w:tc>
          <w:tcPr>
            <w:tcW w:w="288" w:type="dxa"/>
          </w:tcPr>
          <w:p w14:paraId="09D630D4" w14:textId="77777777" w:rsidR="000140EC" w:rsidRDefault="000140EC" w:rsidP="000140EC">
            <w:pPr>
              <w:pStyle w:val="CopticCross"/>
            </w:pPr>
          </w:p>
        </w:tc>
        <w:tc>
          <w:tcPr>
            <w:tcW w:w="3960" w:type="dxa"/>
          </w:tcPr>
          <w:p w14:paraId="24A4FAE6" w14:textId="3ED06799" w:rsidR="000140EC" w:rsidRDefault="007315A8" w:rsidP="000140EC">
            <w:pPr>
              <w:pStyle w:val="CopticVersemulti-line"/>
            </w:pPr>
            <w:r>
              <w:t>Ⲁⲡⲉⲛϭⲟⲓⲥ Ⲓⲏⲥⲟⲩⲥ Ⲡⲓⲭ̀ⲣⲓⲥⲧⲟⲥ</w:t>
            </w:r>
          </w:p>
          <w:p w14:paraId="5C233617" w14:textId="3201CF88" w:rsidR="007315A8" w:rsidRDefault="007315A8" w:rsidP="000140EC">
            <w:pPr>
              <w:pStyle w:val="CopticVersemulti-line"/>
            </w:pPr>
            <w:r>
              <w:t>ⲡ̀ⲟⲩⲣⲟ ⲛ̀ⲧⲉ ⲛⲓⲉ̀ⲱⲛ</w:t>
            </w:r>
          </w:p>
          <w:p w14:paraId="0A836F4C" w14:textId="5063C9FC" w:rsidR="007315A8" w:rsidRDefault="007315A8" w:rsidP="000140EC">
            <w:pPr>
              <w:pStyle w:val="CopticVersemulti-line"/>
            </w:pPr>
            <w:r>
              <w:t>ⲁϥⲧⲱⲛϥ ⲉ̀ⲃⲟⲗ ϧⲉⲛ ⲛⲏⲉⲑⲙⲱⲟⲩⲧ</w:t>
            </w:r>
          </w:p>
          <w:p w14:paraId="683A1408" w14:textId="655C5C8D" w:rsidR="000140EC" w:rsidRDefault="007315A8" w:rsidP="000140EC">
            <w:pPr>
              <w:pStyle w:val="CopticHangingVerse"/>
            </w:pPr>
            <w:r>
              <w:t>ϧⲉⲛ ⲡⲓⲉ̀ϩⲟⲟⲩ ⲙ̀ⲙⲁϩ ϣⲟⲙⲧ</w:t>
            </w:r>
            <w:r w:rsidR="000140EC">
              <w:t>.</w:t>
            </w:r>
          </w:p>
        </w:tc>
      </w:tr>
      <w:tr w:rsidR="000140EC" w14:paraId="3BC962E3" w14:textId="77777777" w:rsidTr="000140EC">
        <w:trPr>
          <w:cantSplit/>
          <w:jc w:val="center"/>
        </w:trPr>
        <w:tc>
          <w:tcPr>
            <w:tcW w:w="288" w:type="dxa"/>
          </w:tcPr>
          <w:p w14:paraId="2A941C97" w14:textId="77777777" w:rsidR="000140EC" w:rsidRDefault="000140EC" w:rsidP="000140EC">
            <w:pPr>
              <w:pStyle w:val="CopticCross"/>
            </w:pPr>
          </w:p>
        </w:tc>
        <w:tc>
          <w:tcPr>
            <w:tcW w:w="3960" w:type="dxa"/>
          </w:tcPr>
          <w:p w14:paraId="46EF51B0" w14:textId="3962C065" w:rsidR="000140EC" w:rsidRDefault="008F714E" w:rsidP="000140EC">
            <w:pPr>
              <w:pStyle w:val="EngHang"/>
            </w:pPr>
            <w:r>
              <w:t>Sing to our God,</w:t>
            </w:r>
          </w:p>
          <w:p w14:paraId="1C7BB32B" w14:textId="7F37825F" w:rsidR="008F714E" w:rsidRDefault="008F714E" w:rsidP="000140EC">
            <w:pPr>
              <w:pStyle w:val="EngHang"/>
            </w:pPr>
            <w:r>
              <w:t>Sing to our King,</w:t>
            </w:r>
          </w:p>
          <w:p w14:paraId="0F91791D" w14:textId="1ACBE1F8" w:rsidR="008F714E" w:rsidRDefault="008F714E" w:rsidP="000140EC">
            <w:pPr>
              <w:pStyle w:val="EngHang"/>
            </w:pPr>
            <w:r>
              <w:t>Sing to our Saviour,</w:t>
            </w:r>
          </w:p>
          <w:p w14:paraId="661DAD71" w14:textId="2C9DD825" w:rsidR="000140EC" w:rsidRDefault="008F714E" w:rsidP="000140EC">
            <w:pPr>
              <w:pStyle w:val="EngHangEnd"/>
            </w:pPr>
            <w:r>
              <w:t>“He is risen from the dead!”</w:t>
            </w:r>
          </w:p>
        </w:tc>
        <w:tc>
          <w:tcPr>
            <w:tcW w:w="288" w:type="dxa"/>
          </w:tcPr>
          <w:p w14:paraId="1B93C675" w14:textId="77777777" w:rsidR="000140EC" w:rsidRDefault="000140EC" w:rsidP="000140EC"/>
        </w:tc>
        <w:tc>
          <w:tcPr>
            <w:tcW w:w="288" w:type="dxa"/>
          </w:tcPr>
          <w:p w14:paraId="0F313A64" w14:textId="77777777" w:rsidR="000140EC" w:rsidRDefault="000140EC" w:rsidP="000140EC">
            <w:pPr>
              <w:pStyle w:val="CopticCross"/>
            </w:pPr>
          </w:p>
        </w:tc>
        <w:tc>
          <w:tcPr>
            <w:tcW w:w="3960" w:type="dxa"/>
          </w:tcPr>
          <w:p w14:paraId="3B18C1E9" w14:textId="43FCF8EE" w:rsidR="000140EC" w:rsidRDefault="007315A8" w:rsidP="000140EC">
            <w:pPr>
              <w:pStyle w:val="CopticVersemulti-line"/>
            </w:pPr>
            <w:r>
              <w:t>Ⲁⲣⲓⲯⲁⲗⲓⲛ ⲉ̀Ⲡⲉⲛⲛⲟⲩϯ</w:t>
            </w:r>
          </w:p>
          <w:p w14:paraId="5AE6981A" w14:textId="7948CBDB" w:rsidR="007315A8" w:rsidRDefault="007315A8" w:rsidP="000140EC">
            <w:pPr>
              <w:pStyle w:val="CopticVersemulti-line"/>
            </w:pPr>
            <w:r>
              <w:t>ⲁⲣⲓⲯⲁⲗⲓⲛ ⲉ̀ⲡⲉⲛⲟⲩⲣⲟ</w:t>
            </w:r>
          </w:p>
          <w:p w14:paraId="78C19075" w14:textId="2C71AE76" w:rsidR="007315A8" w:rsidRDefault="007315A8" w:rsidP="000140EC">
            <w:pPr>
              <w:pStyle w:val="CopticVersemulti-line"/>
            </w:pPr>
            <w:r>
              <w:t>ⲁⲣⲓⲯⲁⲗⲓⲛ ⲉ̀ⲡⲉⲛⲣⲉϥⲥⲱϯ</w:t>
            </w:r>
          </w:p>
          <w:p w14:paraId="3FD3CF6D" w14:textId="75D231ED" w:rsidR="000140EC" w:rsidRDefault="007315A8" w:rsidP="000140EC">
            <w:pPr>
              <w:pStyle w:val="CopticHangingVerse"/>
            </w:pPr>
            <w:r>
              <w:t>ⲁϥⲧⲱⲛϥ ⲉ̀ⲃⲟⲗ ϧⲉⲛ ⲛⲏⲉⲑⲙⲱⲟⲩⲧ</w:t>
            </w:r>
            <w:r w:rsidR="000140EC">
              <w:t>.</w:t>
            </w:r>
          </w:p>
        </w:tc>
      </w:tr>
      <w:tr w:rsidR="007315A8" w14:paraId="164457CC" w14:textId="77777777" w:rsidTr="000140EC">
        <w:trPr>
          <w:cantSplit/>
          <w:jc w:val="center"/>
        </w:trPr>
        <w:tc>
          <w:tcPr>
            <w:tcW w:w="288" w:type="dxa"/>
          </w:tcPr>
          <w:p w14:paraId="38A10AAE" w14:textId="77777777" w:rsidR="007315A8" w:rsidRDefault="007315A8" w:rsidP="000140EC">
            <w:pPr>
              <w:pStyle w:val="CopticCross"/>
            </w:pPr>
          </w:p>
        </w:tc>
        <w:tc>
          <w:tcPr>
            <w:tcW w:w="3960" w:type="dxa"/>
          </w:tcPr>
          <w:p w14:paraId="1913171D" w14:textId="77777777" w:rsidR="007315A8" w:rsidRDefault="007315A8" w:rsidP="000140EC">
            <w:pPr>
              <w:pStyle w:val="EngHang"/>
            </w:pPr>
            <w:r>
              <w:t>Sine, shine,</w:t>
            </w:r>
          </w:p>
          <w:p w14:paraId="23A674F8" w14:textId="175937E4" w:rsidR="007315A8" w:rsidRDefault="007315A8" w:rsidP="000140EC">
            <w:pPr>
              <w:pStyle w:val="EngHang"/>
            </w:pPr>
            <w:r>
              <w:t>O Virgin Mary,</w:t>
            </w:r>
          </w:p>
          <w:p w14:paraId="01B5F566" w14:textId="77777777" w:rsidR="007315A8" w:rsidRDefault="007315A8" w:rsidP="000140EC">
            <w:pPr>
              <w:pStyle w:val="EngHang"/>
            </w:pPr>
            <w:r>
              <w:t>Shine, Shine,</w:t>
            </w:r>
          </w:p>
          <w:p w14:paraId="15239712" w14:textId="280B5B3F" w:rsidR="007315A8" w:rsidRDefault="007315A8" w:rsidP="007315A8">
            <w:pPr>
              <w:pStyle w:val="EngHangEnd"/>
            </w:pPr>
            <w:r>
              <w:t>O righteous Apostles,</w:t>
            </w:r>
          </w:p>
        </w:tc>
        <w:tc>
          <w:tcPr>
            <w:tcW w:w="288" w:type="dxa"/>
          </w:tcPr>
          <w:p w14:paraId="1167498F" w14:textId="77777777" w:rsidR="007315A8" w:rsidRDefault="007315A8" w:rsidP="000140EC"/>
        </w:tc>
        <w:tc>
          <w:tcPr>
            <w:tcW w:w="288" w:type="dxa"/>
          </w:tcPr>
          <w:p w14:paraId="427DB962" w14:textId="77777777" w:rsidR="007315A8" w:rsidRDefault="007315A8" w:rsidP="000140EC">
            <w:pPr>
              <w:pStyle w:val="CopticCross"/>
            </w:pPr>
          </w:p>
        </w:tc>
        <w:tc>
          <w:tcPr>
            <w:tcW w:w="3960" w:type="dxa"/>
          </w:tcPr>
          <w:p w14:paraId="33540550" w14:textId="77777777" w:rsidR="007315A8" w:rsidRDefault="007315A8" w:rsidP="000140EC">
            <w:pPr>
              <w:pStyle w:val="CopticVersemulti-line"/>
            </w:pPr>
            <w:r>
              <w:t>Ϭⲓⲟⲩⲱⲓⲛⲓ ϭⲓⲟⲩⲱⲓⲛⲓ:</w:t>
            </w:r>
          </w:p>
          <w:p w14:paraId="60AC88AE" w14:textId="77777777" w:rsidR="007315A8" w:rsidRDefault="007315A8" w:rsidP="000140EC">
            <w:pPr>
              <w:pStyle w:val="CopticVersemulti-line"/>
            </w:pPr>
            <w:r>
              <w:t>ⲱ̀ϯⲡⲁⲣⲑⲉⲛⲟⲥ Ⲙⲁⲣⲓⲁⲙ:</w:t>
            </w:r>
          </w:p>
          <w:p w14:paraId="36916F16" w14:textId="77777777" w:rsidR="007315A8" w:rsidRDefault="007315A8" w:rsidP="000140EC">
            <w:pPr>
              <w:pStyle w:val="CopticVersemulti-line"/>
            </w:pPr>
            <w:r>
              <w:t>ϭⲓⲟⲩⲱⲓⲛⲓ ϧⲓⲟⲩⲱⲓⲛⲓ:</w:t>
            </w:r>
          </w:p>
          <w:p w14:paraId="6C3DB48C" w14:textId="64F1C854" w:rsidR="007315A8" w:rsidRDefault="007315A8" w:rsidP="007315A8">
            <w:pPr>
              <w:pStyle w:val="CopticHangingVerse"/>
            </w:pPr>
            <w:r>
              <w:t>ⲛⲓⲁ̀ⲡⲓⲥⲧⲟⲗⲟⲥ ⲛ̀ⲇⲓⲕⲉⲟⲥ.</w:t>
            </w:r>
          </w:p>
        </w:tc>
      </w:tr>
      <w:tr w:rsidR="007315A8" w14:paraId="3F26F741" w14:textId="77777777" w:rsidTr="000140EC">
        <w:trPr>
          <w:cantSplit/>
          <w:jc w:val="center"/>
        </w:trPr>
        <w:tc>
          <w:tcPr>
            <w:tcW w:w="288" w:type="dxa"/>
          </w:tcPr>
          <w:p w14:paraId="7533998F" w14:textId="77777777" w:rsidR="007315A8" w:rsidRDefault="007315A8" w:rsidP="007315A8">
            <w:pPr>
              <w:pStyle w:val="CopticCross"/>
            </w:pPr>
          </w:p>
        </w:tc>
        <w:tc>
          <w:tcPr>
            <w:tcW w:w="3960" w:type="dxa"/>
          </w:tcPr>
          <w:p w14:paraId="6DA58CFB" w14:textId="77777777" w:rsidR="007315A8" w:rsidRDefault="007315A8" w:rsidP="007315A8">
            <w:pPr>
              <w:pStyle w:val="EngHang"/>
              <w:ind w:left="0" w:firstLine="0"/>
            </w:pPr>
            <w:r>
              <w:t>We cry out and proclaim,</w:t>
            </w:r>
          </w:p>
          <w:p w14:paraId="031E6370" w14:textId="77777777" w:rsidR="007315A8" w:rsidRDefault="007315A8" w:rsidP="007315A8">
            <w:pPr>
              <w:pStyle w:val="EngHang"/>
              <w:ind w:left="0" w:firstLine="0"/>
            </w:pPr>
            <w:r>
              <w:t>“Holy, holy, holy</w:t>
            </w:r>
          </w:p>
          <w:p w14:paraId="3FD962AE" w14:textId="77777777" w:rsidR="007315A8" w:rsidRDefault="007315A8" w:rsidP="007315A8">
            <w:pPr>
              <w:pStyle w:val="EngHang"/>
              <w:ind w:left="0" w:firstLine="0"/>
            </w:pPr>
            <w:r>
              <w:t>Is the Lord of ages.</w:t>
            </w:r>
          </w:p>
          <w:p w14:paraId="5796F271" w14:textId="11AB8063" w:rsidR="007315A8" w:rsidRDefault="007315A8" w:rsidP="007315A8">
            <w:pPr>
              <w:pStyle w:val="EngHangEnd"/>
            </w:pPr>
            <w:r>
              <w:t>Christ is risen from the dead!”</w:t>
            </w:r>
          </w:p>
        </w:tc>
        <w:tc>
          <w:tcPr>
            <w:tcW w:w="288" w:type="dxa"/>
          </w:tcPr>
          <w:p w14:paraId="54DFBDAE" w14:textId="77777777" w:rsidR="007315A8" w:rsidRDefault="007315A8" w:rsidP="007315A8"/>
        </w:tc>
        <w:tc>
          <w:tcPr>
            <w:tcW w:w="288" w:type="dxa"/>
          </w:tcPr>
          <w:p w14:paraId="267C93E1" w14:textId="77777777" w:rsidR="007315A8" w:rsidRDefault="007315A8" w:rsidP="007315A8">
            <w:pPr>
              <w:pStyle w:val="CopticCross"/>
            </w:pPr>
          </w:p>
        </w:tc>
        <w:tc>
          <w:tcPr>
            <w:tcW w:w="3960" w:type="dxa"/>
          </w:tcPr>
          <w:p w14:paraId="7B6911E7" w14:textId="77777777" w:rsidR="007315A8" w:rsidRDefault="007315A8" w:rsidP="007315A8">
            <w:pPr>
              <w:pStyle w:val="CopticVersemulti-line"/>
            </w:pPr>
            <w:r>
              <w:t>Ⲉⲛⲱϣ ⲉ̀ⲃⲟⲗ ⲉⲛϫⲱ ⲙ̀ⲙⲟⲥ</w:t>
            </w:r>
          </w:p>
          <w:p w14:paraId="08E0D71D" w14:textId="77777777" w:rsidR="007315A8" w:rsidRDefault="007315A8" w:rsidP="007315A8">
            <w:pPr>
              <w:pStyle w:val="CopticVersemulti-line"/>
            </w:pPr>
            <w:r>
              <w:t>ϫⲉ Ⲭⲟⲩⲁⲃ ⲟⲩⲟϩ Ⲭⲟⲩⲁⲃ Ⲭⲟⲩⲁⲃ</w:t>
            </w:r>
          </w:p>
          <w:p w14:paraId="34A92151" w14:textId="77777777" w:rsidR="007315A8" w:rsidRDefault="007315A8" w:rsidP="007315A8">
            <w:pPr>
              <w:pStyle w:val="CopticVersemulti-line"/>
            </w:pPr>
            <w:r>
              <w:t>Ⲡϭⲟⲓⲥ ⲛ̀ⲛⲏⲉ̀ⲱⲛ</w:t>
            </w:r>
          </w:p>
          <w:p w14:paraId="1441E626" w14:textId="576FF997" w:rsidR="007315A8" w:rsidRDefault="007315A8" w:rsidP="007315A8">
            <w:pPr>
              <w:pStyle w:val="CopticHangingVerse"/>
            </w:pPr>
            <w:r>
              <w:t>Ⲭⲣⲓⲥⲧⲟⲥ ⲁ̀ⲛⲉⲥⲧⲏ ⲉⲕ ⲛⲉⲕⲣⲱⲛ.</w:t>
            </w:r>
          </w:p>
        </w:tc>
      </w:tr>
      <w:tr w:rsidR="007315A8" w14:paraId="6925261C" w14:textId="77777777" w:rsidTr="000140EC">
        <w:trPr>
          <w:cantSplit/>
          <w:jc w:val="center"/>
        </w:trPr>
        <w:tc>
          <w:tcPr>
            <w:tcW w:w="288" w:type="dxa"/>
          </w:tcPr>
          <w:p w14:paraId="37E37396" w14:textId="77777777" w:rsidR="007315A8" w:rsidRDefault="007315A8" w:rsidP="007315A8">
            <w:pPr>
              <w:pStyle w:val="CopticCross"/>
            </w:pPr>
          </w:p>
        </w:tc>
        <w:tc>
          <w:tcPr>
            <w:tcW w:w="3960" w:type="dxa"/>
          </w:tcPr>
          <w:p w14:paraId="2BD60228" w14:textId="77777777" w:rsidR="007315A8" w:rsidRDefault="007315A8" w:rsidP="007315A8">
            <w:pPr>
              <w:pStyle w:val="EngHangEnd"/>
            </w:pPr>
            <w:r>
              <w:t>We ask You, O Son of God…</w:t>
            </w:r>
          </w:p>
        </w:tc>
        <w:tc>
          <w:tcPr>
            <w:tcW w:w="288" w:type="dxa"/>
          </w:tcPr>
          <w:p w14:paraId="4C1D8901" w14:textId="77777777" w:rsidR="007315A8" w:rsidRDefault="007315A8" w:rsidP="007315A8"/>
        </w:tc>
        <w:tc>
          <w:tcPr>
            <w:tcW w:w="288" w:type="dxa"/>
          </w:tcPr>
          <w:p w14:paraId="241DC85A" w14:textId="77777777" w:rsidR="007315A8" w:rsidRDefault="007315A8" w:rsidP="007315A8">
            <w:pPr>
              <w:pStyle w:val="CopticCross"/>
            </w:pPr>
          </w:p>
        </w:tc>
        <w:tc>
          <w:tcPr>
            <w:tcW w:w="3960" w:type="dxa"/>
          </w:tcPr>
          <w:p w14:paraId="259BE822" w14:textId="77777777" w:rsidR="007315A8" w:rsidRDefault="007315A8" w:rsidP="007315A8">
            <w:pPr>
              <w:pStyle w:val="CopticVersemulti-line"/>
            </w:pPr>
            <w:r>
              <w:t>Ⲧⲉⲛϯϩⲟ ⲉ̀ⲣⲟⲕ ⲱ̀ Ⲩⲓⲟⲥ Ⲑⲉⲟⲥ…</w:t>
            </w:r>
          </w:p>
        </w:tc>
      </w:tr>
    </w:tbl>
    <w:p w14:paraId="7EBDCE5E" w14:textId="38118C0F" w:rsidR="00717690" w:rsidRPr="000140EC" w:rsidRDefault="00717690" w:rsidP="00717690">
      <w:pPr>
        <w:pStyle w:val="Heading4"/>
        <w:rPr>
          <w:rFonts w:ascii="Arial Unicode MS" w:eastAsia="Arial Unicode MS" w:hAnsi="Arial Unicode MS" w:cs="Arial Unicode MS"/>
        </w:rPr>
      </w:pPr>
      <w:r>
        <w:t xml:space="preserve">The Aspasmos Batos Hymn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BEC7B25" w14:textId="77777777" w:rsidTr="00717690">
        <w:trPr>
          <w:cantSplit/>
          <w:jc w:val="center"/>
        </w:trPr>
        <w:tc>
          <w:tcPr>
            <w:tcW w:w="288" w:type="dxa"/>
          </w:tcPr>
          <w:p w14:paraId="52A2F7E4" w14:textId="77777777" w:rsidR="00717690" w:rsidRDefault="00717690" w:rsidP="00717690">
            <w:pPr>
              <w:pStyle w:val="CopticCross"/>
            </w:pPr>
          </w:p>
        </w:tc>
        <w:tc>
          <w:tcPr>
            <w:tcW w:w="3960" w:type="dxa"/>
          </w:tcPr>
          <w:p w14:paraId="2C5ED27A" w14:textId="099462F2" w:rsidR="00717690" w:rsidRDefault="000140EC" w:rsidP="00717690">
            <w:pPr>
              <w:pStyle w:val="EngHang"/>
            </w:pPr>
            <w:r>
              <w:t>Finally, He was put in the tomb;</w:t>
            </w:r>
          </w:p>
          <w:p w14:paraId="1CA4A326" w14:textId="35063C38" w:rsidR="000140EC" w:rsidRDefault="000140EC" w:rsidP="00717690">
            <w:pPr>
              <w:pStyle w:val="EngHang"/>
            </w:pPr>
            <w:r>
              <w:t>And according to the prophetic sayings,</w:t>
            </w:r>
          </w:p>
          <w:p w14:paraId="5D4AE8C5" w14:textId="18AA5217" w:rsidR="000140EC" w:rsidRDefault="000140EC" w:rsidP="000140EC">
            <w:pPr>
              <w:pStyle w:val="EngHang"/>
            </w:pPr>
            <w:r>
              <w:t>On the third day,</w:t>
            </w:r>
          </w:p>
          <w:p w14:paraId="4CBD5947" w14:textId="0FEE56DA" w:rsidR="00717690" w:rsidRDefault="000140EC" w:rsidP="00717690">
            <w:pPr>
              <w:pStyle w:val="EngHangEnd"/>
            </w:pPr>
            <w:r>
              <w:t>Christ rose from the dead!</w:t>
            </w:r>
          </w:p>
        </w:tc>
        <w:tc>
          <w:tcPr>
            <w:tcW w:w="288" w:type="dxa"/>
          </w:tcPr>
          <w:p w14:paraId="1716D329" w14:textId="77777777" w:rsidR="00717690" w:rsidRDefault="00717690" w:rsidP="00717690"/>
        </w:tc>
        <w:tc>
          <w:tcPr>
            <w:tcW w:w="288" w:type="dxa"/>
          </w:tcPr>
          <w:p w14:paraId="61AF819E" w14:textId="77777777" w:rsidR="00717690" w:rsidRDefault="00717690" w:rsidP="00717690">
            <w:pPr>
              <w:pStyle w:val="CopticCross"/>
            </w:pPr>
          </w:p>
        </w:tc>
        <w:tc>
          <w:tcPr>
            <w:tcW w:w="3960" w:type="dxa"/>
          </w:tcPr>
          <w:p w14:paraId="2C5B568A" w14:textId="363DF41C" w:rsidR="00717690" w:rsidRDefault="000140EC" w:rsidP="00717690">
            <w:pPr>
              <w:pStyle w:val="CopticVersemulti-line"/>
            </w:pPr>
            <w:r>
              <w:t>Ⲗⲟⲓⲡⲟⲛ Ⲁⲩⲭⲁⲩ ϧⲉⲛ ⲛⲓⲙ̀ϩⲁⲩ:</w:t>
            </w:r>
          </w:p>
          <w:p w14:paraId="1FC3C51E" w14:textId="77777777" w:rsidR="000140EC" w:rsidRDefault="000140EC" w:rsidP="00717690">
            <w:pPr>
              <w:pStyle w:val="CopticVersemulti-line"/>
            </w:pPr>
            <w:r>
              <w:t>ⲕⲁⲧⲁ ⲛⲓⲥ̀ⲙⲏ ⲙ̀ⲡ̀ⲣⲟⲫⲏⲧⲓⲕⲟⲛ</w:t>
            </w:r>
          </w:p>
          <w:p w14:paraId="01CAB82F" w14:textId="71B74AF6" w:rsidR="000140EC" w:rsidRDefault="000140EC" w:rsidP="00717690">
            <w:pPr>
              <w:pStyle w:val="CopticVersemulti-line"/>
            </w:pPr>
            <w:r>
              <w:t>ϧⲉⲛ ⲡⲓⲙⲁϩ ϣⲱⲙⲧ ⲛ̀ⲉ̀ϩⲟⲟⲩ</w:t>
            </w:r>
          </w:p>
          <w:p w14:paraId="4713C154" w14:textId="7FDDBA3E" w:rsidR="00717690" w:rsidRDefault="000140EC" w:rsidP="00717690">
            <w:pPr>
              <w:pStyle w:val="CopticHangingVerse"/>
            </w:pPr>
            <w:r>
              <w:t>Ⲡⲓⲭ̀ⲣⲓⲥⲧⲟⲥ Ⲁⲛⲉⲥⲧⲏ ⲉⲕⲛⲉⲕⲣⲱⲛ</w:t>
            </w:r>
            <w:r w:rsidR="00717690">
              <w:t>.</w:t>
            </w:r>
          </w:p>
        </w:tc>
      </w:tr>
      <w:tr w:rsidR="00717690" w14:paraId="1BCFF3BB" w14:textId="77777777" w:rsidTr="00717690">
        <w:trPr>
          <w:cantSplit/>
          <w:jc w:val="center"/>
        </w:trPr>
        <w:tc>
          <w:tcPr>
            <w:tcW w:w="288" w:type="dxa"/>
          </w:tcPr>
          <w:p w14:paraId="1A3D2D29" w14:textId="77777777" w:rsidR="00717690" w:rsidRDefault="00717690" w:rsidP="00717690">
            <w:pPr>
              <w:pStyle w:val="CopticCross"/>
            </w:pPr>
          </w:p>
        </w:tc>
        <w:tc>
          <w:tcPr>
            <w:tcW w:w="3960" w:type="dxa"/>
          </w:tcPr>
          <w:p w14:paraId="37FA34E5" w14:textId="77777777" w:rsidR="00717690" w:rsidRDefault="00717690" w:rsidP="00717690">
            <w:pPr>
              <w:pStyle w:val="EngHang"/>
            </w:pPr>
            <w:r>
              <w:t>Alleluia, alleluia, alleluia.</w:t>
            </w:r>
          </w:p>
          <w:p w14:paraId="14CBF51C" w14:textId="023D87BA" w:rsidR="00717690" w:rsidRDefault="00717690" w:rsidP="00717690">
            <w:pPr>
              <w:pStyle w:val="EngHang"/>
            </w:pPr>
            <w:r>
              <w:t xml:space="preserve">Jesus Christ, the </w:t>
            </w:r>
            <w:r w:rsidR="000140EC">
              <w:t>King of Glory</w:t>
            </w:r>
            <w:r>
              <w:t>,</w:t>
            </w:r>
          </w:p>
          <w:p w14:paraId="24F223FD" w14:textId="08C028FA" w:rsidR="00717690" w:rsidRDefault="000140EC" w:rsidP="00717690">
            <w:pPr>
              <w:pStyle w:val="EngHang"/>
            </w:pPr>
            <w:r>
              <w:t>Is risen from the dead.</w:t>
            </w:r>
          </w:p>
          <w:p w14:paraId="785B60AC" w14:textId="4EB7F32B" w:rsidR="00717690" w:rsidRDefault="000140EC" w:rsidP="00717690">
            <w:pPr>
              <w:pStyle w:val="EngHangEnd"/>
            </w:pPr>
            <w:r>
              <w:t>Saev us and have mercy on us</w:t>
            </w:r>
            <w:r w:rsidR="00717690">
              <w:t>.</w:t>
            </w:r>
          </w:p>
        </w:tc>
        <w:tc>
          <w:tcPr>
            <w:tcW w:w="288" w:type="dxa"/>
          </w:tcPr>
          <w:p w14:paraId="6498966D" w14:textId="77777777" w:rsidR="00717690" w:rsidRDefault="00717690" w:rsidP="00717690"/>
        </w:tc>
        <w:tc>
          <w:tcPr>
            <w:tcW w:w="288" w:type="dxa"/>
          </w:tcPr>
          <w:p w14:paraId="4CCFBBD3" w14:textId="77777777" w:rsidR="00717690" w:rsidRDefault="00717690" w:rsidP="00717690">
            <w:pPr>
              <w:pStyle w:val="CopticCross"/>
            </w:pPr>
          </w:p>
        </w:tc>
        <w:tc>
          <w:tcPr>
            <w:tcW w:w="3960" w:type="dxa"/>
          </w:tcPr>
          <w:p w14:paraId="58655A87" w14:textId="77777777" w:rsidR="00717690" w:rsidRDefault="00717690" w:rsidP="00717690">
            <w:pPr>
              <w:pStyle w:val="CopticVersemulti-line"/>
            </w:pPr>
            <w:r>
              <w:t>Ⲁⲗⲗⲏⲗⲟⲩⲓⲁ: ⲁⲗⲗⲏⲗⲟⲩⲓⲁ: ⲁⲗⲗⲏⲗⲟⲩⲓⲁ.</w:t>
            </w:r>
          </w:p>
          <w:p w14:paraId="424745B8" w14:textId="129BA709" w:rsidR="00717690" w:rsidRDefault="00717690" w:rsidP="000140EC">
            <w:pPr>
              <w:pStyle w:val="CopticVersemulti-line"/>
            </w:pPr>
            <w:r>
              <w:t xml:space="preserve">Ⲓⲏⲥⲟⲩⲥ Ⲡⲓⲭ̀ⲣⲓⲥⲧⲟⲥ </w:t>
            </w:r>
            <w:r w:rsidR="000140EC">
              <w:t>ⲡ̀ⲟⲩⲣⲟ ⲛ̀ⲧⲉ ⲡ̀ⲱⲟⲩ:</w:t>
            </w:r>
          </w:p>
          <w:p w14:paraId="7863AF20" w14:textId="64EB1BDD" w:rsidR="000140EC" w:rsidRDefault="000140EC" w:rsidP="000140EC">
            <w:pPr>
              <w:pStyle w:val="CopticVersemulti-line"/>
            </w:pPr>
            <w:r>
              <w:t>Ⲁϥⲧⲱⲛϥ ⲉ̀ⲃⲟⲗ ϧⲉⲛ ⲛⲏⲉⲑⲙⲟⲩⲧ:</w:t>
            </w:r>
          </w:p>
          <w:p w14:paraId="434A7DFC" w14:textId="76D80EAB" w:rsidR="00717690" w:rsidRDefault="000140EC" w:rsidP="00717690">
            <w:pPr>
              <w:pStyle w:val="CopticHangingVerse"/>
            </w:pPr>
            <w:r>
              <w:t>ⲥⲱϯ ⲙ̀ⲙⲟⲛ ⲟⲩⲟϩ ⲛⲁⲓ ⲛⲁⲛ</w:t>
            </w:r>
            <w:r w:rsidR="00717690">
              <w:t>.</w:t>
            </w:r>
          </w:p>
        </w:tc>
      </w:tr>
      <w:tr w:rsidR="00717690" w14:paraId="79EAEBA7" w14:textId="77777777" w:rsidTr="00717690">
        <w:trPr>
          <w:cantSplit/>
          <w:jc w:val="center"/>
        </w:trPr>
        <w:tc>
          <w:tcPr>
            <w:tcW w:w="288" w:type="dxa"/>
          </w:tcPr>
          <w:p w14:paraId="13C615D8" w14:textId="77777777" w:rsidR="00717690" w:rsidRDefault="00717690" w:rsidP="00717690">
            <w:pPr>
              <w:pStyle w:val="CopticCross"/>
            </w:pPr>
          </w:p>
        </w:tc>
        <w:tc>
          <w:tcPr>
            <w:tcW w:w="3960" w:type="dxa"/>
          </w:tcPr>
          <w:p w14:paraId="3140A8D5" w14:textId="77777777" w:rsidR="00717690" w:rsidRDefault="00717690" w:rsidP="00717690">
            <w:pPr>
              <w:pStyle w:val="EngHang"/>
            </w:pPr>
            <w:r>
              <w:t>Holy, holy, holy,</w:t>
            </w:r>
          </w:p>
          <w:p w14:paraId="1899B10C" w14:textId="77777777" w:rsidR="00717690" w:rsidRDefault="00717690" w:rsidP="00717690">
            <w:pPr>
              <w:pStyle w:val="EngHang"/>
            </w:pPr>
            <w:r>
              <w:t>Lord of Hosts.</w:t>
            </w:r>
          </w:p>
          <w:p w14:paraId="5B29DFA4" w14:textId="77777777" w:rsidR="00717690" w:rsidRDefault="00717690" w:rsidP="00717690">
            <w:pPr>
              <w:pStyle w:val="EngHang"/>
            </w:pPr>
            <w:r>
              <w:t>Heaven and earth are full</w:t>
            </w:r>
          </w:p>
          <w:p w14:paraId="70757EF3" w14:textId="77777777" w:rsidR="00717690" w:rsidRDefault="00717690" w:rsidP="00717690">
            <w:pPr>
              <w:pStyle w:val="EngHangEnd"/>
            </w:pPr>
            <w:r>
              <w:t>Of Your holy glory.</w:t>
            </w:r>
          </w:p>
        </w:tc>
        <w:tc>
          <w:tcPr>
            <w:tcW w:w="288" w:type="dxa"/>
          </w:tcPr>
          <w:p w14:paraId="66943174" w14:textId="77777777" w:rsidR="00717690" w:rsidRDefault="00717690" w:rsidP="00717690"/>
        </w:tc>
        <w:tc>
          <w:tcPr>
            <w:tcW w:w="288" w:type="dxa"/>
          </w:tcPr>
          <w:p w14:paraId="5E3A0EAC" w14:textId="77777777" w:rsidR="00717690" w:rsidRDefault="00717690" w:rsidP="00717690">
            <w:pPr>
              <w:pStyle w:val="CopticCross"/>
            </w:pPr>
          </w:p>
        </w:tc>
        <w:tc>
          <w:tcPr>
            <w:tcW w:w="3960" w:type="dxa"/>
          </w:tcPr>
          <w:p w14:paraId="7451CD06" w14:textId="77777777" w:rsidR="00717690" w:rsidRDefault="00717690" w:rsidP="00717690">
            <w:pPr>
              <w:pStyle w:val="CopticVersemulti-line"/>
            </w:pPr>
            <w:r>
              <w:t>Ϫⲉ ⲁ̀ⲅⲓⲟⲥ ⲁ̀ⲅⲓⲟⲥ ⲁ̀ⲅⲓⲟⲥ:</w:t>
            </w:r>
          </w:p>
          <w:p w14:paraId="013358A5" w14:textId="77777777" w:rsidR="00717690" w:rsidRDefault="00717690" w:rsidP="00717690">
            <w:pPr>
              <w:pStyle w:val="CopticVersemulti-line"/>
            </w:pPr>
            <w:r>
              <w:t>Ⲕⲩⲣⲓⲟⲥ ⲥⲁⲃⲁⲱⲑ:</w:t>
            </w:r>
          </w:p>
          <w:p w14:paraId="29DC4FFD" w14:textId="77777777" w:rsidR="00717690" w:rsidRDefault="00717690" w:rsidP="00717690">
            <w:pPr>
              <w:pStyle w:val="CopticVersemulti-line"/>
            </w:pPr>
            <w:r>
              <w:t>ⲛ̀ⲗⲏⲡⲏⲥ ⲟ̀ ⲟⲩⲣⲁⲛⲟⲥ ⲕⲉ ⲏ̀ ⲅⲏ</w:t>
            </w:r>
          </w:p>
          <w:p w14:paraId="03F57089" w14:textId="77777777" w:rsidR="00717690" w:rsidRDefault="00717690" w:rsidP="00717690">
            <w:pPr>
              <w:pStyle w:val="CopticHangingVerse"/>
            </w:pPr>
            <w:r>
              <w:t>ⲧⲏⲥ ⲁ̀ⲅⲓⲁⲥ ⲥⲟⲩ ⲇⲟⲝⲏⲥ.</w:t>
            </w:r>
          </w:p>
        </w:tc>
      </w:tr>
    </w:tbl>
    <w:p w14:paraId="445F70D9" w14:textId="57D37E14" w:rsidR="00717690" w:rsidRPr="003C273F" w:rsidRDefault="00717690" w:rsidP="00717690">
      <w:pPr>
        <w:pStyle w:val="Heading4"/>
        <w:rPr>
          <w:rFonts w:ascii="Arial Unicode MS" w:eastAsia="Arial Unicode MS" w:hAnsi="Arial Unicode MS" w:cs="Arial Unicode MS"/>
        </w:rPr>
      </w:pPr>
      <w:r>
        <w:t xml:space="preserve">The End of Service Hymn for </w:t>
      </w:r>
      <w:r w:rsidR="003C273F">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057432F" w14:textId="77777777" w:rsidTr="00717690">
        <w:trPr>
          <w:cantSplit/>
          <w:jc w:val="center"/>
        </w:trPr>
        <w:tc>
          <w:tcPr>
            <w:tcW w:w="288" w:type="dxa"/>
          </w:tcPr>
          <w:p w14:paraId="1C790AC7" w14:textId="77777777" w:rsidR="00717690" w:rsidRDefault="00717690" w:rsidP="00717690">
            <w:pPr>
              <w:pStyle w:val="CopticCross"/>
            </w:pPr>
          </w:p>
        </w:tc>
        <w:tc>
          <w:tcPr>
            <w:tcW w:w="3960" w:type="dxa"/>
          </w:tcPr>
          <w:p w14:paraId="6A9F34E1" w14:textId="69091A48" w:rsidR="00717690" w:rsidRDefault="00717690" w:rsidP="003C273F">
            <w:pPr>
              <w:pStyle w:val="EngHangEnd"/>
            </w:pPr>
            <w:r>
              <w:t xml:space="preserve">… “Our Lord Jesus Christ, the </w:t>
            </w:r>
            <w:r w:rsidR="003C273F">
              <w:t>King of glory</w:t>
            </w:r>
            <w:r>
              <w:t xml:space="preserve">, </w:t>
            </w:r>
            <w:r w:rsidR="003C273F">
              <w:t>is risen from the dead, on the third day</w:t>
            </w:r>
            <w:r>
              <w:t>.” …</w:t>
            </w:r>
          </w:p>
        </w:tc>
        <w:tc>
          <w:tcPr>
            <w:tcW w:w="288" w:type="dxa"/>
          </w:tcPr>
          <w:p w14:paraId="78BC8B9A" w14:textId="77777777" w:rsidR="00717690" w:rsidRDefault="00717690" w:rsidP="00717690"/>
        </w:tc>
        <w:tc>
          <w:tcPr>
            <w:tcW w:w="288" w:type="dxa"/>
          </w:tcPr>
          <w:p w14:paraId="74449A6A" w14:textId="77777777" w:rsidR="00717690" w:rsidRDefault="00717690" w:rsidP="00717690">
            <w:pPr>
              <w:pStyle w:val="CopticCross"/>
            </w:pPr>
          </w:p>
        </w:tc>
        <w:tc>
          <w:tcPr>
            <w:tcW w:w="3960" w:type="dxa"/>
          </w:tcPr>
          <w:p w14:paraId="06E4BDF0" w14:textId="6B0605DB" w:rsidR="00717690" w:rsidRPr="00C35319" w:rsidRDefault="00717690" w:rsidP="003C273F">
            <w:pPr>
              <w:pStyle w:val="CopticHangingVerse"/>
            </w:pPr>
            <w:r>
              <w:t>…</w:t>
            </w:r>
            <w:r w:rsidR="003C273F">
              <w:t>Ⲡⲟⲩⲣⲟ ⲛ̀ⲧⲉ ⲡ̀ⲱ̀ⲟⲩ ⲫⲏⲉ̀ⲧⲁϥⲧⲱⲛϥ ⲉ̀ⲃⲟⲗ ϧⲉⲛ ⲛⲏⲉⲑⲙⲱⲟⲩⲧ ϧⲉⲛ ⲡⲓⲉ̀ϩⲟⲟⲩ ⲙ̀ⲙⲁϩϣⲟⲙⲧ</w:t>
            </w:r>
            <w:r>
              <w:t>…</w:t>
            </w:r>
          </w:p>
        </w:tc>
      </w:tr>
    </w:tbl>
    <w:p w14:paraId="7EF68BA3" w14:textId="77777777" w:rsidR="00D22853" w:rsidRDefault="00D22853" w:rsidP="00D22853">
      <w:pPr>
        <w:pStyle w:val="Heading3"/>
      </w:pPr>
      <w:r>
        <w:t>Monday of Bright Week</w:t>
      </w:r>
      <w:bookmarkEnd w:id="2052"/>
    </w:p>
    <w:p w14:paraId="160CEDAE" w14:textId="77777777" w:rsidR="00C103DB" w:rsidRDefault="00C103DB" w:rsidP="00C103DB">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1F25F6F4" w14:textId="77777777" w:rsidTr="00FB0F28">
        <w:trPr>
          <w:cantSplit/>
        </w:trPr>
        <w:tc>
          <w:tcPr>
            <w:tcW w:w="288" w:type="dxa"/>
          </w:tcPr>
          <w:p w14:paraId="0906F006" w14:textId="77777777" w:rsidR="00C103DB" w:rsidRDefault="00C103DB" w:rsidP="00C103DB">
            <w:pPr>
              <w:pStyle w:val="CopticCross"/>
            </w:pPr>
          </w:p>
        </w:tc>
        <w:tc>
          <w:tcPr>
            <w:tcW w:w="3960" w:type="dxa"/>
          </w:tcPr>
          <w:p w14:paraId="6A32D86A" w14:textId="77777777" w:rsidR="00C103DB" w:rsidRDefault="00C103DB" w:rsidP="00C103DB">
            <w:pPr>
              <w:pStyle w:val="EngHang"/>
              <w:rPr>
                <w:rFonts w:eastAsia="Arial Unicode MS"/>
              </w:rPr>
            </w:pPr>
            <w:r>
              <w:rPr>
                <w:rFonts w:eastAsia="Arial Unicode MS"/>
              </w:rPr>
              <w:t>Sing today,</w:t>
            </w:r>
          </w:p>
          <w:p w14:paraId="3BA54A3A" w14:textId="77777777" w:rsidR="00C103DB" w:rsidRDefault="00C103DB" w:rsidP="00C103DB">
            <w:pPr>
              <w:pStyle w:val="EngHang"/>
              <w:rPr>
                <w:rFonts w:eastAsia="Arial Unicode MS"/>
              </w:rPr>
            </w:pPr>
            <w:r>
              <w:rPr>
                <w:rFonts w:eastAsia="Arial Unicode MS"/>
              </w:rPr>
              <w:t>With a joyful voice,</w:t>
            </w:r>
          </w:p>
          <w:p w14:paraId="4F1D663D" w14:textId="77777777" w:rsidR="00C103DB" w:rsidRDefault="00C103DB" w:rsidP="00C103DB">
            <w:pPr>
              <w:pStyle w:val="EngHang"/>
              <w:rPr>
                <w:rFonts w:eastAsia="Arial Unicode MS"/>
              </w:rPr>
            </w:pPr>
            <w:r>
              <w:rPr>
                <w:rFonts w:eastAsia="Arial Unicode MS"/>
              </w:rPr>
              <w:t>For the King of glory,</w:t>
            </w:r>
          </w:p>
          <w:p w14:paraId="35E823D4" w14:textId="77777777" w:rsidR="00C103DB" w:rsidRPr="00E257A0" w:rsidRDefault="00C103DB" w:rsidP="00C103DB">
            <w:pPr>
              <w:pStyle w:val="EngHangEnd"/>
              <w:rPr>
                <w:rFonts w:eastAsia="Arial Unicode MS"/>
              </w:rPr>
            </w:pPr>
            <w:r>
              <w:rPr>
                <w:rFonts w:eastAsia="Arial Unicode MS"/>
              </w:rPr>
              <w:t>Jsus Christ is risen!</w:t>
            </w:r>
          </w:p>
        </w:tc>
        <w:tc>
          <w:tcPr>
            <w:tcW w:w="288" w:type="dxa"/>
          </w:tcPr>
          <w:p w14:paraId="25B3448C" w14:textId="77777777" w:rsidR="00C103DB" w:rsidRDefault="00C103DB" w:rsidP="00C103DB">
            <w:pPr>
              <w:pStyle w:val="CopticCross"/>
            </w:pPr>
          </w:p>
        </w:tc>
        <w:tc>
          <w:tcPr>
            <w:tcW w:w="288" w:type="dxa"/>
          </w:tcPr>
          <w:p w14:paraId="6959821A" w14:textId="77777777" w:rsidR="00C103DB" w:rsidRDefault="00C103DB" w:rsidP="00C103DB">
            <w:pPr>
              <w:pStyle w:val="CopticCross"/>
            </w:pPr>
          </w:p>
        </w:tc>
        <w:tc>
          <w:tcPr>
            <w:tcW w:w="3960" w:type="dxa"/>
          </w:tcPr>
          <w:p w14:paraId="29E11815" w14:textId="77777777" w:rsidR="00C103DB" w:rsidRDefault="00C103DB" w:rsidP="00C103DB">
            <w:pPr>
              <w:pStyle w:val="CopticVersemulti-line"/>
            </w:pPr>
            <w:r>
              <w:t>Ⲁⲣⲓⲯⲁⲗⲓⲛ ⲙ̀ⲫⲟⲟⲩ:</w:t>
            </w:r>
          </w:p>
          <w:p w14:paraId="3B65A20A" w14:textId="77777777" w:rsidR="00C103DB" w:rsidRDefault="00C103DB" w:rsidP="00C103DB">
            <w:pPr>
              <w:pStyle w:val="CopticVersemulti-line"/>
            </w:pPr>
            <w:r>
              <w:t>ϧⲉⲛ ⲟⲩⲥ̀ⲙⲏ ⲛ̀ⲟⲩⲛⲟϥ:</w:t>
            </w:r>
          </w:p>
          <w:p w14:paraId="45062D41" w14:textId="77777777" w:rsidR="00C103DB" w:rsidRDefault="00C103DB" w:rsidP="00C103DB">
            <w:pPr>
              <w:pStyle w:val="CopticVersemulti-line"/>
            </w:pPr>
            <w:r>
              <w:t>ϫⲉ ⲡ̀ⲟⲩⲣⲟ ⲛ̀ⲧⲉ ⲡ̀ⲱ̀ⲟⲩ:</w:t>
            </w:r>
          </w:p>
          <w:p w14:paraId="1902E55E" w14:textId="77777777" w:rsidR="00C103DB" w:rsidRPr="005130A7" w:rsidRDefault="00C103DB" w:rsidP="00C103DB">
            <w:pPr>
              <w:pStyle w:val="CopticVerse"/>
            </w:pPr>
            <w:r>
              <w:t>Ⲓⲏⲥⲟⲩⲥ Ⲡⲭⲣⲓⲥⲧⲟⲥ ⲁϥⲧⲱⲛϥ.</w:t>
            </w:r>
          </w:p>
        </w:tc>
      </w:tr>
      <w:tr w:rsidR="00C103DB" w14:paraId="749F51B9" w14:textId="77777777" w:rsidTr="00FB0F28">
        <w:trPr>
          <w:cantSplit/>
        </w:trPr>
        <w:tc>
          <w:tcPr>
            <w:tcW w:w="288" w:type="dxa"/>
          </w:tcPr>
          <w:p w14:paraId="0E7FC423" w14:textId="77777777" w:rsidR="00C103DB" w:rsidRPr="001E2E1C" w:rsidRDefault="00C103DB" w:rsidP="00C103DB">
            <w:pPr>
              <w:pStyle w:val="CopticCross"/>
            </w:pPr>
          </w:p>
        </w:tc>
        <w:tc>
          <w:tcPr>
            <w:tcW w:w="3960" w:type="dxa"/>
          </w:tcPr>
          <w:p w14:paraId="56942FDB" w14:textId="77777777" w:rsidR="00C103DB" w:rsidRDefault="00C103DB" w:rsidP="00C103DB">
            <w:pPr>
              <w:pStyle w:val="EngHang"/>
            </w:pPr>
            <w:r>
              <w:t>Eveyone praises</w:t>
            </w:r>
          </w:p>
          <w:p w14:paraId="0DFCC6CB" w14:textId="77777777" w:rsidR="00C103DB" w:rsidRDefault="00C103DB" w:rsidP="00C103DB">
            <w:pPr>
              <w:pStyle w:val="EngHang"/>
            </w:pPr>
            <w:r>
              <w:t>With unceasing voices,</w:t>
            </w:r>
          </w:p>
          <w:p w14:paraId="3563123E" w14:textId="77777777" w:rsidR="00C103DB" w:rsidRDefault="00C103DB" w:rsidP="00C103DB">
            <w:pPr>
              <w:pStyle w:val="EngHang"/>
            </w:pPr>
            <w:r>
              <w:t>For God the Logos,</w:t>
            </w:r>
          </w:p>
          <w:p w14:paraId="34BFACB7" w14:textId="77777777" w:rsidR="00C103DB" w:rsidRDefault="00C103DB" w:rsidP="00C103DB">
            <w:pPr>
              <w:pStyle w:val="EngHangEnd"/>
            </w:pPr>
            <w:r>
              <w:t>Jesus Christ is risen!</w:t>
            </w:r>
          </w:p>
        </w:tc>
        <w:tc>
          <w:tcPr>
            <w:tcW w:w="288" w:type="dxa"/>
          </w:tcPr>
          <w:p w14:paraId="3851BA4E" w14:textId="77777777" w:rsidR="00C103DB" w:rsidRDefault="00C103DB" w:rsidP="00C103DB">
            <w:pPr>
              <w:pStyle w:val="CopticCross"/>
            </w:pPr>
          </w:p>
        </w:tc>
        <w:tc>
          <w:tcPr>
            <w:tcW w:w="288" w:type="dxa"/>
          </w:tcPr>
          <w:p w14:paraId="3265034D" w14:textId="77777777" w:rsidR="00C103DB" w:rsidRDefault="00C103DB" w:rsidP="00C103DB">
            <w:pPr>
              <w:pStyle w:val="CopticCross"/>
            </w:pPr>
          </w:p>
        </w:tc>
        <w:tc>
          <w:tcPr>
            <w:tcW w:w="3960" w:type="dxa"/>
          </w:tcPr>
          <w:p w14:paraId="683C66F4" w14:textId="77777777" w:rsidR="00C103DB" w:rsidRDefault="00C103DB" w:rsidP="00C103DB">
            <w:pPr>
              <w:pStyle w:val="CopticVersemulti-line"/>
            </w:pPr>
            <w:r>
              <w:t>Ⲃⲟⲛ ⲛⲓⲃⲉⲛ ⲉⲩϩⲱⲥ:</w:t>
            </w:r>
          </w:p>
          <w:p w14:paraId="70469181" w14:textId="77777777" w:rsidR="00C103DB" w:rsidRDefault="00C103DB" w:rsidP="00C103DB">
            <w:pPr>
              <w:pStyle w:val="CopticVersemulti-line"/>
            </w:pPr>
            <w:r>
              <w:t>ϧⲉⲛ ⲟⲩⲥ̀ⲙⲏ ⲛ̀ⲁⲧⲭⲁⲣⲱϥ:</w:t>
            </w:r>
          </w:p>
          <w:p w14:paraId="5E48ED29" w14:textId="77777777" w:rsidR="00C103DB" w:rsidRDefault="00C103DB" w:rsidP="00C103DB">
            <w:pPr>
              <w:pStyle w:val="CopticVersemulti-line"/>
            </w:pPr>
            <w:r>
              <w:t>ϫⲉ ⲁ̀Ⲫⲛⲟⲩϯ Ⲡⲓⲗⲟⲅⲟⲥ:</w:t>
            </w:r>
          </w:p>
          <w:p w14:paraId="2EBF1BEE" w14:textId="77777777" w:rsidR="00C103DB" w:rsidRPr="005130A7" w:rsidRDefault="00C103DB" w:rsidP="00C103DB">
            <w:pPr>
              <w:pStyle w:val="CopticVerse"/>
            </w:pPr>
            <w:r>
              <w:t>Ⲓⲏⲥⲟⲩⲥ Ⲡⲭⲣⲓⲥⲧⲟⲥ ⲁϥⲧⲱⲛϥ.</w:t>
            </w:r>
          </w:p>
        </w:tc>
      </w:tr>
      <w:tr w:rsidR="00C103DB" w14:paraId="24C2D5E0" w14:textId="77777777" w:rsidTr="00FB0F28">
        <w:trPr>
          <w:cantSplit/>
        </w:trPr>
        <w:tc>
          <w:tcPr>
            <w:tcW w:w="288" w:type="dxa"/>
          </w:tcPr>
          <w:p w14:paraId="1F0F255D" w14:textId="77777777" w:rsidR="00C103DB" w:rsidRDefault="00C103DB" w:rsidP="00C103DB">
            <w:pPr>
              <w:pStyle w:val="CopticCross"/>
            </w:pPr>
            <w:r>
              <w:lastRenderedPageBreak/>
              <w:t>¿</w:t>
            </w:r>
          </w:p>
        </w:tc>
        <w:tc>
          <w:tcPr>
            <w:tcW w:w="3960" w:type="dxa"/>
          </w:tcPr>
          <w:p w14:paraId="23191DB4" w14:textId="77777777" w:rsidR="00C103DB" w:rsidRDefault="00C103DB" w:rsidP="00C103DB">
            <w:pPr>
              <w:pStyle w:val="EngHang"/>
            </w:pPr>
            <w:r>
              <w:t>Come, let us worship Him,</w:t>
            </w:r>
          </w:p>
          <w:p w14:paraId="15954FB8" w14:textId="77777777" w:rsidR="00C103DB" w:rsidRDefault="00C103DB" w:rsidP="00C103DB">
            <w:pPr>
              <w:pStyle w:val="EngHang"/>
            </w:pPr>
            <w:r>
              <w:t>For He is our God,</w:t>
            </w:r>
          </w:p>
          <w:p w14:paraId="1C200AB5" w14:textId="77777777" w:rsidR="00C103DB" w:rsidRDefault="00C103DB" w:rsidP="00C103DB">
            <w:pPr>
              <w:pStyle w:val="EngHang"/>
            </w:pPr>
            <w:r>
              <w:t>The Lamb of God;</w:t>
            </w:r>
          </w:p>
          <w:p w14:paraId="14477276" w14:textId="77777777" w:rsidR="00C103DB" w:rsidRDefault="00C103DB" w:rsidP="00C103DB">
            <w:pPr>
              <w:pStyle w:val="EngHangEnd"/>
            </w:pPr>
            <w:r>
              <w:t>Jesus Christ is risen!</w:t>
            </w:r>
          </w:p>
        </w:tc>
        <w:tc>
          <w:tcPr>
            <w:tcW w:w="288" w:type="dxa"/>
          </w:tcPr>
          <w:p w14:paraId="13FECEE5" w14:textId="77777777" w:rsidR="00C103DB" w:rsidRDefault="00C103DB" w:rsidP="00C103DB">
            <w:pPr>
              <w:pStyle w:val="CopticCross"/>
            </w:pPr>
          </w:p>
        </w:tc>
        <w:tc>
          <w:tcPr>
            <w:tcW w:w="288" w:type="dxa"/>
          </w:tcPr>
          <w:p w14:paraId="3153D93F" w14:textId="77777777" w:rsidR="00C103DB" w:rsidRDefault="00C103DB" w:rsidP="00C103DB">
            <w:pPr>
              <w:pStyle w:val="CopticCross"/>
            </w:pPr>
            <w:r>
              <w:t>¿</w:t>
            </w:r>
          </w:p>
        </w:tc>
        <w:tc>
          <w:tcPr>
            <w:tcW w:w="3960" w:type="dxa"/>
          </w:tcPr>
          <w:p w14:paraId="78C2063F" w14:textId="77777777" w:rsidR="00C103DB" w:rsidRDefault="00C103DB" w:rsidP="00C103DB">
            <w:pPr>
              <w:pStyle w:val="CopticVersemulti-line"/>
            </w:pPr>
            <w:r>
              <w:t>Ⲅⲉ ⲅⲁⲣ ⲛ̀ⲑⲟϥ ⲡⲉ Ⲡⲉⲛⲛⲟⲩϯ:</w:t>
            </w:r>
          </w:p>
          <w:p w14:paraId="4676A037" w14:textId="77777777" w:rsidR="00C103DB" w:rsidRDefault="00C103DB" w:rsidP="00C103DB">
            <w:pPr>
              <w:pStyle w:val="CopticVersemulti-line"/>
            </w:pPr>
            <w:r>
              <w:t>ⲁ̀ⲙⲱⲓⲛⲓ ⲙⲁⲣⲉⲛⲟⲩⲱϣⲧ ⲙ̀ⲙⲟϥ:</w:t>
            </w:r>
          </w:p>
          <w:p w14:paraId="4FED253D" w14:textId="77777777" w:rsidR="00C103DB" w:rsidRDefault="00C103DB" w:rsidP="00C103DB">
            <w:pPr>
              <w:pStyle w:val="CopticVersemulti-line"/>
            </w:pPr>
            <w:r>
              <w:t>Ⲡⲓϩⲓⲏⲃ ⲛ̀ⲧⲉ Ⲫⲛⲟⲩϯ:</w:t>
            </w:r>
          </w:p>
          <w:p w14:paraId="57BA6508" w14:textId="77777777" w:rsidR="00C103DB" w:rsidRPr="005130A7" w:rsidRDefault="00C103DB" w:rsidP="00C103DB">
            <w:pPr>
              <w:pStyle w:val="CopticVerse"/>
            </w:pPr>
            <w:r>
              <w:t>Ⲓⲏⲥⲟⲩⲥ Ⲡⲭⲣⲓⲥⲧⲟⲥ ⲁϥⲧⲱⲛϥ.</w:t>
            </w:r>
          </w:p>
        </w:tc>
      </w:tr>
      <w:tr w:rsidR="00C103DB" w14:paraId="28214977" w14:textId="77777777" w:rsidTr="00FB0F28">
        <w:trPr>
          <w:cantSplit/>
        </w:trPr>
        <w:tc>
          <w:tcPr>
            <w:tcW w:w="288" w:type="dxa"/>
          </w:tcPr>
          <w:p w14:paraId="6193B06A" w14:textId="77777777" w:rsidR="00C103DB" w:rsidRDefault="00C103DB" w:rsidP="00C103DB">
            <w:pPr>
              <w:pStyle w:val="CopticCross"/>
            </w:pPr>
            <w:r>
              <w:t>¿</w:t>
            </w:r>
          </w:p>
        </w:tc>
        <w:tc>
          <w:tcPr>
            <w:tcW w:w="3960" w:type="dxa"/>
          </w:tcPr>
          <w:p w14:paraId="79E3BBA1" w14:textId="5D742A65" w:rsidR="00C103DB" w:rsidRDefault="00C103DB" w:rsidP="00C103DB">
            <w:pPr>
              <w:pStyle w:val="EngHang"/>
            </w:pPr>
            <w:r>
              <w:t>The Master died</w:t>
            </w:r>
          </w:p>
          <w:p w14:paraId="30A2099F" w14:textId="77777777" w:rsidR="00C103DB" w:rsidRDefault="00C103DB" w:rsidP="00C103DB">
            <w:pPr>
              <w:pStyle w:val="EngHang"/>
            </w:pPr>
            <w:r>
              <w:t>In the flesh, and was buried;</w:t>
            </w:r>
          </w:p>
          <w:p w14:paraId="5357F599" w14:textId="77777777" w:rsidR="00C103DB" w:rsidRDefault="00C103DB" w:rsidP="00C103DB">
            <w:pPr>
              <w:pStyle w:val="EngHang"/>
            </w:pPr>
            <w:r>
              <w:t>On the third day,</w:t>
            </w:r>
          </w:p>
          <w:p w14:paraId="7075CA71" w14:textId="0D166030" w:rsidR="00C103DB" w:rsidRDefault="00C103DB" w:rsidP="00C103DB">
            <w:pPr>
              <w:pStyle w:val="EngHangEnd"/>
            </w:pPr>
            <w:r>
              <w:t>Jesus Christ is risen!</w:t>
            </w:r>
          </w:p>
        </w:tc>
        <w:tc>
          <w:tcPr>
            <w:tcW w:w="288" w:type="dxa"/>
          </w:tcPr>
          <w:p w14:paraId="71E44569" w14:textId="77777777" w:rsidR="00C103DB" w:rsidRDefault="00C103DB" w:rsidP="00C103DB">
            <w:pPr>
              <w:pStyle w:val="CopticCross"/>
            </w:pPr>
          </w:p>
        </w:tc>
        <w:tc>
          <w:tcPr>
            <w:tcW w:w="288" w:type="dxa"/>
          </w:tcPr>
          <w:p w14:paraId="5D47D0CB" w14:textId="77777777" w:rsidR="00C103DB" w:rsidRDefault="00C103DB" w:rsidP="00C103DB">
            <w:pPr>
              <w:pStyle w:val="CopticCross"/>
            </w:pPr>
            <w:r>
              <w:t>¿</w:t>
            </w:r>
          </w:p>
        </w:tc>
        <w:tc>
          <w:tcPr>
            <w:tcW w:w="3960" w:type="dxa"/>
          </w:tcPr>
          <w:p w14:paraId="2721DB22" w14:textId="77777777" w:rsidR="00C103DB" w:rsidRDefault="00C103DB" w:rsidP="00C103DB">
            <w:pPr>
              <w:pStyle w:val="CopticVersemulti-line"/>
            </w:pPr>
            <w:r>
              <w:t>Ⲇⲉⲥⲡⲟⲧⲁ ⲁϥⲙⲟⲩ:</w:t>
            </w:r>
          </w:p>
          <w:p w14:paraId="58E06398" w14:textId="77777777" w:rsidR="00C103DB" w:rsidRDefault="00C103DB" w:rsidP="00C103DB">
            <w:pPr>
              <w:pStyle w:val="CopticVersemulti-line"/>
            </w:pPr>
            <w:r>
              <w:t>ϧⲉⲛ ⲧ̀ⲥⲁⲣⲝ ⲟⲩⲟϩ ⲁϥⲕⲟⲥϥ:</w:t>
            </w:r>
          </w:p>
          <w:p w14:paraId="3359998F" w14:textId="77777777" w:rsidR="00C103DB" w:rsidRDefault="00C103DB" w:rsidP="00C103DB">
            <w:pPr>
              <w:pStyle w:val="CopticVersemulti-line"/>
            </w:pPr>
            <w:r>
              <w:t>ϧⲉⲛ ⲡⲓⲙⲁϩ ⲋ ⲛ̀ⲉ̀ϩⲟⲟⲩ:</w:t>
            </w:r>
          </w:p>
          <w:p w14:paraId="0F64C68A" w14:textId="77777777" w:rsidR="00C103DB" w:rsidRPr="005130A7" w:rsidRDefault="00C103DB" w:rsidP="00C103DB">
            <w:pPr>
              <w:pStyle w:val="CopticVerse"/>
            </w:pPr>
            <w:r>
              <w:t>Ⲓⲏⲥⲟⲩⲥ Ⲡⲭⲣⲓⲥⲧⲟⲥ ⲁϥⲧⲱⲛϥ.</w:t>
            </w:r>
          </w:p>
        </w:tc>
      </w:tr>
      <w:tr w:rsidR="00C103DB" w14:paraId="25AC5D87" w14:textId="77777777" w:rsidTr="00FB0F28">
        <w:trPr>
          <w:cantSplit/>
        </w:trPr>
        <w:tc>
          <w:tcPr>
            <w:tcW w:w="288" w:type="dxa"/>
          </w:tcPr>
          <w:p w14:paraId="200C2FF3" w14:textId="77777777" w:rsidR="00C103DB" w:rsidRDefault="00C103DB" w:rsidP="00C103DB">
            <w:pPr>
              <w:pStyle w:val="CopticCross"/>
            </w:pPr>
          </w:p>
        </w:tc>
        <w:tc>
          <w:tcPr>
            <w:tcW w:w="3960" w:type="dxa"/>
          </w:tcPr>
          <w:p w14:paraId="0E984F54" w14:textId="77777777" w:rsidR="00C103DB" w:rsidRDefault="00C103DB" w:rsidP="00C103DB">
            <w:pPr>
              <w:pStyle w:val="EngHang"/>
            </w:pPr>
            <w:r>
              <w:t>Let us praise</w:t>
            </w:r>
          </w:p>
          <w:p w14:paraId="0427F906" w14:textId="77777777" w:rsidR="00C103DB" w:rsidRDefault="00C103DB" w:rsidP="00C103DB">
            <w:pPr>
              <w:pStyle w:val="EngHang"/>
            </w:pPr>
            <w:r>
              <w:t>Emmanuel, the Logos,</w:t>
            </w:r>
          </w:p>
          <w:p w14:paraId="0C8914CE" w14:textId="77777777" w:rsidR="00C103DB" w:rsidRDefault="00C103DB" w:rsidP="00C103DB">
            <w:pPr>
              <w:pStyle w:val="EngHang"/>
            </w:pPr>
            <w:r>
              <w:t>With the angels;</w:t>
            </w:r>
          </w:p>
          <w:p w14:paraId="01EFCA1A" w14:textId="77777777" w:rsidR="00C103DB" w:rsidRDefault="00C103DB" w:rsidP="00C103DB">
            <w:pPr>
              <w:pStyle w:val="EngHangEnd"/>
            </w:pPr>
            <w:r>
              <w:t>Jesus Christ is risen!</w:t>
            </w:r>
          </w:p>
        </w:tc>
        <w:tc>
          <w:tcPr>
            <w:tcW w:w="288" w:type="dxa"/>
          </w:tcPr>
          <w:p w14:paraId="672901D0" w14:textId="77777777" w:rsidR="00C103DB" w:rsidRDefault="00C103DB" w:rsidP="00C103DB">
            <w:pPr>
              <w:pStyle w:val="CopticCross"/>
            </w:pPr>
          </w:p>
        </w:tc>
        <w:tc>
          <w:tcPr>
            <w:tcW w:w="288" w:type="dxa"/>
          </w:tcPr>
          <w:p w14:paraId="2B377583" w14:textId="77777777" w:rsidR="00C103DB" w:rsidRDefault="00C103DB" w:rsidP="00C103DB">
            <w:pPr>
              <w:pStyle w:val="CopticCross"/>
            </w:pPr>
          </w:p>
        </w:tc>
        <w:tc>
          <w:tcPr>
            <w:tcW w:w="3960" w:type="dxa"/>
          </w:tcPr>
          <w:p w14:paraId="09A3F11E" w14:textId="77777777" w:rsidR="00C103DB" w:rsidRDefault="00C103DB" w:rsidP="00C103DB">
            <w:pPr>
              <w:pStyle w:val="CopticVersemulti-line"/>
            </w:pPr>
            <w:r>
              <w:t>Ⲉⲙⲙⲁⲛⲟⲩⲏⲗ ⲠⲒⲗⲟⲅⲟⲥ:</w:t>
            </w:r>
          </w:p>
          <w:p w14:paraId="7165CD29" w14:textId="77777777" w:rsidR="00C103DB" w:rsidRDefault="00C103DB" w:rsidP="00C103DB">
            <w:pPr>
              <w:pStyle w:val="CopticVersemulti-line"/>
            </w:pPr>
            <w:r>
              <w:t>ⲙⲁⲣⲉⲛϩⲱⲥ ⲉ̀ⲣⲟϥ:</w:t>
            </w:r>
          </w:p>
          <w:p w14:paraId="697C7FC0" w14:textId="77777777" w:rsidR="00C103DB" w:rsidRDefault="00C103DB" w:rsidP="00C103DB">
            <w:pPr>
              <w:pStyle w:val="CopticVersemulti-line"/>
            </w:pPr>
            <w:r>
              <w:t>ⲛⲉⲙ ⲛⲓⲁⲅⲅⲉⲗⲟⲥ:</w:t>
            </w:r>
          </w:p>
          <w:p w14:paraId="683DCB47" w14:textId="77777777" w:rsidR="00C103DB" w:rsidRDefault="00C103DB" w:rsidP="00C103DB">
            <w:pPr>
              <w:pStyle w:val="CopticVerse"/>
            </w:pPr>
            <w:r>
              <w:t>Ⲓⲏⲥⲟⲩⲥ Ⲡⲭⲣⲓⲥⲧⲟⲥ ⲁϥⲧⲱⲛϥ.</w:t>
            </w:r>
          </w:p>
        </w:tc>
      </w:tr>
      <w:tr w:rsidR="00C103DB" w14:paraId="0751B743" w14:textId="77777777" w:rsidTr="00FB0F28">
        <w:trPr>
          <w:cantSplit/>
        </w:trPr>
        <w:tc>
          <w:tcPr>
            <w:tcW w:w="288" w:type="dxa"/>
          </w:tcPr>
          <w:p w14:paraId="608CCBBF" w14:textId="77777777" w:rsidR="00C103DB" w:rsidRDefault="00C103DB" w:rsidP="00C103DB">
            <w:pPr>
              <w:pStyle w:val="CopticCross"/>
            </w:pPr>
          </w:p>
        </w:tc>
        <w:tc>
          <w:tcPr>
            <w:tcW w:w="3960" w:type="dxa"/>
          </w:tcPr>
          <w:p w14:paraId="14715813" w14:textId="77777777" w:rsidR="00C103DB" w:rsidRDefault="00C103DB" w:rsidP="00C103DB">
            <w:pPr>
              <w:pStyle w:val="EngHang"/>
            </w:pPr>
            <w:r>
              <w:t>All seven orders</w:t>
            </w:r>
          </w:p>
          <w:p w14:paraId="5B4C83C7" w14:textId="77777777" w:rsidR="00C103DB" w:rsidRDefault="00C103DB" w:rsidP="00C103DB">
            <w:pPr>
              <w:pStyle w:val="EngHang"/>
            </w:pPr>
            <w:r>
              <w:t>Worship Him,</w:t>
            </w:r>
          </w:p>
          <w:p w14:paraId="21684FF2" w14:textId="77777777" w:rsidR="00C103DB" w:rsidRDefault="00C103DB" w:rsidP="00C103DB">
            <w:pPr>
              <w:pStyle w:val="EngHang"/>
            </w:pPr>
            <w:r>
              <w:t>Crying unceasingly,</w:t>
            </w:r>
          </w:p>
          <w:p w14:paraId="39CFCAE9" w14:textId="77777777" w:rsidR="00C103DB" w:rsidRDefault="00C103DB" w:rsidP="00C103DB">
            <w:pPr>
              <w:pStyle w:val="EngHangEnd"/>
            </w:pPr>
            <w:r>
              <w:t>“Jesus Christ is risen!”</w:t>
            </w:r>
          </w:p>
        </w:tc>
        <w:tc>
          <w:tcPr>
            <w:tcW w:w="288" w:type="dxa"/>
          </w:tcPr>
          <w:p w14:paraId="73A817DF" w14:textId="77777777" w:rsidR="00C103DB" w:rsidRDefault="00C103DB" w:rsidP="00C103DB">
            <w:pPr>
              <w:pStyle w:val="CopticCross"/>
            </w:pPr>
          </w:p>
        </w:tc>
        <w:tc>
          <w:tcPr>
            <w:tcW w:w="288" w:type="dxa"/>
          </w:tcPr>
          <w:p w14:paraId="12A8ADF1" w14:textId="77777777" w:rsidR="00C103DB" w:rsidRDefault="00C103DB" w:rsidP="00C103DB">
            <w:pPr>
              <w:pStyle w:val="CopticCross"/>
            </w:pPr>
          </w:p>
        </w:tc>
        <w:tc>
          <w:tcPr>
            <w:tcW w:w="3960" w:type="dxa"/>
          </w:tcPr>
          <w:p w14:paraId="6C25A7A0" w14:textId="77777777" w:rsidR="00C103DB" w:rsidRDefault="00C103DB" w:rsidP="00C103DB">
            <w:pPr>
              <w:pStyle w:val="CopticVersemulti-line"/>
            </w:pPr>
            <w:r>
              <w:t>Ⲍ ⲛ̀ⲧⲁⲅⲙⲁ ⲛⲓⲃⲉⲛ:</w:t>
            </w:r>
          </w:p>
          <w:p w14:paraId="7B9CA45A" w14:textId="77777777" w:rsidR="00C103DB" w:rsidRDefault="00C103DB" w:rsidP="00C103DB">
            <w:pPr>
              <w:pStyle w:val="CopticVersemulti-line"/>
            </w:pPr>
            <w:r>
              <w:t>ⲉⲩⲟⲩⲱϣⲧ ⲙ̀ⲙⲟϥ:</w:t>
            </w:r>
          </w:p>
          <w:p w14:paraId="4359FB05" w14:textId="77777777" w:rsidR="00C103DB" w:rsidRDefault="00C103DB" w:rsidP="00C103DB">
            <w:pPr>
              <w:pStyle w:val="CopticVersemulti-line"/>
            </w:pPr>
            <w:r>
              <w:t>ⲉⲩⲱϣ ⲉ̀ⲃⲟⲗ ⲛ̀ⲥⲏⲟⲩ ⲛⲓⲃⲉⲛ:</w:t>
            </w:r>
          </w:p>
          <w:p w14:paraId="6DFFBF10" w14:textId="77777777" w:rsidR="00C103DB" w:rsidRDefault="00C103DB" w:rsidP="00C103DB">
            <w:pPr>
              <w:pStyle w:val="CopticVerse"/>
            </w:pPr>
            <w:r>
              <w:t>Ⲓⲏⲥⲟⲩⲥ Ⲡⲭⲣⲓⲥⲧⲟⲥ ⲁϥⲧⲱⲛϥ.</w:t>
            </w:r>
          </w:p>
        </w:tc>
      </w:tr>
      <w:tr w:rsidR="00C103DB" w14:paraId="47180C9E" w14:textId="77777777" w:rsidTr="00FB0F28">
        <w:trPr>
          <w:cantSplit/>
        </w:trPr>
        <w:tc>
          <w:tcPr>
            <w:tcW w:w="288" w:type="dxa"/>
          </w:tcPr>
          <w:p w14:paraId="64F02EEC" w14:textId="77777777" w:rsidR="00C103DB" w:rsidRDefault="00C103DB" w:rsidP="00C103DB">
            <w:pPr>
              <w:pStyle w:val="CopticCross"/>
            </w:pPr>
            <w:r>
              <w:t>¿</w:t>
            </w:r>
          </w:p>
        </w:tc>
        <w:tc>
          <w:tcPr>
            <w:tcW w:w="3960" w:type="dxa"/>
          </w:tcPr>
          <w:p w14:paraId="6D450CAB" w14:textId="77777777" w:rsidR="00C103DB" w:rsidRDefault="00C103DB" w:rsidP="00C103DB">
            <w:pPr>
              <w:pStyle w:val="EngHang"/>
            </w:pPr>
            <w:r>
              <w:t>See, our father Adam</w:t>
            </w:r>
          </w:p>
          <w:p w14:paraId="0D03DC68" w14:textId="77777777" w:rsidR="00C103DB" w:rsidRDefault="00C103DB" w:rsidP="00C103DB">
            <w:pPr>
              <w:pStyle w:val="EngHang"/>
            </w:pPr>
            <w:r>
              <w:t>Rejoiced, and was glad,</w:t>
            </w:r>
          </w:p>
          <w:p w14:paraId="682B44FD" w14:textId="77777777" w:rsidR="00C103DB" w:rsidRDefault="00C103DB" w:rsidP="00C103DB">
            <w:pPr>
              <w:pStyle w:val="EngHang"/>
            </w:pPr>
            <w:r>
              <w:t>Together with our father Abraham;</w:t>
            </w:r>
          </w:p>
          <w:p w14:paraId="5F029B7D" w14:textId="77777777" w:rsidR="00C103DB" w:rsidRDefault="00C103DB" w:rsidP="00C103DB">
            <w:pPr>
              <w:pStyle w:val="EngHangEnd"/>
            </w:pPr>
            <w:r>
              <w:t>Jesus Christ is risen!</w:t>
            </w:r>
          </w:p>
        </w:tc>
        <w:tc>
          <w:tcPr>
            <w:tcW w:w="288" w:type="dxa"/>
          </w:tcPr>
          <w:p w14:paraId="0213F4BD" w14:textId="77777777" w:rsidR="00C103DB" w:rsidRDefault="00C103DB" w:rsidP="00C103DB">
            <w:pPr>
              <w:pStyle w:val="CopticCross"/>
            </w:pPr>
          </w:p>
        </w:tc>
        <w:tc>
          <w:tcPr>
            <w:tcW w:w="288" w:type="dxa"/>
          </w:tcPr>
          <w:p w14:paraId="52A0A078" w14:textId="77777777" w:rsidR="00C103DB" w:rsidRDefault="00C103DB" w:rsidP="00C103DB">
            <w:pPr>
              <w:pStyle w:val="CopticCross"/>
            </w:pPr>
            <w:r>
              <w:t>¿</w:t>
            </w:r>
          </w:p>
        </w:tc>
        <w:tc>
          <w:tcPr>
            <w:tcW w:w="3960" w:type="dxa"/>
          </w:tcPr>
          <w:p w14:paraId="77390312" w14:textId="77777777" w:rsidR="00C103DB" w:rsidRDefault="00C103DB" w:rsidP="00C103DB">
            <w:pPr>
              <w:pStyle w:val="CopticVersemulti-line"/>
            </w:pPr>
            <w:r>
              <w:t>Ⲏⲡⲡⲉ ⲡⲉⲛⲓⲱⲧ Ⲁⲇⲁⲙ:</w:t>
            </w:r>
          </w:p>
          <w:p w14:paraId="6137B476" w14:textId="77777777" w:rsidR="00C103DB" w:rsidRDefault="00C103DB" w:rsidP="00C103DB">
            <w:pPr>
              <w:pStyle w:val="CopticVersemulti-line"/>
            </w:pPr>
            <w:r>
              <w:t>ⲁϥⲣⲁϣⲓ ⲟⲩϩ ⲁϥⲟⲩⲛⲟϥ:</w:t>
            </w:r>
          </w:p>
          <w:p w14:paraId="3112F480" w14:textId="77777777" w:rsidR="00C103DB" w:rsidRDefault="00C103DB" w:rsidP="00C103DB">
            <w:pPr>
              <w:pStyle w:val="CopticVersemulti-line"/>
            </w:pPr>
            <w:r>
              <w:t>ⲛⲉⲙ ⲡⲉⲛⲓⲱⲧ Ⲁⲃⲣⲁⲁⲙ:</w:t>
            </w:r>
          </w:p>
          <w:p w14:paraId="3F3A9FFA" w14:textId="77777777" w:rsidR="00C103DB" w:rsidRPr="007241F3" w:rsidRDefault="00C103DB" w:rsidP="00C103DB">
            <w:pPr>
              <w:pStyle w:val="CopticVerse"/>
            </w:pPr>
            <w:r>
              <w:t>Ⲓⲏⲥⲟⲩⲥ Ⲡⲭⲣⲓⲥⲧⲟⲥ ⲁϥⲧⲱⲛϥ.</w:t>
            </w:r>
          </w:p>
        </w:tc>
      </w:tr>
      <w:tr w:rsidR="00C103DB" w14:paraId="437B51E1" w14:textId="77777777" w:rsidTr="00FB0F28">
        <w:trPr>
          <w:cantSplit/>
        </w:trPr>
        <w:tc>
          <w:tcPr>
            <w:tcW w:w="288" w:type="dxa"/>
          </w:tcPr>
          <w:p w14:paraId="00A8D83A"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687BDFD7" w14:textId="77777777" w:rsidR="00C103DB" w:rsidRDefault="00C103DB" w:rsidP="00C103DB">
            <w:pPr>
              <w:pStyle w:val="EngHang"/>
            </w:pPr>
            <w:r>
              <w:t>Rejoice today, O prophets,</w:t>
            </w:r>
          </w:p>
          <w:p w14:paraId="734732D7" w14:textId="77777777" w:rsidR="00C103DB" w:rsidRDefault="00C103DB" w:rsidP="00C103DB">
            <w:pPr>
              <w:pStyle w:val="EngHang"/>
            </w:pPr>
            <w:r>
              <w:t>For incomprehencibly,</w:t>
            </w:r>
          </w:p>
          <w:p w14:paraId="0D765174" w14:textId="77777777" w:rsidR="00C103DB" w:rsidRDefault="00C103DB" w:rsidP="00C103DB">
            <w:pPr>
              <w:pStyle w:val="EngHang"/>
            </w:pPr>
            <w:r>
              <w:t>Our God, the Master,</w:t>
            </w:r>
          </w:p>
          <w:p w14:paraId="466FBE3E" w14:textId="25B1DB37" w:rsidR="00C103DB" w:rsidRDefault="00C103DB" w:rsidP="00C103DB">
            <w:pPr>
              <w:pStyle w:val="EngHangEnd"/>
            </w:pPr>
            <w:r>
              <w:t xml:space="preserve">Jesus Christ is risen! </w:t>
            </w:r>
          </w:p>
        </w:tc>
        <w:tc>
          <w:tcPr>
            <w:tcW w:w="288" w:type="dxa"/>
          </w:tcPr>
          <w:p w14:paraId="47E2354D" w14:textId="77777777" w:rsidR="00C103DB" w:rsidRDefault="00C103DB" w:rsidP="00C103DB">
            <w:pPr>
              <w:pStyle w:val="CopticCross"/>
            </w:pPr>
          </w:p>
        </w:tc>
        <w:tc>
          <w:tcPr>
            <w:tcW w:w="288" w:type="dxa"/>
          </w:tcPr>
          <w:p w14:paraId="4C23B093" w14:textId="77777777" w:rsidR="00C103DB" w:rsidRDefault="00C103DB" w:rsidP="00C103DB">
            <w:pPr>
              <w:pStyle w:val="CopticCross"/>
            </w:pPr>
            <w:r>
              <w:t>¿</w:t>
            </w:r>
          </w:p>
        </w:tc>
        <w:tc>
          <w:tcPr>
            <w:tcW w:w="3960" w:type="dxa"/>
          </w:tcPr>
          <w:p w14:paraId="1039DCEF" w14:textId="77777777" w:rsidR="00C103DB" w:rsidRDefault="00C103DB" w:rsidP="00C103DB">
            <w:pPr>
              <w:pStyle w:val="CopticVersemulti-line"/>
            </w:pPr>
            <w:r>
              <w:t>Ⲑⲉⲗⲏⲗ ⲱ̀ ⲛⲓⲡ̀ⲣⲟⲫⲏⲧⲏⲥ:</w:t>
            </w:r>
          </w:p>
          <w:p w14:paraId="16DD7506" w14:textId="77777777" w:rsidR="00C103DB" w:rsidRDefault="00C103DB" w:rsidP="00C103DB">
            <w:pPr>
              <w:pStyle w:val="CopticVersemulti-line"/>
            </w:pPr>
            <w:r>
              <w:t>ⲙ̀ⲫⲟⲟⲩ ϫⲉ ⲡⲓⲁⲧϣ̀ⲧⲁϩⲟϥ:</w:t>
            </w:r>
          </w:p>
          <w:p w14:paraId="48DF237F" w14:textId="77777777" w:rsidR="00C103DB" w:rsidRDefault="00C103DB" w:rsidP="00C103DB">
            <w:pPr>
              <w:pStyle w:val="CopticVersemulti-line"/>
            </w:pPr>
            <w:r>
              <w:t>Ⲡⲉⲛⲛⲟⲩϯ Ⲡⲓⲇⲉⲥⲡⲟⲧⲏⲥ:</w:t>
            </w:r>
          </w:p>
          <w:p w14:paraId="3361A172" w14:textId="77777777" w:rsidR="00C103DB" w:rsidRDefault="00C103DB" w:rsidP="00C103DB">
            <w:pPr>
              <w:pStyle w:val="CopticVerse"/>
            </w:pPr>
            <w:r>
              <w:t>Ⲓⲏⲥⲟⲩⲥ Ⲡⲭⲣⲓⲥⲧⲟⲥ ⲁϥⲧⲱⲛϥ.</w:t>
            </w:r>
          </w:p>
        </w:tc>
      </w:tr>
      <w:tr w:rsidR="00C103DB" w14:paraId="0486F79B" w14:textId="77777777" w:rsidTr="00FB0F28">
        <w:trPr>
          <w:cantSplit/>
        </w:trPr>
        <w:tc>
          <w:tcPr>
            <w:tcW w:w="288" w:type="dxa"/>
          </w:tcPr>
          <w:p w14:paraId="6D00F8CE" w14:textId="77777777" w:rsidR="00C103DB" w:rsidRDefault="00C103DB" w:rsidP="00C103DB">
            <w:pPr>
              <w:pStyle w:val="CopticCross"/>
            </w:pPr>
          </w:p>
        </w:tc>
        <w:tc>
          <w:tcPr>
            <w:tcW w:w="3960" w:type="dxa"/>
          </w:tcPr>
          <w:p w14:paraId="5955EF65" w14:textId="77777777" w:rsidR="00C103DB" w:rsidRDefault="00C103DB" w:rsidP="00C103DB">
            <w:pPr>
              <w:pStyle w:val="EngHang"/>
            </w:pPr>
            <w:r>
              <w:t>Look! The Apostles</w:t>
            </w:r>
          </w:p>
          <w:p w14:paraId="50CDD992" w14:textId="77777777" w:rsidR="00C103DB" w:rsidRDefault="00C103DB" w:rsidP="00C103DB">
            <w:pPr>
              <w:pStyle w:val="EngHang"/>
            </w:pPr>
            <w:r>
              <w:t>Saw, and were glad,</w:t>
            </w:r>
          </w:p>
          <w:p w14:paraId="042094C1" w14:textId="77777777" w:rsidR="00C103DB" w:rsidRDefault="00C103DB" w:rsidP="00C103DB">
            <w:pPr>
              <w:pStyle w:val="EngHang"/>
            </w:pPr>
            <w:r>
              <w:t>And evangelized the cosmos:</w:t>
            </w:r>
          </w:p>
          <w:p w14:paraId="70F75400" w14:textId="77777777" w:rsidR="00C103DB" w:rsidRDefault="00C103DB" w:rsidP="00C103DB">
            <w:pPr>
              <w:pStyle w:val="EngHangEnd"/>
            </w:pPr>
            <w:r>
              <w:t>Jesus Christ is risen!</w:t>
            </w:r>
          </w:p>
        </w:tc>
        <w:tc>
          <w:tcPr>
            <w:tcW w:w="288" w:type="dxa"/>
          </w:tcPr>
          <w:p w14:paraId="5B5E846D" w14:textId="77777777" w:rsidR="00C103DB" w:rsidRDefault="00C103DB" w:rsidP="00C103DB">
            <w:pPr>
              <w:pStyle w:val="CopticCross"/>
            </w:pPr>
          </w:p>
        </w:tc>
        <w:tc>
          <w:tcPr>
            <w:tcW w:w="288" w:type="dxa"/>
          </w:tcPr>
          <w:p w14:paraId="540B3053" w14:textId="77777777" w:rsidR="00C103DB" w:rsidRDefault="00C103DB" w:rsidP="00C103DB">
            <w:pPr>
              <w:pStyle w:val="CopticCross"/>
            </w:pPr>
          </w:p>
        </w:tc>
        <w:tc>
          <w:tcPr>
            <w:tcW w:w="3960" w:type="dxa"/>
          </w:tcPr>
          <w:p w14:paraId="4C49BB1D" w14:textId="77777777" w:rsidR="00C103DB" w:rsidRDefault="00C103DB" w:rsidP="00C103DB">
            <w:pPr>
              <w:pStyle w:val="CopticVersemulti-line"/>
            </w:pPr>
            <w:r>
              <w:t>Ⲓⲥ ⲛⲓⲁ̀ⲡⲟⲥⲧⲟⲗⲟⲥ:</w:t>
            </w:r>
          </w:p>
          <w:p w14:paraId="439C3501" w14:textId="77777777" w:rsidR="00C103DB" w:rsidRDefault="00C103DB" w:rsidP="00C103DB">
            <w:pPr>
              <w:pStyle w:val="CopticVersemulti-line"/>
            </w:pPr>
            <w:r>
              <w:t>ⲁⲩⲛⲁⲩ ⲟⲩⲟϩ ⲁⲩⲟⲩⲛⲟϥ:</w:t>
            </w:r>
          </w:p>
          <w:p w14:paraId="5AAA4FAA" w14:textId="77777777" w:rsidR="00C103DB" w:rsidRDefault="00C103DB" w:rsidP="00C103DB">
            <w:pPr>
              <w:pStyle w:val="CopticVersemulti-line"/>
            </w:pPr>
            <w:r>
              <w:t>ⲁⲩϩⲓⲱⲓϣ ϧⲉⲛ ⲡⲓⲕⲟⲥⲙⲟⲥ:</w:t>
            </w:r>
          </w:p>
          <w:p w14:paraId="52BF009A" w14:textId="77777777" w:rsidR="00C103DB" w:rsidRDefault="00C103DB" w:rsidP="00C103DB">
            <w:pPr>
              <w:pStyle w:val="CopticVerse"/>
            </w:pPr>
            <w:r>
              <w:t>Ⲓⲏⲥⲟⲩⲥ Ⲡⲭⲣⲓⲥⲧⲟⲥ ⲁϥⲧⲱⲛϥ.</w:t>
            </w:r>
          </w:p>
        </w:tc>
      </w:tr>
      <w:tr w:rsidR="00C103DB" w14:paraId="7656E23E" w14:textId="77777777" w:rsidTr="00FB0F28">
        <w:trPr>
          <w:cantSplit/>
        </w:trPr>
        <w:tc>
          <w:tcPr>
            <w:tcW w:w="288" w:type="dxa"/>
          </w:tcPr>
          <w:p w14:paraId="48D598C0" w14:textId="77777777" w:rsidR="00C103DB" w:rsidRDefault="00C103DB" w:rsidP="00C103DB">
            <w:pPr>
              <w:pStyle w:val="CopticCross"/>
            </w:pPr>
          </w:p>
        </w:tc>
        <w:tc>
          <w:tcPr>
            <w:tcW w:w="3960" w:type="dxa"/>
          </w:tcPr>
          <w:p w14:paraId="4551D45E" w14:textId="77777777" w:rsidR="00C103DB" w:rsidRDefault="00C103DB" w:rsidP="00C103DB">
            <w:pPr>
              <w:pStyle w:val="EngHang"/>
            </w:pPr>
            <w:r>
              <w:t>And the angel said to</w:t>
            </w:r>
          </w:p>
          <w:p w14:paraId="6F4CF316" w14:textId="77777777" w:rsidR="00C103DB" w:rsidRDefault="00C103DB" w:rsidP="00C103DB">
            <w:pPr>
              <w:pStyle w:val="EngHang"/>
            </w:pPr>
            <w:r>
              <w:t>Those carrying spices,</w:t>
            </w:r>
          </w:p>
          <w:p w14:paraId="76168422" w14:textId="77777777" w:rsidR="00C103DB" w:rsidRDefault="00C103DB" w:rsidP="00C103DB">
            <w:pPr>
              <w:pStyle w:val="EngHang"/>
            </w:pPr>
            <w:r>
              <w:t>“He is not here,</w:t>
            </w:r>
          </w:p>
          <w:p w14:paraId="58D7F0FB" w14:textId="77777777" w:rsidR="00C103DB" w:rsidRDefault="00C103DB" w:rsidP="00C103DB">
            <w:pPr>
              <w:pStyle w:val="EngHangEnd"/>
            </w:pPr>
            <w:r>
              <w:t>Jesus Christ is risen!”</w:t>
            </w:r>
          </w:p>
        </w:tc>
        <w:tc>
          <w:tcPr>
            <w:tcW w:w="288" w:type="dxa"/>
          </w:tcPr>
          <w:p w14:paraId="6F44A4EC" w14:textId="77777777" w:rsidR="00C103DB" w:rsidRDefault="00C103DB" w:rsidP="00C103DB">
            <w:pPr>
              <w:pStyle w:val="CopticCross"/>
            </w:pPr>
          </w:p>
        </w:tc>
        <w:tc>
          <w:tcPr>
            <w:tcW w:w="288" w:type="dxa"/>
          </w:tcPr>
          <w:p w14:paraId="3777E679" w14:textId="77777777" w:rsidR="00C103DB" w:rsidRDefault="00C103DB" w:rsidP="00C103DB">
            <w:pPr>
              <w:pStyle w:val="CopticCross"/>
            </w:pPr>
          </w:p>
        </w:tc>
        <w:tc>
          <w:tcPr>
            <w:tcW w:w="3960" w:type="dxa"/>
          </w:tcPr>
          <w:p w14:paraId="0DD189CD" w14:textId="77777777" w:rsidR="00C103DB" w:rsidRDefault="00C103DB" w:rsidP="00C103DB">
            <w:pPr>
              <w:pStyle w:val="CopticVersemulti-line"/>
            </w:pPr>
            <w:r>
              <w:t>Ⲕⲉ ⲡⲁⲗⲓⲛ ⲙ̀ϥⲁⲓⲥⲟϫⲉⲛ:</w:t>
            </w:r>
          </w:p>
          <w:p w14:paraId="3AA028C8" w14:textId="77777777" w:rsidR="00C103DB" w:rsidRDefault="00C103DB" w:rsidP="00C103DB">
            <w:pPr>
              <w:pStyle w:val="CopticVersemulti-line"/>
            </w:pPr>
            <w:r>
              <w:t>ⲡⲓⲁⲅⲅⲉⲗⲟⲥ ⲛⲱⲟⲩ ⲁϥⲟⲩⲟⲛϩϥ:</w:t>
            </w:r>
          </w:p>
          <w:p w14:paraId="2D495A0C" w14:textId="77777777" w:rsidR="00C103DB" w:rsidRDefault="00C103DB" w:rsidP="00C103DB">
            <w:pPr>
              <w:pStyle w:val="CopticVersemulti-line"/>
            </w:pPr>
            <w:r>
              <w:t>ϫⲉ ϥ̀ⲭⲏ ⲙ̀ⲡⲁⲓ ⲙⲁ ⲁⲛ:</w:t>
            </w:r>
          </w:p>
          <w:p w14:paraId="72104C95" w14:textId="77777777" w:rsidR="00C103DB" w:rsidRDefault="00C103DB" w:rsidP="00C103DB">
            <w:pPr>
              <w:pStyle w:val="CopticVerse"/>
            </w:pPr>
            <w:r>
              <w:t>Ⲓⲏⲥⲟⲩⲥ Ⲡⲭⲣⲓⲥⲧⲟⲥ ⲁϥⲧⲱⲛϥ.</w:t>
            </w:r>
          </w:p>
        </w:tc>
      </w:tr>
      <w:tr w:rsidR="00C103DB" w14:paraId="0C3F102A" w14:textId="77777777" w:rsidTr="00FB0F28">
        <w:trPr>
          <w:cantSplit/>
        </w:trPr>
        <w:tc>
          <w:tcPr>
            <w:tcW w:w="288" w:type="dxa"/>
          </w:tcPr>
          <w:p w14:paraId="7E3256EF" w14:textId="77777777" w:rsidR="00C103DB" w:rsidRDefault="00C103DB" w:rsidP="00C103DB">
            <w:pPr>
              <w:pStyle w:val="CopticCross"/>
            </w:pPr>
            <w:r>
              <w:t>¿</w:t>
            </w:r>
          </w:p>
        </w:tc>
        <w:tc>
          <w:tcPr>
            <w:tcW w:w="3960" w:type="dxa"/>
          </w:tcPr>
          <w:p w14:paraId="6C3E1D1C" w14:textId="77777777" w:rsidR="00C103DB" w:rsidRDefault="00C103DB" w:rsidP="00C103DB">
            <w:pPr>
              <w:pStyle w:val="EngHang"/>
              <w:rPr>
                <w:rFonts w:eastAsia="Arial Unicode MS"/>
              </w:rPr>
            </w:pPr>
            <w:r>
              <w:rPr>
                <w:rFonts w:eastAsia="Arial Unicode MS"/>
              </w:rPr>
              <w:t>Speak, O Virgin,</w:t>
            </w:r>
          </w:p>
          <w:p w14:paraId="25EFB8FA" w14:textId="77777777" w:rsidR="00C103DB" w:rsidRDefault="00C103DB" w:rsidP="00C103DB">
            <w:pPr>
              <w:pStyle w:val="EngHang"/>
              <w:rPr>
                <w:rFonts w:eastAsia="Arial Unicode MS"/>
              </w:rPr>
            </w:pPr>
            <w:r>
              <w:rPr>
                <w:rFonts w:eastAsia="Arial Unicode MS"/>
              </w:rPr>
              <w:t>Mary, mother of joy,</w:t>
            </w:r>
          </w:p>
          <w:p w14:paraId="789827C2" w14:textId="77777777" w:rsidR="00C103DB" w:rsidRDefault="00C103DB" w:rsidP="00C103DB">
            <w:pPr>
              <w:pStyle w:val="EngHang"/>
              <w:rPr>
                <w:rFonts w:eastAsia="Arial Unicode MS"/>
              </w:rPr>
            </w:pPr>
            <w:r>
              <w:rPr>
                <w:rFonts w:eastAsia="Arial Unicode MS"/>
              </w:rPr>
              <w:t>For your true Son,</w:t>
            </w:r>
          </w:p>
          <w:p w14:paraId="003A2E9F" w14:textId="77777777" w:rsidR="00C103DB" w:rsidRPr="003678BC" w:rsidRDefault="00C103DB" w:rsidP="00C103DB">
            <w:pPr>
              <w:pStyle w:val="EngHangEnd"/>
              <w:rPr>
                <w:rFonts w:eastAsia="Arial Unicode MS"/>
              </w:rPr>
            </w:pPr>
            <w:r>
              <w:rPr>
                <w:rFonts w:eastAsia="Arial Unicode MS"/>
              </w:rPr>
              <w:t>Jesus Christ is risen!</w:t>
            </w:r>
          </w:p>
        </w:tc>
        <w:tc>
          <w:tcPr>
            <w:tcW w:w="288" w:type="dxa"/>
          </w:tcPr>
          <w:p w14:paraId="531B4807" w14:textId="77777777" w:rsidR="00C103DB" w:rsidRDefault="00C103DB" w:rsidP="00C103DB">
            <w:pPr>
              <w:pStyle w:val="CopticCross"/>
            </w:pPr>
          </w:p>
        </w:tc>
        <w:tc>
          <w:tcPr>
            <w:tcW w:w="288" w:type="dxa"/>
          </w:tcPr>
          <w:p w14:paraId="58A70C36" w14:textId="77777777" w:rsidR="00C103DB" w:rsidRDefault="00C103DB" w:rsidP="00C103DB">
            <w:pPr>
              <w:pStyle w:val="CopticCross"/>
            </w:pPr>
            <w:r>
              <w:t>¿</w:t>
            </w:r>
          </w:p>
        </w:tc>
        <w:tc>
          <w:tcPr>
            <w:tcW w:w="3960" w:type="dxa"/>
          </w:tcPr>
          <w:p w14:paraId="1B8C496A" w14:textId="77777777" w:rsidR="00C103DB" w:rsidRDefault="00C103DB" w:rsidP="00C103DB">
            <w:pPr>
              <w:pStyle w:val="CopticVersemulti-line"/>
            </w:pPr>
            <w:r>
              <w:t>Ⲗⲁⲗⲓ ⲱ̀ ϯⲡⲁⲣⲑⲉⲛⲟⲥ:</w:t>
            </w:r>
          </w:p>
          <w:p w14:paraId="6FE91A28" w14:textId="77777777" w:rsidR="00C103DB" w:rsidRDefault="00C103DB" w:rsidP="00C103DB">
            <w:pPr>
              <w:pStyle w:val="CopticVersemulti-line"/>
            </w:pPr>
            <w:r>
              <w:t>Ⲙⲁⲣⲓⲁ̀ ⲑⲙⲁⲩ ⲙ̀ⲡ̀ⲟⲩⲛⲟϥ:</w:t>
            </w:r>
          </w:p>
          <w:p w14:paraId="5C9D68A4" w14:textId="77777777" w:rsidR="00C103DB" w:rsidRDefault="00C103DB" w:rsidP="00C103DB">
            <w:pPr>
              <w:pStyle w:val="CopticVersemulti-line"/>
            </w:pPr>
            <w:r>
              <w:t>Ϫⲉ ⲡⲉϣⲏⲣⲓ ⲁ̀ⲗⲏⲑⲱⲥ:</w:t>
            </w:r>
          </w:p>
          <w:p w14:paraId="1DC43C03" w14:textId="77777777" w:rsidR="00C103DB" w:rsidRPr="005130A7" w:rsidRDefault="00C103DB" w:rsidP="00C103DB">
            <w:pPr>
              <w:pStyle w:val="CopticVerse"/>
            </w:pPr>
            <w:r>
              <w:t>Ⲓⲏⲥⲟⲩⲥ Ⲡⲭⲣⲓⲥⲧⲟⲥ ⲁϥⲧⲱⲛϥ.</w:t>
            </w:r>
          </w:p>
        </w:tc>
      </w:tr>
      <w:tr w:rsidR="00C103DB" w14:paraId="04AD28B3" w14:textId="77777777" w:rsidTr="00FB0F28">
        <w:trPr>
          <w:cantSplit/>
        </w:trPr>
        <w:tc>
          <w:tcPr>
            <w:tcW w:w="288" w:type="dxa"/>
          </w:tcPr>
          <w:p w14:paraId="6A5BE343" w14:textId="77777777" w:rsidR="00C103DB" w:rsidRDefault="00C103DB" w:rsidP="00C103DB">
            <w:pPr>
              <w:pStyle w:val="CopticCross"/>
            </w:pPr>
            <w:r>
              <w:t>¿</w:t>
            </w:r>
          </w:p>
        </w:tc>
        <w:tc>
          <w:tcPr>
            <w:tcW w:w="3960" w:type="dxa"/>
          </w:tcPr>
          <w:p w14:paraId="622A7088" w14:textId="77777777" w:rsidR="00C103DB" w:rsidRDefault="00C103DB" w:rsidP="00C103DB">
            <w:pPr>
              <w:pStyle w:val="EngHang"/>
            </w:pPr>
            <w:r>
              <w:t>Let us rejoice today</w:t>
            </w:r>
          </w:p>
          <w:p w14:paraId="112C0087" w14:textId="77777777" w:rsidR="00C103DB" w:rsidRDefault="00C103DB" w:rsidP="00C103DB">
            <w:pPr>
              <w:pStyle w:val="EngHang"/>
            </w:pPr>
            <w:r>
              <w:t>In gladness,</w:t>
            </w:r>
          </w:p>
          <w:p w14:paraId="601CFCD4" w14:textId="77777777" w:rsidR="00C103DB" w:rsidRDefault="00C103DB" w:rsidP="00C103DB">
            <w:pPr>
              <w:pStyle w:val="EngHang"/>
            </w:pPr>
            <w:r>
              <w:t>For the King of kings,</w:t>
            </w:r>
          </w:p>
          <w:p w14:paraId="531C3D49" w14:textId="77777777" w:rsidR="00C103DB" w:rsidRDefault="00C103DB" w:rsidP="00C103DB">
            <w:pPr>
              <w:pStyle w:val="EngHangEnd"/>
            </w:pPr>
            <w:r>
              <w:t>Jesus Christ is risen!</w:t>
            </w:r>
          </w:p>
        </w:tc>
        <w:tc>
          <w:tcPr>
            <w:tcW w:w="288" w:type="dxa"/>
          </w:tcPr>
          <w:p w14:paraId="7D68056A" w14:textId="77777777" w:rsidR="00C103DB" w:rsidRDefault="00C103DB" w:rsidP="00C103DB">
            <w:pPr>
              <w:pStyle w:val="CopticCross"/>
            </w:pPr>
          </w:p>
        </w:tc>
        <w:tc>
          <w:tcPr>
            <w:tcW w:w="288" w:type="dxa"/>
          </w:tcPr>
          <w:p w14:paraId="1AA4A2EE" w14:textId="77777777" w:rsidR="00C103DB" w:rsidRDefault="00C103DB" w:rsidP="00C103DB">
            <w:pPr>
              <w:pStyle w:val="CopticCross"/>
            </w:pPr>
            <w:r>
              <w:t>¿</w:t>
            </w:r>
          </w:p>
        </w:tc>
        <w:tc>
          <w:tcPr>
            <w:tcW w:w="3960" w:type="dxa"/>
          </w:tcPr>
          <w:p w14:paraId="390B3BD5" w14:textId="77777777" w:rsidR="00C103DB" w:rsidRDefault="00C103DB" w:rsidP="00C103DB">
            <w:pPr>
              <w:pStyle w:val="CopticVersemulti-line"/>
            </w:pPr>
            <w:r>
              <w:t>Ⲙⲁⲣⲉⲛⲑⲉⲗⲏⲗ ⲙ̀ⲫⲟⲟⲩ:</w:t>
            </w:r>
          </w:p>
          <w:p w14:paraId="7F033D22" w14:textId="77777777" w:rsidR="00C103DB" w:rsidRDefault="00C103DB" w:rsidP="00C103DB">
            <w:pPr>
              <w:pStyle w:val="CopticVersemulti-line"/>
            </w:pPr>
            <w:r>
              <w:t>ⲟⲩⲟϩ ⲛ̀ⲧⲉⲛⲟⲩⲛⲟϥ:</w:t>
            </w:r>
          </w:p>
          <w:p w14:paraId="3A4D2AA0" w14:textId="77777777" w:rsidR="00C103DB" w:rsidRDefault="00C103DB" w:rsidP="00C103DB">
            <w:pPr>
              <w:pStyle w:val="CopticVersemulti-line"/>
            </w:pPr>
            <w:r>
              <w:t>ϫⲉ Ⲡ̀ⲟⲩⲣⲟ ⲛ̀ⲧⲉ ⲛⲓⲟⲩⲣⲱⲟⲩ:</w:t>
            </w:r>
          </w:p>
          <w:p w14:paraId="3D691DE8" w14:textId="77777777" w:rsidR="00C103DB" w:rsidRDefault="00C103DB" w:rsidP="00C103DB">
            <w:pPr>
              <w:pStyle w:val="CopticVerse"/>
            </w:pPr>
            <w:r>
              <w:t>Ⲓⲏⲥⲟⲩⲥ Ⲡⲭⲣⲓⲥⲧⲟⲥ ⲁϥⲧⲱⲛϥ.</w:t>
            </w:r>
          </w:p>
        </w:tc>
      </w:tr>
      <w:tr w:rsidR="00C103DB" w14:paraId="4BAF727C" w14:textId="77777777" w:rsidTr="00FB0F28">
        <w:trPr>
          <w:cantSplit/>
        </w:trPr>
        <w:tc>
          <w:tcPr>
            <w:tcW w:w="288" w:type="dxa"/>
          </w:tcPr>
          <w:p w14:paraId="01FEFF39" w14:textId="77777777" w:rsidR="00C103DB" w:rsidRDefault="00C103DB" w:rsidP="00C103DB">
            <w:pPr>
              <w:pStyle w:val="CopticCross"/>
            </w:pPr>
          </w:p>
        </w:tc>
        <w:tc>
          <w:tcPr>
            <w:tcW w:w="3960" w:type="dxa"/>
          </w:tcPr>
          <w:p w14:paraId="2E91D6EB" w14:textId="77777777" w:rsidR="00C103DB" w:rsidRDefault="00C103DB" w:rsidP="00C103DB">
            <w:pPr>
              <w:pStyle w:val="EngHang"/>
            </w:pPr>
            <w:r>
              <w:t>The invisible One</w:t>
            </w:r>
          </w:p>
          <w:p w14:paraId="2BEECB78" w14:textId="77777777" w:rsidR="00C103DB" w:rsidRDefault="00C103DB" w:rsidP="00C103DB">
            <w:pPr>
              <w:pStyle w:val="EngHang"/>
            </w:pPr>
            <w:r>
              <w:t>Saved our forefather.</w:t>
            </w:r>
          </w:p>
          <w:p w14:paraId="030079C3" w14:textId="77777777" w:rsidR="00C103DB" w:rsidRDefault="00C103DB" w:rsidP="00C103DB">
            <w:pPr>
              <w:pStyle w:val="EngHang"/>
            </w:pPr>
            <w:r>
              <w:t>The Saviour of the world,</w:t>
            </w:r>
          </w:p>
          <w:p w14:paraId="444BE609" w14:textId="77777777" w:rsidR="00C103DB" w:rsidRDefault="00C103DB" w:rsidP="00C103DB">
            <w:pPr>
              <w:pStyle w:val="EngHangEnd"/>
            </w:pPr>
            <w:r>
              <w:t>Jesus Christ is risen!</w:t>
            </w:r>
          </w:p>
        </w:tc>
        <w:tc>
          <w:tcPr>
            <w:tcW w:w="288" w:type="dxa"/>
          </w:tcPr>
          <w:p w14:paraId="2EC4C9F4" w14:textId="77777777" w:rsidR="00C103DB" w:rsidRDefault="00C103DB" w:rsidP="00C103DB">
            <w:pPr>
              <w:pStyle w:val="CopticCross"/>
            </w:pPr>
          </w:p>
        </w:tc>
        <w:tc>
          <w:tcPr>
            <w:tcW w:w="288" w:type="dxa"/>
          </w:tcPr>
          <w:p w14:paraId="4E846896" w14:textId="77777777" w:rsidR="00C103DB" w:rsidRDefault="00C103DB" w:rsidP="00C103DB">
            <w:pPr>
              <w:pStyle w:val="CopticCross"/>
            </w:pPr>
          </w:p>
        </w:tc>
        <w:tc>
          <w:tcPr>
            <w:tcW w:w="3960" w:type="dxa"/>
          </w:tcPr>
          <w:p w14:paraId="48AD1F41" w14:textId="77777777" w:rsidR="00C103DB" w:rsidRDefault="00C103DB" w:rsidP="00C103DB">
            <w:pPr>
              <w:pStyle w:val="CopticVersemulti-line"/>
            </w:pPr>
            <w:r>
              <w:t>Ⲛⲉⲛⲓⲟϯ ⲛ̀ⲁⲣⲭⲉⲟⲥ:</w:t>
            </w:r>
          </w:p>
          <w:p w14:paraId="3494D582" w14:textId="77777777" w:rsidR="00C103DB" w:rsidRDefault="00C103DB" w:rsidP="00C103DB">
            <w:pPr>
              <w:pStyle w:val="CopticVersemulti-line"/>
            </w:pPr>
            <w:r>
              <w:t>ⲁϥⲛⲁϩⲙⲟⲩ ⲡⲓⲁⲑⲛⲁⲩ ⲉ̀ⲣⲟϥ:</w:t>
            </w:r>
          </w:p>
          <w:p w14:paraId="4CCFAE59" w14:textId="77777777" w:rsidR="00C103DB" w:rsidRDefault="00C103DB" w:rsidP="00C103DB">
            <w:pPr>
              <w:pStyle w:val="CopticVersemulti-line"/>
            </w:pPr>
            <w:r>
              <w:t>Ⲡ̀ⲥⲱⲧⲏⲣ ⲙ̀ⲡⲓⲕⲟⲥⲙⲟⲥ:</w:t>
            </w:r>
          </w:p>
          <w:p w14:paraId="5660692B" w14:textId="77777777" w:rsidR="00C103DB" w:rsidRDefault="00C103DB" w:rsidP="00C103DB">
            <w:pPr>
              <w:pStyle w:val="CopticVerse"/>
            </w:pPr>
            <w:r>
              <w:t>Ⲓⲏⲥⲟⲩⲥ Ⲡⲭⲣⲓⲥⲧⲟⲥ ⲁϥⲧⲱⲛϥ.</w:t>
            </w:r>
          </w:p>
        </w:tc>
      </w:tr>
      <w:tr w:rsidR="00C103DB" w14:paraId="2D1D7EE1" w14:textId="77777777" w:rsidTr="00FB0F28">
        <w:trPr>
          <w:cantSplit/>
        </w:trPr>
        <w:tc>
          <w:tcPr>
            <w:tcW w:w="288" w:type="dxa"/>
          </w:tcPr>
          <w:p w14:paraId="24C7CD0D" w14:textId="77777777" w:rsidR="00C103DB" w:rsidRDefault="00C103DB" w:rsidP="00C103DB">
            <w:pPr>
              <w:pStyle w:val="CopticCross"/>
            </w:pPr>
          </w:p>
        </w:tc>
        <w:tc>
          <w:tcPr>
            <w:tcW w:w="3960" w:type="dxa"/>
          </w:tcPr>
          <w:p w14:paraId="20122293" w14:textId="77777777" w:rsidR="00C103DB" w:rsidRDefault="00C103DB" w:rsidP="00C103DB">
            <w:pPr>
              <w:pStyle w:val="EngHang"/>
            </w:pPr>
            <w:r>
              <w:t>You Who died,</w:t>
            </w:r>
          </w:p>
          <w:p w14:paraId="72C51360" w14:textId="77777777" w:rsidR="00C103DB" w:rsidRDefault="00C103DB" w:rsidP="00C103DB">
            <w:pPr>
              <w:pStyle w:val="EngHang"/>
            </w:pPr>
            <w:r>
              <w:t>And abolished death,</w:t>
            </w:r>
          </w:p>
          <w:p w14:paraId="0D855000" w14:textId="77777777" w:rsidR="00C103DB" w:rsidRDefault="00C103DB" w:rsidP="00C103DB">
            <w:pPr>
              <w:pStyle w:val="EngHang"/>
            </w:pPr>
            <w:r>
              <w:t>Are blessed.</w:t>
            </w:r>
          </w:p>
          <w:p w14:paraId="4E5AC8DF" w14:textId="77777777" w:rsidR="00C103DB" w:rsidRDefault="00C103DB" w:rsidP="00C103DB">
            <w:pPr>
              <w:pStyle w:val="EngHangEnd"/>
            </w:pPr>
            <w:r>
              <w:t>Jesus Christ is risen!</w:t>
            </w:r>
          </w:p>
        </w:tc>
        <w:tc>
          <w:tcPr>
            <w:tcW w:w="288" w:type="dxa"/>
          </w:tcPr>
          <w:p w14:paraId="0BD8E7AF" w14:textId="77777777" w:rsidR="00C103DB" w:rsidRDefault="00C103DB" w:rsidP="00C103DB">
            <w:pPr>
              <w:pStyle w:val="CopticCross"/>
            </w:pPr>
          </w:p>
        </w:tc>
        <w:tc>
          <w:tcPr>
            <w:tcW w:w="288" w:type="dxa"/>
          </w:tcPr>
          <w:p w14:paraId="1B3CE1CB" w14:textId="77777777" w:rsidR="00C103DB" w:rsidRDefault="00C103DB" w:rsidP="00C103DB">
            <w:pPr>
              <w:pStyle w:val="CopticCross"/>
            </w:pPr>
          </w:p>
        </w:tc>
        <w:tc>
          <w:tcPr>
            <w:tcW w:w="3960" w:type="dxa"/>
          </w:tcPr>
          <w:p w14:paraId="09AEEB96" w14:textId="77777777" w:rsidR="00C103DB" w:rsidRDefault="00C103DB" w:rsidP="00C103DB">
            <w:pPr>
              <w:pStyle w:val="CopticVersemulti-line"/>
            </w:pPr>
            <w:r>
              <w:t>Ⲝⲙⲁⲣⲱⲟⲩⲧ ⲱ̀ ⲫⲏⲉ̀ⲧⲁϥⲙⲟⲩ:</w:t>
            </w:r>
          </w:p>
          <w:p w14:paraId="16908DDF" w14:textId="77777777" w:rsidR="00C103DB" w:rsidRDefault="00C103DB" w:rsidP="00C103DB">
            <w:pPr>
              <w:pStyle w:val="CopticVersemulti-line"/>
            </w:pPr>
            <w:r>
              <w:t>ⲟⲩⲟϩ ⲉ̀ⲫ̀ⲙⲟⲩ ⲁϥⲕⲱⲣϩ:</w:t>
            </w:r>
          </w:p>
          <w:p w14:paraId="429F5637" w14:textId="77777777" w:rsidR="00C103DB" w:rsidRDefault="00C103DB" w:rsidP="00C103DB">
            <w:pPr>
              <w:pStyle w:val="CopticVersemulti-line"/>
            </w:pPr>
            <w:r>
              <w:t>ⲛⲉⲙ ⲡⲉⲛⲅⲉⲛⲟⲥ ⲁϥⲛⲁϩⲙⲟⲩ:</w:t>
            </w:r>
          </w:p>
          <w:p w14:paraId="75BB4A47" w14:textId="77777777" w:rsidR="00C103DB" w:rsidRDefault="00C103DB" w:rsidP="00C103DB">
            <w:pPr>
              <w:pStyle w:val="CopticVerse"/>
            </w:pPr>
            <w:r>
              <w:t>Ⲓⲏⲥⲟⲩⲥ Ⲡⲭⲣⲓⲥⲧⲟⲥ ⲁϥⲧⲱⲛϥ.</w:t>
            </w:r>
          </w:p>
        </w:tc>
      </w:tr>
      <w:tr w:rsidR="00C103DB" w14:paraId="69E0BB56" w14:textId="77777777" w:rsidTr="00FB0F28">
        <w:trPr>
          <w:cantSplit/>
        </w:trPr>
        <w:tc>
          <w:tcPr>
            <w:tcW w:w="288" w:type="dxa"/>
          </w:tcPr>
          <w:p w14:paraId="5F994598" w14:textId="77777777" w:rsidR="00C103DB" w:rsidRDefault="00C103DB" w:rsidP="00C103DB">
            <w:pPr>
              <w:pStyle w:val="CopticCross"/>
            </w:pPr>
            <w:r>
              <w:t>¿</w:t>
            </w:r>
          </w:p>
        </w:tc>
        <w:tc>
          <w:tcPr>
            <w:tcW w:w="3960" w:type="dxa"/>
          </w:tcPr>
          <w:p w14:paraId="160FB97B" w14:textId="77777777" w:rsidR="00C103DB" w:rsidRDefault="00C103DB" w:rsidP="00C103DB">
            <w:pPr>
              <w:pStyle w:val="EngHang"/>
            </w:pPr>
            <w:r>
              <w:t>He saved His people</w:t>
            </w:r>
          </w:p>
          <w:p w14:paraId="744B4E51" w14:textId="77777777" w:rsidR="00C103DB" w:rsidRDefault="00C103DB" w:rsidP="00C103DB">
            <w:pPr>
              <w:pStyle w:val="EngHang"/>
            </w:pPr>
            <w:r>
              <w:t>From the devil</w:t>
            </w:r>
          </w:p>
          <w:p w14:paraId="080860D5" w14:textId="77777777" w:rsidR="00C103DB" w:rsidRDefault="00C103DB" w:rsidP="00C103DB">
            <w:pPr>
              <w:pStyle w:val="EngHang"/>
            </w:pPr>
            <w:r>
              <w:t>By His [uplifted] arm;</w:t>
            </w:r>
          </w:p>
          <w:p w14:paraId="447771F8" w14:textId="77777777" w:rsidR="00C103DB" w:rsidRDefault="00C103DB" w:rsidP="00C103DB">
            <w:pPr>
              <w:pStyle w:val="EngHangEnd"/>
            </w:pPr>
            <w:r>
              <w:t>Jesus Christ is risen!</w:t>
            </w:r>
          </w:p>
        </w:tc>
        <w:tc>
          <w:tcPr>
            <w:tcW w:w="288" w:type="dxa"/>
          </w:tcPr>
          <w:p w14:paraId="355BFF7A" w14:textId="77777777" w:rsidR="00C103DB" w:rsidRDefault="00C103DB" w:rsidP="00C103DB">
            <w:pPr>
              <w:pStyle w:val="CopticCross"/>
            </w:pPr>
          </w:p>
        </w:tc>
        <w:tc>
          <w:tcPr>
            <w:tcW w:w="288" w:type="dxa"/>
          </w:tcPr>
          <w:p w14:paraId="2564B0A2" w14:textId="77777777" w:rsidR="00C103DB" w:rsidRDefault="00C103DB" w:rsidP="00C103DB">
            <w:pPr>
              <w:pStyle w:val="CopticCross"/>
            </w:pPr>
            <w:r>
              <w:t>¿</w:t>
            </w:r>
          </w:p>
        </w:tc>
        <w:tc>
          <w:tcPr>
            <w:tcW w:w="3960" w:type="dxa"/>
          </w:tcPr>
          <w:p w14:paraId="22D8EB01" w14:textId="77777777" w:rsidR="00C103DB" w:rsidRDefault="00C103DB" w:rsidP="00C103DB">
            <w:pPr>
              <w:pStyle w:val="CopticVersemulti-line"/>
            </w:pPr>
            <w:r>
              <w:t>Ⲟⲩⲟϩ ⲁϥⲥⲱϯ ⲙ̀Ⲡⲉϥⲗⲁⲟⲥ:</w:t>
            </w:r>
          </w:p>
          <w:p w14:paraId="76BC4905" w14:textId="77777777" w:rsidR="00C103DB" w:rsidRDefault="00C103DB" w:rsidP="00C103DB">
            <w:pPr>
              <w:pStyle w:val="CopticVersemulti-line"/>
            </w:pPr>
            <w:r>
              <w:t>ⲛ̀ϩ̀ⲣⲏⲓ ϧⲉⲛ ⲡⲉϥϣⲱⲃϣ:</w:t>
            </w:r>
          </w:p>
          <w:p w14:paraId="304A45D8" w14:textId="77777777" w:rsidR="00C103DB" w:rsidRDefault="00C103DB" w:rsidP="00C103DB">
            <w:pPr>
              <w:pStyle w:val="CopticVersemulti-line"/>
            </w:pPr>
            <w:r>
              <w:t>ⲉ̀ⲃⲟⲗϧⲉⲛ ⲡⲓⲇⲓⲁ̀ⲃⲟⲗⲟⲥ:</w:t>
            </w:r>
          </w:p>
          <w:p w14:paraId="2C664138" w14:textId="77777777" w:rsidR="00C103DB" w:rsidRDefault="00C103DB" w:rsidP="00C103DB">
            <w:pPr>
              <w:pStyle w:val="CopticVerse"/>
            </w:pPr>
            <w:r>
              <w:t>Ⲓⲏⲥⲟⲩⲥ Ⲡⲭⲣⲓⲥⲧⲟⲥ ⲁϥⲧⲱⲛϥ.</w:t>
            </w:r>
          </w:p>
        </w:tc>
      </w:tr>
      <w:tr w:rsidR="00C103DB" w14:paraId="75227959" w14:textId="77777777" w:rsidTr="00FB0F28">
        <w:trPr>
          <w:cantSplit/>
        </w:trPr>
        <w:tc>
          <w:tcPr>
            <w:tcW w:w="288" w:type="dxa"/>
          </w:tcPr>
          <w:p w14:paraId="6D7FC2B5" w14:textId="77777777" w:rsidR="00C103DB" w:rsidRDefault="00C103DB" w:rsidP="00C103DB">
            <w:pPr>
              <w:pStyle w:val="CopticCross"/>
            </w:pPr>
            <w:r>
              <w:lastRenderedPageBreak/>
              <w:t>¿</w:t>
            </w:r>
          </w:p>
        </w:tc>
        <w:tc>
          <w:tcPr>
            <w:tcW w:w="3960" w:type="dxa"/>
          </w:tcPr>
          <w:p w14:paraId="595D8C3E" w14:textId="77777777" w:rsidR="00C103DB" w:rsidRDefault="00C103DB" w:rsidP="00C103DB">
            <w:pPr>
              <w:pStyle w:val="EngHang"/>
            </w:pPr>
            <w:r>
              <w:t>The Lamb of God,</w:t>
            </w:r>
          </w:p>
          <w:p w14:paraId="74DA1557" w14:textId="77777777" w:rsidR="00C103DB" w:rsidRDefault="00C103DB" w:rsidP="00C103DB">
            <w:pPr>
              <w:pStyle w:val="EngHang"/>
            </w:pPr>
            <w:r>
              <w:t>Being God,</w:t>
            </w:r>
          </w:p>
          <w:p w14:paraId="6D719D3E" w14:textId="77777777" w:rsidR="00C103DB" w:rsidRDefault="00C103DB" w:rsidP="00C103DB">
            <w:pPr>
              <w:pStyle w:val="EngHang"/>
            </w:pPr>
            <w:r>
              <w:t>Died and abolished death.</w:t>
            </w:r>
          </w:p>
          <w:p w14:paraId="3AAA506E" w14:textId="77777777" w:rsidR="00C103DB" w:rsidRDefault="00C103DB" w:rsidP="00C103DB">
            <w:pPr>
              <w:pStyle w:val="EngHangEnd"/>
              <w:ind w:left="0" w:firstLine="0"/>
            </w:pPr>
            <w:r>
              <w:t>Jesus Christ is risen!</w:t>
            </w:r>
          </w:p>
        </w:tc>
        <w:tc>
          <w:tcPr>
            <w:tcW w:w="288" w:type="dxa"/>
          </w:tcPr>
          <w:p w14:paraId="32DC5E02" w14:textId="77777777" w:rsidR="00C103DB" w:rsidRDefault="00C103DB" w:rsidP="00C103DB">
            <w:pPr>
              <w:pStyle w:val="CopticCross"/>
            </w:pPr>
          </w:p>
        </w:tc>
        <w:tc>
          <w:tcPr>
            <w:tcW w:w="288" w:type="dxa"/>
          </w:tcPr>
          <w:p w14:paraId="4B0F4898" w14:textId="77777777" w:rsidR="00C103DB" w:rsidRDefault="00C103DB" w:rsidP="00C103DB">
            <w:pPr>
              <w:pStyle w:val="CopticCross"/>
            </w:pPr>
            <w:r>
              <w:t>¿</w:t>
            </w:r>
          </w:p>
        </w:tc>
        <w:tc>
          <w:tcPr>
            <w:tcW w:w="3960" w:type="dxa"/>
          </w:tcPr>
          <w:p w14:paraId="2460CF34" w14:textId="77777777" w:rsidR="00C103DB" w:rsidRDefault="00C103DB" w:rsidP="00C103DB">
            <w:pPr>
              <w:pStyle w:val="CopticVersemulti-line"/>
            </w:pPr>
            <w:r>
              <w:t>Ⲡⲓϩⲓⲃ ⲛ̀ⲧⲉ Ⲫⲛⲟⲩϯ:</w:t>
            </w:r>
          </w:p>
          <w:p w14:paraId="30F9CB85" w14:textId="77777777" w:rsidR="00C103DB" w:rsidRDefault="00C103DB" w:rsidP="00C103DB">
            <w:pPr>
              <w:pStyle w:val="CopticVersemulti-line"/>
            </w:pPr>
            <w:r>
              <w:t>ⲁϥⲙⲟⲩ ⲟⲩⲟϩ ⲁϥⲕⲱⲣϥ:</w:t>
            </w:r>
          </w:p>
          <w:p w14:paraId="7A0167AF" w14:textId="77777777" w:rsidR="00C103DB" w:rsidRDefault="00C103DB" w:rsidP="00C103DB">
            <w:pPr>
              <w:pStyle w:val="CopticVersemulti-line"/>
            </w:pPr>
            <w:r>
              <w:t>ⲉ̀ⲫ̀ⲙⲟⲩ ϩⲱⲥ ⲛⲟⲩϯ:</w:t>
            </w:r>
          </w:p>
          <w:p w14:paraId="22F39186" w14:textId="77777777" w:rsidR="00C103DB" w:rsidRDefault="00C103DB" w:rsidP="00C103DB">
            <w:pPr>
              <w:pStyle w:val="CopticVerse"/>
            </w:pPr>
            <w:r>
              <w:t>Ⲓⲏⲥⲟⲩⲥ Ⲡⲭⲣⲓⲥⲧⲟⲥ ⲁϥⲧⲱⲛϥ.</w:t>
            </w:r>
          </w:p>
        </w:tc>
      </w:tr>
      <w:tr w:rsidR="00C103DB" w14:paraId="41921F80" w14:textId="77777777" w:rsidTr="00FB0F28">
        <w:trPr>
          <w:cantSplit/>
        </w:trPr>
        <w:tc>
          <w:tcPr>
            <w:tcW w:w="288" w:type="dxa"/>
          </w:tcPr>
          <w:p w14:paraId="469649F6" w14:textId="77777777" w:rsidR="00C103DB" w:rsidRDefault="00C103DB" w:rsidP="00C103DB">
            <w:pPr>
              <w:pStyle w:val="CopticCross"/>
            </w:pPr>
          </w:p>
        </w:tc>
        <w:tc>
          <w:tcPr>
            <w:tcW w:w="3960" w:type="dxa"/>
          </w:tcPr>
          <w:p w14:paraId="0EA03B4F" w14:textId="77777777" w:rsidR="00C103DB" w:rsidRDefault="00C103DB" w:rsidP="00C103DB">
            <w:pPr>
              <w:pStyle w:val="EngHang"/>
            </w:pPr>
            <w:r>
              <w:t>Our mouth is filled with joy,</w:t>
            </w:r>
          </w:p>
          <w:p w14:paraId="3410107B" w14:textId="77777777" w:rsidR="00C103DB" w:rsidRDefault="00C103DB" w:rsidP="00C103DB">
            <w:pPr>
              <w:pStyle w:val="EngHang"/>
            </w:pPr>
            <w:r>
              <w:t>For the invisible One,</w:t>
            </w:r>
          </w:p>
          <w:p w14:paraId="6754FCCC" w14:textId="77777777" w:rsidR="00C103DB" w:rsidRDefault="00C103DB" w:rsidP="00C103DB">
            <w:pPr>
              <w:pStyle w:val="EngHang"/>
            </w:pPr>
            <w:r>
              <w:t>The Great Counsellor,</w:t>
            </w:r>
          </w:p>
          <w:p w14:paraId="42730E34" w14:textId="77777777" w:rsidR="00C103DB" w:rsidRDefault="00C103DB" w:rsidP="00C103DB">
            <w:pPr>
              <w:pStyle w:val="EngHangEnd"/>
            </w:pPr>
            <w:r>
              <w:t>Jesus Christ is risen!</w:t>
            </w:r>
          </w:p>
        </w:tc>
        <w:tc>
          <w:tcPr>
            <w:tcW w:w="288" w:type="dxa"/>
          </w:tcPr>
          <w:p w14:paraId="52F4B08A" w14:textId="77777777" w:rsidR="00C103DB" w:rsidRDefault="00C103DB" w:rsidP="00C103DB">
            <w:pPr>
              <w:pStyle w:val="CopticCross"/>
            </w:pPr>
          </w:p>
        </w:tc>
        <w:tc>
          <w:tcPr>
            <w:tcW w:w="288" w:type="dxa"/>
          </w:tcPr>
          <w:p w14:paraId="10257B32" w14:textId="77777777" w:rsidR="00C103DB" w:rsidRDefault="00C103DB" w:rsidP="00C103DB">
            <w:pPr>
              <w:pStyle w:val="CopticCross"/>
            </w:pPr>
          </w:p>
        </w:tc>
        <w:tc>
          <w:tcPr>
            <w:tcW w:w="3960" w:type="dxa"/>
          </w:tcPr>
          <w:p w14:paraId="08F3F792" w14:textId="77777777" w:rsidR="00C103DB" w:rsidRDefault="00C103DB" w:rsidP="00C103DB">
            <w:pPr>
              <w:pStyle w:val="CopticVersemulti-line"/>
            </w:pPr>
            <w:r>
              <w:t>Ⲣⲱⲛ ⲁϥⲙⲟϩ ⲛ̀ⲣⲁϣⲓ:</w:t>
            </w:r>
          </w:p>
          <w:p w14:paraId="126D5DAE" w14:textId="77777777" w:rsidR="00C103DB" w:rsidRDefault="00C103DB" w:rsidP="00C103DB">
            <w:pPr>
              <w:pStyle w:val="CopticVersemulti-line"/>
            </w:pPr>
            <w:r>
              <w:t>Ϫⲉ ⲫⲏⲁⲑⲛⲁⲩ ⲉ̀ⲣⲟϥ:</w:t>
            </w:r>
          </w:p>
          <w:p w14:paraId="08AF9430" w14:textId="77777777" w:rsidR="00C103DB" w:rsidRDefault="00C103DB" w:rsidP="00C103DB">
            <w:pPr>
              <w:pStyle w:val="CopticVersemulti-line"/>
            </w:pPr>
            <w:r>
              <w:t>ⲫⲁ Ⲡⲓⲥⲟϭⲛⲓ ⲉⲧϭⲟⲓⲥ:</w:t>
            </w:r>
          </w:p>
          <w:p w14:paraId="52D49CD9" w14:textId="77777777" w:rsidR="00C103DB" w:rsidRDefault="00C103DB" w:rsidP="00C103DB">
            <w:pPr>
              <w:pStyle w:val="CopticVerse"/>
            </w:pPr>
            <w:r>
              <w:t>Ⲓⲏⲥⲟⲩⲥ Ⲡⲭⲣⲓⲥⲧⲟⲥ ⲁϥⲧⲱⲛϥ.</w:t>
            </w:r>
          </w:p>
        </w:tc>
      </w:tr>
      <w:tr w:rsidR="00C103DB" w14:paraId="6F91B9AA" w14:textId="77777777" w:rsidTr="00FB0F28">
        <w:trPr>
          <w:cantSplit/>
        </w:trPr>
        <w:tc>
          <w:tcPr>
            <w:tcW w:w="288" w:type="dxa"/>
          </w:tcPr>
          <w:p w14:paraId="1DCF5635" w14:textId="77777777" w:rsidR="00C103DB" w:rsidRDefault="00C103DB" w:rsidP="00C103DB">
            <w:pPr>
              <w:pStyle w:val="CopticCross"/>
            </w:pPr>
          </w:p>
        </w:tc>
        <w:tc>
          <w:tcPr>
            <w:tcW w:w="3960" w:type="dxa"/>
          </w:tcPr>
          <w:p w14:paraId="362AE787" w14:textId="77777777" w:rsidR="00C103DB" w:rsidRDefault="00C103DB" w:rsidP="00C103DB">
            <w:pPr>
              <w:pStyle w:val="EngHang"/>
            </w:pPr>
            <w:r>
              <w:t>Praise the Lord our God,</w:t>
            </w:r>
          </w:p>
          <w:p w14:paraId="2700E955" w14:textId="77777777" w:rsidR="00C103DB" w:rsidRDefault="00C103DB" w:rsidP="00C103DB">
            <w:pPr>
              <w:pStyle w:val="EngHang"/>
            </w:pPr>
            <w:r>
              <w:t>Our incomprehensible Master,</w:t>
            </w:r>
          </w:p>
          <w:p w14:paraId="690419B3" w14:textId="77777777" w:rsidR="00C103DB" w:rsidRDefault="00C103DB" w:rsidP="00C103DB">
            <w:pPr>
              <w:pStyle w:val="EngHang"/>
            </w:pPr>
            <w:r>
              <w:t>And likewise confess,</w:t>
            </w:r>
          </w:p>
          <w:p w14:paraId="5D5ACE3A" w14:textId="77777777" w:rsidR="00C103DB" w:rsidRDefault="00C103DB" w:rsidP="00C103DB">
            <w:pPr>
              <w:pStyle w:val="EngHangEnd"/>
            </w:pPr>
            <w:r>
              <w:t>“Jesus Christ is risen!”</w:t>
            </w:r>
          </w:p>
        </w:tc>
        <w:tc>
          <w:tcPr>
            <w:tcW w:w="288" w:type="dxa"/>
          </w:tcPr>
          <w:p w14:paraId="7FA67DFA" w14:textId="77777777" w:rsidR="00C103DB" w:rsidRDefault="00C103DB" w:rsidP="00C103DB">
            <w:pPr>
              <w:pStyle w:val="CopticCross"/>
            </w:pPr>
          </w:p>
        </w:tc>
        <w:tc>
          <w:tcPr>
            <w:tcW w:w="288" w:type="dxa"/>
          </w:tcPr>
          <w:p w14:paraId="313BEA24" w14:textId="77777777" w:rsidR="00C103DB" w:rsidRDefault="00C103DB" w:rsidP="00C103DB">
            <w:pPr>
              <w:pStyle w:val="CopticCross"/>
            </w:pPr>
          </w:p>
        </w:tc>
        <w:tc>
          <w:tcPr>
            <w:tcW w:w="3960" w:type="dxa"/>
          </w:tcPr>
          <w:p w14:paraId="6292268A" w14:textId="77777777" w:rsidR="00C103DB" w:rsidRDefault="00C103DB" w:rsidP="00C103DB">
            <w:pPr>
              <w:pStyle w:val="CopticVersemulti-line"/>
            </w:pPr>
            <w:r>
              <w:t>Ⲥⲙⲟⲩ ⲉ̀Ⲡϭⲟⲓⲥ Ⲡⲉⲛⲛⲟⲩϯ:</w:t>
            </w:r>
          </w:p>
          <w:p w14:paraId="1BDD7691" w14:textId="77777777" w:rsidR="00C103DB" w:rsidRDefault="00C103DB" w:rsidP="00C103DB">
            <w:pPr>
              <w:pStyle w:val="CopticVersemulti-line"/>
            </w:pPr>
            <w:r>
              <w:t>Ⲡⲉⲛⲛⲏⲃ ⲡⲓⲁⲧϣ̀ⲧⲁϩⲟϥ:</w:t>
            </w:r>
          </w:p>
          <w:p w14:paraId="1A1A6AE0" w14:textId="77777777" w:rsidR="00C103DB" w:rsidRDefault="00C103DB" w:rsidP="00C103DB">
            <w:pPr>
              <w:pStyle w:val="CopticVersemulti-line"/>
            </w:pPr>
            <w:r>
              <w:t>ⲟⲩⲟϩ ⲁϥϫⲟⲥ ⲙ̀ⲡⲁⲓⲣⲏϯ:</w:t>
            </w:r>
          </w:p>
          <w:p w14:paraId="0282D0D2" w14:textId="77777777" w:rsidR="00C103DB" w:rsidRDefault="00C103DB" w:rsidP="00C103DB">
            <w:pPr>
              <w:pStyle w:val="CopticVerse"/>
            </w:pPr>
            <w:r>
              <w:t>Ⲓⲏⲥⲟⲩⲥ Ⲡⲭⲣⲓⲥⲧⲟⲥ ⲁϥⲧⲱⲛϥ.</w:t>
            </w:r>
          </w:p>
        </w:tc>
      </w:tr>
      <w:tr w:rsidR="00C103DB" w14:paraId="2F7BCF59" w14:textId="77777777" w:rsidTr="00FB0F28">
        <w:trPr>
          <w:cantSplit/>
        </w:trPr>
        <w:tc>
          <w:tcPr>
            <w:tcW w:w="288" w:type="dxa"/>
          </w:tcPr>
          <w:p w14:paraId="448CA380" w14:textId="77777777" w:rsidR="00C103DB" w:rsidRDefault="00C103DB" w:rsidP="00C103DB">
            <w:pPr>
              <w:pStyle w:val="CopticCross"/>
            </w:pPr>
            <w:r>
              <w:t>¿</w:t>
            </w:r>
          </w:p>
        </w:tc>
        <w:tc>
          <w:tcPr>
            <w:tcW w:w="3960" w:type="dxa"/>
          </w:tcPr>
          <w:p w14:paraId="62692FE7" w14:textId="77777777" w:rsidR="00C103DB" w:rsidRDefault="00C103DB" w:rsidP="00C103DB">
            <w:pPr>
              <w:pStyle w:val="EngHang"/>
            </w:pPr>
            <w:r>
              <w:t>David, the hymnist in truth,</w:t>
            </w:r>
          </w:p>
          <w:p w14:paraId="785F98EA" w14:textId="77777777" w:rsidR="00C103DB" w:rsidRDefault="00C103DB" w:rsidP="00C103DB">
            <w:pPr>
              <w:pStyle w:val="EngHang"/>
            </w:pPr>
            <w:r>
              <w:t>The highly honourable,</w:t>
            </w:r>
          </w:p>
          <w:p w14:paraId="067A4DB6" w14:textId="77777777" w:rsidR="00C103DB" w:rsidRDefault="00C103DB" w:rsidP="00C103DB">
            <w:pPr>
              <w:pStyle w:val="EngHang"/>
            </w:pPr>
            <w:r>
              <w:t>Cries out saying,</w:t>
            </w:r>
          </w:p>
          <w:p w14:paraId="1D03E69B" w14:textId="77777777" w:rsidR="00C103DB" w:rsidRDefault="00C103DB" w:rsidP="00C103DB">
            <w:pPr>
              <w:pStyle w:val="EngHangEnd"/>
            </w:pPr>
            <w:r>
              <w:t>“Jesus Christ is risen!”</w:t>
            </w:r>
          </w:p>
        </w:tc>
        <w:tc>
          <w:tcPr>
            <w:tcW w:w="288" w:type="dxa"/>
          </w:tcPr>
          <w:p w14:paraId="39B29795" w14:textId="77777777" w:rsidR="00C103DB" w:rsidRDefault="00C103DB" w:rsidP="00C103DB">
            <w:pPr>
              <w:pStyle w:val="CopticCross"/>
            </w:pPr>
          </w:p>
        </w:tc>
        <w:tc>
          <w:tcPr>
            <w:tcW w:w="288" w:type="dxa"/>
          </w:tcPr>
          <w:p w14:paraId="136E0FB7" w14:textId="77777777" w:rsidR="00C103DB" w:rsidRDefault="00C103DB" w:rsidP="00C103DB">
            <w:pPr>
              <w:pStyle w:val="CopticCross"/>
            </w:pPr>
            <w:r>
              <w:t>¿</w:t>
            </w:r>
          </w:p>
        </w:tc>
        <w:tc>
          <w:tcPr>
            <w:tcW w:w="3960" w:type="dxa"/>
          </w:tcPr>
          <w:p w14:paraId="005D9821" w14:textId="77777777" w:rsidR="00C103DB" w:rsidRDefault="00C103DB" w:rsidP="00C103DB">
            <w:pPr>
              <w:pStyle w:val="CopticVersemulti-line"/>
            </w:pPr>
            <w:r>
              <w:t>Ⲧⲫ̀ⲙⲏⲓ ⲡⲓϩⲩⲙⲛⲟⲇⲟⲥ:</w:t>
            </w:r>
          </w:p>
          <w:p w14:paraId="21A1E9C1" w14:textId="77777777" w:rsidR="00C103DB" w:rsidRDefault="00C103DB" w:rsidP="00C103DB">
            <w:pPr>
              <w:pStyle w:val="CopticVersemulti-line"/>
            </w:pPr>
            <w:r>
              <w:t>Ⲇⲁⲩⲓⲇ ⲡⲓϣⲟⲩⲧⲁⲓⲟϥ:</w:t>
            </w:r>
          </w:p>
          <w:p w14:paraId="5B915AB1" w14:textId="77777777" w:rsidR="00C103DB" w:rsidRDefault="00C103DB" w:rsidP="00C103DB">
            <w:pPr>
              <w:pStyle w:val="CopticVersemulti-line"/>
            </w:pPr>
            <w:r>
              <w:t>ⲉϥⲱϣ ⲉⲫϫⲱ ⲙ̀ⲙⲟⲥ:</w:t>
            </w:r>
          </w:p>
          <w:p w14:paraId="72512EC2" w14:textId="77777777" w:rsidR="00C103DB" w:rsidRPr="00FE0104" w:rsidRDefault="00C103DB" w:rsidP="00C103DB">
            <w:pPr>
              <w:pStyle w:val="CopticVerse"/>
            </w:pPr>
            <w:r>
              <w:t>Ⲓⲏⲥⲟⲩⲥ Ⲡⲭⲣⲓⲥⲧⲟⲥ ⲁϥⲧⲱⲛϥ.</w:t>
            </w:r>
          </w:p>
        </w:tc>
      </w:tr>
      <w:tr w:rsidR="00C103DB" w14:paraId="380E35E0" w14:textId="77777777" w:rsidTr="00FB0F28">
        <w:trPr>
          <w:cantSplit/>
        </w:trPr>
        <w:tc>
          <w:tcPr>
            <w:tcW w:w="288" w:type="dxa"/>
          </w:tcPr>
          <w:p w14:paraId="3BCE6160" w14:textId="77777777" w:rsidR="00C103DB" w:rsidRDefault="00C103DB" w:rsidP="00C103DB">
            <w:pPr>
              <w:pStyle w:val="CopticCross"/>
            </w:pPr>
            <w:r>
              <w:t>¿</w:t>
            </w:r>
          </w:p>
        </w:tc>
        <w:tc>
          <w:tcPr>
            <w:tcW w:w="3960" w:type="dxa"/>
          </w:tcPr>
          <w:p w14:paraId="777A63C2" w14:textId="77777777" w:rsidR="00C103DB" w:rsidRDefault="00C103DB" w:rsidP="00C103DB">
            <w:pPr>
              <w:pStyle w:val="EngHang"/>
            </w:pPr>
            <w:r>
              <w:t>The Son of God, our Lord,</w:t>
            </w:r>
          </w:p>
          <w:p w14:paraId="2D51F90C" w14:textId="77777777" w:rsidR="00C103DB" w:rsidRDefault="00C103DB" w:rsidP="00C103DB">
            <w:pPr>
              <w:pStyle w:val="EngHang"/>
            </w:pPr>
            <w:r>
              <w:t>Was crucified on the Cross,</w:t>
            </w:r>
          </w:p>
          <w:p w14:paraId="3CCC06AB" w14:textId="77777777" w:rsidR="00C103DB" w:rsidRDefault="00C103DB" w:rsidP="00C103DB">
            <w:pPr>
              <w:pStyle w:val="EngHang"/>
            </w:pPr>
            <w:r>
              <w:t>And died, being God.</w:t>
            </w:r>
          </w:p>
          <w:p w14:paraId="7A28A8A2" w14:textId="77777777" w:rsidR="00C103DB" w:rsidRDefault="00C103DB" w:rsidP="00C103DB">
            <w:pPr>
              <w:pStyle w:val="EngHangEnd"/>
            </w:pPr>
            <w:r>
              <w:t>Jesus Christ is risen!</w:t>
            </w:r>
          </w:p>
        </w:tc>
        <w:tc>
          <w:tcPr>
            <w:tcW w:w="288" w:type="dxa"/>
          </w:tcPr>
          <w:p w14:paraId="04DA38E1" w14:textId="77777777" w:rsidR="00C103DB" w:rsidRDefault="00C103DB" w:rsidP="00C103DB">
            <w:pPr>
              <w:pStyle w:val="CopticCross"/>
            </w:pPr>
          </w:p>
        </w:tc>
        <w:tc>
          <w:tcPr>
            <w:tcW w:w="288" w:type="dxa"/>
          </w:tcPr>
          <w:p w14:paraId="42C4C41D" w14:textId="77777777" w:rsidR="00C103DB" w:rsidRDefault="00C103DB" w:rsidP="00C103DB">
            <w:pPr>
              <w:pStyle w:val="CopticCross"/>
            </w:pPr>
            <w:r>
              <w:t>¿</w:t>
            </w:r>
          </w:p>
        </w:tc>
        <w:tc>
          <w:tcPr>
            <w:tcW w:w="3960" w:type="dxa"/>
          </w:tcPr>
          <w:p w14:paraId="11A4651B" w14:textId="77777777" w:rsidR="00C103DB" w:rsidRDefault="00C103DB" w:rsidP="00C103DB">
            <w:pPr>
              <w:pStyle w:val="CopticVersemulti-line"/>
            </w:pPr>
            <w:r>
              <w:t>Ⲩⲥⲟⲓⲥ Ⲑⲉⲟⲥ Ⲡⲉⲛⲛⲟⲩϯ:</w:t>
            </w:r>
          </w:p>
          <w:p w14:paraId="6AC764BE" w14:textId="77777777" w:rsidR="00C103DB" w:rsidRDefault="00C103DB" w:rsidP="00C103DB">
            <w:pPr>
              <w:pStyle w:val="CopticVersemulti-line"/>
            </w:pPr>
            <w:r>
              <w:t>ⲉ̀ⲡⲓⲥ̀ⲧⲁⲩⲣⲟⲥ ⲁⲩⲁϣϥ:</w:t>
            </w:r>
          </w:p>
          <w:p w14:paraId="7E70C61B" w14:textId="77777777" w:rsidR="00C103DB" w:rsidRDefault="00C103DB" w:rsidP="00C103DB">
            <w:pPr>
              <w:pStyle w:val="CopticVersemulti-line"/>
            </w:pPr>
            <w:r>
              <w:t>ⲟⲩⲟϩ ⲁⲩⲙⲟⲩ ϩⲱⲥ ⲛⲟⲩϯ:</w:t>
            </w:r>
          </w:p>
          <w:p w14:paraId="476CE807" w14:textId="77777777" w:rsidR="00C103DB" w:rsidRDefault="00C103DB" w:rsidP="00C103DB">
            <w:pPr>
              <w:pStyle w:val="CopticVerse"/>
            </w:pPr>
            <w:r>
              <w:t>Ⲓⲏⲥⲟⲩⲥ Ⲡⲭⲣⲓⲥⲧⲟⲥ ⲁϥⲧⲱⲛϥ.</w:t>
            </w:r>
          </w:p>
        </w:tc>
      </w:tr>
      <w:tr w:rsidR="00C103DB" w14:paraId="22DC2B5F" w14:textId="77777777" w:rsidTr="00FB0F28">
        <w:trPr>
          <w:cantSplit/>
        </w:trPr>
        <w:tc>
          <w:tcPr>
            <w:tcW w:w="288" w:type="dxa"/>
          </w:tcPr>
          <w:p w14:paraId="1435AA58" w14:textId="77777777" w:rsidR="00C103DB" w:rsidRDefault="00C103DB" w:rsidP="00C103DB">
            <w:pPr>
              <w:pStyle w:val="CopticCross"/>
            </w:pPr>
          </w:p>
        </w:tc>
        <w:tc>
          <w:tcPr>
            <w:tcW w:w="3960" w:type="dxa"/>
          </w:tcPr>
          <w:p w14:paraId="69D4AEE2" w14:textId="77777777" w:rsidR="00C103DB" w:rsidRDefault="00C103DB" w:rsidP="00C103DB">
            <w:pPr>
              <w:pStyle w:val="EngHang"/>
            </w:pPr>
            <w:r>
              <w:t>This is the day,</w:t>
            </w:r>
          </w:p>
          <w:p w14:paraId="1F4607CB" w14:textId="77777777" w:rsidR="00C103DB" w:rsidRDefault="00C103DB" w:rsidP="00C103DB">
            <w:pPr>
              <w:pStyle w:val="EngHang"/>
            </w:pPr>
            <w:r>
              <w:t>Which the Lord has made;</w:t>
            </w:r>
          </w:p>
          <w:p w14:paraId="5CA5BB9B" w14:textId="77777777" w:rsidR="00C103DB" w:rsidRDefault="00C103DB" w:rsidP="00C103DB">
            <w:pPr>
              <w:pStyle w:val="EngHang"/>
            </w:pPr>
            <w:r>
              <w:t>Let us rejoice in it:</w:t>
            </w:r>
          </w:p>
          <w:p w14:paraId="5D1B0060" w14:textId="77777777" w:rsidR="00C103DB" w:rsidRDefault="00C103DB" w:rsidP="00C103DB">
            <w:pPr>
              <w:pStyle w:val="EngHangEnd"/>
            </w:pPr>
            <w:r>
              <w:t>Jesus Christ is risen!</w:t>
            </w:r>
          </w:p>
        </w:tc>
        <w:tc>
          <w:tcPr>
            <w:tcW w:w="288" w:type="dxa"/>
          </w:tcPr>
          <w:p w14:paraId="6FEA3F42" w14:textId="77777777" w:rsidR="00C103DB" w:rsidRDefault="00C103DB" w:rsidP="00C103DB">
            <w:pPr>
              <w:pStyle w:val="CopticCross"/>
            </w:pPr>
          </w:p>
        </w:tc>
        <w:tc>
          <w:tcPr>
            <w:tcW w:w="288" w:type="dxa"/>
          </w:tcPr>
          <w:p w14:paraId="0889C5C2" w14:textId="77777777" w:rsidR="00C103DB" w:rsidRDefault="00C103DB" w:rsidP="00C103DB">
            <w:pPr>
              <w:pStyle w:val="CopticCross"/>
            </w:pPr>
          </w:p>
        </w:tc>
        <w:tc>
          <w:tcPr>
            <w:tcW w:w="3960" w:type="dxa"/>
          </w:tcPr>
          <w:p w14:paraId="287463D7" w14:textId="77777777" w:rsidR="00C103DB" w:rsidRDefault="00C103DB" w:rsidP="00C103DB">
            <w:pPr>
              <w:pStyle w:val="CopticVersemulti-line"/>
            </w:pPr>
            <w:r>
              <w:t>Ⲫⲁⲓ ⲡⲉ ⲡⲓⲉ̀ϩⲟⲟⲩ:</w:t>
            </w:r>
          </w:p>
          <w:p w14:paraId="14270A12" w14:textId="77777777" w:rsidR="00C103DB" w:rsidRDefault="00C103DB" w:rsidP="00C103DB">
            <w:pPr>
              <w:pStyle w:val="CopticVersemulti-line"/>
            </w:pPr>
            <w:r>
              <w:t>ⲉ̀ⲧⲁ Ⲡϭⲟⲓⲥ ⲑⲁⲙⲓⲟϥ:</w:t>
            </w:r>
          </w:p>
          <w:p w14:paraId="38BA1BA6" w14:textId="77777777" w:rsidR="00C103DB" w:rsidRDefault="00C103DB" w:rsidP="00C103DB">
            <w:pPr>
              <w:pStyle w:val="CopticVersemulti-line"/>
            </w:pPr>
            <w:r>
              <w:t>ⲙⲁⲣⲉⲛⲑⲉⲗⲏⲗ ⲙ̀ⲫⲟⲟⲩ:</w:t>
            </w:r>
          </w:p>
          <w:p w14:paraId="56C3713E" w14:textId="77777777" w:rsidR="00C103DB" w:rsidRDefault="00C103DB" w:rsidP="00C103DB">
            <w:pPr>
              <w:pStyle w:val="CopticVerse"/>
            </w:pPr>
            <w:r>
              <w:t>Ⲓⲏⲥⲟⲩⲥ Ⲡⲭⲣⲓⲥⲧⲟⲥ ⲁϥⲧⲱⲛϥ.</w:t>
            </w:r>
          </w:p>
        </w:tc>
      </w:tr>
      <w:tr w:rsidR="00C103DB" w14:paraId="151883E8" w14:textId="77777777" w:rsidTr="00FB0F28">
        <w:trPr>
          <w:cantSplit/>
        </w:trPr>
        <w:tc>
          <w:tcPr>
            <w:tcW w:w="288" w:type="dxa"/>
          </w:tcPr>
          <w:p w14:paraId="737898CD" w14:textId="77777777" w:rsidR="00C103DB" w:rsidRDefault="00C103DB" w:rsidP="00C103DB">
            <w:pPr>
              <w:pStyle w:val="CopticCross"/>
            </w:pPr>
          </w:p>
        </w:tc>
        <w:tc>
          <w:tcPr>
            <w:tcW w:w="3960" w:type="dxa"/>
          </w:tcPr>
          <w:p w14:paraId="748AE0A3" w14:textId="77777777" w:rsidR="00C103DB" w:rsidRDefault="00C103DB" w:rsidP="00C103DB">
            <w:pPr>
              <w:pStyle w:val="EngHang"/>
            </w:pPr>
            <w:r>
              <w:t>Hail to the Cross,</w:t>
            </w:r>
          </w:p>
          <w:p w14:paraId="0ED8CA46" w14:textId="77777777" w:rsidR="00C103DB" w:rsidRDefault="00C103DB" w:rsidP="00C103DB">
            <w:pPr>
              <w:pStyle w:val="EngHang"/>
            </w:pPr>
            <w:r>
              <w:t>Upon which My Lord was crucified.</w:t>
            </w:r>
          </w:p>
          <w:p w14:paraId="2DD4990D" w14:textId="77777777" w:rsidR="00C103DB" w:rsidRDefault="00C103DB" w:rsidP="00C103DB">
            <w:pPr>
              <w:pStyle w:val="EngHang"/>
            </w:pPr>
            <w:r>
              <w:t>Hail to the resurrection:</w:t>
            </w:r>
          </w:p>
          <w:p w14:paraId="50005559" w14:textId="77777777" w:rsidR="00C103DB" w:rsidRDefault="00C103DB" w:rsidP="00C103DB">
            <w:pPr>
              <w:pStyle w:val="EngHangEnd"/>
            </w:pPr>
            <w:r>
              <w:t>Jesus Christ is risen!</w:t>
            </w:r>
          </w:p>
        </w:tc>
        <w:tc>
          <w:tcPr>
            <w:tcW w:w="288" w:type="dxa"/>
          </w:tcPr>
          <w:p w14:paraId="37D71811" w14:textId="77777777" w:rsidR="00C103DB" w:rsidRDefault="00C103DB" w:rsidP="00C103DB">
            <w:pPr>
              <w:pStyle w:val="CopticCross"/>
            </w:pPr>
          </w:p>
        </w:tc>
        <w:tc>
          <w:tcPr>
            <w:tcW w:w="288" w:type="dxa"/>
          </w:tcPr>
          <w:p w14:paraId="51C30AC2" w14:textId="77777777" w:rsidR="00C103DB" w:rsidRDefault="00C103DB" w:rsidP="00C103DB">
            <w:pPr>
              <w:pStyle w:val="CopticCross"/>
            </w:pPr>
          </w:p>
        </w:tc>
        <w:tc>
          <w:tcPr>
            <w:tcW w:w="3960" w:type="dxa"/>
          </w:tcPr>
          <w:p w14:paraId="4280925D" w14:textId="77777777" w:rsidR="00C103DB" w:rsidRDefault="00C103DB" w:rsidP="00C103DB">
            <w:pPr>
              <w:pStyle w:val="CopticVersemulti-line"/>
            </w:pPr>
            <w:r>
              <w:t>Ⲭⲉⲣⲉ ⲡⲓⲥ̀ⲣⲧⲁⲩⲣⲟⲥ:</w:t>
            </w:r>
          </w:p>
          <w:p w14:paraId="597BC41D" w14:textId="77777777" w:rsidR="00C103DB" w:rsidRDefault="00C103DB" w:rsidP="00C103DB">
            <w:pPr>
              <w:pStyle w:val="CopticVersemulti-line"/>
            </w:pPr>
            <w:r>
              <w:t>ⲉ̀ⲧⲁⲩⲉϣ Ⲡⲁϭⲟⲓⲥ ⲉ̀ⲣⲟϥ:</w:t>
            </w:r>
          </w:p>
          <w:p w14:paraId="7C1F6D90" w14:textId="77777777" w:rsidR="00C103DB" w:rsidRDefault="00C103DB" w:rsidP="00C103DB">
            <w:pPr>
              <w:pStyle w:val="CopticVersemulti-line"/>
            </w:pPr>
            <w:r>
              <w:t>ⲭⲉⲣⲉ ϯⲁ̀ⲛⲁⲁⲥⲧⲁⲥⲓⲥ:</w:t>
            </w:r>
          </w:p>
          <w:p w14:paraId="5CBB3621" w14:textId="77777777" w:rsidR="00C103DB" w:rsidRDefault="00C103DB" w:rsidP="00C103DB">
            <w:pPr>
              <w:pStyle w:val="CopticVerse"/>
            </w:pPr>
            <w:r>
              <w:t>Ⲓⲏⲥⲟⲩⲥ Ⲡⲭⲣⲓⲥⲧⲟⲥ ⲁϥⲧⲱⲛϥ.</w:t>
            </w:r>
          </w:p>
        </w:tc>
      </w:tr>
      <w:tr w:rsidR="00C103DB" w14:paraId="4AF17D37" w14:textId="77777777" w:rsidTr="00FB0F28">
        <w:trPr>
          <w:cantSplit/>
        </w:trPr>
        <w:tc>
          <w:tcPr>
            <w:tcW w:w="288" w:type="dxa"/>
          </w:tcPr>
          <w:p w14:paraId="68890EAE" w14:textId="77777777" w:rsidR="00C103DB" w:rsidRDefault="00C103DB" w:rsidP="00C103DB">
            <w:pPr>
              <w:pStyle w:val="CopticCross"/>
            </w:pPr>
            <w:r>
              <w:lastRenderedPageBreak/>
              <w:t>¿</w:t>
            </w:r>
          </w:p>
        </w:tc>
        <w:tc>
          <w:tcPr>
            <w:tcW w:w="3960" w:type="dxa"/>
          </w:tcPr>
          <w:p w14:paraId="6D051A46" w14:textId="77777777" w:rsidR="00C103DB" w:rsidRDefault="00C103DB" w:rsidP="00C103DB">
            <w:pPr>
              <w:pStyle w:val="EngHang"/>
            </w:pPr>
            <w:r>
              <w:t>O You Who have risen,</w:t>
            </w:r>
          </w:p>
          <w:p w14:paraId="77CDF34D" w14:textId="77777777" w:rsidR="00C103DB" w:rsidRDefault="00C103DB" w:rsidP="00C103DB">
            <w:pPr>
              <w:pStyle w:val="EngHang"/>
            </w:pPr>
            <w:r>
              <w:t>Repose [all] the souls,</w:t>
            </w:r>
          </w:p>
          <w:p w14:paraId="32FBC530" w14:textId="77777777" w:rsidR="00C103DB" w:rsidRDefault="00C103DB" w:rsidP="00C103DB">
            <w:pPr>
              <w:pStyle w:val="EngHang"/>
            </w:pPr>
            <w:r>
              <w:t>And save your people.</w:t>
            </w:r>
          </w:p>
          <w:p w14:paraId="7FC891C8" w14:textId="77777777" w:rsidR="00C103DB" w:rsidRDefault="00C103DB" w:rsidP="00C103DB">
            <w:pPr>
              <w:pStyle w:val="EngHangEnd"/>
            </w:pPr>
            <w:r>
              <w:t>Jesus Christ is risen!</w:t>
            </w:r>
          </w:p>
        </w:tc>
        <w:tc>
          <w:tcPr>
            <w:tcW w:w="288" w:type="dxa"/>
          </w:tcPr>
          <w:p w14:paraId="4C8DB392" w14:textId="77777777" w:rsidR="00C103DB" w:rsidRDefault="00C103DB" w:rsidP="00C103DB">
            <w:pPr>
              <w:pStyle w:val="CopticCross"/>
            </w:pPr>
          </w:p>
        </w:tc>
        <w:tc>
          <w:tcPr>
            <w:tcW w:w="288" w:type="dxa"/>
          </w:tcPr>
          <w:p w14:paraId="732EC313" w14:textId="77777777" w:rsidR="00C103DB" w:rsidRDefault="00C103DB" w:rsidP="00C103DB">
            <w:pPr>
              <w:pStyle w:val="CopticCross"/>
            </w:pPr>
            <w:r>
              <w:t>¿</w:t>
            </w:r>
          </w:p>
        </w:tc>
        <w:tc>
          <w:tcPr>
            <w:tcW w:w="3960" w:type="dxa"/>
          </w:tcPr>
          <w:p w14:paraId="63FEA457" w14:textId="77777777" w:rsidR="00C103DB" w:rsidRDefault="00C103DB" w:rsidP="00C103DB">
            <w:pPr>
              <w:pStyle w:val="CopticVersemulti-line"/>
            </w:pPr>
            <w:r>
              <w:t>Ⲯⲩⲭⲏ ⲙⲁⲙ̀ⲧⲟⲛ ⲛⲱⲟⲩ:</w:t>
            </w:r>
          </w:p>
          <w:p w14:paraId="3AF381EF" w14:textId="77777777" w:rsidR="00C103DB" w:rsidRDefault="00C103DB" w:rsidP="00C103DB">
            <w:pPr>
              <w:pStyle w:val="CopticVersemulti-line"/>
            </w:pPr>
            <w:r>
              <w:t>ⲱ̀ ⲫⲏⲉ̀ⲧⲁϥⲧⲱⲛϥ:</w:t>
            </w:r>
          </w:p>
          <w:p w14:paraId="2ACC8FFB" w14:textId="77777777" w:rsidR="00C103DB" w:rsidRDefault="00C103DB" w:rsidP="00C103DB">
            <w:pPr>
              <w:pStyle w:val="CopticVersemulti-line"/>
            </w:pPr>
            <w:r>
              <w:t>ⲟⲩⲟϩ ⲙ̀ⲡⲉⲕⲗⲁⲟⲥ ⲛⲁⲓ ⲛⲱⲟⲩ:</w:t>
            </w:r>
          </w:p>
          <w:p w14:paraId="04BC6814" w14:textId="77777777" w:rsidR="00C103DB" w:rsidRDefault="00C103DB" w:rsidP="00C103DB">
            <w:pPr>
              <w:pStyle w:val="CopticVerse"/>
            </w:pPr>
            <w:r>
              <w:t>Ⲓⲏⲥⲟⲩⲥ Ⲡⲭⲣⲓⲥⲧⲟⲥ ⲁϥⲧⲱⲛϥ.</w:t>
            </w:r>
          </w:p>
        </w:tc>
      </w:tr>
      <w:tr w:rsidR="00C103DB" w14:paraId="2D9A874C" w14:textId="77777777" w:rsidTr="00FB0F28">
        <w:trPr>
          <w:cantSplit/>
        </w:trPr>
        <w:tc>
          <w:tcPr>
            <w:tcW w:w="288" w:type="dxa"/>
          </w:tcPr>
          <w:p w14:paraId="2D5D786E" w14:textId="77777777" w:rsidR="00C103DB" w:rsidRDefault="00C103DB" w:rsidP="00C103DB">
            <w:pPr>
              <w:pStyle w:val="CopticCross"/>
            </w:pPr>
            <w:r>
              <w:t>¿</w:t>
            </w:r>
          </w:p>
        </w:tc>
        <w:tc>
          <w:tcPr>
            <w:tcW w:w="3960" w:type="dxa"/>
          </w:tcPr>
          <w:p w14:paraId="75E1D871" w14:textId="77777777" w:rsidR="00C103DB" w:rsidRDefault="00C103DB" w:rsidP="00C103DB">
            <w:pPr>
              <w:pStyle w:val="EngHang"/>
            </w:pPr>
            <w:r>
              <w:t>O You Who were incrnate,</w:t>
            </w:r>
          </w:p>
          <w:p w14:paraId="74396800" w14:textId="77777777" w:rsidR="00C103DB" w:rsidRDefault="00C103DB" w:rsidP="00C103DB">
            <w:pPr>
              <w:pStyle w:val="EngHang"/>
            </w:pPr>
            <w:r>
              <w:t>And were crucified in [Your] Body,</w:t>
            </w:r>
          </w:p>
          <w:p w14:paraId="5957B911" w14:textId="77777777" w:rsidR="00C103DB" w:rsidRDefault="00C103DB" w:rsidP="00C103DB">
            <w:pPr>
              <w:pStyle w:val="EngHang"/>
            </w:pPr>
            <w:r>
              <w:t>Grant protection to Your people.</w:t>
            </w:r>
          </w:p>
          <w:p w14:paraId="15639EC4" w14:textId="77777777" w:rsidR="00C103DB" w:rsidRDefault="00C103DB" w:rsidP="00C103DB">
            <w:pPr>
              <w:pStyle w:val="EngHangEnd"/>
            </w:pPr>
            <w:r>
              <w:t>Jesus Christ is risen!</w:t>
            </w:r>
          </w:p>
        </w:tc>
        <w:tc>
          <w:tcPr>
            <w:tcW w:w="288" w:type="dxa"/>
          </w:tcPr>
          <w:p w14:paraId="29CE73A9" w14:textId="77777777" w:rsidR="00C103DB" w:rsidRDefault="00C103DB" w:rsidP="00C103DB">
            <w:pPr>
              <w:pStyle w:val="CopticCross"/>
            </w:pPr>
          </w:p>
        </w:tc>
        <w:tc>
          <w:tcPr>
            <w:tcW w:w="288" w:type="dxa"/>
          </w:tcPr>
          <w:p w14:paraId="7037E58C" w14:textId="77777777" w:rsidR="00C103DB" w:rsidRDefault="00C103DB" w:rsidP="00C103DB">
            <w:pPr>
              <w:pStyle w:val="CopticCross"/>
            </w:pPr>
            <w:r>
              <w:t>¿</w:t>
            </w:r>
          </w:p>
        </w:tc>
        <w:tc>
          <w:tcPr>
            <w:tcW w:w="3960" w:type="dxa"/>
          </w:tcPr>
          <w:p w14:paraId="2B6E0CD1" w14:textId="77777777" w:rsidR="00C103DB" w:rsidRDefault="00C103DB" w:rsidP="00C103DB">
            <w:pPr>
              <w:pStyle w:val="CopticVersemulti-line"/>
            </w:pPr>
            <w:r>
              <w:t>Ⲱ ⲫⲏⲉⲧⲁϥϭⲓⲥⲁⲣⲝ:</w:t>
            </w:r>
          </w:p>
          <w:p w14:paraId="37EE8990" w14:textId="77777777" w:rsidR="00C103DB" w:rsidRDefault="00C103DB" w:rsidP="00C103DB">
            <w:pPr>
              <w:pStyle w:val="CopticVersemulti-line"/>
            </w:pPr>
            <w:r>
              <w:t>ⲟⲩⲟϩ ϧⲉⲛ ⲡⲉϥⲥⲱⲙⲁ ⲁⲩⲁϣϥ:</w:t>
            </w:r>
          </w:p>
          <w:p w14:paraId="552038C5" w14:textId="77777777" w:rsidR="00C103DB" w:rsidRDefault="00C103DB" w:rsidP="00C103DB">
            <w:pPr>
              <w:pStyle w:val="CopticVersemulti-line"/>
            </w:pPr>
            <w:r>
              <w:t>ⲁ̀ⲣⲉϩ ⲉ̀ⲡⲉⲕⲗⲁⲟⲥ:</w:t>
            </w:r>
          </w:p>
          <w:p w14:paraId="502EC724" w14:textId="77777777" w:rsidR="00C103DB" w:rsidRDefault="00C103DB" w:rsidP="00C103DB">
            <w:pPr>
              <w:pStyle w:val="CopticVerse"/>
            </w:pPr>
            <w:r>
              <w:t>Ⲓⲏⲥⲟⲩⲥ Ⲡⲭⲣⲓⲥⲧⲟⲥ ⲁϥⲧⲱⲛϥ.</w:t>
            </w:r>
          </w:p>
        </w:tc>
      </w:tr>
    </w:tbl>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lastRenderedPageBreak/>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2056" w:name="_Toc479145678"/>
      <w:r>
        <w:t>Thomas Sunday</w:t>
      </w:r>
      <w:bookmarkEnd w:id="2053"/>
      <w:bookmarkEnd w:id="2054"/>
      <w:bookmarkEnd w:id="2055"/>
      <w:bookmarkEnd w:id="2056"/>
    </w:p>
    <w:p w14:paraId="1CFE554E" w14:textId="77777777" w:rsidR="00EC2AEB" w:rsidRDefault="00EC2AEB" w:rsidP="00EC2AEB">
      <w:pPr>
        <w:pStyle w:val="Heading4"/>
      </w:pPr>
      <w:bookmarkStart w:id="2057" w:name="_Ref434478375"/>
      <w:r>
        <w:t>The Doxology</w:t>
      </w:r>
      <w:r w:rsidR="00E21EA3">
        <w:t xml:space="preserve"> for Thomas Sunday</w:t>
      </w:r>
      <w:bookmarkEnd w:id="2057"/>
    </w:p>
    <w:p w14:paraId="641B4975" w14:textId="5F7474AE" w:rsidR="00F77A5B" w:rsidRPr="00F77A5B" w:rsidRDefault="00F77A5B" w:rsidP="00943F6D">
      <w:pPr>
        <w:pStyle w:val="Rubric"/>
      </w:pPr>
      <w:r>
        <w:t>To be said after</w:t>
      </w:r>
      <w:r w:rsidR="00943F6D">
        <w:t xml:space="preserve"> </w:t>
      </w:r>
      <w:r w:rsidR="00943F6D">
        <w:fldChar w:fldCharType="begin"/>
      </w:r>
      <w:r w:rsidR="00943F6D">
        <w:instrText xml:space="preserve"> REF _Ref485108466 \h </w:instrText>
      </w:r>
      <w:r w:rsidR="00943F6D">
        <w:fldChar w:fldCharType="separate"/>
      </w:r>
      <w:r w:rsidR="000E2EAC">
        <w:t>The Doxology for Pascha</w:t>
      </w:r>
      <w:r w:rsidR="00943F6D">
        <w:fldChar w:fldCharType="end"/>
      </w:r>
      <w:r w:rsidR="00237D47">
        <w:t>, page</w:t>
      </w:r>
      <w:r w:rsidR="00943F6D">
        <w:t xml:space="preserve"> </w:t>
      </w:r>
      <w:r w:rsidR="00943F6D">
        <w:fldChar w:fldCharType="begin"/>
      </w:r>
      <w:r w:rsidR="00943F6D">
        <w:instrText xml:space="preserve"> PAGEREF _Ref485108466 \h </w:instrText>
      </w:r>
      <w:r w:rsidR="00943F6D">
        <w:fldChar w:fldCharType="separate"/>
      </w:r>
      <w:r w:rsidR="000E2EAC">
        <w:rPr>
          <w:noProof/>
        </w:rPr>
        <w:t>1191</w:t>
      </w:r>
      <w:r w:rsidR="00943F6D">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9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9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9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9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2058"/>
            <w:r>
              <w:t xml:space="preserve">Jesus </w:t>
            </w:r>
            <w:commentRangeEnd w:id="2058"/>
            <w:r>
              <w:rPr>
                <w:rStyle w:val="CommentReference"/>
                <w:rFonts w:ascii="Times New Roman" w:hAnsi="Times New Roman"/>
              </w:rPr>
              <w:commentReference w:id="2058"/>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2059" w:name="_Toc410196235"/>
      <w:bookmarkStart w:id="2060" w:name="_Toc410196477"/>
      <w:bookmarkStart w:id="2061" w:name="_Toc410196979"/>
      <w:bookmarkStart w:id="2062" w:name="_Toc479145679"/>
      <w:r>
        <w:lastRenderedPageBreak/>
        <w:t>Ascension</w:t>
      </w:r>
      <w:bookmarkEnd w:id="2059"/>
      <w:bookmarkEnd w:id="2060"/>
      <w:bookmarkEnd w:id="2061"/>
      <w:bookmarkEnd w:id="2062"/>
    </w:p>
    <w:p w14:paraId="55079EBC" w14:textId="6DF7C14F" w:rsidR="000437A2" w:rsidRDefault="000437A2" w:rsidP="000437A2">
      <w:pPr>
        <w:pStyle w:val="Heading4"/>
      </w:pPr>
      <w:bookmarkStart w:id="2063" w:name="_Ref434478556"/>
      <w:r>
        <w:t xml:space="preserve">The Verses of the Cymbals for </w:t>
      </w:r>
      <w:r w:rsidR="00616F80">
        <w:t>Ascension</w:t>
      </w:r>
    </w:p>
    <w:p w14:paraId="206182FE" w14:textId="6B082DFB" w:rsidR="000437A2" w:rsidRPr="00924C51" w:rsidRDefault="000437A2" w:rsidP="000437A2">
      <w:pPr>
        <w:pStyle w:val="Rubrics0"/>
      </w:pPr>
      <w:r>
        <w:t>Until Pentecust,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37A2" w14:paraId="505E245B" w14:textId="77777777" w:rsidTr="000437A2">
        <w:trPr>
          <w:cantSplit/>
          <w:jc w:val="center"/>
        </w:trPr>
        <w:tc>
          <w:tcPr>
            <w:tcW w:w="288" w:type="dxa"/>
          </w:tcPr>
          <w:p w14:paraId="57EB04F1" w14:textId="77777777" w:rsidR="000437A2" w:rsidRDefault="000437A2" w:rsidP="000437A2">
            <w:pPr>
              <w:pStyle w:val="CopticCross"/>
            </w:pPr>
          </w:p>
        </w:tc>
        <w:tc>
          <w:tcPr>
            <w:tcW w:w="3960" w:type="dxa"/>
          </w:tcPr>
          <w:p w14:paraId="6E297401" w14:textId="77777777" w:rsidR="000437A2" w:rsidRDefault="000437A2" w:rsidP="000437A2">
            <w:pPr>
              <w:pStyle w:val="EngHang"/>
            </w:pPr>
            <w:r>
              <w:t>Christ our God</w:t>
            </w:r>
          </w:p>
          <w:p w14:paraId="47543E21" w14:textId="77777777" w:rsidR="000437A2" w:rsidRDefault="000437A2" w:rsidP="000437A2">
            <w:pPr>
              <w:pStyle w:val="EngHang"/>
            </w:pPr>
            <w:r>
              <w:t>Is risen from the dead,</w:t>
            </w:r>
          </w:p>
          <w:p w14:paraId="05E043E5" w14:textId="2E1DA66E" w:rsidR="000437A2" w:rsidRDefault="000437A2" w:rsidP="000437A2">
            <w:pPr>
              <w:pStyle w:val="EngHang"/>
            </w:pPr>
            <w:r>
              <w:t>And ascended into heaven,</w:t>
            </w:r>
          </w:p>
          <w:p w14:paraId="07995BBF" w14:textId="69D1BA64" w:rsidR="000437A2" w:rsidRDefault="000437A2" w:rsidP="000437A2">
            <w:pPr>
              <w:pStyle w:val="EngHangEnd"/>
            </w:pPr>
            <w:r>
              <w:t>And seated at the right hand of His Father.</w:t>
            </w:r>
          </w:p>
        </w:tc>
        <w:tc>
          <w:tcPr>
            <w:tcW w:w="288" w:type="dxa"/>
          </w:tcPr>
          <w:p w14:paraId="216160AA" w14:textId="77777777" w:rsidR="000437A2" w:rsidRDefault="000437A2" w:rsidP="000437A2"/>
        </w:tc>
        <w:tc>
          <w:tcPr>
            <w:tcW w:w="288" w:type="dxa"/>
          </w:tcPr>
          <w:p w14:paraId="2FC62F07" w14:textId="77777777" w:rsidR="000437A2" w:rsidRDefault="000437A2" w:rsidP="000437A2">
            <w:pPr>
              <w:pStyle w:val="CopticCross"/>
            </w:pPr>
          </w:p>
        </w:tc>
        <w:tc>
          <w:tcPr>
            <w:tcW w:w="3960" w:type="dxa"/>
          </w:tcPr>
          <w:p w14:paraId="6106EE24" w14:textId="77777777" w:rsidR="000437A2" w:rsidRPr="000D1B28" w:rsidRDefault="000437A2" w:rsidP="000437A2">
            <w:pPr>
              <w:pStyle w:val="CopticVersemulti-line"/>
            </w:pPr>
            <w:r w:rsidRPr="000D1B28">
              <w:t>ⲀⲠⲓⲭ̀ⲣⲓⲥⲧⲟⲥ Ⲡⲉⲛⲛⲟⲩϯ:</w:t>
            </w:r>
          </w:p>
          <w:p w14:paraId="61EAC9AC" w14:textId="2BCC4593" w:rsidR="000437A2" w:rsidRPr="000D1B28" w:rsidRDefault="00764BE6" w:rsidP="000437A2">
            <w:pPr>
              <w:pStyle w:val="CopticVersemulti-line"/>
            </w:pPr>
            <w:r>
              <w:t>ⲧⲱⲛϥ</w:t>
            </w:r>
            <w:r w:rsidR="000437A2" w:rsidRPr="000D1B28">
              <w:t xml:space="preserve"> ⲉ̀ⲃⲟⲗ ϧⲉⲛ ⲛⲏⲉⲑⲙⲱⲟⲩⲧ:</w:t>
            </w:r>
          </w:p>
          <w:p w14:paraId="0747A939" w14:textId="3A633B58" w:rsidR="000437A2" w:rsidRPr="000D1B28" w:rsidRDefault="00764BE6" w:rsidP="000437A2">
            <w:pPr>
              <w:pStyle w:val="CopticVersemulti-line"/>
            </w:pPr>
            <w:r>
              <w:t>ⲟⲩⲟϩ ⲁϥϣⲉⲛⲁϥ ⲉ̀ⲡ̀ϣⲱⲓ ⲉ̀ⲛⲓⲫⲏⲟⲩⲓ:</w:t>
            </w:r>
          </w:p>
          <w:p w14:paraId="6333AC19" w14:textId="34821086" w:rsidR="000437A2" w:rsidRPr="00240FF0" w:rsidRDefault="00764BE6" w:rsidP="000437A2">
            <w:pPr>
              <w:pStyle w:val="CopticHangingVerse"/>
              <w:rPr>
                <w:vanish/>
              </w:rPr>
            </w:pPr>
            <w:r>
              <w:t>ⲁϥϩⲉⲙⲥⲓ ⲥⲁⲟⲩⲓ̀ⲛⲁⲙ ⲙ̀Ⲡⲉϥⲓⲱⲧ</w:t>
            </w:r>
            <w:r w:rsidR="000437A2">
              <w:t>.</w:t>
            </w:r>
          </w:p>
        </w:tc>
      </w:tr>
      <w:tr w:rsidR="000437A2" w14:paraId="2E29BFA5" w14:textId="77777777" w:rsidTr="000437A2">
        <w:trPr>
          <w:cantSplit/>
          <w:jc w:val="center"/>
        </w:trPr>
        <w:tc>
          <w:tcPr>
            <w:tcW w:w="288" w:type="dxa"/>
          </w:tcPr>
          <w:p w14:paraId="46A598C4" w14:textId="77777777" w:rsidR="000437A2" w:rsidRDefault="000437A2" w:rsidP="000437A2">
            <w:pPr>
              <w:pStyle w:val="CopticCross"/>
            </w:pPr>
          </w:p>
        </w:tc>
        <w:tc>
          <w:tcPr>
            <w:tcW w:w="3960" w:type="dxa"/>
          </w:tcPr>
          <w:p w14:paraId="59E26BA5" w14:textId="5FFFDDE4" w:rsidR="000437A2" w:rsidRDefault="000437A2" w:rsidP="000437A2">
            <w:pPr>
              <w:pStyle w:val="EngHang"/>
            </w:pPr>
            <w:r>
              <w:t>Hail to His Ascension:</w:t>
            </w:r>
          </w:p>
          <w:p w14:paraId="5E488DFA" w14:textId="2B974ED6" w:rsidR="000437A2" w:rsidRDefault="000437A2" w:rsidP="000437A2">
            <w:pPr>
              <w:pStyle w:val="EngHang"/>
            </w:pPr>
            <w:r>
              <w:t>He ascended into the heavens</w:t>
            </w:r>
          </w:p>
          <w:p w14:paraId="207BA563" w14:textId="11A83376" w:rsidR="000437A2" w:rsidRDefault="000437A2" w:rsidP="000437A2">
            <w:pPr>
              <w:pStyle w:val="EngHang"/>
            </w:pPr>
            <w:r>
              <w:t>In glory and honour,</w:t>
            </w:r>
          </w:p>
          <w:p w14:paraId="42847A37" w14:textId="20837F13" w:rsidR="000437A2" w:rsidRDefault="000437A2" w:rsidP="000437A2">
            <w:pPr>
              <w:pStyle w:val="EngHangEnd"/>
            </w:pPr>
            <w:r>
              <w:t>And sat at the right hand of His Father</w:t>
            </w:r>
          </w:p>
        </w:tc>
        <w:tc>
          <w:tcPr>
            <w:tcW w:w="288" w:type="dxa"/>
          </w:tcPr>
          <w:p w14:paraId="6F51731C" w14:textId="77777777" w:rsidR="000437A2" w:rsidRDefault="000437A2" w:rsidP="000437A2"/>
        </w:tc>
        <w:tc>
          <w:tcPr>
            <w:tcW w:w="288" w:type="dxa"/>
          </w:tcPr>
          <w:p w14:paraId="22B9DEED" w14:textId="77777777" w:rsidR="000437A2" w:rsidRDefault="000437A2" w:rsidP="000437A2">
            <w:pPr>
              <w:pStyle w:val="CopticCross"/>
            </w:pPr>
          </w:p>
        </w:tc>
        <w:tc>
          <w:tcPr>
            <w:tcW w:w="3960" w:type="dxa"/>
          </w:tcPr>
          <w:p w14:paraId="291456AF" w14:textId="1C11AC4D" w:rsidR="000437A2" w:rsidRDefault="00764BE6" w:rsidP="000437A2">
            <w:pPr>
              <w:pStyle w:val="CopticVersemulti-line"/>
            </w:pPr>
            <w:r>
              <w:t>Ⲭⲉⲣⲉ ⲧⲉϥⲁ̀ⲛⲁⲗⲩⲙⲯⲓⲥ:</w:t>
            </w:r>
          </w:p>
          <w:p w14:paraId="6D0BBA0C" w14:textId="4B26679D" w:rsidR="00764BE6" w:rsidRDefault="00764BE6" w:rsidP="000437A2">
            <w:pPr>
              <w:pStyle w:val="CopticVersemulti-line"/>
            </w:pPr>
            <w:r>
              <w:t>ⲉ̀ⲧⲁϥϣⲉⲛⲁϥ ⲉ̀ⲡ̀ϣⲱⲓ ⲉ̀ⲛⲓⲫⲏⲟⲩⲓ:</w:t>
            </w:r>
          </w:p>
          <w:p w14:paraId="1B61CE93" w14:textId="3058152A" w:rsidR="00764BE6" w:rsidRDefault="00764BE6" w:rsidP="000437A2">
            <w:pPr>
              <w:pStyle w:val="CopticVersemulti-line"/>
            </w:pPr>
            <w:r>
              <w:t>ϧⲉⲛ ⲟⲩⲱ̀ⲟⲩ ⲛⲉⲙ ⲟⲩⲧⲁⲓⲟ:</w:t>
            </w:r>
          </w:p>
          <w:p w14:paraId="0C4E2D3A" w14:textId="74BCE8C1" w:rsidR="000437A2" w:rsidRDefault="00764BE6" w:rsidP="000437A2">
            <w:pPr>
              <w:pStyle w:val="CopticHangingVerse"/>
            </w:pPr>
            <w:r>
              <w:t>ⲁϥϩⲉⲙⲥⲓ ⲥⲁⲟⲩⲓ̀ⲛⲁⲙ ⲙ̀Ⲡⲉϥⲓⲱⲧ.</w:t>
            </w:r>
          </w:p>
        </w:tc>
      </w:tr>
      <w:tr w:rsidR="000437A2" w14:paraId="55D7F3B1" w14:textId="77777777" w:rsidTr="000437A2">
        <w:trPr>
          <w:cantSplit/>
          <w:jc w:val="center"/>
        </w:trPr>
        <w:tc>
          <w:tcPr>
            <w:tcW w:w="288" w:type="dxa"/>
          </w:tcPr>
          <w:p w14:paraId="17F4B4D0" w14:textId="77777777" w:rsidR="000437A2" w:rsidRDefault="000437A2" w:rsidP="000437A2">
            <w:pPr>
              <w:pStyle w:val="CopticCross"/>
            </w:pPr>
          </w:p>
        </w:tc>
        <w:tc>
          <w:tcPr>
            <w:tcW w:w="3960" w:type="dxa"/>
          </w:tcPr>
          <w:p w14:paraId="25456D42" w14:textId="77777777" w:rsidR="000437A2" w:rsidRDefault="000437A2" w:rsidP="000437A2">
            <w:pPr>
              <w:pStyle w:val="EngHang"/>
            </w:pPr>
            <w:r>
              <w:t>He ascended to the heaven</w:t>
            </w:r>
          </w:p>
          <w:p w14:paraId="1C24AA8F" w14:textId="77777777" w:rsidR="000437A2" w:rsidRDefault="000437A2" w:rsidP="000437A2">
            <w:pPr>
              <w:pStyle w:val="EngHang"/>
            </w:pPr>
            <w:r>
              <w:t>Of heavens toward the East,</w:t>
            </w:r>
          </w:p>
          <w:p w14:paraId="7529B952" w14:textId="77777777" w:rsidR="000437A2" w:rsidRDefault="000437A2" w:rsidP="000437A2">
            <w:pPr>
              <w:pStyle w:val="EngHang"/>
            </w:pPr>
            <w:r>
              <w:t>That He might send to us</w:t>
            </w:r>
          </w:p>
          <w:p w14:paraId="21C94849" w14:textId="5709021E" w:rsidR="000437A2" w:rsidRDefault="000437A2" w:rsidP="000437A2">
            <w:pPr>
              <w:pStyle w:val="EngHangEnd"/>
            </w:pPr>
            <w:r>
              <w:t>The Spirit of Truth, the Paraclete.</w:t>
            </w:r>
          </w:p>
        </w:tc>
        <w:tc>
          <w:tcPr>
            <w:tcW w:w="288" w:type="dxa"/>
          </w:tcPr>
          <w:p w14:paraId="41E6DF41" w14:textId="77777777" w:rsidR="000437A2" w:rsidRDefault="000437A2" w:rsidP="000437A2"/>
        </w:tc>
        <w:tc>
          <w:tcPr>
            <w:tcW w:w="288" w:type="dxa"/>
          </w:tcPr>
          <w:p w14:paraId="510F8612" w14:textId="77777777" w:rsidR="000437A2" w:rsidRDefault="000437A2" w:rsidP="000437A2">
            <w:pPr>
              <w:pStyle w:val="CopticCross"/>
            </w:pPr>
          </w:p>
        </w:tc>
        <w:tc>
          <w:tcPr>
            <w:tcW w:w="3960" w:type="dxa"/>
          </w:tcPr>
          <w:p w14:paraId="4B64EDCC" w14:textId="77777777" w:rsidR="000437A2" w:rsidRDefault="00764BE6" w:rsidP="000437A2">
            <w:pPr>
              <w:pStyle w:val="CopticVersemulti-line"/>
            </w:pPr>
            <w:r>
              <w:t>Ⲁϥϣⲉⲛⲁϥ ⲉ̀ⲡ̀ϣⲱⲓ ⲉ̀ⲧ̀ⲫⲉ:</w:t>
            </w:r>
          </w:p>
          <w:p w14:paraId="30E7C65C" w14:textId="77777777" w:rsidR="00764BE6" w:rsidRDefault="00764BE6" w:rsidP="000437A2">
            <w:pPr>
              <w:pStyle w:val="CopticVersemulti-line"/>
            </w:pPr>
            <w:r>
              <w:t>ⲛ̀ⲧⲉ ⲧ̀ⲫⲉ ⲥⲁ ⲛⲓⲙⲁⲛ̀ϣⲁⲓ:</w:t>
            </w:r>
          </w:p>
          <w:p w14:paraId="60DBAEBF" w14:textId="77777777" w:rsidR="00764BE6" w:rsidRDefault="00764BE6" w:rsidP="000437A2">
            <w:pPr>
              <w:pStyle w:val="CopticVersemulti-line"/>
            </w:pPr>
            <w:r>
              <w:t>ϩⲓⲛⲁ ⲛ̀ⲧⲉϥⲟⲩⲱⲣⲡ ⲛⲁⲛ ⲙ̀ⲡⲓⲡⲁⲣⲁⲗⲕⲏⲧⲟⲛ:</w:t>
            </w:r>
          </w:p>
          <w:p w14:paraId="5B9748FD" w14:textId="7E963723" w:rsidR="00764BE6" w:rsidRDefault="00764BE6" w:rsidP="00764BE6">
            <w:pPr>
              <w:pStyle w:val="CopticHangingVerse"/>
            </w:pPr>
            <w:r>
              <w:t>Ⲡⲓⲡ̄ⲛ̄ⲁ̄ ⲛ̀ⲧⲉ ϯⲙⲉⲑⲙⲏ.</w:t>
            </w:r>
          </w:p>
        </w:tc>
      </w:tr>
      <w:tr w:rsidR="000437A2" w14:paraId="28E53D96" w14:textId="77777777" w:rsidTr="000437A2">
        <w:trPr>
          <w:cantSplit/>
          <w:jc w:val="center"/>
        </w:trPr>
        <w:tc>
          <w:tcPr>
            <w:tcW w:w="288" w:type="dxa"/>
          </w:tcPr>
          <w:p w14:paraId="12A9F1EA" w14:textId="77777777" w:rsidR="000437A2" w:rsidRDefault="000437A2" w:rsidP="000437A2">
            <w:pPr>
              <w:pStyle w:val="CopticCross"/>
            </w:pPr>
          </w:p>
        </w:tc>
        <w:tc>
          <w:tcPr>
            <w:tcW w:w="3960" w:type="dxa"/>
          </w:tcPr>
          <w:p w14:paraId="1CB250BD" w14:textId="77777777" w:rsidR="000437A2" w:rsidRDefault="000437A2" w:rsidP="000437A2">
            <w:pPr>
              <w:pStyle w:val="EngHang"/>
            </w:pPr>
            <w:r>
              <w:rPr>
                <w:rFonts w:hint="eastAsia"/>
              </w:rPr>
              <w:t>Hail to you, O Mary,</w:t>
            </w:r>
          </w:p>
          <w:p w14:paraId="7FD01502" w14:textId="77777777" w:rsidR="000437A2" w:rsidRDefault="000437A2" w:rsidP="000437A2">
            <w:pPr>
              <w:pStyle w:val="EngHang"/>
            </w:pPr>
            <w:r>
              <w:t>T</w:t>
            </w:r>
            <w:r>
              <w:rPr>
                <w:rFonts w:hint="eastAsia"/>
              </w:rPr>
              <w:t>he fair dove,</w:t>
            </w:r>
          </w:p>
          <w:p w14:paraId="6CC2F053" w14:textId="77777777" w:rsidR="000437A2" w:rsidRDefault="000437A2" w:rsidP="000437A2">
            <w:pPr>
              <w:pStyle w:val="EngHang"/>
            </w:pPr>
            <w:r>
              <w:t>W</w:t>
            </w:r>
            <w:r>
              <w:rPr>
                <w:rFonts w:hint="eastAsia"/>
              </w:rPr>
              <w:t>ho brought forth</w:t>
            </w:r>
            <w:r>
              <w:t xml:space="preserve"> </w:t>
            </w:r>
            <w:r>
              <w:rPr>
                <w:rFonts w:hint="eastAsia"/>
              </w:rPr>
              <w:t>to us</w:t>
            </w:r>
          </w:p>
          <w:p w14:paraId="0D8A9113" w14:textId="77777777" w:rsidR="000437A2" w:rsidRDefault="000437A2" w:rsidP="000437A2">
            <w:pPr>
              <w:pStyle w:val="EngHangEnd"/>
            </w:pPr>
            <w:r>
              <w:rPr>
                <w:rFonts w:hint="eastAsia"/>
              </w:rPr>
              <w:t>God the Logos.</w:t>
            </w:r>
          </w:p>
        </w:tc>
        <w:tc>
          <w:tcPr>
            <w:tcW w:w="288" w:type="dxa"/>
          </w:tcPr>
          <w:p w14:paraId="17EC2F31" w14:textId="77777777" w:rsidR="000437A2" w:rsidRDefault="000437A2" w:rsidP="000437A2"/>
        </w:tc>
        <w:tc>
          <w:tcPr>
            <w:tcW w:w="288" w:type="dxa"/>
          </w:tcPr>
          <w:p w14:paraId="5ADB217F" w14:textId="77777777" w:rsidR="000437A2" w:rsidRDefault="000437A2" w:rsidP="000437A2">
            <w:pPr>
              <w:pStyle w:val="CopticCross"/>
            </w:pPr>
          </w:p>
        </w:tc>
        <w:tc>
          <w:tcPr>
            <w:tcW w:w="3960" w:type="dxa"/>
          </w:tcPr>
          <w:p w14:paraId="23A0F5E8" w14:textId="77777777" w:rsidR="000437A2" w:rsidRDefault="000437A2" w:rsidP="000437A2">
            <w:pPr>
              <w:pStyle w:val="CopticVersemulti-line"/>
            </w:pPr>
            <w:r>
              <w:t>Ⲭⲉⲣⲉ ⲛⲉ Ⲙⲁⲣⲓⲁ:</w:t>
            </w:r>
          </w:p>
          <w:p w14:paraId="710686EA" w14:textId="77777777" w:rsidR="000437A2" w:rsidRDefault="000437A2" w:rsidP="000437A2">
            <w:pPr>
              <w:pStyle w:val="CopticVersemulti-line"/>
            </w:pPr>
            <w:r>
              <w:t>Ϯϭⲣⲟⲙⲡⲓ ⲉⲑⲛⲉⲥⲟⲥ:</w:t>
            </w:r>
          </w:p>
          <w:p w14:paraId="2272C3B5" w14:textId="77777777" w:rsidR="000437A2" w:rsidRDefault="000437A2" w:rsidP="000437A2">
            <w:pPr>
              <w:pStyle w:val="CopticVersemulti-line"/>
            </w:pPr>
            <w:r>
              <w:t>ⲑⲏⲉ̀ⲧⲁⲥⲙⲓⲥⲓ ⲛⲁⲛ:</w:t>
            </w:r>
          </w:p>
          <w:p w14:paraId="27CAC49B" w14:textId="77777777" w:rsidR="000437A2" w:rsidRDefault="000437A2" w:rsidP="000437A2">
            <w:pPr>
              <w:pStyle w:val="CopticHangingVerse"/>
            </w:pPr>
            <w:r>
              <w:t>ⲙ̀Ⲫⲛⲟⲩϯ ⲡⲓⲗⲟⲅⲟⲥ.</w:t>
            </w:r>
          </w:p>
        </w:tc>
      </w:tr>
      <w:tr w:rsidR="000437A2" w14:paraId="7FDA3B1D" w14:textId="77777777" w:rsidTr="000437A2">
        <w:trPr>
          <w:cantSplit/>
          <w:jc w:val="center"/>
        </w:trPr>
        <w:tc>
          <w:tcPr>
            <w:tcW w:w="288" w:type="dxa"/>
          </w:tcPr>
          <w:p w14:paraId="7D785DB5" w14:textId="77777777" w:rsidR="000437A2" w:rsidRDefault="000437A2" w:rsidP="000437A2">
            <w:pPr>
              <w:pStyle w:val="CopticCross"/>
            </w:pPr>
          </w:p>
        </w:tc>
        <w:tc>
          <w:tcPr>
            <w:tcW w:w="3960" w:type="dxa"/>
          </w:tcPr>
          <w:p w14:paraId="0DAFEE21" w14:textId="77777777" w:rsidR="000437A2" w:rsidRDefault="000437A2" w:rsidP="000437A2">
            <w:pPr>
              <w:pStyle w:val="EngHang"/>
            </w:pPr>
            <w:r>
              <w:rPr>
                <w:rFonts w:hint="eastAsia"/>
              </w:rPr>
              <w:t>Hail to you, O Mary</w:t>
            </w:r>
            <w:r>
              <w:t>—</w:t>
            </w:r>
          </w:p>
          <w:p w14:paraId="314F27C1" w14:textId="77777777" w:rsidR="000437A2" w:rsidRDefault="000437A2" w:rsidP="000437A2">
            <w:pPr>
              <w:pStyle w:val="EngHang"/>
            </w:pPr>
            <w:r>
              <w:t>A</w:t>
            </w:r>
            <w:r>
              <w:rPr>
                <w:rFonts w:hint="eastAsia"/>
              </w:rPr>
              <w:t xml:space="preserve"> holy hail.</w:t>
            </w:r>
          </w:p>
          <w:p w14:paraId="44B4E0B1" w14:textId="77777777" w:rsidR="000437A2" w:rsidRDefault="000437A2" w:rsidP="000437A2">
            <w:pPr>
              <w:pStyle w:val="EngHang"/>
            </w:pPr>
            <w:r>
              <w:rPr>
                <w:rFonts w:hint="eastAsia"/>
              </w:rPr>
              <w:t>Hail to you, O Mary,</w:t>
            </w:r>
          </w:p>
          <w:p w14:paraId="6A1CCE60" w14:textId="77777777" w:rsidR="000437A2" w:rsidRDefault="000437A2" w:rsidP="000437A2">
            <w:pPr>
              <w:pStyle w:val="EngHang"/>
            </w:pPr>
            <w:r>
              <w:t>T</w:t>
            </w:r>
            <w:r>
              <w:rPr>
                <w:rFonts w:hint="eastAsia"/>
              </w:rPr>
              <w:t>he Mother of the Holy.</w:t>
            </w:r>
          </w:p>
        </w:tc>
        <w:tc>
          <w:tcPr>
            <w:tcW w:w="288" w:type="dxa"/>
          </w:tcPr>
          <w:p w14:paraId="6E261E2D" w14:textId="77777777" w:rsidR="000437A2" w:rsidRDefault="000437A2" w:rsidP="000437A2"/>
        </w:tc>
        <w:tc>
          <w:tcPr>
            <w:tcW w:w="288" w:type="dxa"/>
          </w:tcPr>
          <w:p w14:paraId="4760945E" w14:textId="77777777" w:rsidR="000437A2" w:rsidRDefault="000437A2" w:rsidP="000437A2">
            <w:pPr>
              <w:pStyle w:val="CopticCross"/>
            </w:pPr>
          </w:p>
        </w:tc>
        <w:tc>
          <w:tcPr>
            <w:tcW w:w="3960" w:type="dxa"/>
          </w:tcPr>
          <w:p w14:paraId="5F28A2E7" w14:textId="77777777" w:rsidR="000437A2" w:rsidRDefault="000437A2" w:rsidP="000437A2">
            <w:pPr>
              <w:pStyle w:val="CopticVersemulti-line"/>
            </w:pPr>
            <w:r>
              <w:t>Ⲭⲉⲣⲉ ⲛⲉ Ⲙⲁⲣⲓⲁ:</w:t>
            </w:r>
          </w:p>
          <w:p w14:paraId="34FE6012" w14:textId="77777777" w:rsidR="000437A2" w:rsidRDefault="000437A2" w:rsidP="000437A2">
            <w:pPr>
              <w:pStyle w:val="CopticVersemulti-line"/>
            </w:pPr>
            <w:r>
              <w:t>ϧⲉⲛ ⲟⲩⲭⲉⲣⲉ ⲉϥⲟⲩⲁⲃ:</w:t>
            </w:r>
          </w:p>
          <w:p w14:paraId="1DB85873" w14:textId="77777777" w:rsidR="000437A2" w:rsidRDefault="000437A2" w:rsidP="000437A2">
            <w:pPr>
              <w:pStyle w:val="CopticVersemulti-line"/>
            </w:pPr>
            <w:r>
              <w:t>ⲭⲉⲣⲉ ⲛⲉ Ⲙⲁⲣⲓⲁ:</w:t>
            </w:r>
          </w:p>
          <w:p w14:paraId="4425F950" w14:textId="77777777" w:rsidR="000437A2" w:rsidRDefault="000437A2" w:rsidP="000437A2">
            <w:pPr>
              <w:pStyle w:val="CopticHangingVerse"/>
            </w:pPr>
            <w:r>
              <w:t>ⲑ̀ⲙⲁⲩ ⲙ̀ⲫⲏⲉ̀ⲑⲟⲩⲁⲃ.</w:t>
            </w:r>
          </w:p>
        </w:tc>
      </w:tr>
      <w:tr w:rsidR="000437A2" w14:paraId="6A961A7D" w14:textId="77777777" w:rsidTr="000437A2">
        <w:trPr>
          <w:cantSplit/>
          <w:jc w:val="center"/>
        </w:trPr>
        <w:tc>
          <w:tcPr>
            <w:tcW w:w="288" w:type="dxa"/>
          </w:tcPr>
          <w:p w14:paraId="721ACB8E" w14:textId="77777777" w:rsidR="000437A2" w:rsidRDefault="000437A2" w:rsidP="000437A2">
            <w:pPr>
              <w:pStyle w:val="CopticCross"/>
            </w:pPr>
          </w:p>
        </w:tc>
        <w:tc>
          <w:tcPr>
            <w:tcW w:w="3960" w:type="dxa"/>
          </w:tcPr>
          <w:p w14:paraId="090008E4" w14:textId="77777777" w:rsidR="000437A2" w:rsidRDefault="000437A2" w:rsidP="000437A2">
            <w:pPr>
              <w:pStyle w:val="EngHang"/>
            </w:pPr>
            <w:r>
              <w:t>Hail to Michael,</w:t>
            </w:r>
          </w:p>
          <w:p w14:paraId="6161C182" w14:textId="77777777" w:rsidR="000437A2" w:rsidRDefault="000437A2" w:rsidP="000437A2">
            <w:pPr>
              <w:pStyle w:val="EngHang"/>
            </w:pPr>
            <w:r>
              <w:t>The great archangel,</w:t>
            </w:r>
          </w:p>
          <w:p w14:paraId="7E497848" w14:textId="77777777" w:rsidR="000437A2" w:rsidRDefault="000437A2" w:rsidP="000437A2">
            <w:pPr>
              <w:pStyle w:val="EngHang"/>
            </w:pPr>
            <w:r>
              <w:t>The herald of the salvation</w:t>
            </w:r>
          </w:p>
          <w:p w14:paraId="63985D1D" w14:textId="77777777" w:rsidR="000437A2" w:rsidRDefault="000437A2" w:rsidP="000437A2">
            <w:pPr>
              <w:pStyle w:val="EngHangEnd"/>
            </w:pPr>
            <w:r>
              <w:t>Of the Resurrection.</w:t>
            </w:r>
          </w:p>
        </w:tc>
        <w:tc>
          <w:tcPr>
            <w:tcW w:w="288" w:type="dxa"/>
          </w:tcPr>
          <w:p w14:paraId="6738FE38" w14:textId="77777777" w:rsidR="000437A2" w:rsidRDefault="000437A2" w:rsidP="000437A2"/>
        </w:tc>
        <w:tc>
          <w:tcPr>
            <w:tcW w:w="288" w:type="dxa"/>
          </w:tcPr>
          <w:p w14:paraId="107D9EA3" w14:textId="77777777" w:rsidR="000437A2" w:rsidRPr="00FB5ACB" w:rsidRDefault="000437A2" w:rsidP="000437A2">
            <w:pPr>
              <w:pStyle w:val="CopticCross"/>
            </w:pPr>
          </w:p>
        </w:tc>
        <w:tc>
          <w:tcPr>
            <w:tcW w:w="3960" w:type="dxa"/>
          </w:tcPr>
          <w:p w14:paraId="3E3B8318" w14:textId="77777777" w:rsidR="000437A2" w:rsidRDefault="000437A2" w:rsidP="000437A2">
            <w:pPr>
              <w:pStyle w:val="CopticVersemulti-line"/>
            </w:pPr>
            <w:r>
              <w:t>Ⲭⲉⲣⲉ Ⲙⲓⲭⲁⲏⲗ:</w:t>
            </w:r>
          </w:p>
          <w:p w14:paraId="0C210C2F" w14:textId="77777777" w:rsidR="000437A2" w:rsidRDefault="000437A2" w:rsidP="000437A2">
            <w:pPr>
              <w:pStyle w:val="CopticVersemulti-line"/>
            </w:pPr>
            <w:r>
              <w:t>ⲡⲓⲛⲓϣϯ ⲛ̀ⲁⲣⲭⲏⲁⲅⲅⲉⲗⲟⲥ:</w:t>
            </w:r>
          </w:p>
          <w:p w14:paraId="6ADD2018" w14:textId="77777777" w:rsidR="000437A2" w:rsidRDefault="000437A2" w:rsidP="000437A2">
            <w:pPr>
              <w:pStyle w:val="CopticVersemulti-line"/>
            </w:pPr>
            <w:r>
              <w:t>ⲡⲓⲭ̀ⲣⲓⲙⲁⲛ ⲛ̀ⲟⲩϫⲁⲓ:</w:t>
            </w:r>
          </w:p>
          <w:p w14:paraId="40251B53" w14:textId="77777777" w:rsidR="000437A2" w:rsidRDefault="000437A2" w:rsidP="000437A2">
            <w:pPr>
              <w:pStyle w:val="CopticHangingVerse"/>
            </w:pPr>
            <w:r>
              <w:t>ⲛ̀ⲧⲉ ϯⲁ̀ⲛⲁⲥⲧⲁⲥⲓⲥ.</w:t>
            </w:r>
          </w:p>
        </w:tc>
      </w:tr>
    </w:tbl>
    <w:p w14:paraId="41C1E8F1" w14:textId="77777777" w:rsidR="00EC2AEB" w:rsidRPr="001E5E16" w:rsidRDefault="00EC2AEB" w:rsidP="00EC2AEB">
      <w:pPr>
        <w:pStyle w:val="Heading4"/>
      </w:pPr>
      <w:bookmarkStart w:id="2064" w:name="_Ref485108492"/>
      <w:r>
        <w:t>The Doxology</w:t>
      </w:r>
      <w:r w:rsidR="00CC1CA8">
        <w:t xml:space="preserve"> for the Ascension</w:t>
      </w:r>
      <w:bookmarkEnd w:id="2063"/>
      <w:bookmarkEnd w:id="2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2065"/>
            <w:r>
              <w:t>Name</w:t>
            </w:r>
            <w:commentRangeEnd w:id="2065"/>
            <w:r>
              <w:rPr>
                <w:rStyle w:val="CommentReference"/>
              </w:rPr>
              <w:commentReference w:id="2065"/>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lastRenderedPageBreak/>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2066"/>
            <w:r>
              <w:t>to Him</w:t>
            </w:r>
            <w:commentRangeEnd w:id="2066"/>
            <w:r>
              <w:rPr>
                <w:rStyle w:val="CommentReference"/>
              </w:rPr>
              <w:commentReference w:id="2066"/>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2067"/>
            <w:r>
              <w:t>might</w:t>
            </w:r>
            <w:commentRangeEnd w:id="2067"/>
            <w:r>
              <w:rPr>
                <w:rStyle w:val="CommentReference"/>
              </w:rPr>
              <w:commentReference w:id="2067"/>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lastRenderedPageBreak/>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2068"/>
            <w:r>
              <w:t xml:space="preserve">Jesus </w:t>
            </w:r>
            <w:commentRangeEnd w:id="2068"/>
            <w:r>
              <w:rPr>
                <w:rStyle w:val="CommentReference"/>
                <w:rFonts w:ascii="Times New Roman" w:hAnsi="Times New Roman"/>
              </w:rPr>
              <w:commentReference w:id="2068"/>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2069" w:name="_Ref434476482"/>
      <w:r>
        <w:t>The Psali Adam</w:t>
      </w:r>
      <w:r w:rsidR="006C1B94">
        <w:t xml:space="preserve"> for the Ascension</w:t>
      </w:r>
      <w:bookmarkEnd w:id="2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lastRenderedPageBreak/>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lastRenderedPageBreak/>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2070" w:name="_Ref434476541"/>
      <w:r>
        <w:t>The Psali Batos</w:t>
      </w:r>
      <w:r w:rsidR="006C1B94">
        <w:t xml:space="preserve"> for the Ascension</w:t>
      </w:r>
      <w:bookmarkEnd w:id="2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lastRenderedPageBreak/>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2071"/>
            <w:r>
              <w:t>miracles</w:t>
            </w:r>
            <w:commentRangeEnd w:id="2071"/>
            <w:r>
              <w:rPr>
                <w:rStyle w:val="CommentReference"/>
              </w:rPr>
              <w:commentReference w:id="2071"/>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71A1DF0E" w14:textId="5015E2B2" w:rsidR="00D5510E" w:rsidRPr="00ED7853" w:rsidRDefault="00D5510E" w:rsidP="00D5510E">
      <w:pPr>
        <w:pStyle w:val="Heading4"/>
        <w:rPr>
          <w:rFonts w:ascii="Arial Unicode MS" w:eastAsia="Arial Unicode MS" w:hAnsi="Arial Unicode MS" w:cs="Arial Unicode MS"/>
        </w:rPr>
      </w:pPr>
      <w:bookmarkStart w:id="2072" w:name="_Toc410196236"/>
      <w:bookmarkStart w:id="2073" w:name="_Toc410196478"/>
      <w:bookmarkStart w:id="2074" w:name="_Toc410196980"/>
      <w:bookmarkStart w:id="2075" w:name="_Toc479145680"/>
      <w:r>
        <w:t>The Hymn of the Intercessions for Ascension</w:t>
      </w:r>
    </w:p>
    <w:p w14:paraId="69F712FC" w14:textId="6B6437BF" w:rsidR="00D5510E" w:rsidRPr="009F6B4B" w:rsidRDefault="00D5510E" w:rsidP="00D5510E">
      <w:pPr>
        <w:pStyle w:val="Rubric"/>
      </w:pPr>
      <w:r>
        <w:t>Continue as for the first 40 days.</w:t>
      </w:r>
    </w:p>
    <w:p w14:paraId="74018C16" w14:textId="1D1FD049" w:rsidR="00D5510E" w:rsidRDefault="00D5510E" w:rsidP="00D5510E">
      <w:pPr>
        <w:pStyle w:val="Heading4"/>
      </w:pPr>
      <w:r>
        <w:t>The Praxis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5510E" w:rsidRPr="00AF56AD" w14:paraId="261A9D6B" w14:textId="77777777" w:rsidTr="00DF3879">
        <w:trPr>
          <w:cantSplit/>
          <w:jc w:val="center"/>
        </w:trPr>
        <w:tc>
          <w:tcPr>
            <w:tcW w:w="288" w:type="dxa"/>
          </w:tcPr>
          <w:p w14:paraId="7A681250" w14:textId="77777777" w:rsidR="00D5510E" w:rsidRDefault="00D5510E" w:rsidP="00DF3879">
            <w:pPr>
              <w:pStyle w:val="CopticCross"/>
            </w:pPr>
          </w:p>
        </w:tc>
        <w:tc>
          <w:tcPr>
            <w:tcW w:w="3960" w:type="dxa"/>
          </w:tcPr>
          <w:p w14:paraId="05937DAE" w14:textId="77777777" w:rsidR="00D5510E" w:rsidRDefault="00D5510E" w:rsidP="00DF3879">
            <w:pPr>
              <w:pStyle w:val="EngHang"/>
            </w:pPr>
            <w:r>
              <w:t>Hail to His Resurrection:</w:t>
            </w:r>
          </w:p>
          <w:p w14:paraId="06491E02" w14:textId="77777777" w:rsidR="00D5510E" w:rsidRDefault="00D5510E" w:rsidP="00DF3879">
            <w:pPr>
              <w:pStyle w:val="EngHang"/>
            </w:pPr>
            <w:r>
              <w:t>He rose from the dead,</w:t>
            </w:r>
          </w:p>
          <w:p w14:paraId="3E10E321" w14:textId="77777777" w:rsidR="00D5510E" w:rsidRDefault="00D5510E" w:rsidP="00DF3879">
            <w:pPr>
              <w:pStyle w:val="EngHang"/>
            </w:pPr>
            <w:r>
              <w:t>Even to save us</w:t>
            </w:r>
          </w:p>
          <w:p w14:paraId="28E64FDE" w14:textId="77777777" w:rsidR="00D5510E" w:rsidRDefault="00D5510E" w:rsidP="00DF3879">
            <w:pPr>
              <w:pStyle w:val="EngHangEnd"/>
            </w:pPr>
            <w:r>
              <w:t>From our sins.</w:t>
            </w:r>
          </w:p>
        </w:tc>
        <w:tc>
          <w:tcPr>
            <w:tcW w:w="288" w:type="dxa"/>
          </w:tcPr>
          <w:p w14:paraId="2692BA30" w14:textId="77777777" w:rsidR="00D5510E" w:rsidRDefault="00D5510E" w:rsidP="00DF3879"/>
        </w:tc>
        <w:tc>
          <w:tcPr>
            <w:tcW w:w="288" w:type="dxa"/>
          </w:tcPr>
          <w:p w14:paraId="65FD824D" w14:textId="77777777" w:rsidR="00D5510E" w:rsidRDefault="00D5510E" w:rsidP="00DF3879">
            <w:pPr>
              <w:pStyle w:val="CopticCross"/>
            </w:pPr>
          </w:p>
        </w:tc>
        <w:tc>
          <w:tcPr>
            <w:tcW w:w="3960" w:type="dxa"/>
          </w:tcPr>
          <w:p w14:paraId="497CAD06" w14:textId="77777777" w:rsidR="00D5510E" w:rsidRDefault="00D5510E" w:rsidP="00DF3879">
            <w:pPr>
              <w:pStyle w:val="CopticVersemulti-line"/>
            </w:pPr>
            <w:r>
              <w:t>Ⲭⲉⲣⲉ ⲧⲉϥⲁ̀ⲛⲁⲥⲧⲁⲥⲓⲥ:</w:t>
            </w:r>
          </w:p>
          <w:p w14:paraId="4F068BFB" w14:textId="77777777" w:rsidR="00D5510E" w:rsidRDefault="00D5510E" w:rsidP="00DF3879">
            <w:pPr>
              <w:pStyle w:val="CopticVersemulti-line"/>
            </w:pPr>
            <w:r>
              <w:t>ⲉ̀ⲧⲁϥⲧⲱⲛϥ ⲉ̀ⲃⲟⲗϧⲉⲛ ⲛⲏⲉⲑⲙⲱⲟⲩⲧ:</w:t>
            </w:r>
          </w:p>
          <w:p w14:paraId="4934FCFE" w14:textId="77777777" w:rsidR="00D5510E" w:rsidRDefault="00D5510E" w:rsidP="00DF3879">
            <w:pPr>
              <w:pStyle w:val="CopticVersemulti-line"/>
            </w:pPr>
            <w:r>
              <w:t>ϣⲁ ⲛ̀ⲧⲉϥⲥⲱϯ ⲙ̀ⲙⲟⲛ:</w:t>
            </w:r>
          </w:p>
          <w:p w14:paraId="10DA69D4" w14:textId="77777777" w:rsidR="00D5510E" w:rsidRPr="00AF56AD" w:rsidRDefault="00D5510E" w:rsidP="00DF3879">
            <w:pPr>
              <w:pStyle w:val="CopticVerse"/>
            </w:pPr>
            <w:r>
              <w:t>ⲉ̀ⲃⲟⲗϧⲉⲛ ⲛⲉⲛⲛⲟⲃⲓ.</w:t>
            </w:r>
          </w:p>
        </w:tc>
      </w:tr>
      <w:tr w:rsidR="00D5510E" w:rsidRPr="00AF56AD" w14:paraId="38341C7A" w14:textId="77777777" w:rsidTr="00DF3879">
        <w:trPr>
          <w:cantSplit/>
          <w:jc w:val="center"/>
        </w:trPr>
        <w:tc>
          <w:tcPr>
            <w:tcW w:w="288" w:type="dxa"/>
          </w:tcPr>
          <w:p w14:paraId="433AAE23" w14:textId="77777777" w:rsidR="00D5510E" w:rsidRDefault="00D5510E" w:rsidP="00D5510E">
            <w:pPr>
              <w:pStyle w:val="CopticCross"/>
            </w:pPr>
          </w:p>
        </w:tc>
        <w:tc>
          <w:tcPr>
            <w:tcW w:w="3960" w:type="dxa"/>
          </w:tcPr>
          <w:p w14:paraId="6915B2A2" w14:textId="77777777" w:rsidR="00D5510E" w:rsidRDefault="00D5510E" w:rsidP="00D5510E">
            <w:pPr>
              <w:pStyle w:val="EngHang"/>
            </w:pPr>
            <w:r>
              <w:t>Hail to His Ascension:</w:t>
            </w:r>
          </w:p>
          <w:p w14:paraId="0072E936" w14:textId="77777777" w:rsidR="00D5510E" w:rsidRDefault="00D5510E" w:rsidP="00D5510E">
            <w:pPr>
              <w:pStyle w:val="EngHang"/>
            </w:pPr>
            <w:r>
              <w:t>He ascended into the heavens</w:t>
            </w:r>
          </w:p>
          <w:p w14:paraId="53695D49" w14:textId="77777777" w:rsidR="00D5510E" w:rsidRDefault="00D5510E" w:rsidP="00D5510E">
            <w:pPr>
              <w:pStyle w:val="EngHang"/>
            </w:pPr>
            <w:r>
              <w:t>In glory and honour,</w:t>
            </w:r>
          </w:p>
          <w:p w14:paraId="3D3748A3" w14:textId="0C2C9ADB" w:rsidR="00D5510E" w:rsidRDefault="00D5510E" w:rsidP="00D5510E">
            <w:pPr>
              <w:pStyle w:val="EngHangEnd"/>
            </w:pPr>
            <w:r>
              <w:t>And sat at the right hand of His Father</w:t>
            </w:r>
          </w:p>
        </w:tc>
        <w:tc>
          <w:tcPr>
            <w:tcW w:w="288" w:type="dxa"/>
          </w:tcPr>
          <w:p w14:paraId="0CEA597A" w14:textId="77777777" w:rsidR="00D5510E" w:rsidRDefault="00D5510E" w:rsidP="00D5510E"/>
        </w:tc>
        <w:tc>
          <w:tcPr>
            <w:tcW w:w="288" w:type="dxa"/>
          </w:tcPr>
          <w:p w14:paraId="15776302" w14:textId="77777777" w:rsidR="00D5510E" w:rsidRDefault="00D5510E" w:rsidP="00D5510E">
            <w:pPr>
              <w:pStyle w:val="CopticCross"/>
            </w:pPr>
          </w:p>
        </w:tc>
        <w:tc>
          <w:tcPr>
            <w:tcW w:w="3960" w:type="dxa"/>
          </w:tcPr>
          <w:p w14:paraId="263D80A1" w14:textId="77777777" w:rsidR="00D5510E" w:rsidRDefault="00D5510E" w:rsidP="00D5510E">
            <w:pPr>
              <w:pStyle w:val="CopticVersemulti-line"/>
            </w:pPr>
            <w:r>
              <w:t>Ⲭⲉⲣⲉ ⲧⲉϥⲁ̀ⲛⲁⲗⲩⲙⲯⲓⲥ:</w:t>
            </w:r>
          </w:p>
          <w:p w14:paraId="207C5564" w14:textId="77777777" w:rsidR="00D5510E" w:rsidRDefault="00D5510E" w:rsidP="00D5510E">
            <w:pPr>
              <w:pStyle w:val="CopticVersemulti-line"/>
            </w:pPr>
            <w:r>
              <w:t>ⲉ̀ⲧⲁϥϣⲉⲛⲁϥ ⲉ̀ⲡ̀ϣⲱⲓ ⲉ̀ⲛⲓⲫⲏⲟⲩⲓ:</w:t>
            </w:r>
          </w:p>
          <w:p w14:paraId="5CE499F2" w14:textId="77777777" w:rsidR="00D5510E" w:rsidRDefault="00D5510E" w:rsidP="00D5510E">
            <w:pPr>
              <w:pStyle w:val="CopticVersemulti-line"/>
            </w:pPr>
            <w:r>
              <w:t>ϧⲉⲛ ⲟⲩⲱ̀ⲟⲩ ⲛⲉⲙ ⲟⲩⲧⲁⲓⲟ:</w:t>
            </w:r>
          </w:p>
          <w:p w14:paraId="201DF45B" w14:textId="48F2B0BB" w:rsidR="00D5510E" w:rsidRDefault="00D5510E" w:rsidP="00D5510E">
            <w:pPr>
              <w:pStyle w:val="CopticHangingVerse"/>
            </w:pPr>
            <w:r>
              <w:t>ⲁϥϩⲉⲙⲥⲓ ⲥⲁⲟⲩⲓ̀ⲛⲁⲙ ⲙ̀Ⲡⲉϥⲓⲱⲧ.</w:t>
            </w:r>
          </w:p>
        </w:tc>
      </w:tr>
      <w:tr w:rsidR="00D5510E" w:rsidRPr="00AF56AD" w14:paraId="04E38546" w14:textId="77777777" w:rsidTr="00DF3879">
        <w:trPr>
          <w:cantSplit/>
          <w:jc w:val="center"/>
        </w:trPr>
        <w:tc>
          <w:tcPr>
            <w:tcW w:w="288" w:type="dxa"/>
          </w:tcPr>
          <w:p w14:paraId="6615DC93" w14:textId="77777777" w:rsidR="00D5510E" w:rsidRDefault="00D5510E" w:rsidP="00DF3879">
            <w:pPr>
              <w:pStyle w:val="CopticCross"/>
            </w:pPr>
          </w:p>
        </w:tc>
        <w:tc>
          <w:tcPr>
            <w:tcW w:w="3960" w:type="dxa"/>
          </w:tcPr>
          <w:p w14:paraId="6FBBD0E9" w14:textId="77777777" w:rsidR="00D5510E" w:rsidRDefault="00D5510E" w:rsidP="00DF3879">
            <w:pPr>
              <w:pStyle w:val="EngHang"/>
            </w:pPr>
            <w:r>
              <w:t>You are in truth blessed,</w:t>
            </w:r>
          </w:p>
          <w:p w14:paraId="134A6EDD" w14:textId="77777777" w:rsidR="00D5510E" w:rsidRDefault="00D5510E" w:rsidP="00DF3879">
            <w:pPr>
              <w:pStyle w:val="EngHang"/>
            </w:pPr>
            <w:r>
              <w:t>With Your good Father,</w:t>
            </w:r>
          </w:p>
          <w:p w14:paraId="298BBD46" w14:textId="77777777" w:rsidR="00D5510E" w:rsidRDefault="00D5510E" w:rsidP="00DF3879">
            <w:pPr>
              <w:pStyle w:val="EngHang"/>
            </w:pPr>
            <w:r>
              <w:t>And the Holy Spirit,</w:t>
            </w:r>
          </w:p>
          <w:p w14:paraId="70E8E79D" w14:textId="77777777" w:rsidR="00D5510E" w:rsidRDefault="00D5510E" w:rsidP="00DF3879">
            <w:pPr>
              <w:pStyle w:val="EngHangEnd"/>
            </w:pPr>
            <w:r>
              <w:t>For you have risen and saved us.</w:t>
            </w:r>
          </w:p>
        </w:tc>
        <w:tc>
          <w:tcPr>
            <w:tcW w:w="288" w:type="dxa"/>
          </w:tcPr>
          <w:p w14:paraId="320A734A" w14:textId="77777777" w:rsidR="00D5510E" w:rsidRDefault="00D5510E" w:rsidP="00DF3879"/>
        </w:tc>
        <w:tc>
          <w:tcPr>
            <w:tcW w:w="288" w:type="dxa"/>
          </w:tcPr>
          <w:p w14:paraId="55F59E18" w14:textId="77777777" w:rsidR="00D5510E" w:rsidRDefault="00D5510E" w:rsidP="00DF3879">
            <w:pPr>
              <w:pStyle w:val="CopticCross"/>
            </w:pPr>
          </w:p>
        </w:tc>
        <w:tc>
          <w:tcPr>
            <w:tcW w:w="3960" w:type="dxa"/>
          </w:tcPr>
          <w:p w14:paraId="4ABEF21C" w14:textId="77777777" w:rsidR="00D5510E" w:rsidRDefault="00D5510E" w:rsidP="00DF3879">
            <w:pPr>
              <w:pStyle w:val="CopticVersemulti-line"/>
            </w:pPr>
            <w:r>
              <w:t>Ⲕⲥ̀ⲙⲁⲣⲱⲟⲩⲧ ⲁ̀ⲗⲏⲑⲟⲥ:</w:t>
            </w:r>
          </w:p>
          <w:p w14:paraId="1A5AEB86" w14:textId="77777777" w:rsidR="00D5510E" w:rsidRDefault="00D5510E" w:rsidP="00DF3879">
            <w:pPr>
              <w:pStyle w:val="CopticVersemulti-line"/>
            </w:pPr>
            <w:r>
              <w:t>ⲛⲉⲙ Ⲡⲉⲕⲓⲱⲧ ⲛ̀ⲁ̀ⲅⲁⲑⲟⲥ:</w:t>
            </w:r>
          </w:p>
          <w:p w14:paraId="2D0A34DE" w14:textId="77777777" w:rsidR="00D5510E" w:rsidRDefault="00D5510E" w:rsidP="00DF3879">
            <w:pPr>
              <w:pStyle w:val="CopticVersemulti-line"/>
            </w:pPr>
            <w:r>
              <w:t>ⲛⲉⲙ Ⲡⲓⲡ̀ⲛⲉⲩⲙⲁ ⲉⲑⲟⲩⲁⲃ:</w:t>
            </w:r>
          </w:p>
          <w:p w14:paraId="7B9B0388" w14:textId="77777777" w:rsidR="00D5510E" w:rsidRPr="00AF56AD" w:rsidRDefault="00D5510E" w:rsidP="00DF3879">
            <w:pPr>
              <w:pStyle w:val="CopticHangingVerse"/>
            </w:pPr>
            <w:r>
              <w:t>ϫⲉ ⲁⲕⲧⲱⲛⲕ ⲁⲕⲥⲱϯ ⲙ̀ⲙⲟⲛ.</w:t>
            </w:r>
          </w:p>
        </w:tc>
      </w:tr>
    </w:tbl>
    <w:p w14:paraId="5E1239F1" w14:textId="76B3F119" w:rsidR="00DF3879" w:rsidRDefault="00DF3879" w:rsidP="00DF3879">
      <w:pPr>
        <w:pStyle w:val="Rubric"/>
      </w:pPr>
      <w:r>
        <w:t>The first two verses may be combined,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3879" w:rsidRPr="00AF56AD" w14:paraId="2A6D8C80" w14:textId="77777777" w:rsidTr="00DF3879">
        <w:trPr>
          <w:cantSplit/>
          <w:jc w:val="center"/>
        </w:trPr>
        <w:tc>
          <w:tcPr>
            <w:tcW w:w="288" w:type="dxa"/>
          </w:tcPr>
          <w:p w14:paraId="536FBC5D" w14:textId="77777777" w:rsidR="00DF3879" w:rsidRDefault="00DF3879" w:rsidP="00DF3879">
            <w:pPr>
              <w:pStyle w:val="CopticCross"/>
            </w:pPr>
          </w:p>
        </w:tc>
        <w:tc>
          <w:tcPr>
            <w:tcW w:w="3960" w:type="dxa"/>
          </w:tcPr>
          <w:p w14:paraId="009A18DA" w14:textId="77777777" w:rsidR="00DF3879" w:rsidRDefault="00DF3879" w:rsidP="00DF3879">
            <w:pPr>
              <w:pStyle w:val="EngHang"/>
            </w:pPr>
            <w:r>
              <w:t>Hail to His Resurrection:</w:t>
            </w:r>
          </w:p>
          <w:p w14:paraId="32B8073D" w14:textId="4B55A08F" w:rsidR="00DF3879" w:rsidRDefault="00DF3879" w:rsidP="00DF3879">
            <w:pPr>
              <w:pStyle w:val="EngHang"/>
            </w:pPr>
            <w:r>
              <w:t>He is risen from the dead,</w:t>
            </w:r>
          </w:p>
          <w:p w14:paraId="58FA70CC" w14:textId="56253B8C" w:rsidR="00DF3879" w:rsidRDefault="00DF3879" w:rsidP="00DF3879">
            <w:pPr>
              <w:pStyle w:val="EngHang"/>
            </w:pPr>
            <w:r>
              <w:t>Ascended into the heavens,</w:t>
            </w:r>
          </w:p>
          <w:p w14:paraId="1AC62BF3" w14:textId="0C4DC37B" w:rsidR="00DF3879" w:rsidRDefault="00DF3879" w:rsidP="00DF3879">
            <w:pPr>
              <w:pStyle w:val="EngHangEnd"/>
            </w:pPr>
            <w:r>
              <w:t>And seated at the right hand of His Father.</w:t>
            </w:r>
          </w:p>
        </w:tc>
        <w:tc>
          <w:tcPr>
            <w:tcW w:w="288" w:type="dxa"/>
          </w:tcPr>
          <w:p w14:paraId="3F90BF60" w14:textId="77777777" w:rsidR="00DF3879" w:rsidRDefault="00DF3879" w:rsidP="00DF3879"/>
        </w:tc>
        <w:tc>
          <w:tcPr>
            <w:tcW w:w="288" w:type="dxa"/>
          </w:tcPr>
          <w:p w14:paraId="2F0AA543" w14:textId="77777777" w:rsidR="00DF3879" w:rsidRDefault="00DF3879" w:rsidP="00DF3879">
            <w:pPr>
              <w:pStyle w:val="CopticCross"/>
            </w:pPr>
          </w:p>
        </w:tc>
        <w:tc>
          <w:tcPr>
            <w:tcW w:w="3960" w:type="dxa"/>
          </w:tcPr>
          <w:p w14:paraId="4672B795" w14:textId="77777777" w:rsidR="00DF3879" w:rsidRDefault="00DF3879" w:rsidP="00DF3879">
            <w:pPr>
              <w:pStyle w:val="CopticVersemulti-line"/>
            </w:pPr>
            <w:r>
              <w:t>Ⲭⲉⲣⲉ ⲧⲉϥⲁ̀ⲛⲁⲥⲧⲁⲥⲓⲥ:</w:t>
            </w:r>
          </w:p>
          <w:p w14:paraId="71EA8B64" w14:textId="76B7996B" w:rsidR="00B46284" w:rsidRPr="000D1B28" w:rsidRDefault="00B46284" w:rsidP="00B46284">
            <w:pPr>
              <w:pStyle w:val="CopticVersemulti-line"/>
            </w:pPr>
            <w:r>
              <w:t>ⲉ̀ⲧⲁϥⲧⲱⲛϥ</w:t>
            </w:r>
            <w:r w:rsidRPr="000D1B28">
              <w:t xml:space="preserve"> ⲉ̀ⲃⲟⲗ ϧⲉⲛ ⲛⲏⲉⲑⲙⲱⲟⲩⲧ:</w:t>
            </w:r>
          </w:p>
          <w:p w14:paraId="4DF25DC9" w14:textId="77777777" w:rsidR="00B46284" w:rsidRPr="000D1B28" w:rsidRDefault="00B46284" w:rsidP="00B46284">
            <w:pPr>
              <w:pStyle w:val="CopticVersemulti-line"/>
            </w:pPr>
            <w:r>
              <w:t>ⲟⲩⲟϩ ⲁϥϣⲉⲛⲁϥ ⲉ̀ⲡ̀ϣⲱⲓ ⲉ̀ⲛⲓⲫⲏⲟⲩⲓ:</w:t>
            </w:r>
          </w:p>
          <w:p w14:paraId="33219568" w14:textId="6604B591" w:rsidR="00DF3879" w:rsidRPr="00AF56AD" w:rsidRDefault="00B46284" w:rsidP="00B46284">
            <w:pPr>
              <w:pStyle w:val="CopticVerse"/>
            </w:pPr>
            <w:r>
              <w:t>ⲁϥϩⲉⲙⲥⲓ ⲥⲁⲟⲩⲓ̀ⲛⲁⲙ ⲙ̀Ⲡⲉϥⲓⲱⲧ.</w:t>
            </w:r>
          </w:p>
        </w:tc>
      </w:tr>
    </w:tbl>
    <w:p w14:paraId="1C8B5608" w14:textId="38B0991C" w:rsidR="00B46284" w:rsidRDefault="00B46284" w:rsidP="00B46284">
      <w:pPr>
        <w:pStyle w:val="Heading4"/>
      </w:pPr>
      <w:r>
        <w:lastRenderedPageBreak/>
        <w:t>He Bowed Down the Heavens</w:t>
      </w:r>
    </w:p>
    <w:p w14:paraId="69EE9FCF" w14:textId="249107FC" w:rsidR="00B46284" w:rsidRPr="00B46284" w:rsidRDefault="00B46284" w:rsidP="00B46284">
      <w:pPr>
        <w:pStyle w:val="Rubric"/>
      </w:pPr>
      <w:r>
        <w:t>While the icons are being prepared, the people sing the following (in place of “All the Choirs” and “All You Heavenly Multitudes”)</w:t>
      </w:r>
      <w:r w:rsidR="00F7641F">
        <w:t>. It may also be said during Distribution.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3814EE5" w14:textId="77777777" w:rsidTr="00B46284">
        <w:trPr>
          <w:cantSplit/>
          <w:jc w:val="center"/>
        </w:trPr>
        <w:tc>
          <w:tcPr>
            <w:tcW w:w="288" w:type="dxa"/>
          </w:tcPr>
          <w:p w14:paraId="57160780" w14:textId="77777777" w:rsidR="00B46284" w:rsidRDefault="00B46284" w:rsidP="00B46284">
            <w:pPr>
              <w:pStyle w:val="CopticCross"/>
            </w:pPr>
          </w:p>
        </w:tc>
        <w:tc>
          <w:tcPr>
            <w:tcW w:w="3960" w:type="dxa"/>
          </w:tcPr>
          <w:p w14:paraId="4DF4A5B1" w14:textId="66FDB8C7" w:rsidR="00B46284" w:rsidRDefault="00B46284" w:rsidP="00B46284">
            <w:pPr>
              <w:pStyle w:val="EngHang"/>
            </w:pPr>
            <w:r>
              <w:t>He bowed down the heavens and descended,</w:t>
            </w:r>
          </w:p>
          <w:p w14:paraId="2EA6A447" w14:textId="1203C694" w:rsidR="00B46284" w:rsidRDefault="00B46284" w:rsidP="00B46284">
            <w:pPr>
              <w:pStyle w:val="EngHang"/>
            </w:pPr>
            <w:r>
              <w:t>With a cloud beneath His feet.</w:t>
            </w:r>
          </w:p>
          <w:p w14:paraId="35E5CB92" w14:textId="7F8ACC48" w:rsidR="00B46284" w:rsidRDefault="00B46284" w:rsidP="00B46284">
            <w:pPr>
              <w:pStyle w:val="EngHang"/>
            </w:pPr>
            <w:r>
              <w:t>He rode on a cherub, and flew;</w:t>
            </w:r>
          </w:p>
          <w:p w14:paraId="3D854BBF" w14:textId="428DB527" w:rsidR="00B46284" w:rsidRDefault="00B46284" w:rsidP="00B46284">
            <w:pPr>
              <w:pStyle w:val="EngHangEnd"/>
            </w:pPr>
            <w:r>
              <w:t>He flew on the wings of the wind.</w:t>
            </w:r>
          </w:p>
        </w:tc>
        <w:tc>
          <w:tcPr>
            <w:tcW w:w="288" w:type="dxa"/>
          </w:tcPr>
          <w:p w14:paraId="3DB7AD10" w14:textId="77777777" w:rsidR="00B46284" w:rsidRDefault="00B46284" w:rsidP="00B46284"/>
        </w:tc>
        <w:tc>
          <w:tcPr>
            <w:tcW w:w="288" w:type="dxa"/>
          </w:tcPr>
          <w:p w14:paraId="4A770E03" w14:textId="77777777" w:rsidR="00B46284" w:rsidRDefault="00B46284" w:rsidP="00B46284">
            <w:pPr>
              <w:pStyle w:val="CopticCross"/>
            </w:pPr>
          </w:p>
        </w:tc>
        <w:tc>
          <w:tcPr>
            <w:tcW w:w="3960" w:type="dxa"/>
          </w:tcPr>
          <w:p w14:paraId="39A329A4" w14:textId="4952D920" w:rsidR="00B46284" w:rsidRPr="00AF56AD" w:rsidRDefault="00B46284" w:rsidP="00B46284">
            <w:pPr>
              <w:pStyle w:val="CopticVerse"/>
            </w:pPr>
          </w:p>
        </w:tc>
      </w:tr>
      <w:tr w:rsidR="00B46284" w:rsidRPr="00AF56AD" w14:paraId="00953A1F" w14:textId="77777777" w:rsidTr="00B46284">
        <w:trPr>
          <w:cantSplit/>
          <w:jc w:val="center"/>
        </w:trPr>
        <w:tc>
          <w:tcPr>
            <w:tcW w:w="288" w:type="dxa"/>
          </w:tcPr>
          <w:p w14:paraId="52BC8A9F" w14:textId="77777777" w:rsidR="00B46284" w:rsidRDefault="00B46284" w:rsidP="00B46284">
            <w:pPr>
              <w:pStyle w:val="CopticCross"/>
            </w:pPr>
          </w:p>
        </w:tc>
        <w:tc>
          <w:tcPr>
            <w:tcW w:w="3960" w:type="dxa"/>
          </w:tcPr>
          <w:p w14:paraId="186A1AB7" w14:textId="05ED748E" w:rsidR="00B46284" w:rsidRDefault="00B46284" w:rsidP="00B46284">
            <w:pPr>
              <w:pStyle w:val="EngHang"/>
            </w:pPr>
            <w:r>
              <w:t>Let the heavens rejoice,</w:t>
            </w:r>
          </w:p>
          <w:p w14:paraId="019D1B05" w14:textId="5815F9A7" w:rsidR="00B46284" w:rsidRDefault="00B46284" w:rsidP="00B46284">
            <w:pPr>
              <w:pStyle w:val="EngHang"/>
            </w:pPr>
            <w:r>
              <w:t>Let the earth be glad.</w:t>
            </w:r>
          </w:p>
          <w:p w14:paraId="5E175FEC" w14:textId="2218C5C8" w:rsidR="00B46284" w:rsidRDefault="00B46284" w:rsidP="00B46284">
            <w:pPr>
              <w:pStyle w:val="EngHang"/>
            </w:pPr>
            <w:r>
              <w:t>Let all the assemblies</w:t>
            </w:r>
          </w:p>
          <w:p w14:paraId="398F8D76" w14:textId="2D8A6B02" w:rsidR="00B46284" w:rsidRDefault="00B46284" w:rsidP="00B46284">
            <w:pPr>
              <w:pStyle w:val="EngHangEnd"/>
            </w:pPr>
            <w:r>
              <w:t>Of the Orthodox faithful rejoice,</w:t>
            </w:r>
          </w:p>
        </w:tc>
        <w:tc>
          <w:tcPr>
            <w:tcW w:w="288" w:type="dxa"/>
          </w:tcPr>
          <w:p w14:paraId="5332BD6F" w14:textId="77777777" w:rsidR="00B46284" w:rsidRDefault="00B46284" w:rsidP="00B46284"/>
        </w:tc>
        <w:tc>
          <w:tcPr>
            <w:tcW w:w="288" w:type="dxa"/>
          </w:tcPr>
          <w:p w14:paraId="5C9A35CC" w14:textId="77777777" w:rsidR="00B46284" w:rsidRDefault="00B46284" w:rsidP="00B46284">
            <w:pPr>
              <w:pStyle w:val="CopticCross"/>
            </w:pPr>
          </w:p>
        </w:tc>
        <w:tc>
          <w:tcPr>
            <w:tcW w:w="3960" w:type="dxa"/>
          </w:tcPr>
          <w:p w14:paraId="28DB4FE8" w14:textId="0A607DFD" w:rsidR="00B46284" w:rsidRDefault="00B46284" w:rsidP="00B46284">
            <w:pPr>
              <w:pStyle w:val="CopticHangingVerse"/>
            </w:pPr>
          </w:p>
        </w:tc>
      </w:tr>
      <w:tr w:rsidR="00B46284" w:rsidRPr="00AF56AD" w14:paraId="7637E917" w14:textId="77777777" w:rsidTr="00B46284">
        <w:trPr>
          <w:cantSplit/>
          <w:jc w:val="center"/>
        </w:trPr>
        <w:tc>
          <w:tcPr>
            <w:tcW w:w="288" w:type="dxa"/>
          </w:tcPr>
          <w:p w14:paraId="77E36BA2" w14:textId="77777777" w:rsidR="00B46284" w:rsidRDefault="00B46284" w:rsidP="00B46284">
            <w:pPr>
              <w:pStyle w:val="CopticCross"/>
            </w:pPr>
          </w:p>
        </w:tc>
        <w:tc>
          <w:tcPr>
            <w:tcW w:w="3960" w:type="dxa"/>
          </w:tcPr>
          <w:p w14:paraId="581767CF" w14:textId="7A745809" w:rsidR="00B46284" w:rsidRDefault="00B46284" w:rsidP="00B46284">
            <w:pPr>
              <w:pStyle w:val="EngHang"/>
            </w:pPr>
            <w:r>
              <w:t>For Christ,</w:t>
            </w:r>
          </w:p>
          <w:p w14:paraId="5C625C69" w14:textId="682B8D2C" w:rsidR="00B46284" w:rsidRDefault="00B46284" w:rsidP="00B46284">
            <w:pPr>
              <w:pStyle w:val="EngHang"/>
            </w:pPr>
            <w:r>
              <w:t>The Only-Begotten God,</w:t>
            </w:r>
          </w:p>
          <w:p w14:paraId="69D3C3B3" w14:textId="0F6C2526" w:rsidR="00B46284" w:rsidRDefault="00B46284" w:rsidP="00B46284">
            <w:pPr>
              <w:pStyle w:val="EngHang"/>
            </w:pPr>
            <w:r>
              <w:t>Has ascended</w:t>
            </w:r>
          </w:p>
          <w:p w14:paraId="14F64997" w14:textId="2232BBB4" w:rsidR="00B46284" w:rsidRDefault="00B46284" w:rsidP="00B46284">
            <w:pPr>
              <w:pStyle w:val="EngHangEnd"/>
            </w:pPr>
            <w:r>
              <w:t>Into the heavens.</w:t>
            </w:r>
          </w:p>
        </w:tc>
        <w:tc>
          <w:tcPr>
            <w:tcW w:w="288" w:type="dxa"/>
          </w:tcPr>
          <w:p w14:paraId="4771F415" w14:textId="77777777" w:rsidR="00B46284" w:rsidRDefault="00B46284" w:rsidP="00B46284"/>
        </w:tc>
        <w:tc>
          <w:tcPr>
            <w:tcW w:w="288" w:type="dxa"/>
          </w:tcPr>
          <w:p w14:paraId="79AD9561" w14:textId="77777777" w:rsidR="00B46284" w:rsidRDefault="00B46284" w:rsidP="00B46284">
            <w:pPr>
              <w:pStyle w:val="CopticCross"/>
            </w:pPr>
          </w:p>
        </w:tc>
        <w:tc>
          <w:tcPr>
            <w:tcW w:w="3960" w:type="dxa"/>
          </w:tcPr>
          <w:p w14:paraId="3D4AB614" w14:textId="32CE12D3" w:rsidR="00B46284" w:rsidRPr="00AF56AD" w:rsidRDefault="00B46284" w:rsidP="00B46284">
            <w:pPr>
              <w:pStyle w:val="CopticHangingVerse"/>
            </w:pPr>
          </w:p>
        </w:tc>
      </w:tr>
      <w:tr w:rsidR="00B46284" w:rsidRPr="00AF56AD" w14:paraId="311454E2" w14:textId="77777777" w:rsidTr="00B46284">
        <w:trPr>
          <w:cantSplit/>
          <w:jc w:val="center"/>
        </w:trPr>
        <w:tc>
          <w:tcPr>
            <w:tcW w:w="288" w:type="dxa"/>
          </w:tcPr>
          <w:p w14:paraId="59F610AA" w14:textId="77777777" w:rsidR="00B46284" w:rsidRDefault="00B46284" w:rsidP="00B46284">
            <w:pPr>
              <w:pStyle w:val="CopticCross"/>
            </w:pPr>
          </w:p>
        </w:tc>
        <w:tc>
          <w:tcPr>
            <w:tcW w:w="3960" w:type="dxa"/>
          </w:tcPr>
          <w:p w14:paraId="381A00A1" w14:textId="7B435F28" w:rsidR="00B46284" w:rsidRDefault="00B46284" w:rsidP="00B46284">
            <w:pPr>
              <w:pStyle w:val="EngHang"/>
            </w:pPr>
            <w:r>
              <w:t>Let us proclaim with the cantor,</w:t>
            </w:r>
          </w:p>
          <w:p w14:paraId="62A675D1" w14:textId="189E0319" w:rsidR="00B46284" w:rsidRDefault="00B46284" w:rsidP="00B46284">
            <w:pPr>
              <w:pStyle w:val="EngHang"/>
            </w:pPr>
            <w:r>
              <w:t>“God ascended joyously,</w:t>
            </w:r>
          </w:p>
          <w:p w14:paraId="00E99BC5" w14:textId="2CF3F915" w:rsidR="00B46284" w:rsidRDefault="00B46284" w:rsidP="00B46284">
            <w:pPr>
              <w:pStyle w:val="EngHang"/>
            </w:pPr>
            <w:r>
              <w:t>And the Lord, with the sound of a trumpet,</w:t>
            </w:r>
          </w:p>
          <w:p w14:paraId="5896FDB3" w14:textId="59E1E79B" w:rsidR="00B46284" w:rsidRDefault="00B46284" w:rsidP="00B46284">
            <w:pPr>
              <w:pStyle w:val="EngHangEnd"/>
            </w:pPr>
            <w:r>
              <w:t>Sat upon His throne.</w:t>
            </w:r>
          </w:p>
        </w:tc>
        <w:tc>
          <w:tcPr>
            <w:tcW w:w="288" w:type="dxa"/>
          </w:tcPr>
          <w:p w14:paraId="338F945E" w14:textId="77777777" w:rsidR="00B46284" w:rsidRDefault="00B46284" w:rsidP="00B46284"/>
        </w:tc>
        <w:tc>
          <w:tcPr>
            <w:tcW w:w="288" w:type="dxa"/>
          </w:tcPr>
          <w:p w14:paraId="263BB9E9" w14:textId="77777777" w:rsidR="00B46284" w:rsidRDefault="00B46284" w:rsidP="00B46284">
            <w:pPr>
              <w:pStyle w:val="CopticCross"/>
            </w:pPr>
          </w:p>
        </w:tc>
        <w:tc>
          <w:tcPr>
            <w:tcW w:w="3960" w:type="dxa"/>
          </w:tcPr>
          <w:p w14:paraId="5C57D85D" w14:textId="77777777" w:rsidR="00B46284" w:rsidRDefault="00B46284" w:rsidP="00B46284">
            <w:pPr>
              <w:pStyle w:val="CopticVersemulti-line"/>
            </w:pPr>
          </w:p>
        </w:tc>
      </w:tr>
      <w:tr w:rsidR="00B46284" w:rsidRPr="00AF56AD" w14:paraId="4BAB2671" w14:textId="77777777" w:rsidTr="00B46284">
        <w:trPr>
          <w:cantSplit/>
          <w:jc w:val="center"/>
        </w:trPr>
        <w:tc>
          <w:tcPr>
            <w:tcW w:w="288" w:type="dxa"/>
          </w:tcPr>
          <w:p w14:paraId="7409278F" w14:textId="77777777" w:rsidR="00B46284" w:rsidRDefault="00B46284" w:rsidP="00B46284">
            <w:pPr>
              <w:pStyle w:val="CopticCross"/>
            </w:pPr>
          </w:p>
        </w:tc>
        <w:tc>
          <w:tcPr>
            <w:tcW w:w="3960" w:type="dxa"/>
          </w:tcPr>
          <w:p w14:paraId="6FB63766" w14:textId="77777777" w:rsidR="00B46284" w:rsidRDefault="00B46284" w:rsidP="00B46284">
            <w:pPr>
              <w:pStyle w:val="EngHang"/>
            </w:pPr>
            <w:r>
              <w:t>For Christ,</w:t>
            </w:r>
          </w:p>
          <w:p w14:paraId="3C784621" w14:textId="77777777" w:rsidR="00B46284" w:rsidRDefault="00B46284" w:rsidP="00B46284">
            <w:pPr>
              <w:pStyle w:val="EngHang"/>
            </w:pPr>
            <w:r>
              <w:t>The Only-Begotten God,</w:t>
            </w:r>
          </w:p>
          <w:p w14:paraId="6D27466A" w14:textId="77777777" w:rsidR="00B46284" w:rsidRDefault="00B46284" w:rsidP="00B46284">
            <w:pPr>
              <w:pStyle w:val="EngHang"/>
            </w:pPr>
            <w:r>
              <w:t>Has ascended</w:t>
            </w:r>
          </w:p>
          <w:p w14:paraId="734434DD" w14:textId="16C535F7" w:rsidR="00B46284" w:rsidRDefault="00B46284" w:rsidP="00B46284">
            <w:pPr>
              <w:pStyle w:val="EngHangEnd"/>
            </w:pPr>
            <w:r>
              <w:t>Into the heavens.</w:t>
            </w:r>
          </w:p>
        </w:tc>
        <w:tc>
          <w:tcPr>
            <w:tcW w:w="288" w:type="dxa"/>
          </w:tcPr>
          <w:p w14:paraId="1AACF8F9" w14:textId="77777777" w:rsidR="00B46284" w:rsidRDefault="00B46284" w:rsidP="00B46284"/>
        </w:tc>
        <w:tc>
          <w:tcPr>
            <w:tcW w:w="288" w:type="dxa"/>
          </w:tcPr>
          <w:p w14:paraId="78D83781" w14:textId="77777777" w:rsidR="00B46284" w:rsidRDefault="00B46284" w:rsidP="00B46284">
            <w:pPr>
              <w:pStyle w:val="CopticCross"/>
            </w:pPr>
          </w:p>
        </w:tc>
        <w:tc>
          <w:tcPr>
            <w:tcW w:w="3960" w:type="dxa"/>
          </w:tcPr>
          <w:p w14:paraId="19D641E8" w14:textId="77777777" w:rsidR="00B46284" w:rsidRDefault="00B46284" w:rsidP="00B46284">
            <w:pPr>
              <w:pStyle w:val="CopticVersemulti-line"/>
            </w:pPr>
          </w:p>
        </w:tc>
      </w:tr>
      <w:tr w:rsidR="00B46284" w:rsidRPr="00AF56AD" w14:paraId="6D5D2717" w14:textId="77777777" w:rsidTr="00B46284">
        <w:trPr>
          <w:cantSplit/>
          <w:jc w:val="center"/>
        </w:trPr>
        <w:tc>
          <w:tcPr>
            <w:tcW w:w="288" w:type="dxa"/>
          </w:tcPr>
          <w:p w14:paraId="7FEE89A0" w14:textId="77777777" w:rsidR="00B46284" w:rsidRDefault="00B46284" w:rsidP="00B46284">
            <w:pPr>
              <w:pStyle w:val="CopticCross"/>
            </w:pPr>
          </w:p>
        </w:tc>
        <w:tc>
          <w:tcPr>
            <w:tcW w:w="3960" w:type="dxa"/>
          </w:tcPr>
          <w:p w14:paraId="7D22B163" w14:textId="77777777" w:rsidR="00B46284" w:rsidRDefault="00B46284" w:rsidP="00B46284">
            <w:pPr>
              <w:pStyle w:val="EngHang"/>
            </w:pPr>
            <w:r>
              <w:t>Today the signal of salvation spread,</w:t>
            </w:r>
          </w:p>
          <w:p w14:paraId="36FC2351" w14:textId="77777777" w:rsidR="00B46284" w:rsidRDefault="00B46284" w:rsidP="00B46284">
            <w:pPr>
              <w:pStyle w:val="EngHang"/>
            </w:pPr>
            <w:r>
              <w:t>The boides and spirits were renewed,</w:t>
            </w:r>
          </w:p>
          <w:p w14:paraId="01E3BA1D" w14:textId="77777777" w:rsidR="00B46284" w:rsidRDefault="00B46284" w:rsidP="00B46284">
            <w:pPr>
              <w:pStyle w:val="EngHang"/>
            </w:pPr>
            <w:r>
              <w:t>The believers won clemency for the retribution,</w:t>
            </w:r>
          </w:p>
          <w:p w14:paraId="18679C4A" w14:textId="77777777" w:rsidR="00B46284" w:rsidRDefault="00B46284" w:rsidP="00B46284">
            <w:pPr>
              <w:pStyle w:val="EngHangEnd"/>
            </w:pPr>
            <w:r>
              <w:t>And glorified God with joyful praises.</w:t>
            </w:r>
          </w:p>
        </w:tc>
        <w:tc>
          <w:tcPr>
            <w:tcW w:w="288" w:type="dxa"/>
          </w:tcPr>
          <w:p w14:paraId="59E38DBD" w14:textId="77777777" w:rsidR="00B46284" w:rsidRDefault="00B46284" w:rsidP="00B46284"/>
        </w:tc>
        <w:tc>
          <w:tcPr>
            <w:tcW w:w="288" w:type="dxa"/>
          </w:tcPr>
          <w:p w14:paraId="09C167C0" w14:textId="77777777" w:rsidR="00B46284" w:rsidRDefault="00B46284" w:rsidP="00B46284">
            <w:pPr>
              <w:pStyle w:val="CopticCross"/>
            </w:pPr>
          </w:p>
        </w:tc>
        <w:tc>
          <w:tcPr>
            <w:tcW w:w="3960" w:type="dxa"/>
          </w:tcPr>
          <w:p w14:paraId="5BB5ED4A" w14:textId="77777777" w:rsidR="00B46284" w:rsidRDefault="00B46284" w:rsidP="00B46284">
            <w:pPr>
              <w:pStyle w:val="CopticVersemulti-line"/>
            </w:pPr>
          </w:p>
        </w:tc>
      </w:tr>
      <w:tr w:rsidR="00B46284" w:rsidRPr="00AF56AD" w14:paraId="37BB1FF5" w14:textId="77777777" w:rsidTr="00B46284">
        <w:trPr>
          <w:cantSplit/>
          <w:jc w:val="center"/>
        </w:trPr>
        <w:tc>
          <w:tcPr>
            <w:tcW w:w="288" w:type="dxa"/>
          </w:tcPr>
          <w:p w14:paraId="29B19D2F" w14:textId="77777777" w:rsidR="00B46284" w:rsidRDefault="00B46284" w:rsidP="00B46284">
            <w:pPr>
              <w:pStyle w:val="CopticCross"/>
            </w:pPr>
          </w:p>
        </w:tc>
        <w:tc>
          <w:tcPr>
            <w:tcW w:w="3960" w:type="dxa"/>
          </w:tcPr>
          <w:p w14:paraId="1DE7E96C" w14:textId="77777777" w:rsidR="00B46284" w:rsidRDefault="00B46284" w:rsidP="00B46284">
            <w:pPr>
              <w:pStyle w:val="EngHang"/>
            </w:pPr>
            <w:r>
              <w:t>The daughter of David rejoiced,</w:t>
            </w:r>
          </w:p>
          <w:p w14:paraId="64F28370" w14:textId="77777777" w:rsidR="00B46284" w:rsidRDefault="00B46284" w:rsidP="00B46284">
            <w:pPr>
              <w:pStyle w:val="EngHang"/>
            </w:pPr>
            <w:r>
              <w:t>And hearts of the righteous apostles became glad,</w:t>
            </w:r>
          </w:p>
          <w:p w14:paraId="46A94A29" w14:textId="77777777" w:rsidR="00B46284" w:rsidRDefault="00B46284" w:rsidP="00B46284">
            <w:pPr>
              <w:pStyle w:val="EngHang"/>
            </w:pPr>
            <w:r>
              <w:t>When the pure angels</w:t>
            </w:r>
          </w:p>
          <w:p w14:paraId="678EE501" w14:textId="77777777" w:rsidR="00B46284" w:rsidRDefault="00B46284" w:rsidP="00B46284">
            <w:pPr>
              <w:pStyle w:val="EngHangEnd"/>
            </w:pPr>
            <w:r>
              <w:t>Announced the Good News to them:</w:t>
            </w:r>
          </w:p>
        </w:tc>
        <w:tc>
          <w:tcPr>
            <w:tcW w:w="288" w:type="dxa"/>
          </w:tcPr>
          <w:p w14:paraId="6FF43698" w14:textId="77777777" w:rsidR="00B46284" w:rsidRDefault="00B46284" w:rsidP="00B46284"/>
        </w:tc>
        <w:tc>
          <w:tcPr>
            <w:tcW w:w="288" w:type="dxa"/>
          </w:tcPr>
          <w:p w14:paraId="06DF6041" w14:textId="77777777" w:rsidR="00B46284" w:rsidRDefault="00B46284" w:rsidP="00B46284">
            <w:pPr>
              <w:pStyle w:val="CopticCross"/>
            </w:pPr>
          </w:p>
        </w:tc>
        <w:tc>
          <w:tcPr>
            <w:tcW w:w="3960" w:type="dxa"/>
          </w:tcPr>
          <w:p w14:paraId="427C5AFB" w14:textId="77777777" w:rsidR="00B46284" w:rsidRDefault="00B46284" w:rsidP="00B46284">
            <w:pPr>
              <w:pStyle w:val="CopticVersemulti-line"/>
            </w:pPr>
          </w:p>
        </w:tc>
      </w:tr>
      <w:tr w:rsidR="00B46284" w:rsidRPr="00AF56AD" w14:paraId="73079748" w14:textId="77777777" w:rsidTr="00B46284">
        <w:trPr>
          <w:cantSplit/>
          <w:jc w:val="center"/>
        </w:trPr>
        <w:tc>
          <w:tcPr>
            <w:tcW w:w="288" w:type="dxa"/>
          </w:tcPr>
          <w:p w14:paraId="20C5CC81" w14:textId="77777777" w:rsidR="00B46284" w:rsidRDefault="00B46284" w:rsidP="00B46284">
            <w:pPr>
              <w:pStyle w:val="CopticCross"/>
            </w:pPr>
          </w:p>
        </w:tc>
        <w:tc>
          <w:tcPr>
            <w:tcW w:w="3960" w:type="dxa"/>
          </w:tcPr>
          <w:p w14:paraId="5F4323D0" w14:textId="77777777" w:rsidR="00B46284" w:rsidRDefault="00B46284" w:rsidP="00B46284">
            <w:pPr>
              <w:pStyle w:val="EngHang"/>
            </w:pPr>
            <w:r>
              <w:t>That Jesus Christ is risen,</w:t>
            </w:r>
          </w:p>
          <w:p w14:paraId="2DC1D02F" w14:textId="77777777" w:rsidR="00B46284" w:rsidRDefault="00B46284" w:rsidP="00B46284">
            <w:pPr>
              <w:pStyle w:val="EngHang"/>
              <w:ind w:left="0" w:firstLine="0"/>
            </w:pPr>
            <w:r>
              <w:t>“He is not here.”</w:t>
            </w:r>
          </w:p>
          <w:p w14:paraId="7F5C6AF2" w14:textId="77777777" w:rsidR="00B46284" w:rsidRDefault="00B46284" w:rsidP="00B46284">
            <w:pPr>
              <w:pStyle w:val="EngHang"/>
            </w:pPr>
            <w:r>
              <w:t>So the women went to he honoured disciples,</w:t>
            </w:r>
          </w:p>
          <w:p w14:paraId="177FB7E2" w14:textId="77777777" w:rsidR="00B46284" w:rsidRDefault="00B46284" w:rsidP="00B46284">
            <w:pPr>
              <w:pStyle w:val="EngHangEnd"/>
            </w:pPr>
            <w:r>
              <w:t>And proclaimed the Resurreciton of the Creator of all to them.</w:t>
            </w:r>
          </w:p>
        </w:tc>
        <w:tc>
          <w:tcPr>
            <w:tcW w:w="288" w:type="dxa"/>
          </w:tcPr>
          <w:p w14:paraId="19BE1738" w14:textId="77777777" w:rsidR="00B46284" w:rsidRDefault="00B46284" w:rsidP="00B46284"/>
        </w:tc>
        <w:tc>
          <w:tcPr>
            <w:tcW w:w="288" w:type="dxa"/>
          </w:tcPr>
          <w:p w14:paraId="2C8D8913" w14:textId="77777777" w:rsidR="00B46284" w:rsidRDefault="00B46284" w:rsidP="00B46284">
            <w:pPr>
              <w:pStyle w:val="CopticCross"/>
            </w:pPr>
          </w:p>
        </w:tc>
        <w:tc>
          <w:tcPr>
            <w:tcW w:w="3960" w:type="dxa"/>
          </w:tcPr>
          <w:p w14:paraId="4CD06D8D" w14:textId="77777777" w:rsidR="00B46284" w:rsidRDefault="00B46284" w:rsidP="00B46284">
            <w:pPr>
              <w:pStyle w:val="CopticVersemulti-line"/>
            </w:pPr>
          </w:p>
        </w:tc>
      </w:tr>
      <w:tr w:rsidR="00B46284" w:rsidRPr="00AF56AD" w14:paraId="226625DB" w14:textId="77777777" w:rsidTr="00B46284">
        <w:trPr>
          <w:cantSplit/>
          <w:jc w:val="center"/>
        </w:trPr>
        <w:tc>
          <w:tcPr>
            <w:tcW w:w="288" w:type="dxa"/>
          </w:tcPr>
          <w:p w14:paraId="054395ED" w14:textId="77777777" w:rsidR="00B46284" w:rsidRDefault="00B46284" w:rsidP="00B46284">
            <w:pPr>
              <w:pStyle w:val="CopticCross"/>
            </w:pPr>
          </w:p>
        </w:tc>
        <w:tc>
          <w:tcPr>
            <w:tcW w:w="3960" w:type="dxa"/>
          </w:tcPr>
          <w:p w14:paraId="0CDB66D0" w14:textId="77777777" w:rsidR="00B46284" w:rsidRDefault="00B46284" w:rsidP="00B46284">
            <w:pPr>
              <w:pStyle w:val="EngHang"/>
            </w:pPr>
            <w:r>
              <w:t>He appreared to His diciples, giving them joy,</w:t>
            </w:r>
          </w:p>
          <w:p w14:paraId="5803F880" w14:textId="77777777" w:rsidR="00B46284" w:rsidRDefault="00B46284" w:rsidP="00B46284">
            <w:pPr>
              <w:pStyle w:val="EngHang"/>
            </w:pPr>
            <w:r>
              <w:t>They say Him with delight,</w:t>
            </w:r>
          </w:p>
          <w:p w14:paraId="2B613685" w14:textId="77777777" w:rsidR="00B46284" w:rsidRDefault="00B46284" w:rsidP="00B46284">
            <w:pPr>
              <w:pStyle w:val="EngHang"/>
            </w:pPr>
            <w:r>
              <w:t>In the glory of His divinity,</w:t>
            </w:r>
          </w:p>
          <w:p w14:paraId="4B7554FF" w14:textId="77777777" w:rsidR="00B46284" w:rsidRDefault="00B46284" w:rsidP="00B46284">
            <w:pPr>
              <w:pStyle w:val="EngHangEnd"/>
            </w:pPr>
            <w:r>
              <w:t>And they were happy to see Him alive.</w:t>
            </w:r>
          </w:p>
        </w:tc>
        <w:tc>
          <w:tcPr>
            <w:tcW w:w="288" w:type="dxa"/>
          </w:tcPr>
          <w:p w14:paraId="6F4A9BD1" w14:textId="77777777" w:rsidR="00B46284" w:rsidRDefault="00B46284" w:rsidP="00B46284"/>
        </w:tc>
        <w:tc>
          <w:tcPr>
            <w:tcW w:w="288" w:type="dxa"/>
          </w:tcPr>
          <w:p w14:paraId="1C489152" w14:textId="77777777" w:rsidR="00B46284" w:rsidRDefault="00B46284" w:rsidP="00B46284">
            <w:pPr>
              <w:pStyle w:val="CopticCross"/>
            </w:pPr>
          </w:p>
        </w:tc>
        <w:tc>
          <w:tcPr>
            <w:tcW w:w="3960" w:type="dxa"/>
          </w:tcPr>
          <w:p w14:paraId="26FBBBF3" w14:textId="77777777" w:rsidR="00B46284" w:rsidRDefault="00B46284" w:rsidP="00B46284">
            <w:pPr>
              <w:pStyle w:val="CopticVersemulti-line"/>
            </w:pPr>
          </w:p>
        </w:tc>
      </w:tr>
      <w:tr w:rsidR="00B46284" w:rsidRPr="00AF56AD" w14:paraId="52A7765A" w14:textId="77777777" w:rsidTr="00B46284">
        <w:trPr>
          <w:cantSplit/>
          <w:jc w:val="center"/>
        </w:trPr>
        <w:tc>
          <w:tcPr>
            <w:tcW w:w="288" w:type="dxa"/>
          </w:tcPr>
          <w:p w14:paraId="43C70E76" w14:textId="77777777" w:rsidR="00B46284" w:rsidRDefault="00B46284" w:rsidP="00B46284">
            <w:pPr>
              <w:pStyle w:val="CopticCross"/>
            </w:pPr>
          </w:p>
        </w:tc>
        <w:tc>
          <w:tcPr>
            <w:tcW w:w="3960" w:type="dxa"/>
          </w:tcPr>
          <w:p w14:paraId="46829EC8" w14:textId="77777777" w:rsidR="00B46284" w:rsidRDefault="00B46284" w:rsidP="00B46284">
            <w:pPr>
              <w:pStyle w:val="EngHang"/>
            </w:pPr>
            <w:r>
              <w:t>We praise Him and exalt Him,</w:t>
            </w:r>
          </w:p>
          <w:p w14:paraId="1C12374D" w14:textId="77777777" w:rsidR="00B46284" w:rsidRDefault="00B46284" w:rsidP="00B46284">
            <w:pPr>
              <w:pStyle w:val="EngHang"/>
            </w:pPr>
            <w:r>
              <w:t>And confess the glory of His resurrection.</w:t>
            </w:r>
          </w:p>
          <w:p w14:paraId="01E033E2" w14:textId="77777777" w:rsidR="00B46284" w:rsidRDefault="00B46284" w:rsidP="00B46284">
            <w:pPr>
              <w:pStyle w:val="EngHang"/>
            </w:pPr>
            <w:r>
              <w:t>We thank Him for His great grace,</w:t>
            </w:r>
          </w:p>
          <w:p w14:paraId="11330D57" w14:textId="77777777" w:rsidR="00B46284" w:rsidRDefault="00B46284" w:rsidP="00B46284">
            <w:pPr>
              <w:pStyle w:val="EngHangEnd"/>
            </w:pPr>
            <w:r>
              <w:t>For His mercy endures forever.</w:t>
            </w:r>
          </w:p>
        </w:tc>
        <w:tc>
          <w:tcPr>
            <w:tcW w:w="288" w:type="dxa"/>
          </w:tcPr>
          <w:p w14:paraId="6E938AD6" w14:textId="77777777" w:rsidR="00B46284" w:rsidRDefault="00B46284" w:rsidP="00B46284"/>
        </w:tc>
        <w:tc>
          <w:tcPr>
            <w:tcW w:w="288" w:type="dxa"/>
          </w:tcPr>
          <w:p w14:paraId="2D42287B" w14:textId="77777777" w:rsidR="00B46284" w:rsidRDefault="00B46284" w:rsidP="00B46284">
            <w:pPr>
              <w:pStyle w:val="CopticCross"/>
            </w:pPr>
          </w:p>
        </w:tc>
        <w:tc>
          <w:tcPr>
            <w:tcW w:w="3960" w:type="dxa"/>
          </w:tcPr>
          <w:p w14:paraId="5E17D085" w14:textId="77777777" w:rsidR="00B46284" w:rsidRDefault="00B46284" w:rsidP="00B46284">
            <w:pPr>
              <w:pStyle w:val="CopticVersemulti-line"/>
            </w:pPr>
          </w:p>
        </w:tc>
      </w:tr>
    </w:tbl>
    <w:p w14:paraId="42061B36" w14:textId="77777777" w:rsidR="00B46284" w:rsidRPr="00AA4D95" w:rsidRDefault="00B46284" w:rsidP="00B46284">
      <w:pPr>
        <w:pStyle w:val="Heading4"/>
        <w:rPr>
          <w:rFonts w:ascii="Arial Unicode MS" w:eastAsia="Arial Unicode MS" w:hAnsi="Arial Unicode MS" w:cs="Arial Unicode MS"/>
        </w:rPr>
      </w:pPr>
      <w:r>
        <w:t>The Greek Paschal Troparion</w:t>
      </w:r>
    </w:p>
    <w:p w14:paraId="7F4EBFA1" w14:textId="06026677" w:rsidR="00B46284" w:rsidRPr="00717690" w:rsidRDefault="00616F80" w:rsidP="00B46284">
      <w:pPr>
        <w:pStyle w:val="Rubric"/>
      </w:pPr>
      <w:r>
        <w:t>On the feast day of Ascension, t</w:t>
      </w:r>
      <w:r w:rsidR="00B46284">
        <w:t xml:space="preserve">he clergy process around the altar three times, the nave three times, and the altar once more, carrying the adorned Paschal icon and Ascension icon, with the censers, crosses, and candles, while all </w:t>
      </w:r>
      <w:r w:rsidR="00B46284">
        <w:lastRenderedPageBreak/>
        <w:t>the people chant the Paschal Troparion</w:t>
      </w:r>
      <w:r>
        <w:t xml:space="preserve"> and Hymn for Ascension. </w:t>
      </w:r>
      <w:r w:rsidR="00060C74">
        <w:t>Between Ascension and</w:t>
      </w:r>
      <w:r>
        <w:t xml:space="preserve"> Pentecost, the procession is </w:t>
      </w:r>
      <w:r w:rsidR="00060C74">
        <w:t>three</w:t>
      </w:r>
      <w:r>
        <w:t xml:space="preserve"> times around the altar (i.e. in heaven).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31568658" w14:textId="77777777" w:rsidTr="00B46284">
        <w:trPr>
          <w:cantSplit/>
          <w:jc w:val="center"/>
        </w:trPr>
        <w:tc>
          <w:tcPr>
            <w:tcW w:w="288" w:type="dxa"/>
          </w:tcPr>
          <w:p w14:paraId="0B1A7B9A" w14:textId="77777777" w:rsidR="00B46284" w:rsidRDefault="00B46284" w:rsidP="00B46284">
            <w:pPr>
              <w:pStyle w:val="CopticCross"/>
            </w:pPr>
          </w:p>
        </w:tc>
        <w:tc>
          <w:tcPr>
            <w:tcW w:w="3960" w:type="dxa"/>
          </w:tcPr>
          <w:p w14:paraId="12047D05" w14:textId="77777777" w:rsidR="00B46284" w:rsidRDefault="00B46284" w:rsidP="00B46284">
            <w:pPr>
              <w:pStyle w:val="EngHang"/>
            </w:pPr>
            <w:r>
              <w:t>Christ is risen from the dead,</w:t>
            </w:r>
          </w:p>
          <w:p w14:paraId="513CD386" w14:textId="77777777" w:rsidR="00B46284" w:rsidRDefault="00B46284" w:rsidP="00B46284">
            <w:pPr>
              <w:pStyle w:val="EngHang"/>
            </w:pPr>
            <w:r>
              <w:t>Trampling down death by death,</w:t>
            </w:r>
          </w:p>
          <w:p w14:paraId="258BAA0D" w14:textId="77777777" w:rsidR="00B46284" w:rsidRDefault="00B46284" w:rsidP="00B46284">
            <w:pPr>
              <w:pStyle w:val="EngHang"/>
            </w:pPr>
            <w:r>
              <w:t>And upon those in the tombs,</w:t>
            </w:r>
          </w:p>
          <w:p w14:paraId="7A077D8D" w14:textId="77777777" w:rsidR="00B46284" w:rsidRDefault="00B46284" w:rsidP="00B46284">
            <w:pPr>
              <w:pStyle w:val="EngHangEnd"/>
            </w:pPr>
            <w:r>
              <w:t>Bestowing eternal life!</w:t>
            </w:r>
          </w:p>
        </w:tc>
        <w:tc>
          <w:tcPr>
            <w:tcW w:w="288" w:type="dxa"/>
          </w:tcPr>
          <w:p w14:paraId="0C687958" w14:textId="77777777" w:rsidR="00B46284" w:rsidRDefault="00B46284" w:rsidP="00B46284"/>
        </w:tc>
        <w:tc>
          <w:tcPr>
            <w:tcW w:w="288" w:type="dxa"/>
          </w:tcPr>
          <w:p w14:paraId="1F03E6D5" w14:textId="77777777" w:rsidR="00B46284" w:rsidRDefault="00B46284" w:rsidP="00B46284">
            <w:pPr>
              <w:pStyle w:val="CopticCross"/>
            </w:pPr>
          </w:p>
        </w:tc>
        <w:tc>
          <w:tcPr>
            <w:tcW w:w="3960" w:type="dxa"/>
          </w:tcPr>
          <w:p w14:paraId="73BB4641" w14:textId="77777777" w:rsidR="00B46284" w:rsidRDefault="00B46284" w:rsidP="00B46284">
            <w:pPr>
              <w:pStyle w:val="CopticVersemulti-line"/>
            </w:pPr>
            <w:r>
              <w:t>Ⲭ̀ⲣⲓⲥⲧⲟⲥ ⲁ̀ⲛⲉⲥⲧⲏ ⲉⲕⲛⲉⲕⲣⲱⲛ:</w:t>
            </w:r>
          </w:p>
          <w:p w14:paraId="72831363" w14:textId="77777777" w:rsidR="00B46284" w:rsidRDefault="00B46284" w:rsidP="00B46284">
            <w:pPr>
              <w:pStyle w:val="CopticVersemulti-line"/>
            </w:pPr>
            <w:r>
              <w:t>ⲑⲁⲛⲁⲧⲱ ⲑⲁⲛⲁⲧⲟⲛ ⲡⲁⲧⲏⲥⲁⲥ</w:t>
            </w:r>
          </w:p>
          <w:p w14:paraId="298BACD6" w14:textId="77777777" w:rsidR="00B46284" w:rsidRDefault="00B46284" w:rsidP="00B46284">
            <w:pPr>
              <w:pStyle w:val="CopticVersemulti-line"/>
            </w:pPr>
            <w:r>
              <w:t>ⲕⲉ ⲧⲓⲥ ⲉⲛ ⲧⲓⲥ ⲙ̀ⲛⲏⲙⲁⲥⲓ</w:t>
            </w:r>
          </w:p>
          <w:p w14:paraId="6E72488F" w14:textId="77777777" w:rsidR="00B46284" w:rsidRPr="00AF56AD" w:rsidRDefault="00B46284" w:rsidP="00B46284">
            <w:pPr>
              <w:pStyle w:val="CopticHangingVerse"/>
            </w:pPr>
            <w:r>
              <w:t>ⲍⲱⲏⲛ ⲭⲁⲣⲓⲥⲁⲙⲉⲛⲟⲥ.</w:t>
            </w:r>
          </w:p>
        </w:tc>
      </w:tr>
      <w:tr w:rsidR="00B46284" w:rsidRPr="00AF56AD" w14:paraId="4006FD39" w14:textId="77777777" w:rsidTr="00B46284">
        <w:trPr>
          <w:cantSplit/>
          <w:jc w:val="center"/>
        </w:trPr>
        <w:tc>
          <w:tcPr>
            <w:tcW w:w="288" w:type="dxa"/>
          </w:tcPr>
          <w:p w14:paraId="5F6CA320" w14:textId="77777777" w:rsidR="00B46284" w:rsidRDefault="00B46284" w:rsidP="00B46284">
            <w:pPr>
              <w:pStyle w:val="CopticCross"/>
            </w:pPr>
          </w:p>
        </w:tc>
        <w:tc>
          <w:tcPr>
            <w:tcW w:w="3960" w:type="dxa"/>
          </w:tcPr>
          <w:p w14:paraId="65BAF590" w14:textId="77777777" w:rsidR="00B46284" w:rsidRDefault="00B46284" w:rsidP="00B46284">
            <w:pPr>
              <w:pStyle w:val="EngHang"/>
            </w:pPr>
            <w:r>
              <w:t>Glory to the Father and the Son</w:t>
            </w:r>
          </w:p>
          <w:p w14:paraId="506B8794" w14:textId="77777777" w:rsidR="00B46284" w:rsidRDefault="00B46284" w:rsidP="00B46284">
            <w:pPr>
              <w:pStyle w:val="EngHang"/>
            </w:pPr>
            <w:r>
              <w:t>And the Holy Spirit,</w:t>
            </w:r>
          </w:p>
          <w:p w14:paraId="483D12AE" w14:textId="77777777" w:rsidR="00B46284" w:rsidRDefault="00B46284" w:rsidP="00B46284">
            <w:pPr>
              <w:pStyle w:val="EngHang"/>
            </w:pPr>
            <w:r>
              <w:t>Now and ever and to</w:t>
            </w:r>
          </w:p>
          <w:p w14:paraId="6A0275D9" w14:textId="77777777" w:rsidR="00B46284" w:rsidRDefault="00B46284" w:rsidP="00B46284">
            <w:pPr>
              <w:pStyle w:val="EngHangEnd"/>
            </w:pPr>
            <w:r>
              <w:t>the ages of the ages. Amen.</w:t>
            </w:r>
          </w:p>
        </w:tc>
        <w:tc>
          <w:tcPr>
            <w:tcW w:w="288" w:type="dxa"/>
          </w:tcPr>
          <w:p w14:paraId="7B700176" w14:textId="77777777" w:rsidR="00B46284" w:rsidRDefault="00B46284" w:rsidP="00B46284"/>
        </w:tc>
        <w:tc>
          <w:tcPr>
            <w:tcW w:w="288" w:type="dxa"/>
          </w:tcPr>
          <w:p w14:paraId="12F500D5" w14:textId="77777777" w:rsidR="00B46284" w:rsidRDefault="00B46284" w:rsidP="00B46284">
            <w:pPr>
              <w:pStyle w:val="CopticCross"/>
            </w:pPr>
          </w:p>
        </w:tc>
        <w:tc>
          <w:tcPr>
            <w:tcW w:w="3960" w:type="dxa"/>
          </w:tcPr>
          <w:p w14:paraId="5C2DB3AF" w14:textId="77777777" w:rsidR="00B46284" w:rsidRDefault="00B46284" w:rsidP="00B46284">
            <w:pPr>
              <w:pStyle w:val="CopticVersemulti-line"/>
            </w:pPr>
            <w:r>
              <w:t>Ⲇⲟⲝⲁ Ⲡⲁⲧⲣⲓ ⲕⲉ Ⲩⲓⲱ</w:t>
            </w:r>
          </w:p>
          <w:p w14:paraId="60532547" w14:textId="77777777" w:rsidR="00B46284" w:rsidRDefault="00B46284" w:rsidP="00B46284">
            <w:pPr>
              <w:pStyle w:val="CopticVersemulti-line"/>
            </w:pPr>
            <w:r>
              <w:t>ⲕⲉ ⲁ̀ⲅⲓⲱ Ⲡⲛⲉⲩⲙⲁⲧⲓ:</w:t>
            </w:r>
          </w:p>
          <w:p w14:paraId="70C9F36D" w14:textId="77777777" w:rsidR="00B46284" w:rsidRDefault="00B46284" w:rsidP="00B46284">
            <w:pPr>
              <w:pStyle w:val="CopticVersemulti-line"/>
            </w:pPr>
            <w:r>
              <w:t>ⲕⲉ ⲛⲯⲛ ⲕⲉ ⲁ̀ⲓ̀ ⲕⲉ ⲓⲥⲧⲟⲩⲥ</w:t>
            </w:r>
          </w:p>
          <w:p w14:paraId="0E8C8640" w14:textId="77777777" w:rsidR="00B46284" w:rsidRDefault="00B46284" w:rsidP="00B46284">
            <w:pPr>
              <w:pStyle w:val="CopticHangingVerse"/>
            </w:pPr>
            <w:r>
              <w:t>ⲉ̀ⲱ̀ⲛⲁⲥ ⲧⲱⲛ ⲉ̀ⲱ̀ⲛⲱⲛ: ⲁ̀ⲙⲏⲛ.</w:t>
            </w:r>
          </w:p>
        </w:tc>
      </w:tr>
    </w:tbl>
    <w:p w14:paraId="672D417B" w14:textId="77777777" w:rsidR="00B46284" w:rsidRPr="00AA4D95" w:rsidRDefault="00B46284" w:rsidP="00B46284">
      <w:pPr>
        <w:pStyle w:val="Heading4"/>
        <w:rPr>
          <w:rFonts w:ascii="Arial Unicode MS" w:eastAsia="Arial Unicode MS" w:hAnsi="Arial Unicode MS" w:cs="Arial Unicode MS"/>
        </w:rPr>
      </w:pPr>
      <w:r>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8320826" w14:textId="77777777" w:rsidTr="00B46284">
        <w:trPr>
          <w:cantSplit/>
          <w:jc w:val="center"/>
        </w:trPr>
        <w:tc>
          <w:tcPr>
            <w:tcW w:w="288" w:type="dxa"/>
          </w:tcPr>
          <w:p w14:paraId="4E35FA5A" w14:textId="77777777" w:rsidR="00B46284" w:rsidRDefault="00B46284" w:rsidP="00B46284">
            <w:pPr>
              <w:pStyle w:val="CopticCross"/>
            </w:pPr>
          </w:p>
        </w:tc>
        <w:tc>
          <w:tcPr>
            <w:tcW w:w="3960" w:type="dxa"/>
          </w:tcPr>
          <w:p w14:paraId="515BC478" w14:textId="77777777" w:rsidR="00B46284" w:rsidRDefault="00616F80" w:rsidP="00616F80">
            <w:pPr>
              <w:pStyle w:val="EngHang"/>
            </w:pPr>
            <w:r>
              <w:t>Christ has ascended into heaven,</w:t>
            </w:r>
          </w:p>
          <w:p w14:paraId="58087726" w14:textId="77777777" w:rsidR="00616F80" w:rsidRDefault="00616F80" w:rsidP="00616F80">
            <w:pPr>
              <w:pStyle w:val="EngHang"/>
            </w:pPr>
            <w:r>
              <w:t>And sent the Paraclete,</w:t>
            </w:r>
          </w:p>
          <w:p w14:paraId="2E8A94B2" w14:textId="77777777" w:rsidR="00616F80" w:rsidRDefault="00616F80" w:rsidP="00616F80">
            <w:pPr>
              <w:pStyle w:val="EngHang"/>
            </w:pPr>
            <w:r>
              <w:t>The Holy Spirit,</w:t>
            </w:r>
          </w:p>
          <w:p w14:paraId="366A2F31" w14:textId="00D997C5" w:rsidR="00616F80" w:rsidRDefault="00616F80" w:rsidP="00B46284">
            <w:pPr>
              <w:pStyle w:val="EngHangEnd"/>
            </w:pPr>
            <w:r>
              <w:t>Bestowing life to our souls.</w:t>
            </w:r>
          </w:p>
        </w:tc>
        <w:tc>
          <w:tcPr>
            <w:tcW w:w="288" w:type="dxa"/>
          </w:tcPr>
          <w:p w14:paraId="22A14AF0" w14:textId="77777777" w:rsidR="00B46284" w:rsidRDefault="00B46284" w:rsidP="00B46284"/>
        </w:tc>
        <w:tc>
          <w:tcPr>
            <w:tcW w:w="288" w:type="dxa"/>
          </w:tcPr>
          <w:p w14:paraId="20C48E64" w14:textId="77777777" w:rsidR="00B46284" w:rsidRDefault="00B46284" w:rsidP="00B46284">
            <w:pPr>
              <w:pStyle w:val="CopticCross"/>
            </w:pPr>
          </w:p>
        </w:tc>
        <w:tc>
          <w:tcPr>
            <w:tcW w:w="3960" w:type="dxa"/>
          </w:tcPr>
          <w:p w14:paraId="6083D8BD" w14:textId="77777777" w:rsidR="00B46284" w:rsidRDefault="00616F80" w:rsidP="00616F80">
            <w:pPr>
              <w:pStyle w:val="CopticVersemulti-line"/>
            </w:pPr>
            <w:r>
              <w:t>Ⲭⲣⲓⲥⲧⲟⲥ ⲁ̀ⲛⲁⲗⲩⲙⲯⲓⲥ ⲧⲟⲛ ⲟⲩⲣⲁⲛⲟⲛ</w:t>
            </w:r>
          </w:p>
          <w:p w14:paraId="3CE4F932" w14:textId="77777777" w:rsidR="00616F80" w:rsidRDefault="00616F80" w:rsidP="00616F80">
            <w:pPr>
              <w:pStyle w:val="CopticVersemulti-line"/>
            </w:pPr>
            <w:r>
              <w:t>ⲉⲝⲁⲡⲉⲥⲧⲓⲗⲉ ⲡⲁⲣⲁⲕⲗⲏⲧⲟⲛ</w:t>
            </w:r>
          </w:p>
          <w:p w14:paraId="186D1B2B" w14:textId="77777777" w:rsidR="00616F80" w:rsidRDefault="00616F80" w:rsidP="00616F80">
            <w:pPr>
              <w:pStyle w:val="CopticVersemulti-line"/>
            </w:pPr>
            <w:r>
              <w:t>ⲧⲟ ⲡ̀ⲛⲉⲩⲙⲁ ⲧⲟ ⲁ̀ⲅⲓⲟⲛ</w:t>
            </w:r>
          </w:p>
          <w:p w14:paraId="6F591971" w14:textId="333161EB" w:rsidR="00616F80" w:rsidRPr="00AF56AD" w:rsidRDefault="00616F80" w:rsidP="00B46284">
            <w:pPr>
              <w:pStyle w:val="CopticHangingVerse"/>
            </w:pPr>
            <w:r>
              <w:t>ⲍⲱⲏⲛ ⲝⲁⲣⲓⲥⲁⲙⲉⲛⲟⲥ ⲉ̀ⲡⲓⲧⲱⲛ ⲯⲩⲭⲱⲛ ⲏ̀ⲙⲱⲛ.</w:t>
            </w:r>
          </w:p>
        </w:tc>
      </w:tr>
      <w:tr w:rsidR="00616F80" w:rsidRPr="00AF56AD" w14:paraId="49A8BEA8" w14:textId="77777777" w:rsidTr="00B46284">
        <w:trPr>
          <w:cantSplit/>
          <w:jc w:val="center"/>
        </w:trPr>
        <w:tc>
          <w:tcPr>
            <w:tcW w:w="288" w:type="dxa"/>
          </w:tcPr>
          <w:p w14:paraId="12D198C4" w14:textId="77777777" w:rsidR="00616F80" w:rsidRDefault="00616F80" w:rsidP="00616F80">
            <w:pPr>
              <w:pStyle w:val="CopticCross"/>
            </w:pPr>
          </w:p>
        </w:tc>
        <w:tc>
          <w:tcPr>
            <w:tcW w:w="3960" w:type="dxa"/>
          </w:tcPr>
          <w:p w14:paraId="085A2F1A" w14:textId="77777777" w:rsidR="00616F80" w:rsidRDefault="00616F80" w:rsidP="00616F80">
            <w:pPr>
              <w:pStyle w:val="EngHang"/>
            </w:pPr>
            <w:r>
              <w:t>Glory to the Father and the Son</w:t>
            </w:r>
          </w:p>
          <w:p w14:paraId="06CDB4EB" w14:textId="77777777" w:rsidR="00616F80" w:rsidRDefault="00616F80" w:rsidP="00616F80">
            <w:pPr>
              <w:pStyle w:val="EngHang"/>
            </w:pPr>
            <w:r>
              <w:t>And the Holy Spirit,</w:t>
            </w:r>
          </w:p>
          <w:p w14:paraId="1CA23EE4" w14:textId="77777777" w:rsidR="00616F80" w:rsidRDefault="00616F80" w:rsidP="00616F80">
            <w:pPr>
              <w:pStyle w:val="EngHang"/>
            </w:pPr>
            <w:r>
              <w:t>Now and ever and to</w:t>
            </w:r>
          </w:p>
          <w:p w14:paraId="0DDE4BE2" w14:textId="1753680E" w:rsidR="00616F80" w:rsidRDefault="00616F80" w:rsidP="00616F80">
            <w:pPr>
              <w:pStyle w:val="EngHang"/>
            </w:pPr>
            <w:r>
              <w:t>the ages of the ages. Amen.</w:t>
            </w:r>
          </w:p>
        </w:tc>
        <w:tc>
          <w:tcPr>
            <w:tcW w:w="288" w:type="dxa"/>
          </w:tcPr>
          <w:p w14:paraId="2411C4D1" w14:textId="77777777" w:rsidR="00616F80" w:rsidRDefault="00616F80" w:rsidP="00616F80"/>
        </w:tc>
        <w:tc>
          <w:tcPr>
            <w:tcW w:w="288" w:type="dxa"/>
          </w:tcPr>
          <w:p w14:paraId="58B843BE" w14:textId="77777777" w:rsidR="00616F80" w:rsidRDefault="00616F80" w:rsidP="00616F80">
            <w:pPr>
              <w:pStyle w:val="CopticCross"/>
            </w:pPr>
          </w:p>
        </w:tc>
        <w:tc>
          <w:tcPr>
            <w:tcW w:w="3960" w:type="dxa"/>
          </w:tcPr>
          <w:p w14:paraId="75CB8F8A" w14:textId="77777777" w:rsidR="00616F80" w:rsidRDefault="00616F80" w:rsidP="00616F80">
            <w:pPr>
              <w:pStyle w:val="CopticVersemulti-line"/>
            </w:pPr>
            <w:r>
              <w:t>Ⲇⲟⲝⲁ Ⲡⲁⲧⲣⲓ ⲕⲉ Ⲩⲓⲱ</w:t>
            </w:r>
          </w:p>
          <w:p w14:paraId="1D4E92A7" w14:textId="77777777" w:rsidR="00616F80" w:rsidRDefault="00616F80" w:rsidP="00616F80">
            <w:pPr>
              <w:pStyle w:val="CopticVersemulti-line"/>
            </w:pPr>
            <w:r>
              <w:t>ⲕⲉ ⲁ̀ⲅⲓⲱ Ⲡⲛⲉⲩⲙⲁⲧⲓ:</w:t>
            </w:r>
          </w:p>
          <w:p w14:paraId="6A5CCB56" w14:textId="77777777" w:rsidR="00616F80" w:rsidRDefault="00616F80" w:rsidP="00616F80">
            <w:pPr>
              <w:pStyle w:val="CopticVersemulti-line"/>
            </w:pPr>
            <w:r>
              <w:t>ⲕⲉ ⲛⲯⲛ ⲕⲉ ⲁ̀ⲓ̀ ⲕⲉ ⲓⲥⲧⲟⲩⲥ</w:t>
            </w:r>
          </w:p>
          <w:p w14:paraId="300BA43E" w14:textId="04F184B4" w:rsidR="00616F80" w:rsidRDefault="00616F80" w:rsidP="00616F80">
            <w:pPr>
              <w:pStyle w:val="CopticVersemulti-line"/>
            </w:pPr>
            <w:r>
              <w:t>ⲉ̀ⲱ̀ⲛⲁⲥ ⲧⲱⲛ ⲉ̀ⲱ̀ⲛⲱⲛ: ⲁ̀ⲙⲏⲛ.</w:t>
            </w:r>
          </w:p>
        </w:tc>
      </w:tr>
    </w:tbl>
    <w:p w14:paraId="2534B004" w14:textId="1B1A7F11" w:rsidR="00B46284" w:rsidRDefault="00B46284" w:rsidP="00B46284">
      <w:pPr>
        <w:pStyle w:val="Heading4"/>
      </w:pPr>
      <w:r>
        <w:lastRenderedPageBreak/>
        <w:t xml:space="preserve">The Coptic </w:t>
      </w:r>
      <w:r w:rsidR="00616F80">
        <w:t>Hymn for the Asceinsion</w:t>
      </w:r>
    </w:p>
    <w:p w14:paraId="62897C20" w14:textId="6BE7897A" w:rsidR="00060C74" w:rsidRPr="00060C74" w:rsidRDefault="00060C74" w:rsidP="00060C74">
      <w:pPr>
        <w:pStyle w:val="Rubric"/>
        <w:keepNext/>
      </w:pPr>
      <w:r>
        <w:t>Especially after Ascension, this is all that needs to be said.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16F80" w:rsidRPr="00AF56AD" w14:paraId="75355883" w14:textId="77777777" w:rsidTr="00B46284">
        <w:trPr>
          <w:cantSplit/>
          <w:jc w:val="center"/>
        </w:trPr>
        <w:tc>
          <w:tcPr>
            <w:tcW w:w="288" w:type="dxa"/>
          </w:tcPr>
          <w:p w14:paraId="71514E3C" w14:textId="77777777" w:rsidR="00616F80" w:rsidRDefault="00616F80" w:rsidP="00616F80">
            <w:pPr>
              <w:pStyle w:val="CopticCross"/>
            </w:pPr>
          </w:p>
        </w:tc>
        <w:tc>
          <w:tcPr>
            <w:tcW w:w="3960" w:type="dxa"/>
          </w:tcPr>
          <w:p w14:paraId="7ECBE21D" w14:textId="7F2E2321" w:rsidR="00616F80" w:rsidRPr="00060C74" w:rsidRDefault="00616F80" w:rsidP="00060C74">
            <w:pPr>
              <w:pStyle w:val="EngHang"/>
            </w:pPr>
            <w:r w:rsidRPr="00060C74">
              <w:t xml:space="preserve">Christ </w:t>
            </w:r>
            <w:r w:rsidR="00060C74" w:rsidRPr="00060C74">
              <w:rPr>
                <w:rFonts w:eastAsia="Arial Unicode MS"/>
              </w:rPr>
              <w:t>i</w:t>
            </w:r>
            <w:r w:rsidRPr="00060C74">
              <w:t>s risen from the dead,</w:t>
            </w:r>
          </w:p>
          <w:p w14:paraId="6EAE658C" w14:textId="216F2E03" w:rsidR="00616F80" w:rsidRPr="00060C74" w:rsidRDefault="00616F80" w:rsidP="00060C74">
            <w:pPr>
              <w:pStyle w:val="EngHang"/>
            </w:pPr>
            <w:r w:rsidRPr="00060C74">
              <w:t xml:space="preserve">And ascended into </w:t>
            </w:r>
            <w:r w:rsidR="00060C74" w:rsidRPr="00060C74">
              <w:t xml:space="preserve">the </w:t>
            </w:r>
            <w:r w:rsidRPr="00060C74">
              <w:t>heaven</w:t>
            </w:r>
            <w:r w:rsidR="00060C74" w:rsidRPr="00060C74">
              <w:t>s</w:t>
            </w:r>
            <w:r w:rsidRPr="00060C74">
              <w:t>,</w:t>
            </w:r>
          </w:p>
          <w:p w14:paraId="07A8B8B7" w14:textId="77777777" w:rsidR="00060C74" w:rsidRPr="00060C74" w:rsidRDefault="00616F80" w:rsidP="00060C74">
            <w:pPr>
              <w:pStyle w:val="EngHang"/>
            </w:pPr>
            <w:r w:rsidRPr="00060C74">
              <w:t>And seated at the right hand of His Father</w:t>
            </w:r>
            <w:r w:rsidR="00060C74" w:rsidRPr="00060C74">
              <w:t xml:space="preserve"> in the highest,</w:t>
            </w:r>
          </w:p>
          <w:p w14:paraId="21538F22" w14:textId="20D13C57" w:rsidR="00616F80" w:rsidRDefault="00060C74" w:rsidP="00616F80">
            <w:pPr>
              <w:pStyle w:val="EngHangEnd"/>
            </w:pPr>
            <w:r>
              <w:t>Bestowing everlasting life upon us</w:t>
            </w:r>
            <w:r w:rsidR="00616F80">
              <w:t>.</w:t>
            </w:r>
          </w:p>
        </w:tc>
        <w:tc>
          <w:tcPr>
            <w:tcW w:w="288" w:type="dxa"/>
          </w:tcPr>
          <w:p w14:paraId="1DA6D4EF" w14:textId="77777777" w:rsidR="00616F80" w:rsidRDefault="00616F80" w:rsidP="00616F80"/>
        </w:tc>
        <w:tc>
          <w:tcPr>
            <w:tcW w:w="288" w:type="dxa"/>
          </w:tcPr>
          <w:p w14:paraId="2443968A" w14:textId="77777777" w:rsidR="00616F80" w:rsidRDefault="00616F80" w:rsidP="00616F80">
            <w:pPr>
              <w:pStyle w:val="CopticCross"/>
            </w:pPr>
          </w:p>
        </w:tc>
        <w:tc>
          <w:tcPr>
            <w:tcW w:w="3960" w:type="dxa"/>
          </w:tcPr>
          <w:p w14:paraId="7E08AF26" w14:textId="60DDC0AF" w:rsidR="00616F80" w:rsidRPr="000D1B28" w:rsidRDefault="00616F80" w:rsidP="00060C74">
            <w:pPr>
              <w:pStyle w:val="CopticVersemulti-line"/>
            </w:pPr>
            <w:r w:rsidRPr="000D1B28">
              <w:t xml:space="preserve">Ⲡⲓⲭ̀ⲣⲓⲥⲧⲟⲥ </w:t>
            </w:r>
            <w:r>
              <w:t>ⲁϥⲧⲱⲛϥ</w:t>
            </w:r>
            <w:r w:rsidR="00060C74">
              <w:t xml:space="preserve"> </w:t>
            </w:r>
            <w:r w:rsidRPr="000D1B28">
              <w:t>ⲉ̀ⲃⲟⲗϧⲉⲛ ⲛⲏⲉⲑⲙⲱⲟⲩⲧ:</w:t>
            </w:r>
          </w:p>
          <w:p w14:paraId="2E343905" w14:textId="4D25D50F" w:rsidR="00616F80" w:rsidRPr="000D1B28" w:rsidRDefault="00616F80" w:rsidP="00616F80">
            <w:pPr>
              <w:pStyle w:val="CopticVersemulti-line"/>
            </w:pPr>
            <w:r>
              <w:t>ⲟⲩⲟϩ ⲁϥϣⲉⲛⲁϥ ⲉ̀ⲡ̀ϣⲱⲓ ⲉ̀</w:t>
            </w:r>
            <w:r w:rsidR="00060C74">
              <w:t xml:space="preserve"> </w:t>
            </w:r>
            <w:r>
              <w:t>ⲛⲓⲫⲏⲟⲩⲓ:</w:t>
            </w:r>
          </w:p>
          <w:p w14:paraId="701416AC" w14:textId="77777777" w:rsidR="00616F80" w:rsidRDefault="00616F80" w:rsidP="00060C74">
            <w:pPr>
              <w:pStyle w:val="CopticVersemulti-line"/>
            </w:pPr>
            <w:r>
              <w:t>ⲁϥϩⲉⲙⲥⲓ ⲥⲁⲟⲩⲓ̀ⲛⲁⲙ ⲙ̀Ⲡⲉϥⲓⲱⲧ</w:t>
            </w:r>
            <w:r w:rsidR="00060C74">
              <w:t xml:space="preserve"> ϧⲉⲛ ⲛⲏⲉⲧϭⲟⲥⲓ:</w:t>
            </w:r>
          </w:p>
          <w:p w14:paraId="3ACD68AC" w14:textId="6370754E" w:rsidR="00060C74" w:rsidRPr="00AF56AD" w:rsidRDefault="00060C74" w:rsidP="00616F80">
            <w:pPr>
              <w:pStyle w:val="CopticHangingVerse"/>
            </w:pPr>
            <w:r>
              <w:t>ⲁϥⲉⲣϩ̀ⲙⲟⲧ ⲛⲁⲛ ⲙ̀ⲡⲓⲱⲛϧ ⲛ̀ⲉ̀ⲛⲉϩ.</w:t>
            </w:r>
          </w:p>
        </w:tc>
      </w:tr>
      <w:tr w:rsidR="00924109" w:rsidRPr="00AF56AD" w14:paraId="270AF2C1" w14:textId="77777777" w:rsidTr="00B46284">
        <w:trPr>
          <w:cantSplit/>
          <w:jc w:val="center"/>
        </w:trPr>
        <w:tc>
          <w:tcPr>
            <w:tcW w:w="288" w:type="dxa"/>
          </w:tcPr>
          <w:p w14:paraId="0ED92C40" w14:textId="77777777" w:rsidR="00924109" w:rsidRDefault="00924109" w:rsidP="00924109">
            <w:pPr>
              <w:pStyle w:val="CopticCross"/>
            </w:pPr>
          </w:p>
        </w:tc>
        <w:tc>
          <w:tcPr>
            <w:tcW w:w="3960" w:type="dxa"/>
          </w:tcPr>
          <w:p w14:paraId="0C046A47" w14:textId="77777777" w:rsidR="00924109" w:rsidRDefault="00924109" w:rsidP="00924109">
            <w:pPr>
              <w:pStyle w:val="EngHang"/>
            </w:pPr>
            <w:r>
              <w:t>Glory to the Father and the Son</w:t>
            </w:r>
          </w:p>
          <w:p w14:paraId="206DDAB2" w14:textId="77777777" w:rsidR="00924109" w:rsidRDefault="00924109" w:rsidP="00924109">
            <w:pPr>
              <w:pStyle w:val="EngHang"/>
            </w:pPr>
            <w:r>
              <w:t>And the Holy Spirit,</w:t>
            </w:r>
          </w:p>
          <w:p w14:paraId="316B9B48" w14:textId="77777777" w:rsidR="00924109" w:rsidRDefault="00924109" w:rsidP="00924109">
            <w:pPr>
              <w:pStyle w:val="EngHang"/>
            </w:pPr>
            <w:r>
              <w:t>Now and ever and to</w:t>
            </w:r>
          </w:p>
          <w:p w14:paraId="3C8345C1" w14:textId="0830F0FA" w:rsidR="00924109" w:rsidRPr="00060C74" w:rsidRDefault="00924109" w:rsidP="00924109">
            <w:pPr>
              <w:pStyle w:val="EngHangEnd"/>
            </w:pPr>
            <w:r>
              <w:t>the ages of the ages. Amen.</w:t>
            </w:r>
          </w:p>
        </w:tc>
        <w:tc>
          <w:tcPr>
            <w:tcW w:w="288" w:type="dxa"/>
          </w:tcPr>
          <w:p w14:paraId="1317C0ED" w14:textId="77777777" w:rsidR="00924109" w:rsidRDefault="00924109" w:rsidP="00924109"/>
        </w:tc>
        <w:tc>
          <w:tcPr>
            <w:tcW w:w="288" w:type="dxa"/>
          </w:tcPr>
          <w:p w14:paraId="11510656" w14:textId="77777777" w:rsidR="00924109" w:rsidRDefault="00924109" w:rsidP="00924109">
            <w:pPr>
              <w:pStyle w:val="CopticCross"/>
            </w:pPr>
          </w:p>
        </w:tc>
        <w:tc>
          <w:tcPr>
            <w:tcW w:w="3960" w:type="dxa"/>
          </w:tcPr>
          <w:p w14:paraId="589955CD" w14:textId="77777777" w:rsidR="00924109" w:rsidRDefault="00924109" w:rsidP="00924109">
            <w:pPr>
              <w:pStyle w:val="CopticVersemulti-line"/>
            </w:pPr>
            <w:r>
              <w:t>Ⲇⲟⲝⲁ Ⲡⲁⲧⲣⲓ ⲕⲉ Ⲩⲓⲱ</w:t>
            </w:r>
          </w:p>
          <w:p w14:paraId="0D7D6F0B" w14:textId="77777777" w:rsidR="00924109" w:rsidRDefault="00924109" w:rsidP="00924109">
            <w:pPr>
              <w:pStyle w:val="CopticVersemulti-line"/>
            </w:pPr>
            <w:r>
              <w:t>ⲕⲉ ⲁ̀ⲅⲓⲱ Ⲡⲛⲉⲩⲙⲁⲧⲓ:</w:t>
            </w:r>
          </w:p>
          <w:p w14:paraId="2019BD1C" w14:textId="77777777" w:rsidR="00924109" w:rsidRDefault="00924109" w:rsidP="00924109">
            <w:pPr>
              <w:pStyle w:val="CopticVersemulti-line"/>
            </w:pPr>
            <w:r>
              <w:t>ⲕⲉ ⲛⲯⲛ ⲕⲉ ⲁ̀ⲓ̀ ⲕⲉ ⲓⲥⲧⲟⲩⲥ</w:t>
            </w:r>
          </w:p>
          <w:p w14:paraId="6C6CDA98" w14:textId="167892EC" w:rsidR="00924109" w:rsidRPr="000D1B28" w:rsidRDefault="00924109" w:rsidP="00924109">
            <w:pPr>
              <w:pStyle w:val="CopticHangingVerse"/>
            </w:pPr>
            <w:r>
              <w:t>ⲉ̀ⲱ̀ⲛⲁⲥ ⲧⲱⲛ ⲉ̀ⲱ̀ⲛⲱⲛ: ⲁ̀ⲙⲏⲛ.</w:t>
            </w:r>
          </w:p>
        </w:tc>
      </w:tr>
    </w:tbl>
    <w:p w14:paraId="1A91851D" w14:textId="6F7D977F" w:rsidR="00B46284" w:rsidRDefault="00B46284" w:rsidP="00B46284">
      <w:pPr>
        <w:pStyle w:val="Rubric"/>
      </w:pPr>
      <w:r>
        <w:t>After the procession is complete, the icon</w:t>
      </w:r>
      <w:r w:rsidR="00060C74">
        <w:t>s</w:t>
      </w:r>
      <w:r>
        <w:t xml:space="preserve"> </w:t>
      </w:r>
      <w:r w:rsidR="00060C74">
        <w:t>are</w:t>
      </w:r>
      <w:r>
        <w:t xml:space="preserve"> held before the altar, facing the people, and prebyster censes </w:t>
      </w:r>
      <w:r w:rsidR="00060C74">
        <w:t>them</w:t>
      </w:r>
      <w:r>
        <w:t xml:space="preserve">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3EE69799" w14:textId="4E9EA52C" w:rsidR="00060C74" w:rsidRDefault="00060C74" w:rsidP="00060C74">
      <w:pPr>
        <w:pStyle w:val="Heading4"/>
      </w:pPr>
      <w:r>
        <w:t xml:space="preserve">The Parallax Hymn for </w:t>
      </w:r>
      <w:r w:rsidR="00F7641F">
        <w:t>Ascension</w:t>
      </w:r>
    </w:p>
    <w:p w14:paraId="2F529FCD" w14:textId="1514BD94" w:rsidR="00060C74" w:rsidRPr="00A1499D" w:rsidRDefault="00060C74" w:rsidP="00060C74">
      <w:pPr>
        <w:pStyle w:val="Rubric"/>
      </w:pPr>
      <w:r>
        <w:t>May be chanted after the first verse of the Trisation from Pascha till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60C74" w:rsidRPr="00AF56AD" w14:paraId="687A5758" w14:textId="77777777" w:rsidTr="00060C74">
        <w:trPr>
          <w:cantSplit/>
          <w:jc w:val="center"/>
        </w:trPr>
        <w:tc>
          <w:tcPr>
            <w:tcW w:w="288" w:type="dxa"/>
          </w:tcPr>
          <w:p w14:paraId="0FC93F70" w14:textId="77777777" w:rsidR="00060C74" w:rsidRDefault="00060C74" w:rsidP="00060C74">
            <w:pPr>
              <w:pStyle w:val="CopticCross"/>
            </w:pPr>
          </w:p>
        </w:tc>
        <w:tc>
          <w:tcPr>
            <w:tcW w:w="3960" w:type="dxa"/>
          </w:tcPr>
          <w:p w14:paraId="36935580" w14:textId="77777777" w:rsidR="00060C74" w:rsidRDefault="00060C74" w:rsidP="00060C74">
            <w:pPr>
              <w:pStyle w:val="EngHang"/>
            </w:pPr>
            <w:r>
              <w:t>My Lord Jesus Christ,</w:t>
            </w:r>
          </w:p>
          <w:p w14:paraId="4D43D09D" w14:textId="21CBCB6E" w:rsidR="00060C74" w:rsidRDefault="00060C74" w:rsidP="00060C74">
            <w:pPr>
              <w:pStyle w:val="EngHang"/>
            </w:pPr>
            <w:r>
              <w:t>Who is risen from the dead</w:t>
            </w:r>
          </w:p>
          <w:p w14:paraId="3DA6EAF5" w14:textId="69A49BF0" w:rsidR="00060C74" w:rsidRPr="007425E1" w:rsidRDefault="00060C74" w:rsidP="00060C74">
            <w:pPr>
              <w:pStyle w:val="EngHang"/>
            </w:pPr>
            <w:r>
              <w:t>Ascended into the heavens,</w:t>
            </w:r>
          </w:p>
          <w:p w14:paraId="47907D43" w14:textId="1F2A1070" w:rsidR="00060C74" w:rsidRDefault="00060C74" w:rsidP="00060C74">
            <w:pPr>
              <w:pStyle w:val="EngHangEnd"/>
            </w:pPr>
            <w:r>
              <w:t>And seated at the right hand of His Father.</w:t>
            </w:r>
          </w:p>
        </w:tc>
        <w:tc>
          <w:tcPr>
            <w:tcW w:w="288" w:type="dxa"/>
          </w:tcPr>
          <w:p w14:paraId="0D225F64" w14:textId="77777777" w:rsidR="00060C74" w:rsidRDefault="00060C74" w:rsidP="00060C74"/>
        </w:tc>
        <w:tc>
          <w:tcPr>
            <w:tcW w:w="288" w:type="dxa"/>
          </w:tcPr>
          <w:p w14:paraId="7AB22FF4" w14:textId="77777777" w:rsidR="00060C74" w:rsidRDefault="00060C74" w:rsidP="00060C74">
            <w:pPr>
              <w:pStyle w:val="CopticCross"/>
            </w:pPr>
          </w:p>
        </w:tc>
        <w:tc>
          <w:tcPr>
            <w:tcW w:w="3960" w:type="dxa"/>
          </w:tcPr>
          <w:p w14:paraId="20E69F6D" w14:textId="77777777" w:rsidR="00060C74" w:rsidRDefault="00060C74" w:rsidP="00060C74">
            <w:pPr>
              <w:pStyle w:val="CopticVersemulti-line"/>
            </w:pPr>
            <w:r>
              <w:t>Ⲡⲁϭⲟⲓⲥ Ⲓⲏⲥⲟⲩⲥ Ⲡⲓⲭ̀ⲣⲓⲥⲧⲟⲥ:</w:t>
            </w:r>
          </w:p>
          <w:p w14:paraId="4A7ECEC5" w14:textId="77777777" w:rsidR="00060C74" w:rsidRDefault="00060C74" w:rsidP="00060C74">
            <w:pPr>
              <w:pStyle w:val="CopticVersemulti-line"/>
            </w:pPr>
            <w:r>
              <w:t>ⲫⲏⲉⲧⲁϥⲧⲱⲛϥ ⲉ̀ⲃⲟⲗ ϧⲉⲛ ⲛⲏⲉⲑⲙⲱⲟⲩⲧ:</w:t>
            </w:r>
          </w:p>
          <w:p w14:paraId="6DD4EC79" w14:textId="77777777" w:rsidR="00F7641F" w:rsidRPr="000D1B28" w:rsidRDefault="00F7641F" w:rsidP="00F7641F">
            <w:pPr>
              <w:pStyle w:val="CopticVersemulti-line"/>
            </w:pPr>
            <w:r>
              <w:t>ⲟⲩⲟϩ ⲁϥϣⲉⲛⲁϥ ⲉ̀ⲡ̀ϣⲱⲓ ⲉ̀ⲛⲓⲫⲏⲟⲩⲓ:</w:t>
            </w:r>
          </w:p>
          <w:p w14:paraId="1320B2DC" w14:textId="1C80D432" w:rsidR="00060C74" w:rsidRPr="00AF56AD" w:rsidRDefault="00F7641F" w:rsidP="00F7641F">
            <w:pPr>
              <w:pStyle w:val="CopticHangingVerse"/>
            </w:pPr>
            <w:r>
              <w:t>ⲁϥϩⲉⲙⲥⲓ ⲥⲁⲟⲩⲓ̀ⲛⲁⲙ ⲙ̀Ⲡⲉϥⲓⲱⲧ.</w:t>
            </w:r>
          </w:p>
        </w:tc>
      </w:tr>
      <w:tr w:rsidR="00060C74" w:rsidRPr="00AF56AD" w14:paraId="1AF09E3E" w14:textId="77777777" w:rsidTr="00060C74">
        <w:trPr>
          <w:cantSplit/>
          <w:jc w:val="center"/>
        </w:trPr>
        <w:tc>
          <w:tcPr>
            <w:tcW w:w="288" w:type="dxa"/>
          </w:tcPr>
          <w:p w14:paraId="3875B85D" w14:textId="77777777" w:rsidR="00060C74" w:rsidRDefault="00060C74" w:rsidP="00060C74">
            <w:pPr>
              <w:pStyle w:val="CopticCross"/>
            </w:pPr>
          </w:p>
        </w:tc>
        <w:tc>
          <w:tcPr>
            <w:tcW w:w="3960" w:type="dxa"/>
          </w:tcPr>
          <w:p w14:paraId="172EA91F" w14:textId="77777777" w:rsidR="00060C74" w:rsidRDefault="00060C74" w:rsidP="00060C74">
            <w:pPr>
              <w:pStyle w:val="EngHang"/>
            </w:pPr>
            <w:r>
              <w:t>The cherubim and the seraphim,</w:t>
            </w:r>
          </w:p>
          <w:p w14:paraId="741ABBDD" w14:textId="77777777" w:rsidR="00060C74" w:rsidRDefault="00060C74" w:rsidP="00060C74">
            <w:pPr>
              <w:pStyle w:val="EngHang"/>
            </w:pPr>
            <w:r>
              <w:t>The angels and the archangels,</w:t>
            </w:r>
          </w:p>
          <w:p w14:paraId="40A5F091" w14:textId="77777777" w:rsidR="00060C74" w:rsidRDefault="00060C74" w:rsidP="00060C74">
            <w:pPr>
              <w:pStyle w:val="EngHang"/>
            </w:pPr>
            <w:r>
              <w:t>The principalities and the authorities,</w:t>
            </w:r>
          </w:p>
          <w:p w14:paraId="390AB814" w14:textId="77777777" w:rsidR="00060C74" w:rsidRDefault="00060C74" w:rsidP="00060C74">
            <w:pPr>
              <w:pStyle w:val="EngHangEnd"/>
            </w:pPr>
            <w:r>
              <w:t>The thrones dominions, and the powers,</w:t>
            </w:r>
          </w:p>
        </w:tc>
        <w:tc>
          <w:tcPr>
            <w:tcW w:w="288" w:type="dxa"/>
          </w:tcPr>
          <w:p w14:paraId="6B44A317" w14:textId="77777777" w:rsidR="00060C74" w:rsidRDefault="00060C74" w:rsidP="00060C74"/>
        </w:tc>
        <w:tc>
          <w:tcPr>
            <w:tcW w:w="288" w:type="dxa"/>
          </w:tcPr>
          <w:p w14:paraId="4331A2AA" w14:textId="77777777" w:rsidR="00060C74" w:rsidRDefault="00060C74" w:rsidP="00060C74">
            <w:pPr>
              <w:pStyle w:val="CopticCross"/>
            </w:pPr>
          </w:p>
        </w:tc>
        <w:tc>
          <w:tcPr>
            <w:tcW w:w="3960" w:type="dxa"/>
          </w:tcPr>
          <w:p w14:paraId="623A3098" w14:textId="77777777" w:rsidR="00060C74" w:rsidRDefault="00060C74" w:rsidP="00060C74">
            <w:pPr>
              <w:pStyle w:val="CopticVersemulti-line"/>
            </w:pPr>
            <w:r>
              <w:t>Ⲛⲓⲭⲉⲣⲟⲩⲃⲓⲙ ⲛⲉⲙ ⲛⲓⲥⲉⲣⲁⲫⲓⲙ:</w:t>
            </w:r>
          </w:p>
          <w:p w14:paraId="6D671314" w14:textId="77777777" w:rsidR="00060C74" w:rsidRDefault="00060C74" w:rsidP="00060C74">
            <w:pPr>
              <w:pStyle w:val="CopticVersemulti-line"/>
            </w:pPr>
            <w:r>
              <w:t>ⲛⲓⲁⲅⲅⲉⲗⲟⲥ ⲛⲉⲙ ⲛⲓⲁⲣⲭⲏⲁⲅⲅⲉⲗⲟⲥ:</w:t>
            </w:r>
          </w:p>
          <w:p w14:paraId="2653DAA2" w14:textId="77777777" w:rsidR="00060C74" w:rsidRDefault="00060C74" w:rsidP="00060C74">
            <w:pPr>
              <w:pStyle w:val="CopticVersemulti-line"/>
            </w:pPr>
            <w:r>
              <w:t>ⲛⲓⲥⲧⲣⲁⲧⲓⲁ ⲛⲉⲙ ⲛⲓⲉⲝⲟⲩⲥⲓⲁ:</w:t>
            </w:r>
          </w:p>
          <w:p w14:paraId="79F72FC5" w14:textId="77777777" w:rsidR="00060C74" w:rsidRPr="00AF56AD" w:rsidRDefault="00060C74" w:rsidP="00060C74">
            <w:pPr>
              <w:pStyle w:val="CopticHangingVerse"/>
            </w:pPr>
            <w:r>
              <w:t>ⲛⲓⲑ̀ⲣⲟⲛⲟⲥ ⲛⲓⲙⲉⲧϭⲟⲓⲥ ⲛⲓϫⲟⲙ:</w:t>
            </w:r>
          </w:p>
        </w:tc>
      </w:tr>
      <w:tr w:rsidR="00060C74" w:rsidRPr="00AF56AD" w14:paraId="31666CC7" w14:textId="77777777" w:rsidTr="00060C74">
        <w:trPr>
          <w:cantSplit/>
          <w:jc w:val="center"/>
        </w:trPr>
        <w:tc>
          <w:tcPr>
            <w:tcW w:w="288" w:type="dxa"/>
          </w:tcPr>
          <w:p w14:paraId="1BF365CD" w14:textId="77777777" w:rsidR="00060C74" w:rsidRDefault="00060C74" w:rsidP="00060C74">
            <w:pPr>
              <w:pStyle w:val="CopticCross"/>
            </w:pPr>
          </w:p>
        </w:tc>
        <w:tc>
          <w:tcPr>
            <w:tcW w:w="3960" w:type="dxa"/>
          </w:tcPr>
          <w:p w14:paraId="63952291" w14:textId="77777777" w:rsidR="00060C74" w:rsidRDefault="00060C74" w:rsidP="00060C74">
            <w:pPr>
              <w:pStyle w:val="EngHang"/>
            </w:pPr>
            <w:r>
              <w:t>Proclaim and say,</w:t>
            </w:r>
          </w:p>
          <w:p w14:paraId="6B5BFE3F" w14:textId="77777777" w:rsidR="00060C74" w:rsidRDefault="00060C74" w:rsidP="00060C74">
            <w:pPr>
              <w:pStyle w:val="EngHang"/>
            </w:pPr>
            <w:r>
              <w:t>“Holy, holy, holy,</w:t>
            </w:r>
          </w:p>
          <w:p w14:paraId="4335B477" w14:textId="77777777" w:rsidR="00060C74" w:rsidRDefault="00060C74" w:rsidP="00060C74">
            <w:pPr>
              <w:pStyle w:val="EngHang"/>
            </w:pPr>
            <w:r>
              <w:t>O Lord of the ages,</w:t>
            </w:r>
          </w:p>
          <w:p w14:paraId="7E59238D" w14:textId="77777777" w:rsidR="00060C74" w:rsidRDefault="00060C74" w:rsidP="00060C74">
            <w:pPr>
              <w:pStyle w:val="EngHangEnd"/>
            </w:pPr>
            <w:r>
              <w:t>Christ is risen from the dead!”</w:t>
            </w:r>
          </w:p>
        </w:tc>
        <w:tc>
          <w:tcPr>
            <w:tcW w:w="288" w:type="dxa"/>
          </w:tcPr>
          <w:p w14:paraId="3CB5CEC2" w14:textId="77777777" w:rsidR="00060C74" w:rsidRDefault="00060C74" w:rsidP="00060C74"/>
        </w:tc>
        <w:tc>
          <w:tcPr>
            <w:tcW w:w="288" w:type="dxa"/>
          </w:tcPr>
          <w:p w14:paraId="25C9D01B" w14:textId="77777777" w:rsidR="00060C74" w:rsidRDefault="00060C74" w:rsidP="00060C74">
            <w:pPr>
              <w:pStyle w:val="CopticCross"/>
            </w:pPr>
          </w:p>
        </w:tc>
        <w:tc>
          <w:tcPr>
            <w:tcW w:w="3960" w:type="dxa"/>
          </w:tcPr>
          <w:p w14:paraId="4A41574D" w14:textId="77777777" w:rsidR="00060C74" w:rsidRDefault="00060C74" w:rsidP="00060C74">
            <w:pPr>
              <w:pStyle w:val="CopticVersemulti-line"/>
            </w:pPr>
            <w:r>
              <w:t>Ⲉⲩⲱϣ ⲉ̀ⲃⲟⲗ ⲉⲩϫⲱ ⲙ̀ⲙⲟⲥ:</w:t>
            </w:r>
          </w:p>
          <w:p w14:paraId="47BF075A" w14:textId="77777777" w:rsidR="00060C74" w:rsidRDefault="00060C74" w:rsidP="00060C74">
            <w:pPr>
              <w:pStyle w:val="CopticVersemulti-line"/>
            </w:pPr>
            <w:r>
              <w:t>ϫⲉ ⲭ̀ⲟⲩⲁⲃ ⲟⲩⲟϩ ⲭ̀ⲟⲩⲁⲃ:</w:t>
            </w:r>
          </w:p>
          <w:p w14:paraId="0689F47F" w14:textId="77777777" w:rsidR="00060C74" w:rsidRDefault="00060C74" w:rsidP="00060C74">
            <w:pPr>
              <w:pStyle w:val="CopticVersemulti-line"/>
            </w:pPr>
            <w:r>
              <w:t>ⲭ̀ⲟⲩⲁⲃ Ⲡϭⲟⲓⲥ ⲛ̀ⲛⲓⲉ̀ⲱⲛ:</w:t>
            </w:r>
          </w:p>
          <w:p w14:paraId="757555B8" w14:textId="77777777" w:rsidR="00060C74" w:rsidRDefault="00060C74" w:rsidP="00060C74">
            <w:pPr>
              <w:pStyle w:val="CopticHangingVerse"/>
            </w:pPr>
            <w:r>
              <w:t>Ⲭⲣⲓⲥⲧⲟⲥ ⲁ̀ⲛⲉⲥⲧⲏ ⲉⲕⲛⲉⲕⲣⲱⲛ.</w:t>
            </w:r>
          </w:p>
        </w:tc>
      </w:tr>
    </w:tbl>
    <w:p w14:paraId="753E7401" w14:textId="640EA6DD" w:rsidR="00F7641F" w:rsidRDefault="00F7641F" w:rsidP="00F7641F">
      <w:pPr>
        <w:pStyle w:val="Heading4"/>
      </w:pPr>
      <w:r>
        <w:t>The Trasaigion Hymn for Ascension</w:t>
      </w:r>
    </w:p>
    <w:p w14:paraId="77F541F2" w14:textId="3AEA392D" w:rsidR="00F7641F" w:rsidRPr="00CA2605" w:rsidRDefault="00F7641F" w:rsidP="00F7641F">
      <w:pPr>
        <w:pStyle w:val="Rubric"/>
      </w:pPr>
      <w:r>
        <w:t>“Who rose from the dead and ascended into the heavens” (“O anastasis ek nekron ke anelthon is toos ooranos”) is chanted in all three verses from Ascension until the Pentecost.</w:t>
      </w:r>
    </w:p>
    <w:p w14:paraId="3BB1D9F4" w14:textId="33BC68EE" w:rsidR="00764BE6" w:rsidRDefault="00764BE6" w:rsidP="00764BE6">
      <w:pPr>
        <w:pStyle w:val="Heading4"/>
      </w:pPr>
      <w:r>
        <w:t>The Psalm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EE4C554" w14:textId="77777777" w:rsidTr="00764BE6">
        <w:trPr>
          <w:cantSplit/>
          <w:jc w:val="center"/>
        </w:trPr>
        <w:tc>
          <w:tcPr>
            <w:tcW w:w="288" w:type="dxa"/>
          </w:tcPr>
          <w:p w14:paraId="31034926" w14:textId="77777777" w:rsidR="00764BE6" w:rsidRDefault="00764BE6" w:rsidP="00764BE6">
            <w:pPr>
              <w:pStyle w:val="CopticCross"/>
            </w:pPr>
          </w:p>
        </w:tc>
        <w:tc>
          <w:tcPr>
            <w:tcW w:w="3960" w:type="dxa"/>
          </w:tcPr>
          <w:p w14:paraId="6619F2AC" w14:textId="77777777" w:rsidR="00764BE6" w:rsidRDefault="00764BE6" w:rsidP="00764BE6">
            <w:pPr>
              <w:pStyle w:val="EngHang"/>
            </w:pPr>
            <w:r>
              <w:t>Alleluia, Alleluia:</w:t>
            </w:r>
          </w:p>
          <w:p w14:paraId="0C7F8F59" w14:textId="0A1C0D36" w:rsidR="00764BE6" w:rsidRDefault="00764BE6" w:rsidP="00764BE6">
            <w:pPr>
              <w:pStyle w:val="EngHang"/>
            </w:pPr>
            <w:r>
              <w:t>Christ is risen from the dead,</w:t>
            </w:r>
          </w:p>
          <w:p w14:paraId="5D4B3CC0" w14:textId="2A40D40B" w:rsidR="00764BE6" w:rsidRDefault="00764BE6" w:rsidP="00764BE6">
            <w:pPr>
              <w:pStyle w:val="EngHang"/>
            </w:pPr>
            <w:r>
              <w:t>And ascended into the heavens,</w:t>
            </w:r>
          </w:p>
          <w:p w14:paraId="14AAFB2A" w14:textId="400EEDD3" w:rsidR="00764BE6" w:rsidRDefault="00764BE6" w:rsidP="00764BE6">
            <w:pPr>
              <w:pStyle w:val="EngHang"/>
            </w:pPr>
            <w:r>
              <w:t>And seated at the right hand of His Father.</w:t>
            </w:r>
          </w:p>
          <w:p w14:paraId="7E7225B6" w14:textId="77777777" w:rsidR="00764BE6" w:rsidRDefault="00764BE6" w:rsidP="00764BE6">
            <w:pPr>
              <w:pStyle w:val="EngHangEnd"/>
            </w:pPr>
            <w:r>
              <w:t>Alleluia, Alleluia.</w:t>
            </w:r>
          </w:p>
        </w:tc>
        <w:tc>
          <w:tcPr>
            <w:tcW w:w="288" w:type="dxa"/>
          </w:tcPr>
          <w:p w14:paraId="7C1DC4CE" w14:textId="77777777" w:rsidR="00764BE6" w:rsidRDefault="00764BE6" w:rsidP="00764BE6"/>
        </w:tc>
        <w:tc>
          <w:tcPr>
            <w:tcW w:w="288" w:type="dxa"/>
          </w:tcPr>
          <w:p w14:paraId="1D13FF42" w14:textId="77777777" w:rsidR="00764BE6" w:rsidRDefault="00764BE6" w:rsidP="00764BE6">
            <w:pPr>
              <w:pStyle w:val="CopticCross"/>
            </w:pPr>
          </w:p>
        </w:tc>
        <w:tc>
          <w:tcPr>
            <w:tcW w:w="3960" w:type="dxa"/>
          </w:tcPr>
          <w:p w14:paraId="23345A86" w14:textId="77777777" w:rsidR="00764BE6" w:rsidRDefault="00764BE6" w:rsidP="00764BE6">
            <w:pPr>
              <w:pStyle w:val="CopticVersemulti-line"/>
            </w:pPr>
            <w:r>
              <w:t>Ⲁⲗⲗⲏⲗⲟⲩⲓⲁ ⲁⲗⲗⲏⲗⲟⲩⲓⲁ.</w:t>
            </w:r>
          </w:p>
          <w:p w14:paraId="47431F28" w14:textId="35703CFF" w:rsidR="00764BE6" w:rsidRDefault="00764BE6" w:rsidP="00764BE6">
            <w:pPr>
              <w:pStyle w:val="CopticVersemulti-line"/>
            </w:pPr>
            <w:r>
              <w:t>Ⲡⲓⲭ̀ⲣⲓⲥⲧⲟⲥ ⲁϥⲧⲱⲛϥ ⲉ̀ⲃⲟⲗϧⲉⲛ ⲛⲏⲉⲑⲙⲱⲟⲩⲧ:</w:t>
            </w:r>
          </w:p>
          <w:p w14:paraId="2DE0D356" w14:textId="1E4F4A61" w:rsidR="00764BE6" w:rsidRDefault="00764BE6" w:rsidP="00764BE6">
            <w:pPr>
              <w:pStyle w:val="CopticVersemulti-line"/>
            </w:pPr>
            <w:r>
              <w:t>ⲟⲩⲟϩ ⲁϥϣⲉⲛⲁϥ ⲉ̀ⲡ̀ϣⲱⲓ ⲉ̀ⲛⲓⲫⲏⲟⲩⲓ:</w:t>
            </w:r>
          </w:p>
          <w:p w14:paraId="62E52681" w14:textId="1BD28AC8" w:rsidR="00764BE6" w:rsidRDefault="00764BE6" w:rsidP="00764BE6">
            <w:pPr>
              <w:pStyle w:val="CopticVersemulti-line"/>
            </w:pPr>
            <w:r>
              <w:t>ⲁϥϩⲉⲙⲥⲓ ⲥⲁⲟⲩⲓⲛⲁⲙ ⲙ̀Ⲡⲉϥⲓⲱⲧ:</w:t>
            </w:r>
          </w:p>
          <w:p w14:paraId="750F16A6" w14:textId="77777777" w:rsidR="00764BE6" w:rsidRPr="00C35319" w:rsidRDefault="00764BE6" w:rsidP="00764BE6">
            <w:pPr>
              <w:pStyle w:val="CopticHangingVerse"/>
            </w:pPr>
            <w:r>
              <w:t>ⲁⲗⲗⲏⲗⲟⲩⲓⲁ: ⲁⲗⲗⲏⲗⲟⲩⲓⲁ.</w:t>
            </w:r>
          </w:p>
        </w:tc>
      </w:tr>
    </w:tbl>
    <w:p w14:paraId="09731E6E" w14:textId="519B0D7E" w:rsidR="00764BE6" w:rsidRPr="00764BE6" w:rsidRDefault="00764BE6" w:rsidP="00764BE6">
      <w:pPr>
        <w:pStyle w:val="Heading4"/>
        <w:rPr>
          <w:rFonts w:ascii="Arial Unicode MS" w:eastAsia="Arial Unicode MS" w:hAnsi="Arial Unicode MS" w:cs="Arial Unicode MS"/>
        </w:rPr>
      </w:pPr>
      <w:r>
        <w:t>The Gospel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7C4DE5E" w14:textId="77777777" w:rsidTr="00764BE6">
        <w:trPr>
          <w:cantSplit/>
          <w:jc w:val="center"/>
        </w:trPr>
        <w:tc>
          <w:tcPr>
            <w:tcW w:w="288" w:type="dxa"/>
          </w:tcPr>
          <w:p w14:paraId="20631F8E" w14:textId="77777777" w:rsidR="00764BE6" w:rsidRDefault="00764BE6" w:rsidP="00764BE6">
            <w:pPr>
              <w:pStyle w:val="CopticCross"/>
            </w:pPr>
          </w:p>
        </w:tc>
        <w:tc>
          <w:tcPr>
            <w:tcW w:w="3960" w:type="dxa"/>
          </w:tcPr>
          <w:p w14:paraId="15BE49E7" w14:textId="77777777" w:rsidR="00764BE6" w:rsidRDefault="00764BE6" w:rsidP="00764BE6">
            <w:pPr>
              <w:pStyle w:val="EngHang"/>
            </w:pPr>
            <w:r>
              <w:t>Alleluia, alleluia,</w:t>
            </w:r>
          </w:p>
          <w:p w14:paraId="4025E90D" w14:textId="77777777" w:rsidR="00764BE6" w:rsidRDefault="00764BE6" w:rsidP="00764BE6">
            <w:pPr>
              <w:pStyle w:val="EngHang"/>
            </w:pPr>
            <w:r>
              <w:t>Alleluia, alleluia.</w:t>
            </w:r>
          </w:p>
          <w:p w14:paraId="096A722A" w14:textId="5A82AED2" w:rsidR="00764BE6" w:rsidRDefault="00764BE6" w:rsidP="00764BE6">
            <w:pPr>
              <w:pStyle w:val="EngHang"/>
            </w:pPr>
            <w:r>
              <w:t>Christ is risen from the dead,</w:t>
            </w:r>
          </w:p>
          <w:p w14:paraId="53AA71F3" w14:textId="4ED7E42E" w:rsidR="00764BE6" w:rsidRDefault="00764BE6" w:rsidP="00764BE6">
            <w:pPr>
              <w:pStyle w:val="EngHangEnd"/>
            </w:pPr>
            <w:r>
              <w:t>And ascended into the heavens.</w:t>
            </w:r>
          </w:p>
        </w:tc>
        <w:tc>
          <w:tcPr>
            <w:tcW w:w="288" w:type="dxa"/>
          </w:tcPr>
          <w:p w14:paraId="4CE25610" w14:textId="77777777" w:rsidR="00764BE6" w:rsidRDefault="00764BE6" w:rsidP="00764BE6"/>
        </w:tc>
        <w:tc>
          <w:tcPr>
            <w:tcW w:w="288" w:type="dxa"/>
          </w:tcPr>
          <w:p w14:paraId="220C7509" w14:textId="77777777" w:rsidR="00764BE6" w:rsidRDefault="00764BE6" w:rsidP="00764BE6">
            <w:pPr>
              <w:pStyle w:val="CopticCross"/>
            </w:pPr>
          </w:p>
        </w:tc>
        <w:tc>
          <w:tcPr>
            <w:tcW w:w="3960" w:type="dxa"/>
          </w:tcPr>
          <w:p w14:paraId="52F2B036" w14:textId="77777777" w:rsidR="00764BE6" w:rsidRDefault="00764BE6" w:rsidP="00764BE6">
            <w:pPr>
              <w:pStyle w:val="CopticVersemulti-line"/>
            </w:pPr>
            <w:r>
              <w:t>Ⲁⲗⲗⲏⲗⲟⲩⲓⲁ: Ⲁⲗⲗⲏⲗⲟⲩⲓⲁ:</w:t>
            </w:r>
          </w:p>
          <w:p w14:paraId="435EEE92" w14:textId="77777777" w:rsidR="00764BE6" w:rsidRDefault="00764BE6" w:rsidP="00764BE6">
            <w:pPr>
              <w:pStyle w:val="CopticVersemulti-line"/>
            </w:pPr>
            <w:r>
              <w:t>Ⲁⲗⲗⲏⲗⲟⲩⲓⲁ: Ⲁⲗⲗⲏⲗⲟⲩⲓⲁ.</w:t>
            </w:r>
          </w:p>
          <w:p w14:paraId="22B50EFF" w14:textId="77777777" w:rsidR="00764BE6" w:rsidRDefault="00764BE6" w:rsidP="00764BE6">
            <w:pPr>
              <w:pStyle w:val="CopticVersemulti-line"/>
            </w:pPr>
            <w:r>
              <w:t>Ⲡⲓⲭ̀ⲣⲓⲥⲧⲟⲥ ⲁϥⲧⲱⲛϥ ⲉ̀ⲃⲟⲗϧⲉⲛ ⲛⲏⲉⲑⲙⲱⲟⲩⲧ:</w:t>
            </w:r>
          </w:p>
          <w:p w14:paraId="2934559B" w14:textId="1EEB151B" w:rsidR="00764BE6" w:rsidRPr="00C35319" w:rsidRDefault="00764BE6" w:rsidP="00764BE6">
            <w:pPr>
              <w:pStyle w:val="CopticHangingVerse"/>
            </w:pPr>
            <w:r>
              <w:t>ⲟⲩⲟϩ ⲁϥϣⲉⲛⲁϥ ⲉ̀ⲡ̀ϣⲱⲓ ⲉ̀ⲛⲓⲫⲏⲟⲩⲓ.</w:t>
            </w:r>
          </w:p>
        </w:tc>
      </w:tr>
      <w:tr w:rsidR="00764BE6" w14:paraId="3B81278D" w14:textId="77777777" w:rsidTr="00764BE6">
        <w:trPr>
          <w:cantSplit/>
          <w:jc w:val="center"/>
        </w:trPr>
        <w:tc>
          <w:tcPr>
            <w:tcW w:w="288" w:type="dxa"/>
          </w:tcPr>
          <w:p w14:paraId="3693ABCB" w14:textId="77777777" w:rsidR="00764BE6" w:rsidRDefault="00764BE6" w:rsidP="00764BE6">
            <w:pPr>
              <w:pStyle w:val="CopticCross"/>
            </w:pPr>
          </w:p>
        </w:tc>
        <w:tc>
          <w:tcPr>
            <w:tcW w:w="3960" w:type="dxa"/>
          </w:tcPr>
          <w:p w14:paraId="5A3256F2" w14:textId="77777777" w:rsidR="00764BE6" w:rsidRDefault="00764BE6" w:rsidP="00764BE6">
            <w:pPr>
              <w:pStyle w:val="EngHang"/>
            </w:pPr>
            <w:r>
              <w:t>This is He to Whom the glory is due,</w:t>
            </w:r>
          </w:p>
          <w:p w14:paraId="583E77B3" w14:textId="77777777" w:rsidR="00764BE6" w:rsidRDefault="00764BE6" w:rsidP="00764BE6">
            <w:pPr>
              <w:pStyle w:val="EngHang"/>
            </w:pPr>
            <w:r>
              <w:t>With His Good Father,</w:t>
            </w:r>
          </w:p>
          <w:p w14:paraId="6F82FC8B" w14:textId="77777777" w:rsidR="00764BE6" w:rsidRDefault="00764BE6" w:rsidP="00764BE6">
            <w:pPr>
              <w:pStyle w:val="EngHang"/>
            </w:pPr>
            <w:r>
              <w:t>And the Holy Spirit,</w:t>
            </w:r>
          </w:p>
          <w:p w14:paraId="0F1F5DA1" w14:textId="77777777" w:rsidR="00764BE6" w:rsidRDefault="00764BE6" w:rsidP="00764BE6">
            <w:pPr>
              <w:pStyle w:val="EngHangEnd"/>
            </w:pPr>
            <w:r>
              <w:t>Now and forever.</w:t>
            </w:r>
          </w:p>
        </w:tc>
        <w:tc>
          <w:tcPr>
            <w:tcW w:w="288" w:type="dxa"/>
          </w:tcPr>
          <w:p w14:paraId="4157AA27" w14:textId="77777777" w:rsidR="00764BE6" w:rsidRDefault="00764BE6" w:rsidP="00764BE6"/>
        </w:tc>
        <w:tc>
          <w:tcPr>
            <w:tcW w:w="288" w:type="dxa"/>
          </w:tcPr>
          <w:p w14:paraId="5B276AA4" w14:textId="77777777" w:rsidR="00764BE6" w:rsidRDefault="00764BE6" w:rsidP="00764BE6">
            <w:pPr>
              <w:pStyle w:val="CopticCross"/>
            </w:pPr>
          </w:p>
        </w:tc>
        <w:tc>
          <w:tcPr>
            <w:tcW w:w="3960" w:type="dxa"/>
          </w:tcPr>
          <w:p w14:paraId="1232F291" w14:textId="77777777" w:rsidR="00764BE6" w:rsidRDefault="00764BE6" w:rsidP="00764BE6">
            <w:pPr>
              <w:pStyle w:val="CopticVersemulti-line"/>
            </w:pPr>
            <w:r>
              <w:t>Ⲫⲁⲓ ⲉ̀ⲣⲉ ⲡⲓⲱ̀ⲟⲩ ⲉⲣⲡ̀ⲣⲉⲡ̀ⲓ ⲛⲁϥ:</w:t>
            </w:r>
          </w:p>
          <w:p w14:paraId="4790681C" w14:textId="77777777" w:rsidR="00764BE6" w:rsidRDefault="00764BE6" w:rsidP="00764BE6">
            <w:pPr>
              <w:pStyle w:val="CopticVersemulti-line"/>
            </w:pPr>
            <w:r>
              <w:t>ⲛⲉⲙ Ⲡⲉϥⲓⲱⲧ ⲛ̀ⲁ̀ⲅⲁⲑⲟⲥ:</w:t>
            </w:r>
          </w:p>
          <w:p w14:paraId="09F6E64C" w14:textId="77777777" w:rsidR="00764BE6" w:rsidRDefault="00764BE6" w:rsidP="00764BE6">
            <w:pPr>
              <w:pStyle w:val="CopticVersemulti-line"/>
            </w:pPr>
            <w:r>
              <w:t>ⲛⲉⲙ Ⲡⲓⲡⲛⲉⲩⲙⲁ ⲉⲑⲟⲩⲁⲃ:</w:t>
            </w:r>
          </w:p>
          <w:p w14:paraId="5FEDA934" w14:textId="77777777" w:rsidR="00764BE6" w:rsidRDefault="00764BE6" w:rsidP="00764BE6">
            <w:pPr>
              <w:pStyle w:val="CopticHangingVerse"/>
            </w:pPr>
            <w:r>
              <w:t>ⲓⲥϫⲉⲛ ϯⲛⲟⲩ ⲛⲉⲙ ϣⲁ ⲉ̀ⲛⲉϩ.</w:t>
            </w:r>
          </w:p>
        </w:tc>
      </w:tr>
      <w:tr w:rsidR="00764BE6" w14:paraId="4EA4A98B" w14:textId="77777777" w:rsidTr="00764BE6">
        <w:trPr>
          <w:cantSplit/>
          <w:jc w:val="center"/>
        </w:trPr>
        <w:tc>
          <w:tcPr>
            <w:tcW w:w="288" w:type="dxa"/>
          </w:tcPr>
          <w:p w14:paraId="64D72922" w14:textId="77777777" w:rsidR="00764BE6" w:rsidRDefault="00764BE6" w:rsidP="00764BE6">
            <w:pPr>
              <w:pStyle w:val="CopticCross"/>
            </w:pPr>
          </w:p>
        </w:tc>
        <w:tc>
          <w:tcPr>
            <w:tcW w:w="3960" w:type="dxa"/>
          </w:tcPr>
          <w:p w14:paraId="2D51E02F" w14:textId="77777777" w:rsidR="00764BE6" w:rsidRDefault="00764BE6" w:rsidP="00764BE6">
            <w:pPr>
              <w:pStyle w:val="EngHang"/>
            </w:pPr>
            <w:r>
              <w:t>Blessed be the Father and the Son</w:t>
            </w:r>
          </w:p>
          <w:p w14:paraId="391234F4" w14:textId="77777777" w:rsidR="00764BE6" w:rsidRDefault="00764BE6" w:rsidP="00764BE6">
            <w:pPr>
              <w:pStyle w:val="EngHang"/>
            </w:pPr>
            <w:r>
              <w:t>And the Holy Spirit,</w:t>
            </w:r>
          </w:p>
          <w:p w14:paraId="0A86523B" w14:textId="77777777" w:rsidR="00764BE6" w:rsidRDefault="00764BE6" w:rsidP="00764BE6">
            <w:pPr>
              <w:pStyle w:val="EngHang"/>
            </w:pPr>
            <w:r>
              <w:t>The pefect Trinity,</w:t>
            </w:r>
          </w:p>
          <w:p w14:paraId="5E0D4FE3" w14:textId="77777777" w:rsidR="00764BE6" w:rsidRDefault="00764BE6" w:rsidP="00764BE6">
            <w:pPr>
              <w:pStyle w:val="EngHang"/>
            </w:pPr>
            <w:r>
              <w:t>We worship Him and glorify Him.</w:t>
            </w:r>
          </w:p>
        </w:tc>
        <w:tc>
          <w:tcPr>
            <w:tcW w:w="288" w:type="dxa"/>
          </w:tcPr>
          <w:p w14:paraId="3FBEA8FB" w14:textId="77777777" w:rsidR="00764BE6" w:rsidRDefault="00764BE6" w:rsidP="00764BE6"/>
        </w:tc>
        <w:tc>
          <w:tcPr>
            <w:tcW w:w="288" w:type="dxa"/>
          </w:tcPr>
          <w:p w14:paraId="10658625" w14:textId="77777777" w:rsidR="00764BE6" w:rsidRDefault="00764BE6" w:rsidP="00764BE6">
            <w:pPr>
              <w:pStyle w:val="CopticCross"/>
            </w:pPr>
          </w:p>
        </w:tc>
        <w:tc>
          <w:tcPr>
            <w:tcW w:w="3960" w:type="dxa"/>
          </w:tcPr>
          <w:p w14:paraId="21D7EE91" w14:textId="77777777" w:rsidR="00764BE6" w:rsidRDefault="00764BE6" w:rsidP="00764BE6">
            <w:pPr>
              <w:pStyle w:val="CopticVersemulti-line"/>
            </w:pPr>
            <w:r>
              <w:t>Ϫⲉ ϥ̀ⲥ̀ⲙⲁⲣⲱⲟⲩⲧ ⲛ̀ϫⲉ Ⲫⲓⲱⲧ ⲛⲉⲙ Ⲡϣⲏⲣⲓ:</w:t>
            </w:r>
          </w:p>
          <w:p w14:paraId="73E80232" w14:textId="77777777" w:rsidR="00764BE6" w:rsidRDefault="00764BE6" w:rsidP="00764BE6">
            <w:pPr>
              <w:pStyle w:val="CopticVersemulti-line"/>
            </w:pPr>
            <w:r>
              <w:t>ⲛⲉⲙ Ⲡⲓⲡ̀ⲛⲉⲩⲙⲁ ⲉⲑⲟⲩⲁⲃ:</w:t>
            </w:r>
          </w:p>
          <w:p w14:paraId="26A929FB" w14:textId="77777777" w:rsidR="00764BE6" w:rsidRDefault="00764BE6" w:rsidP="00764BE6">
            <w:pPr>
              <w:pStyle w:val="CopticVersemulti-line"/>
            </w:pPr>
            <w:r>
              <w:t>Ϯⲧ̀ⲣⲓⲁⲥ ⲉⲧϫⲏⲕ ⲉ̀ⲃⲟⲗ:</w:t>
            </w:r>
          </w:p>
          <w:p w14:paraId="42BC58BA" w14:textId="77777777" w:rsidR="00764BE6" w:rsidRDefault="00764BE6" w:rsidP="00764BE6">
            <w:pPr>
              <w:pStyle w:val="CopticVersemulti-line"/>
            </w:pPr>
            <w:r>
              <w:t>ⲧⲉⲛⲟⲩⲱϣⲧ ⲙ̀ⲙⲟⲥ ⲧⲉⲛϯⲱ̀ⲟⲩ ⲛⲁⲥ.</w:t>
            </w:r>
          </w:p>
        </w:tc>
      </w:tr>
    </w:tbl>
    <w:p w14:paraId="785E0A16" w14:textId="5E232173" w:rsidR="00F7641F" w:rsidRPr="000140EC" w:rsidRDefault="00F7641F" w:rsidP="00F7641F">
      <w:pPr>
        <w:pStyle w:val="Heading4"/>
        <w:rPr>
          <w:rFonts w:ascii="Arial Unicode MS" w:eastAsia="Arial Unicode MS" w:hAnsi="Arial Unicode MS" w:cs="Arial Unicode MS"/>
          <w:lang w:val="en-US"/>
        </w:rPr>
      </w:pPr>
      <w:r>
        <w:t>The Aspasmos Adam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0883A23E" w14:textId="77777777" w:rsidTr="00D46EC1">
        <w:trPr>
          <w:cantSplit/>
          <w:jc w:val="center"/>
        </w:trPr>
        <w:tc>
          <w:tcPr>
            <w:tcW w:w="288" w:type="dxa"/>
          </w:tcPr>
          <w:p w14:paraId="4AB5E281" w14:textId="77777777" w:rsidR="00F7641F" w:rsidRDefault="00F7641F" w:rsidP="00F7641F">
            <w:pPr>
              <w:pStyle w:val="CopticCross"/>
            </w:pPr>
          </w:p>
        </w:tc>
        <w:tc>
          <w:tcPr>
            <w:tcW w:w="3960" w:type="dxa"/>
          </w:tcPr>
          <w:p w14:paraId="484C86B6" w14:textId="77777777" w:rsidR="00F7641F" w:rsidRDefault="00F7641F" w:rsidP="00F7641F">
            <w:pPr>
              <w:pStyle w:val="EngHang"/>
            </w:pPr>
            <w:r>
              <w:t>Christ our God</w:t>
            </w:r>
          </w:p>
          <w:p w14:paraId="3AD8C5B7" w14:textId="77777777" w:rsidR="00F7641F" w:rsidRDefault="00F7641F" w:rsidP="00F7641F">
            <w:pPr>
              <w:pStyle w:val="EngHang"/>
            </w:pPr>
            <w:r>
              <w:t>Is risen from the dead,</w:t>
            </w:r>
          </w:p>
          <w:p w14:paraId="2925CFE7" w14:textId="77777777" w:rsidR="00F7641F" w:rsidRDefault="00F7641F" w:rsidP="00F7641F">
            <w:pPr>
              <w:pStyle w:val="EngHang"/>
            </w:pPr>
            <w:r>
              <w:t>And ascended into heaven,</w:t>
            </w:r>
          </w:p>
          <w:p w14:paraId="5A3AF628" w14:textId="2AA5A344" w:rsidR="00F7641F" w:rsidRDefault="00F7641F" w:rsidP="00F7641F">
            <w:pPr>
              <w:pStyle w:val="EngHangEnd"/>
            </w:pPr>
            <w:r>
              <w:t>And seated at the right hand of His Father.</w:t>
            </w:r>
          </w:p>
        </w:tc>
        <w:tc>
          <w:tcPr>
            <w:tcW w:w="288" w:type="dxa"/>
          </w:tcPr>
          <w:p w14:paraId="23024343" w14:textId="77777777" w:rsidR="00F7641F" w:rsidRDefault="00F7641F" w:rsidP="00F7641F"/>
        </w:tc>
        <w:tc>
          <w:tcPr>
            <w:tcW w:w="288" w:type="dxa"/>
          </w:tcPr>
          <w:p w14:paraId="28DB15F1" w14:textId="77777777" w:rsidR="00F7641F" w:rsidRDefault="00F7641F" w:rsidP="00F7641F">
            <w:pPr>
              <w:pStyle w:val="CopticCross"/>
            </w:pPr>
          </w:p>
        </w:tc>
        <w:tc>
          <w:tcPr>
            <w:tcW w:w="3960" w:type="dxa"/>
          </w:tcPr>
          <w:p w14:paraId="3E357C21" w14:textId="77777777" w:rsidR="00F7641F" w:rsidRPr="000D1B28" w:rsidRDefault="00F7641F" w:rsidP="00F7641F">
            <w:pPr>
              <w:pStyle w:val="CopticVersemulti-line"/>
            </w:pPr>
            <w:r w:rsidRPr="000D1B28">
              <w:t>ⲀⲠⲓⲭ̀ⲣⲓⲥⲧⲟⲥ Ⲡⲉⲛⲛⲟⲩϯ:</w:t>
            </w:r>
          </w:p>
          <w:p w14:paraId="24E7CD1D" w14:textId="77777777" w:rsidR="00F7641F" w:rsidRPr="000D1B28" w:rsidRDefault="00F7641F" w:rsidP="00F7641F">
            <w:pPr>
              <w:pStyle w:val="CopticVersemulti-line"/>
            </w:pPr>
            <w:r>
              <w:t>ⲧⲱⲛϥ</w:t>
            </w:r>
            <w:r w:rsidRPr="000D1B28">
              <w:t xml:space="preserve"> ⲉ̀ⲃⲟⲗ ϧⲉⲛ ⲛⲏⲉⲑⲙⲱⲟⲩⲧ:</w:t>
            </w:r>
          </w:p>
          <w:p w14:paraId="6BB4A42E" w14:textId="77777777" w:rsidR="00F7641F" w:rsidRPr="000D1B28" w:rsidRDefault="00F7641F" w:rsidP="00F7641F">
            <w:pPr>
              <w:pStyle w:val="CopticVersemulti-line"/>
            </w:pPr>
            <w:r>
              <w:t>ⲟⲩⲟϩ ⲁϥϣⲉⲛⲁϥ ⲉ̀ⲡ̀ϣⲱⲓ ⲉ̀ⲛⲓⲫⲏⲟⲩⲓ:</w:t>
            </w:r>
          </w:p>
          <w:p w14:paraId="1E9D02DD" w14:textId="0C0B5FF7" w:rsidR="00F7641F" w:rsidRDefault="00F7641F" w:rsidP="00F7641F">
            <w:pPr>
              <w:pStyle w:val="CopticHangingVerse"/>
            </w:pPr>
            <w:r>
              <w:t>ⲁϥϩⲉⲙⲥⲓ ⲥⲁⲟⲩⲓ̀ⲛⲁⲙ ⲙ̀Ⲡⲉϥⲓⲱⲧ.</w:t>
            </w:r>
          </w:p>
        </w:tc>
      </w:tr>
      <w:tr w:rsidR="00F7641F" w14:paraId="55FFDE00" w14:textId="77777777" w:rsidTr="00D46EC1">
        <w:trPr>
          <w:cantSplit/>
          <w:jc w:val="center"/>
        </w:trPr>
        <w:tc>
          <w:tcPr>
            <w:tcW w:w="288" w:type="dxa"/>
          </w:tcPr>
          <w:p w14:paraId="0D945A4C" w14:textId="77777777" w:rsidR="00F7641F" w:rsidRDefault="00F7641F" w:rsidP="00D46EC1">
            <w:pPr>
              <w:pStyle w:val="CopticCross"/>
            </w:pPr>
          </w:p>
        </w:tc>
        <w:tc>
          <w:tcPr>
            <w:tcW w:w="3960" w:type="dxa"/>
          </w:tcPr>
          <w:p w14:paraId="0F58CC9C" w14:textId="77777777" w:rsidR="00F7641F" w:rsidRDefault="00F7641F" w:rsidP="00D46EC1">
            <w:pPr>
              <w:pStyle w:val="EngHangEnd"/>
            </w:pPr>
            <w:r>
              <w:t>We ask You, O Son of God…</w:t>
            </w:r>
          </w:p>
        </w:tc>
        <w:tc>
          <w:tcPr>
            <w:tcW w:w="288" w:type="dxa"/>
          </w:tcPr>
          <w:p w14:paraId="5CAE3C96" w14:textId="77777777" w:rsidR="00F7641F" w:rsidRDefault="00F7641F" w:rsidP="00D46EC1"/>
        </w:tc>
        <w:tc>
          <w:tcPr>
            <w:tcW w:w="288" w:type="dxa"/>
          </w:tcPr>
          <w:p w14:paraId="23571E03" w14:textId="77777777" w:rsidR="00F7641F" w:rsidRDefault="00F7641F" w:rsidP="00D46EC1">
            <w:pPr>
              <w:pStyle w:val="CopticCross"/>
            </w:pPr>
          </w:p>
        </w:tc>
        <w:tc>
          <w:tcPr>
            <w:tcW w:w="3960" w:type="dxa"/>
          </w:tcPr>
          <w:p w14:paraId="6027128F" w14:textId="77777777" w:rsidR="00F7641F" w:rsidRDefault="00F7641F" w:rsidP="00D46EC1">
            <w:pPr>
              <w:pStyle w:val="CopticVersemulti-line"/>
            </w:pPr>
            <w:r>
              <w:t>Ⲧⲉⲛϯϩⲟ ⲉ̀ⲣⲟⲕ ⲱ̀ Ⲩⲓⲟⲥ Ⲑⲉⲟⲥ…</w:t>
            </w:r>
          </w:p>
        </w:tc>
      </w:tr>
    </w:tbl>
    <w:p w14:paraId="49FE5D88" w14:textId="77777777" w:rsidR="00F7641F" w:rsidRPr="000140EC" w:rsidRDefault="00F7641F" w:rsidP="00F7641F">
      <w:pPr>
        <w:pStyle w:val="Heading4"/>
        <w:rPr>
          <w:rFonts w:ascii="Arial Unicode MS" w:eastAsia="Arial Unicode MS" w:hAnsi="Arial Unicode MS" w:cs="Arial Unicode MS"/>
        </w:rPr>
      </w:pPr>
      <w:r>
        <w:t>The Aspasmos Batos Hymn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513A2D9B" w14:textId="77777777" w:rsidTr="00D46EC1">
        <w:trPr>
          <w:cantSplit/>
          <w:jc w:val="center"/>
        </w:trPr>
        <w:tc>
          <w:tcPr>
            <w:tcW w:w="288" w:type="dxa"/>
          </w:tcPr>
          <w:p w14:paraId="3E570EF6" w14:textId="77777777" w:rsidR="00F7641F" w:rsidRDefault="00F7641F" w:rsidP="00D46EC1">
            <w:pPr>
              <w:pStyle w:val="CopticCross"/>
            </w:pPr>
          </w:p>
        </w:tc>
        <w:tc>
          <w:tcPr>
            <w:tcW w:w="3960" w:type="dxa"/>
          </w:tcPr>
          <w:p w14:paraId="54BF55D3" w14:textId="7BE86B05" w:rsidR="00F7641F" w:rsidRDefault="00F7641F" w:rsidP="00D46EC1">
            <w:pPr>
              <w:pStyle w:val="EngHang"/>
            </w:pPr>
            <w:r>
              <w:t>He ascended into the heavens.</w:t>
            </w:r>
          </w:p>
          <w:p w14:paraId="040CE2E8" w14:textId="77777777" w:rsidR="00F7641F" w:rsidRDefault="00F7641F" w:rsidP="00D46EC1">
            <w:pPr>
              <w:pStyle w:val="EngHang"/>
            </w:pPr>
            <w:r>
              <w:t>Angels, powers,</w:t>
            </w:r>
          </w:p>
          <w:p w14:paraId="1E5E9BE0" w14:textId="30A2C908" w:rsidR="00F7641F" w:rsidRDefault="00F7641F" w:rsidP="00D46EC1">
            <w:pPr>
              <w:pStyle w:val="EngHang"/>
            </w:pPr>
            <w:r>
              <w:t>and authorities submitted to Him,</w:t>
            </w:r>
          </w:p>
          <w:p w14:paraId="4B4C6CE6" w14:textId="113BCBE2" w:rsidR="00F7641F" w:rsidRDefault="00F7641F" w:rsidP="00D46EC1">
            <w:pPr>
              <w:pStyle w:val="EngHangEnd"/>
            </w:pPr>
            <w:r>
              <w:t>According to the Apostolic saying.</w:t>
            </w:r>
          </w:p>
        </w:tc>
        <w:tc>
          <w:tcPr>
            <w:tcW w:w="288" w:type="dxa"/>
          </w:tcPr>
          <w:p w14:paraId="4DFA86F3" w14:textId="77777777" w:rsidR="00F7641F" w:rsidRDefault="00F7641F" w:rsidP="00D46EC1"/>
        </w:tc>
        <w:tc>
          <w:tcPr>
            <w:tcW w:w="288" w:type="dxa"/>
          </w:tcPr>
          <w:p w14:paraId="1F17F87D" w14:textId="77777777" w:rsidR="00F7641F" w:rsidRDefault="00F7641F" w:rsidP="00D46EC1">
            <w:pPr>
              <w:pStyle w:val="CopticCross"/>
            </w:pPr>
          </w:p>
        </w:tc>
        <w:tc>
          <w:tcPr>
            <w:tcW w:w="3960" w:type="dxa"/>
          </w:tcPr>
          <w:p w14:paraId="35DD0792" w14:textId="18B4DB3F" w:rsidR="00F7641F" w:rsidRDefault="009905A1" w:rsidP="00D46EC1">
            <w:pPr>
              <w:pStyle w:val="CopticVersemulti-line"/>
            </w:pPr>
            <w:r>
              <w:t>Ⲁϥϣⲉⲛⲁϥ ⲉ̀ⲡ̀ϣⲱⲓ ⲉ̀ⲛⲓⲫⲏⲟⲩⲓ:</w:t>
            </w:r>
          </w:p>
          <w:p w14:paraId="6D4BCC9C" w14:textId="014AD54E" w:rsidR="009905A1" w:rsidRDefault="009905A1" w:rsidP="00D46EC1">
            <w:pPr>
              <w:pStyle w:val="CopticVersemulti-line"/>
            </w:pPr>
            <w:r>
              <w:t>ⲁⲩϭⲛⲉϫⲱⲟⲩ ⲛⲁϥ ⲛ̀ϫⲉ ϩⲁⲛⲁⲅⲅⲉⲗⲟⲥ:</w:t>
            </w:r>
          </w:p>
          <w:p w14:paraId="2EE5BA53" w14:textId="4123C7C6" w:rsidR="009905A1" w:rsidRDefault="009905A1" w:rsidP="00D46EC1">
            <w:pPr>
              <w:pStyle w:val="CopticVersemulti-line"/>
            </w:pPr>
            <w:r>
              <w:t>ⲛⲉⲙ ϩⲁⲛϫⲟⲙ ⲛⲉⲙ ϩⲁⲛⲝⲟⲩⲥⲓⲁ:</w:t>
            </w:r>
          </w:p>
          <w:p w14:paraId="7B784D4B" w14:textId="52EFC2BF" w:rsidR="00F7641F" w:rsidRDefault="009905A1" w:rsidP="00D46EC1">
            <w:pPr>
              <w:pStyle w:val="CopticHangingVerse"/>
            </w:pPr>
            <w:r>
              <w:t>ⲕⲁⲧⲁ ⲡ̀ⲥⲁϫⲓ ⲙ̀ⲡⲓⲁ̀ⲡⲟⲥⲧⲟⲗⲟⲥ</w:t>
            </w:r>
            <w:r w:rsidR="00F7641F">
              <w:t>.</w:t>
            </w:r>
          </w:p>
        </w:tc>
      </w:tr>
      <w:tr w:rsidR="00F7641F" w14:paraId="483E69DE" w14:textId="77777777" w:rsidTr="00D46EC1">
        <w:trPr>
          <w:cantSplit/>
          <w:jc w:val="center"/>
        </w:trPr>
        <w:tc>
          <w:tcPr>
            <w:tcW w:w="288" w:type="dxa"/>
          </w:tcPr>
          <w:p w14:paraId="3FF47AC9" w14:textId="77777777" w:rsidR="00F7641F" w:rsidRDefault="00F7641F" w:rsidP="00F7641F">
            <w:pPr>
              <w:pStyle w:val="CopticCross"/>
            </w:pPr>
          </w:p>
        </w:tc>
        <w:tc>
          <w:tcPr>
            <w:tcW w:w="3960" w:type="dxa"/>
          </w:tcPr>
          <w:p w14:paraId="4596CEED" w14:textId="021899A9" w:rsidR="00F7641F" w:rsidRDefault="00F7641F" w:rsidP="00F7641F">
            <w:pPr>
              <w:pStyle w:val="EngHang"/>
            </w:pPr>
            <w:r>
              <w:t>Alleluia, alleluia, alleluia.</w:t>
            </w:r>
          </w:p>
          <w:p w14:paraId="458D3151" w14:textId="77777777" w:rsidR="00F7641F" w:rsidRDefault="00F7641F" w:rsidP="00F7641F">
            <w:pPr>
              <w:pStyle w:val="EngHang"/>
            </w:pPr>
            <w:r>
              <w:t>Christ is risen from the dead,</w:t>
            </w:r>
          </w:p>
          <w:p w14:paraId="42176D79" w14:textId="77777777" w:rsidR="00F7641F" w:rsidRDefault="00F7641F" w:rsidP="00F7641F">
            <w:pPr>
              <w:pStyle w:val="EngHang"/>
            </w:pPr>
            <w:r>
              <w:t>And ascended into the heavens.</w:t>
            </w:r>
          </w:p>
          <w:p w14:paraId="2CE4D1E1" w14:textId="443928F0" w:rsidR="00F7641F" w:rsidRPr="00F7641F" w:rsidRDefault="00F7641F" w:rsidP="00F7641F">
            <w:pPr>
              <w:pStyle w:val="EngHangEnd"/>
              <w:rPr>
                <w:rFonts w:ascii="Arial Unicode MS" w:eastAsia="Arial Unicode MS" w:hAnsi="Arial Unicode MS" w:cs="Arial Unicode MS"/>
              </w:rPr>
            </w:pPr>
            <w:r>
              <w:t>Save us and have mercy on us.</w:t>
            </w:r>
          </w:p>
        </w:tc>
        <w:tc>
          <w:tcPr>
            <w:tcW w:w="288" w:type="dxa"/>
          </w:tcPr>
          <w:p w14:paraId="61547A28" w14:textId="77777777" w:rsidR="00F7641F" w:rsidRDefault="00F7641F" w:rsidP="00F7641F"/>
        </w:tc>
        <w:tc>
          <w:tcPr>
            <w:tcW w:w="288" w:type="dxa"/>
          </w:tcPr>
          <w:p w14:paraId="00DF2D12" w14:textId="77777777" w:rsidR="00F7641F" w:rsidRDefault="00F7641F" w:rsidP="00F7641F">
            <w:pPr>
              <w:pStyle w:val="CopticCross"/>
            </w:pPr>
          </w:p>
        </w:tc>
        <w:tc>
          <w:tcPr>
            <w:tcW w:w="3960" w:type="dxa"/>
          </w:tcPr>
          <w:p w14:paraId="3B0801F8" w14:textId="62E701FC" w:rsidR="00F7641F" w:rsidRDefault="00F7641F" w:rsidP="00F7641F">
            <w:pPr>
              <w:pStyle w:val="CopticVersemulti-line"/>
            </w:pPr>
            <w:r>
              <w:t>Ⲁⲗⲗⲏⲗⲟⲩⲓⲁ: Ⲁⲗⲗⲏⲗⲟⲩⲓⲁ: Ⲁⲗⲗⲏⲗⲟⲩⲓⲁ.</w:t>
            </w:r>
          </w:p>
          <w:p w14:paraId="3D406AC0" w14:textId="77777777" w:rsidR="00F7641F" w:rsidRDefault="00F7641F" w:rsidP="00F7641F">
            <w:pPr>
              <w:pStyle w:val="CopticVersemulti-line"/>
            </w:pPr>
            <w:r>
              <w:t>Ⲡⲓⲭ̀ⲣⲓⲥⲧⲟⲥ ⲁϥⲧⲱⲛϥ ⲉ̀ⲃⲟⲗϧⲉⲛ ⲛⲏⲉⲑⲙⲱⲟⲩⲧ:</w:t>
            </w:r>
          </w:p>
          <w:p w14:paraId="549D9D48" w14:textId="77777777" w:rsidR="00F7641F" w:rsidRDefault="00F7641F" w:rsidP="00F7641F">
            <w:pPr>
              <w:pStyle w:val="CopticVersemulti-line"/>
            </w:pPr>
            <w:r>
              <w:t>ⲟⲩⲟϩ ⲁϥϣⲉⲛⲁϥ ⲉ̀ⲡ̀ϣⲱⲓ ⲉ̀ⲛⲓⲫⲏⲟⲩⲓ</w:t>
            </w:r>
          </w:p>
          <w:p w14:paraId="7449A4A6" w14:textId="4B46E479" w:rsidR="00F7641F" w:rsidRDefault="00F7641F" w:rsidP="00F7641F">
            <w:pPr>
              <w:pStyle w:val="CopticHangingVerse"/>
            </w:pPr>
            <w:r>
              <w:t>ⲥⲱϯ ⲙ̀ⲙⲟⲛ ⲟⲩⲟϩ ⲛⲁⲓ ⲛⲁⲛ.</w:t>
            </w:r>
          </w:p>
        </w:tc>
      </w:tr>
      <w:tr w:rsidR="00F7641F" w14:paraId="2E571EC9" w14:textId="77777777" w:rsidTr="00D46EC1">
        <w:trPr>
          <w:cantSplit/>
          <w:jc w:val="center"/>
        </w:trPr>
        <w:tc>
          <w:tcPr>
            <w:tcW w:w="288" w:type="dxa"/>
          </w:tcPr>
          <w:p w14:paraId="1D704357" w14:textId="77777777" w:rsidR="00F7641F" w:rsidRDefault="00F7641F" w:rsidP="00D46EC1">
            <w:pPr>
              <w:pStyle w:val="CopticCross"/>
            </w:pPr>
          </w:p>
        </w:tc>
        <w:tc>
          <w:tcPr>
            <w:tcW w:w="3960" w:type="dxa"/>
          </w:tcPr>
          <w:p w14:paraId="76D42456" w14:textId="77777777" w:rsidR="00F7641F" w:rsidRDefault="00F7641F" w:rsidP="00D46EC1">
            <w:pPr>
              <w:pStyle w:val="EngHang"/>
            </w:pPr>
            <w:r>
              <w:t>Holy, holy, holy,</w:t>
            </w:r>
          </w:p>
          <w:p w14:paraId="4382FF3D" w14:textId="77777777" w:rsidR="00F7641F" w:rsidRDefault="00F7641F" w:rsidP="00D46EC1">
            <w:pPr>
              <w:pStyle w:val="EngHang"/>
            </w:pPr>
            <w:r>
              <w:t>Lord of Hosts.</w:t>
            </w:r>
          </w:p>
          <w:p w14:paraId="138694B7" w14:textId="77777777" w:rsidR="00F7641F" w:rsidRDefault="00F7641F" w:rsidP="00D46EC1">
            <w:pPr>
              <w:pStyle w:val="EngHang"/>
            </w:pPr>
            <w:r>
              <w:t>Heaven and earth are full</w:t>
            </w:r>
          </w:p>
          <w:p w14:paraId="2D03E3E2" w14:textId="77777777" w:rsidR="00F7641F" w:rsidRDefault="00F7641F" w:rsidP="00D46EC1">
            <w:pPr>
              <w:pStyle w:val="EngHangEnd"/>
            </w:pPr>
            <w:r>
              <w:t>Of Your holy glory.</w:t>
            </w:r>
          </w:p>
        </w:tc>
        <w:tc>
          <w:tcPr>
            <w:tcW w:w="288" w:type="dxa"/>
          </w:tcPr>
          <w:p w14:paraId="094A1FCF" w14:textId="77777777" w:rsidR="00F7641F" w:rsidRDefault="00F7641F" w:rsidP="00D46EC1"/>
        </w:tc>
        <w:tc>
          <w:tcPr>
            <w:tcW w:w="288" w:type="dxa"/>
          </w:tcPr>
          <w:p w14:paraId="7BB2FF58" w14:textId="77777777" w:rsidR="00F7641F" w:rsidRDefault="00F7641F" w:rsidP="00D46EC1">
            <w:pPr>
              <w:pStyle w:val="CopticCross"/>
            </w:pPr>
          </w:p>
        </w:tc>
        <w:tc>
          <w:tcPr>
            <w:tcW w:w="3960" w:type="dxa"/>
          </w:tcPr>
          <w:p w14:paraId="1CFAC72F" w14:textId="77777777" w:rsidR="00F7641F" w:rsidRDefault="00F7641F" w:rsidP="00D46EC1">
            <w:pPr>
              <w:pStyle w:val="CopticVersemulti-line"/>
            </w:pPr>
            <w:r>
              <w:t>Ϫⲉ ⲁ̀ⲅⲓⲟⲥ ⲁ̀ⲅⲓⲟⲥ ⲁ̀ⲅⲓⲟⲥ:</w:t>
            </w:r>
          </w:p>
          <w:p w14:paraId="5BB8256C" w14:textId="77777777" w:rsidR="00F7641F" w:rsidRDefault="00F7641F" w:rsidP="00D46EC1">
            <w:pPr>
              <w:pStyle w:val="CopticVersemulti-line"/>
            </w:pPr>
            <w:r>
              <w:t>Ⲕⲩⲣⲓⲟⲥ ⲥⲁⲃⲁⲱⲑ:</w:t>
            </w:r>
          </w:p>
          <w:p w14:paraId="428087C9" w14:textId="77777777" w:rsidR="00F7641F" w:rsidRDefault="00F7641F" w:rsidP="00D46EC1">
            <w:pPr>
              <w:pStyle w:val="CopticVersemulti-line"/>
            </w:pPr>
            <w:r>
              <w:t>ⲛ̀ⲗⲏⲡⲏⲥ ⲟ̀ ⲟⲩⲣⲁⲛⲟⲥ ⲕⲉ ⲏ̀ ⲅⲏ</w:t>
            </w:r>
          </w:p>
          <w:p w14:paraId="57E604E8" w14:textId="77777777" w:rsidR="00F7641F" w:rsidRDefault="00F7641F" w:rsidP="00D46EC1">
            <w:pPr>
              <w:pStyle w:val="CopticHangingVerse"/>
            </w:pPr>
            <w:r>
              <w:t>ⲧⲏⲥ ⲁ̀ⲅⲓⲁⲥ ⲥⲟⲩ ⲇⲟⲝⲏⲥ.</w:t>
            </w:r>
          </w:p>
        </w:tc>
      </w:tr>
    </w:tbl>
    <w:p w14:paraId="65206308" w14:textId="4E779C20" w:rsidR="00764BE6" w:rsidRPr="003C273F" w:rsidRDefault="00764BE6" w:rsidP="00764BE6">
      <w:pPr>
        <w:pStyle w:val="Heading4"/>
        <w:rPr>
          <w:rFonts w:ascii="Arial Unicode MS" w:eastAsia="Arial Unicode MS" w:hAnsi="Arial Unicode MS" w:cs="Arial Unicode MS"/>
        </w:rPr>
      </w:pPr>
      <w:r>
        <w:lastRenderedPageBreak/>
        <w:t>The End of Service Hymn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028532A2" w14:textId="77777777" w:rsidTr="00764BE6">
        <w:trPr>
          <w:cantSplit/>
          <w:jc w:val="center"/>
        </w:trPr>
        <w:tc>
          <w:tcPr>
            <w:tcW w:w="288" w:type="dxa"/>
          </w:tcPr>
          <w:p w14:paraId="26842324" w14:textId="77777777" w:rsidR="00764BE6" w:rsidRDefault="00764BE6" w:rsidP="00764BE6">
            <w:pPr>
              <w:pStyle w:val="CopticCross"/>
            </w:pPr>
          </w:p>
        </w:tc>
        <w:tc>
          <w:tcPr>
            <w:tcW w:w="3960" w:type="dxa"/>
          </w:tcPr>
          <w:p w14:paraId="3644F1DF" w14:textId="2E0DDBC5" w:rsidR="00764BE6" w:rsidRDefault="00764BE6" w:rsidP="0015690C">
            <w:pPr>
              <w:pStyle w:val="EngHangEnd"/>
            </w:pPr>
            <w:r>
              <w:t xml:space="preserve">… “Our Lord Jesus Christ is risen from the dead, </w:t>
            </w:r>
            <w:r w:rsidR="0015690C">
              <w:t>ascended into the heavens, and seated at the right hand of His Father</w:t>
            </w:r>
            <w:r>
              <w:t>.” …</w:t>
            </w:r>
          </w:p>
        </w:tc>
        <w:tc>
          <w:tcPr>
            <w:tcW w:w="288" w:type="dxa"/>
          </w:tcPr>
          <w:p w14:paraId="0DFFD108" w14:textId="77777777" w:rsidR="00764BE6" w:rsidRDefault="00764BE6" w:rsidP="00764BE6"/>
        </w:tc>
        <w:tc>
          <w:tcPr>
            <w:tcW w:w="288" w:type="dxa"/>
          </w:tcPr>
          <w:p w14:paraId="2A02CB4B" w14:textId="77777777" w:rsidR="00764BE6" w:rsidRDefault="00764BE6" w:rsidP="00764BE6">
            <w:pPr>
              <w:pStyle w:val="CopticCross"/>
            </w:pPr>
          </w:p>
        </w:tc>
        <w:tc>
          <w:tcPr>
            <w:tcW w:w="3960" w:type="dxa"/>
          </w:tcPr>
          <w:p w14:paraId="0AB3DA0C" w14:textId="485F672C" w:rsidR="0015690C" w:rsidRDefault="00764BE6" w:rsidP="0015690C">
            <w:pPr>
              <w:pStyle w:val="CopticVersemulti-line"/>
            </w:pPr>
            <w:r>
              <w:t>…</w:t>
            </w:r>
            <w:r w:rsidR="0015690C">
              <w:t xml:space="preserve"> ⲁϥⲧⲱⲛϥ ⲉ̀ⲃⲟⲗϧⲉⲛ ⲛⲏⲉⲑⲙⲱⲟⲩⲧ:</w:t>
            </w:r>
          </w:p>
          <w:p w14:paraId="30C0C6E4" w14:textId="77777777" w:rsidR="0015690C" w:rsidRDefault="0015690C" w:rsidP="0015690C">
            <w:pPr>
              <w:pStyle w:val="CopticVersemulti-line"/>
            </w:pPr>
            <w:r>
              <w:t>ⲟⲩⲟϩ ⲁϥϣⲉⲛⲁϥ ⲉ̀ⲡ̀ϣⲱⲓ ⲉ̀ⲛⲓⲫⲏⲟⲩⲓ:</w:t>
            </w:r>
          </w:p>
          <w:p w14:paraId="483DB63E" w14:textId="64B6E8BF" w:rsidR="00764BE6" w:rsidRPr="00C35319" w:rsidRDefault="0015690C" w:rsidP="0015690C">
            <w:pPr>
              <w:pStyle w:val="CopticHangingVerse"/>
            </w:pPr>
            <w:r>
              <w:t>ⲁϥϩⲉⲙⲥⲓ ⲥⲁⲟⲩⲓⲛⲁⲙ ⲙ̀Ⲡⲉϥⲓⲱⲧ</w:t>
            </w:r>
            <w:r w:rsidR="00764BE6">
              <w:t>…</w:t>
            </w:r>
          </w:p>
        </w:tc>
      </w:tr>
    </w:tbl>
    <w:p w14:paraId="2534E63B" w14:textId="77777777" w:rsidR="00495F1A" w:rsidRDefault="00495F1A" w:rsidP="00495F1A">
      <w:pPr>
        <w:pStyle w:val="Heading3"/>
      </w:pPr>
      <w:r>
        <w:t>Pentecost</w:t>
      </w:r>
      <w:bookmarkEnd w:id="2072"/>
      <w:bookmarkEnd w:id="2073"/>
      <w:bookmarkEnd w:id="2074"/>
      <w:bookmarkEnd w:id="2075"/>
    </w:p>
    <w:p w14:paraId="32BBB15A" w14:textId="73B730F0" w:rsidR="00D46EC1" w:rsidRPr="00924C51" w:rsidRDefault="00D46EC1" w:rsidP="00D46EC1">
      <w:pPr>
        <w:pStyle w:val="Heading4"/>
      </w:pPr>
      <w:bookmarkStart w:id="2076" w:name="_Ref434478581"/>
      <w:r>
        <w:t xml:space="preserve">The Verses of the Cymbals for </w:t>
      </w:r>
      <w:r w:rsidR="001F21B7">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46EC1" w14:paraId="3FB2F693" w14:textId="77777777" w:rsidTr="00D46EC1">
        <w:trPr>
          <w:cantSplit/>
          <w:jc w:val="center"/>
        </w:trPr>
        <w:tc>
          <w:tcPr>
            <w:tcW w:w="288" w:type="dxa"/>
          </w:tcPr>
          <w:p w14:paraId="658F8A5B" w14:textId="77777777" w:rsidR="00D46EC1" w:rsidRDefault="00D46EC1" w:rsidP="00D46EC1">
            <w:pPr>
              <w:pStyle w:val="CopticCross"/>
            </w:pPr>
          </w:p>
        </w:tc>
        <w:tc>
          <w:tcPr>
            <w:tcW w:w="3960" w:type="dxa"/>
          </w:tcPr>
          <w:p w14:paraId="4EBBBBE5" w14:textId="77777777" w:rsidR="00D46EC1" w:rsidRDefault="00D46EC1" w:rsidP="00D46EC1">
            <w:pPr>
              <w:pStyle w:val="EngHang"/>
            </w:pPr>
            <w:r>
              <w:t>Christ our God</w:t>
            </w:r>
          </w:p>
          <w:p w14:paraId="13241D2E" w14:textId="77777777" w:rsidR="00D46EC1" w:rsidRDefault="00D46EC1" w:rsidP="00D46EC1">
            <w:pPr>
              <w:pStyle w:val="EngHang"/>
            </w:pPr>
            <w:r>
              <w:t>Is risen from the dead,</w:t>
            </w:r>
          </w:p>
          <w:p w14:paraId="6B803125" w14:textId="77777777" w:rsidR="00D46EC1" w:rsidRDefault="00D46EC1" w:rsidP="00D46EC1">
            <w:pPr>
              <w:pStyle w:val="EngHang"/>
            </w:pPr>
            <w:r>
              <w:t>And ascended into heaven,</w:t>
            </w:r>
          </w:p>
          <w:p w14:paraId="2FEA4490" w14:textId="219E7DDB" w:rsidR="00D46EC1" w:rsidRDefault="00D46EC1" w:rsidP="00D46EC1">
            <w:pPr>
              <w:pStyle w:val="EngHangEnd"/>
            </w:pPr>
            <w:r>
              <w:t>And has sent us the Paraclete.</w:t>
            </w:r>
          </w:p>
        </w:tc>
        <w:tc>
          <w:tcPr>
            <w:tcW w:w="288" w:type="dxa"/>
          </w:tcPr>
          <w:p w14:paraId="49552659" w14:textId="77777777" w:rsidR="00D46EC1" w:rsidRDefault="00D46EC1" w:rsidP="00D46EC1"/>
        </w:tc>
        <w:tc>
          <w:tcPr>
            <w:tcW w:w="288" w:type="dxa"/>
          </w:tcPr>
          <w:p w14:paraId="62ACFC99" w14:textId="77777777" w:rsidR="00D46EC1" w:rsidRDefault="00D46EC1" w:rsidP="00D46EC1">
            <w:pPr>
              <w:pStyle w:val="CopticCross"/>
            </w:pPr>
          </w:p>
        </w:tc>
        <w:tc>
          <w:tcPr>
            <w:tcW w:w="3960" w:type="dxa"/>
          </w:tcPr>
          <w:p w14:paraId="21635260" w14:textId="77777777" w:rsidR="00D46EC1" w:rsidRPr="000D1B28" w:rsidRDefault="00D46EC1" w:rsidP="00D46EC1">
            <w:pPr>
              <w:pStyle w:val="CopticVersemulti-line"/>
            </w:pPr>
            <w:r w:rsidRPr="000D1B28">
              <w:t>ⲀⲠⲓⲭ̀ⲣⲓⲥⲧⲟⲥ Ⲡⲉⲛⲛⲟⲩϯ:</w:t>
            </w:r>
          </w:p>
          <w:p w14:paraId="7A5BE9B7" w14:textId="77777777" w:rsidR="00D46EC1" w:rsidRPr="000D1B28" w:rsidRDefault="00D46EC1" w:rsidP="00D46EC1">
            <w:pPr>
              <w:pStyle w:val="CopticVersemulti-line"/>
            </w:pPr>
            <w:r>
              <w:t>ⲧⲱⲛϥ</w:t>
            </w:r>
            <w:r w:rsidRPr="000D1B28">
              <w:t xml:space="preserve"> ⲉ̀ⲃⲟⲗ ϧⲉⲛ ⲛⲏⲉⲑⲙⲱⲟⲩⲧ:</w:t>
            </w:r>
          </w:p>
          <w:p w14:paraId="3321FE34" w14:textId="77777777" w:rsidR="00D46EC1" w:rsidRPr="000D1B28" w:rsidRDefault="00D46EC1" w:rsidP="00D46EC1">
            <w:pPr>
              <w:pStyle w:val="CopticVersemulti-line"/>
            </w:pPr>
            <w:r>
              <w:t>ⲟⲩⲟϩ ⲁϥϣⲉⲛⲁϥ ⲉ̀ⲡ̀ϣⲱⲓ ⲉ̀ⲛⲓⲫⲏⲟⲩⲓ:</w:t>
            </w:r>
          </w:p>
          <w:p w14:paraId="3A21D9F2" w14:textId="77777777" w:rsidR="00D46EC1" w:rsidRPr="00240FF0" w:rsidRDefault="00D46EC1" w:rsidP="00D46EC1">
            <w:pPr>
              <w:pStyle w:val="CopticHangingVerse"/>
              <w:rPr>
                <w:vanish/>
              </w:rPr>
            </w:pPr>
            <w:r>
              <w:t>ⲁϥϩⲉⲙⲥⲓ ⲥⲁⲟⲩⲓ̀ⲛⲁⲙ ⲙ̀Ⲡⲉϥⲓⲱⲧ.</w:t>
            </w:r>
          </w:p>
        </w:tc>
      </w:tr>
      <w:tr w:rsidR="00D46EC1" w14:paraId="1D707390" w14:textId="77777777" w:rsidTr="00D46EC1">
        <w:trPr>
          <w:cantSplit/>
          <w:jc w:val="center"/>
        </w:trPr>
        <w:tc>
          <w:tcPr>
            <w:tcW w:w="288" w:type="dxa"/>
          </w:tcPr>
          <w:p w14:paraId="4FAA4130" w14:textId="77777777" w:rsidR="00D46EC1" w:rsidRDefault="00D46EC1" w:rsidP="00D46EC1">
            <w:pPr>
              <w:pStyle w:val="CopticCross"/>
            </w:pPr>
          </w:p>
        </w:tc>
        <w:tc>
          <w:tcPr>
            <w:tcW w:w="3960" w:type="dxa"/>
          </w:tcPr>
          <w:p w14:paraId="5193BBD5" w14:textId="77777777" w:rsidR="00D46EC1" w:rsidRDefault="00D46EC1" w:rsidP="00D46EC1">
            <w:pPr>
              <w:pStyle w:val="EngHang"/>
            </w:pPr>
            <w:r>
              <w:t>Hail to His Ascension:</w:t>
            </w:r>
          </w:p>
          <w:p w14:paraId="2B99BBB6" w14:textId="77777777" w:rsidR="00D46EC1" w:rsidRDefault="00D46EC1" w:rsidP="00D46EC1">
            <w:pPr>
              <w:pStyle w:val="EngHang"/>
            </w:pPr>
            <w:r>
              <w:t>He ascended into the heavens</w:t>
            </w:r>
          </w:p>
          <w:p w14:paraId="5BABCC8D" w14:textId="77777777" w:rsidR="00D46EC1" w:rsidRDefault="00D46EC1" w:rsidP="00D46EC1">
            <w:pPr>
              <w:pStyle w:val="EngHang"/>
            </w:pPr>
            <w:r>
              <w:t>And sent us the Paraclete,</w:t>
            </w:r>
          </w:p>
          <w:p w14:paraId="2CD9C1E9" w14:textId="309634A6" w:rsidR="00D46EC1" w:rsidRDefault="00D46EC1" w:rsidP="00D46EC1">
            <w:pPr>
              <w:pStyle w:val="EngHangEnd"/>
            </w:pPr>
            <w:r>
              <w:t>The Spirit of Truth.</w:t>
            </w:r>
          </w:p>
        </w:tc>
        <w:tc>
          <w:tcPr>
            <w:tcW w:w="288" w:type="dxa"/>
          </w:tcPr>
          <w:p w14:paraId="38F0D4F9" w14:textId="77777777" w:rsidR="00D46EC1" w:rsidRDefault="00D46EC1" w:rsidP="00D46EC1"/>
        </w:tc>
        <w:tc>
          <w:tcPr>
            <w:tcW w:w="288" w:type="dxa"/>
          </w:tcPr>
          <w:p w14:paraId="0A271952" w14:textId="77777777" w:rsidR="00D46EC1" w:rsidRDefault="00D46EC1" w:rsidP="00D46EC1">
            <w:pPr>
              <w:pStyle w:val="CopticCross"/>
            </w:pPr>
          </w:p>
        </w:tc>
        <w:tc>
          <w:tcPr>
            <w:tcW w:w="3960" w:type="dxa"/>
          </w:tcPr>
          <w:p w14:paraId="19030F7F" w14:textId="77777777" w:rsidR="00D46EC1" w:rsidRDefault="00D46EC1" w:rsidP="00D46EC1">
            <w:pPr>
              <w:pStyle w:val="CopticVersemulti-line"/>
            </w:pPr>
            <w:r>
              <w:t>Ⲭⲉⲣⲉ ⲧⲉϥⲁ̀ⲛⲁⲗⲩⲙⲯⲓⲥ:</w:t>
            </w:r>
          </w:p>
          <w:p w14:paraId="25763129" w14:textId="77777777" w:rsidR="00D46EC1" w:rsidRDefault="00D46EC1" w:rsidP="00D46EC1">
            <w:pPr>
              <w:pStyle w:val="CopticVersemulti-line"/>
            </w:pPr>
            <w:r>
              <w:t>ⲉ̀ⲧⲁϥϣⲉⲛⲁϥ ⲉ̀ⲡ̀ϣⲱⲓ ⲉ̀ⲛⲓⲫⲏⲟⲩⲓ:</w:t>
            </w:r>
          </w:p>
          <w:p w14:paraId="4248CA4F" w14:textId="77777777" w:rsidR="00D46EC1" w:rsidRDefault="00D46EC1" w:rsidP="00D46EC1">
            <w:pPr>
              <w:pStyle w:val="CopticVersemulti-line"/>
            </w:pPr>
            <w:r>
              <w:t>ϧⲉⲛ ⲟⲩⲱ̀ⲟⲩ ⲛⲉⲙ ⲟⲩⲧⲁⲓⲟ:</w:t>
            </w:r>
          </w:p>
          <w:p w14:paraId="7D861F6C" w14:textId="77777777" w:rsidR="00D46EC1" w:rsidRDefault="00D46EC1" w:rsidP="00D46EC1">
            <w:pPr>
              <w:pStyle w:val="CopticHangingVerse"/>
            </w:pPr>
            <w:r>
              <w:t>ⲁϥϩⲉⲙⲥⲓ ⲥⲁⲟⲩⲓ̀ⲛⲁⲙ ⲙ̀Ⲡⲉϥⲓⲱⲧ.</w:t>
            </w:r>
          </w:p>
        </w:tc>
      </w:tr>
      <w:tr w:rsidR="00D46EC1" w14:paraId="4AB5AF0E" w14:textId="77777777" w:rsidTr="00D46EC1">
        <w:trPr>
          <w:cantSplit/>
          <w:jc w:val="center"/>
        </w:trPr>
        <w:tc>
          <w:tcPr>
            <w:tcW w:w="288" w:type="dxa"/>
          </w:tcPr>
          <w:p w14:paraId="7E0E2291" w14:textId="77777777" w:rsidR="00D46EC1" w:rsidRDefault="00D46EC1" w:rsidP="00D46EC1">
            <w:pPr>
              <w:pStyle w:val="CopticCross"/>
            </w:pPr>
          </w:p>
        </w:tc>
        <w:tc>
          <w:tcPr>
            <w:tcW w:w="3960" w:type="dxa"/>
          </w:tcPr>
          <w:p w14:paraId="2751027C" w14:textId="77777777" w:rsidR="00D46EC1" w:rsidRDefault="00D46EC1" w:rsidP="00D46EC1">
            <w:pPr>
              <w:pStyle w:val="EngHang"/>
            </w:pPr>
            <w:r>
              <w:t>When the Spirit, the Paraclete,</w:t>
            </w:r>
          </w:p>
          <w:p w14:paraId="092B1AFA" w14:textId="77777777" w:rsidR="00D46EC1" w:rsidRDefault="00D46EC1" w:rsidP="00D46EC1">
            <w:pPr>
              <w:pStyle w:val="EngHang"/>
            </w:pPr>
            <w:r>
              <w:t>Came down from heaven,</w:t>
            </w:r>
          </w:p>
          <w:p w14:paraId="5D97D6CF" w14:textId="77777777" w:rsidR="00D46EC1" w:rsidRDefault="00D46EC1" w:rsidP="00D46EC1">
            <w:pPr>
              <w:pStyle w:val="EngHang"/>
            </w:pPr>
            <w:r>
              <w:t>He spread upon each one,</w:t>
            </w:r>
          </w:p>
          <w:p w14:paraId="126F74AF" w14:textId="5EF27BB6" w:rsidR="00D46EC1" w:rsidRDefault="00D46EC1" w:rsidP="00D46EC1">
            <w:pPr>
              <w:pStyle w:val="EngHangEnd"/>
            </w:pPr>
            <w:r>
              <w:t>And they spoke in diverse tongues.</w:t>
            </w:r>
          </w:p>
        </w:tc>
        <w:tc>
          <w:tcPr>
            <w:tcW w:w="288" w:type="dxa"/>
          </w:tcPr>
          <w:p w14:paraId="58DC079C" w14:textId="77777777" w:rsidR="00D46EC1" w:rsidRDefault="00D46EC1" w:rsidP="00D46EC1"/>
        </w:tc>
        <w:tc>
          <w:tcPr>
            <w:tcW w:w="288" w:type="dxa"/>
          </w:tcPr>
          <w:p w14:paraId="0C1CC1B1" w14:textId="77777777" w:rsidR="00D46EC1" w:rsidRDefault="00D46EC1" w:rsidP="00D46EC1">
            <w:pPr>
              <w:pStyle w:val="CopticCross"/>
            </w:pPr>
          </w:p>
        </w:tc>
        <w:tc>
          <w:tcPr>
            <w:tcW w:w="3960" w:type="dxa"/>
          </w:tcPr>
          <w:p w14:paraId="463F6ADB" w14:textId="77777777" w:rsidR="00D46EC1" w:rsidRDefault="00D46EC1" w:rsidP="00D46EC1">
            <w:pPr>
              <w:pStyle w:val="CopticVersemulti-line"/>
            </w:pPr>
            <w:r>
              <w:t>Ⲁϥϣⲉⲛⲁϥ ⲉ̀ⲡ̀ϣⲱⲓ ⲉ̀ⲧ̀ⲫⲉ:</w:t>
            </w:r>
          </w:p>
          <w:p w14:paraId="09F33F4F" w14:textId="77777777" w:rsidR="00D46EC1" w:rsidRDefault="00D46EC1" w:rsidP="00D46EC1">
            <w:pPr>
              <w:pStyle w:val="CopticVersemulti-line"/>
            </w:pPr>
            <w:r>
              <w:t>ⲛ̀ⲧⲉ ⲧ̀ⲫⲉ ⲥⲁ ⲛⲓⲙⲁⲛ̀ϣⲁⲓ:</w:t>
            </w:r>
          </w:p>
          <w:p w14:paraId="53D074D1" w14:textId="77777777" w:rsidR="00D46EC1" w:rsidRDefault="00D46EC1" w:rsidP="00D46EC1">
            <w:pPr>
              <w:pStyle w:val="CopticVersemulti-line"/>
            </w:pPr>
            <w:r>
              <w:t>ϩⲓⲛⲁ ⲛ̀ⲧⲉϥⲟⲩⲱⲣⲡ ⲛⲁⲛ ⲙ̀ⲡⲓⲡⲁⲣⲁⲗⲕⲏⲧⲟⲛ:</w:t>
            </w:r>
          </w:p>
          <w:p w14:paraId="7F1E5BD3" w14:textId="77777777" w:rsidR="00D46EC1" w:rsidRDefault="00D46EC1" w:rsidP="00D46EC1">
            <w:pPr>
              <w:pStyle w:val="CopticHangingVerse"/>
            </w:pPr>
            <w:r>
              <w:t>Ⲡⲓⲡ̄ⲛ̄ⲁ̄ ⲛ̀ⲧⲉ ϯⲙⲉⲑⲙⲏ.</w:t>
            </w:r>
          </w:p>
        </w:tc>
      </w:tr>
      <w:tr w:rsidR="00D46EC1" w14:paraId="1BE9B808" w14:textId="77777777" w:rsidTr="00D46EC1">
        <w:trPr>
          <w:cantSplit/>
          <w:jc w:val="center"/>
        </w:trPr>
        <w:tc>
          <w:tcPr>
            <w:tcW w:w="288" w:type="dxa"/>
          </w:tcPr>
          <w:p w14:paraId="37097A3D" w14:textId="77777777" w:rsidR="00D46EC1" w:rsidRDefault="00D46EC1" w:rsidP="00D46EC1">
            <w:pPr>
              <w:pStyle w:val="CopticCross"/>
            </w:pPr>
          </w:p>
        </w:tc>
        <w:tc>
          <w:tcPr>
            <w:tcW w:w="3960" w:type="dxa"/>
          </w:tcPr>
          <w:p w14:paraId="01A33AF3" w14:textId="77777777" w:rsidR="00D46EC1" w:rsidRDefault="00D46EC1" w:rsidP="00D46EC1">
            <w:pPr>
              <w:pStyle w:val="EngHang"/>
            </w:pPr>
            <w:r>
              <w:rPr>
                <w:rFonts w:hint="eastAsia"/>
              </w:rPr>
              <w:t>Hail to you, O Mary,</w:t>
            </w:r>
          </w:p>
          <w:p w14:paraId="6E192603" w14:textId="77777777" w:rsidR="00D46EC1" w:rsidRDefault="00D46EC1" w:rsidP="00D46EC1">
            <w:pPr>
              <w:pStyle w:val="EngHang"/>
            </w:pPr>
            <w:r>
              <w:t>T</w:t>
            </w:r>
            <w:r>
              <w:rPr>
                <w:rFonts w:hint="eastAsia"/>
              </w:rPr>
              <w:t>he fair dove,</w:t>
            </w:r>
          </w:p>
          <w:p w14:paraId="55D42199" w14:textId="77777777" w:rsidR="00D46EC1" w:rsidRDefault="00D46EC1" w:rsidP="00D46EC1">
            <w:pPr>
              <w:pStyle w:val="EngHang"/>
            </w:pPr>
            <w:r>
              <w:t>W</w:t>
            </w:r>
            <w:r>
              <w:rPr>
                <w:rFonts w:hint="eastAsia"/>
              </w:rPr>
              <w:t>ho brought forth</w:t>
            </w:r>
            <w:r>
              <w:t xml:space="preserve"> </w:t>
            </w:r>
            <w:r>
              <w:rPr>
                <w:rFonts w:hint="eastAsia"/>
              </w:rPr>
              <w:t>to us</w:t>
            </w:r>
          </w:p>
          <w:p w14:paraId="4619CE29" w14:textId="77777777" w:rsidR="00D46EC1" w:rsidRDefault="00D46EC1" w:rsidP="00D46EC1">
            <w:pPr>
              <w:pStyle w:val="EngHangEnd"/>
            </w:pPr>
            <w:r>
              <w:rPr>
                <w:rFonts w:hint="eastAsia"/>
              </w:rPr>
              <w:t>God the Logos.</w:t>
            </w:r>
          </w:p>
        </w:tc>
        <w:tc>
          <w:tcPr>
            <w:tcW w:w="288" w:type="dxa"/>
          </w:tcPr>
          <w:p w14:paraId="6706E417" w14:textId="77777777" w:rsidR="00D46EC1" w:rsidRDefault="00D46EC1" w:rsidP="00D46EC1"/>
        </w:tc>
        <w:tc>
          <w:tcPr>
            <w:tcW w:w="288" w:type="dxa"/>
          </w:tcPr>
          <w:p w14:paraId="0E694776" w14:textId="77777777" w:rsidR="00D46EC1" w:rsidRDefault="00D46EC1" w:rsidP="00D46EC1">
            <w:pPr>
              <w:pStyle w:val="CopticCross"/>
            </w:pPr>
          </w:p>
        </w:tc>
        <w:tc>
          <w:tcPr>
            <w:tcW w:w="3960" w:type="dxa"/>
          </w:tcPr>
          <w:p w14:paraId="77E72C11" w14:textId="77777777" w:rsidR="00D46EC1" w:rsidRDefault="00D46EC1" w:rsidP="00D46EC1">
            <w:pPr>
              <w:pStyle w:val="CopticVersemulti-line"/>
            </w:pPr>
            <w:r>
              <w:t>Ⲭⲉⲣⲉ ⲛⲉ Ⲙⲁⲣⲓⲁ:</w:t>
            </w:r>
          </w:p>
          <w:p w14:paraId="7A927CD6" w14:textId="77777777" w:rsidR="00D46EC1" w:rsidRDefault="00D46EC1" w:rsidP="00D46EC1">
            <w:pPr>
              <w:pStyle w:val="CopticVersemulti-line"/>
            </w:pPr>
            <w:r>
              <w:t>Ϯϭⲣⲟⲙⲡⲓ ⲉⲑⲛⲉⲥⲟⲥ:</w:t>
            </w:r>
          </w:p>
          <w:p w14:paraId="60CC16E6" w14:textId="77777777" w:rsidR="00D46EC1" w:rsidRDefault="00D46EC1" w:rsidP="00D46EC1">
            <w:pPr>
              <w:pStyle w:val="CopticVersemulti-line"/>
            </w:pPr>
            <w:r>
              <w:t>ⲑⲏⲉ̀ⲧⲁⲥⲙⲓⲥⲓ ⲛⲁⲛ:</w:t>
            </w:r>
          </w:p>
          <w:p w14:paraId="10976AD2" w14:textId="77777777" w:rsidR="00D46EC1" w:rsidRDefault="00D46EC1" w:rsidP="00D46EC1">
            <w:pPr>
              <w:pStyle w:val="CopticHangingVerse"/>
            </w:pPr>
            <w:r>
              <w:t>ⲙ̀Ⲫⲛⲟⲩϯ ⲡⲓⲗⲟⲅⲟⲥ.</w:t>
            </w:r>
          </w:p>
        </w:tc>
      </w:tr>
      <w:tr w:rsidR="00D46EC1" w14:paraId="03761BC4" w14:textId="77777777" w:rsidTr="00D46EC1">
        <w:trPr>
          <w:cantSplit/>
          <w:jc w:val="center"/>
        </w:trPr>
        <w:tc>
          <w:tcPr>
            <w:tcW w:w="288" w:type="dxa"/>
          </w:tcPr>
          <w:p w14:paraId="7045D828" w14:textId="77777777" w:rsidR="00D46EC1" w:rsidRDefault="00D46EC1" w:rsidP="00D46EC1">
            <w:pPr>
              <w:pStyle w:val="CopticCross"/>
            </w:pPr>
          </w:p>
        </w:tc>
        <w:tc>
          <w:tcPr>
            <w:tcW w:w="3960" w:type="dxa"/>
          </w:tcPr>
          <w:p w14:paraId="42825AC9" w14:textId="77777777" w:rsidR="00D46EC1" w:rsidRDefault="00D46EC1" w:rsidP="00D46EC1">
            <w:pPr>
              <w:pStyle w:val="EngHang"/>
            </w:pPr>
            <w:r>
              <w:rPr>
                <w:rFonts w:hint="eastAsia"/>
              </w:rPr>
              <w:t>Hail to you, O Mary</w:t>
            </w:r>
            <w:r>
              <w:t>—</w:t>
            </w:r>
          </w:p>
          <w:p w14:paraId="1DE1AC5C" w14:textId="77777777" w:rsidR="00D46EC1" w:rsidRDefault="00D46EC1" w:rsidP="00D46EC1">
            <w:pPr>
              <w:pStyle w:val="EngHang"/>
            </w:pPr>
            <w:r>
              <w:t>A</w:t>
            </w:r>
            <w:r>
              <w:rPr>
                <w:rFonts w:hint="eastAsia"/>
              </w:rPr>
              <w:t xml:space="preserve"> holy hail.</w:t>
            </w:r>
          </w:p>
          <w:p w14:paraId="759E0901" w14:textId="77777777" w:rsidR="00D46EC1" w:rsidRDefault="00D46EC1" w:rsidP="00D46EC1">
            <w:pPr>
              <w:pStyle w:val="EngHang"/>
            </w:pPr>
            <w:r>
              <w:rPr>
                <w:rFonts w:hint="eastAsia"/>
              </w:rPr>
              <w:t>Hail to you, O Mary,</w:t>
            </w:r>
          </w:p>
          <w:p w14:paraId="4ACC656C" w14:textId="77777777" w:rsidR="00D46EC1" w:rsidRDefault="00D46EC1" w:rsidP="00D46EC1">
            <w:pPr>
              <w:pStyle w:val="EngHang"/>
            </w:pPr>
            <w:r>
              <w:t>T</w:t>
            </w:r>
            <w:r>
              <w:rPr>
                <w:rFonts w:hint="eastAsia"/>
              </w:rPr>
              <w:t>he Mother of the Holy.</w:t>
            </w:r>
          </w:p>
        </w:tc>
        <w:tc>
          <w:tcPr>
            <w:tcW w:w="288" w:type="dxa"/>
          </w:tcPr>
          <w:p w14:paraId="1E5BB608" w14:textId="77777777" w:rsidR="00D46EC1" w:rsidRDefault="00D46EC1" w:rsidP="00D46EC1"/>
        </w:tc>
        <w:tc>
          <w:tcPr>
            <w:tcW w:w="288" w:type="dxa"/>
          </w:tcPr>
          <w:p w14:paraId="3F63038F" w14:textId="77777777" w:rsidR="00D46EC1" w:rsidRDefault="00D46EC1" w:rsidP="00D46EC1">
            <w:pPr>
              <w:pStyle w:val="CopticCross"/>
            </w:pPr>
          </w:p>
        </w:tc>
        <w:tc>
          <w:tcPr>
            <w:tcW w:w="3960" w:type="dxa"/>
          </w:tcPr>
          <w:p w14:paraId="548C56B2" w14:textId="77777777" w:rsidR="00D46EC1" w:rsidRDefault="00D46EC1" w:rsidP="00D46EC1">
            <w:pPr>
              <w:pStyle w:val="CopticVersemulti-line"/>
            </w:pPr>
            <w:r>
              <w:t>Ⲭⲉⲣⲉ ⲛⲉ Ⲙⲁⲣⲓⲁ:</w:t>
            </w:r>
          </w:p>
          <w:p w14:paraId="26E6CB06" w14:textId="77777777" w:rsidR="00D46EC1" w:rsidRDefault="00D46EC1" w:rsidP="00D46EC1">
            <w:pPr>
              <w:pStyle w:val="CopticVersemulti-line"/>
            </w:pPr>
            <w:r>
              <w:t>ϧⲉⲛ ⲟⲩⲭⲉⲣⲉ ⲉϥⲟⲩⲁⲃ:</w:t>
            </w:r>
          </w:p>
          <w:p w14:paraId="7F076F48" w14:textId="77777777" w:rsidR="00D46EC1" w:rsidRDefault="00D46EC1" w:rsidP="00D46EC1">
            <w:pPr>
              <w:pStyle w:val="CopticVersemulti-line"/>
            </w:pPr>
            <w:r>
              <w:t>ⲭⲉⲣⲉ ⲛⲉ Ⲙⲁⲣⲓⲁ:</w:t>
            </w:r>
          </w:p>
          <w:p w14:paraId="5B450FA5" w14:textId="77777777" w:rsidR="00D46EC1" w:rsidRDefault="00D46EC1" w:rsidP="00D46EC1">
            <w:pPr>
              <w:pStyle w:val="CopticHangingVerse"/>
            </w:pPr>
            <w:r>
              <w:t>ⲑ̀ⲙⲁⲩ ⲙ̀ⲫⲏⲉ̀ⲑⲟⲩⲁⲃ.</w:t>
            </w:r>
          </w:p>
        </w:tc>
      </w:tr>
      <w:tr w:rsidR="00D46EC1" w14:paraId="6D53BD12" w14:textId="77777777" w:rsidTr="00D46EC1">
        <w:trPr>
          <w:cantSplit/>
          <w:jc w:val="center"/>
        </w:trPr>
        <w:tc>
          <w:tcPr>
            <w:tcW w:w="288" w:type="dxa"/>
          </w:tcPr>
          <w:p w14:paraId="6513D41D" w14:textId="77777777" w:rsidR="00D46EC1" w:rsidRDefault="00D46EC1" w:rsidP="00D46EC1">
            <w:pPr>
              <w:pStyle w:val="CopticCross"/>
            </w:pPr>
          </w:p>
        </w:tc>
        <w:tc>
          <w:tcPr>
            <w:tcW w:w="3960" w:type="dxa"/>
          </w:tcPr>
          <w:p w14:paraId="44BD594A" w14:textId="77777777" w:rsidR="00D46EC1" w:rsidRDefault="00D46EC1" w:rsidP="00D46EC1">
            <w:pPr>
              <w:pStyle w:val="EngHang"/>
            </w:pPr>
            <w:r>
              <w:t>Hail to Michael,</w:t>
            </w:r>
          </w:p>
          <w:p w14:paraId="2F175648" w14:textId="77777777" w:rsidR="00D46EC1" w:rsidRDefault="00D46EC1" w:rsidP="00D46EC1">
            <w:pPr>
              <w:pStyle w:val="EngHang"/>
            </w:pPr>
            <w:r>
              <w:t>The great archangel,</w:t>
            </w:r>
          </w:p>
          <w:p w14:paraId="2D55DF4D" w14:textId="77777777" w:rsidR="00D46EC1" w:rsidRDefault="00D46EC1" w:rsidP="00D46EC1">
            <w:pPr>
              <w:pStyle w:val="EngHang"/>
            </w:pPr>
            <w:r>
              <w:t>The herald of the salvation</w:t>
            </w:r>
          </w:p>
          <w:p w14:paraId="526449F7" w14:textId="77777777" w:rsidR="00D46EC1" w:rsidRDefault="00D46EC1" w:rsidP="00D46EC1">
            <w:pPr>
              <w:pStyle w:val="EngHangEnd"/>
            </w:pPr>
            <w:r>
              <w:t>Of the Resurrection.</w:t>
            </w:r>
          </w:p>
        </w:tc>
        <w:tc>
          <w:tcPr>
            <w:tcW w:w="288" w:type="dxa"/>
          </w:tcPr>
          <w:p w14:paraId="6C765D06" w14:textId="77777777" w:rsidR="00D46EC1" w:rsidRDefault="00D46EC1" w:rsidP="00D46EC1"/>
        </w:tc>
        <w:tc>
          <w:tcPr>
            <w:tcW w:w="288" w:type="dxa"/>
          </w:tcPr>
          <w:p w14:paraId="13DB9649" w14:textId="77777777" w:rsidR="00D46EC1" w:rsidRPr="00FB5ACB" w:rsidRDefault="00D46EC1" w:rsidP="00D46EC1">
            <w:pPr>
              <w:pStyle w:val="CopticCross"/>
            </w:pPr>
          </w:p>
        </w:tc>
        <w:tc>
          <w:tcPr>
            <w:tcW w:w="3960" w:type="dxa"/>
          </w:tcPr>
          <w:p w14:paraId="6A211F98" w14:textId="77777777" w:rsidR="00D46EC1" w:rsidRDefault="00D46EC1" w:rsidP="00D46EC1">
            <w:pPr>
              <w:pStyle w:val="CopticVersemulti-line"/>
            </w:pPr>
            <w:r>
              <w:t>Ⲭⲉⲣⲉ Ⲙⲓⲭⲁⲏⲗ:</w:t>
            </w:r>
          </w:p>
          <w:p w14:paraId="13C60973" w14:textId="77777777" w:rsidR="00D46EC1" w:rsidRDefault="00D46EC1" w:rsidP="00D46EC1">
            <w:pPr>
              <w:pStyle w:val="CopticVersemulti-line"/>
            </w:pPr>
            <w:r>
              <w:t>ⲡⲓⲛⲓϣϯ ⲛ̀ⲁⲣⲭⲏⲁⲅⲅⲉⲗⲟⲥ:</w:t>
            </w:r>
          </w:p>
          <w:p w14:paraId="2F654497" w14:textId="77777777" w:rsidR="00D46EC1" w:rsidRDefault="00D46EC1" w:rsidP="00D46EC1">
            <w:pPr>
              <w:pStyle w:val="CopticVersemulti-line"/>
            </w:pPr>
            <w:r>
              <w:t>ⲡⲓⲭ̀ⲣⲓⲙⲁⲛ ⲛ̀ⲟⲩϫⲁⲓ:</w:t>
            </w:r>
          </w:p>
          <w:p w14:paraId="5B051717" w14:textId="77777777" w:rsidR="00D46EC1" w:rsidRDefault="00D46EC1" w:rsidP="00D46EC1">
            <w:pPr>
              <w:pStyle w:val="CopticHangingVerse"/>
            </w:pPr>
            <w:r>
              <w:t>ⲛ̀ⲧⲉ ϯⲁ̀ⲛⲁⲥⲧⲁⲥⲓⲥ.</w:t>
            </w:r>
          </w:p>
        </w:tc>
      </w:tr>
    </w:tbl>
    <w:p w14:paraId="3EF3D57C" w14:textId="18F69344" w:rsidR="00D46EC1" w:rsidRDefault="00D46EC1" w:rsidP="00D46EC1">
      <w:pPr>
        <w:pStyle w:val="Rubric"/>
      </w:pPr>
      <w:r>
        <w:t xml:space="preserve">Contune as usual, but conclude with </w:t>
      </w:r>
      <w:r w:rsidR="001F21B7">
        <w:t>“O King of Peace”.</w:t>
      </w:r>
    </w:p>
    <w:p w14:paraId="79712352" w14:textId="65D1DC0D" w:rsidR="00EC2AEB" w:rsidRPr="001E5E16" w:rsidRDefault="00EC2AEB" w:rsidP="00EC2AEB">
      <w:pPr>
        <w:pStyle w:val="Heading4"/>
      </w:pPr>
      <w:bookmarkStart w:id="2077" w:name="_Ref485108524"/>
      <w:r>
        <w:t>The Doxology</w:t>
      </w:r>
      <w:r w:rsidR="00CC1CA8">
        <w:t xml:space="preserve"> for Pentecost</w:t>
      </w:r>
      <w:bookmarkEnd w:id="2076"/>
      <w:bookmarkEnd w:id="20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2078"/>
            <w:r>
              <w:t>Name</w:t>
            </w:r>
            <w:commentRangeEnd w:id="2078"/>
            <w:r>
              <w:rPr>
                <w:rStyle w:val="CommentReference"/>
              </w:rPr>
              <w:commentReference w:id="207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2079"/>
            <w:r>
              <w:t>to Him</w:t>
            </w:r>
            <w:commentRangeEnd w:id="2079"/>
            <w:r>
              <w:rPr>
                <w:rStyle w:val="CommentReference"/>
              </w:rPr>
              <w:commentReference w:id="207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2080"/>
            <w:r>
              <w:t>might</w:t>
            </w:r>
            <w:commentRangeEnd w:id="2080"/>
            <w:r>
              <w:rPr>
                <w:rStyle w:val="CommentReference"/>
              </w:rPr>
              <w:commentReference w:id="208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2081" w:name="_Ref434476566"/>
      <w:r>
        <w:lastRenderedPageBreak/>
        <w:t>The Psali Adam</w:t>
      </w:r>
      <w:r w:rsidR="006C1B94">
        <w:t xml:space="preserve"> for Pentecost</w:t>
      </w:r>
      <w:bookmarkEnd w:id="20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bookmarkEnd w:id="174"/>
    <w:bookmarkEnd w:id="175"/>
    <w:bookmarkEnd w:id="176"/>
    <w:bookmarkEnd w:id="1982"/>
    <w:p w14:paraId="35CAFB59" w14:textId="1E5236FB" w:rsidR="001F21B7" w:rsidRDefault="001F21B7" w:rsidP="001F21B7">
      <w:pPr>
        <w:pStyle w:val="Heading4"/>
      </w:pPr>
      <w:r>
        <w:t>The Procession for Pentecost</w:t>
      </w:r>
    </w:p>
    <w:p w14:paraId="5314043D" w14:textId="3287772A" w:rsidR="001F21B7" w:rsidRPr="001F21B7" w:rsidRDefault="001F21B7" w:rsidP="001F21B7">
      <w:pPr>
        <w:pStyle w:val="Rubric"/>
      </w:pPr>
      <w:r>
        <w:t>After the 50 (or 41) Kyrie’s of Prime (or Ef Nooti Nai Nan in current practice) is prayed, and before the Prayer for the Gospel, the icon</w:t>
      </w:r>
      <w:r w:rsidR="00924109">
        <w:rPr>
          <w:lang w:val="en-US"/>
        </w:rPr>
        <w:t>s</w:t>
      </w:r>
      <w:r>
        <w:t xml:space="preserve"> of the Resurrection </w:t>
      </w:r>
      <w:r w:rsidR="00924109">
        <w:t>and of Pentecost are adorned</w:t>
      </w:r>
      <w:r>
        <w:t>. The people may chant “All the Choirs”, and “All You Heavenly Multitudes.” The procession then begins, three times around the altar only. The people may sing, “The Paschal Troparion” and “The Greek Hymn for the Ascension,” but at least the following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21B7" w:rsidRPr="00AF56AD" w14:paraId="68D59368" w14:textId="77777777" w:rsidTr="001F21B7">
        <w:trPr>
          <w:cantSplit/>
          <w:jc w:val="center"/>
        </w:trPr>
        <w:tc>
          <w:tcPr>
            <w:tcW w:w="288" w:type="dxa"/>
          </w:tcPr>
          <w:p w14:paraId="7E0807DD" w14:textId="77777777" w:rsidR="001F21B7" w:rsidRDefault="001F21B7" w:rsidP="001F21B7">
            <w:pPr>
              <w:pStyle w:val="CopticCross"/>
            </w:pPr>
          </w:p>
        </w:tc>
        <w:tc>
          <w:tcPr>
            <w:tcW w:w="3960" w:type="dxa"/>
          </w:tcPr>
          <w:p w14:paraId="1522B3AE" w14:textId="77777777" w:rsidR="001F21B7" w:rsidRPr="00060C74" w:rsidRDefault="001F21B7" w:rsidP="001F21B7">
            <w:pPr>
              <w:pStyle w:val="EngHang"/>
            </w:pPr>
            <w:r w:rsidRPr="00060C74">
              <w:t xml:space="preserve">Christ </w:t>
            </w:r>
            <w:r w:rsidRPr="00060C74">
              <w:rPr>
                <w:rFonts w:eastAsia="Arial Unicode MS"/>
              </w:rPr>
              <w:t>i</w:t>
            </w:r>
            <w:r w:rsidRPr="00060C74">
              <w:t>s risen from the dead,</w:t>
            </w:r>
          </w:p>
          <w:p w14:paraId="6F53E091" w14:textId="77777777" w:rsidR="001F21B7" w:rsidRPr="00060C74" w:rsidRDefault="001F21B7" w:rsidP="001F21B7">
            <w:pPr>
              <w:pStyle w:val="EngHang"/>
            </w:pPr>
            <w:r w:rsidRPr="00060C74">
              <w:t>And ascended into the heavens,</w:t>
            </w:r>
          </w:p>
          <w:p w14:paraId="7FDB0A04" w14:textId="77777777" w:rsidR="001F21B7" w:rsidRPr="00060C74" w:rsidRDefault="001F21B7" w:rsidP="001F21B7">
            <w:pPr>
              <w:pStyle w:val="EngHang"/>
            </w:pPr>
            <w:r w:rsidRPr="00060C74">
              <w:t>And seated at the right hand of His Father in the highest,</w:t>
            </w:r>
          </w:p>
          <w:p w14:paraId="6393EB9F" w14:textId="77777777" w:rsidR="001F21B7" w:rsidRDefault="001F21B7" w:rsidP="001F21B7">
            <w:pPr>
              <w:pStyle w:val="EngHang"/>
            </w:pPr>
            <w:r>
              <w:t>He sent us the Paraclete, the Spirit of Truth,</w:t>
            </w:r>
          </w:p>
          <w:p w14:paraId="111C38A9" w14:textId="59C9E560" w:rsidR="001F21B7" w:rsidRDefault="001F21B7" w:rsidP="001F21B7">
            <w:pPr>
              <w:pStyle w:val="EngHangEnd"/>
            </w:pPr>
            <w:r>
              <w:t>And granted us eternal life.</w:t>
            </w:r>
          </w:p>
        </w:tc>
        <w:tc>
          <w:tcPr>
            <w:tcW w:w="288" w:type="dxa"/>
          </w:tcPr>
          <w:p w14:paraId="02B672F5" w14:textId="77777777" w:rsidR="001F21B7" w:rsidRDefault="001F21B7" w:rsidP="001F21B7"/>
        </w:tc>
        <w:tc>
          <w:tcPr>
            <w:tcW w:w="288" w:type="dxa"/>
          </w:tcPr>
          <w:p w14:paraId="2C64C007" w14:textId="77777777" w:rsidR="001F21B7" w:rsidRDefault="001F21B7" w:rsidP="001F21B7">
            <w:pPr>
              <w:pStyle w:val="CopticCross"/>
            </w:pPr>
          </w:p>
        </w:tc>
        <w:tc>
          <w:tcPr>
            <w:tcW w:w="3960" w:type="dxa"/>
          </w:tcPr>
          <w:p w14:paraId="302787AA" w14:textId="77777777" w:rsidR="001F21B7" w:rsidRPr="000D1B28" w:rsidRDefault="001F21B7" w:rsidP="001F21B7">
            <w:pPr>
              <w:pStyle w:val="CopticVersemulti-line"/>
            </w:pPr>
            <w:r w:rsidRPr="000D1B28">
              <w:t xml:space="preserve">Ⲡⲓⲭ̀ⲣⲓⲥⲧⲟⲥ </w:t>
            </w:r>
            <w:r>
              <w:t xml:space="preserve">ⲁϥⲧⲱⲛϥ </w:t>
            </w:r>
            <w:r w:rsidRPr="000D1B28">
              <w:t>ⲉ̀ⲃⲟⲗϧⲉⲛ ⲛⲏⲉⲑⲙⲱⲟⲩⲧ:</w:t>
            </w:r>
          </w:p>
          <w:p w14:paraId="778C5B4C" w14:textId="77777777" w:rsidR="001F21B7" w:rsidRPr="000D1B28" w:rsidRDefault="001F21B7" w:rsidP="001F21B7">
            <w:pPr>
              <w:pStyle w:val="CopticVersemulti-line"/>
            </w:pPr>
            <w:r>
              <w:t>ⲟⲩⲟϩ ⲁϥϣⲉⲛⲁϥ ⲉ̀ⲡ̀ϣⲱⲓ ⲉ̀ ⲛⲓⲫⲏⲟⲩⲓ:</w:t>
            </w:r>
          </w:p>
          <w:p w14:paraId="79E516F8" w14:textId="117F7DBA" w:rsidR="00924109" w:rsidRDefault="00924109" w:rsidP="001F21B7">
            <w:pPr>
              <w:pStyle w:val="CopticVersemulti-line"/>
            </w:pPr>
            <w:r>
              <w:t>ⲁϥϩⲉⲙⲥⲓ ⲥⲁⲟⲩⲓⲛⲁⲙ ⲙ̀Ⲡⲉϥⲓⲱⲧ ϧⲉⲛ ⲛⲏⲉⲧϭⲟⲥⲓ:</w:t>
            </w:r>
          </w:p>
          <w:p w14:paraId="5B2C43F4" w14:textId="7638BE2F" w:rsidR="001F21B7" w:rsidRDefault="001F21B7" w:rsidP="001F21B7">
            <w:pPr>
              <w:pStyle w:val="CopticVersemulti-line"/>
            </w:pPr>
            <w:r>
              <w:t>ⲁϥⲟⲩⲱⲣⲡ ⲛⲁⲛ ⲙ̀ⲡⲓⲡⲁⲣⲁⲕⲗⲏⲧⲟⲛ Ⲡⲓⲡ̀ⲛⲉⲩⲙⲁ ⲛ̀ⲧⲉ ϯⲙⲉⲑⲙⲏⲓ:</w:t>
            </w:r>
          </w:p>
          <w:p w14:paraId="71EE94F6" w14:textId="7AA9F761" w:rsidR="001F21B7" w:rsidRPr="00AF56AD" w:rsidRDefault="00924109" w:rsidP="001F21B7">
            <w:pPr>
              <w:pStyle w:val="CopticHangingVerse"/>
            </w:pPr>
            <w:r>
              <w:t>ⲁϥⲉⲣϩ̀ⲙⲟⲧ ⲛ̀ⲛⲉⲛⲯⲩⲭⲏ ⲙ̀ⲡⲓⲱⲛϧ ⲛ̀ⲉ̀ⲛⲉϩ.</w:t>
            </w:r>
            <w:r w:rsidR="001F21B7">
              <w:t>.</w:t>
            </w:r>
          </w:p>
        </w:tc>
      </w:tr>
      <w:tr w:rsidR="00924109" w:rsidRPr="00AF56AD" w14:paraId="001F23D4" w14:textId="77777777" w:rsidTr="001F21B7">
        <w:trPr>
          <w:cantSplit/>
          <w:jc w:val="center"/>
        </w:trPr>
        <w:tc>
          <w:tcPr>
            <w:tcW w:w="288" w:type="dxa"/>
          </w:tcPr>
          <w:p w14:paraId="73C347E6" w14:textId="77777777" w:rsidR="00924109" w:rsidRDefault="00924109" w:rsidP="00924109">
            <w:pPr>
              <w:pStyle w:val="CopticCross"/>
            </w:pPr>
          </w:p>
        </w:tc>
        <w:tc>
          <w:tcPr>
            <w:tcW w:w="3960" w:type="dxa"/>
          </w:tcPr>
          <w:p w14:paraId="1B2A59A1" w14:textId="77777777" w:rsidR="00924109" w:rsidRDefault="00924109" w:rsidP="00924109">
            <w:pPr>
              <w:pStyle w:val="EngHang"/>
            </w:pPr>
            <w:r>
              <w:t>Glory to the Father and the Son</w:t>
            </w:r>
          </w:p>
          <w:p w14:paraId="42BD3733" w14:textId="77777777" w:rsidR="00924109" w:rsidRDefault="00924109" w:rsidP="00924109">
            <w:pPr>
              <w:pStyle w:val="EngHang"/>
            </w:pPr>
            <w:r>
              <w:t>And the Holy Spirit,</w:t>
            </w:r>
          </w:p>
          <w:p w14:paraId="6FFB84D4" w14:textId="77777777" w:rsidR="00924109" w:rsidRDefault="00924109" w:rsidP="00924109">
            <w:pPr>
              <w:pStyle w:val="EngHang"/>
            </w:pPr>
            <w:r>
              <w:t>Now and ever and to</w:t>
            </w:r>
          </w:p>
          <w:p w14:paraId="25AA2949" w14:textId="1F23A909" w:rsidR="00924109" w:rsidRPr="00060C74" w:rsidRDefault="00924109" w:rsidP="00924109">
            <w:pPr>
              <w:pStyle w:val="EngHangEnd"/>
            </w:pPr>
            <w:r>
              <w:t>the ages of the ages. Amen.</w:t>
            </w:r>
          </w:p>
        </w:tc>
        <w:tc>
          <w:tcPr>
            <w:tcW w:w="288" w:type="dxa"/>
          </w:tcPr>
          <w:p w14:paraId="0BFE8A33" w14:textId="77777777" w:rsidR="00924109" w:rsidRDefault="00924109" w:rsidP="00924109"/>
        </w:tc>
        <w:tc>
          <w:tcPr>
            <w:tcW w:w="288" w:type="dxa"/>
          </w:tcPr>
          <w:p w14:paraId="3F086E3D" w14:textId="77777777" w:rsidR="00924109" w:rsidRDefault="00924109" w:rsidP="00924109">
            <w:pPr>
              <w:pStyle w:val="CopticCross"/>
            </w:pPr>
          </w:p>
        </w:tc>
        <w:tc>
          <w:tcPr>
            <w:tcW w:w="3960" w:type="dxa"/>
          </w:tcPr>
          <w:p w14:paraId="36188707" w14:textId="77777777" w:rsidR="00924109" w:rsidRDefault="00924109" w:rsidP="00924109">
            <w:pPr>
              <w:pStyle w:val="CopticVersemulti-line"/>
            </w:pPr>
            <w:r>
              <w:t>Ⲇⲟⲝⲁ Ⲡⲁⲧⲣⲓ ⲕⲉ Ⲩⲓⲱ</w:t>
            </w:r>
          </w:p>
          <w:p w14:paraId="6600D954" w14:textId="77777777" w:rsidR="00924109" w:rsidRDefault="00924109" w:rsidP="00924109">
            <w:pPr>
              <w:pStyle w:val="CopticVersemulti-line"/>
            </w:pPr>
            <w:r>
              <w:t>ⲕⲉ ⲁ̀ⲅⲓⲱ Ⲡⲛⲉⲩⲙⲁⲧⲓ:</w:t>
            </w:r>
          </w:p>
          <w:p w14:paraId="499E57C9" w14:textId="77777777" w:rsidR="00924109" w:rsidRDefault="00924109" w:rsidP="00924109">
            <w:pPr>
              <w:pStyle w:val="CopticVersemulti-line"/>
            </w:pPr>
            <w:r>
              <w:t>ⲕⲉ ⲛⲯⲛ ⲕⲉ ⲁ̀ⲓ̀ ⲕⲉ ⲓⲥⲧⲟⲩⲥ</w:t>
            </w:r>
          </w:p>
          <w:p w14:paraId="4179FE57" w14:textId="5A9AA5EA" w:rsidR="00924109" w:rsidRPr="000D1B28" w:rsidRDefault="00924109" w:rsidP="00924109">
            <w:pPr>
              <w:pStyle w:val="CopticHangingVerse"/>
            </w:pPr>
            <w:r>
              <w:t>ⲉ̀ⲱ̀ⲛⲁⲥ ⲧⲱⲛ ⲉ̀ⲱ̀ⲛⲱⲛ: ⲁ̀ⲙⲏⲛ.</w:t>
            </w:r>
          </w:p>
        </w:tc>
      </w:tr>
    </w:tbl>
    <w:p w14:paraId="0612F036" w14:textId="77777777" w:rsidR="00924109" w:rsidRDefault="00924109" w:rsidP="00924109">
      <w:pPr>
        <w:pStyle w:val="Rubric"/>
      </w:pPr>
      <w:r>
        <w:t>After the procession is complete, the icons are held before the altar, facing the people, and prebyster censes them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7904E2B4" w14:textId="77777777" w:rsidR="00F64774" w:rsidRPr="00ED7853" w:rsidRDefault="00F64774" w:rsidP="00F64774">
      <w:pPr>
        <w:pStyle w:val="Heading4"/>
        <w:rPr>
          <w:rFonts w:ascii="Arial Unicode MS" w:eastAsia="Arial Unicode MS" w:hAnsi="Arial Unicode MS" w:cs="Arial Unicode MS"/>
        </w:rPr>
      </w:pPr>
      <w:r>
        <w:t>The Hymn of the Intercessions for Ascension</w:t>
      </w:r>
    </w:p>
    <w:p w14:paraId="4B7A0EDF" w14:textId="7D8AA287" w:rsidR="00F64774" w:rsidRPr="009F6B4B" w:rsidRDefault="00F64774" w:rsidP="00F64774">
      <w:pPr>
        <w:pStyle w:val="Rubric"/>
      </w:pPr>
      <w:r>
        <w:t>Continue as for the rest of the 50 days.</w:t>
      </w:r>
    </w:p>
    <w:p w14:paraId="611EE36A" w14:textId="2616EF8B" w:rsidR="00924109" w:rsidRDefault="00924109" w:rsidP="00924109">
      <w:pPr>
        <w:pStyle w:val="Heading4"/>
      </w:pPr>
      <w:r>
        <w:t>The Praxis Response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109" w:rsidRPr="00AF56AD" w14:paraId="1D043618" w14:textId="77777777" w:rsidTr="00AB79EF">
        <w:trPr>
          <w:cantSplit/>
          <w:jc w:val="center"/>
        </w:trPr>
        <w:tc>
          <w:tcPr>
            <w:tcW w:w="288" w:type="dxa"/>
          </w:tcPr>
          <w:p w14:paraId="672FB7DD" w14:textId="77777777" w:rsidR="00924109" w:rsidRDefault="00924109" w:rsidP="00924109">
            <w:pPr>
              <w:pStyle w:val="CopticCross"/>
            </w:pPr>
          </w:p>
        </w:tc>
        <w:tc>
          <w:tcPr>
            <w:tcW w:w="3960" w:type="dxa"/>
          </w:tcPr>
          <w:p w14:paraId="63B0705D" w14:textId="77777777" w:rsidR="00924109" w:rsidRDefault="00924109" w:rsidP="00924109">
            <w:pPr>
              <w:pStyle w:val="EngHang"/>
            </w:pPr>
            <w:r>
              <w:t>Hail to His Ascension:</w:t>
            </w:r>
          </w:p>
          <w:p w14:paraId="02D38C96" w14:textId="77777777" w:rsidR="00924109" w:rsidRDefault="00924109" w:rsidP="00924109">
            <w:pPr>
              <w:pStyle w:val="EngHang"/>
            </w:pPr>
            <w:r>
              <w:t>He ascended into the heavens</w:t>
            </w:r>
          </w:p>
          <w:p w14:paraId="08C50015" w14:textId="77777777" w:rsidR="00924109" w:rsidRDefault="00924109" w:rsidP="00924109">
            <w:pPr>
              <w:pStyle w:val="EngHang"/>
            </w:pPr>
            <w:r>
              <w:t>And sent us the Paraclete,</w:t>
            </w:r>
          </w:p>
          <w:p w14:paraId="39A58434" w14:textId="08A0D1D8" w:rsidR="00924109" w:rsidRDefault="00924109" w:rsidP="00924109">
            <w:pPr>
              <w:pStyle w:val="EngHangEnd"/>
            </w:pPr>
            <w:r>
              <w:t>The Spirit of Truth.</w:t>
            </w:r>
          </w:p>
        </w:tc>
        <w:tc>
          <w:tcPr>
            <w:tcW w:w="288" w:type="dxa"/>
          </w:tcPr>
          <w:p w14:paraId="1DCD9283" w14:textId="77777777" w:rsidR="00924109" w:rsidRDefault="00924109" w:rsidP="00924109"/>
        </w:tc>
        <w:tc>
          <w:tcPr>
            <w:tcW w:w="288" w:type="dxa"/>
          </w:tcPr>
          <w:p w14:paraId="727A7A56" w14:textId="77777777" w:rsidR="00924109" w:rsidRDefault="00924109" w:rsidP="00924109">
            <w:pPr>
              <w:pStyle w:val="CopticCross"/>
            </w:pPr>
          </w:p>
        </w:tc>
        <w:tc>
          <w:tcPr>
            <w:tcW w:w="3960" w:type="dxa"/>
          </w:tcPr>
          <w:p w14:paraId="1950EEFF" w14:textId="77777777" w:rsidR="00924109" w:rsidRDefault="00924109" w:rsidP="00924109">
            <w:pPr>
              <w:pStyle w:val="CopticVersemulti-line"/>
            </w:pPr>
            <w:r>
              <w:t>Ⲭⲉⲣⲉ ⲧⲉϥⲁ̀ⲛⲁⲗⲩⲙⲯⲓⲥ:</w:t>
            </w:r>
          </w:p>
          <w:p w14:paraId="50ED5CAA" w14:textId="77777777" w:rsidR="00924109" w:rsidRDefault="00924109" w:rsidP="00924109">
            <w:pPr>
              <w:pStyle w:val="CopticVersemulti-line"/>
            </w:pPr>
            <w:r>
              <w:t>ⲉ̀ⲧⲁϥϣⲉⲛⲁϥ ⲉ̀ⲡ̀ϣⲱⲓ ⲉ̀ⲛⲓⲫⲏⲟⲩⲓ:</w:t>
            </w:r>
          </w:p>
          <w:p w14:paraId="3D08D028" w14:textId="77777777" w:rsidR="00924109" w:rsidRDefault="00924109" w:rsidP="00924109">
            <w:pPr>
              <w:pStyle w:val="CopticVersemulti-line"/>
            </w:pPr>
            <w:r>
              <w:t>ϧⲉⲛ ⲟⲩⲱ̀ⲟⲩ ⲛⲉⲙ ⲟⲩⲧⲁⲓⲟ:</w:t>
            </w:r>
          </w:p>
          <w:p w14:paraId="1E5AD0AD" w14:textId="162665AD" w:rsidR="00924109" w:rsidRDefault="00924109" w:rsidP="00924109">
            <w:pPr>
              <w:pStyle w:val="CopticHangingVerse"/>
            </w:pPr>
            <w:r>
              <w:t>ⲁϥϩⲉⲙⲥⲓ ⲥⲁⲟⲩⲓ̀ⲛⲁⲙ ⲙ̀Ⲡⲉϥⲓⲱⲧ.</w:t>
            </w:r>
          </w:p>
        </w:tc>
      </w:tr>
      <w:tr w:rsidR="00924109" w:rsidRPr="00AF56AD" w14:paraId="0FBE0F48" w14:textId="77777777" w:rsidTr="00AB79EF">
        <w:trPr>
          <w:cantSplit/>
          <w:jc w:val="center"/>
        </w:trPr>
        <w:tc>
          <w:tcPr>
            <w:tcW w:w="288" w:type="dxa"/>
          </w:tcPr>
          <w:p w14:paraId="459C07DE" w14:textId="77777777" w:rsidR="00924109" w:rsidRDefault="00924109" w:rsidP="00AB79EF">
            <w:pPr>
              <w:pStyle w:val="CopticCross"/>
            </w:pPr>
          </w:p>
        </w:tc>
        <w:tc>
          <w:tcPr>
            <w:tcW w:w="3960" w:type="dxa"/>
          </w:tcPr>
          <w:p w14:paraId="0DE69EA0" w14:textId="77777777" w:rsidR="00924109" w:rsidRDefault="00924109" w:rsidP="00AB79EF">
            <w:pPr>
              <w:pStyle w:val="EngHang"/>
            </w:pPr>
            <w:r>
              <w:t>You are in truth blessed,</w:t>
            </w:r>
          </w:p>
          <w:p w14:paraId="636024D5" w14:textId="77777777" w:rsidR="00924109" w:rsidRDefault="00924109" w:rsidP="00AB79EF">
            <w:pPr>
              <w:pStyle w:val="EngHang"/>
            </w:pPr>
            <w:r>
              <w:t>With Your good Father,</w:t>
            </w:r>
          </w:p>
          <w:p w14:paraId="7A71EEDE" w14:textId="77777777" w:rsidR="00924109" w:rsidRDefault="00924109" w:rsidP="00AB79EF">
            <w:pPr>
              <w:pStyle w:val="EngHang"/>
            </w:pPr>
            <w:r>
              <w:t>And the Holy Spirit,</w:t>
            </w:r>
          </w:p>
          <w:p w14:paraId="7FE5C5A3" w14:textId="77777777" w:rsidR="00924109" w:rsidRDefault="00924109" w:rsidP="00AB79EF">
            <w:pPr>
              <w:pStyle w:val="EngHangEnd"/>
            </w:pPr>
            <w:r>
              <w:t>For you have risen and saved us.</w:t>
            </w:r>
          </w:p>
        </w:tc>
        <w:tc>
          <w:tcPr>
            <w:tcW w:w="288" w:type="dxa"/>
          </w:tcPr>
          <w:p w14:paraId="2CDBFC52" w14:textId="77777777" w:rsidR="00924109" w:rsidRDefault="00924109" w:rsidP="00AB79EF"/>
        </w:tc>
        <w:tc>
          <w:tcPr>
            <w:tcW w:w="288" w:type="dxa"/>
          </w:tcPr>
          <w:p w14:paraId="0E6BA43E" w14:textId="77777777" w:rsidR="00924109" w:rsidRDefault="00924109" w:rsidP="00AB79EF">
            <w:pPr>
              <w:pStyle w:val="CopticCross"/>
            </w:pPr>
          </w:p>
        </w:tc>
        <w:tc>
          <w:tcPr>
            <w:tcW w:w="3960" w:type="dxa"/>
          </w:tcPr>
          <w:p w14:paraId="528898D1" w14:textId="77777777" w:rsidR="00924109" w:rsidRDefault="00924109" w:rsidP="00AB79EF">
            <w:pPr>
              <w:pStyle w:val="CopticVersemulti-line"/>
            </w:pPr>
            <w:r>
              <w:t>Ⲕⲥ̀ⲙⲁⲣⲱⲟⲩⲧ ⲁ̀ⲗⲏⲑⲟⲥ:</w:t>
            </w:r>
          </w:p>
          <w:p w14:paraId="5D5B6FE7" w14:textId="77777777" w:rsidR="00924109" w:rsidRDefault="00924109" w:rsidP="00AB79EF">
            <w:pPr>
              <w:pStyle w:val="CopticVersemulti-line"/>
            </w:pPr>
            <w:r>
              <w:t>ⲛⲉⲙ Ⲡⲉⲕⲓⲱⲧ ⲛ̀ⲁ̀ⲅⲁⲑⲟⲥ:</w:t>
            </w:r>
          </w:p>
          <w:p w14:paraId="17E0D2ED" w14:textId="77777777" w:rsidR="00924109" w:rsidRDefault="00924109" w:rsidP="00AB79EF">
            <w:pPr>
              <w:pStyle w:val="CopticVersemulti-line"/>
            </w:pPr>
            <w:r>
              <w:t>ⲛⲉⲙ Ⲡⲓⲡ̀ⲛⲉⲩⲙⲁ ⲉⲑⲟⲩⲁⲃ:</w:t>
            </w:r>
          </w:p>
          <w:p w14:paraId="2708980E" w14:textId="77777777" w:rsidR="00924109" w:rsidRPr="00AF56AD" w:rsidRDefault="00924109" w:rsidP="00AB79EF">
            <w:pPr>
              <w:pStyle w:val="CopticHangingVerse"/>
            </w:pPr>
            <w:r>
              <w:t>ϫⲉ ⲁⲕⲧⲱⲛⲕ ⲁⲕⲥⲱϯ ⲙ̀ⲙⲟⲛ.</w:t>
            </w:r>
          </w:p>
        </w:tc>
      </w:tr>
    </w:tbl>
    <w:p w14:paraId="60068D9D" w14:textId="02B8ED19" w:rsidR="00AB79EF" w:rsidRDefault="00AB79EF" w:rsidP="00AB79EF">
      <w:pPr>
        <w:pStyle w:val="Heading4"/>
      </w:pPr>
      <w:r>
        <w:lastRenderedPageBreak/>
        <w:t>The Hymn of the Holy Spirit</w:t>
      </w:r>
    </w:p>
    <w:p w14:paraId="0B6C7C93" w14:textId="38570F75" w:rsidR="00AB79EF" w:rsidRPr="00AB79EF" w:rsidRDefault="00AB79EF" w:rsidP="00AB79EF">
      <w:pPr>
        <w:pStyle w:val="Rubric"/>
      </w:pPr>
      <w:r>
        <w:t>After the Praxis is read, the Presbyter leads the people in chanting the troparia of the Third Hour in the long tune, then the people sing the following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9EF" w:rsidRPr="00AF56AD" w14:paraId="5DAE4E9B" w14:textId="77777777" w:rsidTr="00AB79EF">
        <w:trPr>
          <w:cantSplit/>
          <w:jc w:val="center"/>
        </w:trPr>
        <w:tc>
          <w:tcPr>
            <w:tcW w:w="288" w:type="dxa"/>
          </w:tcPr>
          <w:p w14:paraId="7673A6AF" w14:textId="77777777" w:rsidR="00AB79EF" w:rsidRDefault="00AB79EF" w:rsidP="00AB79EF">
            <w:pPr>
              <w:pStyle w:val="CopticCross"/>
            </w:pPr>
          </w:p>
        </w:tc>
        <w:tc>
          <w:tcPr>
            <w:tcW w:w="3960" w:type="dxa"/>
          </w:tcPr>
          <w:p w14:paraId="7E42AF84" w14:textId="02600487" w:rsidR="00AB79EF" w:rsidRDefault="00AB79EF" w:rsidP="00AB79EF">
            <w:pPr>
              <w:pStyle w:val="EngHang"/>
            </w:pPr>
            <w:r>
              <w:t>The Spirit, the Paraclete,</w:t>
            </w:r>
          </w:p>
          <w:p w14:paraId="389A62BF" w14:textId="7B69BB40" w:rsidR="00AB79EF" w:rsidRDefault="00AB79EF" w:rsidP="00AB79EF">
            <w:pPr>
              <w:pStyle w:val="EngHang"/>
            </w:pPr>
            <w:r>
              <w:t>Came upon the Apostles</w:t>
            </w:r>
          </w:p>
          <w:p w14:paraId="53FB95D3" w14:textId="2EAFB1FC" w:rsidR="00AB79EF" w:rsidRDefault="00AB79EF" w:rsidP="00AB79EF">
            <w:pPr>
              <w:pStyle w:val="EngHang"/>
            </w:pPr>
            <w:r>
              <w:t>On the feast of Pentecost,</w:t>
            </w:r>
          </w:p>
          <w:p w14:paraId="5F54548F" w14:textId="2F31EC7E" w:rsidR="00AB79EF" w:rsidRDefault="00AB79EF" w:rsidP="00AB79EF">
            <w:pPr>
              <w:pStyle w:val="EngHangEnd"/>
            </w:pPr>
            <w:r>
              <w:t>And the spoke in diverse tongues.</w:t>
            </w:r>
          </w:p>
        </w:tc>
        <w:tc>
          <w:tcPr>
            <w:tcW w:w="288" w:type="dxa"/>
          </w:tcPr>
          <w:p w14:paraId="413CEAA9" w14:textId="77777777" w:rsidR="00AB79EF" w:rsidRDefault="00AB79EF" w:rsidP="00AB79EF"/>
        </w:tc>
        <w:tc>
          <w:tcPr>
            <w:tcW w:w="288" w:type="dxa"/>
          </w:tcPr>
          <w:p w14:paraId="590320C5" w14:textId="77777777" w:rsidR="00AB79EF" w:rsidRDefault="00AB79EF" w:rsidP="00AB79EF">
            <w:pPr>
              <w:pStyle w:val="CopticCross"/>
            </w:pPr>
          </w:p>
        </w:tc>
        <w:tc>
          <w:tcPr>
            <w:tcW w:w="3960" w:type="dxa"/>
          </w:tcPr>
          <w:p w14:paraId="520F90A3" w14:textId="24BFFAE9" w:rsidR="00AB79EF" w:rsidRDefault="00D74588" w:rsidP="00AB79EF">
            <w:pPr>
              <w:pStyle w:val="CopticVersemulti-line"/>
            </w:pPr>
            <w:r>
              <w:t>Ⲡⲓⲡ̀ⲛⲉⲩⲙⲁ ⲙ̀ⲡⲁⲣⲁⲕⲗⲏⲧⲟⲛ:</w:t>
            </w:r>
          </w:p>
          <w:p w14:paraId="74097F8D" w14:textId="0CBDEFA3" w:rsidR="00D74588" w:rsidRDefault="00D74588" w:rsidP="00AB79EF">
            <w:pPr>
              <w:pStyle w:val="CopticVersemulti-line"/>
            </w:pPr>
            <w:r>
              <w:t>ⲫⲏⲉ̀ⲧⲁϥⲓ̀ ⲉ̀ϫⲉⲛ ⲛⲓⲁ̀ⲡⲟⲥⲧⲟⲗⲟⲥ:</w:t>
            </w:r>
          </w:p>
          <w:p w14:paraId="6D9EF20A" w14:textId="089BB2E2" w:rsidR="00D74588" w:rsidRDefault="00D74588" w:rsidP="00AB79EF">
            <w:pPr>
              <w:pStyle w:val="CopticVersemulti-line"/>
            </w:pPr>
            <w:r>
              <w:t>ϧⲉⲛ ⲡ̀ϣⲁⲓ ⲛ̀ϯⲛⲉⲛⲧⲏⲕⲟⲥⲧⲏ:</w:t>
            </w:r>
          </w:p>
          <w:p w14:paraId="3A2CA477" w14:textId="1FBEF933" w:rsidR="00AB79EF" w:rsidRPr="00AF56AD" w:rsidRDefault="00D74588" w:rsidP="00AB79EF">
            <w:pPr>
              <w:pStyle w:val="CopticVerse"/>
            </w:pPr>
            <w:r>
              <w:t>ⲁⲩⲥⲁϫⲓ ϧⲉⲛ ϩⲁⲛⲙⲏϣ ⲛ̀ⲗⲁⲥ</w:t>
            </w:r>
            <w:r w:rsidR="00AB79EF">
              <w:t>.</w:t>
            </w:r>
          </w:p>
        </w:tc>
      </w:tr>
      <w:tr w:rsidR="00AB79EF" w:rsidRPr="00AF56AD" w14:paraId="44054AF5" w14:textId="77777777" w:rsidTr="00AB79EF">
        <w:trPr>
          <w:cantSplit/>
          <w:jc w:val="center"/>
        </w:trPr>
        <w:tc>
          <w:tcPr>
            <w:tcW w:w="288" w:type="dxa"/>
          </w:tcPr>
          <w:p w14:paraId="030A874C" w14:textId="77777777" w:rsidR="00AB79EF" w:rsidRDefault="00AB79EF" w:rsidP="00AB79EF">
            <w:pPr>
              <w:pStyle w:val="CopticCross"/>
            </w:pPr>
          </w:p>
        </w:tc>
        <w:tc>
          <w:tcPr>
            <w:tcW w:w="3960" w:type="dxa"/>
          </w:tcPr>
          <w:p w14:paraId="5096F439" w14:textId="3AE97F80" w:rsidR="00AB79EF" w:rsidRDefault="00AB79EF" w:rsidP="00AB79EF">
            <w:pPr>
              <w:pStyle w:val="EngHang"/>
            </w:pPr>
            <w:r>
              <w:t>It happened</w:t>
            </w:r>
            <w:r w:rsidR="00D74588">
              <w:t>, when the days</w:t>
            </w:r>
          </w:p>
          <w:p w14:paraId="2ACD2D24" w14:textId="594235A4" w:rsidR="00D74588" w:rsidRDefault="00D74588" w:rsidP="00AB79EF">
            <w:pPr>
              <w:pStyle w:val="EngHang"/>
            </w:pPr>
            <w:r>
              <w:t>Of Pentecost were fulfilled,</w:t>
            </w:r>
          </w:p>
          <w:p w14:paraId="5C10B5AF" w14:textId="0973F11C" w:rsidR="00D74588" w:rsidRDefault="00D74588" w:rsidP="00AB79EF">
            <w:pPr>
              <w:pStyle w:val="EngHang"/>
            </w:pPr>
            <w:r>
              <w:t>That all the twelve</w:t>
            </w:r>
          </w:p>
          <w:p w14:paraId="4A23FC8F" w14:textId="067814D3" w:rsidR="00AB79EF" w:rsidRDefault="00D74588" w:rsidP="00D74588">
            <w:pPr>
              <w:pStyle w:val="EngHangEnd"/>
            </w:pPr>
            <w:r>
              <w:t>Apostles were gathered together.</w:t>
            </w:r>
          </w:p>
        </w:tc>
        <w:tc>
          <w:tcPr>
            <w:tcW w:w="288" w:type="dxa"/>
          </w:tcPr>
          <w:p w14:paraId="619CC939" w14:textId="77777777" w:rsidR="00AB79EF" w:rsidRDefault="00AB79EF" w:rsidP="00AB79EF"/>
        </w:tc>
        <w:tc>
          <w:tcPr>
            <w:tcW w:w="288" w:type="dxa"/>
          </w:tcPr>
          <w:p w14:paraId="56E0704A" w14:textId="77777777" w:rsidR="00AB79EF" w:rsidRDefault="00AB79EF" w:rsidP="00AB79EF">
            <w:pPr>
              <w:pStyle w:val="CopticCross"/>
            </w:pPr>
          </w:p>
        </w:tc>
        <w:tc>
          <w:tcPr>
            <w:tcW w:w="3960" w:type="dxa"/>
          </w:tcPr>
          <w:p w14:paraId="123CDDA9" w14:textId="039AFFB2" w:rsidR="00AB79EF" w:rsidRDefault="004D4AFB" w:rsidP="00AB79EF">
            <w:pPr>
              <w:pStyle w:val="CopticVersemulti-line"/>
            </w:pPr>
            <w:r>
              <w:t>Ⲁⲥϣⲱⲡⲓ ⲉ̀ⲧⲁⲩϫⲱⲕ ⲉ̀ⲃⲟⲗ:</w:t>
            </w:r>
          </w:p>
          <w:p w14:paraId="6C4FF593" w14:textId="632523C6" w:rsidR="004D4AFB" w:rsidRDefault="004D4AFB" w:rsidP="00AB79EF">
            <w:pPr>
              <w:pStyle w:val="CopticVersemulti-line"/>
            </w:pPr>
            <w:r>
              <w:t>ⲛ̀ⲧⲉ ϯⲡⲉⲛⲧⲏⲕⲟⲥⲧⲏ:</w:t>
            </w:r>
          </w:p>
          <w:p w14:paraId="22DA4D08" w14:textId="7A062EAA" w:rsidR="004D4AFB" w:rsidRDefault="004D4AFB" w:rsidP="00AB79EF">
            <w:pPr>
              <w:pStyle w:val="CopticVersemulti-line"/>
            </w:pPr>
            <w:r>
              <w:t>ⲛⲁⲩⲑⲟⲩⲏⲧ ⲧⲏⲣⲟⲩ ϩⲓⲟⲩⲙⲁ:</w:t>
            </w:r>
          </w:p>
          <w:p w14:paraId="44106526" w14:textId="25308EDE" w:rsidR="00AB79EF" w:rsidRDefault="004D4AFB" w:rsidP="004D4AFB">
            <w:pPr>
              <w:pStyle w:val="CopticHangingVerse"/>
            </w:pPr>
            <w:r>
              <w:t>ⲛ̀ϫⲉ ⲡⲓⲙⲏⲧ ⲥ̀ⲛⲁⲩ ⲛ̀ⲁ̀ⲡⲟⲥⲧⲟⲗⲟⲥ.</w:t>
            </w:r>
          </w:p>
        </w:tc>
      </w:tr>
      <w:tr w:rsidR="00AB79EF" w:rsidRPr="00AF56AD" w14:paraId="13975007" w14:textId="77777777" w:rsidTr="00AB79EF">
        <w:trPr>
          <w:cantSplit/>
          <w:jc w:val="center"/>
        </w:trPr>
        <w:tc>
          <w:tcPr>
            <w:tcW w:w="288" w:type="dxa"/>
          </w:tcPr>
          <w:p w14:paraId="1A195EEA" w14:textId="77777777" w:rsidR="00AB79EF" w:rsidRDefault="00AB79EF" w:rsidP="00AB79EF">
            <w:pPr>
              <w:pStyle w:val="CopticCross"/>
            </w:pPr>
          </w:p>
        </w:tc>
        <w:tc>
          <w:tcPr>
            <w:tcW w:w="3960" w:type="dxa"/>
          </w:tcPr>
          <w:p w14:paraId="1521E3E3" w14:textId="24646A85" w:rsidR="00AB79EF" w:rsidRDefault="00D74588" w:rsidP="00AB79EF">
            <w:pPr>
              <w:pStyle w:val="EngHang"/>
            </w:pPr>
            <w:r>
              <w:t>When the Spirit, the Paraclete,</w:t>
            </w:r>
          </w:p>
          <w:p w14:paraId="3B574609" w14:textId="14AB7D59" w:rsidR="00D74588" w:rsidRDefault="00D74588" w:rsidP="00AB79EF">
            <w:pPr>
              <w:pStyle w:val="EngHang"/>
            </w:pPr>
            <w:r>
              <w:t>Came down from heaven,</w:t>
            </w:r>
          </w:p>
          <w:p w14:paraId="11F4835F" w14:textId="6F4A8352" w:rsidR="00D74588" w:rsidRDefault="00D74588" w:rsidP="00AB79EF">
            <w:pPr>
              <w:pStyle w:val="EngHang"/>
            </w:pPr>
            <w:r>
              <w:t>He spread upon each one,</w:t>
            </w:r>
          </w:p>
          <w:p w14:paraId="5030310A" w14:textId="3969E73E" w:rsidR="00AB79EF" w:rsidRDefault="00D74588" w:rsidP="00AB79EF">
            <w:pPr>
              <w:pStyle w:val="EngHangEnd"/>
            </w:pPr>
            <w:r>
              <w:t>And they spoke in diverse tongues</w:t>
            </w:r>
            <w:r w:rsidR="00AB79EF">
              <w:t>.</w:t>
            </w:r>
          </w:p>
        </w:tc>
        <w:tc>
          <w:tcPr>
            <w:tcW w:w="288" w:type="dxa"/>
          </w:tcPr>
          <w:p w14:paraId="63D6219A" w14:textId="77777777" w:rsidR="00AB79EF" w:rsidRDefault="00AB79EF" w:rsidP="00AB79EF"/>
        </w:tc>
        <w:tc>
          <w:tcPr>
            <w:tcW w:w="288" w:type="dxa"/>
          </w:tcPr>
          <w:p w14:paraId="28D3EA09" w14:textId="77777777" w:rsidR="00AB79EF" w:rsidRDefault="00AB79EF" w:rsidP="00AB79EF">
            <w:pPr>
              <w:pStyle w:val="CopticCross"/>
            </w:pPr>
          </w:p>
        </w:tc>
        <w:tc>
          <w:tcPr>
            <w:tcW w:w="3960" w:type="dxa"/>
          </w:tcPr>
          <w:p w14:paraId="006DB781" w14:textId="77DFBD94" w:rsidR="00AB79EF" w:rsidRDefault="004D4AFB" w:rsidP="00AB79EF">
            <w:pPr>
              <w:pStyle w:val="CopticVersemulti-line"/>
            </w:pPr>
            <w:r>
              <w:t>Ⲡⲓⲡ̀ⲛⲉⲩⲙⲁ ⲙ̀ⲡⲁⲣⲁⲕⲗⲏⲧⲟⲛ:</w:t>
            </w:r>
          </w:p>
          <w:p w14:paraId="5D78D086" w14:textId="561C9225" w:rsidR="004D4AFB" w:rsidRDefault="004D4AFB" w:rsidP="00AB79EF">
            <w:pPr>
              <w:pStyle w:val="CopticVersemulti-line"/>
            </w:pPr>
            <w:r>
              <w:t>ⲉ̀ⲧⲁϥⲓ̀ ⲉ̀ⲡⲉⲥⲏⲧ ⲉ̀ⲃⲟⲗ ϧⲉⲛ ⲧ̀ⲫⲉ:</w:t>
            </w:r>
          </w:p>
          <w:p w14:paraId="384F76A3" w14:textId="63514FC0" w:rsidR="004D4AFB" w:rsidRDefault="004D4AFB" w:rsidP="004D4AFB">
            <w:pPr>
              <w:pStyle w:val="CopticVersemulti-line"/>
            </w:pPr>
            <w:r>
              <w:t>ⲁϥⲫⲱⲣϣ ⲉ̀ϫⲉⲛ ⲫ̀ⲟⲩⲁⲓ ⲫ̀ⲟⲩⲁⲓ:</w:t>
            </w:r>
          </w:p>
          <w:p w14:paraId="0C25721C" w14:textId="401F71F1" w:rsidR="00AB79EF" w:rsidRPr="00AF56AD" w:rsidRDefault="004D4AFB" w:rsidP="00AB79EF">
            <w:pPr>
              <w:pStyle w:val="CopticHangingVerse"/>
            </w:pPr>
            <w:r>
              <w:t>ⲁⲩⲥⲁϫⲓ ϧⲉⲛ ϩⲁⲛⲙⲏϣ ⲛ̀ⲗⲁⲥ</w:t>
            </w:r>
            <w:r w:rsidR="00AB79EF">
              <w:t>.</w:t>
            </w:r>
          </w:p>
        </w:tc>
      </w:tr>
      <w:tr w:rsidR="00AB79EF" w:rsidRPr="00AF56AD" w14:paraId="281EB287" w14:textId="77777777" w:rsidTr="00AB79EF">
        <w:trPr>
          <w:cantSplit/>
          <w:jc w:val="center"/>
        </w:trPr>
        <w:tc>
          <w:tcPr>
            <w:tcW w:w="288" w:type="dxa"/>
          </w:tcPr>
          <w:p w14:paraId="2EE5CFD5" w14:textId="77777777" w:rsidR="00AB79EF" w:rsidRDefault="00AB79EF" w:rsidP="00AB79EF">
            <w:pPr>
              <w:pStyle w:val="CopticCross"/>
            </w:pPr>
          </w:p>
        </w:tc>
        <w:tc>
          <w:tcPr>
            <w:tcW w:w="3960" w:type="dxa"/>
          </w:tcPr>
          <w:p w14:paraId="330E6B3B" w14:textId="306C4968" w:rsidR="00AB79EF" w:rsidRDefault="00D74588" w:rsidP="00AB79EF">
            <w:pPr>
              <w:pStyle w:val="EngHang"/>
            </w:pPr>
            <w:r>
              <w:t>And a great fear came,</w:t>
            </w:r>
          </w:p>
          <w:p w14:paraId="4548F78B" w14:textId="73934593" w:rsidR="00D74588" w:rsidRDefault="00D74588" w:rsidP="00AB79EF">
            <w:pPr>
              <w:pStyle w:val="EngHang"/>
            </w:pPr>
            <w:r>
              <w:t>And a sound from heaven,</w:t>
            </w:r>
          </w:p>
          <w:p w14:paraId="73E11CDF" w14:textId="21B90E41" w:rsidR="00D74588" w:rsidRDefault="00D74588" w:rsidP="00AB79EF">
            <w:pPr>
              <w:pStyle w:val="EngHang"/>
            </w:pPr>
            <w:r>
              <w:t>And it filled the place</w:t>
            </w:r>
          </w:p>
          <w:p w14:paraId="4B347B4B" w14:textId="5E7D6FAA" w:rsidR="00AB79EF" w:rsidRDefault="00D74588" w:rsidP="00D74588">
            <w:pPr>
              <w:pStyle w:val="EngHangEnd"/>
            </w:pPr>
            <w:r>
              <w:t>Where Christ’s Diciples were [gathered].</w:t>
            </w:r>
          </w:p>
        </w:tc>
        <w:tc>
          <w:tcPr>
            <w:tcW w:w="288" w:type="dxa"/>
          </w:tcPr>
          <w:p w14:paraId="376AC350" w14:textId="77777777" w:rsidR="00AB79EF" w:rsidRDefault="00AB79EF" w:rsidP="00AB79EF"/>
        </w:tc>
        <w:tc>
          <w:tcPr>
            <w:tcW w:w="288" w:type="dxa"/>
          </w:tcPr>
          <w:p w14:paraId="15D3B074" w14:textId="77777777" w:rsidR="00AB79EF" w:rsidRDefault="00AB79EF" w:rsidP="00AB79EF">
            <w:pPr>
              <w:pStyle w:val="CopticCross"/>
            </w:pPr>
          </w:p>
        </w:tc>
        <w:tc>
          <w:tcPr>
            <w:tcW w:w="3960" w:type="dxa"/>
          </w:tcPr>
          <w:p w14:paraId="62903C39" w14:textId="77777777" w:rsidR="00AB79EF" w:rsidRDefault="004D4AFB" w:rsidP="00AB79EF">
            <w:pPr>
              <w:pStyle w:val="CopticVersemulti-line"/>
            </w:pPr>
            <w:r>
              <w:t>Ⲁⲥϣⲱⲡⲓ ⲛ̀ϫⲉ ⲟⲩⲛⲓϣϯ ⲛ̀ϩⲟϯ:</w:t>
            </w:r>
          </w:p>
          <w:p w14:paraId="565EAE78" w14:textId="77777777" w:rsidR="004D4AFB" w:rsidRDefault="004D4AFB" w:rsidP="00AB79EF">
            <w:pPr>
              <w:pStyle w:val="CopticVersemulti-line"/>
            </w:pPr>
            <w:r>
              <w:t>ⲟⲩⲥ̀ⲙⲏ ⲁⲥϣⲱⲡⲓ ⲉ̀ϣⲟⲗϧⲉⲛ ⲧ̀ⲫⲉ:</w:t>
            </w:r>
          </w:p>
          <w:p w14:paraId="3D6D89A0" w14:textId="77777777" w:rsidR="004D4AFB" w:rsidRDefault="004D4AFB" w:rsidP="00AB79EF">
            <w:pPr>
              <w:pStyle w:val="CopticVersemulti-line"/>
            </w:pPr>
            <w:r>
              <w:t>ⲁⲥⲙⲁϩⲡⲓⲙⲁ ⲉ̀ⲛⲁⲩⲭⲏ ⲛ̀ϧⲏⲧϥ:</w:t>
            </w:r>
          </w:p>
          <w:p w14:paraId="75250431" w14:textId="4578A348" w:rsidR="004D4AFB" w:rsidRDefault="004D4AFB" w:rsidP="004D4AFB">
            <w:pPr>
              <w:pStyle w:val="CopticHangingVerse"/>
            </w:pPr>
            <w:r>
              <w:t>ⲛ̀ϫⲉ ⲛⲓⲙⲁⲑⲏⲧⲏⲥ ⲛ̀ⲧⲉ Ⲡⲓⲭ̀ⲣⲓⲥⲧⲟⲥ.</w:t>
            </w:r>
          </w:p>
        </w:tc>
      </w:tr>
      <w:tr w:rsidR="00AB79EF" w:rsidRPr="00AF56AD" w14:paraId="0484DD54" w14:textId="77777777" w:rsidTr="00AB79EF">
        <w:trPr>
          <w:cantSplit/>
          <w:jc w:val="center"/>
        </w:trPr>
        <w:tc>
          <w:tcPr>
            <w:tcW w:w="288" w:type="dxa"/>
          </w:tcPr>
          <w:p w14:paraId="3CB3C015" w14:textId="77777777" w:rsidR="00AB79EF" w:rsidRDefault="00AB79EF" w:rsidP="00AB79EF">
            <w:pPr>
              <w:pStyle w:val="CopticCross"/>
            </w:pPr>
          </w:p>
        </w:tc>
        <w:tc>
          <w:tcPr>
            <w:tcW w:w="3960" w:type="dxa"/>
          </w:tcPr>
          <w:p w14:paraId="13DB8943" w14:textId="24ECCB3E" w:rsidR="00AB79EF" w:rsidRDefault="00D74588" w:rsidP="00AB79EF">
            <w:pPr>
              <w:pStyle w:val="EngHang"/>
            </w:pPr>
            <w:r>
              <w:t>And the likeness of tongues of fire</w:t>
            </w:r>
          </w:p>
          <w:p w14:paraId="2B3DCA30" w14:textId="271CEE5F" w:rsidR="00D74588" w:rsidRDefault="00D74588" w:rsidP="00AB79EF">
            <w:pPr>
              <w:pStyle w:val="EngHang"/>
            </w:pPr>
            <w:r>
              <w:t>Appeared to them,</w:t>
            </w:r>
          </w:p>
          <w:p w14:paraId="1BF181A3" w14:textId="3DC3FAA6" w:rsidR="00D74588" w:rsidRDefault="00D74588" w:rsidP="00AB79EF">
            <w:pPr>
              <w:pStyle w:val="EngHang"/>
            </w:pPr>
            <w:r>
              <w:t>And divided upon each one</w:t>
            </w:r>
          </w:p>
          <w:p w14:paraId="682D891C" w14:textId="28E9DE37" w:rsidR="00AB79EF" w:rsidRDefault="00D74588" w:rsidP="00AB79EF">
            <w:pPr>
              <w:pStyle w:val="EngHangEnd"/>
            </w:pPr>
            <w:r>
              <w:t>Of the honoured Disciples</w:t>
            </w:r>
            <w:r w:rsidR="00AB79EF">
              <w:t>.</w:t>
            </w:r>
          </w:p>
        </w:tc>
        <w:tc>
          <w:tcPr>
            <w:tcW w:w="288" w:type="dxa"/>
          </w:tcPr>
          <w:p w14:paraId="35F1D2BC" w14:textId="77777777" w:rsidR="00AB79EF" w:rsidRDefault="00AB79EF" w:rsidP="00AB79EF"/>
        </w:tc>
        <w:tc>
          <w:tcPr>
            <w:tcW w:w="288" w:type="dxa"/>
          </w:tcPr>
          <w:p w14:paraId="192E4ECA" w14:textId="77777777" w:rsidR="00AB79EF" w:rsidRDefault="00AB79EF" w:rsidP="00AB79EF">
            <w:pPr>
              <w:pStyle w:val="CopticCross"/>
            </w:pPr>
          </w:p>
        </w:tc>
        <w:tc>
          <w:tcPr>
            <w:tcW w:w="3960" w:type="dxa"/>
          </w:tcPr>
          <w:p w14:paraId="7DD70865" w14:textId="77777777" w:rsidR="00AB79EF" w:rsidRDefault="004D4AFB" w:rsidP="00AB79EF">
            <w:pPr>
              <w:pStyle w:val="CopticVersemulti-line"/>
            </w:pPr>
            <w:r>
              <w:t>Ⲟⲩⲟϩ ⲛⲁⲩⲟⲩⲟⲛϩⲟⲩ ⲉ̀ⲣⲱⲟⲩ:</w:t>
            </w:r>
          </w:p>
          <w:p w14:paraId="1CB224F3" w14:textId="77777777" w:rsidR="004D4AFB" w:rsidRDefault="004D4AFB" w:rsidP="00AB79EF">
            <w:pPr>
              <w:pStyle w:val="CopticVersemulti-line"/>
            </w:pPr>
            <w:r>
              <w:t>ⲙ̀ⲫ̀ⲣⲏϯ ⲛ̀ϩⲁⲛⲗⲁⲥ ⲛ̀ⲭ̀ⲣⲱⲙ:</w:t>
            </w:r>
          </w:p>
          <w:p w14:paraId="73F70364" w14:textId="77777777" w:rsidR="004D4AFB" w:rsidRDefault="004D4AFB" w:rsidP="00AB79EF">
            <w:pPr>
              <w:pStyle w:val="CopticVersemulti-line"/>
            </w:pPr>
            <w:r>
              <w:t>ⲟⲩⲟϩ ⲛⲁⲩⲫⲏϣ ⲧⲏⲣⲟⲩ ⲉ̀ϫⲉⲛ ⲫ̀ⲟⲩⲁⲓ ⲫ̀ⲟⲩⲁⲓ:</w:t>
            </w:r>
          </w:p>
          <w:p w14:paraId="209162B7" w14:textId="29AA6840" w:rsidR="004D4AFB" w:rsidRDefault="004D4AFB" w:rsidP="004D4AFB">
            <w:pPr>
              <w:pStyle w:val="CopticHangingVerse"/>
            </w:pPr>
            <w:r>
              <w:t>ⲛ̀ⲧⲉ ⲛⲓⲙⲁⲑⲏⲧⲏⲥ ⲉⲧⲧⲁⲓⲏⲟⲩⲧ.</w:t>
            </w:r>
          </w:p>
        </w:tc>
      </w:tr>
      <w:tr w:rsidR="00AB79EF" w:rsidRPr="00AF56AD" w14:paraId="4BF359DA" w14:textId="77777777" w:rsidTr="00AB79EF">
        <w:trPr>
          <w:cantSplit/>
          <w:jc w:val="center"/>
        </w:trPr>
        <w:tc>
          <w:tcPr>
            <w:tcW w:w="288" w:type="dxa"/>
          </w:tcPr>
          <w:p w14:paraId="782B80A1" w14:textId="77777777" w:rsidR="00AB79EF" w:rsidRDefault="00AB79EF" w:rsidP="00AB79EF">
            <w:pPr>
              <w:pStyle w:val="CopticCross"/>
            </w:pPr>
          </w:p>
        </w:tc>
        <w:tc>
          <w:tcPr>
            <w:tcW w:w="3960" w:type="dxa"/>
          </w:tcPr>
          <w:p w14:paraId="2131A8C2" w14:textId="34420A6A" w:rsidR="00AB79EF" w:rsidRDefault="00D74588" w:rsidP="00AB79EF">
            <w:pPr>
              <w:pStyle w:val="EngHang"/>
            </w:pPr>
            <w:r>
              <w:t>The Holy Spirit</w:t>
            </w:r>
          </w:p>
          <w:p w14:paraId="64964146" w14:textId="16BF889E" w:rsidR="00D74588" w:rsidRDefault="00D74588" w:rsidP="00AB79EF">
            <w:pPr>
              <w:pStyle w:val="EngHang"/>
            </w:pPr>
            <w:r>
              <w:t>Filled the Tweleve Disciples,</w:t>
            </w:r>
          </w:p>
          <w:p w14:paraId="4CE8DB15" w14:textId="02109942" w:rsidR="00D74588" w:rsidRDefault="00D74588" w:rsidP="00AB79EF">
            <w:pPr>
              <w:pStyle w:val="EngHang"/>
            </w:pPr>
            <w:r>
              <w:t>And the spoke in diverse tongues,</w:t>
            </w:r>
          </w:p>
          <w:p w14:paraId="0923CE8E" w14:textId="3444F6EC" w:rsidR="00AB79EF" w:rsidRDefault="00D74588" w:rsidP="00AB79EF">
            <w:pPr>
              <w:pStyle w:val="EngHangEnd"/>
            </w:pPr>
            <w:r>
              <w:t>According to the command of the Holy Spirit</w:t>
            </w:r>
            <w:r w:rsidR="00AB79EF">
              <w:t>.</w:t>
            </w:r>
          </w:p>
        </w:tc>
        <w:tc>
          <w:tcPr>
            <w:tcW w:w="288" w:type="dxa"/>
          </w:tcPr>
          <w:p w14:paraId="3DB7DA47" w14:textId="77777777" w:rsidR="00AB79EF" w:rsidRDefault="00AB79EF" w:rsidP="00AB79EF"/>
        </w:tc>
        <w:tc>
          <w:tcPr>
            <w:tcW w:w="288" w:type="dxa"/>
          </w:tcPr>
          <w:p w14:paraId="513DB494" w14:textId="77777777" w:rsidR="00AB79EF" w:rsidRDefault="00AB79EF" w:rsidP="00AB79EF">
            <w:pPr>
              <w:pStyle w:val="CopticCross"/>
            </w:pPr>
          </w:p>
        </w:tc>
        <w:tc>
          <w:tcPr>
            <w:tcW w:w="3960" w:type="dxa"/>
          </w:tcPr>
          <w:p w14:paraId="24C166BC" w14:textId="77777777" w:rsidR="00AB79EF" w:rsidRDefault="004D4AFB" w:rsidP="00AB79EF">
            <w:pPr>
              <w:pStyle w:val="CopticVersemulti-line"/>
            </w:pPr>
            <w:r>
              <w:t>ⲀⲠⲓⲡ̀ⲛⲉⲩⲙⲁ ⲉⲑⲟⲩⲁⲃ:</w:t>
            </w:r>
          </w:p>
          <w:p w14:paraId="0FDAEC25" w14:textId="77777777" w:rsidR="004D4AFB" w:rsidRDefault="004D4AFB" w:rsidP="00AB79EF">
            <w:pPr>
              <w:pStyle w:val="CopticVersemulti-line"/>
            </w:pPr>
            <w:r>
              <w:t>ⲙⲁϩ ⲡⲓⲙⲏⲧⲥ̀ⲛⲁⲩ ⲙ̀ⲙⲁⲑⲏⲧⲏⲥ:</w:t>
            </w:r>
          </w:p>
          <w:p w14:paraId="475840F7" w14:textId="77777777" w:rsidR="004D4AFB" w:rsidRDefault="004D4AFB" w:rsidP="00AB79EF">
            <w:pPr>
              <w:pStyle w:val="CopticVersemulti-line"/>
            </w:pPr>
            <w:r>
              <w:t>ⲁⲩⲥⲁⲩⲓ ϧⲉⲛ ϩⲁⲛⲙⲏϣ ⲛ̀ⲗⲁⲥ:</w:t>
            </w:r>
          </w:p>
          <w:p w14:paraId="474562FD" w14:textId="24D49377" w:rsidR="004D4AFB" w:rsidRDefault="004D4AFB" w:rsidP="004D4AFB">
            <w:pPr>
              <w:pStyle w:val="CopticHangingVerse"/>
            </w:pPr>
            <w:r>
              <w:t>ⲕⲁⲧⲁ ⲫ̀ⲟⲩⲁϩⲥⲁϩⲛⲓ ⲙ̀Ⲡⲓⲡ̀ⲛⲉⲩⲙⲁ ⲉⲑⲟⲩⲁⲃ.</w:t>
            </w:r>
          </w:p>
        </w:tc>
      </w:tr>
    </w:tbl>
    <w:p w14:paraId="405BA37C" w14:textId="4776161E" w:rsidR="004D4AFB" w:rsidRPr="004D4AFB" w:rsidRDefault="004D4AFB" w:rsidP="004D4AFB">
      <w:pPr>
        <w:pStyle w:val="Heading4"/>
        <w:rPr>
          <w:rFonts w:ascii="Arial Unicode MS" w:eastAsia="Arial Unicode MS" w:hAnsi="Arial Unicode MS" w:cs="Arial Unicode MS"/>
        </w:rPr>
      </w:pPr>
      <w:r>
        <w:lastRenderedPageBreak/>
        <w:t>The Trasaigion Hymn for Pentecost</w:t>
      </w:r>
    </w:p>
    <w:p w14:paraId="169B940E" w14:textId="77777777" w:rsidR="004D4AFB" w:rsidRPr="00CA2605" w:rsidRDefault="004D4AFB" w:rsidP="004D4AFB">
      <w:pPr>
        <w:pStyle w:val="Rubric"/>
      </w:pPr>
      <w:r>
        <w:t>“Who rose from the dead and ascended into the heavens” (“O anastasis ek nekron ke anelthon is toos ooranos”) is chanted in all three verses from Ascension until the Pentecost.</w:t>
      </w:r>
    </w:p>
    <w:p w14:paraId="698BA5EA" w14:textId="60114679" w:rsidR="004D4AFB" w:rsidRDefault="004D4AFB" w:rsidP="004D4AFB">
      <w:pPr>
        <w:pStyle w:val="Heading4"/>
      </w:pPr>
      <w:r>
        <w:t xml:space="preserve">The Psalm Response for </w:t>
      </w:r>
      <w:r w:rsidR="00F64774">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4AFB" w14:paraId="5D59485E" w14:textId="77777777" w:rsidTr="004D4AFB">
        <w:trPr>
          <w:cantSplit/>
          <w:jc w:val="center"/>
        </w:trPr>
        <w:tc>
          <w:tcPr>
            <w:tcW w:w="288" w:type="dxa"/>
          </w:tcPr>
          <w:p w14:paraId="2D68F121" w14:textId="77777777" w:rsidR="004D4AFB" w:rsidRDefault="004D4AFB" w:rsidP="004D4AFB">
            <w:pPr>
              <w:pStyle w:val="CopticCross"/>
            </w:pPr>
          </w:p>
        </w:tc>
        <w:tc>
          <w:tcPr>
            <w:tcW w:w="3960" w:type="dxa"/>
          </w:tcPr>
          <w:p w14:paraId="2DF740C7" w14:textId="77777777" w:rsidR="004D4AFB" w:rsidRDefault="004D4AFB" w:rsidP="004D4AFB">
            <w:pPr>
              <w:pStyle w:val="EngHang"/>
            </w:pPr>
            <w:r>
              <w:t>Alleluia, Alleluia:</w:t>
            </w:r>
          </w:p>
          <w:p w14:paraId="017CD835" w14:textId="3534A12D" w:rsidR="004D4AFB" w:rsidRDefault="004D4AFB" w:rsidP="004D4AFB">
            <w:pPr>
              <w:pStyle w:val="EngHang"/>
            </w:pPr>
            <w:r>
              <w:t xml:space="preserve">Christ is risen </w:t>
            </w:r>
            <w:r w:rsidR="00F64774">
              <w:t>and ascended</w:t>
            </w:r>
            <w:r>
              <w:t>,</w:t>
            </w:r>
          </w:p>
          <w:p w14:paraId="2D7F086D" w14:textId="4A50882B" w:rsidR="004D4AFB" w:rsidRDefault="00F64774" w:rsidP="004D4AFB">
            <w:pPr>
              <w:pStyle w:val="EngHang"/>
            </w:pPr>
            <w:r>
              <w:t>And has sent us the Paraclete</w:t>
            </w:r>
            <w:r w:rsidR="004D4AFB">
              <w:t>,</w:t>
            </w:r>
          </w:p>
          <w:p w14:paraId="7D7306A7" w14:textId="3C38BD3D" w:rsidR="004D4AFB" w:rsidRDefault="00F64774" w:rsidP="004D4AFB">
            <w:pPr>
              <w:pStyle w:val="EngHang"/>
            </w:pPr>
            <w:r>
              <w:t>The Spirit of Truth</w:t>
            </w:r>
            <w:r w:rsidR="004D4AFB">
              <w:t>.</w:t>
            </w:r>
          </w:p>
          <w:p w14:paraId="40D31DD5" w14:textId="77777777" w:rsidR="004D4AFB" w:rsidRDefault="004D4AFB" w:rsidP="004D4AFB">
            <w:pPr>
              <w:pStyle w:val="EngHangEnd"/>
            </w:pPr>
            <w:r>
              <w:t>Alleluia, Alleluia.</w:t>
            </w:r>
          </w:p>
        </w:tc>
        <w:tc>
          <w:tcPr>
            <w:tcW w:w="288" w:type="dxa"/>
          </w:tcPr>
          <w:p w14:paraId="7E2C387C" w14:textId="77777777" w:rsidR="004D4AFB" w:rsidRDefault="004D4AFB" w:rsidP="004D4AFB"/>
        </w:tc>
        <w:tc>
          <w:tcPr>
            <w:tcW w:w="288" w:type="dxa"/>
          </w:tcPr>
          <w:p w14:paraId="017FF186" w14:textId="77777777" w:rsidR="004D4AFB" w:rsidRDefault="004D4AFB" w:rsidP="004D4AFB">
            <w:pPr>
              <w:pStyle w:val="CopticCross"/>
            </w:pPr>
          </w:p>
        </w:tc>
        <w:tc>
          <w:tcPr>
            <w:tcW w:w="3960" w:type="dxa"/>
          </w:tcPr>
          <w:p w14:paraId="24615A8D" w14:textId="77777777" w:rsidR="004D4AFB" w:rsidRDefault="004D4AFB" w:rsidP="004D4AFB">
            <w:pPr>
              <w:pStyle w:val="CopticVersemulti-line"/>
            </w:pPr>
            <w:r>
              <w:t>Ⲁⲗⲗⲏⲗⲟⲩⲓⲁ ⲁⲗⲗⲏⲗⲟⲩⲓⲁ.</w:t>
            </w:r>
          </w:p>
          <w:p w14:paraId="15C2F02B" w14:textId="3AF131F0" w:rsidR="004D4AFB" w:rsidRDefault="004D4AFB" w:rsidP="00F64774">
            <w:pPr>
              <w:pStyle w:val="CopticVersemulti-line"/>
            </w:pPr>
            <w:r>
              <w:t xml:space="preserve">Ⲡⲓⲭ̀ⲣⲓⲥⲧⲟⲥ ⲁϥⲧⲱⲛϥ </w:t>
            </w:r>
            <w:r w:rsidR="00F64774">
              <w:t>ⲟⲩⲟϩ ⲁϥϣⲉⲛⲁϥ:</w:t>
            </w:r>
          </w:p>
          <w:p w14:paraId="5215A43F" w14:textId="5475A327" w:rsidR="00F64774" w:rsidRDefault="00F64774" w:rsidP="00F64774">
            <w:pPr>
              <w:pStyle w:val="CopticVersemulti-line"/>
            </w:pPr>
            <w:r>
              <w:t>ⲁϥⲟⲩⲱⲣⲡ ⲛⲁⲛ ⲙ̀ⲡⲓⲡⲁⲣⲁⲕⲗⲏⲧⲟⲛ</w:t>
            </w:r>
          </w:p>
          <w:p w14:paraId="4000F884" w14:textId="0ECCDC1C" w:rsidR="00F64774" w:rsidRDefault="00F64774" w:rsidP="00F64774">
            <w:pPr>
              <w:pStyle w:val="CopticVersemulti-line"/>
            </w:pPr>
            <w:r>
              <w:t>Ⲡⲓⲡ̀ⲛⲉⲩⲙⲁ ⲛ̀ⲧⲉ ϯⲙⲉⲑⲙⲏⲓ:</w:t>
            </w:r>
          </w:p>
          <w:p w14:paraId="72846D12" w14:textId="77777777" w:rsidR="004D4AFB" w:rsidRPr="00C35319" w:rsidRDefault="004D4AFB" w:rsidP="004D4AFB">
            <w:pPr>
              <w:pStyle w:val="CopticHangingVerse"/>
            </w:pPr>
            <w:r>
              <w:t>ⲁⲗⲗⲏⲗⲟⲩⲓⲁ: ⲁⲗⲗⲏⲗⲟⲩⲓⲁ.</w:t>
            </w:r>
          </w:p>
        </w:tc>
      </w:tr>
    </w:tbl>
    <w:p w14:paraId="453A2FAA" w14:textId="295A70CD" w:rsidR="004D4AFB" w:rsidRPr="00B04C22" w:rsidRDefault="004D4AFB" w:rsidP="004D4AFB">
      <w:pPr>
        <w:pStyle w:val="Heading4"/>
        <w:rPr>
          <w:rFonts w:ascii="Arial Unicode MS" w:eastAsia="Arial Unicode MS" w:hAnsi="Arial Unicode MS" w:cs="Arial Unicode MS"/>
        </w:rPr>
      </w:pPr>
      <w:r>
        <w:t xml:space="preserve">The Gospel Response for </w:t>
      </w:r>
      <w:r w:rsidR="00B04C22">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6CDF76C" w14:textId="77777777" w:rsidTr="004D4AFB">
        <w:trPr>
          <w:cantSplit/>
          <w:jc w:val="center"/>
        </w:trPr>
        <w:tc>
          <w:tcPr>
            <w:tcW w:w="288" w:type="dxa"/>
          </w:tcPr>
          <w:p w14:paraId="378D573C" w14:textId="77777777" w:rsidR="00B04C22" w:rsidRDefault="00B04C22" w:rsidP="004D4AFB">
            <w:pPr>
              <w:pStyle w:val="CopticCross"/>
            </w:pPr>
          </w:p>
        </w:tc>
        <w:tc>
          <w:tcPr>
            <w:tcW w:w="3960" w:type="dxa"/>
          </w:tcPr>
          <w:p w14:paraId="3D8A020C" w14:textId="77777777" w:rsidR="00B04C22" w:rsidRDefault="00B04C22" w:rsidP="004D4AFB">
            <w:pPr>
              <w:pStyle w:val="EngHang"/>
            </w:pPr>
            <w:r>
              <w:t>He ascended to the heaven of heavens,</w:t>
            </w:r>
          </w:p>
          <w:p w14:paraId="5515C35B" w14:textId="77777777" w:rsidR="00B04C22" w:rsidRDefault="00B04C22" w:rsidP="004D4AFB">
            <w:pPr>
              <w:pStyle w:val="EngHang"/>
            </w:pPr>
            <w:r>
              <w:t>Towards the east,</w:t>
            </w:r>
          </w:p>
          <w:p w14:paraId="5EB78B7B" w14:textId="77777777" w:rsidR="00B04C22" w:rsidRDefault="00B04C22" w:rsidP="004D4AFB">
            <w:pPr>
              <w:pStyle w:val="EngHang"/>
            </w:pPr>
            <w:r>
              <w:t>And sent us the Paraclete,</w:t>
            </w:r>
          </w:p>
          <w:p w14:paraId="44585963" w14:textId="676CBD61" w:rsidR="00B04C22" w:rsidRDefault="00B04C22" w:rsidP="00B04C22">
            <w:pPr>
              <w:pStyle w:val="EngHangEnd"/>
            </w:pPr>
            <w:r>
              <w:t>The Spirit of truth.</w:t>
            </w:r>
          </w:p>
        </w:tc>
        <w:tc>
          <w:tcPr>
            <w:tcW w:w="288" w:type="dxa"/>
          </w:tcPr>
          <w:p w14:paraId="0C69F479" w14:textId="77777777" w:rsidR="00B04C22" w:rsidRDefault="00B04C22" w:rsidP="004D4AFB"/>
        </w:tc>
        <w:tc>
          <w:tcPr>
            <w:tcW w:w="288" w:type="dxa"/>
          </w:tcPr>
          <w:p w14:paraId="57D480B3" w14:textId="77777777" w:rsidR="00B04C22" w:rsidRDefault="00B04C22" w:rsidP="004D4AFB">
            <w:pPr>
              <w:pStyle w:val="CopticCross"/>
            </w:pPr>
          </w:p>
        </w:tc>
        <w:tc>
          <w:tcPr>
            <w:tcW w:w="3960" w:type="dxa"/>
          </w:tcPr>
          <w:p w14:paraId="3185AA98" w14:textId="77777777" w:rsidR="00B04C22" w:rsidRDefault="00B04C22" w:rsidP="004D4AFB">
            <w:pPr>
              <w:pStyle w:val="CopticVersemulti-line"/>
            </w:pPr>
            <w:r>
              <w:t>Ⲁϥϣⲉⲛⲁϥ ⲉ̀ⲡ̀ϣⲱⲓ ⲉ̀ⲧ̀ⲫⲉ:</w:t>
            </w:r>
          </w:p>
          <w:p w14:paraId="26A2E50E" w14:textId="77777777" w:rsidR="00B04C22" w:rsidRDefault="00B04C22" w:rsidP="004D4AFB">
            <w:pPr>
              <w:pStyle w:val="CopticVersemulti-line"/>
            </w:pPr>
            <w:r>
              <w:t>ⲛ̀ⲧⲉ ⲧ̀ⲫⲉ ⲥⲁⲛⲓⲙⲁⲛ̀ϣⲁⲓ:</w:t>
            </w:r>
          </w:p>
          <w:p w14:paraId="46920D6C" w14:textId="77777777" w:rsidR="00B04C22" w:rsidRDefault="00B04C22" w:rsidP="004D4AFB">
            <w:pPr>
              <w:pStyle w:val="CopticVersemulti-line"/>
            </w:pPr>
            <w:r>
              <w:t>ϩⲓⲛⲁ ⲛ̀ⲧⲉϥⲟⲩⲱⲣⲡ ⲛⲁⲛ ⲙ̀ⲡⲓⲡⲁⲣⲁⲕⲗⲏⲧⲟⲛ:</w:t>
            </w:r>
          </w:p>
          <w:p w14:paraId="0E5A3C74" w14:textId="32D8E55D" w:rsidR="00B04C22" w:rsidRDefault="00B04C22" w:rsidP="00B04C22">
            <w:pPr>
              <w:pStyle w:val="CopticHangingVerse"/>
            </w:pPr>
            <w:r>
              <w:t>ⲡⲓⲡ̀ⲙⲉⲩⲙⲁ ⲛ̀ⲧⲉ ϯⲙⲉⲑⲙⲏ.</w:t>
            </w:r>
          </w:p>
        </w:tc>
      </w:tr>
      <w:tr w:rsidR="004D4AFB" w14:paraId="0A075F9C" w14:textId="77777777" w:rsidTr="004D4AFB">
        <w:trPr>
          <w:cantSplit/>
          <w:jc w:val="center"/>
        </w:trPr>
        <w:tc>
          <w:tcPr>
            <w:tcW w:w="288" w:type="dxa"/>
          </w:tcPr>
          <w:p w14:paraId="64436DB7" w14:textId="77777777" w:rsidR="004D4AFB" w:rsidRDefault="004D4AFB" w:rsidP="004D4AFB">
            <w:pPr>
              <w:pStyle w:val="CopticCross"/>
            </w:pPr>
          </w:p>
        </w:tc>
        <w:tc>
          <w:tcPr>
            <w:tcW w:w="3960" w:type="dxa"/>
          </w:tcPr>
          <w:p w14:paraId="09D4E0F9" w14:textId="77777777" w:rsidR="004D4AFB" w:rsidRDefault="004D4AFB" w:rsidP="004D4AFB">
            <w:pPr>
              <w:pStyle w:val="EngHang"/>
            </w:pPr>
            <w:r>
              <w:t>Alleluia, alleluia,</w:t>
            </w:r>
          </w:p>
          <w:p w14:paraId="46C75B9E" w14:textId="77777777" w:rsidR="004D4AFB" w:rsidRDefault="004D4AFB" w:rsidP="004D4AFB">
            <w:pPr>
              <w:pStyle w:val="EngHang"/>
            </w:pPr>
            <w:r>
              <w:t>Alleluia, alleluia.</w:t>
            </w:r>
          </w:p>
          <w:p w14:paraId="691287D9" w14:textId="066E2D1A" w:rsidR="004D4AFB" w:rsidRDefault="004D4AFB" w:rsidP="004D4AFB">
            <w:pPr>
              <w:pStyle w:val="EngHang"/>
            </w:pPr>
            <w:r>
              <w:t xml:space="preserve">Christ is risen </w:t>
            </w:r>
            <w:r w:rsidR="00F64774">
              <w:t>and ascended</w:t>
            </w:r>
            <w:r>
              <w:t>,</w:t>
            </w:r>
          </w:p>
          <w:p w14:paraId="06F28CAB" w14:textId="0EAF40C3" w:rsidR="004D4AFB" w:rsidRDefault="004D4AFB" w:rsidP="00F64774">
            <w:pPr>
              <w:pStyle w:val="EngHangEnd"/>
            </w:pPr>
            <w:r>
              <w:t xml:space="preserve">And </w:t>
            </w:r>
            <w:r w:rsidR="00F64774">
              <w:t>has sent us the Paraclete</w:t>
            </w:r>
            <w:r>
              <w:t>.</w:t>
            </w:r>
          </w:p>
        </w:tc>
        <w:tc>
          <w:tcPr>
            <w:tcW w:w="288" w:type="dxa"/>
          </w:tcPr>
          <w:p w14:paraId="220B20C3" w14:textId="77777777" w:rsidR="004D4AFB" w:rsidRDefault="004D4AFB" w:rsidP="004D4AFB"/>
        </w:tc>
        <w:tc>
          <w:tcPr>
            <w:tcW w:w="288" w:type="dxa"/>
          </w:tcPr>
          <w:p w14:paraId="1FF4ABDD" w14:textId="77777777" w:rsidR="004D4AFB" w:rsidRDefault="004D4AFB" w:rsidP="004D4AFB">
            <w:pPr>
              <w:pStyle w:val="CopticCross"/>
            </w:pPr>
          </w:p>
        </w:tc>
        <w:tc>
          <w:tcPr>
            <w:tcW w:w="3960" w:type="dxa"/>
          </w:tcPr>
          <w:p w14:paraId="0871FAA8" w14:textId="77777777" w:rsidR="004D4AFB" w:rsidRDefault="004D4AFB" w:rsidP="004D4AFB">
            <w:pPr>
              <w:pStyle w:val="CopticVersemulti-line"/>
            </w:pPr>
            <w:r>
              <w:t>Ⲁⲗⲗⲏⲗⲟⲩⲓⲁ: Ⲁⲗⲗⲏⲗⲟⲩⲓⲁ:</w:t>
            </w:r>
          </w:p>
          <w:p w14:paraId="17A9A972" w14:textId="77777777" w:rsidR="004D4AFB" w:rsidRDefault="004D4AFB" w:rsidP="004D4AFB">
            <w:pPr>
              <w:pStyle w:val="CopticVersemulti-line"/>
            </w:pPr>
            <w:r>
              <w:t>Ⲁⲗⲗⲏⲗⲟⲩⲓⲁ: Ⲁⲗⲗⲏⲗⲟⲩⲓⲁ.</w:t>
            </w:r>
          </w:p>
          <w:p w14:paraId="1EA1A16F" w14:textId="77777777" w:rsidR="00F64774" w:rsidRDefault="00F64774" w:rsidP="00F64774">
            <w:pPr>
              <w:pStyle w:val="CopticVersemulti-line"/>
            </w:pPr>
            <w:r>
              <w:t>Ⲡⲓⲭ̀ⲣⲓⲥⲧⲟⲥ ⲁϥⲧⲱⲛϥ ⲟⲩⲟϩ ⲁϥϣⲉⲛⲁϥ:</w:t>
            </w:r>
          </w:p>
          <w:p w14:paraId="4C91A22C" w14:textId="0AF927C3" w:rsidR="004D4AFB" w:rsidRPr="00C35319" w:rsidRDefault="00F64774" w:rsidP="00F64774">
            <w:pPr>
              <w:pStyle w:val="CopticVersemulti-line"/>
            </w:pPr>
            <w:r>
              <w:t>ⲁϥⲟⲩⲱⲣⲡ ⲛⲁⲛ ⲙ̀ⲡⲓⲡⲁⲣⲁⲕⲗⲏⲧⲟⲛ</w:t>
            </w:r>
            <w:r w:rsidR="004D4AFB">
              <w:t>.</w:t>
            </w:r>
          </w:p>
        </w:tc>
      </w:tr>
      <w:tr w:rsidR="004D4AFB" w14:paraId="10DF405E" w14:textId="77777777" w:rsidTr="004D4AFB">
        <w:trPr>
          <w:cantSplit/>
          <w:jc w:val="center"/>
        </w:trPr>
        <w:tc>
          <w:tcPr>
            <w:tcW w:w="288" w:type="dxa"/>
          </w:tcPr>
          <w:p w14:paraId="57EB8D2E" w14:textId="77777777" w:rsidR="004D4AFB" w:rsidRDefault="004D4AFB" w:rsidP="004D4AFB">
            <w:pPr>
              <w:pStyle w:val="CopticCross"/>
            </w:pPr>
          </w:p>
        </w:tc>
        <w:tc>
          <w:tcPr>
            <w:tcW w:w="3960" w:type="dxa"/>
          </w:tcPr>
          <w:p w14:paraId="02940FAE" w14:textId="77777777" w:rsidR="004D4AFB" w:rsidRDefault="004D4AFB" w:rsidP="004D4AFB">
            <w:pPr>
              <w:pStyle w:val="EngHang"/>
            </w:pPr>
            <w:r>
              <w:t>This is He to Whom the glory is due,</w:t>
            </w:r>
          </w:p>
          <w:p w14:paraId="052A4441" w14:textId="77777777" w:rsidR="004D4AFB" w:rsidRDefault="004D4AFB" w:rsidP="004D4AFB">
            <w:pPr>
              <w:pStyle w:val="EngHang"/>
            </w:pPr>
            <w:r>
              <w:t>With His Good Father,</w:t>
            </w:r>
          </w:p>
          <w:p w14:paraId="41893461" w14:textId="77777777" w:rsidR="004D4AFB" w:rsidRDefault="004D4AFB" w:rsidP="004D4AFB">
            <w:pPr>
              <w:pStyle w:val="EngHang"/>
            </w:pPr>
            <w:r>
              <w:t>And the Holy Spirit,</w:t>
            </w:r>
          </w:p>
          <w:p w14:paraId="47AB31A3" w14:textId="77777777" w:rsidR="004D4AFB" w:rsidRDefault="004D4AFB" w:rsidP="004D4AFB">
            <w:pPr>
              <w:pStyle w:val="EngHangEnd"/>
            </w:pPr>
            <w:r>
              <w:t>Now and forever.</w:t>
            </w:r>
          </w:p>
        </w:tc>
        <w:tc>
          <w:tcPr>
            <w:tcW w:w="288" w:type="dxa"/>
          </w:tcPr>
          <w:p w14:paraId="0D9C24EB" w14:textId="77777777" w:rsidR="004D4AFB" w:rsidRDefault="004D4AFB" w:rsidP="004D4AFB"/>
        </w:tc>
        <w:tc>
          <w:tcPr>
            <w:tcW w:w="288" w:type="dxa"/>
          </w:tcPr>
          <w:p w14:paraId="3A40F1A9" w14:textId="77777777" w:rsidR="004D4AFB" w:rsidRDefault="004D4AFB" w:rsidP="004D4AFB">
            <w:pPr>
              <w:pStyle w:val="CopticCross"/>
            </w:pPr>
          </w:p>
        </w:tc>
        <w:tc>
          <w:tcPr>
            <w:tcW w:w="3960" w:type="dxa"/>
          </w:tcPr>
          <w:p w14:paraId="6883B343" w14:textId="77777777" w:rsidR="004D4AFB" w:rsidRDefault="004D4AFB" w:rsidP="004D4AFB">
            <w:pPr>
              <w:pStyle w:val="CopticVersemulti-line"/>
            </w:pPr>
            <w:r>
              <w:t>Ⲫⲁⲓ ⲉ̀ⲣⲉ ⲡⲓⲱ̀ⲟⲩ ⲉⲣⲡ̀ⲣⲉⲡ̀ⲓ ⲛⲁϥ:</w:t>
            </w:r>
          </w:p>
          <w:p w14:paraId="1F810D80" w14:textId="77777777" w:rsidR="004D4AFB" w:rsidRDefault="004D4AFB" w:rsidP="004D4AFB">
            <w:pPr>
              <w:pStyle w:val="CopticVersemulti-line"/>
            </w:pPr>
            <w:r>
              <w:t>ⲛⲉⲙ Ⲡⲉϥⲓⲱⲧ ⲛ̀ⲁ̀ⲅⲁⲑⲟⲥ:</w:t>
            </w:r>
          </w:p>
          <w:p w14:paraId="34EF9A27" w14:textId="77777777" w:rsidR="004D4AFB" w:rsidRDefault="004D4AFB" w:rsidP="004D4AFB">
            <w:pPr>
              <w:pStyle w:val="CopticVersemulti-line"/>
            </w:pPr>
            <w:r>
              <w:t>ⲛⲉⲙ Ⲡⲓⲡⲛⲉⲩⲙⲁ ⲉⲑⲟⲩⲁⲃ:</w:t>
            </w:r>
          </w:p>
          <w:p w14:paraId="66F99BEA" w14:textId="77777777" w:rsidR="004D4AFB" w:rsidRDefault="004D4AFB" w:rsidP="004D4AFB">
            <w:pPr>
              <w:pStyle w:val="CopticHangingVerse"/>
            </w:pPr>
            <w:r>
              <w:t>ⲓⲥϫⲉⲛ ϯⲛⲟⲩ ⲛⲉⲙ ϣⲁ ⲉ̀ⲛⲉϩ.</w:t>
            </w:r>
          </w:p>
        </w:tc>
      </w:tr>
      <w:tr w:rsidR="004D4AFB" w14:paraId="3C7F5FDF" w14:textId="77777777" w:rsidTr="004D4AFB">
        <w:trPr>
          <w:cantSplit/>
          <w:jc w:val="center"/>
        </w:trPr>
        <w:tc>
          <w:tcPr>
            <w:tcW w:w="288" w:type="dxa"/>
          </w:tcPr>
          <w:p w14:paraId="5FB52040" w14:textId="77777777" w:rsidR="004D4AFB" w:rsidRDefault="004D4AFB" w:rsidP="004D4AFB">
            <w:pPr>
              <w:pStyle w:val="CopticCross"/>
            </w:pPr>
          </w:p>
        </w:tc>
        <w:tc>
          <w:tcPr>
            <w:tcW w:w="3960" w:type="dxa"/>
          </w:tcPr>
          <w:p w14:paraId="42A329BE" w14:textId="77777777" w:rsidR="004D4AFB" w:rsidRDefault="004D4AFB" w:rsidP="004D4AFB">
            <w:pPr>
              <w:pStyle w:val="EngHang"/>
            </w:pPr>
            <w:r>
              <w:t>Blessed be the Father and the Son</w:t>
            </w:r>
          </w:p>
          <w:p w14:paraId="0885267C" w14:textId="77777777" w:rsidR="004D4AFB" w:rsidRDefault="004D4AFB" w:rsidP="004D4AFB">
            <w:pPr>
              <w:pStyle w:val="EngHang"/>
            </w:pPr>
            <w:r>
              <w:t>And the Holy Spirit,</w:t>
            </w:r>
          </w:p>
          <w:p w14:paraId="772208F5" w14:textId="77777777" w:rsidR="004D4AFB" w:rsidRDefault="004D4AFB" w:rsidP="004D4AFB">
            <w:pPr>
              <w:pStyle w:val="EngHang"/>
            </w:pPr>
            <w:r>
              <w:t>The pefect Trinity,</w:t>
            </w:r>
          </w:p>
          <w:p w14:paraId="6FBE9BC2" w14:textId="77777777" w:rsidR="004D4AFB" w:rsidRDefault="004D4AFB" w:rsidP="004D4AFB">
            <w:pPr>
              <w:pStyle w:val="EngHang"/>
            </w:pPr>
            <w:r>
              <w:t>We worship Him and glorify Him.</w:t>
            </w:r>
          </w:p>
        </w:tc>
        <w:tc>
          <w:tcPr>
            <w:tcW w:w="288" w:type="dxa"/>
          </w:tcPr>
          <w:p w14:paraId="7E6A4BF2" w14:textId="77777777" w:rsidR="004D4AFB" w:rsidRDefault="004D4AFB" w:rsidP="004D4AFB"/>
        </w:tc>
        <w:tc>
          <w:tcPr>
            <w:tcW w:w="288" w:type="dxa"/>
          </w:tcPr>
          <w:p w14:paraId="4EF08776" w14:textId="77777777" w:rsidR="004D4AFB" w:rsidRDefault="004D4AFB" w:rsidP="004D4AFB">
            <w:pPr>
              <w:pStyle w:val="CopticCross"/>
            </w:pPr>
          </w:p>
        </w:tc>
        <w:tc>
          <w:tcPr>
            <w:tcW w:w="3960" w:type="dxa"/>
          </w:tcPr>
          <w:p w14:paraId="7C89A024" w14:textId="77777777" w:rsidR="004D4AFB" w:rsidRDefault="004D4AFB" w:rsidP="004D4AFB">
            <w:pPr>
              <w:pStyle w:val="CopticVersemulti-line"/>
            </w:pPr>
            <w:r>
              <w:t>Ϫⲉ ϥ̀ⲥ̀ⲙⲁⲣⲱⲟⲩⲧ ⲛ̀ϫⲉ Ⲫⲓⲱⲧ ⲛⲉⲙ Ⲡϣⲏⲣⲓ:</w:t>
            </w:r>
          </w:p>
          <w:p w14:paraId="46D182F5" w14:textId="77777777" w:rsidR="004D4AFB" w:rsidRDefault="004D4AFB" w:rsidP="004D4AFB">
            <w:pPr>
              <w:pStyle w:val="CopticVersemulti-line"/>
            </w:pPr>
            <w:r>
              <w:t>ⲛⲉⲙ Ⲡⲓⲡ̀ⲛⲉⲩⲙⲁ ⲉⲑⲟⲩⲁⲃ:</w:t>
            </w:r>
          </w:p>
          <w:p w14:paraId="6E99D0D6" w14:textId="77777777" w:rsidR="004D4AFB" w:rsidRDefault="004D4AFB" w:rsidP="004D4AFB">
            <w:pPr>
              <w:pStyle w:val="CopticVersemulti-line"/>
            </w:pPr>
            <w:r>
              <w:t>Ϯⲧ̀ⲣⲓⲁⲥ ⲉⲧϫⲏⲕ ⲉ̀ⲃⲟⲗ:</w:t>
            </w:r>
          </w:p>
          <w:p w14:paraId="1DED87CC" w14:textId="77777777" w:rsidR="004D4AFB" w:rsidRDefault="004D4AFB" w:rsidP="004D4AFB">
            <w:pPr>
              <w:pStyle w:val="CopticVersemulti-line"/>
            </w:pPr>
            <w:r>
              <w:t>ⲧⲉⲛⲟⲩⲱϣⲧ ⲙ̀ⲙⲟⲥ ⲧⲉⲛϯⲱ̀ⲟⲩ ⲛⲁⲥ.</w:t>
            </w:r>
          </w:p>
        </w:tc>
      </w:tr>
    </w:tbl>
    <w:p w14:paraId="3BC2BA59" w14:textId="6979FBC6" w:rsidR="00B04C22" w:rsidRPr="000140EC" w:rsidRDefault="00B04C22" w:rsidP="00B04C22">
      <w:pPr>
        <w:pStyle w:val="Heading4"/>
        <w:rPr>
          <w:rFonts w:ascii="Arial Unicode MS" w:eastAsia="Arial Unicode MS" w:hAnsi="Arial Unicode MS" w:cs="Arial Unicode MS"/>
          <w:lang w:val="en-US"/>
        </w:rPr>
      </w:pPr>
      <w:r>
        <w:t>The Aspasmos Adam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0ED10BD" w14:textId="77777777" w:rsidTr="00B04C22">
        <w:trPr>
          <w:cantSplit/>
          <w:jc w:val="center"/>
        </w:trPr>
        <w:tc>
          <w:tcPr>
            <w:tcW w:w="288" w:type="dxa"/>
          </w:tcPr>
          <w:p w14:paraId="3873AB65" w14:textId="77777777" w:rsidR="00B04C22" w:rsidRDefault="00B04C22" w:rsidP="00B04C22">
            <w:pPr>
              <w:pStyle w:val="CopticCross"/>
            </w:pPr>
          </w:p>
        </w:tc>
        <w:tc>
          <w:tcPr>
            <w:tcW w:w="3960" w:type="dxa"/>
          </w:tcPr>
          <w:p w14:paraId="449693D3" w14:textId="565283F8" w:rsidR="00B04C22" w:rsidRDefault="00B04C22" w:rsidP="00B04C22">
            <w:pPr>
              <w:pStyle w:val="EngHang"/>
            </w:pPr>
            <w:r>
              <w:t>Come to us today,</w:t>
            </w:r>
          </w:p>
          <w:p w14:paraId="369DB801" w14:textId="1582B130" w:rsidR="00B04C22" w:rsidRDefault="00B04C22" w:rsidP="00B04C22">
            <w:pPr>
              <w:pStyle w:val="EngHang"/>
            </w:pPr>
            <w:r>
              <w:t>O Christ, our Master,</w:t>
            </w:r>
          </w:p>
          <w:p w14:paraId="51D44133" w14:textId="39CBCFEF" w:rsidR="00B04C22" w:rsidRPr="00B04C22" w:rsidRDefault="00B04C22" w:rsidP="00B04C22">
            <w:pPr>
              <w:pStyle w:val="EngHang"/>
              <w:rPr>
                <w:rFonts w:ascii="Arial Unicode MS" w:eastAsia="Arial Unicode MS" w:hAnsi="Arial Unicode MS" w:cs="Arial Unicode MS"/>
              </w:rPr>
            </w:pPr>
            <w:r>
              <w:t>And enlighten us with</w:t>
            </w:r>
          </w:p>
          <w:p w14:paraId="5FB1EF60" w14:textId="6A35F0C5" w:rsidR="00B04C22" w:rsidRDefault="00B04C22" w:rsidP="00B04C22">
            <w:pPr>
              <w:pStyle w:val="EngHangEnd"/>
            </w:pPr>
            <w:r>
              <w:t>Your exalted divinity.</w:t>
            </w:r>
          </w:p>
        </w:tc>
        <w:tc>
          <w:tcPr>
            <w:tcW w:w="288" w:type="dxa"/>
          </w:tcPr>
          <w:p w14:paraId="48391B07" w14:textId="77777777" w:rsidR="00B04C22" w:rsidRDefault="00B04C22" w:rsidP="00B04C22"/>
        </w:tc>
        <w:tc>
          <w:tcPr>
            <w:tcW w:w="288" w:type="dxa"/>
          </w:tcPr>
          <w:p w14:paraId="51CEBDA0" w14:textId="77777777" w:rsidR="00B04C22" w:rsidRDefault="00B04C22" w:rsidP="00B04C22">
            <w:pPr>
              <w:pStyle w:val="CopticCross"/>
            </w:pPr>
          </w:p>
        </w:tc>
        <w:tc>
          <w:tcPr>
            <w:tcW w:w="3960" w:type="dxa"/>
          </w:tcPr>
          <w:p w14:paraId="6F7BCCD1" w14:textId="2C4DF4BA" w:rsidR="00B04C22" w:rsidRDefault="00B04C22" w:rsidP="00B04C22">
            <w:pPr>
              <w:pStyle w:val="CopticVersemulti-line"/>
            </w:pPr>
            <w:r>
              <w:t>Ⲁⲙⲟⲩ ϣⲁⲣⲟⲛ ⲙ̀ⲫⲟⲟⲩ:</w:t>
            </w:r>
          </w:p>
          <w:p w14:paraId="45B25A1D" w14:textId="2E6E6B4F" w:rsidR="00B04C22" w:rsidRDefault="00B04C22" w:rsidP="00B04C22">
            <w:pPr>
              <w:pStyle w:val="CopticVersemulti-line"/>
            </w:pPr>
            <w:r>
              <w:t>ⲱ̀ ⲛⲉⲛⲛⲏⲃ Ⲡⲓⲭ̀ⲣⲓⲥⲧⲟⲥ:</w:t>
            </w:r>
          </w:p>
          <w:p w14:paraId="5D178353" w14:textId="04EA6355" w:rsidR="00B04C22" w:rsidRPr="000D1B28" w:rsidRDefault="00B04C22" w:rsidP="00B04C22">
            <w:pPr>
              <w:pStyle w:val="CopticVersemulti-line"/>
            </w:pPr>
            <w:r>
              <w:t>ⲁ̀ⲣⲓⲟⲩⲱⲓⲛⲓ ⲉ̀ⲣⲟⲛ:</w:t>
            </w:r>
          </w:p>
          <w:p w14:paraId="7B6D734B" w14:textId="685E5F95" w:rsidR="00B04C22" w:rsidRDefault="00B04C22" w:rsidP="00B04C22">
            <w:pPr>
              <w:pStyle w:val="CopticHangingVerse"/>
            </w:pPr>
            <w:r>
              <w:t>ϧⲉⲛ ⲧⲉⲕⲙⲉⲧⲑⲛⲟⲩϯ ⲉⲧϭⲟⲥⲓ.</w:t>
            </w:r>
          </w:p>
        </w:tc>
      </w:tr>
      <w:tr w:rsidR="00B04C22" w14:paraId="57761050" w14:textId="77777777" w:rsidTr="00B04C22">
        <w:trPr>
          <w:cantSplit/>
          <w:jc w:val="center"/>
        </w:trPr>
        <w:tc>
          <w:tcPr>
            <w:tcW w:w="288" w:type="dxa"/>
          </w:tcPr>
          <w:p w14:paraId="54CEB9C4" w14:textId="77777777" w:rsidR="00B04C22" w:rsidRDefault="00B04C22" w:rsidP="00B04C22">
            <w:pPr>
              <w:pStyle w:val="CopticCross"/>
            </w:pPr>
          </w:p>
        </w:tc>
        <w:tc>
          <w:tcPr>
            <w:tcW w:w="3960" w:type="dxa"/>
          </w:tcPr>
          <w:p w14:paraId="38CE3F11" w14:textId="77777777" w:rsidR="00B04C22" w:rsidRDefault="00B04C22" w:rsidP="00B04C22">
            <w:pPr>
              <w:pStyle w:val="EngHang"/>
            </w:pPr>
            <w:r>
              <w:t>Send this great grace</w:t>
            </w:r>
          </w:p>
          <w:p w14:paraId="2CEEFE33" w14:textId="77777777" w:rsidR="00B04C22" w:rsidRDefault="00B04C22" w:rsidP="00B04C22">
            <w:pPr>
              <w:pStyle w:val="EngHang"/>
            </w:pPr>
            <w:r>
              <w:t>Of Your Holy Spirit,</w:t>
            </w:r>
          </w:p>
          <w:p w14:paraId="603537F4" w14:textId="77777777" w:rsidR="00B04C22" w:rsidRDefault="00B04C22" w:rsidP="00B04C22">
            <w:pPr>
              <w:pStyle w:val="EngHang"/>
            </w:pPr>
            <w:r>
              <w:t>The Paraclete,</w:t>
            </w:r>
          </w:p>
          <w:p w14:paraId="19B967AD" w14:textId="113A5A3C" w:rsidR="00B04C22" w:rsidRDefault="00B04C22" w:rsidP="00B04C22">
            <w:pPr>
              <w:pStyle w:val="EngHangEnd"/>
            </w:pPr>
            <w:r>
              <w:t>Down upon us.</w:t>
            </w:r>
          </w:p>
        </w:tc>
        <w:tc>
          <w:tcPr>
            <w:tcW w:w="288" w:type="dxa"/>
          </w:tcPr>
          <w:p w14:paraId="78CB18A8" w14:textId="77777777" w:rsidR="00B04C22" w:rsidRDefault="00B04C22" w:rsidP="00B04C22"/>
        </w:tc>
        <w:tc>
          <w:tcPr>
            <w:tcW w:w="288" w:type="dxa"/>
          </w:tcPr>
          <w:p w14:paraId="227DE9CE" w14:textId="77777777" w:rsidR="00B04C22" w:rsidRDefault="00B04C22" w:rsidP="00B04C22">
            <w:pPr>
              <w:pStyle w:val="CopticCross"/>
            </w:pPr>
          </w:p>
        </w:tc>
        <w:tc>
          <w:tcPr>
            <w:tcW w:w="3960" w:type="dxa"/>
          </w:tcPr>
          <w:p w14:paraId="5A400199" w14:textId="77777777" w:rsidR="00B04C22" w:rsidRDefault="00B04C22" w:rsidP="00B04C22">
            <w:pPr>
              <w:pStyle w:val="CopticVersemulti-line"/>
            </w:pPr>
            <w:r>
              <w:t>Ⲟⲩⲱⲣⲡ ⲉ̀ϧ̀ⲣⲏⲓ ⲉ̀ϫⲱⲛ:</w:t>
            </w:r>
          </w:p>
          <w:p w14:paraId="1FD807FC" w14:textId="77777777" w:rsidR="00B04C22" w:rsidRDefault="00B04C22" w:rsidP="00B04C22">
            <w:pPr>
              <w:pStyle w:val="CopticVersemulti-line"/>
            </w:pPr>
            <w:r>
              <w:t>ⲙ̀ⲡⲁⲓⲛⲓϣϯ ⲛ̀ϩ̀ⲙⲟⲧ:</w:t>
            </w:r>
          </w:p>
          <w:p w14:paraId="4F253FAD" w14:textId="77777777" w:rsidR="00B04C22" w:rsidRDefault="00B04C22" w:rsidP="00B04C22">
            <w:pPr>
              <w:pStyle w:val="CopticVersemulti-line"/>
            </w:pPr>
            <w:r>
              <w:t>ⲛ̀ⲧⲉ ⲡⲉⲕⲡ̀ⲛⲉⲩⲙⲁ ⲉⲑⲟⲩⲁⲃ:</w:t>
            </w:r>
          </w:p>
          <w:p w14:paraId="537F5894" w14:textId="74AC0E35" w:rsidR="00B04C22" w:rsidRPr="000D1B28" w:rsidRDefault="00B04C22" w:rsidP="00B04C22">
            <w:pPr>
              <w:pStyle w:val="CopticHangingVerse"/>
            </w:pPr>
            <w:r>
              <w:t>ⲙ̀ⲡⲁⲣⲁⲕⲗⲏⲧⲟⲛ.</w:t>
            </w:r>
          </w:p>
        </w:tc>
      </w:tr>
      <w:tr w:rsidR="00B04C22" w14:paraId="0A4CAD9C" w14:textId="77777777" w:rsidTr="00B04C22">
        <w:trPr>
          <w:cantSplit/>
          <w:jc w:val="center"/>
        </w:trPr>
        <w:tc>
          <w:tcPr>
            <w:tcW w:w="288" w:type="dxa"/>
          </w:tcPr>
          <w:p w14:paraId="11A7EC51" w14:textId="77777777" w:rsidR="00B04C22" w:rsidRDefault="00B04C22" w:rsidP="00B04C22">
            <w:pPr>
              <w:pStyle w:val="CopticCross"/>
            </w:pPr>
          </w:p>
        </w:tc>
        <w:tc>
          <w:tcPr>
            <w:tcW w:w="3960" w:type="dxa"/>
          </w:tcPr>
          <w:p w14:paraId="7221A81A" w14:textId="77777777" w:rsidR="00B04C22" w:rsidRDefault="00B04C22" w:rsidP="00B04C22">
            <w:pPr>
              <w:pStyle w:val="EngHangEnd"/>
            </w:pPr>
            <w:r>
              <w:t>We ask You, O Son of God…</w:t>
            </w:r>
          </w:p>
        </w:tc>
        <w:tc>
          <w:tcPr>
            <w:tcW w:w="288" w:type="dxa"/>
          </w:tcPr>
          <w:p w14:paraId="103AF4FE" w14:textId="77777777" w:rsidR="00B04C22" w:rsidRDefault="00B04C22" w:rsidP="00B04C22"/>
        </w:tc>
        <w:tc>
          <w:tcPr>
            <w:tcW w:w="288" w:type="dxa"/>
          </w:tcPr>
          <w:p w14:paraId="40D57E61" w14:textId="77777777" w:rsidR="00B04C22" w:rsidRDefault="00B04C22" w:rsidP="00B04C22">
            <w:pPr>
              <w:pStyle w:val="CopticCross"/>
            </w:pPr>
          </w:p>
        </w:tc>
        <w:tc>
          <w:tcPr>
            <w:tcW w:w="3960" w:type="dxa"/>
          </w:tcPr>
          <w:p w14:paraId="595E1B5D" w14:textId="77777777" w:rsidR="00B04C22" w:rsidRDefault="00B04C22" w:rsidP="00B04C22">
            <w:pPr>
              <w:pStyle w:val="CopticVersemulti-line"/>
            </w:pPr>
            <w:r>
              <w:t>Ⲧⲉⲛϯϩⲟ ⲉ̀ⲣⲟⲕ ⲱ̀ Ⲩⲓⲟⲥ Ⲑⲉⲟⲥ…</w:t>
            </w:r>
          </w:p>
        </w:tc>
      </w:tr>
    </w:tbl>
    <w:p w14:paraId="3AACDF96" w14:textId="17F488E0" w:rsidR="00B04C22" w:rsidRPr="000140EC" w:rsidRDefault="00B04C22" w:rsidP="00B04C22">
      <w:pPr>
        <w:pStyle w:val="Heading4"/>
        <w:rPr>
          <w:rFonts w:ascii="Arial Unicode MS" w:eastAsia="Arial Unicode MS" w:hAnsi="Arial Unicode MS" w:cs="Arial Unicode MS"/>
        </w:rPr>
      </w:pPr>
      <w:r>
        <w:t xml:space="preserve">The Aspasmos Batos Hymn for </w:t>
      </w:r>
      <w:r w:rsidR="009905A1">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2668AEE4" w14:textId="77777777" w:rsidTr="00B04C22">
        <w:trPr>
          <w:cantSplit/>
          <w:jc w:val="center"/>
        </w:trPr>
        <w:tc>
          <w:tcPr>
            <w:tcW w:w="288" w:type="dxa"/>
          </w:tcPr>
          <w:p w14:paraId="150A53E3" w14:textId="77777777" w:rsidR="00B04C22" w:rsidRDefault="00B04C22" w:rsidP="00B04C22">
            <w:pPr>
              <w:pStyle w:val="CopticCross"/>
            </w:pPr>
          </w:p>
        </w:tc>
        <w:tc>
          <w:tcPr>
            <w:tcW w:w="3960" w:type="dxa"/>
          </w:tcPr>
          <w:p w14:paraId="4840EF80" w14:textId="7BE18813" w:rsidR="00B04C22" w:rsidRDefault="00B04C22" w:rsidP="00B04C22">
            <w:pPr>
              <w:pStyle w:val="EngHang"/>
            </w:pPr>
            <w:r>
              <w:t>He ascended into the heaven</w:t>
            </w:r>
            <w:r w:rsidR="009905A1">
              <w:t xml:space="preserve"> of heavens,</w:t>
            </w:r>
          </w:p>
          <w:p w14:paraId="7E30D8A3" w14:textId="58CFBFBD" w:rsidR="00B04C22" w:rsidRDefault="009905A1" w:rsidP="00B04C22">
            <w:pPr>
              <w:pStyle w:val="EngHang"/>
            </w:pPr>
            <w:r>
              <w:t>Towards the East</w:t>
            </w:r>
            <w:r w:rsidR="00B04C22">
              <w:t>,</w:t>
            </w:r>
          </w:p>
          <w:p w14:paraId="32F3EEEF" w14:textId="5FFB0646" w:rsidR="00B04C22" w:rsidRDefault="009905A1" w:rsidP="00B04C22">
            <w:pPr>
              <w:pStyle w:val="EngHang"/>
            </w:pPr>
            <w:r>
              <w:t>And sent us the Paraclete</w:t>
            </w:r>
            <w:r w:rsidR="00B04C22">
              <w:t>,</w:t>
            </w:r>
          </w:p>
          <w:p w14:paraId="53221B44" w14:textId="79961C51" w:rsidR="00B04C22" w:rsidRDefault="009905A1" w:rsidP="00B04C22">
            <w:pPr>
              <w:pStyle w:val="EngHangEnd"/>
            </w:pPr>
            <w:r>
              <w:t>The Spirit of Truth</w:t>
            </w:r>
            <w:r w:rsidR="00B04C22">
              <w:t>.</w:t>
            </w:r>
          </w:p>
        </w:tc>
        <w:tc>
          <w:tcPr>
            <w:tcW w:w="288" w:type="dxa"/>
          </w:tcPr>
          <w:p w14:paraId="5E7CF4BD" w14:textId="77777777" w:rsidR="00B04C22" w:rsidRDefault="00B04C22" w:rsidP="00B04C22"/>
        </w:tc>
        <w:tc>
          <w:tcPr>
            <w:tcW w:w="288" w:type="dxa"/>
          </w:tcPr>
          <w:p w14:paraId="7AC5EC38" w14:textId="77777777" w:rsidR="00B04C22" w:rsidRDefault="00B04C22" w:rsidP="00B04C22">
            <w:pPr>
              <w:pStyle w:val="CopticCross"/>
            </w:pPr>
          </w:p>
        </w:tc>
        <w:tc>
          <w:tcPr>
            <w:tcW w:w="3960" w:type="dxa"/>
          </w:tcPr>
          <w:p w14:paraId="64BA391F" w14:textId="45659928" w:rsidR="00B04C22" w:rsidRDefault="009905A1" w:rsidP="00B04C22">
            <w:pPr>
              <w:pStyle w:val="CopticVersemulti-line"/>
            </w:pPr>
            <w:r>
              <w:t>Ⲁϥϣⲉⲛⲁϥ ⲉ̀ⲡ̀ϣⲱⲓ ⲉ̀ⲧ̀ⲫⲉ:</w:t>
            </w:r>
          </w:p>
          <w:p w14:paraId="65B15AB6" w14:textId="167967CC" w:rsidR="009905A1" w:rsidRDefault="009905A1" w:rsidP="00B04C22">
            <w:pPr>
              <w:pStyle w:val="CopticVersemulti-line"/>
            </w:pPr>
            <w:r>
              <w:t>ⲛ̀ⲧⲉ ⲧ̀ⲫⲉ ⲥⲁⲛⲓⲙⲁⲛ̀ϣⲁⲓ:</w:t>
            </w:r>
          </w:p>
          <w:p w14:paraId="4A8FCBB5" w14:textId="3529A85D" w:rsidR="009905A1" w:rsidRDefault="009905A1" w:rsidP="00B04C22">
            <w:pPr>
              <w:pStyle w:val="CopticVersemulti-line"/>
            </w:pPr>
            <w:r>
              <w:t>ϩⲓⲛⲁ ⲛ̀ⲧⲉϥⲟⲩⲱⲣⲡ ⲛⲁⲛ ⲙ̀ⲡⲓⲡⲁⲣⲁⲕⲗⲏⲧⲟⲛ:</w:t>
            </w:r>
          </w:p>
          <w:p w14:paraId="572E4DBA" w14:textId="76B98B40" w:rsidR="00B04C22" w:rsidRDefault="009905A1" w:rsidP="00B04C22">
            <w:pPr>
              <w:pStyle w:val="CopticHangingVerse"/>
            </w:pPr>
            <w:r>
              <w:t>Ⲡⲓⲡ̀ⲛⲉⲩⲙⲁ ⲛ̀ⲧⲉ ϯⲙⲉⲑⲙⲏⲓ</w:t>
            </w:r>
            <w:r w:rsidR="00B04C22">
              <w:t>.</w:t>
            </w:r>
          </w:p>
        </w:tc>
      </w:tr>
      <w:tr w:rsidR="00B04C22" w14:paraId="6DFDDB0B" w14:textId="77777777" w:rsidTr="00B04C22">
        <w:trPr>
          <w:cantSplit/>
          <w:jc w:val="center"/>
        </w:trPr>
        <w:tc>
          <w:tcPr>
            <w:tcW w:w="288" w:type="dxa"/>
          </w:tcPr>
          <w:p w14:paraId="190A1DE6" w14:textId="77777777" w:rsidR="00B04C22" w:rsidRDefault="00B04C22" w:rsidP="00B04C22">
            <w:pPr>
              <w:pStyle w:val="CopticCross"/>
            </w:pPr>
          </w:p>
        </w:tc>
        <w:tc>
          <w:tcPr>
            <w:tcW w:w="3960" w:type="dxa"/>
          </w:tcPr>
          <w:p w14:paraId="3429B575" w14:textId="77777777" w:rsidR="00B04C22" w:rsidRDefault="00B04C22" w:rsidP="00B04C22">
            <w:pPr>
              <w:pStyle w:val="EngHang"/>
            </w:pPr>
            <w:r>
              <w:t>Alleluia, alleluia, alleluia.</w:t>
            </w:r>
          </w:p>
          <w:p w14:paraId="3F23061F" w14:textId="7F87A079" w:rsidR="00B04C22" w:rsidRDefault="00B04C22" w:rsidP="00B04C22">
            <w:pPr>
              <w:pStyle w:val="EngHang"/>
            </w:pPr>
            <w:r>
              <w:t xml:space="preserve">Christ is risen </w:t>
            </w:r>
            <w:r w:rsidR="009905A1">
              <w:t>and ascended</w:t>
            </w:r>
            <w:r>
              <w:t>,</w:t>
            </w:r>
          </w:p>
          <w:p w14:paraId="3DAEAB14" w14:textId="56804588" w:rsidR="00B04C22" w:rsidRDefault="009905A1" w:rsidP="00B04C22">
            <w:pPr>
              <w:pStyle w:val="EngHang"/>
            </w:pPr>
            <w:r>
              <w:t>And has sent us the Paraclete</w:t>
            </w:r>
            <w:r w:rsidR="00B04C22">
              <w:t>.</w:t>
            </w:r>
          </w:p>
          <w:p w14:paraId="70E5F39B" w14:textId="77777777" w:rsidR="00B04C22" w:rsidRPr="00F7641F" w:rsidRDefault="00B04C22" w:rsidP="00B04C22">
            <w:pPr>
              <w:pStyle w:val="EngHangEnd"/>
              <w:rPr>
                <w:rFonts w:ascii="Arial Unicode MS" w:eastAsia="Arial Unicode MS" w:hAnsi="Arial Unicode MS" w:cs="Arial Unicode MS"/>
              </w:rPr>
            </w:pPr>
            <w:r>
              <w:t>Save us and have mercy on us.</w:t>
            </w:r>
          </w:p>
        </w:tc>
        <w:tc>
          <w:tcPr>
            <w:tcW w:w="288" w:type="dxa"/>
          </w:tcPr>
          <w:p w14:paraId="40BF7D3E" w14:textId="77777777" w:rsidR="00B04C22" w:rsidRDefault="00B04C22" w:rsidP="00B04C22"/>
        </w:tc>
        <w:tc>
          <w:tcPr>
            <w:tcW w:w="288" w:type="dxa"/>
          </w:tcPr>
          <w:p w14:paraId="0D3477C9" w14:textId="77777777" w:rsidR="00B04C22" w:rsidRDefault="00B04C22" w:rsidP="00B04C22">
            <w:pPr>
              <w:pStyle w:val="CopticCross"/>
            </w:pPr>
          </w:p>
        </w:tc>
        <w:tc>
          <w:tcPr>
            <w:tcW w:w="3960" w:type="dxa"/>
          </w:tcPr>
          <w:p w14:paraId="30E41FB4" w14:textId="77777777" w:rsidR="00B04C22" w:rsidRDefault="00B04C22" w:rsidP="00B04C22">
            <w:pPr>
              <w:pStyle w:val="CopticVersemulti-line"/>
            </w:pPr>
            <w:r>
              <w:t>Ⲁⲗⲗⲏⲗⲟⲩⲓⲁ: Ⲁⲗⲗⲏⲗⲟⲩⲓⲁ: Ⲁⲗⲗⲏⲗⲟⲩⲓⲁ.</w:t>
            </w:r>
          </w:p>
          <w:p w14:paraId="50716C05" w14:textId="5D58A5A2" w:rsidR="00B04C22" w:rsidRDefault="00B04C22" w:rsidP="009905A1">
            <w:pPr>
              <w:pStyle w:val="CopticVersemulti-line"/>
            </w:pPr>
            <w:r>
              <w:t xml:space="preserve">Ⲡⲓⲭ̀ⲣⲓⲥⲧⲟⲥ ⲁϥⲧⲱⲛϥ </w:t>
            </w:r>
            <w:r w:rsidR="009905A1">
              <w:t>ⲟⲩⲟϩ ⲁϥϣⲉⲛⲁϥ</w:t>
            </w:r>
          </w:p>
          <w:p w14:paraId="2CD71643" w14:textId="5963E69E" w:rsidR="009905A1" w:rsidRDefault="009905A1" w:rsidP="009905A1">
            <w:pPr>
              <w:pStyle w:val="CopticVersemulti-line"/>
            </w:pPr>
            <w:r>
              <w:t>ⲁϥⲟⲩⲱⲣⲡ ⲛⲁⲛ ⲙ̀ⲡⲓⲡⲁⲣⲁⲕⲗⲏⲧⲟⲛ:</w:t>
            </w:r>
          </w:p>
          <w:p w14:paraId="2A49D85B" w14:textId="77777777" w:rsidR="00B04C22" w:rsidRDefault="00B04C22" w:rsidP="00B04C22">
            <w:pPr>
              <w:pStyle w:val="CopticHangingVerse"/>
            </w:pPr>
            <w:r>
              <w:t>ⲥⲱϯ ⲙ̀ⲙⲟⲛ ⲟⲩⲟϩ ⲛⲁⲓ ⲛⲁⲛ.</w:t>
            </w:r>
          </w:p>
        </w:tc>
      </w:tr>
      <w:tr w:rsidR="00B04C22" w14:paraId="318BA18C" w14:textId="77777777" w:rsidTr="00B04C22">
        <w:trPr>
          <w:cantSplit/>
          <w:jc w:val="center"/>
        </w:trPr>
        <w:tc>
          <w:tcPr>
            <w:tcW w:w="288" w:type="dxa"/>
          </w:tcPr>
          <w:p w14:paraId="3EC939D8" w14:textId="77777777" w:rsidR="00B04C22" w:rsidRDefault="00B04C22" w:rsidP="00B04C22">
            <w:pPr>
              <w:pStyle w:val="CopticCross"/>
            </w:pPr>
          </w:p>
        </w:tc>
        <w:tc>
          <w:tcPr>
            <w:tcW w:w="3960" w:type="dxa"/>
          </w:tcPr>
          <w:p w14:paraId="48BCEF41" w14:textId="77777777" w:rsidR="00B04C22" w:rsidRDefault="00B04C22" w:rsidP="00B04C22">
            <w:pPr>
              <w:pStyle w:val="EngHang"/>
            </w:pPr>
            <w:r>
              <w:t>Holy, holy, holy,</w:t>
            </w:r>
          </w:p>
          <w:p w14:paraId="13337E03" w14:textId="77777777" w:rsidR="00B04C22" w:rsidRDefault="00B04C22" w:rsidP="00B04C22">
            <w:pPr>
              <w:pStyle w:val="EngHang"/>
            </w:pPr>
            <w:r>
              <w:t>Lord of Hosts.</w:t>
            </w:r>
          </w:p>
          <w:p w14:paraId="3975F40F" w14:textId="77777777" w:rsidR="00B04C22" w:rsidRDefault="00B04C22" w:rsidP="00B04C22">
            <w:pPr>
              <w:pStyle w:val="EngHang"/>
            </w:pPr>
            <w:r>
              <w:t>Heaven and earth are full</w:t>
            </w:r>
          </w:p>
          <w:p w14:paraId="7D20BB69" w14:textId="77777777" w:rsidR="00B04C22" w:rsidRDefault="00B04C22" w:rsidP="00B04C22">
            <w:pPr>
              <w:pStyle w:val="EngHangEnd"/>
            </w:pPr>
            <w:r>
              <w:t>Of Your holy glory.</w:t>
            </w:r>
          </w:p>
        </w:tc>
        <w:tc>
          <w:tcPr>
            <w:tcW w:w="288" w:type="dxa"/>
          </w:tcPr>
          <w:p w14:paraId="6BC2B4C9" w14:textId="77777777" w:rsidR="00B04C22" w:rsidRDefault="00B04C22" w:rsidP="00B04C22"/>
        </w:tc>
        <w:tc>
          <w:tcPr>
            <w:tcW w:w="288" w:type="dxa"/>
          </w:tcPr>
          <w:p w14:paraId="279E76C9" w14:textId="77777777" w:rsidR="00B04C22" w:rsidRDefault="00B04C22" w:rsidP="00B04C22">
            <w:pPr>
              <w:pStyle w:val="CopticCross"/>
            </w:pPr>
          </w:p>
        </w:tc>
        <w:tc>
          <w:tcPr>
            <w:tcW w:w="3960" w:type="dxa"/>
          </w:tcPr>
          <w:p w14:paraId="053FC8ED" w14:textId="77777777" w:rsidR="00B04C22" w:rsidRDefault="00B04C22" w:rsidP="00B04C22">
            <w:pPr>
              <w:pStyle w:val="CopticVersemulti-line"/>
            </w:pPr>
            <w:r>
              <w:t>Ϫⲉ ⲁ̀ⲅⲓⲟⲥ ⲁ̀ⲅⲓⲟⲥ ⲁ̀ⲅⲓⲟⲥ:</w:t>
            </w:r>
          </w:p>
          <w:p w14:paraId="7B0BDFA5" w14:textId="77777777" w:rsidR="00B04C22" w:rsidRDefault="00B04C22" w:rsidP="00B04C22">
            <w:pPr>
              <w:pStyle w:val="CopticVersemulti-line"/>
            </w:pPr>
            <w:r>
              <w:t>Ⲕⲩⲣⲓⲟⲥ ⲥⲁⲃⲁⲱⲑ:</w:t>
            </w:r>
          </w:p>
          <w:p w14:paraId="118FBBF3" w14:textId="77777777" w:rsidR="00B04C22" w:rsidRDefault="00B04C22" w:rsidP="00B04C22">
            <w:pPr>
              <w:pStyle w:val="CopticVersemulti-line"/>
            </w:pPr>
            <w:r>
              <w:t>ⲛ̀ⲗⲏⲡⲏⲥ ⲟ̀ ⲟⲩⲣⲁⲛⲟⲥ ⲕⲉ ⲏ̀ ⲅⲏ</w:t>
            </w:r>
          </w:p>
          <w:p w14:paraId="522A0842" w14:textId="77777777" w:rsidR="00B04C22" w:rsidRDefault="00B04C22" w:rsidP="00B04C22">
            <w:pPr>
              <w:pStyle w:val="CopticHangingVerse"/>
            </w:pPr>
            <w:r>
              <w:t>ⲧⲏⲥ ⲁ̀ⲅⲓⲁⲥ ⲥⲟⲩ ⲇⲟⲝⲏⲥ.</w:t>
            </w:r>
          </w:p>
        </w:tc>
      </w:tr>
    </w:tbl>
    <w:p w14:paraId="54C13BF8" w14:textId="7207F9C8" w:rsidR="00B04C22" w:rsidRPr="00904FDE" w:rsidRDefault="00B04C22" w:rsidP="00B04C22">
      <w:pPr>
        <w:pStyle w:val="Heading4"/>
        <w:rPr>
          <w:rFonts w:ascii="Arial Unicode MS" w:eastAsia="Arial Unicode MS" w:hAnsi="Arial Unicode MS" w:cs="Arial Unicode MS"/>
        </w:rPr>
      </w:pPr>
      <w:r>
        <w:t xml:space="preserve">The End of Service Hymn for </w:t>
      </w:r>
      <w:r w:rsidR="00904FDE">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538CDCA1" w14:textId="77777777" w:rsidTr="00B04C22">
        <w:trPr>
          <w:cantSplit/>
          <w:jc w:val="center"/>
        </w:trPr>
        <w:tc>
          <w:tcPr>
            <w:tcW w:w="288" w:type="dxa"/>
          </w:tcPr>
          <w:p w14:paraId="14267735" w14:textId="77777777" w:rsidR="00B04C22" w:rsidRDefault="00B04C22" w:rsidP="00B04C22">
            <w:pPr>
              <w:pStyle w:val="CopticCross"/>
            </w:pPr>
          </w:p>
        </w:tc>
        <w:tc>
          <w:tcPr>
            <w:tcW w:w="3960" w:type="dxa"/>
          </w:tcPr>
          <w:p w14:paraId="22B7E520" w14:textId="3B19B7B4" w:rsidR="00B04C22" w:rsidRDefault="00B04C22" w:rsidP="00904FDE">
            <w:pPr>
              <w:pStyle w:val="EngHangEnd"/>
            </w:pPr>
            <w:r>
              <w:t xml:space="preserve">… “Our Lord Jesus Christ is risen </w:t>
            </w:r>
            <w:r w:rsidR="00904FDE">
              <w:t>and ascended</w:t>
            </w:r>
            <w:r>
              <w:t xml:space="preserve">, and </w:t>
            </w:r>
            <w:r w:rsidR="00904FDE">
              <w:t>has sent us the Paraclete</w:t>
            </w:r>
            <w:r>
              <w:t>.” …</w:t>
            </w:r>
          </w:p>
        </w:tc>
        <w:tc>
          <w:tcPr>
            <w:tcW w:w="288" w:type="dxa"/>
          </w:tcPr>
          <w:p w14:paraId="03DDD14C" w14:textId="77777777" w:rsidR="00B04C22" w:rsidRDefault="00B04C22" w:rsidP="00B04C22"/>
        </w:tc>
        <w:tc>
          <w:tcPr>
            <w:tcW w:w="288" w:type="dxa"/>
          </w:tcPr>
          <w:p w14:paraId="6FB30DD3" w14:textId="77777777" w:rsidR="00B04C22" w:rsidRDefault="00B04C22" w:rsidP="00B04C22">
            <w:pPr>
              <w:pStyle w:val="CopticCross"/>
            </w:pPr>
          </w:p>
        </w:tc>
        <w:tc>
          <w:tcPr>
            <w:tcW w:w="3960" w:type="dxa"/>
          </w:tcPr>
          <w:p w14:paraId="3FEC0798" w14:textId="77777777" w:rsidR="00904FDE" w:rsidRDefault="00B04C22" w:rsidP="00904FDE">
            <w:pPr>
              <w:pStyle w:val="CopticVersemulti-line"/>
            </w:pPr>
            <w:r>
              <w:t xml:space="preserve">… </w:t>
            </w:r>
            <w:r w:rsidR="00904FDE">
              <w:t>ⲁϥⲧⲱⲛϥ ⲟⲩⲟϩ ⲁϥϣⲉⲛⲁϥ:</w:t>
            </w:r>
          </w:p>
          <w:p w14:paraId="72C03A63" w14:textId="693B25F3" w:rsidR="00B04C22" w:rsidRPr="00C35319" w:rsidRDefault="00904FDE" w:rsidP="00904FDE">
            <w:pPr>
              <w:pStyle w:val="CopticHangingVerse"/>
            </w:pPr>
            <w:r>
              <w:t xml:space="preserve">ⲁϥⲟⲩⲱⲣⲡ ⲛⲁⲛ ⲙ̀ⲡⲓⲡⲁⲣⲁⲕⲗⲏⲧⲟⲛ </w:t>
            </w:r>
            <w:r w:rsidR="00B04C22">
              <w:t>…</w:t>
            </w:r>
          </w:p>
        </w:tc>
      </w:tr>
    </w:tbl>
    <w:p w14:paraId="012BF8FE" w14:textId="3269B18F" w:rsidR="00B411C9" w:rsidRDefault="00B411C9" w:rsidP="00B411C9">
      <w:pPr>
        <w:pStyle w:val="Heading2"/>
      </w:pPr>
      <w:bookmarkStart w:id="2082" w:name="_Toc485884458"/>
      <w:r>
        <w:lastRenderedPageBreak/>
        <w:t>Index of Psalis</w:t>
      </w:r>
      <w:bookmarkEnd w:id="2082"/>
    </w:p>
    <w:p w14:paraId="440035E9" w14:textId="572103FC" w:rsidR="003E106D" w:rsidRPr="003E106D" w:rsidRDefault="003E106D" w:rsidP="003E106D">
      <w:pPr>
        <w:pStyle w:val="Heading3"/>
      </w:pPr>
      <w:r>
        <w:t>Seasonal Psalis</w:t>
      </w:r>
    </w:p>
    <w:p w14:paraId="0EFBDCCD" w14:textId="099A2404"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E2EAC">
        <w:t>The Psali Adam for the Ecclesiastical New Year</w:t>
      </w:r>
      <w:r>
        <w:fldChar w:fldCharType="end"/>
      </w:r>
      <w:r>
        <w:tab/>
      </w:r>
      <w:r>
        <w:fldChar w:fldCharType="begin"/>
      </w:r>
      <w:r>
        <w:instrText xml:space="preserve"> PAGEREF _Ref434473482 \h </w:instrText>
      </w:r>
      <w:r>
        <w:fldChar w:fldCharType="separate"/>
      </w:r>
      <w:r w:rsidR="000E2EAC">
        <w:rPr>
          <w:noProof/>
        </w:rPr>
        <w:t>726</w:t>
      </w:r>
      <w:r>
        <w:fldChar w:fldCharType="end"/>
      </w:r>
    </w:p>
    <w:p w14:paraId="6F52649C" w14:textId="40127C7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E2EAC">
        <w:t>The Psali Batos for the Ecclesiastical New Year</w:t>
      </w:r>
      <w:r>
        <w:fldChar w:fldCharType="end"/>
      </w:r>
      <w:r>
        <w:tab/>
      </w:r>
      <w:r>
        <w:fldChar w:fldCharType="begin"/>
      </w:r>
      <w:r>
        <w:instrText xml:space="preserve"> PAGEREF _Ref434473530 \h </w:instrText>
      </w:r>
      <w:r>
        <w:fldChar w:fldCharType="separate"/>
      </w:r>
      <w:r w:rsidR="000E2EAC">
        <w:rPr>
          <w:noProof/>
        </w:rPr>
        <w:t>731</w:t>
      </w:r>
      <w:r>
        <w:fldChar w:fldCharType="end"/>
      </w:r>
    </w:p>
    <w:p w14:paraId="46EAAC98" w14:textId="33C62823"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E2EAC">
        <w:t>The Psali Adam for the Feast of the Cross</w:t>
      </w:r>
      <w:r>
        <w:fldChar w:fldCharType="end"/>
      </w:r>
      <w:r>
        <w:tab/>
      </w:r>
      <w:r>
        <w:fldChar w:fldCharType="begin"/>
      </w:r>
      <w:r>
        <w:instrText xml:space="preserve"> PAGEREF _Ref434474964 \h </w:instrText>
      </w:r>
      <w:r>
        <w:fldChar w:fldCharType="separate"/>
      </w:r>
      <w:r w:rsidR="000E2EAC">
        <w:rPr>
          <w:noProof/>
        </w:rPr>
        <w:t>749</w:t>
      </w:r>
      <w:r>
        <w:fldChar w:fldCharType="end"/>
      </w:r>
    </w:p>
    <w:p w14:paraId="33EC2573" w14:textId="7D70ACB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E2EAC">
        <w:t>The Psali Batos for the Feast of the Cross</w:t>
      </w:r>
      <w:r>
        <w:fldChar w:fldCharType="end"/>
      </w:r>
      <w:r>
        <w:tab/>
      </w:r>
      <w:r>
        <w:fldChar w:fldCharType="begin"/>
      </w:r>
      <w:r>
        <w:instrText xml:space="preserve"> PAGEREF _Ref434474992 \h </w:instrText>
      </w:r>
      <w:r>
        <w:fldChar w:fldCharType="separate"/>
      </w:r>
      <w:r w:rsidR="000E2EAC">
        <w:rPr>
          <w:noProof/>
        </w:rPr>
        <w:t>753</w:t>
      </w:r>
      <w:r>
        <w:fldChar w:fldCharType="end"/>
      </w:r>
    </w:p>
    <w:p w14:paraId="05658BA4" w14:textId="068C4F9C"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E2EAC">
        <w:t>The Psali Adam for the 29</w:t>
      </w:r>
      <w:r w:rsidR="000E2EAC" w:rsidRPr="00C0205C">
        <w:rPr>
          <w:vertAlign w:val="superscript"/>
        </w:rPr>
        <w:t>th</w:t>
      </w:r>
      <w:r w:rsidR="000E2EAC">
        <w:t xml:space="preserve"> of Every Coptic Month</w:t>
      </w:r>
      <w:r>
        <w:fldChar w:fldCharType="end"/>
      </w:r>
      <w:r>
        <w:tab/>
      </w:r>
      <w:r>
        <w:fldChar w:fldCharType="begin"/>
      </w:r>
      <w:r>
        <w:instrText xml:space="preserve"> PAGEREF _Ref435003845 \h </w:instrText>
      </w:r>
      <w:r>
        <w:fldChar w:fldCharType="separate"/>
      </w:r>
      <w:r w:rsidR="000E2EAC">
        <w:rPr>
          <w:noProof/>
        </w:rPr>
        <w:t>764</w:t>
      </w:r>
      <w:r>
        <w:fldChar w:fldCharType="end"/>
      </w:r>
    </w:p>
    <w:p w14:paraId="23AAC468" w14:textId="400F5429"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E2EAC">
        <w:t>The Psali Batos for the 29</w:t>
      </w:r>
      <w:r w:rsidR="000E2EAC" w:rsidRPr="00C0205C">
        <w:rPr>
          <w:vertAlign w:val="superscript"/>
        </w:rPr>
        <w:t>th</w:t>
      </w:r>
      <w:r w:rsidR="000E2EAC">
        <w:t xml:space="preserve"> of Every Month</w:t>
      </w:r>
      <w:r>
        <w:fldChar w:fldCharType="end"/>
      </w:r>
      <w:r>
        <w:tab/>
      </w:r>
      <w:r>
        <w:fldChar w:fldCharType="begin"/>
      </w:r>
      <w:r>
        <w:instrText xml:space="preserve"> PAGEREF _Ref435003860 \h </w:instrText>
      </w:r>
      <w:r>
        <w:fldChar w:fldCharType="separate"/>
      </w:r>
      <w:r w:rsidR="000E2EAC">
        <w:rPr>
          <w:noProof/>
        </w:rPr>
        <w:t>769</w:t>
      </w:r>
      <w:r>
        <w:fldChar w:fldCharType="end"/>
      </w:r>
    </w:p>
    <w:p w14:paraId="693D9B9A" w14:textId="0A7A69E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E2EAC">
        <w:t>The Sunday Psali Adam for Nativity</w:t>
      </w:r>
      <w:r>
        <w:fldChar w:fldCharType="end"/>
      </w:r>
      <w:r>
        <w:tab/>
      </w:r>
      <w:r>
        <w:fldChar w:fldCharType="begin"/>
      </w:r>
      <w:r>
        <w:instrText xml:space="preserve"> PAGEREF _Ref434475057 \h </w:instrText>
      </w:r>
      <w:r>
        <w:fldChar w:fldCharType="separate"/>
      </w:r>
      <w:r w:rsidR="000E2EAC">
        <w:rPr>
          <w:noProof/>
        </w:rPr>
        <w:t>867</w:t>
      </w:r>
      <w:r>
        <w:fldChar w:fldCharType="end"/>
      </w:r>
    </w:p>
    <w:p w14:paraId="7B874A45" w14:textId="0477778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E2EAC">
        <w:t>The Monday Psali Adam for Nativity</w:t>
      </w:r>
      <w:r>
        <w:fldChar w:fldCharType="end"/>
      </w:r>
      <w:r>
        <w:tab/>
      </w:r>
      <w:r>
        <w:fldChar w:fldCharType="begin"/>
      </w:r>
      <w:r>
        <w:instrText xml:space="preserve"> PAGEREF _Ref434475083 \h </w:instrText>
      </w:r>
      <w:r>
        <w:fldChar w:fldCharType="separate"/>
      </w:r>
      <w:r w:rsidR="000E2EAC">
        <w:rPr>
          <w:noProof/>
        </w:rPr>
        <w:t>871</w:t>
      </w:r>
      <w:r>
        <w:fldChar w:fldCharType="end"/>
      </w:r>
    </w:p>
    <w:p w14:paraId="1039256A" w14:textId="784F97A4"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E2EAC">
        <w:t>The Tuesday Psali Adam for Nativity</w:t>
      </w:r>
      <w:r>
        <w:fldChar w:fldCharType="end"/>
      </w:r>
      <w:r>
        <w:tab/>
      </w:r>
      <w:r>
        <w:fldChar w:fldCharType="begin"/>
      </w:r>
      <w:r>
        <w:instrText xml:space="preserve"> PAGEREF _Ref434475102 \h </w:instrText>
      </w:r>
      <w:r>
        <w:fldChar w:fldCharType="separate"/>
      </w:r>
      <w:r w:rsidR="000E2EAC">
        <w:rPr>
          <w:noProof/>
        </w:rPr>
        <w:t>876</w:t>
      </w:r>
      <w:r>
        <w:fldChar w:fldCharType="end"/>
      </w:r>
    </w:p>
    <w:p w14:paraId="7B5D2028" w14:textId="1237D5BA"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E2EAC">
        <w:t>The Wednesday Psali Batos for Nativity</w:t>
      </w:r>
      <w:r>
        <w:fldChar w:fldCharType="end"/>
      </w:r>
      <w:r>
        <w:tab/>
      </w:r>
      <w:r>
        <w:fldChar w:fldCharType="begin"/>
      </w:r>
      <w:r>
        <w:instrText xml:space="preserve"> PAGEREF _Ref434475128 \h </w:instrText>
      </w:r>
      <w:r>
        <w:fldChar w:fldCharType="separate"/>
      </w:r>
      <w:r w:rsidR="000E2EAC">
        <w:rPr>
          <w:noProof/>
        </w:rPr>
        <w:t>881</w:t>
      </w:r>
      <w:r>
        <w:fldChar w:fldCharType="end"/>
      </w:r>
    </w:p>
    <w:p w14:paraId="3EA797C4" w14:textId="63E5CD0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E2EAC">
        <w:t>The Thursday Psali Batos for Nativity</w:t>
      </w:r>
      <w:r>
        <w:fldChar w:fldCharType="end"/>
      </w:r>
      <w:r>
        <w:tab/>
      </w:r>
      <w:r>
        <w:fldChar w:fldCharType="begin"/>
      </w:r>
      <w:r>
        <w:instrText xml:space="preserve"> PAGEREF _Ref434475150 \h </w:instrText>
      </w:r>
      <w:r>
        <w:fldChar w:fldCharType="separate"/>
      </w:r>
      <w:r w:rsidR="000E2EAC">
        <w:rPr>
          <w:noProof/>
        </w:rPr>
        <w:t>884</w:t>
      </w:r>
      <w:r>
        <w:fldChar w:fldCharType="end"/>
      </w:r>
    </w:p>
    <w:p w14:paraId="3E761025" w14:textId="6CFD3AFA"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E2EAC">
        <w:t>The Friday Psali Batos for Nativity</w:t>
      </w:r>
      <w:r>
        <w:fldChar w:fldCharType="end"/>
      </w:r>
      <w:r>
        <w:tab/>
      </w:r>
      <w:r>
        <w:fldChar w:fldCharType="begin"/>
      </w:r>
      <w:r>
        <w:instrText xml:space="preserve"> PAGEREF _Ref434475177 \h </w:instrText>
      </w:r>
      <w:r>
        <w:fldChar w:fldCharType="separate"/>
      </w:r>
      <w:r w:rsidR="000E2EAC">
        <w:rPr>
          <w:noProof/>
        </w:rPr>
        <w:t>888</w:t>
      </w:r>
      <w:r>
        <w:fldChar w:fldCharType="end"/>
      </w:r>
    </w:p>
    <w:p w14:paraId="52564264" w14:textId="5C12D009"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E2EAC">
        <w:t>The Saturday Psali Batos for Nativity</w:t>
      </w:r>
      <w:r>
        <w:fldChar w:fldCharType="end"/>
      </w:r>
      <w:r>
        <w:tab/>
      </w:r>
      <w:r>
        <w:fldChar w:fldCharType="begin"/>
      </w:r>
      <w:r>
        <w:instrText xml:space="preserve"> PAGEREF _Ref434475196 \h </w:instrText>
      </w:r>
      <w:r>
        <w:fldChar w:fldCharType="separate"/>
      </w:r>
      <w:r w:rsidR="000E2EAC">
        <w:rPr>
          <w:noProof/>
        </w:rPr>
        <w:t>894</w:t>
      </w:r>
      <w:r>
        <w:fldChar w:fldCharType="end"/>
      </w:r>
    </w:p>
    <w:p w14:paraId="523DE632" w14:textId="3F3DC59B"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E2EAC">
        <w:t>The Psali Adam for the Circumcision</w:t>
      </w:r>
      <w:r>
        <w:fldChar w:fldCharType="end"/>
      </w:r>
      <w:r>
        <w:tab/>
      </w:r>
      <w:r>
        <w:fldChar w:fldCharType="begin"/>
      </w:r>
      <w:r>
        <w:instrText xml:space="preserve"> PAGEREF _Ref434475229 \h </w:instrText>
      </w:r>
      <w:r>
        <w:fldChar w:fldCharType="separate"/>
      </w:r>
      <w:r w:rsidR="000E2EAC">
        <w:rPr>
          <w:noProof/>
        </w:rPr>
        <w:t>909</w:t>
      </w:r>
      <w:r>
        <w:fldChar w:fldCharType="end"/>
      </w:r>
    </w:p>
    <w:p w14:paraId="2BB4ED46" w14:textId="554109C9"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E2EAC">
        <w:t>The Psali Batos for the Circumcision</w:t>
      </w:r>
      <w:r>
        <w:fldChar w:fldCharType="end"/>
      </w:r>
      <w:r>
        <w:tab/>
      </w:r>
      <w:r>
        <w:fldChar w:fldCharType="begin"/>
      </w:r>
      <w:r>
        <w:instrText xml:space="preserve"> PAGEREF _Ref434475252 \h </w:instrText>
      </w:r>
      <w:r>
        <w:fldChar w:fldCharType="separate"/>
      </w:r>
      <w:r w:rsidR="000E2EAC">
        <w:rPr>
          <w:noProof/>
        </w:rPr>
        <w:t>913</w:t>
      </w:r>
      <w:r>
        <w:fldChar w:fldCharType="end"/>
      </w:r>
    </w:p>
    <w:p w14:paraId="56FF597D" w14:textId="7E5C14BB"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E2EAC">
        <w:t>The Sunday Psali Adam for Theophany</w:t>
      </w:r>
      <w:r>
        <w:fldChar w:fldCharType="end"/>
      </w:r>
      <w:r>
        <w:tab/>
      </w:r>
      <w:r>
        <w:fldChar w:fldCharType="begin"/>
      </w:r>
      <w:r>
        <w:instrText xml:space="preserve"> PAGEREF _Ref434475280 \h </w:instrText>
      </w:r>
      <w:r>
        <w:fldChar w:fldCharType="separate"/>
      </w:r>
      <w:r w:rsidR="000E2EAC">
        <w:rPr>
          <w:noProof/>
        </w:rPr>
        <w:t>926</w:t>
      </w:r>
      <w:r>
        <w:fldChar w:fldCharType="end"/>
      </w:r>
    </w:p>
    <w:p w14:paraId="1D19000E" w14:textId="20FFD6A1"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E2EAC">
        <w:t>The Monday Psali Adam for Theophany</w:t>
      </w:r>
      <w:r>
        <w:fldChar w:fldCharType="end"/>
      </w:r>
      <w:r>
        <w:tab/>
      </w:r>
      <w:r>
        <w:fldChar w:fldCharType="begin"/>
      </w:r>
      <w:r>
        <w:instrText xml:space="preserve"> PAGEREF _Ref434475309 \h </w:instrText>
      </w:r>
      <w:r>
        <w:fldChar w:fldCharType="separate"/>
      </w:r>
      <w:r w:rsidR="000E2EAC">
        <w:rPr>
          <w:noProof/>
        </w:rPr>
        <w:t>930</w:t>
      </w:r>
      <w:r>
        <w:fldChar w:fldCharType="end"/>
      </w:r>
    </w:p>
    <w:p w14:paraId="6323E549" w14:textId="583C4BD6"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E2EAC">
        <w:t>The Tuesday Psali Adam for Theophany</w:t>
      </w:r>
      <w:r>
        <w:fldChar w:fldCharType="end"/>
      </w:r>
      <w:r>
        <w:tab/>
      </w:r>
      <w:r>
        <w:fldChar w:fldCharType="begin"/>
      </w:r>
      <w:r>
        <w:instrText xml:space="preserve"> PAGEREF _Ref434475331 \h </w:instrText>
      </w:r>
      <w:r>
        <w:fldChar w:fldCharType="separate"/>
      </w:r>
      <w:r w:rsidR="000E2EAC">
        <w:rPr>
          <w:noProof/>
        </w:rPr>
        <w:t>934</w:t>
      </w:r>
      <w:r>
        <w:fldChar w:fldCharType="end"/>
      </w:r>
    </w:p>
    <w:p w14:paraId="7320174E" w14:textId="743C1E53"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E2EAC">
        <w:t>The Wednesday Psali Batos for Theophany</w:t>
      </w:r>
      <w:r>
        <w:fldChar w:fldCharType="end"/>
      </w:r>
      <w:r>
        <w:tab/>
      </w:r>
      <w:r>
        <w:fldChar w:fldCharType="begin"/>
      </w:r>
      <w:r>
        <w:instrText xml:space="preserve"> PAGEREF _Ref434475362 \h </w:instrText>
      </w:r>
      <w:r>
        <w:fldChar w:fldCharType="separate"/>
      </w:r>
      <w:r w:rsidR="000E2EAC">
        <w:rPr>
          <w:noProof/>
        </w:rPr>
        <w:t>937</w:t>
      </w:r>
      <w:r>
        <w:fldChar w:fldCharType="end"/>
      </w:r>
    </w:p>
    <w:p w14:paraId="312AF9DB" w14:textId="5E45762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E2EAC">
        <w:t>The Thursday Psali Batos for Theophany</w:t>
      </w:r>
      <w:r>
        <w:fldChar w:fldCharType="end"/>
      </w:r>
      <w:r>
        <w:tab/>
      </w:r>
      <w:r>
        <w:fldChar w:fldCharType="begin"/>
      </w:r>
      <w:r>
        <w:instrText xml:space="preserve"> PAGEREF _Ref434475388 \h </w:instrText>
      </w:r>
      <w:r>
        <w:fldChar w:fldCharType="separate"/>
      </w:r>
      <w:r w:rsidR="000E2EAC">
        <w:rPr>
          <w:noProof/>
        </w:rPr>
        <w:t>941</w:t>
      </w:r>
      <w:r>
        <w:fldChar w:fldCharType="end"/>
      </w:r>
    </w:p>
    <w:p w14:paraId="58C01D66" w14:textId="5C13D655"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E2EAC">
        <w:t>The Friday Psali Batos for Theophany</w:t>
      </w:r>
      <w:r>
        <w:fldChar w:fldCharType="end"/>
      </w:r>
      <w:r>
        <w:tab/>
      </w:r>
      <w:r>
        <w:fldChar w:fldCharType="begin"/>
      </w:r>
      <w:r>
        <w:instrText xml:space="preserve"> PAGEREF _Ref434475411 \h </w:instrText>
      </w:r>
      <w:r>
        <w:fldChar w:fldCharType="separate"/>
      </w:r>
      <w:r w:rsidR="000E2EAC">
        <w:rPr>
          <w:noProof/>
        </w:rPr>
        <w:t>945</w:t>
      </w:r>
      <w:r>
        <w:fldChar w:fldCharType="end"/>
      </w:r>
    </w:p>
    <w:p w14:paraId="5D34BFE6" w14:textId="2319A78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E2EAC">
        <w:t>The Saturday Psali Batos for Theophany</w:t>
      </w:r>
      <w:r>
        <w:fldChar w:fldCharType="end"/>
      </w:r>
      <w:r>
        <w:tab/>
      </w:r>
      <w:r>
        <w:fldChar w:fldCharType="begin"/>
      </w:r>
      <w:r>
        <w:instrText xml:space="preserve"> PAGEREF _Ref434475434 \h </w:instrText>
      </w:r>
      <w:r>
        <w:fldChar w:fldCharType="separate"/>
      </w:r>
      <w:r w:rsidR="000E2EAC">
        <w:rPr>
          <w:noProof/>
        </w:rPr>
        <w:t>949</w:t>
      </w:r>
      <w:r>
        <w:fldChar w:fldCharType="end"/>
      </w:r>
    </w:p>
    <w:p w14:paraId="4BB2BF55" w14:textId="66EFC731"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E2EAC">
        <w:t>The Psali Adam for the Wedding of Cana</w:t>
      </w:r>
      <w:r>
        <w:fldChar w:fldCharType="end"/>
      </w:r>
      <w:r>
        <w:tab/>
      </w:r>
      <w:r>
        <w:fldChar w:fldCharType="begin"/>
      </w:r>
      <w:r>
        <w:instrText xml:space="preserve"> PAGEREF _Ref434475472 \h </w:instrText>
      </w:r>
      <w:r>
        <w:fldChar w:fldCharType="separate"/>
      </w:r>
      <w:r w:rsidR="000E2EAC">
        <w:rPr>
          <w:noProof/>
        </w:rPr>
        <w:t>959</w:t>
      </w:r>
      <w:r>
        <w:fldChar w:fldCharType="end"/>
      </w:r>
    </w:p>
    <w:p w14:paraId="2363057C" w14:textId="52D39EDC"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E2EAC">
        <w:t>The Psali Batos for the Wedding of Cana</w:t>
      </w:r>
      <w:r>
        <w:fldChar w:fldCharType="end"/>
      </w:r>
      <w:r>
        <w:tab/>
      </w:r>
      <w:r>
        <w:fldChar w:fldCharType="begin"/>
      </w:r>
      <w:r>
        <w:instrText xml:space="preserve"> PAGEREF _Ref434475500 \h </w:instrText>
      </w:r>
      <w:r>
        <w:fldChar w:fldCharType="separate"/>
      </w:r>
      <w:r w:rsidR="000E2EAC">
        <w:rPr>
          <w:noProof/>
        </w:rPr>
        <w:t>962</w:t>
      </w:r>
      <w:r>
        <w:fldChar w:fldCharType="end"/>
      </w:r>
    </w:p>
    <w:p w14:paraId="28D62537" w14:textId="08D6F81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E2EAC">
        <w:t>The Psali Adam for Annunciation</w:t>
      </w:r>
      <w:r>
        <w:fldChar w:fldCharType="end"/>
      </w:r>
      <w:r>
        <w:tab/>
      </w:r>
      <w:r>
        <w:fldChar w:fldCharType="begin"/>
      </w:r>
      <w:r>
        <w:instrText xml:space="preserve"> PAGEREF _Ref434475566 \h </w:instrText>
      </w:r>
      <w:r>
        <w:fldChar w:fldCharType="separate"/>
      </w:r>
      <w:r w:rsidR="000E2EAC">
        <w:rPr>
          <w:noProof/>
        </w:rPr>
        <w:t>1003</w:t>
      </w:r>
      <w:r>
        <w:fldChar w:fldCharType="end"/>
      </w:r>
    </w:p>
    <w:p w14:paraId="3A5E672D" w14:textId="3AC1AAE8"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E2EAC">
        <w:t>The Psali Batos for Annunciation</w:t>
      </w:r>
      <w:r>
        <w:fldChar w:fldCharType="end"/>
      </w:r>
      <w:r>
        <w:tab/>
      </w:r>
      <w:r>
        <w:fldChar w:fldCharType="begin"/>
      </w:r>
      <w:r>
        <w:instrText xml:space="preserve"> PAGEREF _Ref434475591 \h </w:instrText>
      </w:r>
      <w:r>
        <w:fldChar w:fldCharType="separate"/>
      </w:r>
      <w:r w:rsidR="000E2EAC">
        <w:rPr>
          <w:noProof/>
        </w:rPr>
        <w:t>1007</w:t>
      </w:r>
      <w:r>
        <w:fldChar w:fldCharType="end"/>
      </w:r>
    </w:p>
    <w:p w14:paraId="52A90C07" w14:textId="2589DF4A"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E2EAC">
        <w:t>The Psali Adam for the Entry into Egypt</w:t>
      </w:r>
      <w:r>
        <w:fldChar w:fldCharType="end"/>
      </w:r>
      <w:r>
        <w:tab/>
      </w:r>
      <w:r>
        <w:fldChar w:fldCharType="begin"/>
      </w:r>
      <w:r>
        <w:instrText xml:space="preserve"> PAGEREF _Ref434476089 \h </w:instrText>
      </w:r>
      <w:r>
        <w:fldChar w:fldCharType="separate"/>
      </w:r>
      <w:r w:rsidR="000E2EAC">
        <w:rPr>
          <w:noProof/>
        </w:rPr>
        <w:t>1037</w:t>
      </w:r>
      <w:r>
        <w:fldChar w:fldCharType="end"/>
      </w:r>
    </w:p>
    <w:p w14:paraId="3A3F4AD9" w14:textId="1F325C7E"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E2EAC">
        <w:t>The Psali Batos for the Entry into Egypt</w:t>
      </w:r>
      <w:r>
        <w:fldChar w:fldCharType="end"/>
      </w:r>
      <w:r>
        <w:tab/>
      </w:r>
      <w:r>
        <w:fldChar w:fldCharType="begin"/>
      </w:r>
      <w:r>
        <w:instrText xml:space="preserve"> PAGEREF _Ref434476112 \h </w:instrText>
      </w:r>
      <w:r>
        <w:fldChar w:fldCharType="separate"/>
      </w:r>
      <w:r w:rsidR="000E2EAC">
        <w:rPr>
          <w:noProof/>
        </w:rPr>
        <w:t>1041</w:t>
      </w:r>
      <w:r>
        <w:fldChar w:fldCharType="end"/>
      </w:r>
    </w:p>
    <w:p w14:paraId="29274CA9" w14:textId="7730B569"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E2EAC">
        <w:t>The Psali Adam for the Apostles’ Fast</w:t>
      </w:r>
      <w:r>
        <w:fldChar w:fldCharType="end"/>
      </w:r>
      <w:r>
        <w:tab/>
      </w:r>
      <w:r>
        <w:fldChar w:fldCharType="begin"/>
      </w:r>
      <w:r>
        <w:instrText xml:space="preserve"> PAGEREF _Ref434476183 \h </w:instrText>
      </w:r>
      <w:r>
        <w:fldChar w:fldCharType="separate"/>
      </w:r>
      <w:r w:rsidR="000E2EAC">
        <w:rPr>
          <w:noProof/>
        </w:rPr>
        <w:t>1055</w:t>
      </w:r>
      <w:r>
        <w:fldChar w:fldCharType="end"/>
      </w:r>
    </w:p>
    <w:p w14:paraId="63B4C376" w14:textId="4B5F5F22"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E2EAC">
        <w:t>The Psali Batos for the Apostles’ Fast</w:t>
      </w:r>
      <w:r>
        <w:fldChar w:fldCharType="end"/>
      </w:r>
      <w:r>
        <w:tab/>
      </w:r>
      <w:r>
        <w:fldChar w:fldCharType="begin"/>
      </w:r>
      <w:r>
        <w:instrText xml:space="preserve"> PAGEREF _Ref434476204 \h </w:instrText>
      </w:r>
      <w:r>
        <w:fldChar w:fldCharType="separate"/>
      </w:r>
      <w:r w:rsidR="000E2EAC">
        <w:rPr>
          <w:noProof/>
        </w:rPr>
        <w:t>1058</w:t>
      </w:r>
      <w:r>
        <w:fldChar w:fldCharType="end"/>
      </w:r>
    </w:p>
    <w:p w14:paraId="28BB7E6E" w14:textId="607A7532"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E2EAC">
        <w:t>The Psali Adam for the Apostles’ Feast</w:t>
      </w:r>
      <w:r>
        <w:fldChar w:fldCharType="end"/>
      </w:r>
      <w:r>
        <w:tab/>
      </w:r>
      <w:r>
        <w:fldChar w:fldCharType="begin"/>
      </w:r>
      <w:r>
        <w:instrText xml:space="preserve"> PAGEREF _Ref434476236 \h </w:instrText>
      </w:r>
      <w:r>
        <w:fldChar w:fldCharType="separate"/>
      </w:r>
      <w:r w:rsidR="000E2EAC">
        <w:rPr>
          <w:noProof/>
        </w:rPr>
        <w:t>1078</w:t>
      </w:r>
      <w:r>
        <w:fldChar w:fldCharType="end"/>
      </w:r>
    </w:p>
    <w:p w14:paraId="3BEDFF67" w14:textId="03EDA02C"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E2EAC">
        <w:t>The Psali Batos for the Apostles’ Feast</w:t>
      </w:r>
      <w:r>
        <w:fldChar w:fldCharType="end"/>
      </w:r>
      <w:r>
        <w:tab/>
      </w:r>
      <w:r>
        <w:fldChar w:fldCharType="begin"/>
      </w:r>
      <w:r>
        <w:instrText xml:space="preserve"> PAGEREF _Ref434476261 \h </w:instrText>
      </w:r>
      <w:r>
        <w:fldChar w:fldCharType="separate"/>
      </w:r>
      <w:r w:rsidR="000E2EAC">
        <w:rPr>
          <w:noProof/>
        </w:rPr>
        <w:t>1081</w:t>
      </w:r>
      <w:r>
        <w:fldChar w:fldCharType="end"/>
      </w:r>
    </w:p>
    <w:p w14:paraId="4E267D71" w14:textId="34BB4AC7" w:rsidR="005712A5" w:rsidRDefault="005712A5" w:rsidP="00E21EA3">
      <w:pPr>
        <w:tabs>
          <w:tab w:val="left" w:leader="dot" w:pos="8280"/>
        </w:tabs>
        <w:spacing w:after="0" w:line="240" w:lineRule="auto"/>
      </w:pPr>
      <w:r>
        <w:fldChar w:fldCharType="begin"/>
      </w:r>
      <w:r>
        <w:instrText xml:space="preserve"> REF _Ref490464707 \h </w:instrText>
      </w:r>
      <w:r>
        <w:fldChar w:fldCharType="separate"/>
      </w:r>
      <w:r>
        <w:t>The Psali Adam for the Virgin’s Fast</w:t>
      </w:r>
      <w:r>
        <w:fldChar w:fldCharType="end"/>
      </w:r>
      <w:r>
        <w:tab/>
      </w:r>
      <w:r>
        <w:fldChar w:fldCharType="begin"/>
      </w:r>
      <w:r>
        <w:instrText xml:space="preserve"> PAGEREF _Ref490464707 \h </w:instrText>
      </w:r>
      <w:r>
        <w:fldChar w:fldCharType="separate"/>
      </w:r>
      <w:r>
        <w:rPr>
          <w:noProof/>
        </w:rPr>
        <w:t>1097</w:t>
      </w:r>
      <w:r>
        <w:fldChar w:fldCharType="end"/>
      </w:r>
    </w:p>
    <w:p w14:paraId="103070FD" w14:textId="638502CD" w:rsidR="005712A5" w:rsidRDefault="005712A5" w:rsidP="00E21EA3">
      <w:pPr>
        <w:tabs>
          <w:tab w:val="left" w:leader="dot" w:pos="8280"/>
        </w:tabs>
        <w:spacing w:after="0" w:line="240" w:lineRule="auto"/>
      </w:pPr>
      <w:r>
        <w:fldChar w:fldCharType="begin"/>
      </w:r>
      <w:r>
        <w:instrText xml:space="preserve"> REF _Ref490464720 \h </w:instrText>
      </w:r>
      <w:r>
        <w:fldChar w:fldCharType="separate"/>
      </w:r>
      <w:r>
        <w:t>The Psali Batos for t</w:t>
      </w:r>
      <w:r>
        <w:t>h</w:t>
      </w:r>
      <w:r>
        <w:t>e Virgin</w:t>
      </w:r>
      <w:r>
        <w:fldChar w:fldCharType="end"/>
      </w:r>
      <w:r>
        <w:tab/>
      </w:r>
      <w:r>
        <w:fldChar w:fldCharType="begin"/>
      </w:r>
      <w:r>
        <w:instrText xml:space="preserve"> PAGEREF _Ref490464720 \h </w:instrText>
      </w:r>
      <w:r>
        <w:fldChar w:fldCharType="separate"/>
      </w:r>
      <w:r>
        <w:rPr>
          <w:noProof/>
        </w:rPr>
        <w:t>1102</w:t>
      </w:r>
      <w:r>
        <w:fldChar w:fldCharType="end"/>
      </w:r>
    </w:p>
    <w:p w14:paraId="346BEA29" w14:textId="5DB5253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E2EAC">
        <w:t>The Psali Adam for the Transfiguration</w:t>
      </w:r>
      <w:r>
        <w:fldChar w:fldCharType="end"/>
      </w:r>
      <w:r>
        <w:tab/>
      </w:r>
      <w:r>
        <w:fldChar w:fldCharType="begin"/>
      </w:r>
      <w:r>
        <w:instrText xml:space="preserve"> PAGEREF _Ref434476299 \h </w:instrText>
      </w:r>
      <w:r>
        <w:fldChar w:fldCharType="separate"/>
      </w:r>
      <w:r w:rsidR="000E2EAC">
        <w:rPr>
          <w:noProof/>
        </w:rPr>
        <w:t>1107</w:t>
      </w:r>
      <w:r>
        <w:fldChar w:fldCharType="end"/>
      </w:r>
    </w:p>
    <w:p w14:paraId="2B02F545" w14:textId="7F5978B1"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E2EAC">
        <w:t>The Psali Batos for the Transfiguration</w:t>
      </w:r>
      <w:r>
        <w:fldChar w:fldCharType="end"/>
      </w:r>
      <w:r>
        <w:tab/>
      </w:r>
      <w:r>
        <w:fldChar w:fldCharType="begin"/>
      </w:r>
      <w:r>
        <w:instrText xml:space="preserve"> PAGEREF _Ref434476316 \h </w:instrText>
      </w:r>
      <w:r>
        <w:fldChar w:fldCharType="separate"/>
      </w:r>
      <w:r w:rsidR="000E2EAC">
        <w:rPr>
          <w:noProof/>
        </w:rPr>
        <w:t>1111</w:t>
      </w:r>
      <w:r>
        <w:fldChar w:fldCharType="end"/>
      </w:r>
    </w:p>
    <w:p w14:paraId="2B8831C2" w14:textId="1F75172F"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E2EAC">
        <w:t>The Psali Adam for Great Lent</w:t>
      </w:r>
      <w:r>
        <w:fldChar w:fldCharType="end"/>
      </w:r>
      <w:r>
        <w:tab/>
      </w:r>
      <w:r>
        <w:fldChar w:fldCharType="begin"/>
      </w:r>
      <w:r>
        <w:instrText xml:space="preserve"> PAGEREF _Ref434476347 \h </w:instrText>
      </w:r>
      <w:r>
        <w:fldChar w:fldCharType="separate"/>
      </w:r>
      <w:r w:rsidR="000E2EAC">
        <w:rPr>
          <w:noProof/>
        </w:rPr>
        <w:t>1149</w:t>
      </w:r>
      <w:r>
        <w:fldChar w:fldCharType="end"/>
      </w:r>
    </w:p>
    <w:p w14:paraId="22E9A337" w14:textId="6253FCE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E2EAC">
        <w:t>The Psali Batos for Great Lent</w:t>
      </w:r>
      <w:r>
        <w:fldChar w:fldCharType="end"/>
      </w:r>
      <w:r>
        <w:tab/>
      </w:r>
      <w:r>
        <w:fldChar w:fldCharType="begin"/>
      </w:r>
      <w:r>
        <w:instrText xml:space="preserve"> PAGEREF _Ref434476369 \h </w:instrText>
      </w:r>
      <w:r>
        <w:fldChar w:fldCharType="separate"/>
      </w:r>
      <w:r w:rsidR="000E2EAC">
        <w:rPr>
          <w:noProof/>
        </w:rPr>
        <w:t>1153</w:t>
      </w:r>
      <w:r>
        <w:fldChar w:fldCharType="end"/>
      </w:r>
    </w:p>
    <w:p w14:paraId="7827303F" w14:textId="63E724F3"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E2EAC">
        <w:t>The Psali Batos for Lazarus Saturday</w:t>
      </w:r>
      <w:r>
        <w:fldChar w:fldCharType="end"/>
      </w:r>
      <w:r>
        <w:tab/>
      </w:r>
      <w:r>
        <w:fldChar w:fldCharType="begin"/>
      </w:r>
      <w:r>
        <w:instrText xml:space="preserve"> PAGEREF _Ref434476394 \h </w:instrText>
      </w:r>
      <w:r>
        <w:fldChar w:fldCharType="separate"/>
      </w:r>
      <w:r w:rsidR="000E2EAC">
        <w:rPr>
          <w:noProof/>
        </w:rPr>
        <w:t>1162</w:t>
      </w:r>
      <w:r>
        <w:fldChar w:fldCharType="end"/>
      </w:r>
    </w:p>
    <w:p w14:paraId="1272D4BB" w14:textId="7E512A86" w:rsidR="006C1B94" w:rsidRDefault="00084B90" w:rsidP="00E21EA3">
      <w:pPr>
        <w:tabs>
          <w:tab w:val="left" w:leader="dot" w:pos="8280"/>
        </w:tabs>
        <w:spacing w:after="0" w:line="240" w:lineRule="auto"/>
      </w:pPr>
      <w:r>
        <w:fldChar w:fldCharType="begin"/>
      </w:r>
      <w:r>
        <w:instrText xml:space="preserve"> REF _Ref485192297 \h </w:instrText>
      </w:r>
      <w:r>
        <w:fldChar w:fldCharType="separate"/>
      </w:r>
      <w:r w:rsidR="000E2EAC">
        <w:t>The Psali Adam for Palm Sunday</w:t>
      </w:r>
      <w:r>
        <w:fldChar w:fldCharType="end"/>
      </w:r>
      <w:r w:rsidR="006C1B94">
        <w:tab/>
      </w:r>
      <w:r>
        <w:fldChar w:fldCharType="begin"/>
      </w:r>
      <w:r>
        <w:instrText xml:space="preserve"> PAGEREF _Ref485192297 \h </w:instrText>
      </w:r>
      <w:r>
        <w:fldChar w:fldCharType="separate"/>
      </w:r>
      <w:r w:rsidR="000E2EAC">
        <w:rPr>
          <w:noProof/>
        </w:rPr>
        <w:t>1176</w:t>
      </w:r>
      <w:r>
        <w:fldChar w:fldCharType="end"/>
      </w:r>
    </w:p>
    <w:p w14:paraId="0E4E4E45" w14:textId="682E6A9F"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E2EAC">
        <w:t>The Psali Batos for the Joyous Saturday</w:t>
      </w:r>
      <w:r>
        <w:fldChar w:fldCharType="end"/>
      </w:r>
      <w:r>
        <w:tab/>
      </w:r>
      <w:r>
        <w:fldChar w:fldCharType="begin"/>
      </w:r>
      <w:r>
        <w:instrText xml:space="preserve"> PAGEREF _Ref435562018 \h </w:instrText>
      </w:r>
      <w:r>
        <w:fldChar w:fldCharType="separate"/>
      </w:r>
      <w:r w:rsidR="000E2EAC">
        <w:rPr>
          <w:noProof/>
        </w:rPr>
        <w:t>1181</w:t>
      </w:r>
      <w:r>
        <w:fldChar w:fldCharType="end"/>
      </w:r>
    </w:p>
    <w:p w14:paraId="5A57B684" w14:textId="5770CF94" w:rsidR="006C1B94" w:rsidRDefault="00084B90" w:rsidP="00E21EA3">
      <w:pPr>
        <w:tabs>
          <w:tab w:val="left" w:leader="dot" w:pos="8280"/>
        </w:tabs>
        <w:spacing w:after="0" w:line="240" w:lineRule="auto"/>
      </w:pPr>
      <w:r>
        <w:fldChar w:fldCharType="begin"/>
      </w:r>
      <w:r>
        <w:instrText xml:space="preserve"> REF _Ref485192337 \h </w:instrText>
      </w:r>
      <w:r>
        <w:fldChar w:fldCharType="separate"/>
      </w:r>
      <w:r w:rsidR="000E2EAC">
        <w:t>The Psali Adam Pascha</w:t>
      </w:r>
      <w:r>
        <w:fldChar w:fldCharType="end"/>
      </w:r>
      <w:r w:rsidR="006C1B94">
        <w:tab/>
      </w:r>
      <w:r>
        <w:fldChar w:fldCharType="begin"/>
      </w:r>
      <w:r>
        <w:instrText xml:space="preserve"> PAGEREF _Ref485192337 \h </w:instrText>
      </w:r>
      <w:r>
        <w:fldChar w:fldCharType="separate"/>
      </w:r>
      <w:r w:rsidR="000E2EAC">
        <w:rPr>
          <w:noProof/>
        </w:rPr>
        <w:t>1199</w:t>
      </w:r>
      <w:r>
        <w:fldChar w:fldCharType="end"/>
      </w:r>
    </w:p>
    <w:p w14:paraId="7201C2B6" w14:textId="3517D024"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0E2EAC">
        <w:t>The Psali Batos Pascha</w:t>
      </w:r>
      <w:r>
        <w:fldChar w:fldCharType="end"/>
      </w:r>
      <w:r>
        <w:tab/>
      </w:r>
      <w:r>
        <w:fldChar w:fldCharType="begin"/>
      </w:r>
      <w:r>
        <w:instrText xml:space="preserve"> PAGEREF _Ref434476459 \h </w:instrText>
      </w:r>
      <w:r>
        <w:fldChar w:fldCharType="separate"/>
      </w:r>
      <w:r w:rsidR="000E2EAC">
        <w:rPr>
          <w:noProof/>
        </w:rPr>
        <w:t>1203</w:t>
      </w:r>
      <w:r>
        <w:fldChar w:fldCharType="end"/>
      </w:r>
    </w:p>
    <w:p w14:paraId="4897BB60" w14:textId="050BB65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E2EAC">
        <w:t>The Psali Adam for the Ascension</w:t>
      </w:r>
      <w:r>
        <w:fldChar w:fldCharType="end"/>
      </w:r>
      <w:r>
        <w:tab/>
      </w:r>
      <w:r>
        <w:fldChar w:fldCharType="begin"/>
      </w:r>
      <w:r>
        <w:instrText xml:space="preserve"> PAGEREF _Ref434476482 \h </w:instrText>
      </w:r>
      <w:r>
        <w:fldChar w:fldCharType="separate"/>
      </w:r>
      <w:r w:rsidR="000E2EAC">
        <w:rPr>
          <w:noProof/>
        </w:rPr>
        <w:t>1232</w:t>
      </w:r>
      <w:r>
        <w:fldChar w:fldCharType="end"/>
      </w:r>
    </w:p>
    <w:p w14:paraId="7FFC2411" w14:textId="7E8D64BB"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0E2EAC">
        <w:t>The Psali Batos for the Ascension</w:t>
      </w:r>
      <w:r>
        <w:fldChar w:fldCharType="end"/>
      </w:r>
      <w:r>
        <w:tab/>
      </w:r>
      <w:r>
        <w:fldChar w:fldCharType="begin"/>
      </w:r>
      <w:r>
        <w:instrText xml:space="preserve"> PAGEREF _Ref434476541 \h </w:instrText>
      </w:r>
      <w:r>
        <w:fldChar w:fldCharType="separate"/>
      </w:r>
      <w:r w:rsidR="000E2EAC">
        <w:rPr>
          <w:noProof/>
        </w:rPr>
        <w:t>1236</w:t>
      </w:r>
      <w:r>
        <w:fldChar w:fldCharType="end"/>
      </w:r>
    </w:p>
    <w:p w14:paraId="0700AA59" w14:textId="60095363"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E2EAC">
        <w:t>The Psali Adam for Pentecost</w:t>
      </w:r>
      <w:r>
        <w:fldChar w:fldCharType="end"/>
      </w:r>
      <w:r>
        <w:tab/>
      </w:r>
      <w:r>
        <w:fldChar w:fldCharType="begin"/>
      </w:r>
      <w:r>
        <w:instrText xml:space="preserve"> PAGEREF _Ref434476566 \h </w:instrText>
      </w:r>
      <w:r>
        <w:fldChar w:fldCharType="separate"/>
      </w:r>
      <w:r w:rsidR="000E2EAC">
        <w:rPr>
          <w:noProof/>
        </w:rPr>
        <w:t>1251</w:t>
      </w:r>
      <w:r>
        <w:fldChar w:fldCharType="end"/>
      </w:r>
    </w:p>
    <w:p w14:paraId="28A2BA4F" w14:textId="553FDEAC" w:rsidR="003E106D" w:rsidRDefault="003E106D" w:rsidP="003E106D">
      <w:pPr>
        <w:pStyle w:val="Heading3"/>
      </w:pPr>
      <w:r>
        <w:t>Saints’ Psalis</w:t>
      </w:r>
    </w:p>
    <w:p w14:paraId="6DAFC3E2" w14:textId="61D1E49D" w:rsidR="007E24F9" w:rsidRDefault="00084B90" w:rsidP="007E24F9">
      <w:pPr>
        <w:tabs>
          <w:tab w:val="left" w:leader="dot" w:pos="8280"/>
        </w:tabs>
        <w:spacing w:after="0" w:line="240" w:lineRule="auto"/>
      </w:pPr>
      <w:r>
        <w:fldChar w:fldCharType="begin"/>
      </w:r>
      <w:r>
        <w:instrText xml:space="preserve"> REF _Ref485192399 \h </w:instrText>
      </w:r>
      <w:r>
        <w:fldChar w:fldCharType="separate"/>
      </w:r>
      <w:r w:rsidR="000E2EAC">
        <w:t>The Psali Adam for the Virgin</w:t>
      </w:r>
      <w:r>
        <w:fldChar w:fldCharType="end"/>
      </w:r>
      <w:r w:rsidR="007E24F9">
        <w:tab/>
      </w:r>
      <w:r>
        <w:fldChar w:fldCharType="begin"/>
      </w:r>
      <w:r>
        <w:instrText xml:space="preserve"> PAGEREF _Ref485192399 \h </w:instrText>
      </w:r>
      <w:r>
        <w:fldChar w:fldCharType="separate"/>
      </w:r>
      <w:r w:rsidR="000E2EAC">
        <w:rPr>
          <w:noProof/>
        </w:rPr>
        <w:t>1117</w:t>
      </w:r>
      <w:r>
        <w:fldChar w:fldCharType="end"/>
      </w:r>
    </w:p>
    <w:p w14:paraId="609D95F6" w14:textId="5B546825"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E2EAC">
        <w:t>The Psali Batos for the Virgin</w:t>
      </w:r>
      <w:r>
        <w:fldChar w:fldCharType="end"/>
      </w:r>
      <w:r>
        <w:tab/>
      </w:r>
      <w:r>
        <w:fldChar w:fldCharType="begin"/>
      </w:r>
      <w:r>
        <w:instrText xml:space="preserve"> PAGEREF _Ref435734818 \h </w:instrText>
      </w:r>
      <w:r>
        <w:fldChar w:fldCharType="separate"/>
      </w:r>
      <w:r w:rsidR="000E2EAC">
        <w:rPr>
          <w:noProof/>
        </w:rPr>
        <w:t>1120</w:t>
      </w:r>
      <w:r>
        <w:fldChar w:fldCharType="end"/>
      </w:r>
    </w:p>
    <w:p w14:paraId="3F93C9B6" w14:textId="77777777" w:rsidR="00B411C9" w:rsidRDefault="00B411C9" w:rsidP="00B411C9">
      <w:pPr>
        <w:pStyle w:val="Heading2"/>
      </w:pPr>
      <w:bookmarkStart w:id="2083" w:name="_Toc485884459"/>
      <w:r>
        <w:lastRenderedPageBreak/>
        <w:t>Index of Doxologies</w:t>
      </w:r>
      <w:bookmarkEnd w:id="2083"/>
    </w:p>
    <w:p w14:paraId="23AE197F" w14:textId="28B70BA6"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E2EAC">
        <w:t>The Introduction to the Doxologies</w:t>
      </w:r>
      <w:r>
        <w:fldChar w:fldCharType="end"/>
      </w:r>
      <w:r>
        <w:tab/>
      </w:r>
      <w:r>
        <w:fldChar w:fldCharType="begin"/>
      </w:r>
      <w:r>
        <w:instrText xml:space="preserve"> PAGEREF _Ref434477171 \h </w:instrText>
      </w:r>
      <w:r>
        <w:fldChar w:fldCharType="separate"/>
      </w:r>
      <w:r w:rsidR="000E2EAC">
        <w:rPr>
          <w:noProof/>
        </w:rPr>
        <w:t>684</w:t>
      </w:r>
      <w:r>
        <w:fldChar w:fldCharType="end"/>
      </w:r>
    </w:p>
    <w:p w14:paraId="6914D076" w14:textId="77777777" w:rsidR="00E21EA3" w:rsidRDefault="00E21EA3" w:rsidP="00E21EA3">
      <w:pPr>
        <w:pStyle w:val="Heading3"/>
      </w:pPr>
      <w:bookmarkStart w:id="2084" w:name="_Ref435642966"/>
      <w:r>
        <w:t>Seasonal Doxologies</w:t>
      </w:r>
      <w:bookmarkEnd w:id="2084"/>
    </w:p>
    <w:p w14:paraId="5E8E28F7" w14:textId="035EDAE2"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0E2EA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0E2EAC">
        <w:rPr>
          <w:noProof/>
        </w:rPr>
        <w:t>725</w:t>
      </w:r>
      <w:r w:rsidR="00E21EA3">
        <w:fldChar w:fldCharType="end"/>
      </w:r>
    </w:p>
    <w:p w14:paraId="0EC66D5E" w14:textId="5317E64A"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0E2EA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0E2EAC">
        <w:rPr>
          <w:noProof/>
        </w:rPr>
        <w:t>746</w:t>
      </w:r>
      <w:r w:rsidR="00E21EA3">
        <w:fldChar w:fldCharType="end"/>
      </w:r>
    </w:p>
    <w:p w14:paraId="6D5E5642" w14:textId="28B96B58" w:rsidR="00CC1CA8" w:rsidRDefault="00187E8E" w:rsidP="00CC1CA8">
      <w:pPr>
        <w:tabs>
          <w:tab w:val="left" w:leader="dot" w:pos="8280"/>
        </w:tabs>
        <w:spacing w:after="0" w:line="240" w:lineRule="auto"/>
      </w:pPr>
      <w:r>
        <w:fldChar w:fldCharType="begin"/>
      </w:r>
      <w:r>
        <w:instrText xml:space="preserve"> REF _Ref485108130 \h </w:instrText>
      </w:r>
      <w:r>
        <w:fldChar w:fldCharType="separate"/>
      </w:r>
      <w:r w:rsidR="000E2EAC">
        <w:t xml:space="preserve">The First Doxology of December or </w:t>
      </w:r>
      <w:r w:rsidR="000E2EA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0E2EAC">
        <w:rPr>
          <w:noProof/>
        </w:rPr>
        <w:t>824</w:t>
      </w:r>
      <w:r w:rsidR="00CC1CA8">
        <w:fldChar w:fldCharType="end"/>
      </w:r>
    </w:p>
    <w:p w14:paraId="57201B22" w14:textId="5C95DDA9"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E2EAC">
        <w:t xml:space="preserve">The Second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E2EAC">
        <w:rPr>
          <w:noProof/>
        </w:rPr>
        <w:t>826</w:t>
      </w:r>
      <w:r>
        <w:fldChar w:fldCharType="end"/>
      </w:r>
    </w:p>
    <w:p w14:paraId="05BDDC9E" w14:textId="4DBBE49F"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E2EAC">
        <w:t xml:space="preserve">The Third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E2EAC">
        <w:rPr>
          <w:noProof/>
        </w:rPr>
        <w:t>827</w:t>
      </w:r>
      <w:r>
        <w:fldChar w:fldCharType="end"/>
      </w:r>
    </w:p>
    <w:p w14:paraId="5FC55723" w14:textId="171FB6FF"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E2EAC">
        <w:t xml:space="preserve">The Fourth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E2EAC">
        <w:rPr>
          <w:noProof/>
        </w:rPr>
        <w:t>830</w:t>
      </w:r>
      <w:r>
        <w:fldChar w:fldCharType="end"/>
      </w:r>
    </w:p>
    <w:p w14:paraId="30ACCD55" w14:textId="5BF5549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E2EAC">
        <w:t xml:space="preserve">The Fifth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E2EAC">
        <w:rPr>
          <w:noProof/>
        </w:rPr>
        <w:t>831</w:t>
      </w:r>
      <w:r>
        <w:fldChar w:fldCharType="end"/>
      </w:r>
    </w:p>
    <w:p w14:paraId="704DF3C4" w14:textId="47323A9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E2EAC">
        <w:t xml:space="preserve">The Sixth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E2EAC">
        <w:rPr>
          <w:noProof/>
        </w:rPr>
        <w:t>833</w:t>
      </w:r>
      <w:r>
        <w:fldChar w:fldCharType="end"/>
      </w:r>
    </w:p>
    <w:p w14:paraId="798DA7C0" w14:textId="1148AA15"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E2EAC">
        <w:rPr>
          <w:noProof/>
        </w:rPr>
        <w:t>838</w:t>
      </w:r>
      <w:r>
        <w:fldChar w:fldCharType="end"/>
      </w:r>
    </w:p>
    <w:p w14:paraId="4A697333" w14:textId="4AB43D6C"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E2EAC">
        <w:t>The Doxology for the Preparation Day of Nativity</w:t>
      </w:r>
      <w:r>
        <w:fldChar w:fldCharType="end"/>
      </w:r>
      <w:r>
        <w:tab/>
      </w:r>
      <w:r>
        <w:fldChar w:fldCharType="begin"/>
      </w:r>
      <w:r>
        <w:instrText xml:space="preserve"> PAGEREF _Ref434477504 \h </w:instrText>
      </w:r>
      <w:r>
        <w:fldChar w:fldCharType="separate"/>
      </w:r>
      <w:r w:rsidR="000E2EAC">
        <w:rPr>
          <w:noProof/>
        </w:rPr>
        <w:t>860</w:t>
      </w:r>
      <w:r>
        <w:fldChar w:fldCharType="end"/>
      </w:r>
    </w:p>
    <w:p w14:paraId="4A754E82" w14:textId="6D4DF35F" w:rsidR="00E21EA3" w:rsidRDefault="00187E8E" w:rsidP="00CC1CA8">
      <w:pPr>
        <w:tabs>
          <w:tab w:val="left" w:leader="dot" w:pos="8280"/>
        </w:tabs>
        <w:spacing w:after="0" w:line="240" w:lineRule="auto"/>
      </w:pPr>
      <w:r>
        <w:fldChar w:fldCharType="begin"/>
      </w:r>
      <w:r>
        <w:instrText xml:space="preserve"> REF _Ref485108167 \h </w:instrText>
      </w:r>
      <w:r>
        <w:fldChar w:fldCharType="separate"/>
      </w:r>
      <w:r w:rsidR="000E2EAC">
        <w:t>The First Doxology for Nativity</w:t>
      </w:r>
      <w:r>
        <w:fldChar w:fldCharType="end"/>
      </w:r>
      <w:r w:rsidR="00E21EA3">
        <w:tab/>
      </w:r>
      <w:r>
        <w:fldChar w:fldCharType="begin"/>
      </w:r>
      <w:r>
        <w:instrText xml:space="preserve"> PAGEREF _Ref485108167 \h </w:instrText>
      </w:r>
      <w:r>
        <w:fldChar w:fldCharType="separate"/>
      </w:r>
      <w:r w:rsidR="000E2EAC">
        <w:rPr>
          <w:noProof/>
        </w:rPr>
        <w:t>863</w:t>
      </w:r>
      <w:r>
        <w:fldChar w:fldCharType="end"/>
      </w:r>
    </w:p>
    <w:p w14:paraId="1151A90C" w14:textId="4B041619"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E2EAC">
        <w:t>The Second Doxology for Nativity</w:t>
      </w:r>
      <w:r>
        <w:fldChar w:fldCharType="end"/>
      </w:r>
      <w:r>
        <w:tab/>
      </w:r>
      <w:r>
        <w:fldChar w:fldCharType="begin"/>
      </w:r>
      <w:r>
        <w:instrText xml:space="preserve"> PAGEREF _Ref434477542 \h </w:instrText>
      </w:r>
      <w:r>
        <w:fldChar w:fldCharType="separate"/>
      </w:r>
      <w:r w:rsidR="000E2EAC">
        <w:rPr>
          <w:noProof/>
        </w:rPr>
        <w:t>864</w:t>
      </w:r>
      <w:r>
        <w:fldChar w:fldCharType="end"/>
      </w:r>
    </w:p>
    <w:p w14:paraId="04CEE058" w14:textId="3CEE961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E2EAC">
        <w:t>The Third Doxology for Nativity</w:t>
      </w:r>
      <w:r>
        <w:fldChar w:fldCharType="end"/>
      </w:r>
      <w:r>
        <w:tab/>
      </w:r>
      <w:r>
        <w:fldChar w:fldCharType="begin"/>
      </w:r>
      <w:r>
        <w:instrText xml:space="preserve"> PAGEREF _Ref434477554 \h </w:instrText>
      </w:r>
      <w:r>
        <w:fldChar w:fldCharType="separate"/>
      </w:r>
      <w:r w:rsidR="000E2EAC">
        <w:rPr>
          <w:noProof/>
        </w:rPr>
        <w:t>865</w:t>
      </w:r>
      <w:r>
        <w:fldChar w:fldCharType="end"/>
      </w:r>
    </w:p>
    <w:p w14:paraId="0F813F2D" w14:textId="42FD5BA8" w:rsidR="00E21EA3" w:rsidRDefault="00187E8E" w:rsidP="00CC1CA8">
      <w:pPr>
        <w:tabs>
          <w:tab w:val="left" w:leader="dot" w:pos="8280"/>
        </w:tabs>
        <w:spacing w:after="0" w:line="240" w:lineRule="auto"/>
      </w:pPr>
      <w:r>
        <w:fldChar w:fldCharType="begin"/>
      </w:r>
      <w:r>
        <w:instrText xml:space="preserve"> REF _Ref485108210 \h </w:instrText>
      </w:r>
      <w:r>
        <w:fldChar w:fldCharType="separate"/>
      </w:r>
      <w:r w:rsidR="000E2EAC">
        <w:t>The Doxology for the Circumcision</w:t>
      </w:r>
      <w:r>
        <w:fldChar w:fldCharType="end"/>
      </w:r>
      <w:r w:rsidR="00E21EA3">
        <w:tab/>
      </w:r>
      <w:r>
        <w:fldChar w:fldCharType="begin"/>
      </w:r>
      <w:r>
        <w:instrText xml:space="preserve"> PAGEREF _Ref485108210 \h </w:instrText>
      </w:r>
      <w:r>
        <w:fldChar w:fldCharType="separate"/>
      </w:r>
      <w:r w:rsidR="000E2EAC">
        <w:rPr>
          <w:noProof/>
        </w:rPr>
        <w:t>908</w:t>
      </w:r>
      <w:r>
        <w:fldChar w:fldCharType="end"/>
      </w:r>
    </w:p>
    <w:p w14:paraId="6C616575" w14:textId="1F621EE2" w:rsidR="00E21EA3" w:rsidRDefault="00187E8E" w:rsidP="00CC1CA8">
      <w:pPr>
        <w:tabs>
          <w:tab w:val="left" w:leader="dot" w:pos="8280"/>
        </w:tabs>
        <w:spacing w:after="0" w:line="240" w:lineRule="auto"/>
      </w:pPr>
      <w:r>
        <w:fldChar w:fldCharType="begin"/>
      </w:r>
      <w:r>
        <w:instrText xml:space="preserve"> REF _Ref485108233 \h </w:instrText>
      </w:r>
      <w:r>
        <w:fldChar w:fldCharType="separate"/>
      </w:r>
      <w:r w:rsidR="000E2EAC">
        <w:t>An Abridged Doxology for Theophany</w:t>
      </w:r>
      <w:r>
        <w:fldChar w:fldCharType="end"/>
      </w:r>
      <w:r w:rsidR="00E21EA3">
        <w:tab/>
      </w:r>
      <w:r>
        <w:fldChar w:fldCharType="begin"/>
      </w:r>
      <w:r>
        <w:instrText xml:space="preserve"> PAGEREF _Ref485108233 \h </w:instrText>
      </w:r>
      <w:r>
        <w:fldChar w:fldCharType="separate"/>
      </w:r>
      <w:r w:rsidR="000E2EAC">
        <w:rPr>
          <w:noProof/>
        </w:rPr>
        <w:t>920</w:t>
      </w:r>
      <w:r>
        <w:fldChar w:fldCharType="end"/>
      </w:r>
    </w:p>
    <w:p w14:paraId="6F7E179C" w14:textId="68577BCC"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E2EAC">
        <w:t>The First Doxology for Theophany</w:t>
      </w:r>
      <w:r>
        <w:fldChar w:fldCharType="end"/>
      </w:r>
      <w:r>
        <w:tab/>
      </w:r>
      <w:r>
        <w:fldChar w:fldCharType="begin"/>
      </w:r>
      <w:r>
        <w:instrText xml:space="preserve"> PAGEREF _Ref434477641 \h </w:instrText>
      </w:r>
      <w:r>
        <w:fldChar w:fldCharType="separate"/>
      </w:r>
      <w:r w:rsidR="000E2EAC">
        <w:rPr>
          <w:noProof/>
        </w:rPr>
        <w:t>922</w:t>
      </w:r>
      <w:r>
        <w:fldChar w:fldCharType="end"/>
      </w:r>
    </w:p>
    <w:p w14:paraId="535CC145" w14:textId="45A3B663"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E2EAC">
        <w:t>The Second Doxology for Theophany</w:t>
      </w:r>
      <w:r>
        <w:fldChar w:fldCharType="end"/>
      </w:r>
      <w:r>
        <w:tab/>
      </w:r>
      <w:r>
        <w:fldChar w:fldCharType="begin"/>
      </w:r>
      <w:r>
        <w:instrText xml:space="preserve"> PAGEREF _Ref434477660 \h </w:instrText>
      </w:r>
      <w:r>
        <w:fldChar w:fldCharType="separate"/>
      </w:r>
      <w:r w:rsidR="000E2EAC">
        <w:rPr>
          <w:noProof/>
        </w:rPr>
        <w:t>924</w:t>
      </w:r>
      <w:r>
        <w:fldChar w:fldCharType="end"/>
      </w:r>
    </w:p>
    <w:p w14:paraId="286F48D0" w14:textId="0F8A7EBB" w:rsidR="00E21EA3" w:rsidRDefault="00187E8E" w:rsidP="00CC1CA8">
      <w:pPr>
        <w:tabs>
          <w:tab w:val="left" w:leader="dot" w:pos="8280"/>
        </w:tabs>
        <w:spacing w:after="0" w:line="240" w:lineRule="auto"/>
      </w:pPr>
      <w:r>
        <w:fldChar w:fldCharType="begin"/>
      </w:r>
      <w:r>
        <w:instrText xml:space="preserve"> REF _Ref485108263 \h </w:instrText>
      </w:r>
      <w:r>
        <w:fldChar w:fldCharType="separate"/>
      </w:r>
      <w:r w:rsidR="000E2EAC">
        <w:t>The Doxology for the Wedding of Cana</w:t>
      </w:r>
      <w:r>
        <w:fldChar w:fldCharType="end"/>
      </w:r>
      <w:r w:rsidR="00E21EA3">
        <w:tab/>
      </w:r>
      <w:r>
        <w:fldChar w:fldCharType="begin"/>
      </w:r>
      <w:r>
        <w:instrText xml:space="preserve"> PAGEREF _Ref485108263 \h </w:instrText>
      </w:r>
      <w:r>
        <w:fldChar w:fldCharType="separate"/>
      </w:r>
      <w:r w:rsidR="000E2EAC">
        <w:rPr>
          <w:noProof/>
        </w:rPr>
        <w:t>958</w:t>
      </w:r>
      <w:r>
        <w:fldChar w:fldCharType="end"/>
      </w:r>
    </w:p>
    <w:p w14:paraId="504917BF" w14:textId="36E0BA52" w:rsidR="00E21EA3" w:rsidRDefault="00187E8E" w:rsidP="00CC1CA8">
      <w:pPr>
        <w:tabs>
          <w:tab w:val="left" w:leader="dot" w:pos="8280"/>
        </w:tabs>
        <w:spacing w:after="0" w:line="240" w:lineRule="auto"/>
      </w:pPr>
      <w:r>
        <w:fldChar w:fldCharType="begin"/>
      </w:r>
      <w:r>
        <w:instrText xml:space="preserve"> REF _Ref485108288 \h </w:instrText>
      </w:r>
      <w:r>
        <w:fldChar w:fldCharType="separate"/>
      </w:r>
      <w:r w:rsidR="000E2EAC">
        <w:t>The Doxology for the Entrance into the Temple</w:t>
      </w:r>
      <w:r>
        <w:fldChar w:fldCharType="end"/>
      </w:r>
      <w:r w:rsidR="00E21EA3">
        <w:tab/>
      </w:r>
      <w:r>
        <w:fldChar w:fldCharType="begin"/>
      </w:r>
      <w:r>
        <w:instrText xml:space="preserve"> PAGEREF _Ref485108288 \h </w:instrText>
      </w:r>
      <w:r>
        <w:fldChar w:fldCharType="separate"/>
      </w:r>
      <w:r w:rsidR="000E2EAC">
        <w:rPr>
          <w:noProof/>
        </w:rPr>
        <w:t>981</w:t>
      </w:r>
      <w:r>
        <w:fldChar w:fldCharType="end"/>
      </w:r>
    </w:p>
    <w:p w14:paraId="1F20DF78" w14:textId="2912E23C"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0E2EA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0E2EAC">
        <w:rPr>
          <w:noProof/>
        </w:rPr>
        <w:t>1001</w:t>
      </w:r>
      <w:r w:rsidR="00E21EA3">
        <w:fldChar w:fldCharType="end"/>
      </w:r>
    </w:p>
    <w:p w14:paraId="4B29B358" w14:textId="44F8E816" w:rsidR="00E21EA3" w:rsidRDefault="00187E8E" w:rsidP="00CC1CA8">
      <w:pPr>
        <w:tabs>
          <w:tab w:val="left" w:leader="dot" w:pos="8280"/>
        </w:tabs>
        <w:spacing w:after="0" w:line="240" w:lineRule="auto"/>
      </w:pPr>
      <w:r>
        <w:fldChar w:fldCharType="begin"/>
      </w:r>
      <w:r>
        <w:instrText xml:space="preserve"> REF _Ref485108333 \h </w:instrText>
      </w:r>
      <w:r>
        <w:fldChar w:fldCharType="separate"/>
      </w:r>
      <w:r w:rsidR="000E2EAC">
        <w:t>May 19 / Pashons 24: The Entry into Egypt</w:t>
      </w:r>
      <w:r>
        <w:fldChar w:fldCharType="end"/>
      </w:r>
      <w:r w:rsidR="00E21EA3">
        <w:tab/>
      </w:r>
      <w:r>
        <w:fldChar w:fldCharType="begin"/>
      </w:r>
      <w:r>
        <w:instrText xml:space="preserve"> PAGEREF _Ref485108337 \h </w:instrText>
      </w:r>
      <w:r>
        <w:fldChar w:fldCharType="separate"/>
      </w:r>
      <w:r w:rsidR="000E2EAC">
        <w:rPr>
          <w:noProof/>
        </w:rPr>
        <w:t>1036</w:t>
      </w:r>
      <w:r>
        <w:fldChar w:fldCharType="end"/>
      </w:r>
    </w:p>
    <w:p w14:paraId="19D20C04" w14:textId="48E5C698" w:rsidR="00E21EA3" w:rsidRDefault="00187E8E" w:rsidP="00CC1CA8">
      <w:pPr>
        <w:tabs>
          <w:tab w:val="left" w:leader="dot" w:pos="8280"/>
        </w:tabs>
        <w:spacing w:after="0" w:line="240" w:lineRule="auto"/>
      </w:pPr>
      <w:r>
        <w:fldChar w:fldCharType="begin"/>
      </w:r>
      <w:r>
        <w:instrText xml:space="preserve"> REF _Ref485107884 \h </w:instrText>
      </w:r>
      <w:r>
        <w:fldChar w:fldCharType="separate"/>
      </w:r>
      <w:r w:rsidR="000E2EAC">
        <w:t>The Doxology of Sts. Peter and Paul</w:t>
      </w:r>
      <w:r>
        <w:fldChar w:fldCharType="end"/>
      </w:r>
      <w:r w:rsidR="00E21EA3">
        <w:tab/>
      </w:r>
      <w:r>
        <w:fldChar w:fldCharType="begin"/>
      </w:r>
      <w:r>
        <w:instrText xml:space="preserve"> PAGEREF _Ref485107884 \h </w:instrText>
      </w:r>
      <w:r>
        <w:fldChar w:fldCharType="separate"/>
      </w:r>
      <w:r w:rsidR="000E2EAC">
        <w:rPr>
          <w:noProof/>
        </w:rPr>
        <w:t>1074</w:t>
      </w:r>
      <w:r>
        <w:fldChar w:fldCharType="end"/>
      </w:r>
    </w:p>
    <w:p w14:paraId="2A23AF26" w14:textId="45C2C721" w:rsidR="00E21EA3" w:rsidRDefault="00187E8E" w:rsidP="00CC1CA8">
      <w:pPr>
        <w:tabs>
          <w:tab w:val="left" w:leader="dot" w:pos="8280"/>
        </w:tabs>
        <w:spacing w:after="0" w:line="240" w:lineRule="auto"/>
      </w:pPr>
      <w:r>
        <w:fldChar w:fldCharType="begin"/>
      </w:r>
      <w:r>
        <w:instrText xml:space="preserve"> REF _Ref485108387 \h </w:instrText>
      </w:r>
      <w:r>
        <w:fldChar w:fldCharType="separate"/>
      </w:r>
      <w:r w:rsidR="000E2EAC">
        <w:t>The Doxology of the Transfiguration</w:t>
      </w:r>
      <w:r>
        <w:fldChar w:fldCharType="end"/>
      </w:r>
      <w:r w:rsidR="00E21EA3">
        <w:tab/>
      </w:r>
      <w:r>
        <w:fldChar w:fldCharType="begin"/>
      </w:r>
      <w:r>
        <w:instrText xml:space="preserve"> PAGEREF _Ref485108387 \h </w:instrText>
      </w:r>
      <w:r>
        <w:fldChar w:fldCharType="separate"/>
      </w:r>
      <w:r w:rsidR="000E2EAC">
        <w:rPr>
          <w:noProof/>
        </w:rPr>
        <w:t>1105</w:t>
      </w:r>
      <w:r>
        <w:fldChar w:fldCharType="end"/>
      </w:r>
    </w:p>
    <w:p w14:paraId="36031966" w14:textId="5D32E3C0"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E2EAC">
        <w:t>The Doxology of Jonah’s Fast</w:t>
      </w:r>
      <w:r>
        <w:fldChar w:fldCharType="end"/>
      </w:r>
      <w:r>
        <w:tab/>
      </w:r>
      <w:r>
        <w:fldChar w:fldCharType="begin"/>
      </w:r>
      <w:r>
        <w:instrText xml:space="preserve"> PAGEREF _Ref434478053 \h </w:instrText>
      </w:r>
      <w:r>
        <w:fldChar w:fldCharType="separate"/>
      </w:r>
      <w:r w:rsidR="000E2EAC">
        <w:rPr>
          <w:noProof/>
        </w:rPr>
        <w:t>1132</w:t>
      </w:r>
      <w:r>
        <w:fldChar w:fldCharType="end"/>
      </w:r>
    </w:p>
    <w:p w14:paraId="2FF23AAB" w14:textId="39D12AF7" w:rsidR="00E21EA3" w:rsidRDefault="00187E8E" w:rsidP="00CC1CA8">
      <w:pPr>
        <w:tabs>
          <w:tab w:val="left" w:leader="dot" w:pos="8280"/>
        </w:tabs>
        <w:spacing w:after="0" w:line="240" w:lineRule="auto"/>
      </w:pPr>
      <w:r>
        <w:fldChar w:fldCharType="begin"/>
      </w:r>
      <w:r>
        <w:instrText xml:space="preserve"> REF _Ref485108420 \h </w:instrText>
      </w:r>
      <w:r>
        <w:fldChar w:fldCharType="separate"/>
      </w:r>
      <w:r w:rsidR="000E2EAC">
        <w:t>The Doxology for Sundays and Saturdays of Great Lent</w:t>
      </w:r>
      <w:r>
        <w:fldChar w:fldCharType="end"/>
      </w:r>
      <w:r w:rsidR="00E21EA3">
        <w:tab/>
      </w:r>
      <w:r>
        <w:fldChar w:fldCharType="begin"/>
      </w:r>
      <w:r>
        <w:instrText xml:space="preserve"> PAGEREF _Ref485108420 \h </w:instrText>
      </w:r>
      <w:r>
        <w:fldChar w:fldCharType="separate"/>
      </w:r>
      <w:r w:rsidR="000E2EAC">
        <w:rPr>
          <w:noProof/>
        </w:rPr>
        <w:t>1136</w:t>
      </w:r>
      <w:r>
        <w:fldChar w:fldCharType="end"/>
      </w:r>
    </w:p>
    <w:p w14:paraId="7AC17913" w14:textId="6EF4336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E2EAC">
        <w:t>The Doxology for Weekdays in Great Lent</w:t>
      </w:r>
      <w:r>
        <w:fldChar w:fldCharType="end"/>
      </w:r>
      <w:r>
        <w:tab/>
      </w:r>
      <w:r>
        <w:fldChar w:fldCharType="begin"/>
      </w:r>
      <w:r>
        <w:instrText xml:space="preserve"> PAGEREF _Ref434478104 \h </w:instrText>
      </w:r>
      <w:r>
        <w:fldChar w:fldCharType="separate"/>
      </w:r>
      <w:r w:rsidR="000E2EAC">
        <w:rPr>
          <w:noProof/>
        </w:rPr>
        <w:t>1139</w:t>
      </w:r>
      <w:r>
        <w:fldChar w:fldCharType="end"/>
      </w:r>
    </w:p>
    <w:p w14:paraId="6B4ECEA0" w14:textId="6557D74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E2EAC">
        <w:t>A Second Doxology for Weekdays in Great Lent</w:t>
      </w:r>
      <w:r>
        <w:fldChar w:fldCharType="end"/>
      </w:r>
      <w:r>
        <w:tab/>
      </w:r>
      <w:r>
        <w:fldChar w:fldCharType="begin"/>
      </w:r>
      <w:r>
        <w:instrText xml:space="preserve"> PAGEREF _Ref434478128 \h </w:instrText>
      </w:r>
      <w:r>
        <w:fldChar w:fldCharType="separate"/>
      </w:r>
      <w:r w:rsidR="000E2EAC">
        <w:rPr>
          <w:noProof/>
        </w:rPr>
        <w:t>1140</w:t>
      </w:r>
      <w:r>
        <w:fldChar w:fldCharType="end"/>
      </w:r>
    </w:p>
    <w:p w14:paraId="4959D2BA" w14:textId="2E8334C4"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E2EAC">
        <w:t>A Third Doxology for Weekdays in Great Lent</w:t>
      </w:r>
      <w:r>
        <w:fldChar w:fldCharType="end"/>
      </w:r>
      <w:r>
        <w:tab/>
      </w:r>
      <w:r>
        <w:fldChar w:fldCharType="begin"/>
      </w:r>
      <w:r>
        <w:instrText xml:space="preserve"> PAGEREF _Ref434478147 \h </w:instrText>
      </w:r>
      <w:r>
        <w:fldChar w:fldCharType="separate"/>
      </w:r>
      <w:r w:rsidR="000E2EAC">
        <w:rPr>
          <w:noProof/>
        </w:rPr>
        <w:t>1142</w:t>
      </w:r>
      <w:r>
        <w:fldChar w:fldCharType="end"/>
      </w:r>
    </w:p>
    <w:p w14:paraId="15F5F420" w14:textId="0BF3EA1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E2EAC">
        <w:t>The Fourth Doxology for Great Lent</w:t>
      </w:r>
      <w:r>
        <w:fldChar w:fldCharType="end"/>
      </w:r>
      <w:r>
        <w:tab/>
      </w:r>
      <w:r>
        <w:fldChar w:fldCharType="begin"/>
      </w:r>
      <w:r>
        <w:instrText xml:space="preserve"> PAGEREF _Ref434478172 \h </w:instrText>
      </w:r>
      <w:r>
        <w:fldChar w:fldCharType="separate"/>
      </w:r>
      <w:r w:rsidR="000E2EAC">
        <w:rPr>
          <w:noProof/>
        </w:rPr>
        <w:t>1144</w:t>
      </w:r>
      <w:r>
        <w:fldChar w:fldCharType="end"/>
      </w:r>
    </w:p>
    <w:p w14:paraId="17A33F34" w14:textId="78CE0234"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E2EAC">
        <w:t>The Doxology for Lazarus Saturday</w:t>
      </w:r>
      <w:r>
        <w:fldChar w:fldCharType="end"/>
      </w:r>
      <w:r>
        <w:tab/>
      </w:r>
      <w:r>
        <w:fldChar w:fldCharType="begin"/>
      </w:r>
      <w:r>
        <w:instrText xml:space="preserve"> PAGEREF _Ref434478195 \h </w:instrText>
      </w:r>
      <w:r>
        <w:fldChar w:fldCharType="separate"/>
      </w:r>
      <w:r w:rsidR="000E2EAC">
        <w:rPr>
          <w:noProof/>
        </w:rPr>
        <w:t>1161</w:t>
      </w:r>
      <w:r>
        <w:fldChar w:fldCharType="end"/>
      </w:r>
    </w:p>
    <w:p w14:paraId="6CBC5D9E" w14:textId="0B34AA3A" w:rsidR="00E21EA3" w:rsidRDefault="00187E8E" w:rsidP="00CC1CA8">
      <w:pPr>
        <w:tabs>
          <w:tab w:val="left" w:leader="dot" w:pos="8280"/>
        </w:tabs>
        <w:spacing w:after="0" w:line="240" w:lineRule="auto"/>
      </w:pPr>
      <w:r>
        <w:fldChar w:fldCharType="begin"/>
      </w:r>
      <w:r>
        <w:instrText xml:space="preserve"> REF _Ref485108442 \h </w:instrText>
      </w:r>
      <w:r>
        <w:fldChar w:fldCharType="separate"/>
      </w:r>
      <w:r w:rsidR="000E2EAC">
        <w:t>The First Doxology for Palm Sunday</w:t>
      </w:r>
      <w:r>
        <w:fldChar w:fldCharType="end"/>
      </w:r>
      <w:r w:rsidR="00E21EA3">
        <w:tab/>
      </w:r>
      <w:r>
        <w:fldChar w:fldCharType="begin"/>
      </w:r>
      <w:r>
        <w:instrText xml:space="preserve"> PAGEREF _Ref485108442 \h </w:instrText>
      </w:r>
      <w:r>
        <w:fldChar w:fldCharType="separate"/>
      </w:r>
      <w:r w:rsidR="000E2EAC">
        <w:rPr>
          <w:noProof/>
        </w:rPr>
        <w:t>1167</w:t>
      </w:r>
      <w:r>
        <w:fldChar w:fldCharType="end"/>
      </w:r>
    </w:p>
    <w:p w14:paraId="11606B4A" w14:textId="0C684DF3"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E2EAC">
        <w:t>The Second Doxology for Palm Sunday</w:t>
      </w:r>
      <w:r>
        <w:fldChar w:fldCharType="end"/>
      </w:r>
      <w:r>
        <w:tab/>
      </w:r>
      <w:r>
        <w:fldChar w:fldCharType="begin"/>
      </w:r>
      <w:r>
        <w:instrText xml:space="preserve"> PAGEREF _Ref434478234 \h </w:instrText>
      </w:r>
      <w:r>
        <w:fldChar w:fldCharType="separate"/>
      </w:r>
      <w:r w:rsidR="000E2EAC">
        <w:rPr>
          <w:noProof/>
        </w:rPr>
        <w:t>1168</w:t>
      </w:r>
      <w:r>
        <w:fldChar w:fldCharType="end"/>
      </w:r>
    </w:p>
    <w:p w14:paraId="3B00B725" w14:textId="005C890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E2EAC">
        <w:t>The Third Doxology for Palm Sunday</w:t>
      </w:r>
      <w:r>
        <w:fldChar w:fldCharType="end"/>
      </w:r>
      <w:r>
        <w:tab/>
      </w:r>
      <w:r>
        <w:fldChar w:fldCharType="begin"/>
      </w:r>
      <w:r>
        <w:instrText xml:space="preserve"> PAGEREF _Ref434478255 \h </w:instrText>
      </w:r>
      <w:r>
        <w:fldChar w:fldCharType="separate"/>
      </w:r>
      <w:r w:rsidR="000E2EAC">
        <w:rPr>
          <w:noProof/>
        </w:rPr>
        <w:t>1170</w:t>
      </w:r>
      <w:r>
        <w:fldChar w:fldCharType="end"/>
      </w:r>
    </w:p>
    <w:p w14:paraId="257EE84D" w14:textId="6940F231" w:rsidR="00E21EA3" w:rsidRDefault="00187E8E" w:rsidP="00CC1CA8">
      <w:pPr>
        <w:tabs>
          <w:tab w:val="left" w:leader="dot" w:pos="8280"/>
        </w:tabs>
        <w:spacing w:after="0" w:line="240" w:lineRule="auto"/>
      </w:pPr>
      <w:r>
        <w:fldChar w:fldCharType="begin"/>
      </w:r>
      <w:r>
        <w:instrText xml:space="preserve"> REF _Ref485108466 \h </w:instrText>
      </w:r>
      <w:r>
        <w:fldChar w:fldCharType="separate"/>
      </w:r>
      <w:r w:rsidR="000E2EAC">
        <w:t>The Doxology for Pascha</w:t>
      </w:r>
      <w:r>
        <w:fldChar w:fldCharType="end"/>
      </w:r>
      <w:r w:rsidR="00E21EA3">
        <w:tab/>
      </w:r>
      <w:r>
        <w:fldChar w:fldCharType="begin"/>
      </w:r>
      <w:r>
        <w:instrText xml:space="preserve"> PAGEREF _Ref485108466 \h </w:instrText>
      </w:r>
      <w:r>
        <w:fldChar w:fldCharType="separate"/>
      </w:r>
      <w:r w:rsidR="000E2EAC">
        <w:rPr>
          <w:noProof/>
        </w:rPr>
        <w:t>1191</w:t>
      </w:r>
      <w:r>
        <w:fldChar w:fldCharType="end"/>
      </w:r>
    </w:p>
    <w:p w14:paraId="10A28DFE" w14:textId="01F65237"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E2EAC">
        <w:t>Another Doxology Pascha</w:t>
      </w:r>
      <w:r>
        <w:fldChar w:fldCharType="end"/>
      </w:r>
      <w:r>
        <w:tab/>
      </w:r>
      <w:r>
        <w:fldChar w:fldCharType="begin"/>
      </w:r>
      <w:r>
        <w:instrText xml:space="preserve"> PAGEREF _Ref434478317 \h </w:instrText>
      </w:r>
      <w:r>
        <w:fldChar w:fldCharType="separate"/>
      </w:r>
      <w:r w:rsidR="000E2EAC">
        <w:rPr>
          <w:noProof/>
        </w:rPr>
        <w:t>1192</w:t>
      </w:r>
      <w:r>
        <w:fldChar w:fldCharType="end"/>
      </w:r>
    </w:p>
    <w:p w14:paraId="472E0FB5" w14:textId="45DFC98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E2EAC">
        <w:t>A Doxology for Archangel Michael Pascha</w:t>
      </w:r>
      <w:r>
        <w:fldChar w:fldCharType="end"/>
      </w:r>
      <w:r>
        <w:tab/>
      </w:r>
      <w:r>
        <w:fldChar w:fldCharType="begin"/>
      </w:r>
      <w:r>
        <w:instrText xml:space="preserve"> PAGEREF _Ref434478347 \h </w:instrText>
      </w:r>
      <w:r>
        <w:fldChar w:fldCharType="separate"/>
      </w:r>
      <w:r w:rsidR="000E2EAC">
        <w:rPr>
          <w:noProof/>
        </w:rPr>
        <w:t>1194</w:t>
      </w:r>
      <w:r>
        <w:fldChar w:fldCharType="end"/>
      </w:r>
    </w:p>
    <w:p w14:paraId="4D1D62B4" w14:textId="1DF6813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E2EAC">
        <w:t>The Doxology for Thomas Sunday</w:t>
      </w:r>
      <w:r>
        <w:fldChar w:fldCharType="end"/>
      </w:r>
      <w:r>
        <w:tab/>
      </w:r>
      <w:r>
        <w:fldChar w:fldCharType="begin"/>
      </w:r>
      <w:r>
        <w:instrText xml:space="preserve"> PAGEREF _Ref434478375 \h </w:instrText>
      </w:r>
      <w:r>
        <w:fldChar w:fldCharType="separate"/>
      </w:r>
      <w:r w:rsidR="000E2EAC">
        <w:rPr>
          <w:noProof/>
        </w:rPr>
        <w:t>1227</w:t>
      </w:r>
      <w:r>
        <w:fldChar w:fldCharType="end"/>
      </w:r>
    </w:p>
    <w:p w14:paraId="7B6065F5" w14:textId="7541CD7D" w:rsidR="00CC1CA8" w:rsidRDefault="00187E8E" w:rsidP="00CC1CA8">
      <w:pPr>
        <w:tabs>
          <w:tab w:val="left" w:leader="dot" w:pos="8280"/>
        </w:tabs>
        <w:spacing w:after="0" w:line="240" w:lineRule="auto"/>
      </w:pPr>
      <w:r>
        <w:fldChar w:fldCharType="begin"/>
      </w:r>
      <w:r>
        <w:instrText xml:space="preserve"> REF _Ref485108492 \h </w:instrText>
      </w:r>
      <w:r>
        <w:fldChar w:fldCharType="separate"/>
      </w:r>
      <w:r w:rsidR="000E2EAC">
        <w:t>The Doxology for the Ascension</w:t>
      </w:r>
      <w:r>
        <w:fldChar w:fldCharType="end"/>
      </w:r>
      <w:r w:rsidR="00CC1CA8">
        <w:tab/>
      </w:r>
      <w:r>
        <w:fldChar w:fldCharType="begin"/>
      </w:r>
      <w:r>
        <w:instrText xml:space="preserve"> PAGEREF _Ref485108492 \h </w:instrText>
      </w:r>
      <w:r>
        <w:fldChar w:fldCharType="separate"/>
      </w:r>
      <w:r w:rsidR="000E2EAC">
        <w:rPr>
          <w:noProof/>
        </w:rPr>
        <w:t>1230</w:t>
      </w:r>
      <w:r>
        <w:fldChar w:fldCharType="end"/>
      </w:r>
    </w:p>
    <w:p w14:paraId="3C346EA7" w14:textId="6F06D2B4" w:rsidR="00CC1CA8" w:rsidRDefault="00187E8E" w:rsidP="00CC1CA8">
      <w:pPr>
        <w:tabs>
          <w:tab w:val="left" w:leader="dot" w:pos="8280"/>
        </w:tabs>
        <w:spacing w:after="0" w:line="240" w:lineRule="auto"/>
      </w:pPr>
      <w:r>
        <w:fldChar w:fldCharType="begin"/>
      </w:r>
      <w:r>
        <w:instrText xml:space="preserve"> REF _Ref485108524 \h </w:instrText>
      </w:r>
      <w:r>
        <w:fldChar w:fldCharType="separate"/>
      </w:r>
      <w:r w:rsidR="000E2EAC">
        <w:t>The Doxology for Pentecost</w:t>
      </w:r>
      <w:r>
        <w:fldChar w:fldCharType="end"/>
      </w:r>
      <w:r w:rsidR="00CC1CA8">
        <w:tab/>
      </w:r>
      <w:r>
        <w:fldChar w:fldCharType="begin"/>
      </w:r>
      <w:r>
        <w:instrText xml:space="preserve"> PAGEREF _Ref485108524 \h </w:instrText>
      </w:r>
      <w:r>
        <w:fldChar w:fldCharType="separate"/>
      </w:r>
      <w:r w:rsidR="000E2EAC">
        <w:rPr>
          <w:noProof/>
        </w:rPr>
        <w:t>1248</w:t>
      </w:r>
      <w:r>
        <w:fldChar w:fldCharType="end"/>
      </w:r>
    </w:p>
    <w:p w14:paraId="4285BFE1" w14:textId="77777777" w:rsidR="00E21EA3" w:rsidRDefault="00E21EA3" w:rsidP="00E21EA3">
      <w:pPr>
        <w:pStyle w:val="Heading3"/>
      </w:pPr>
      <w:bookmarkStart w:id="2085" w:name="_Ref435643009"/>
      <w:r>
        <w:t>Saints’ Doxologies</w:t>
      </w:r>
      <w:bookmarkEnd w:id="2085"/>
    </w:p>
    <w:p w14:paraId="201EF1F5" w14:textId="59DD1F24"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74A3C">
        <w:t>The Evening Doxology of the Virgin</w:t>
      </w:r>
      <w:r>
        <w:fldChar w:fldCharType="end"/>
      </w:r>
      <w:r>
        <w:tab/>
      </w:r>
      <w:r>
        <w:fldChar w:fldCharType="begin"/>
      </w:r>
      <w:r>
        <w:instrText xml:space="preserve"> PAGEREF _Ref434487836 \h </w:instrText>
      </w:r>
      <w:r>
        <w:fldChar w:fldCharType="separate"/>
      </w:r>
      <w:r w:rsidR="00A74A3C">
        <w:rPr>
          <w:noProof/>
        </w:rPr>
        <w:t>681</w:t>
      </w:r>
      <w:r>
        <w:fldChar w:fldCharType="end"/>
      </w:r>
    </w:p>
    <w:p w14:paraId="5E3507F6" w14:textId="28157DB8"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74A3C" w:rsidRPr="00A74A3C">
        <w:t>The Doxology of the Virgin for Midnight Praise</w:t>
      </w:r>
      <w:r>
        <w:fldChar w:fldCharType="end"/>
      </w:r>
      <w:r>
        <w:tab/>
      </w:r>
      <w:r>
        <w:fldChar w:fldCharType="begin"/>
      </w:r>
      <w:r>
        <w:instrText xml:space="preserve"> PAGEREF _Ref434487891 \h </w:instrText>
      </w:r>
      <w:r>
        <w:fldChar w:fldCharType="separate"/>
      </w:r>
      <w:r w:rsidR="00A74A3C">
        <w:rPr>
          <w:noProof/>
        </w:rPr>
        <w:t>404</w:t>
      </w:r>
      <w:r>
        <w:fldChar w:fldCharType="end"/>
      </w:r>
    </w:p>
    <w:p w14:paraId="337F5EE8" w14:textId="67915E45"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74A3C">
        <w:t>The Morning Doxology of the Virgin</w:t>
      </w:r>
      <w:r>
        <w:fldChar w:fldCharType="end"/>
      </w:r>
      <w:r>
        <w:tab/>
      </w:r>
      <w:r>
        <w:fldChar w:fldCharType="begin"/>
      </w:r>
      <w:r>
        <w:instrText xml:space="preserve"> PAGEREF _Ref434487846 \h </w:instrText>
      </w:r>
      <w:r>
        <w:fldChar w:fldCharType="separate"/>
      </w:r>
      <w:r w:rsidR="00A74A3C">
        <w:rPr>
          <w:noProof/>
        </w:rPr>
        <w:t>682</w:t>
      </w:r>
      <w:r>
        <w:fldChar w:fldCharType="end"/>
      </w:r>
    </w:p>
    <w:p w14:paraId="11C50006" w14:textId="2E17D825"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A74A3C">
        <w:t>The Doxology of the Entry of the Theotokos into the Temple</w:t>
      </w:r>
      <w:r>
        <w:fldChar w:fldCharType="end"/>
      </w:r>
      <w:r>
        <w:tab/>
      </w:r>
      <w:r>
        <w:fldChar w:fldCharType="begin"/>
      </w:r>
      <w:r>
        <w:instrText xml:space="preserve"> PAGEREF _Ref470555203 \h </w:instrText>
      </w:r>
      <w:r>
        <w:fldChar w:fldCharType="separate"/>
      </w:r>
      <w:r w:rsidR="00A74A3C">
        <w:rPr>
          <w:noProof/>
        </w:rPr>
        <w:t>816</w:t>
      </w:r>
      <w:r>
        <w:fldChar w:fldCharType="end"/>
      </w:r>
    </w:p>
    <w:p w14:paraId="3868AB65" w14:textId="1BD89708"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74A3C">
        <w:t>The Doxology for Archangel Michael</w:t>
      </w:r>
      <w:r>
        <w:fldChar w:fldCharType="end"/>
      </w:r>
      <w:r>
        <w:tab/>
      </w:r>
      <w:r>
        <w:fldChar w:fldCharType="begin"/>
      </w:r>
      <w:r>
        <w:instrText xml:space="preserve"> PAGEREF _Ref434487967 \h </w:instrText>
      </w:r>
      <w:r>
        <w:fldChar w:fldCharType="separate"/>
      </w:r>
      <w:r w:rsidR="00A74A3C">
        <w:rPr>
          <w:noProof/>
        </w:rPr>
        <w:t>791</w:t>
      </w:r>
      <w:r>
        <w:fldChar w:fldCharType="end"/>
      </w:r>
    </w:p>
    <w:p w14:paraId="2284159D" w14:textId="4471263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74A3C">
        <w:t xml:space="preserve">The Doxology of Archangel Gabriel for December or </w:t>
      </w:r>
      <w:r w:rsidR="00A74A3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74A3C">
        <w:rPr>
          <w:noProof/>
        </w:rPr>
        <w:t>834</w:t>
      </w:r>
      <w:r>
        <w:fldChar w:fldCharType="end"/>
      </w:r>
    </w:p>
    <w:p w14:paraId="403DEC4C" w14:textId="1ACDD31B"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74A3C">
        <w:t>The Doxology for Archangel Gabriel, the Evangelist of Daniel</w:t>
      </w:r>
      <w:r>
        <w:fldChar w:fldCharType="end"/>
      </w:r>
      <w:r>
        <w:tab/>
      </w:r>
      <w:r>
        <w:fldChar w:fldCharType="begin"/>
      </w:r>
      <w:r>
        <w:instrText xml:space="preserve"> PAGEREF _Ref434488149 \h </w:instrText>
      </w:r>
      <w:r>
        <w:fldChar w:fldCharType="separate"/>
      </w:r>
      <w:r w:rsidR="00A74A3C">
        <w:rPr>
          <w:noProof/>
        </w:rPr>
        <w:t>1060</w:t>
      </w:r>
      <w:r>
        <w:fldChar w:fldCharType="end"/>
      </w:r>
    </w:p>
    <w:p w14:paraId="229EE54B" w14:textId="5626BC26"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74A3C">
        <w:t>The Doxology for Michael and Gabriel</w:t>
      </w:r>
      <w:r>
        <w:fldChar w:fldCharType="end"/>
      </w:r>
      <w:r>
        <w:tab/>
      </w:r>
      <w:r>
        <w:fldChar w:fldCharType="begin"/>
      </w:r>
      <w:r>
        <w:instrText xml:space="preserve"> PAGEREF _Ref434487984 \h </w:instrText>
      </w:r>
      <w:r>
        <w:fldChar w:fldCharType="separate"/>
      </w:r>
      <w:r w:rsidR="00A74A3C">
        <w:rPr>
          <w:noProof/>
        </w:rPr>
        <w:t>792</w:t>
      </w:r>
      <w:r>
        <w:fldChar w:fldCharType="end"/>
      </w:r>
    </w:p>
    <w:p w14:paraId="44CF453D" w14:textId="5220D00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74A3C">
        <w:t>The Doxology for Archangel Raphael</w:t>
      </w:r>
      <w:r>
        <w:fldChar w:fldCharType="end"/>
      </w:r>
      <w:r>
        <w:tab/>
      </w:r>
      <w:r>
        <w:fldChar w:fldCharType="begin"/>
      </w:r>
      <w:r>
        <w:instrText xml:space="preserve"> PAGEREF _Ref434488208 \h </w:instrText>
      </w:r>
      <w:r>
        <w:fldChar w:fldCharType="separate"/>
      </w:r>
      <w:r w:rsidR="00A74A3C">
        <w:rPr>
          <w:noProof/>
        </w:rPr>
        <w:t>1123</w:t>
      </w:r>
      <w:r>
        <w:fldChar w:fldCharType="end"/>
      </w:r>
    </w:p>
    <w:p w14:paraId="5EA00A94" w14:textId="26C1ABD3"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74A3C">
        <w:t>The Doxology for Archangel Suriel</w:t>
      </w:r>
      <w:r>
        <w:fldChar w:fldCharType="end"/>
      </w:r>
      <w:r>
        <w:tab/>
      </w:r>
      <w:r>
        <w:fldChar w:fldCharType="begin"/>
      </w:r>
      <w:r>
        <w:instrText xml:space="preserve"> PAGEREF _Ref434488250 \h </w:instrText>
      </w:r>
      <w:r>
        <w:fldChar w:fldCharType="separate"/>
      </w:r>
      <w:r w:rsidR="00A74A3C">
        <w:rPr>
          <w:noProof/>
        </w:rPr>
        <w:t>973</w:t>
      </w:r>
      <w:r>
        <w:fldChar w:fldCharType="end"/>
      </w:r>
    </w:p>
    <w:p w14:paraId="3CC2AC4D" w14:textId="05676B62"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A74A3C">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A74A3C">
        <w:rPr>
          <w:noProof/>
        </w:rPr>
        <w:t>788</w:t>
      </w:r>
      <w:r w:rsidR="00B46E6E">
        <w:fldChar w:fldCharType="end"/>
      </w:r>
    </w:p>
    <w:p w14:paraId="1358EC54" w14:textId="40F6B0DF"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A74A3C">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A74A3C">
        <w:rPr>
          <w:noProof/>
        </w:rPr>
        <w:t>805</w:t>
      </w:r>
      <w:r w:rsidR="00B46E6E">
        <w:fldChar w:fldCharType="end"/>
      </w:r>
    </w:p>
    <w:p w14:paraId="556F0AA3" w14:textId="69B5149B"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74A3C">
        <w:t>The Doxology of the Heavenly</w:t>
      </w:r>
      <w:r>
        <w:fldChar w:fldCharType="end"/>
      </w:r>
      <w:r>
        <w:tab/>
      </w:r>
      <w:r>
        <w:fldChar w:fldCharType="begin"/>
      </w:r>
      <w:r>
        <w:instrText xml:space="preserve"> PAGEREF _Ref434488390 \h </w:instrText>
      </w:r>
      <w:r>
        <w:fldChar w:fldCharType="separate"/>
      </w:r>
      <w:r w:rsidR="00A74A3C">
        <w:rPr>
          <w:noProof/>
        </w:rPr>
        <w:t>699</w:t>
      </w:r>
      <w:r>
        <w:fldChar w:fldCharType="end"/>
      </w:r>
    </w:p>
    <w:p w14:paraId="0E766256" w14:textId="73951DCD" w:rsidR="005A4893" w:rsidRDefault="005A4893" w:rsidP="00B46E6E">
      <w:pPr>
        <w:tabs>
          <w:tab w:val="left" w:leader="dot" w:pos="8280"/>
        </w:tabs>
        <w:spacing w:after="0" w:line="240" w:lineRule="auto"/>
      </w:pPr>
      <w:r>
        <w:fldChar w:fldCharType="begin"/>
      </w:r>
      <w:r>
        <w:instrText xml:space="preserve"> REF _Ref485797335 \h </w:instrText>
      </w:r>
      <w:r>
        <w:fldChar w:fldCharType="separate"/>
      </w:r>
      <w:r w:rsidR="00A74A3C">
        <w:t>The Doxology for Job the Righteous</w:t>
      </w:r>
      <w:r>
        <w:fldChar w:fldCharType="end"/>
      </w:r>
      <w:r>
        <w:tab/>
      </w:r>
      <w:r>
        <w:fldChar w:fldCharType="begin"/>
      </w:r>
      <w:r>
        <w:instrText xml:space="preserve"> PAGEREF _Ref485797335 \h </w:instrText>
      </w:r>
      <w:r>
        <w:fldChar w:fldCharType="separate"/>
      </w:r>
      <w:r w:rsidR="00A74A3C">
        <w:rPr>
          <w:noProof/>
        </w:rPr>
        <w:t>1019</w:t>
      </w:r>
      <w:r>
        <w:fldChar w:fldCharType="end"/>
      </w:r>
    </w:p>
    <w:p w14:paraId="7A324BA9" w14:textId="00E18639" w:rsidR="00E81CD5" w:rsidRDefault="00E81CD5" w:rsidP="00B46E6E">
      <w:pPr>
        <w:tabs>
          <w:tab w:val="left" w:leader="dot" w:pos="8280"/>
        </w:tabs>
        <w:spacing w:after="0" w:line="240" w:lineRule="auto"/>
      </w:pPr>
      <w:r>
        <w:fldChar w:fldCharType="begin"/>
      </w:r>
      <w:r>
        <w:instrText xml:space="preserve"> REF _Ref485625619 \h </w:instrText>
      </w:r>
      <w:r>
        <w:fldChar w:fldCharType="separate"/>
      </w:r>
      <w:r w:rsidR="00A74A3C">
        <w:t>The Doxology for Moses the Archprophet</w:t>
      </w:r>
      <w:r>
        <w:fldChar w:fldCharType="end"/>
      </w:r>
      <w:r>
        <w:tab/>
      </w:r>
      <w:r>
        <w:fldChar w:fldCharType="begin"/>
      </w:r>
      <w:r>
        <w:instrText xml:space="preserve"> PAGEREF _Ref485625619 \h </w:instrText>
      </w:r>
      <w:r>
        <w:fldChar w:fldCharType="separate"/>
      </w:r>
      <w:r w:rsidR="00A74A3C">
        <w:rPr>
          <w:noProof/>
        </w:rPr>
        <w:t>741</w:t>
      </w:r>
      <w:r>
        <w:fldChar w:fldCharType="end"/>
      </w:r>
    </w:p>
    <w:p w14:paraId="6E52D984" w14:textId="55A44C62" w:rsidR="00FD5DB0" w:rsidRDefault="00FD5DB0" w:rsidP="00B46E6E">
      <w:pPr>
        <w:tabs>
          <w:tab w:val="left" w:leader="dot" w:pos="8280"/>
        </w:tabs>
        <w:spacing w:after="0" w:line="240" w:lineRule="auto"/>
      </w:pPr>
      <w:r>
        <w:fldChar w:fldCharType="begin"/>
      </w:r>
      <w:r>
        <w:instrText xml:space="preserve"> REF _Ref485797659 \h </w:instrText>
      </w:r>
      <w:r>
        <w:fldChar w:fldCharType="separate"/>
      </w:r>
      <w:r w:rsidR="00A74A3C">
        <w:t>The Doxology for Prophet Isaias</w:t>
      </w:r>
      <w:r>
        <w:fldChar w:fldCharType="end"/>
      </w:r>
      <w:r>
        <w:tab/>
      </w:r>
      <w:r>
        <w:fldChar w:fldCharType="begin"/>
      </w:r>
      <w:r>
        <w:instrText xml:space="preserve"> PAGEREF _Ref485797659 \h </w:instrText>
      </w:r>
      <w:r>
        <w:fldChar w:fldCharType="separate"/>
      </w:r>
      <w:r w:rsidR="00A74A3C">
        <w:rPr>
          <w:noProof/>
        </w:rPr>
        <w:t>738</w:t>
      </w:r>
      <w:r>
        <w:fldChar w:fldCharType="end"/>
      </w:r>
    </w:p>
    <w:p w14:paraId="66DA7D48" w14:textId="250D275E" w:rsidR="00B05D74" w:rsidRDefault="00B05D74" w:rsidP="00B46E6E">
      <w:pPr>
        <w:tabs>
          <w:tab w:val="left" w:leader="dot" w:pos="8280"/>
        </w:tabs>
        <w:spacing w:after="0" w:line="240" w:lineRule="auto"/>
      </w:pPr>
      <w:r>
        <w:fldChar w:fldCharType="begin"/>
      </w:r>
      <w:r>
        <w:instrText xml:space="preserve"> REF _Ref485796350 \h </w:instrText>
      </w:r>
      <w:r>
        <w:fldChar w:fldCharType="separate"/>
      </w:r>
      <w:r w:rsidR="00A74A3C">
        <w:t>The Doxology for Prophet Daniel</w:t>
      </w:r>
      <w:r>
        <w:fldChar w:fldCharType="end"/>
      </w:r>
      <w:r>
        <w:tab/>
      </w:r>
      <w:r>
        <w:fldChar w:fldCharType="begin"/>
      </w:r>
      <w:r>
        <w:instrText xml:space="preserve"> PAGEREF _Ref485796350 \h </w:instrText>
      </w:r>
      <w:r>
        <w:fldChar w:fldCharType="separate"/>
      </w:r>
      <w:r w:rsidR="00A74A3C">
        <w:rPr>
          <w:noProof/>
        </w:rPr>
        <w:t>992</w:t>
      </w:r>
      <w:r>
        <w:fldChar w:fldCharType="end"/>
      </w:r>
    </w:p>
    <w:p w14:paraId="241168C8" w14:textId="3A7FDC9C" w:rsidR="00E21C24" w:rsidRDefault="00E21C24" w:rsidP="00B46E6E">
      <w:pPr>
        <w:tabs>
          <w:tab w:val="left" w:leader="dot" w:pos="8280"/>
        </w:tabs>
        <w:spacing w:after="0" w:line="240" w:lineRule="auto"/>
      </w:pPr>
      <w:r>
        <w:fldChar w:fldCharType="begin"/>
      </w:r>
      <w:r>
        <w:instrText xml:space="preserve"> REF _Ref485798008 \h </w:instrText>
      </w:r>
      <w:r>
        <w:fldChar w:fldCharType="separate"/>
      </w:r>
      <w:r w:rsidR="00A74A3C">
        <w:t>The Doxology for Prophet Jeremias</w:t>
      </w:r>
      <w:r>
        <w:fldChar w:fldCharType="end"/>
      </w:r>
      <w:r>
        <w:tab/>
      </w:r>
      <w:r>
        <w:fldChar w:fldCharType="begin"/>
      </w:r>
      <w:r>
        <w:instrText xml:space="preserve"> PAGEREF _Ref485798008 \h </w:instrText>
      </w:r>
      <w:r>
        <w:fldChar w:fldCharType="separate"/>
      </w:r>
      <w:r w:rsidR="00A74A3C">
        <w:rPr>
          <w:noProof/>
        </w:rPr>
        <w:t>1021</w:t>
      </w:r>
      <w:r>
        <w:fldChar w:fldCharType="end"/>
      </w:r>
    </w:p>
    <w:p w14:paraId="1FF7EAEE" w14:textId="083D13A9"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74A3C">
        <w:t>The Doxology of St. John the Baptist</w:t>
      </w:r>
      <w:r>
        <w:fldChar w:fldCharType="end"/>
      </w:r>
      <w:r>
        <w:tab/>
      </w:r>
      <w:r>
        <w:fldChar w:fldCharType="begin"/>
      </w:r>
      <w:r>
        <w:instrText xml:space="preserve"> PAGEREF _Ref434488524 \h </w:instrText>
      </w:r>
      <w:r>
        <w:fldChar w:fldCharType="separate"/>
      </w:r>
      <w:r w:rsidR="00A74A3C">
        <w:rPr>
          <w:noProof/>
        </w:rPr>
        <w:t>700</w:t>
      </w:r>
      <w:r>
        <w:fldChar w:fldCharType="end"/>
      </w:r>
    </w:p>
    <w:p w14:paraId="04FC6C87" w14:textId="31AE96EA"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74A3C">
        <w:t>Another Doxology of St. John the Baptist</w:t>
      </w:r>
      <w:r>
        <w:fldChar w:fldCharType="end"/>
      </w:r>
      <w:r>
        <w:tab/>
      </w:r>
      <w:r>
        <w:fldChar w:fldCharType="begin"/>
      </w:r>
      <w:r>
        <w:instrText xml:space="preserve"> PAGEREF _Ref434488546 \h </w:instrText>
      </w:r>
      <w:r>
        <w:fldChar w:fldCharType="separate"/>
      </w:r>
      <w:r w:rsidR="00A74A3C">
        <w:rPr>
          <w:noProof/>
        </w:rPr>
        <w:t>701</w:t>
      </w:r>
      <w:r>
        <w:fldChar w:fldCharType="end"/>
      </w:r>
    </w:p>
    <w:p w14:paraId="62DC3621" w14:textId="28234E32"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74A3C">
        <w:t>The Doxology for the One Hundred and Forty Four Thousand</w:t>
      </w:r>
      <w:r>
        <w:fldChar w:fldCharType="end"/>
      </w:r>
      <w:r>
        <w:tab/>
      </w:r>
      <w:r>
        <w:fldChar w:fldCharType="begin"/>
      </w:r>
      <w:r>
        <w:instrText xml:space="preserve"> PAGEREF _Ref434488616 \h </w:instrText>
      </w:r>
      <w:r>
        <w:fldChar w:fldCharType="separate"/>
      </w:r>
      <w:r w:rsidR="00A74A3C">
        <w:rPr>
          <w:noProof/>
        </w:rPr>
        <w:t>900</w:t>
      </w:r>
      <w:r>
        <w:fldChar w:fldCharType="end"/>
      </w:r>
    </w:p>
    <w:p w14:paraId="35158DF2" w14:textId="07F0305E"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74A3C">
        <w:t>A Doxology for the Apostles</w:t>
      </w:r>
      <w:r>
        <w:fldChar w:fldCharType="end"/>
      </w:r>
      <w:r>
        <w:tab/>
      </w:r>
      <w:r>
        <w:fldChar w:fldCharType="begin"/>
      </w:r>
      <w:r>
        <w:instrText xml:space="preserve"> PAGEREF _Ref434488644 \h </w:instrText>
      </w:r>
      <w:r>
        <w:fldChar w:fldCharType="separate"/>
      </w:r>
      <w:r w:rsidR="00A74A3C">
        <w:rPr>
          <w:noProof/>
        </w:rPr>
        <w:t>702</w:t>
      </w:r>
      <w:r>
        <w:fldChar w:fldCharType="end"/>
      </w:r>
    </w:p>
    <w:p w14:paraId="16F33D5B" w14:textId="6320CE98"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74A3C">
        <w:t>Another Doxology for the Apostles</w:t>
      </w:r>
      <w:r>
        <w:fldChar w:fldCharType="end"/>
      </w:r>
      <w:r>
        <w:tab/>
      </w:r>
      <w:r>
        <w:fldChar w:fldCharType="begin"/>
      </w:r>
      <w:r>
        <w:instrText xml:space="preserve"> PAGEREF _Ref434488657 \h </w:instrText>
      </w:r>
      <w:r>
        <w:fldChar w:fldCharType="separate"/>
      </w:r>
      <w:r w:rsidR="00A74A3C">
        <w:rPr>
          <w:noProof/>
        </w:rPr>
        <w:t>702</w:t>
      </w:r>
      <w:r>
        <w:fldChar w:fldCharType="end"/>
      </w:r>
    </w:p>
    <w:p w14:paraId="0C8587A1" w14:textId="367A97EF" w:rsidR="00B46E6E" w:rsidRDefault="00E50261" w:rsidP="00B46E6E">
      <w:pPr>
        <w:tabs>
          <w:tab w:val="left" w:leader="dot" w:pos="8280"/>
        </w:tabs>
        <w:spacing w:after="0" w:line="240" w:lineRule="auto"/>
      </w:pPr>
      <w:r>
        <w:fldChar w:fldCharType="begin"/>
      </w:r>
      <w:r>
        <w:instrText xml:space="preserve"> REF _Ref485107884 \h </w:instrText>
      </w:r>
      <w:r>
        <w:fldChar w:fldCharType="separate"/>
      </w:r>
      <w:r w:rsidR="00A74A3C">
        <w:t>The Doxology of Sts. Peter and Paul</w:t>
      </w:r>
      <w:r>
        <w:fldChar w:fldCharType="end"/>
      </w:r>
      <w:r w:rsidR="00B46E6E">
        <w:tab/>
      </w:r>
      <w:r>
        <w:fldChar w:fldCharType="begin"/>
      </w:r>
      <w:r>
        <w:instrText xml:space="preserve"> PAGEREF _Ref485107884 \h </w:instrText>
      </w:r>
      <w:r>
        <w:fldChar w:fldCharType="separate"/>
      </w:r>
      <w:r w:rsidR="00A74A3C">
        <w:rPr>
          <w:noProof/>
        </w:rPr>
        <w:t>1069</w:t>
      </w:r>
      <w:r>
        <w:fldChar w:fldCharType="end"/>
      </w:r>
    </w:p>
    <w:p w14:paraId="79B0EE79" w14:textId="3DF702BA"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74A3C">
        <w:t>The Doxology of St. Paul</w:t>
      </w:r>
      <w:r>
        <w:fldChar w:fldCharType="end"/>
      </w:r>
      <w:r>
        <w:tab/>
      </w:r>
      <w:r>
        <w:fldChar w:fldCharType="begin"/>
      </w:r>
      <w:r>
        <w:instrText xml:space="preserve"> PAGEREF _Ref434488724 \h </w:instrText>
      </w:r>
      <w:r>
        <w:fldChar w:fldCharType="separate"/>
      </w:r>
      <w:r w:rsidR="00A74A3C">
        <w:rPr>
          <w:noProof/>
        </w:rPr>
        <w:t>1070</w:t>
      </w:r>
      <w:r>
        <w:fldChar w:fldCharType="end"/>
      </w:r>
    </w:p>
    <w:p w14:paraId="13B980A3" w14:textId="4A2534E5"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74A3C">
        <w:t>The Doxology for St. John the Evangelist</w:t>
      </w:r>
      <w:r>
        <w:fldChar w:fldCharType="end"/>
      </w:r>
      <w:r>
        <w:tab/>
      </w:r>
      <w:r>
        <w:fldChar w:fldCharType="begin"/>
      </w:r>
      <w:r>
        <w:instrText xml:space="preserve"> PAGEREF _Ref434488768 \h </w:instrText>
      </w:r>
      <w:r>
        <w:fldChar w:fldCharType="separate"/>
      </w:r>
      <w:r w:rsidR="00A74A3C">
        <w:rPr>
          <w:noProof/>
        </w:rPr>
        <w:t>901</w:t>
      </w:r>
      <w:r>
        <w:fldChar w:fldCharType="end"/>
      </w:r>
    </w:p>
    <w:p w14:paraId="4E889740" w14:textId="7B89EEB4"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74A3C">
        <w:t>The Doxology of St. Mark</w:t>
      </w:r>
      <w:r>
        <w:fldChar w:fldCharType="end"/>
      </w:r>
      <w:r>
        <w:tab/>
      </w:r>
      <w:r>
        <w:fldChar w:fldCharType="begin"/>
      </w:r>
      <w:r>
        <w:instrText xml:space="preserve"> PAGEREF _Ref434488814 \h </w:instrText>
      </w:r>
      <w:r>
        <w:fldChar w:fldCharType="separate"/>
      </w:r>
      <w:r w:rsidR="00A74A3C">
        <w:rPr>
          <w:noProof/>
        </w:rPr>
        <w:t>703</w:t>
      </w:r>
      <w:r>
        <w:fldChar w:fldCharType="end"/>
      </w:r>
    </w:p>
    <w:p w14:paraId="0EF1B0F4" w14:textId="0B23E186" w:rsidR="006E2175" w:rsidRDefault="006E2175" w:rsidP="00B46E6E">
      <w:pPr>
        <w:tabs>
          <w:tab w:val="left" w:leader="dot" w:pos="8280"/>
        </w:tabs>
        <w:spacing w:after="0" w:line="240" w:lineRule="auto"/>
      </w:pPr>
      <w:r>
        <w:fldChar w:fldCharType="begin"/>
      </w:r>
      <w:r>
        <w:instrText xml:space="preserve"> REF _Ref485885284 \h </w:instrText>
      </w:r>
      <w:r>
        <w:fldChar w:fldCharType="separate"/>
      </w:r>
      <w:r w:rsidR="00A74A3C">
        <w:t>The Doxology for St. Matthew the Evangelist</w:t>
      </w:r>
      <w:r>
        <w:fldChar w:fldCharType="end"/>
      </w:r>
      <w:r>
        <w:tab/>
      </w:r>
      <w:r>
        <w:fldChar w:fldCharType="begin"/>
      </w:r>
      <w:r>
        <w:instrText xml:space="preserve"> PAGEREF _Ref485885284 \h </w:instrText>
      </w:r>
      <w:r>
        <w:fldChar w:fldCharType="separate"/>
      </w:r>
      <w:r w:rsidR="00A74A3C">
        <w:rPr>
          <w:noProof/>
        </w:rPr>
        <w:t>776</w:t>
      </w:r>
      <w:r>
        <w:fldChar w:fldCharType="end"/>
      </w:r>
    </w:p>
    <w:p w14:paraId="5557A11C" w14:textId="3200C516" w:rsidR="00347E10" w:rsidRDefault="00347E10" w:rsidP="00B46E6E">
      <w:pPr>
        <w:tabs>
          <w:tab w:val="left" w:leader="dot" w:pos="8280"/>
        </w:tabs>
        <w:spacing w:after="0" w:line="240" w:lineRule="auto"/>
      </w:pPr>
      <w:r>
        <w:fldChar w:fldCharType="begin"/>
      </w:r>
      <w:r>
        <w:instrText xml:space="preserve"> REF _Ref485710305 \h </w:instrText>
      </w:r>
      <w:r>
        <w:fldChar w:fldCharType="separate"/>
      </w:r>
      <w:r w:rsidR="00A74A3C">
        <w:t>The Doxology For the Apostle Andrew</w:t>
      </w:r>
      <w:r>
        <w:fldChar w:fldCharType="end"/>
      </w:r>
      <w:r>
        <w:tab/>
      </w:r>
      <w:r>
        <w:fldChar w:fldCharType="begin"/>
      </w:r>
      <w:r>
        <w:instrText xml:space="preserve"> PAGEREF _Ref485710305 \h </w:instrText>
      </w:r>
      <w:r>
        <w:fldChar w:fldCharType="separate"/>
      </w:r>
      <w:r w:rsidR="00A74A3C">
        <w:rPr>
          <w:noProof/>
        </w:rPr>
        <w:t>817</w:t>
      </w:r>
      <w:r>
        <w:fldChar w:fldCharType="end"/>
      </w:r>
    </w:p>
    <w:p w14:paraId="6217D1B3" w14:textId="0E2ABBD9" w:rsidR="00ED586B" w:rsidRDefault="00ED586B" w:rsidP="00B46E6E">
      <w:pPr>
        <w:tabs>
          <w:tab w:val="left" w:leader="dot" w:pos="8280"/>
        </w:tabs>
        <w:spacing w:after="0" w:line="240" w:lineRule="auto"/>
      </w:pPr>
      <w:r>
        <w:fldChar w:fldCharType="begin"/>
      </w:r>
      <w:r>
        <w:instrText xml:space="preserve"> REF _Ref485883495 \h </w:instrText>
      </w:r>
      <w:r>
        <w:fldChar w:fldCharType="separate"/>
      </w:r>
      <w:r w:rsidR="00A74A3C">
        <w:t>The Doxology for St. James the Son of Alphaeus</w:t>
      </w:r>
      <w:r>
        <w:fldChar w:fldCharType="end"/>
      </w:r>
      <w:r>
        <w:tab/>
      </w:r>
      <w:r>
        <w:fldChar w:fldCharType="begin"/>
      </w:r>
      <w:r>
        <w:instrText xml:space="preserve"> PAGEREF _Ref485883495 \h </w:instrText>
      </w:r>
      <w:r>
        <w:fldChar w:fldCharType="separate"/>
      </w:r>
      <w:r w:rsidR="00A74A3C">
        <w:rPr>
          <w:noProof/>
        </w:rPr>
        <w:t>980</w:t>
      </w:r>
      <w:r>
        <w:fldChar w:fldCharType="end"/>
      </w:r>
    </w:p>
    <w:p w14:paraId="7F0EF8E3" w14:textId="7ABAD237" w:rsidR="00ED586B" w:rsidRDefault="00ED586B" w:rsidP="00B46E6E">
      <w:pPr>
        <w:tabs>
          <w:tab w:val="left" w:leader="dot" w:pos="8280"/>
        </w:tabs>
        <w:spacing w:after="0" w:line="240" w:lineRule="auto"/>
      </w:pPr>
      <w:r>
        <w:fldChar w:fldCharType="begin"/>
      </w:r>
      <w:r>
        <w:instrText xml:space="preserve"> REF _Ref485883519 \h </w:instrText>
      </w:r>
      <w:r>
        <w:fldChar w:fldCharType="separate"/>
      </w:r>
      <w:r w:rsidR="00A74A3C">
        <w:t>The Doxology for St. James the Son of Zebedee</w:t>
      </w:r>
      <w:r>
        <w:fldChar w:fldCharType="end"/>
      </w:r>
      <w:r>
        <w:tab/>
      </w:r>
      <w:r>
        <w:fldChar w:fldCharType="begin"/>
      </w:r>
      <w:r>
        <w:instrText xml:space="preserve"> PAGEREF _Ref485883519 \h </w:instrText>
      </w:r>
      <w:r>
        <w:fldChar w:fldCharType="separate"/>
      </w:r>
      <w:r w:rsidR="00A74A3C">
        <w:rPr>
          <w:noProof/>
        </w:rPr>
        <w:t>1010</w:t>
      </w:r>
      <w:r>
        <w:fldChar w:fldCharType="end"/>
      </w:r>
    </w:p>
    <w:p w14:paraId="4850D6C1" w14:textId="483813B3" w:rsidR="00ED586B" w:rsidRDefault="00ED586B" w:rsidP="00B46E6E">
      <w:pPr>
        <w:tabs>
          <w:tab w:val="left" w:leader="dot" w:pos="8280"/>
        </w:tabs>
        <w:spacing w:after="0" w:line="240" w:lineRule="auto"/>
      </w:pPr>
      <w:r>
        <w:fldChar w:fldCharType="begin"/>
      </w:r>
      <w:r>
        <w:instrText xml:space="preserve"> REF _Ref485883643 \h </w:instrText>
      </w:r>
      <w:r>
        <w:fldChar w:fldCharType="separate"/>
      </w:r>
      <w:r w:rsidR="00A74A3C">
        <w:t>The Doxology for St. James the Brother of the Lord</w:t>
      </w:r>
      <w:r>
        <w:fldChar w:fldCharType="end"/>
      </w:r>
      <w:r>
        <w:tab/>
      </w:r>
      <w:r>
        <w:fldChar w:fldCharType="begin"/>
      </w:r>
      <w:r>
        <w:instrText xml:space="preserve"> PAGEREF _Ref485883643 \h </w:instrText>
      </w:r>
      <w:r>
        <w:fldChar w:fldCharType="separate"/>
      </w:r>
      <w:r w:rsidR="00A74A3C">
        <w:rPr>
          <w:noProof/>
        </w:rPr>
        <w:t>1015</w:t>
      </w:r>
      <w:r>
        <w:fldChar w:fldCharType="end"/>
      </w:r>
    </w:p>
    <w:p w14:paraId="691F4844" w14:textId="6724B21F"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74A3C">
        <w:t>Another Doxology of St. Mark</w:t>
      </w:r>
      <w:r>
        <w:fldChar w:fldCharType="end"/>
      </w:r>
      <w:r>
        <w:tab/>
      </w:r>
      <w:r>
        <w:fldChar w:fldCharType="begin"/>
      </w:r>
      <w:r>
        <w:instrText xml:space="preserve"> PAGEREF _Ref434488936 \h </w:instrText>
      </w:r>
      <w:r>
        <w:fldChar w:fldCharType="separate"/>
      </w:r>
      <w:r w:rsidR="00A74A3C">
        <w:rPr>
          <w:noProof/>
        </w:rPr>
        <w:t>1018</w:t>
      </w:r>
      <w:r>
        <w:fldChar w:fldCharType="end"/>
      </w:r>
    </w:p>
    <w:p w14:paraId="24E309BB" w14:textId="02A86080" w:rsidR="00313E30" w:rsidRDefault="00313E30" w:rsidP="00B46E6E">
      <w:pPr>
        <w:tabs>
          <w:tab w:val="left" w:leader="dot" w:pos="8280"/>
        </w:tabs>
        <w:spacing w:after="0" w:line="240" w:lineRule="auto"/>
      </w:pPr>
      <w:r>
        <w:fldChar w:fldCharType="begin"/>
      </w:r>
      <w:r>
        <w:instrText xml:space="preserve"> REF _Ref485624848 \h </w:instrText>
      </w:r>
      <w:r>
        <w:fldChar w:fldCharType="separate"/>
      </w:r>
      <w:r w:rsidR="00A74A3C">
        <w:t>The Doxology for St. Luke the Evangelist</w:t>
      </w:r>
      <w:r>
        <w:fldChar w:fldCharType="end"/>
      </w:r>
      <w:r>
        <w:tab/>
      </w:r>
      <w:r>
        <w:fldChar w:fldCharType="begin"/>
      </w:r>
      <w:r>
        <w:instrText xml:space="preserve"> PAGEREF _Ref485624848 \h </w:instrText>
      </w:r>
      <w:r>
        <w:fldChar w:fldCharType="separate"/>
      </w:r>
      <w:r w:rsidR="00A74A3C">
        <w:rPr>
          <w:noProof/>
        </w:rPr>
        <w:t>782</w:t>
      </w:r>
      <w:r>
        <w:fldChar w:fldCharType="end"/>
      </w:r>
    </w:p>
    <w:p w14:paraId="7024469F" w14:textId="50053611"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74A3C">
        <w:t>The Doxology of Any Apostle</w:t>
      </w:r>
      <w:r>
        <w:fldChar w:fldCharType="end"/>
      </w:r>
      <w:r>
        <w:tab/>
      </w:r>
      <w:r>
        <w:fldChar w:fldCharType="begin"/>
      </w:r>
      <w:r>
        <w:instrText xml:space="preserve"> PAGEREF _Ref434488992 \h </w:instrText>
      </w:r>
      <w:r>
        <w:fldChar w:fldCharType="separate"/>
      </w:r>
      <w:r w:rsidR="00A74A3C">
        <w:rPr>
          <w:noProof/>
        </w:rPr>
        <w:t>704</w:t>
      </w:r>
      <w:r>
        <w:fldChar w:fldCharType="end"/>
      </w:r>
    </w:p>
    <w:p w14:paraId="3AB62D82" w14:textId="7375F31C"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74A3C">
        <w:t>The Doxology of St. Stephen</w:t>
      </w:r>
      <w:r>
        <w:fldChar w:fldCharType="end"/>
      </w:r>
      <w:r>
        <w:tab/>
      </w:r>
      <w:r>
        <w:fldChar w:fldCharType="begin"/>
      </w:r>
      <w:r>
        <w:instrText xml:space="preserve"> PAGEREF _Ref434489014 \h </w:instrText>
      </w:r>
      <w:r>
        <w:fldChar w:fldCharType="separate"/>
      </w:r>
      <w:r w:rsidR="00A74A3C">
        <w:rPr>
          <w:noProof/>
        </w:rPr>
        <w:t>705</w:t>
      </w:r>
      <w:r>
        <w:fldChar w:fldCharType="end"/>
      </w:r>
    </w:p>
    <w:p w14:paraId="15FA9A83" w14:textId="38BD0B26"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A74A3C">
        <w:t>The Doxology for St. Philip the Deacon</w:t>
      </w:r>
      <w:r>
        <w:fldChar w:fldCharType="end"/>
      </w:r>
      <w:r>
        <w:tab/>
      </w:r>
      <w:r>
        <w:fldChar w:fldCharType="begin"/>
      </w:r>
      <w:r>
        <w:instrText xml:space="preserve"> PAGEREF _Ref465591592 \h </w:instrText>
      </w:r>
      <w:r>
        <w:fldChar w:fldCharType="separate"/>
      </w:r>
      <w:r w:rsidR="00A74A3C">
        <w:rPr>
          <w:noProof/>
        </w:rPr>
        <w:t>777</w:t>
      </w:r>
      <w:r>
        <w:fldChar w:fldCharType="end"/>
      </w:r>
    </w:p>
    <w:p w14:paraId="7F6CB8F0" w14:textId="4756D05A" w:rsidR="00025BE5" w:rsidRDefault="00025BE5" w:rsidP="00B46E6E">
      <w:pPr>
        <w:tabs>
          <w:tab w:val="left" w:leader="dot" w:pos="8280"/>
        </w:tabs>
        <w:spacing w:after="0" w:line="240" w:lineRule="auto"/>
      </w:pPr>
      <w:r>
        <w:fldChar w:fldCharType="begin"/>
      </w:r>
      <w:r>
        <w:instrText xml:space="preserve"> REF _Ref485712030 \h </w:instrText>
      </w:r>
      <w:r>
        <w:fldChar w:fldCharType="separate"/>
      </w:r>
      <w:r w:rsidR="00A74A3C">
        <w:t>The Doxology for St. Onesimus</w:t>
      </w:r>
      <w:r>
        <w:fldChar w:fldCharType="end"/>
      </w:r>
      <w:r>
        <w:tab/>
      </w:r>
      <w:r>
        <w:fldChar w:fldCharType="begin"/>
      </w:r>
      <w:r>
        <w:instrText xml:space="preserve"> PAGEREF _Ref485712030 \h </w:instrText>
      </w:r>
      <w:r>
        <w:fldChar w:fldCharType="separate"/>
      </w:r>
      <w:r w:rsidR="00A74A3C">
        <w:rPr>
          <w:noProof/>
        </w:rPr>
        <w:t>982</w:t>
      </w:r>
      <w:r>
        <w:fldChar w:fldCharType="end"/>
      </w:r>
    </w:p>
    <w:p w14:paraId="3F6FF356" w14:textId="0CB11820" w:rsidR="00E50261" w:rsidRDefault="00E50261" w:rsidP="00B46E6E">
      <w:pPr>
        <w:tabs>
          <w:tab w:val="left" w:leader="dot" w:pos="8280"/>
        </w:tabs>
        <w:spacing w:after="0" w:line="240" w:lineRule="auto"/>
      </w:pPr>
      <w:r>
        <w:lastRenderedPageBreak/>
        <w:fldChar w:fldCharType="begin"/>
      </w:r>
      <w:r>
        <w:instrText xml:space="preserve"> REF _Ref485107985 \h </w:instrText>
      </w:r>
      <w:r>
        <w:fldChar w:fldCharType="separate"/>
      </w:r>
      <w:r w:rsidR="00A74A3C">
        <w:t>The Doxology for St. Phoebe the Protodeaconess</w:t>
      </w:r>
      <w:r>
        <w:fldChar w:fldCharType="end"/>
      </w:r>
      <w:r>
        <w:tab/>
      </w:r>
      <w:r>
        <w:fldChar w:fldCharType="begin"/>
      </w:r>
      <w:r>
        <w:instrText xml:space="preserve"> PAGEREF _Ref485107985 \h </w:instrText>
      </w:r>
      <w:r>
        <w:fldChar w:fldCharType="separate"/>
      </w:r>
      <w:r w:rsidR="00A74A3C">
        <w:rPr>
          <w:noProof/>
        </w:rPr>
        <w:t>737</w:t>
      </w:r>
      <w:r>
        <w:fldChar w:fldCharType="end"/>
      </w:r>
    </w:p>
    <w:p w14:paraId="79FCB5DB" w14:textId="318B284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74A3C">
        <w:t>The Doxology for St. Joseph the Carpenter</w:t>
      </w:r>
      <w:r>
        <w:fldChar w:fldCharType="end"/>
      </w:r>
      <w:r>
        <w:tab/>
      </w:r>
      <w:r>
        <w:fldChar w:fldCharType="begin"/>
      </w:r>
      <w:r>
        <w:instrText xml:space="preserve"> PAGEREF _Ref434488476 \h </w:instrText>
      </w:r>
      <w:r>
        <w:fldChar w:fldCharType="separate"/>
      </w:r>
      <w:r w:rsidR="00A74A3C">
        <w:rPr>
          <w:noProof/>
        </w:rPr>
        <w:t>1094</w:t>
      </w:r>
      <w:r>
        <w:fldChar w:fldCharType="end"/>
      </w:r>
    </w:p>
    <w:p w14:paraId="372582DD" w14:textId="47357CD8" w:rsidR="00056BED" w:rsidRDefault="00056BED" w:rsidP="00B46E6E">
      <w:pPr>
        <w:tabs>
          <w:tab w:val="left" w:leader="dot" w:pos="8280"/>
        </w:tabs>
        <w:spacing w:after="0" w:line="240" w:lineRule="auto"/>
      </w:pPr>
      <w:r>
        <w:fldChar w:fldCharType="begin"/>
      </w:r>
      <w:r>
        <w:instrText xml:space="preserve"> REF _Ref485626355 \h </w:instrText>
      </w:r>
      <w:r>
        <w:fldChar w:fldCharType="separate"/>
      </w:r>
      <w:r w:rsidR="00A74A3C">
        <w:t>The Doxology for St. Cornelius</w:t>
      </w:r>
      <w:r>
        <w:fldChar w:fldCharType="end"/>
      </w:r>
      <w:r>
        <w:tab/>
      </w:r>
      <w:r>
        <w:fldChar w:fldCharType="begin"/>
      </w:r>
      <w:r>
        <w:instrText xml:space="preserve"> PAGEREF _Ref485626355 \h </w:instrText>
      </w:r>
      <w:r>
        <w:fldChar w:fldCharType="separate"/>
      </w:r>
      <w:r w:rsidR="00A74A3C">
        <w:rPr>
          <w:noProof/>
        </w:rPr>
        <w:t>804</w:t>
      </w:r>
      <w:r>
        <w:fldChar w:fldCharType="end"/>
      </w:r>
    </w:p>
    <w:p w14:paraId="6ED98665" w14:textId="7D572AFB"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74A3C">
        <w:t>The Doxology for St. Mary Magdalene</w:t>
      </w:r>
      <w:r>
        <w:fldChar w:fldCharType="end"/>
      </w:r>
      <w:r>
        <w:tab/>
      </w:r>
      <w:r>
        <w:fldChar w:fldCharType="begin"/>
      </w:r>
      <w:r>
        <w:instrText xml:space="preserve"> PAGEREF _Ref434489077 \h </w:instrText>
      </w:r>
      <w:r>
        <w:fldChar w:fldCharType="separate"/>
      </w:r>
      <w:r w:rsidR="00A74A3C">
        <w:rPr>
          <w:noProof/>
        </w:rPr>
        <w:t>1095</w:t>
      </w:r>
      <w:r>
        <w:fldChar w:fldCharType="end"/>
      </w:r>
    </w:p>
    <w:p w14:paraId="04DEF5FE" w14:textId="7CA232D6" w:rsidR="005A4893" w:rsidRDefault="005A4893" w:rsidP="00B46E6E">
      <w:pPr>
        <w:tabs>
          <w:tab w:val="left" w:leader="dot" w:pos="8280"/>
        </w:tabs>
        <w:spacing w:after="0" w:line="240" w:lineRule="auto"/>
      </w:pPr>
      <w:r>
        <w:fldChar w:fldCharType="begin"/>
      </w:r>
      <w:r>
        <w:instrText xml:space="preserve"> REF _Ref485796966 \h </w:instrText>
      </w:r>
      <w:r>
        <w:fldChar w:fldCharType="separate"/>
      </w:r>
      <w:r w:rsidR="00A74A3C">
        <w:t>The Doxology for St. Joachim</w:t>
      </w:r>
      <w:r>
        <w:fldChar w:fldCharType="end"/>
      </w:r>
      <w:r>
        <w:tab/>
      </w:r>
      <w:r>
        <w:fldChar w:fldCharType="begin"/>
      </w:r>
      <w:r>
        <w:instrText xml:space="preserve"> PAGEREF _Ref485796966 \h </w:instrText>
      </w:r>
      <w:r>
        <w:fldChar w:fldCharType="separate"/>
      </w:r>
      <w:r w:rsidR="00A74A3C">
        <w:rPr>
          <w:noProof/>
        </w:rPr>
        <w:t>1014</w:t>
      </w:r>
      <w:r>
        <w:fldChar w:fldCharType="end"/>
      </w:r>
    </w:p>
    <w:p w14:paraId="056965CE" w14:textId="06F814D8" w:rsidR="005A4893" w:rsidRDefault="00B23506" w:rsidP="00B46E6E">
      <w:pPr>
        <w:tabs>
          <w:tab w:val="left" w:leader="dot" w:pos="8280"/>
        </w:tabs>
        <w:spacing w:after="0" w:line="240" w:lineRule="auto"/>
      </w:pPr>
      <w:r>
        <w:fldChar w:fldCharType="begin"/>
      </w:r>
      <w:r>
        <w:instrText xml:space="preserve"> REF _Ref485625144 \h </w:instrText>
      </w:r>
      <w:r>
        <w:fldChar w:fldCharType="separate"/>
      </w:r>
      <w:r w:rsidR="00A74A3C">
        <w:t>The Doxology for St. Anna, mother of the Theotokos</w:t>
      </w:r>
      <w:r>
        <w:fldChar w:fldCharType="end"/>
      </w:r>
      <w:r>
        <w:tab/>
      </w:r>
      <w:r>
        <w:fldChar w:fldCharType="begin"/>
      </w:r>
      <w:r>
        <w:instrText xml:space="preserve"> PAGEREF _Ref485625144 \h </w:instrText>
      </w:r>
      <w:r>
        <w:fldChar w:fldCharType="separate"/>
      </w:r>
      <w:r w:rsidR="00A74A3C">
        <w:rPr>
          <w:noProof/>
        </w:rPr>
        <w:t>790</w:t>
      </w:r>
      <w:r>
        <w:fldChar w:fldCharType="end"/>
      </w:r>
    </w:p>
    <w:p w14:paraId="2A05CA01" w14:textId="43B7F1E5"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74A3C">
        <w:t>The Doxology for Lazarus Saturday</w:t>
      </w:r>
      <w:r>
        <w:fldChar w:fldCharType="end"/>
      </w:r>
      <w:r>
        <w:tab/>
      </w:r>
      <w:r>
        <w:fldChar w:fldCharType="begin"/>
      </w:r>
      <w:r>
        <w:instrText xml:space="preserve"> PAGEREF _Ref434478195 \h </w:instrText>
      </w:r>
      <w:r>
        <w:fldChar w:fldCharType="separate"/>
      </w:r>
      <w:r w:rsidR="00A74A3C">
        <w:rPr>
          <w:noProof/>
        </w:rPr>
        <w:t>1155</w:t>
      </w:r>
      <w:r>
        <w:fldChar w:fldCharType="end"/>
      </w:r>
    </w:p>
    <w:p w14:paraId="3B233ED6" w14:textId="30FA3150"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74A3C">
        <w:t>The Doxology of St. George</w:t>
      </w:r>
      <w:r>
        <w:fldChar w:fldCharType="end"/>
      </w:r>
      <w:r>
        <w:tab/>
      </w:r>
      <w:r>
        <w:fldChar w:fldCharType="begin"/>
      </w:r>
      <w:r>
        <w:instrText xml:space="preserve"> PAGEREF _Ref434489170 \h </w:instrText>
      </w:r>
      <w:r>
        <w:fldChar w:fldCharType="separate"/>
      </w:r>
      <w:r w:rsidR="00A74A3C">
        <w:rPr>
          <w:noProof/>
        </w:rPr>
        <w:t>707</w:t>
      </w:r>
      <w:r>
        <w:fldChar w:fldCharType="end"/>
      </w:r>
    </w:p>
    <w:p w14:paraId="522E739A" w14:textId="0A8A738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74A3C">
        <w:t>Another Doxology of St. George</w:t>
      </w:r>
      <w:r>
        <w:fldChar w:fldCharType="end"/>
      </w:r>
      <w:r>
        <w:tab/>
      </w:r>
      <w:r>
        <w:fldChar w:fldCharType="begin"/>
      </w:r>
      <w:r>
        <w:instrText xml:space="preserve"> PAGEREF _Ref434489211 \h </w:instrText>
      </w:r>
      <w:r>
        <w:fldChar w:fldCharType="separate"/>
      </w:r>
      <w:r w:rsidR="00A74A3C">
        <w:rPr>
          <w:noProof/>
        </w:rPr>
        <w:t>1016</w:t>
      </w:r>
      <w:r>
        <w:fldChar w:fldCharType="end"/>
      </w:r>
    </w:p>
    <w:p w14:paraId="6DF40848" w14:textId="25BC1FE3" w:rsidR="00025BE5" w:rsidRDefault="00025BE5" w:rsidP="00025BE5">
      <w:pPr>
        <w:tabs>
          <w:tab w:val="left" w:leader="dot" w:pos="8280"/>
        </w:tabs>
        <w:spacing w:after="0" w:line="240" w:lineRule="auto"/>
      </w:pPr>
      <w:r>
        <w:fldChar w:fldCharType="begin"/>
      </w:r>
      <w:r>
        <w:instrText xml:space="preserve"> REF _Ref485709635 \h </w:instrText>
      </w:r>
      <w:r>
        <w:fldChar w:fldCharType="separate"/>
      </w:r>
      <w:r w:rsidR="00A74A3C">
        <w:t>The Doxology For St. Clement of Rome and St. Peter of Alexandria</w:t>
      </w:r>
      <w:r>
        <w:fldChar w:fldCharType="end"/>
      </w:r>
      <w:r>
        <w:tab/>
      </w:r>
      <w:r>
        <w:fldChar w:fldCharType="begin"/>
      </w:r>
      <w:r>
        <w:instrText xml:space="preserve"> PAGEREF _Ref485709635 \h </w:instrText>
      </w:r>
      <w:r>
        <w:fldChar w:fldCharType="separate"/>
      </w:r>
      <w:r w:rsidR="00A74A3C">
        <w:rPr>
          <w:noProof/>
        </w:rPr>
        <w:t>814</w:t>
      </w:r>
      <w:r>
        <w:fldChar w:fldCharType="end"/>
      </w:r>
    </w:p>
    <w:p w14:paraId="6C65AE32" w14:textId="1D556BC3"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A74A3C">
        <w:t>The Doxology of St. Ignatius</w:t>
      </w:r>
      <w:r>
        <w:fldChar w:fldCharType="end"/>
      </w:r>
      <w:r>
        <w:tab/>
      </w:r>
      <w:r>
        <w:fldChar w:fldCharType="begin"/>
      </w:r>
      <w:r>
        <w:instrText xml:space="preserve"> PAGEREF _Ref472885708 \h </w:instrText>
      </w:r>
      <w:r>
        <w:fldChar w:fldCharType="separate"/>
      </w:r>
      <w:r w:rsidR="00A74A3C">
        <w:rPr>
          <w:noProof/>
        </w:rPr>
        <w:t>853</w:t>
      </w:r>
      <w:r>
        <w:fldChar w:fldCharType="end"/>
      </w:r>
    </w:p>
    <w:p w14:paraId="46256D25" w14:textId="7C9B7ED6" w:rsidR="00025BE5" w:rsidRDefault="00025BE5" w:rsidP="00B46E6E">
      <w:pPr>
        <w:tabs>
          <w:tab w:val="left" w:leader="dot" w:pos="8280"/>
        </w:tabs>
        <w:spacing w:after="0" w:line="240" w:lineRule="auto"/>
      </w:pPr>
      <w:r>
        <w:fldChar w:fldCharType="begin"/>
      </w:r>
      <w:r>
        <w:instrText xml:space="preserve"> REF _Ref485712077 \h </w:instrText>
      </w:r>
      <w:r>
        <w:fldChar w:fldCharType="separate"/>
      </w:r>
      <w:r w:rsidR="00A74A3C">
        <w:t>The Doxology for St. Polycarp of Smyrna</w:t>
      </w:r>
      <w:r>
        <w:fldChar w:fldCharType="end"/>
      </w:r>
      <w:r>
        <w:tab/>
      </w:r>
      <w:r>
        <w:fldChar w:fldCharType="begin"/>
      </w:r>
      <w:r>
        <w:instrText xml:space="preserve"> PAGEREF _Ref485712077 \h </w:instrText>
      </w:r>
      <w:r>
        <w:fldChar w:fldCharType="separate"/>
      </w:r>
      <w:r w:rsidR="00A74A3C">
        <w:rPr>
          <w:noProof/>
        </w:rPr>
        <w:t>983</w:t>
      </w:r>
      <w:r>
        <w:fldChar w:fldCharType="end"/>
      </w:r>
    </w:p>
    <w:p w14:paraId="5B15CF4F" w14:textId="1BA0221F"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74A3C">
        <w:t>The Doxology of St. Theodore of Shotep, the General</w:t>
      </w:r>
      <w:r>
        <w:fldChar w:fldCharType="end"/>
      </w:r>
      <w:r>
        <w:tab/>
      </w:r>
      <w:r>
        <w:fldChar w:fldCharType="begin"/>
      </w:r>
      <w:r>
        <w:instrText xml:space="preserve"> PAGEREF _Ref434489277 \h </w:instrText>
      </w:r>
      <w:r>
        <w:fldChar w:fldCharType="separate"/>
      </w:r>
      <w:r w:rsidR="00A74A3C">
        <w:rPr>
          <w:noProof/>
        </w:rPr>
        <w:t>1089</w:t>
      </w:r>
      <w:r>
        <w:fldChar w:fldCharType="end"/>
      </w:r>
    </w:p>
    <w:p w14:paraId="6EBEE6E8" w14:textId="3F49AE3C"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74A3C">
        <w:t>Another Doxology of St. Theodore of Shotep, the General</w:t>
      </w:r>
      <w:r>
        <w:fldChar w:fldCharType="end"/>
      </w:r>
      <w:r>
        <w:tab/>
      </w:r>
      <w:r>
        <w:fldChar w:fldCharType="begin"/>
      </w:r>
      <w:r>
        <w:instrText xml:space="preserve"> PAGEREF _Ref434489296 \h </w:instrText>
      </w:r>
      <w:r>
        <w:fldChar w:fldCharType="separate"/>
      </w:r>
      <w:r w:rsidR="00A74A3C">
        <w:rPr>
          <w:noProof/>
        </w:rPr>
        <w:t>1090</w:t>
      </w:r>
      <w:r>
        <w:fldChar w:fldCharType="end"/>
      </w:r>
    </w:p>
    <w:p w14:paraId="2CAD50FD" w14:textId="2C42945C"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74A3C">
        <w:t>The Doxology for St. Theodore Anatoly</w:t>
      </w:r>
      <w:r>
        <w:fldChar w:fldCharType="end"/>
      </w:r>
      <w:r>
        <w:tab/>
      </w:r>
      <w:r>
        <w:fldChar w:fldCharType="begin"/>
      </w:r>
      <w:r>
        <w:instrText xml:space="preserve"> PAGEREF _Ref434489376 \h </w:instrText>
      </w:r>
      <w:r>
        <w:fldChar w:fldCharType="separate"/>
      </w:r>
      <w:r w:rsidR="00A74A3C">
        <w:rPr>
          <w:noProof/>
        </w:rPr>
        <w:t>952</w:t>
      </w:r>
      <w:r>
        <w:fldChar w:fldCharType="end"/>
      </w:r>
      <w:r>
        <w:tab/>
      </w:r>
    </w:p>
    <w:p w14:paraId="1008B362" w14:textId="1CB7711F"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A74A3C">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A74A3C">
        <w:rPr>
          <w:noProof/>
        </w:rPr>
        <w:t>808</w:t>
      </w:r>
      <w:r w:rsidR="00B46E6E">
        <w:fldChar w:fldCharType="end"/>
      </w:r>
    </w:p>
    <w:p w14:paraId="38D6764B" w14:textId="541C4220"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A74A3C">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A74A3C">
        <w:rPr>
          <w:noProof/>
        </w:rPr>
        <w:t>796</w:t>
      </w:r>
      <w:r w:rsidR="00B46E6E">
        <w:fldChar w:fldCharType="end"/>
      </w:r>
    </w:p>
    <w:p w14:paraId="1684DDDC" w14:textId="081E1D5D"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74A3C">
        <w:t>The Doxology for Apanoub</w:t>
      </w:r>
      <w:r>
        <w:fldChar w:fldCharType="end"/>
      </w:r>
      <w:r>
        <w:tab/>
      </w:r>
      <w:r>
        <w:fldChar w:fldCharType="begin"/>
      </w:r>
      <w:r>
        <w:instrText xml:space="preserve"> PAGEREF _Ref434489534 \h </w:instrText>
      </w:r>
      <w:r>
        <w:fldChar w:fldCharType="separate"/>
      </w:r>
      <w:r w:rsidR="00A74A3C">
        <w:rPr>
          <w:noProof/>
        </w:rPr>
        <w:t>1092</w:t>
      </w:r>
      <w:r>
        <w:fldChar w:fldCharType="end"/>
      </w:r>
    </w:p>
    <w:p w14:paraId="024006C2" w14:textId="4440E0B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74A3C">
        <w:t>The Doxology for St. Victor</w:t>
      </w:r>
      <w:r>
        <w:fldChar w:fldCharType="end"/>
      </w:r>
      <w:r>
        <w:tab/>
      </w:r>
      <w:r>
        <w:fldChar w:fldCharType="begin"/>
      </w:r>
      <w:r>
        <w:instrText xml:space="preserve"> PAGEREF _Ref434489590 \h </w:instrText>
      </w:r>
      <w:r>
        <w:fldChar w:fldCharType="separate"/>
      </w:r>
      <w:r w:rsidR="00A74A3C">
        <w:rPr>
          <w:noProof/>
        </w:rPr>
        <w:t>843</w:t>
      </w:r>
      <w:r>
        <w:fldChar w:fldCharType="end"/>
      </w:r>
    </w:p>
    <w:p w14:paraId="6D4FFF0A" w14:textId="2F710931"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A74A3C">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A74A3C">
        <w:rPr>
          <w:noProof/>
        </w:rPr>
        <w:t>772</w:t>
      </w:r>
      <w:r w:rsidR="00B46E6E">
        <w:fldChar w:fldCharType="end"/>
      </w:r>
    </w:p>
    <w:p w14:paraId="30F8162D" w14:textId="08C581A8"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A74A3C">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A74A3C">
        <w:rPr>
          <w:noProof/>
        </w:rPr>
        <w:t>802</w:t>
      </w:r>
      <w:r>
        <w:fldChar w:fldCharType="end"/>
      </w:r>
    </w:p>
    <w:p w14:paraId="38778A59" w14:textId="12182F82"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74A3C">
        <w:t>The Doxology for Sts. Apakir and John</w:t>
      </w:r>
      <w:r>
        <w:fldChar w:fldCharType="end"/>
      </w:r>
      <w:r>
        <w:tab/>
      </w:r>
      <w:r>
        <w:fldChar w:fldCharType="begin"/>
      </w:r>
      <w:r>
        <w:instrText xml:space="preserve"> PAGEREF _Ref434489722 \h </w:instrText>
      </w:r>
      <w:r>
        <w:fldChar w:fldCharType="separate"/>
      </w:r>
      <w:r w:rsidR="00A74A3C">
        <w:rPr>
          <w:noProof/>
        </w:rPr>
        <w:t>1061</w:t>
      </w:r>
      <w:r>
        <w:fldChar w:fldCharType="end"/>
      </w:r>
    </w:p>
    <w:p w14:paraId="5D03558B" w14:textId="552F95F1"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A74A3C">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A74A3C">
        <w:rPr>
          <w:noProof/>
        </w:rPr>
        <w:t>812</w:t>
      </w:r>
      <w:r w:rsidR="00B46E6E">
        <w:fldChar w:fldCharType="end"/>
      </w:r>
    </w:p>
    <w:p w14:paraId="63F58DD6" w14:textId="28049183"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74A3C">
        <w:t>The Doxology for St. Maurice and the Theban Legion</w:t>
      </w:r>
      <w:r>
        <w:fldChar w:fldCharType="end"/>
      </w:r>
      <w:r>
        <w:tab/>
      </w:r>
      <w:r>
        <w:fldChar w:fldCharType="begin"/>
      </w:r>
      <w:r>
        <w:instrText xml:space="preserve"> PAGEREF _Ref434489859 \h </w:instrText>
      </w:r>
      <w:r>
        <w:fldChar w:fldCharType="separate"/>
      </w:r>
      <w:r w:rsidR="00A74A3C">
        <w:rPr>
          <w:noProof/>
        </w:rPr>
        <w:t>757</w:t>
      </w:r>
      <w:r>
        <w:fldChar w:fldCharType="end"/>
      </w:r>
    </w:p>
    <w:p w14:paraId="5E4F2A80" w14:textId="45C8AEC2"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74A3C">
        <w:t>Another Doxology of St. Maurice</w:t>
      </w:r>
      <w:r>
        <w:fldChar w:fldCharType="end"/>
      </w:r>
      <w:r>
        <w:tab/>
      </w:r>
      <w:r>
        <w:fldChar w:fldCharType="begin"/>
      </w:r>
      <w:r>
        <w:instrText xml:space="preserve"> PAGEREF _Ref434489873 \h </w:instrText>
      </w:r>
      <w:r>
        <w:fldChar w:fldCharType="separate"/>
      </w:r>
      <w:r w:rsidR="00A74A3C">
        <w:rPr>
          <w:noProof/>
        </w:rPr>
        <w:t>759</w:t>
      </w:r>
      <w:r>
        <w:fldChar w:fldCharType="end"/>
      </w:r>
    </w:p>
    <w:p w14:paraId="5DDC8DB2" w14:textId="17DA71BE" w:rsidR="00B05D74" w:rsidRDefault="00B05D74" w:rsidP="00B46E6E">
      <w:pPr>
        <w:tabs>
          <w:tab w:val="left" w:leader="dot" w:pos="8280"/>
        </w:tabs>
        <w:spacing w:after="0" w:line="240" w:lineRule="auto"/>
      </w:pPr>
      <w:r>
        <w:fldChar w:fldCharType="begin"/>
      </w:r>
      <w:r>
        <w:instrText xml:space="preserve"> REF _Ref485796394 \h </w:instrText>
      </w:r>
      <w:r>
        <w:fldChar w:fldCharType="separate"/>
      </w:r>
      <w:r w:rsidR="00A74A3C">
        <w:t>The Doxology for St. Christopher</w:t>
      </w:r>
      <w:r>
        <w:fldChar w:fldCharType="end"/>
      </w:r>
      <w:r>
        <w:tab/>
      </w:r>
      <w:r>
        <w:fldChar w:fldCharType="begin"/>
      </w:r>
      <w:r>
        <w:instrText xml:space="preserve"> PAGEREF _Ref485796394 \h </w:instrText>
      </w:r>
      <w:r>
        <w:fldChar w:fldCharType="separate"/>
      </w:r>
      <w:r w:rsidR="00A74A3C">
        <w:rPr>
          <w:noProof/>
        </w:rPr>
        <w:t>1028</w:t>
      </w:r>
      <w:r>
        <w:fldChar w:fldCharType="end"/>
      </w:r>
    </w:p>
    <w:p w14:paraId="1E1E4F96" w14:textId="398A8CD0"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74A3C">
        <w:t>The Doxology for St. George of Zahim</w:t>
      </w:r>
      <w:r>
        <w:fldChar w:fldCharType="end"/>
      </w:r>
      <w:r>
        <w:tab/>
      </w:r>
      <w:r>
        <w:fldChar w:fldCharType="begin"/>
      </w:r>
      <w:r>
        <w:instrText xml:space="preserve"> PAGEREF _Ref434489925 \h </w:instrText>
      </w:r>
      <w:r>
        <w:fldChar w:fldCharType="separate"/>
      </w:r>
      <w:r w:rsidR="00A74A3C">
        <w:rPr>
          <w:noProof/>
        </w:rPr>
        <w:t>1062</w:t>
      </w:r>
      <w:r>
        <w:fldChar w:fldCharType="end"/>
      </w:r>
    </w:p>
    <w:p w14:paraId="40B36E78" w14:textId="3354CE19"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A74A3C">
        <w:t>The Doxology for St. James the Sawn-Asunder</w:t>
      </w:r>
      <w:r>
        <w:fldChar w:fldCharType="end"/>
      </w:r>
      <w:r>
        <w:tab/>
      </w:r>
      <w:r>
        <w:fldChar w:fldCharType="begin"/>
      </w:r>
      <w:r>
        <w:instrText xml:space="preserve"> PAGEREF _Ref468565824 \h </w:instrText>
      </w:r>
      <w:r>
        <w:fldChar w:fldCharType="separate"/>
      </w:r>
      <w:r w:rsidR="00A74A3C">
        <w:rPr>
          <w:noProof/>
        </w:rPr>
        <w:t>810</w:t>
      </w:r>
      <w:r>
        <w:fldChar w:fldCharType="end"/>
      </w:r>
    </w:p>
    <w:p w14:paraId="099E3380" w14:textId="626DE488" w:rsidR="00350773" w:rsidRDefault="00347E10" w:rsidP="00B46E6E">
      <w:pPr>
        <w:tabs>
          <w:tab w:val="left" w:leader="dot" w:pos="8280"/>
        </w:tabs>
        <w:spacing w:after="0" w:line="240" w:lineRule="auto"/>
      </w:pPr>
      <w:r>
        <w:fldChar w:fldCharType="begin"/>
      </w:r>
      <w:r>
        <w:instrText xml:space="preserve"> REF _Ref485710264 \h </w:instrText>
      </w:r>
      <w:r>
        <w:fldChar w:fldCharType="separate"/>
      </w:r>
      <w:r w:rsidR="00A74A3C">
        <w:t>The Doxology for St. Peter of Alexandria, the Seal of the Martyrs</w:t>
      </w:r>
      <w:r>
        <w:fldChar w:fldCharType="end"/>
      </w:r>
      <w:r w:rsidR="00350773">
        <w:tab/>
      </w:r>
      <w:r>
        <w:fldChar w:fldCharType="begin"/>
      </w:r>
      <w:r>
        <w:instrText xml:space="preserve"> PAGEREF _Ref485710264 \h </w:instrText>
      </w:r>
      <w:r>
        <w:fldChar w:fldCharType="separate"/>
      </w:r>
      <w:r w:rsidR="00A74A3C">
        <w:rPr>
          <w:noProof/>
        </w:rPr>
        <w:t>815</w:t>
      </w:r>
      <w:r>
        <w:fldChar w:fldCharType="end"/>
      </w:r>
    </w:p>
    <w:p w14:paraId="0BDFF43A" w14:textId="65C80D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74A3C">
        <w:t>The Doxology of St. Demiana</w:t>
      </w:r>
      <w:r>
        <w:fldChar w:fldCharType="end"/>
      </w:r>
      <w:r>
        <w:tab/>
      </w:r>
      <w:r>
        <w:fldChar w:fldCharType="begin"/>
      </w:r>
      <w:r>
        <w:instrText xml:space="preserve"> PAGEREF _Ref434490082 \h </w:instrText>
      </w:r>
      <w:r>
        <w:fldChar w:fldCharType="separate"/>
      </w:r>
      <w:r w:rsidR="00A74A3C">
        <w:rPr>
          <w:noProof/>
        </w:rPr>
        <w:t>708</w:t>
      </w:r>
      <w:r>
        <w:fldChar w:fldCharType="end"/>
      </w:r>
    </w:p>
    <w:p w14:paraId="29A91A88" w14:textId="2CEFE72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74A3C">
        <w:t>Another Doxology of St. Demiana</w:t>
      </w:r>
      <w:r>
        <w:fldChar w:fldCharType="end"/>
      </w:r>
      <w:r>
        <w:tab/>
      </w:r>
      <w:r>
        <w:fldChar w:fldCharType="begin"/>
      </w:r>
      <w:r>
        <w:instrText xml:space="preserve"> PAGEREF _Ref434490124 \h </w:instrText>
      </w:r>
      <w:r>
        <w:fldChar w:fldCharType="separate"/>
      </w:r>
      <w:r w:rsidR="00A74A3C">
        <w:rPr>
          <w:noProof/>
        </w:rPr>
        <w:t>966</w:t>
      </w:r>
      <w:r>
        <w:fldChar w:fldCharType="end"/>
      </w:r>
    </w:p>
    <w:p w14:paraId="576B957E" w14:textId="317B610E"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A74A3C">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A74A3C">
        <w:rPr>
          <w:noProof/>
        </w:rPr>
        <w:t>845</w:t>
      </w:r>
      <w:r w:rsidR="00B46E6E">
        <w:fldChar w:fldCharType="end"/>
      </w:r>
    </w:p>
    <w:p w14:paraId="5552E48E" w14:textId="1831CF01"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74A3C">
        <w:t>The Doxology for St. Marina</w:t>
      </w:r>
      <w:r>
        <w:fldChar w:fldCharType="end"/>
      </w:r>
      <w:r>
        <w:tab/>
      </w:r>
      <w:r>
        <w:fldChar w:fldCharType="begin"/>
      </w:r>
      <w:r>
        <w:instrText xml:space="preserve"> PAGEREF _Ref434490204 \h </w:instrText>
      </w:r>
      <w:r>
        <w:fldChar w:fldCharType="separate"/>
      </w:r>
      <w:r w:rsidR="00A74A3C">
        <w:rPr>
          <w:noProof/>
        </w:rPr>
        <w:t>1091</w:t>
      </w:r>
      <w:r>
        <w:fldChar w:fldCharType="end"/>
      </w:r>
    </w:p>
    <w:p w14:paraId="6816F6FF" w14:textId="014B8A00"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A74A3C">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A74A3C">
        <w:rPr>
          <w:noProof/>
        </w:rPr>
        <w:t>739</w:t>
      </w:r>
      <w:r w:rsidR="00B46E6E">
        <w:fldChar w:fldCharType="end"/>
      </w:r>
    </w:p>
    <w:p w14:paraId="540E858E" w14:textId="78B4DAD5"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74A3C">
        <w:t>The Doxology of the Martyrs</w:t>
      </w:r>
      <w:r>
        <w:fldChar w:fldCharType="end"/>
      </w:r>
      <w:r>
        <w:tab/>
      </w:r>
      <w:r>
        <w:fldChar w:fldCharType="begin"/>
      </w:r>
      <w:r>
        <w:instrText xml:space="preserve"> PAGEREF _Ref434489950 \h </w:instrText>
      </w:r>
      <w:r>
        <w:fldChar w:fldCharType="separate"/>
      </w:r>
      <w:r w:rsidR="00A74A3C">
        <w:rPr>
          <w:noProof/>
        </w:rPr>
        <w:t>709</w:t>
      </w:r>
      <w:r>
        <w:fldChar w:fldCharType="end"/>
      </w:r>
    </w:p>
    <w:p w14:paraId="4C266829" w14:textId="2D358AB2"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74A3C">
        <w:t>The Doxology for St. Anthony the Great</w:t>
      </w:r>
      <w:r>
        <w:fldChar w:fldCharType="end"/>
      </w:r>
      <w:r>
        <w:tab/>
      </w:r>
      <w:r>
        <w:fldChar w:fldCharType="begin"/>
      </w:r>
      <w:r>
        <w:instrText xml:space="preserve"> PAGEREF _Ref434490340 \h </w:instrText>
      </w:r>
      <w:r>
        <w:fldChar w:fldCharType="separate"/>
      </w:r>
      <w:r w:rsidR="00A74A3C">
        <w:rPr>
          <w:noProof/>
        </w:rPr>
        <w:t>972</w:t>
      </w:r>
      <w:r>
        <w:fldChar w:fldCharType="end"/>
      </w:r>
    </w:p>
    <w:p w14:paraId="7876C2FC" w14:textId="0FDF0438"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74A3C">
        <w:t>The Doxology for St. Paul the Anchorite</w:t>
      </w:r>
      <w:r>
        <w:fldChar w:fldCharType="end"/>
      </w:r>
      <w:r>
        <w:tab/>
      </w:r>
      <w:r>
        <w:fldChar w:fldCharType="begin"/>
      </w:r>
      <w:r>
        <w:instrText xml:space="preserve"> PAGEREF _Ref434490368 \h </w:instrText>
      </w:r>
      <w:r>
        <w:fldChar w:fldCharType="separate"/>
      </w:r>
      <w:r w:rsidR="00A74A3C">
        <w:rPr>
          <w:noProof/>
        </w:rPr>
        <w:t>974</w:t>
      </w:r>
      <w:r>
        <w:fldChar w:fldCharType="end"/>
      </w:r>
    </w:p>
    <w:p w14:paraId="7F23326E" w14:textId="5E9D98F4"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74A3C">
        <w:t>The Doxology of St. Anthony and St. Paul</w:t>
      </w:r>
      <w:r>
        <w:fldChar w:fldCharType="end"/>
      </w:r>
      <w:r>
        <w:tab/>
      </w:r>
      <w:r>
        <w:fldChar w:fldCharType="begin"/>
      </w:r>
      <w:r>
        <w:instrText xml:space="preserve"> PAGEREF _Ref434490311 \h </w:instrText>
      </w:r>
      <w:r>
        <w:fldChar w:fldCharType="separate"/>
      </w:r>
      <w:r w:rsidR="00A74A3C">
        <w:rPr>
          <w:noProof/>
        </w:rPr>
        <w:t>714</w:t>
      </w:r>
      <w:r>
        <w:fldChar w:fldCharType="end"/>
      </w:r>
    </w:p>
    <w:p w14:paraId="0452B3F4" w14:textId="72D16E2F"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74A3C">
        <w:rPr>
          <w:lang w:val="en-US"/>
        </w:rPr>
        <w:t>The Doxology for St. Pishoy</w:t>
      </w:r>
      <w:r>
        <w:fldChar w:fldCharType="end"/>
      </w:r>
      <w:r>
        <w:tab/>
      </w:r>
      <w:r>
        <w:fldChar w:fldCharType="begin"/>
      </w:r>
      <w:r>
        <w:instrText xml:space="preserve"> PAGEREF _Ref434490783 \h </w:instrText>
      </w:r>
      <w:r>
        <w:fldChar w:fldCharType="separate"/>
      </w:r>
      <w:r w:rsidR="00A74A3C">
        <w:rPr>
          <w:noProof/>
        </w:rPr>
        <w:t>1086</w:t>
      </w:r>
      <w:r>
        <w:fldChar w:fldCharType="end"/>
      </w:r>
    </w:p>
    <w:p w14:paraId="73CE5335" w14:textId="4E744D60"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74A3C">
        <w:t>The Doxology of St. Pishoy and St. Paul of Tammah</w:t>
      </w:r>
      <w:r>
        <w:fldChar w:fldCharType="end"/>
      </w:r>
      <w:r>
        <w:tab/>
      </w:r>
      <w:r>
        <w:fldChar w:fldCharType="begin"/>
      </w:r>
      <w:r>
        <w:instrText xml:space="preserve"> PAGEREF _Ref434490826 \h </w:instrText>
      </w:r>
      <w:r>
        <w:fldChar w:fldCharType="separate"/>
      </w:r>
      <w:r w:rsidR="00A74A3C">
        <w:rPr>
          <w:noProof/>
        </w:rPr>
        <w:t>715</w:t>
      </w:r>
      <w:r>
        <w:fldChar w:fldCharType="end"/>
      </w:r>
    </w:p>
    <w:p w14:paraId="4D5B019A" w14:textId="7A2439C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74A3C">
        <w:t>The Doxology of St. Macarius the Great</w:t>
      </w:r>
      <w:r>
        <w:fldChar w:fldCharType="end"/>
      </w:r>
      <w:r>
        <w:tab/>
      </w:r>
      <w:r>
        <w:fldChar w:fldCharType="begin"/>
      </w:r>
      <w:r>
        <w:instrText xml:space="preserve"> PAGEREF _Ref434490507 \h </w:instrText>
      </w:r>
      <w:r>
        <w:fldChar w:fldCharType="separate"/>
      </w:r>
      <w:r w:rsidR="00A74A3C">
        <w:rPr>
          <w:noProof/>
        </w:rPr>
        <w:t>993</w:t>
      </w:r>
      <w:r>
        <w:fldChar w:fldCharType="end"/>
      </w:r>
    </w:p>
    <w:p w14:paraId="375959C5" w14:textId="2ED0E11D"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74A3C">
        <w:t>Another Doxology of St. Macarius the Great</w:t>
      </w:r>
      <w:r>
        <w:fldChar w:fldCharType="end"/>
      </w:r>
      <w:r>
        <w:tab/>
      </w:r>
      <w:r>
        <w:fldChar w:fldCharType="begin"/>
      </w:r>
      <w:r>
        <w:instrText xml:space="preserve"> PAGEREF _Ref434490525 \h </w:instrText>
      </w:r>
      <w:r>
        <w:fldChar w:fldCharType="separate"/>
      </w:r>
      <w:r w:rsidR="00A74A3C">
        <w:rPr>
          <w:noProof/>
        </w:rPr>
        <w:t>994</w:t>
      </w:r>
      <w:r>
        <w:fldChar w:fldCharType="end"/>
      </w:r>
    </w:p>
    <w:p w14:paraId="79D5B8D3" w14:textId="236E01CD"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74A3C">
        <w:t>Another Doxology of St. Macarius the Great</w:t>
      </w:r>
      <w:r>
        <w:fldChar w:fldCharType="end"/>
      </w:r>
      <w:r>
        <w:tab/>
      </w:r>
      <w:r>
        <w:fldChar w:fldCharType="begin"/>
      </w:r>
      <w:r>
        <w:instrText xml:space="preserve"> PAGEREF _Ref434490542 \h </w:instrText>
      </w:r>
      <w:r>
        <w:fldChar w:fldCharType="separate"/>
      </w:r>
      <w:r w:rsidR="00A74A3C">
        <w:rPr>
          <w:noProof/>
        </w:rPr>
        <w:t>995</w:t>
      </w:r>
      <w:r>
        <w:fldChar w:fldCharType="end"/>
      </w:r>
    </w:p>
    <w:p w14:paraId="172063D3" w14:textId="5348D0A8"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74A3C">
        <w:t>The Doxology for St. Macarius of Alexandria, the Presbyter</w:t>
      </w:r>
      <w:r>
        <w:fldChar w:fldCharType="end"/>
      </w:r>
      <w:r>
        <w:tab/>
      </w:r>
      <w:r>
        <w:fldChar w:fldCharType="begin"/>
      </w:r>
      <w:r>
        <w:instrText xml:space="preserve"> PAGEREF _Ref434490596 \h </w:instrText>
      </w:r>
      <w:r>
        <w:fldChar w:fldCharType="separate"/>
      </w:r>
      <w:r w:rsidR="00A74A3C">
        <w:rPr>
          <w:noProof/>
        </w:rPr>
        <w:t>1023</w:t>
      </w:r>
      <w:r>
        <w:fldChar w:fldCharType="end"/>
      </w:r>
    </w:p>
    <w:p w14:paraId="50A26227" w14:textId="1F24874E"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74A3C">
        <w:t>The Doxology for St. Macarius the Bishop of Edkow</w:t>
      </w:r>
      <w:r>
        <w:fldChar w:fldCharType="end"/>
      </w:r>
      <w:r>
        <w:tab/>
      </w:r>
      <w:r>
        <w:fldChar w:fldCharType="begin"/>
      </w:r>
      <w:r>
        <w:instrText xml:space="preserve"> PAGEREF _Ref434490474 \h </w:instrText>
      </w:r>
      <w:r>
        <w:fldChar w:fldCharType="separate"/>
      </w:r>
      <w:r w:rsidR="00A74A3C">
        <w:rPr>
          <w:noProof/>
        </w:rPr>
        <w:t>784</w:t>
      </w:r>
      <w:r>
        <w:fldChar w:fldCharType="end"/>
      </w:r>
    </w:p>
    <w:p w14:paraId="009C5D78" w14:textId="17A80B83"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A74A3C">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A74A3C">
        <w:rPr>
          <w:noProof/>
        </w:rPr>
        <w:t>778</w:t>
      </w:r>
      <w:r w:rsidR="00B46E6E">
        <w:fldChar w:fldCharType="end"/>
      </w:r>
    </w:p>
    <w:p w14:paraId="09BA7C45" w14:textId="3F64C465"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74A3C">
        <w:t>The Doxology for St. Thomas the Anchorite</w:t>
      </w:r>
      <w:r>
        <w:fldChar w:fldCharType="end"/>
      </w:r>
      <w:r>
        <w:tab/>
      </w:r>
      <w:r>
        <w:fldChar w:fldCharType="begin"/>
      </w:r>
      <w:r>
        <w:instrText xml:space="preserve"> PAGEREF _Ref434490403 \h </w:instrText>
      </w:r>
      <w:r>
        <w:fldChar w:fldCharType="separate"/>
      </w:r>
      <w:r w:rsidR="00A74A3C">
        <w:rPr>
          <w:noProof/>
        </w:rPr>
        <w:t>1043</w:t>
      </w:r>
      <w:r>
        <w:fldChar w:fldCharType="end"/>
      </w:r>
    </w:p>
    <w:p w14:paraId="523E14F8" w14:textId="5A8177E0" w:rsidR="00810F04" w:rsidRDefault="00810F04" w:rsidP="00B46E6E">
      <w:pPr>
        <w:tabs>
          <w:tab w:val="left" w:leader="dot" w:pos="8280"/>
        </w:tabs>
        <w:spacing w:after="0" w:line="240" w:lineRule="auto"/>
      </w:pPr>
      <w:r>
        <w:lastRenderedPageBreak/>
        <w:fldChar w:fldCharType="begin"/>
      </w:r>
      <w:r>
        <w:instrText xml:space="preserve"> REF _Ref434490892 \h </w:instrText>
      </w:r>
      <w:r>
        <w:fldChar w:fldCharType="separate"/>
      </w:r>
      <w:r w:rsidR="00A74A3C">
        <w:t>The Doxology for St. Arsenius</w:t>
      </w:r>
      <w:r>
        <w:fldChar w:fldCharType="end"/>
      </w:r>
      <w:r>
        <w:tab/>
      </w:r>
      <w:r>
        <w:fldChar w:fldCharType="begin"/>
      </w:r>
      <w:r>
        <w:instrText xml:space="preserve"> PAGEREF _Ref434490892 \h </w:instrText>
      </w:r>
      <w:r>
        <w:fldChar w:fldCharType="separate"/>
      </w:r>
      <w:r w:rsidR="00A74A3C">
        <w:rPr>
          <w:noProof/>
        </w:rPr>
        <w:t>1026</w:t>
      </w:r>
      <w:r>
        <w:fldChar w:fldCharType="end"/>
      </w:r>
    </w:p>
    <w:p w14:paraId="32B75263" w14:textId="4ACF5D9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74A3C">
        <w:t>The Doxology for Sts. Maximus and Dometius</w:t>
      </w:r>
      <w:r>
        <w:fldChar w:fldCharType="end"/>
      </w:r>
      <w:r>
        <w:tab/>
      </w:r>
      <w:r>
        <w:fldChar w:fldCharType="begin"/>
      </w:r>
      <w:r>
        <w:instrText xml:space="preserve"> PAGEREF _Ref434490957 \h </w:instrText>
      </w:r>
      <w:r>
        <w:fldChar w:fldCharType="separate"/>
      </w:r>
      <w:r w:rsidR="00A74A3C">
        <w:rPr>
          <w:noProof/>
        </w:rPr>
        <w:t>968</w:t>
      </w:r>
      <w:r>
        <w:fldChar w:fldCharType="end"/>
      </w:r>
    </w:p>
    <w:p w14:paraId="3DE06B7E" w14:textId="3D42E6F6"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74A3C" w:rsidRPr="00A74A3C">
        <w:t>The Doxology for the Strong St. Moses</w:t>
      </w:r>
      <w:r>
        <w:fldChar w:fldCharType="end"/>
      </w:r>
      <w:r>
        <w:tab/>
      </w:r>
      <w:r>
        <w:fldChar w:fldCharType="begin"/>
      </w:r>
      <w:r>
        <w:instrText xml:space="preserve"> PAGEREF _Ref434491006 \h </w:instrText>
      </w:r>
      <w:r>
        <w:fldChar w:fldCharType="separate"/>
      </w:r>
      <w:r w:rsidR="00A74A3C">
        <w:rPr>
          <w:noProof/>
        </w:rPr>
        <w:t>1064</w:t>
      </w:r>
      <w:r>
        <w:fldChar w:fldCharType="end"/>
      </w:r>
    </w:p>
    <w:p w14:paraId="65889E35" w14:textId="13F5B02B"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74A3C">
        <w:t>The Doxology for St. John Kami</w:t>
      </w:r>
      <w:r>
        <w:fldChar w:fldCharType="end"/>
      </w:r>
      <w:r>
        <w:tab/>
      </w:r>
      <w:r>
        <w:fldChar w:fldCharType="begin"/>
      </w:r>
      <w:r>
        <w:instrText xml:space="preserve"> PAGEREF _Ref434491108 \h </w:instrText>
      </w:r>
      <w:r>
        <w:fldChar w:fldCharType="separate"/>
      </w:r>
      <w:r w:rsidR="00A74A3C">
        <w:rPr>
          <w:noProof/>
        </w:rPr>
        <w:t>854</w:t>
      </w:r>
      <w:r>
        <w:fldChar w:fldCharType="end"/>
      </w:r>
    </w:p>
    <w:p w14:paraId="452A4480" w14:textId="5B4BE45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74A3C">
        <w:t>The Doxology for St. Pachomius</w:t>
      </w:r>
      <w:r>
        <w:fldChar w:fldCharType="end"/>
      </w:r>
      <w:r>
        <w:tab/>
      </w:r>
      <w:r>
        <w:fldChar w:fldCharType="begin"/>
      </w:r>
      <w:r>
        <w:instrText xml:space="preserve"> PAGEREF _Ref434491150 \h </w:instrText>
      </w:r>
      <w:r>
        <w:fldChar w:fldCharType="separate"/>
      </w:r>
      <w:r w:rsidR="00A74A3C">
        <w:rPr>
          <w:noProof/>
        </w:rPr>
        <w:t>1029</w:t>
      </w:r>
      <w:r>
        <w:fldChar w:fldCharType="end"/>
      </w:r>
    </w:p>
    <w:p w14:paraId="0192B5E6" w14:textId="079E00C4"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74A3C">
        <w:rPr>
          <w:lang w:val="en-US"/>
        </w:rPr>
        <w:t>The Doxology for St. Shenoute</w:t>
      </w:r>
      <w:r>
        <w:fldChar w:fldCharType="end"/>
      </w:r>
      <w:r>
        <w:tab/>
      </w:r>
      <w:r>
        <w:fldChar w:fldCharType="begin"/>
      </w:r>
      <w:r>
        <w:instrText xml:space="preserve"> PAGEREF _Ref434491186 \h </w:instrText>
      </w:r>
      <w:r>
        <w:fldChar w:fldCharType="separate"/>
      </w:r>
      <w:r w:rsidR="00A74A3C">
        <w:rPr>
          <w:noProof/>
        </w:rPr>
        <w:t>1084</w:t>
      </w:r>
      <w:r>
        <w:fldChar w:fldCharType="end"/>
      </w:r>
    </w:p>
    <w:p w14:paraId="7458F265" w14:textId="4D6C6B7E"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74A3C">
        <w:rPr>
          <w:lang w:val="en-US"/>
        </w:rPr>
        <w:t>A Doxology for St. Besa</w:t>
      </w:r>
      <w:r>
        <w:fldChar w:fldCharType="end"/>
      </w:r>
      <w:r>
        <w:tab/>
      </w:r>
      <w:r>
        <w:fldChar w:fldCharType="begin"/>
      </w:r>
      <w:r>
        <w:instrText xml:space="preserve"> PAGEREF _Ref434491207 \h </w:instrText>
      </w:r>
      <w:r>
        <w:fldChar w:fldCharType="separate"/>
      </w:r>
      <w:r w:rsidR="00A74A3C">
        <w:rPr>
          <w:noProof/>
        </w:rPr>
        <w:t>1085</w:t>
      </w:r>
      <w:r>
        <w:fldChar w:fldCharType="end"/>
      </w:r>
    </w:p>
    <w:p w14:paraId="13581597" w14:textId="1B85FB7D"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74A3C">
        <w:t>The Doxology for Sts. Apollo and Apib</w:t>
      </w:r>
      <w:r>
        <w:fldChar w:fldCharType="end"/>
      </w:r>
      <w:r>
        <w:tab/>
      </w:r>
      <w:r>
        <w:fldChar w:fldCharType="begin"/>
      </w:r>
      <w:r>
        <w:instrText xml:space="preserve"> PAGEREF _Ref434492837 \h </w:instrText>
      </w:r>
      <w:r>
        <w:fldChar w:fldCharType="separate"/>
      </w:r>
      <w:r w:rsidR="00A74A3C">
        <w:rPr>
          <w:noProof/>
        </w:rPr>
        <w:t>783</w:t>
      </w:r>
      <w:r>
        <w:fldChar w:fldCharType="end"/>
      </w:r>
    </w:p>
    <w:p w14:paraId="3540FB7A" w14:textId="1549D161"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74A3C">
        <w:t>The Doxology for St. Samuel the Confessor</w:t>
      </w:r>
      <w:r>
        <w:fldChar w:fldCharType="end"/>
      </w:r>
      <w:r>
        <w:tab/>
      </w:r>
      <w:r>
        <w:fldChar w:fldCharType="begin"/>
      </w:r>
      <w:r>
        <w:instrText xml:space="preserve"> PAGEREF _Ref434491260 \h </w:instrText>
      </w:r>
      <w:r>
        <w:fldChar w:fldCharType="separate"/>
      </w:r>
      <w:r w:rsidR="00A74A3C">
        <w:rPr>
          <w:noProof/>
        </w:rPr>
        <w:t>847</w:t>
      </w:r>
      <w:r>
        <w:fldChar w:fldCharType="end"/>
      </w:r>
    </w:p>
    <w:p w14:paraId="18FC44F3" w14:textId="30DFA86D"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74A3C">
        <w:t>The Doxology for St. Parsouma</w:t>
      </w:r>
      <w:r>
        <w:fldChar w:fldCharType="end"/>
      </w:r>
      <w:r>
        <w:tab/>
      </w:r>
      <w:r>
        <w:fldChar w:fldCharType="begin"/>
      </w:r>
      <w:r>
        <w:instrText xml:space="preserve"> PAGEREF _Ref434491294 \h </w:instrText>
      </w:r>
      <w:r>
        <w:fldChar w:fldCharType="separate"/>
      </w:r>
      <w:r w:rsidR="00A74A3C">
        <w:rPr>
          <w:noProof/>
        </w:rPr>
        <w:t>1124</w:t>
      </w:r>
      <w:r>
        <w:fldChar w:fldCharType="end"/>
      </w:r>
    </w:p>
    <w:p w14:paraId="20EDD8A6" w14:textId="4338F0EC"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74A3C">
        <w:t>The Doxology for St. Teji (Reweiss)</w:t>
      </w:r>
      <w:r>
        <w:fldChar w:fldCharType="end"/>
      </w:r>
      <w:r>
        <w:tab/>
      </w:r>
      <w:r>
        <w:fldChar w:fldCharType="begin"/>
      </w:r>
      <w:r>
        <w:instrText xml:space="preserve"> PAGEREF _Ref434491337 \h </w:instrText>
      </w:r>
      <w:r>
        <w:fldChar w:fldCharType="separate"/>
      </w:r>
      <w:r w:rsidR="00A74A3C">
        <w:rPr>
          <w:noProof/>
        </w:rPr>
        <w:t>780</w:t>
      </w:r>
      <w:r>
        <w:fldChar w:fldCharType="end"/>
      </w:r>
    </w:p>
    <w:p w14:paraId="5F9D1EE3" w14:textId="67F7C90A"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74A3C">
        <w:t>The Doxology for St. Pashnouni</w:t>
      </w:r>
      <w:r>
        <w:fldChar w:fldCharType="end"/>
      </w:r>
      <w:r>
        <w:tab/>
      </w:r>
      <w:r>
        <w:fldChar w:fldCharType="begin"/>
      </w:r>
      <w:r>
        <w:instrText xml:space="preserve"> PAGEREF _Ref434491429 \h </w:instrText>
      </w:r>
      <w:r>
        <w:fldChar w:fldCharType="separate"/>
      </w:r>
      <w:r w:rsidR="00A74A3C">
        <w:rPr>
          <w:noProof/>
        </w:rPr>
        <w:t>1041</w:t>
      </w:r>
      <w:r>
        <w:fldChar w:fldCharType="end"/>
      </w:r>
    </w:p>
    <w:p w14:paraId="6FC9654C" w14:textId="004F9149"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74A3C">
        <w:t>The Doxology for St. Simeon the Stylite</w:t>
      </w:r>
      <w:r>
        <w:fldChar w:fldCharType="end"/>
      </w:r>
      <w:r>
        <w:tab/>
      </w:r>
      <w:r>
        <w:fldChar w:fldCharType="begin"/>
      </w:r>
      <w:r>
        <w:instrText xml:space="preserve"> PAGEREF _Ref439328220 \h </w:instrText>
      </w:r>
      <w:r>
        <w:fldChar w:fldCharType="separate"/>
      </w:r>
      <w:r w:rsidR="00A74A3C">
        <w:rPr>
          <w:noProof/>
        </w:rPr>
        <w:t>1045</w:t>
      </w:r>
      <w:r>
        <w:fldChar w:fldCharType="end"/>
      </w:r>
    </w:p>
    <w:p w14:paraId="42D77F6C" w14:textId="7E67D25A" w:rsidR="00E50261" w:rsidRDefault="00E50261" w:rsidP="00810F04">
      <w:pPr>
        <w:tabs>
          <w:tab w:val="left" w:leader="dot" w:pos="8280"/>
        </w:tabs>
        <w:spacing w:after="0" w:line="240" w:lineRule="auto"/>
      </w:pPr>
      <w:r>
        <w:fldChar w:fldCharType="begin"/>
      </w:r>
      <w:r>
        <w:instrText xml:space="preserve"> REF _Ref485108083 \h </w:instrText>
      </w:r>
      <w:r>
        <w:fldChar w:fldCharType="separate"/>
      </w:r>
      <w:r w:rsidR="00A74A3C">
        <w:t>The Doxology for St. Isaac the Syrian</w:t>
      </w:r>
      <w:r>
        <w:fldChar w:fldCharType="end"/>
      </w:r>
      <w:r>
        <w:tab/>
      </w:r>
      <w:r>
        <w:fldChar w:fldCharType="begin"/>
      </w:r>
      <w:r>
        <w:instrText xml:space="preserve"> PAGEREF _Ref485108083 \h </w:instrText>
      </w:r>
      <w:r>
        <w:fldChar w:fldCharType="separate"/>
      </w:r>
      <w:r w:rsidR="00A74A3C">
        <w:rPr>
          <w:noProof/>
        </w:rPr>
        <w:t>981</w:t>
      </w:r>
      <w:r>
        <w:fldChar w:fldCharType="end"/>
      </w:r>
    </w:p>
    <w:p w14:paraId="29B6C85A" w14:textId="7D097245"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A74A3C">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A74A3C">
        <w:rPr>
          <w:noProof/>
        </w:rPr>
        <w:t>735</w:t>
      </w:r>
      <w:r w:rsidR="00810F04">
        <w:fldChar w:fldCharType="end"/>
      </w:r>
    </w:p>
    <w:p w14:paraId="6430EF06" w14:textId="0A2DEC73"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74A3C">
        <w:t>The Doxology for St. Mary of Egypt</w:t>
      </w:r>
      <w:r>
        <w:fldChar w:fldCharType="end"/>
      </w:r>
      <w:r>
        <w:tab/>
      </w:r>
      <w:r>
        <w:fldChar w:fldCharType="begin"/>
      </w:r>
      <w:r>
        <w:instrText xml:space="preserve"> PAGEREF _Ref434491512 \h </w:instrText>
      </w:r>
      <w:r>
        <w:fldChar w:fldCharType="separate"/>
      </w:r>
      <w:r w:rsidR="00A74A3C">
        <w:rPr>
          <w:noProof/>
        </w:rPr>
        <w:t>1013</w:t>
      </w:r>
      <w:r>
        <w:fldChar w:fldCharType="end"/>
      </w:r>
    </w:p>
    <w:p w14:paraId="397F448E" w14:textId="31D1C816"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A74A3C">
        <w:t>The Doxology for St. Pelagia</w:t>
      </w:r>
      <w:r>
        <w:fldChar w:fldCharType="end"/>
      </w:r>
      <w:r>
        <w:tab/>
      </w:r>
      <w:r>
        <w:fldChar w:fldCharType="begin"/>
      </w:r>
      <w:r>
        <w:instrText xml:space="preserve"> PAGEREF _Ref465591664 \h </w:instrText>
      </w:r>
      <w:r>
        <w:fldChar w:fldCharType="separate"/>
      </w:r>
      <w:r w:rsidR="00A74A3C">
        <w:rPr>
          <w:noProof/>
        </w:rPr>
        <w:t>775</w:t>
      </w:r>
      <w:r>
        <w:fldChar w:fldCharType="end"/>
      </w:r>
    </w:p>
    <w:p w14:paraId="444E9A36" w14:textId="7A239859"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74A3C">
        <w:t>The Doxology of St. Athanasius the Apostolic</w:t>
      </w:r>
      <w:r>
        <w:fldChar w:fldCharType="end"/>
      </w:r>
      <w:r>
        <w:tab/>
      </w:r>
      <w:r>
        <w:fldChar w:fldCharType="begin"/>
      </w:r>
      <w:r>
        <w:instrText xml:space="preserve"> PAGEREF _Ref434492161 \h </w:instrText>
      </w:r>
      <w:r>
        <w:fldChar w:fldCharType="separate"/>
      </w:r>
      <w:r w:rsidR="00A74A3C">
        <w:rPr>
          <w:noProof/>
        </w:rPr>
        <w:t>717</w:t>
      </w:r>
      <w:r>
        <w:fldChar w:fldCharType="end"/>
      </w:r>
    </w:p>
    <w:p w14:paraId="167EEC13" w14:textId="327CC80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74A3C">
        <w:t>The Doxology for St. Athanasius the Apostolic</w:t>
      </w:r>
      <w:r>
        <w:fldChar w:fldCharType="end"/>
      </w:r>
      <w:r>
        <w:tab/>
      </w:r>
      <w:r>
        <w:fldChar w:fldCharType="begin"/>
      </w:r>
      <w:r>
        <w:instrText xml:space="preserve"> PAGEREF _Ref434492183 \h </w:instrText>
      </w:r>
      <w:r>
        <w:fldChar w:fldCharType="separate"/>
      </w:r>
      <w:r w:rsidR="00A74A3C">
        <w:rPr>
          <w:noProof/>
        </w:rPr>
        <w:t>1023</w:t>
      </w:r>
      <w:r>
        <w:fldChar w:fldCharType="end"/>
      </w:r>
    </w:p>
    <w:p w14:paraId="1E33624E" w14:textId="00B608CC"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74A3C">
        <w:t>Another Doxology for St. Athanasius the Apostolic</w:t>
      </w:r>
      <w:r>
        <w:fldChar w:fldCharType="end"/>
      </w:r>
      <w:r>
        <w:tab/>
      </w:r>
      <w:r>
        <w:fldChar w:fldCharType="begin"/>
      </w:r>
      <w:r>
        <w:instrText xml:space="preserve"> PAGEREF _Ref434492196 \h </w:instrText>
      </w:r>
      <w:r>
        <w:fldChar w:fldCharType="separate"/>
      </w:r>
      <w:r w:rsidR="00A74A3C">
        <w:rPr>
          <w:noProof/>
        </w:rPr>
        <w:t>1025</w:t>
      </w:r>
      <w:r>
        <w:fldChar w:fldCharType="end"/>
      </w:r>
    </w:p>
    <w:p w14:paraId="344F162A" w14:textId="64D9633D"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74A3C">
        <w:t>The Doxology for St. Severus</w:t>
      </w:r>
      <w:r>
        <w:fldChar w:fldCharType="end"/>
      </w:r>
      <w:r>
        <w:tab/>
      </w:r>
      <w:r>
        <w:fldChar w:fldCharType="begin"/>
      </w:r>
      <w:r>
        <w:instrText xml:space="preserve"> PAGEREF _Ref434492249 \h </w:instrText>
      </w:r>
      <w:r>
        <w:fldChar w:fldCharType="separate"/>
      </w:r>
      <w:r w:rsidR="00A74A3C">
        <w:rPr>
          <w:noProof/>
        </w:rPr>
        <w:t>769</w:t>
      </w:r>
      <w:r>
        <w:fldChar w:fldCharType="end"/>
      </w:r>
    </w:p>
    <w:p w14:paraId="35B9247F" w14:textId="4C3357F5"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A74A3C">
        <w:t>The Doxology for St. John Chrysostom</w:t>
      </w:r>
      <w:r>
        <w:fldChar w:fldCharType="end"/>
      </w:r>
      <w:r>
        <w:tab/>
      </w:r>
      <w:r>
        <w:fldChar w:fldCharType="begin"/>
      </w:r>
      <w:r>
        <w:instrText xml:space="preserve"> PAGEREF _Ref467356854 \h </w:instrText>
      </w:r>
      <w:r>
        <w:fldChar w:fldCharType="separate"/>
      </w:r>
      <w:r w:rsidR="00A74A3C">
        <w:rPr>
          <w:noProof/>
        </w:rPr>
        <w:t>798</w:t>
      </w:r>
      <w:r>
        <w:fldChar w:fldCharType="end"/>
      </w:r>
    </w:p>
    <w:p w14:paraId="711876BE" w14:textId="1F684C6D" w:rsidR="00BD15D3" w:rsidRDefault="00BD15D3" w:rsidP="00810F04">
      <w:pPr>
        <w:tabs>
          <w:tab w:val="left" w:leader="dot" w:pos="8280"/>
        </w:tabs>
        <w:spacing w:after="0" w:line="240" w:lineRule="auto"/>
      </w:pPr>
      <w:r>
        <w:fldChar w:fldCharType="begin"/>
      </w:r>
      <w:r>
        <w:instrText xml:space="preserve"> REF _Ref485712805 \h </w:instrText>
      </w:r>
      <w:r>
        <w:fldChar w:fldCharType="separate"/>
      </w:r>
      <w:r w:rsidR="00A74A3C">
        <w:t>The Doxology for St. Basil of Caesarea</w:t>
      </w:r>
      <w:r>
        <w:fldChar w:fldCharType="end"/>
      </w:r>
      <w:r>
        <w:tab/>
      </w:r>
      <w:r>
        <w:fldChar w:fldCharType="begin"/>
      </w:r>
      <w:r>
        <w:instrText xml:space="preserve"> PAGEREF _Ref485712805 \h </w:instrText>
      </w:r>
      <w:r>
        <w:fldChar w:fldCharType="separate"/>
      </w:r>
      <w:r w:rsidR="00A74A3C">
        <w:rPr>
          <w:noProof/>
        </w:rPr>
        <w:t>990</w:t>
      </w:r>
      <w:r>
        <w:fldChar w:fldCharType="end"/>
      </w:r>
    </w:p>
    <w:p w14:paraId="614D3E90" w14:textId="1D9BFF78"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A74A3C">
        <w:t>The Doxology for St. Gregory the Wonderworker</w:t>
      </w:r>
      <w:r>
        <w:fldChar w:fldCharType="end"/>
      </w:r>
      <w:r>
        <w:tab/>
      </w:r>
      <w:r>
        <w:fldChar w:fldCharType="begin"/>
      </w:r>
      <w:r>
        <w:instrText xml:space="preserve"> PAGEREF _Ref468134316 \h </w:instrText>
      </w:r>
      <w:r>
        <w:fldChar w:fldCharType="separate"/>
      </w:r>
      <w:r w:rsidR="00A74A3C">
        <w:rPr>
          <w:noProof/>
        </w:rPr>
        <w:t>801</w:t>
      </w:r>
      <w:r>
        <w:fldChar w:fldCharType="end"/>
      </w:r>
    </w:p>
    <w:p w14:paraId="587B61AB" w14:textId="0C4C175C"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A74A3C">
        <w:t>The Doxology for St. Gregory of Nyssa</w:t>
      </w:r>
      <w:r>
        <w:fldChar w:fldCharType="end"/>
      </w:r>
      <w:r>
        <w:tab/>
      </w:r>
      <w:r>
        <w:fldChar w:fldCharType="begin"/>
      </w:r>
      <w:r>
        <w:instrText xml:space="preserve"> PAGEREF _Ref468565896 \h </w:instrText>
      </w:r>
      <w:r>
        <w:fldChar w:fldCharType="separate"/>
      </w:r>
      <w:r w:rsidR="00A74A3C">
        <w:rPr>
          <w:noProof/>
        </w:rPr>
        <w:t>809</w:t>
      </w:r>
      <w:r>
        <w:fldChar w:fldCharType="end"/>
      </w:r>
    </w:p>
    <w:p w14:paraId="442E6DD7" w14:textId="43DFDAE0"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A74A3C">
        <w:t>The Doxology of St. Gregory the Armenian</w:t>
      </w:r>
      <w:r>
        <w:fldChar w:fldCharType="end"/>
      </w:r>
      <w:r>
        <w:tab/>
      </w:r>
      <w:r>
        <w:fldChar w:fldCharType="begin"/>
      </w:r>
      <w:r>
        <w:instrText xml:space="preserve"> PAGEREF _Ref470555434 \h </w:instrText>
      </w:r>
      <w:r>
        <w:fldChar w:fldCharType="separate"/>
      </w:r>
      <w:r w:rsidR="00A74A3C">
        <w:rPr>
          <w:noProof/>
        </w:rPr>
        <w:t>850</w:t>
      </w:r>
      <w:r>
        <w:fldChar w:fldCharType="end"/>
      </w:r>
    </w:p>
    <w:p w14:paraId="73EBF89C" w14:textId="0135B2AB"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A74A3C">
        <w:t>The Doxology of St. Ambrose</w:t>
      </w:r>
      <w:r>
        <w:fldChar w:fldCharType="end"/>
      </w:r>
      <w:r>
        <w:tab/>
      </w:r>
      <w:r>
        <w:fldChar w:fldCharType="begin"/>
      </w:r>
      <w:r>
        <w:instrText xml:space="preserve"> PAGEREF _Ref470555388 \h </w:instrText>
      </w:r>
      <w:r>
        <w:fldChar w:fldCharType="separate"/>
      </w:r>
      <w:r w:rsidR="00A74A3C">
        <w:rPr>
          <w:noProof/>
        </w:rPr>
        <w:t>849</w:t>
      </w:r>
      <w:r>
        <w:fldChar w:fldCharType="end"/>
      </w:r>
    </w:p>
    <w:p w14:paraId="3E0E25F5" w14:textId="4A7FF93D"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A74A3C">
        <w:t>The Doxology of St. Spyridon</w:t>
      </w:r>
      <w:r>
        <w:fldChar w:fldCharType="end"/>
      </w:r>
      <w:r>
        <w:tab/>
      </w:r>
      <w:r>
        <w:fldChar w:fldCharType="begin"/>
      </w:r>
      <w:r>
        <w:instrText xml:space="preserve"> PAGEREF _Ref470555491 \h </w:instrText>
      </w:r>
      <w:r>
        <w:fldChar w:fldCharType="separate"/>
      </w:r>
      <w:r w:rsidR="00A74A3C">
        <w:rPr>
          <w:noProof/>
        </w:rPr>
        <w:t>851</w:t>
      </w:r>
      <w:r>
        <w:fldChar w:fldCharType="end"/>
      </w:r>
    </w:p>
    <w:p w14:paraId="7175F111" w14:textId="1D62BD2D"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A74A3C">
        <w:t>The Doxology of St. Nicholas</w:t>
      </w:r>
      <w:r>
        <w:fldChar w:fldCharType="end"/>
      </w:r>
      <w:r>
        <w:tab/>
      </w:r>
      <w:r>
        <w:fldChar w:fldCharType="begin"/>
      </w:r>
      <w:r>
        <w:instrText xml:space="preserve"> PAGEREF _Ref470555294 \h </w:instrText>
      </w:r>
      <w:r>
        <w:fldChar w:fldCharType="separate"/>
      </w:r>
      <w:r w:rsidR="00A74A3C">
        <w:rPr>
          <w:noProof/>
        </w:rPr>
        <w:t>848</w:t>
      </w:r>
      <w:r>
        <w:fldChar w:fldCharType="end"/>
      </w:r>
    </w:p>
    <w:p w14:paraId="59121C34" w14:textId="7BEA0511"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74A3C">
        <w:t>The Doxology for St. Takle Haymanot</w:t>
      </w:r>
      <w:r>
        <w:fldChar w:fldCharType="end"/>
      </w:r>
      <w:r>
        <w:tab/>
      </w:r>
      <w:r>
        <w:fldChar w:fldCharType="begin"/>
      </w:r>
      <w:r>
        <w:instrText xml:space="preserve"> PAGEREF _Ref434492302 \h </w:instrText>
      </w:r>
      <w:r>
        <w:fldChar w:fldCharType="separate"/>
      </w:r>
      <w:r w:rsidR="00A74A3C">
        <w:rPr>
          <w:noProof/>
        </w:rPr>
        <w:t>1120</w:t>
      </w:r>
      <w:r>
        <w:fldChar w:fldCharType="end"/>
      </w:r>
    </w:p>
    <w:p w14:paraId="26D0D3A7" w14:textId="7767A90A"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74A3C">
        <w:t>The Doxology of St. Simon the Tanner</w:t>
      </w:r>
      <w:r>
        <w:fldChar w:fldCharType="end"/>
      </w:r>
      <w:r>
        <w:tab/>
      </w:r>
      <w:r>
        <w:fldChar w:fldCharType="begin"/>
      </w:r>
      <w:r>
        <w:instrText xml:space="preserve"> PAGEREF _Ref434492343 \h </w:instrText>
      </w:r>
      <w:r>
        <w:fldChar w:fldCharType="separate"/>
      </w:r>
      <w:r w:rsidR="00A74A3C">
        <w:rPr>
          <w:noProof/>
        </w:rPr>
        <w:t>844</w:t>
      </w:r>
      <w:r>
        <w:fldChar w:fldCharType="end"/>
      </w:r>
    </w:p>
    <w:p w14:paraId="34548290" w14:textId="185EF6A4"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74A3C">
        <w:t>The Doxology for St. Cyril VI</w:t>
      </w:r>
      <w:r>
        <w:fldChar w:fldCharType="end"/>
      </w:r>
      <w:r>
        <w:tab/>
      </w:r>
      <w:r>
        <w:fldChar w:fldCharType="begin"/>
      </w:r>
      <w:r>
        <w:instrText xml:space="preserve"> PAGEREF _Ref434492506 \h </w:instrText>
      </w:r>
      <w:r>
        <w:fldChar w:fldCharType="separate"/>
      </w:r>
      <w:r w:rsidR="00A74A3C">
        <w:rPr>
          <w:noProof/>
        </w:rPr>
        <w:t>984</w:t>
      </w:r>
      <w:r>
        <w:fldChar w:fldCharType="end"/>
      </w:r>
    </w:p>
    <w:p w14:paraId="2921A070" w14:textId="7399ED51"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74A3C">
        <w:t>The Doxology for St. Abraam of Fayyoum</w:t>
      </w:r>
      <w:r>
        <w:fldChar w:fldCharType="end"/>
      </w:r>
      <w:r>
        <w:tab/>
      </w:r>
      <w:r>
        <w:fldChar w:fldCharType="begin"/>
      </w:r>
      <w:r>
        <w:instrText xml:space="preserve"> PAGEREF _Ref434492469 \h </w:instrText>
      </w:r>
      <w:r>
        <w:fldChar w:fldCharType="separate"/>
      </w:r>
      <w:r w:rsidR="00A74A3C">
        <w:rPr>
          <w:noProof/>
        </w:rPr>
        <w:t>1047</w:t>
      </w:r>
      <w:r>
        <w:fldChar w:fldCharType="end"/>
      </w:r>
    </w:p>
    <w:p w14:paraId="73E36234" w14:textId="33E5A9BC"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A74A3C">
        <w:t>The Doxology for St. Martin of Tours</w:t>
      </w:r>
      <w:r>
        <w:fldChar w:fldCharType="end"/>
      </w:r>
      <w:r>
        <w:tab/>
      </w:r>
      <w:r>
        <w:fldChar w:fldCharType="begin"/>
      </w:r>
      <w:r>
        <w:instrText xml:space="preserve"> PAGEREF _Ref439518461 \h </w:instrText>
      </w:r>
      <w:r>
        <w:fldChar w:fldCharType="separate"/>
      </w:r>
      <w:r w:rsidR="00A74A3C">
        <w:rPr>
          <w:noProof/>
        </w:rPr>
        <w:t>794</w:t>
      </w:r>
      <w:r>
        <w:fldChar w:fldCharType="end"/>
      </w:r>
    </w:p>
    <w:p w14:paraId="0A149F2A" w14:textId="1B7D54DD"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74A3C">
        <w:t>The Doxology for St. Chad of Mercia</w:t>
      </w:r>
      <w:r>
        <w:fldChar w:fldCharType="end"/>
      </w:r>
      <w:r>
        <w:tab/>
      </w:r>
      <w:r>
        <w:fldChar w:fldCharType="begin"/>
      </w:r>
      <w:r>
        <w:instrText xml:space="preserve"> PAGEREF _Ref434492702 \h </w:instrText>
      </w:r>
      <w:r>
        <w:fldChar w:fldCharType="separate"/>
      </w:r>
      <w:r w:rsidR="00A74A3C">
        <w:rPr>
          <w:noProof/>
        </w:rPr>
        <w:t>988</w:t>
      </w:r>
      <w:r>
        <w:fldChar w:fldCharType="end"/>
      </w:r>
    </w:p>
    <w:p w14:paraId="435AFCAA" w14:textId="79918C95" w:rsidR="00710C7C" w:rsidRDefault="00710C7C" w:rsidP="00810F04">
      <w:pPr>
        <w:tabs>
          <w:tab w:val="left" w:leader="dot" w:pos="8280"/>
        </w:tabs>
        <w:spacing w:after="0" w:line="240" w:lineRule="auto"/>
      </w:pPr>
      <w:r>
        <w:fldChar w:fldCharType="begin"/>
      </w:r>
      <w:r>
        <w:instrText xml:space="preserve"> REF _Ref485884692 \h </w:instrText>
      </w:r>
      <w:r>
        <w:fldChar w:fldCharType="separate"/>
      </w:r>
      <w:r w:rsidR="00A74A3C">
        <w:t>The Doxology for St. Seraphim of Sarov</w:t>
      </w:r>
      <w:r>
        <w:fldChar w:fldCharType="end"/>
      </w:r>
      <w:r>
        <w:tab/>
      </w:r>
      <w:r>
        <w:fldChar w:fldCharType="begin"/>
      </w:r>
      <w:r>
        <w:instrText xml:space="preserve"> PAGEREF _Ref485884692 \h </w:instrText>
      </w:r>
      <w:r>
        <w:fldChar w:fldCharType="separate"/>
      </w:r>
      <w:r w:rsidR="00A74A3C">
        <w:rPr>
          <w:noProof/>
        </w:rPr>
        <w:t>914</w:t>
      </w:r>
      <w:r>
        <w:fldChar w:fldCharType="end"/>
      </w:r>
    </w:p>
    <w:p w14:paraId="542AC3C1" w14:textId="0EF8C693"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74A3C">
        <w:t>The Doxology for the Patriarchs: Abraham, Isaac, and Jacob</w:t>
      </w:r>
      <w:r>
        <w:fldChar w:fldCharType="end"/>
      </w:r>
      <w:r>
        <w:tab/>
      </w:r>
      <w:r>
        <w:fldChar w:fldCharType="begin"/>
      </w:r>
      <w:r>
        <w:instrText xml:space="preserve"> PAGEREF _Ref434492413 \h </w:instrText>
      </w:r>
      <w:r>
        <w:fldChar w:fldCharType="separate"/>
      </w:r>
      <w:r w:rsidR="00A74A3C">
        <w:rPr>
          <w:noProof/>
        </w:rPr>
        <w:t>1122</w:t>
      </w:r>
      <w:r>
        <w:fldChar w:fldCharType="end"/>
      </w:r>
    </w:p>
    <w:p w14:paraId="07A4B77B" w14:textId="6A8034A3"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74A3C">
        <w:t>The Doxology of the Cross Bearers</w:t>
      </w:r>
      <w:r>
        <w:fldChar w:fldCharType="end"/>
      </w:r>
      <w:r>
        <w:tab/>
      </w:r>
      <w:r>
        <w:fldChar w:fldCharType="begin"/>
      </w:r>
      <w:r>
        <w:instrText xml:space="preserve"> PAGEREF _Ref434492536 \h </w:instrText>
      </w:r>
      <w:r>
        <w:fldChar w:fldCharType="separate"/>
      </w:r>
      <w:r w:rsidR="00A74A3C">
        <w:rPr>
          <w:noProof/>
        </w:rPr>
        <w:t>717</w:t>
      </w:r>
      <w:r>
        <w:fldChar w:fldCharType="end"/>
      </w:r>
    </w:p>
    <w:p w14:paraId="551FA088" w14:textId="3EE9AFDA"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74A3C">
        <w:t>The Doxology for a Hierarch Who is Present</w:t>
      </w:r>
      <w:r>
        <w:fldChar w:fldCharType="end"/>
      </w:r>
      <w:r>
        <w:tab/>
      </w:r>
      <w:r>
        <w:fldChar w:fldCharType="begin"/>
      </w:r>
      <w:r>
        <w:instrText xml:space="preserve"> PAGEREF _Ref434492645 \h </w:instrText>
      </w:r>
      <w:r>
        <w:fldChar w:fldCharType="separate"/>
      </w:r>
      <w:r w:rsidR="00A74A3C">
        <w:rPr>
          <w:noProof/>
        </w:rPr>
        <w:t>718</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36ADEC3" w14:textId="2D0A8B3D" w:rsidR="00513E2D" w:rsidRDefault="00513E2D" w:rsidP="00943F6D">
      <w:pPr>
        <w:pStyle w:val="Rubric"/>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sidR="00943F6D">
        <w:rPr>
          <w:lang w:val="en-US"/>
        </w:rPr>
        <w:instrText xml:space="preserve"> \* MERGEFORMAT </w:instrText>
      </w:r>
      <w:r>
        <w:rPr>
          <w:lang w:val="en-US"/>
        </w:rPr>
      </w:r>
      <w:r>
        <w:rPr>
          <w:lang w:val="en-US"/>
        </w:rPr>
        <w:fldChar w:fldCharType="separate"/>
      </w:r>
      <w:r w:rsidR="000E2EA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E2EAC">
        <w:rPr>
          <w:noProof/>
          <w:lang w:val="en-US"/>
        </w:rPr>
        <w:t>51</w:t>
      </w:r>
      <w:r>
        <w:rPr>
          <w:lang w:val="en-US"/>
        </w:rPr>
        <w:fldChar w:fldCharType="end"/>
      </w:r>
      <w:r>
        <w:rPr>
          <w:lang w:val="en-US"/>
        </w:rPr>
        <w:t>, or</w:t>
      </w:r>
      <w:r w:rsidR="00943F6D">
        <w:rPr>
          <w:lang w:val="en-US"/>
        </w:rPr>
        <w:t xml:space="preserve"> </w:t>
      </w:r>
      <w:r w:rsidR="00943F6D">
        <w:rPr>
          <w:lang w:val="en-US"/>
        </w:rPr>
        <w:fldChar w:fldCharType="begin"/>
      </w:r>
      <w:r w:rsidR="00943F6D">
        <w:rPr>
          <w:lang w:val="en-US"/>
        </w:rPr>
        <w:instrText xml:space="preserve"> REF _Ref448228965 \h  \* MERGEFORMAT </w:instrText>
      </w:r>
      <w:r w:rsidR="00943F6D">
        <w:rPr>
          <w:lang w:val="en-US"/>
        </w:rPr>
      </w:r>
      <w:r w:rsidR="00943F6D">
        <w:rPr>
          <w:lang w:val="en-US"/>
        </w:rPr>
        <w:fldChar w:fldCharType="separate"/>
      </w:r>
      <w:r w:rsidR="000E2EAC">
        <w:t>Vespers Praise</w:t>
      </w:r>
      <w:r w:rsidR="00943F6D">
        <w:rPr>
          <w:lang w:val="en-US"/>
        </w:rPr>
        <w:fldChar w:fldCharType="end"/>
      </w:r>
      <w:r>
        <w:rPr>
          <w:lang w:val="en-US"/>
        </w:rPr>
        <w:t>, page</w:t>
      </w:r>
      <w:r w:rsidR="00943F6D">
        <w:rPr>
          <w:lang w:val="en-US"/>
        </w:rPr>
        <w:t xml:space="preserve"> </w:t>
      </w:r>
      <w:r w:rsidR="00943F6D">
        <w:rPr>
          <w:lang w:val="en-US"/>
        </w:rPr>
        <w:fldChar w:fldCharType="begin"/>
      </w:r>
      <w:r w:rsidR="00943F6D">
        <w:rPr>
          <w:lang w:val="en-US"/>
        </w:rPr>
        <w:instrText xml:space="preserve"> PAGEREF _Ref448228965 \h </w:instrText>
      </w:r>
      <w:r w:rsidR="00943F6D">
        <w:rPr>
          <w:lang w:val="en-US"/>
        </w:rPr>
      </w:r>
      <w:r w:rsidR="00943F6D">
        <w:rPr>
          <w:lang w:val="en-US"/>
        </w:rPr>
        <w:fldChar w:fldCharType="separate"/>
      </w:r>
      <w:r w:rsidR="000E2EAC">
        <w:rPr>
          <w:noProof/>
          <w:lang w:val="en-US"/>
        </w:rPr>
        <w:t>6</w:t>
      </w:r>
      <w:r w:rsidR="00943F6D">
        <w:rPr>
          <w:lang w:val="en-US"/>
        </w:rPr>
        <w:fldChar w:fldCharType="end"/>
      </w:r>
      <w:r>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206F9B0"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0E2EA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r>
        <w:rPr>
          <w:lang w:val="en-US"/>
        </w:rPr>
        <w:t>.</w:t>
      </w:r>
    </w:p>
    <w:p w14:paraId="32A2D5AF" w14:textId="4A444D0C"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0E2EA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r>
        <w:rPr>
          <w:lang w:val="en-US"/>
        </w:rPr>
        <w:t>.</w:t>
      </w:r>
    </w:p>
    <w:p w14:paraId="65A7C7DA" w14:textId="77777777" w:rsidR="000E2EAC" w:rsidRDefault="00513E2D" w:rsidP="00837F89">
      <w:pPr>
        <w:pStyle w:val="Body"/>
      </w:pPr>
      <w:r>
        <w:t xml:space="preserve">In the morning, recite </w:t>
      </w:r>
      <w:r>
        <w:fldChar w:fldCharType="begin"/>
      </w:r>
      <w:r>
        <w:instrText xml:space="preserve"> REF _Ref412098903 \h </w:instrText>
      </w:r>
      <w:r>
        <w:fldChar w:fldCharType="separate"/>
      </w:r>
      <w:r w:rsidR="000E2EAC">
        <w:br w:type="page"/>
      </w:r>
    </w:p>
    <w:p w14:paraId="27E7A771" w14:textId="7EDF5466" w:rsidR="00513E2D" w:rsidRDefault="000E2EAC"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59</w:t>
      </w:r>
      <w:r w:rsidR="00513E2D">
        <w:fldChar w:fldCharType="end"/>
      </w:r>
      <w:r w:rsidR="00513E2D">
        <w:t>, stopping before “O true light”.</w:t>
      </w:r>
    </w:p>
    <w:p w14:paraId="7D0F6700" w14:textId="04AE0A6C" w:rsidR="00513E2D" w:rsidRDefault="00513E2D" w:rsidP="00513E2D">
      <w:pPr>
        <w:pStyle w:val="Rubric"/>
      </w:pPr>
      <w:r>
        <w:t xml:space="preserve">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w:t>
      </w:r>
    </w:p>
    <w:p w14:paraId="52EF59BE" w14:textId="194B19E1"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3E552C2C" w14:textId="77777777" w:rsidR="000E2EA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39975828"/>
        <w:docPartObj>
          <w:docPartGallery w:val="Table of Contents"/>
          <w:docPartUnique/>
        </w:docPartObj>
      </w:sdtPr>
      <w:sdtEndPr>
        <w:rPr>
          <w:b/>
          <w:bCs/>
          <w:noProof/>
        </w:rPr>
      </w:sdtEndPr>
      <w:sdtContent>
        <w:p w14:paraId="27046AA5" w14:textId="6E9752EC"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Psalms of Prime</w:t>
          </w:r>
          <w:r>
            <w:rPr>
              <w:noProof/>
              <w:webHidden/>
            </w:rPr>
            <w:tab/>
            <w:t>53</w:t>
          </w:r>
        </w:p>
        <w:p w14:paraId="6F7BFCE7"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Doxology of Prime</w:t>
          </w:r>
          <w:r>
            <w:rPr>
              <w:noProof/>
              <w:webHidden/>
            </w:rPr>
            <w:tab/>
            <w:t>59</w:t>
          </w:r>
        </w:p>
        <w:p w14:paraId="02A21645"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Raising of Morning Incense</w:t>
          </w:r>
          <w:r>
            <w:rPr>
              <w:noProof/>
              <w:webHidden/>
            </w:rPr>
            <w:tab/>
            <w:t>70</w:t>
          </w:r>
        </w:p>
        <w:p w14:paraId="1F3CFB5B" w14:textId="77777777" w:rsidR="000E2EAC" w:rsidRDefault="00365E38" w:rsidP="009800DB"/>
      </w:sdtContent>
    </w:sdt>
    <w:p w14:paraId="0183A4F0" w14:textId="77777777" w:rsidR="000E2EAC" w:rsidRDefault="000E2EAC" w:rsidP="00AB3348">
      <w:r>
        <w:br w:type="page"/>
      </w:r>
    </w:p>
    <w:p w14:paraId="7606F17C" w14:textId="513DD31A" w:rsidR="00513E2D" w:rsidRPr="007E0213" w:rsidRDefault="000E2EAC"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52</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54</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16769434" w14:textId="77777777" w:rsidR="000E2EA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E2EAC">
        <w:rPr>
          <w:noProof/>
          <w:lang w:val="en-GB"/>
        </w:rPr>
        <w:t>54</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E2EAC">
        <w:br w:type="page"/>
      </w:r>
    </w:p>
    <w:p w14:paraId="6B1C629D" w14:textId="28E2B1CC" w:rsidR="00513E2D" w:rsidRDefault="000E2EAC"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59</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2D9D0006" w14:textId="77777777" w:rsidR="000E2EAC" w:rsidRDefault="00513E2D" w:rsidP="006869EE">
      <w:pPr>
        <w:pStyle w:val="Body"/>
        <w:rPr>
          <w:lang w:val="en-GB"/>
        </w:rPr>
      </w:pPr>
      <w:r>
        <w:t xml:space="preserve">Recite </w:t>
      </w:r>
      <w:r>
        <w:fldChar w:fldCharType="begin"/>
      </w:r>
      <w:r>
        <w:instrText xml:space="preserve"> REF _Ref435789927 \h </w:instrText>
      </w:r>
      <w:r>
        <w:fldChar w:fldCharType="separate"/>
      </w:r>
      <w:r w:rsidR="000E2EAC">
        <w:rPr>
          <w:lang w:val="en-GB"/>
        </w:rPr>
        <w:t>Graciously accord, O Lord, to keep us this night without sin. You are blessed, O Lord, God of our fathers, and Your Holy Name is greatly blessed and full of glory forever. Amen.</w:t>
      </w:r>
    </w:p>
    <w:p w14:paraId="7B16B5AD" w14:textId="77777777" w:rsidR="000E2EAC" w:rsidRDefault="000E2EAC" w:rsidP="006869EE">
      <w:pPr>
        <w:pStyle w:val="Body"/>
        <w:rPr>
          <w:lang w:val="en-GB"/>
        </w:rPr>
      </w:pPr>
      <w:r>
        <w:rPr>
          <w:lang w:val="en-GB"/>
        </w:rPr>
        <w:t>Let Your mercy be upon us, O Lord, even as we have set our hope in You. For the eyes of everyone wait upon You, for You give them their food in due season.</w:t>
      </w:r>
    </w:p>
    <w:p w14:paraId="3144A356" w14:textId="77777777" w:rsidR="000E2EAC" w:rsidRDefault="000E2EA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13AECE4" w14:textId="77777777" w:rsidR="000E2EAC" w:rsidRDefault="000E2EA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3C9EA7B7" w14:textId="77777777" w:rsidR="000E2EAC" w:rsidRDefault="000E2EAC" w:rsidP="006869EE">
      <w:pPr>
        <w:pStyle w:val="Body"/>
        <w:rPr>
          <w:lang w:val="en-GB"/>
        </w:rPr>
      </w:pPr>
      <w:r>
        <w:rPr>
          <w:lang w:val="en-GB"/>
        </w:rPr>
        <w:t>Your mercy, O Lord, endures forever. O despise not the works of Your hands.</w:t>
      </w:r>
    </w:p>
    <w:p w14:paraId="2D94FCDC" w14:textId="77777777" w:rsidR="000E2EAC" w:rsidRDefault="000E2EAC" w:rsidP="006869EE">
      <w:pPr>
        <w:pStyle w:val="Body"/>
        <w:rPr>
          <w:lang w:val="en-GB"/>
        </w:rPr>
      </w:pPr>
      <w:r>
        <w:rPr>
          <w:lang w:val="en-GB"/>
        </w:rPr>
        <w:t>Lord, You have been our refuge in all generations. I said, “Be merciful to me, heal my soul; for I have sinned against You.”</w:t>
      </w:r>
    </w:p>
    <w:p w14:paraId="47B5548B" w14:textId="77777777" w:rsidR="000E2EAC" w:rsidRDefault="000E2EA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279436C" w14:textId="77777777" w:rsidR="000E2EAC" w:rsidRDefault="000E2EAC" w:rsidP="006869EE">
      <w:pPr>
        <w:pStyle w:val="Body"/>
        <w:rPr>
          <w:lang w:val="en-GB"/>
        </w:rPr>
      </w:pPr>
      <w:r>
        <w:rPr>
          <w:lang w:val="en-GB"/>
        </w:rPr>
        <w:t>Blessing belongs to You, praise belongs to You praise, glory belongs to You, O Father, Son and Holy Spirit, now, and forever and ever. Amen.</w:t>
      </w:r>
    </w:p>
    <w:p w14:paraId="511C416D" w14:textId="77777777" w:rsidR="000E2EAC" w:rsidRPr="008D61EA" w:rsidRDefault="000E2EA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B2E3D87" w14:textId="77777777" w:rsidR="000E2EAC" w:rsidRDefault="000E2EA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27FB1F9D" w14:textId="77777777" w:rsidR="000E2EAC" w:rsidRDefault="000E2EA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7F88D05" w14:textId="77777777" w:rsidR="000E2EAC" w:rsidRDefault="000E2EA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19F642DC" w:rsidR="00513E2D" w:rsidRDefault="000E2EA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682</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98"/>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lastRenderedPageBreak/>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lastRenderedPageBreak/>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t>
      </w:r>
      <w:r>
        <w:lastRenderedPageBreak/>
        <w:t>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 xml:space="preserve">Sanctify our souls, purify our bodies, rectify our thoughts, cleanse our consciences, and deliver us from all evil affliction and grief.  Surround us with Your holy Angels, that we being guarded and guided by their encampment; </w:t>
      </w:r>
      <w:r>
        <w:lastRenderedPageBreak/>
        <w:t>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09637E40" w:rsidR="00513E2D" w:rsidRDefault="00513E2D" w:rsidP="00513E2D">
      <w:pPr>
        <w:pStyle w:val="Rubric"/>
      </w:pPr>
      <w:r>
        <w:t xml:space="preserve">Read </w:t>
      </w:r>
      <w:r>
        <w:fldChar w:fldCharType="begin"/>
      </w:r>
      <w:r>
        <w:instrText xml:space="preserve"> REF _Ref435800051 \h </w:instrText>
      </w:r>
      <w:r>
        <w:fldChar w:fldCharType="separate"/>
      </w:r>
      <w:r w:rsidR="000E2EAC">
        <w:t>The Psalms of the Third Hour</w:t>
      </w:r>
      <w:r>
        <w:fldChar w:fldCharType="end"/>
      </w:r>
      <w:r>
        <w:t xml:space="preserve">, page </w:t>
      </w:r>
      <w:r>
        <w:fldChar w:fldCharType="begin"/>
      </w:r>
      <w:r>
        <w:instrText xml:space="preserve"> PAGEREF _Ref435800057 \h </w:instrText>
      </w:r>
      <w:r>
        <w:fldChar w:fldCharType="separate"/>
      </w:r>
      <w:r w:rsidR="000E2EAC">
        <w:rPr>
          <w:noProof/>
        </w:rPr>
        <w:t>71</w:t>
      </w:r>
      <w:r>
        <w:fldChar w:fldCharType="end"/>
      </w:r>
      <w:r>
        <w:t xml:space="preserve">, and continue with </w:t>
      </w:r>
      <w:r>
        <w:fldChar w:fldCharType="begin"/>
      </w:r>
      <w:r>
        <w:instrText xml:space="preserve"> REF _Ref435800080 \h </w:instrText>
      </w:r>
      <w:r>
        <w:fldChar w:fldCharType="separate"/>
      </w:r>
      <w:r w:rsidR="000E2EA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lastRenderedPageBreak/>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lastRenderedPageBreak/>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lastRenderedPageBreak/>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lastRenderedPageBreak/>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headerReference w:type="even" r:id="rId25"/>
          <w:headerReference w:type="default" r:id="rId26"/>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7"/>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6E8A08F7"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0E2EA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p>
    <w:p w14:paraId="3FF6D2AF" w14:textId="07593787"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0E2EA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p>
    <w:p w14:paraId="7AFD631B" w14:textId="291CEBC0"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 xml:space="preserve">. If integrating this service with Prime, the first part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precede the Verses of Cymbals. Following the Verses of the Cymbals, the people recite with one voice,</w:t>
      </w:r>
    </w:p>
    <w:p w14:paraId="65CFF359" w14:textId="6202CB38"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w:t>
      </w:r>
      <w:r>
        <w:lastRenderedPageBreak/>
        <w:t>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5443FE54" w14:textId="77777777" w:rsidR="000E2EAC"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5B7E308E" w14:textId="77777777" w:rsidTr="00266A55">
        <w:trPr>
          <w:cantSplit/>
          <w:jc w:val="center"/>
        </w:trPr>
        <w:tc>
          <w:tcPr>
            <w:tcW w:w="288" w:type="dxa"/>
          </w:tcPr>
          <w:p w14:paraId="027AC452" w14:textId="5793983B" w:rsidR="000E2EAC" w:rsidRDefault="000E2EAC" w:rsidP="00266A55">
            <w:pPr>
              <w:pStyle w:val="CopticCross"/>
            </w:pPr>
          </w:p>
        </w:tc>
        <w:tc>
          <w:tcPr>
            <w:tcW w:w="3960" w:type="dxa"/>
          </w:tcPr>
          <w:p w14:paraId="3ACA2700" w14:textId="77777777" w:rsidR="000E2EAC" w:rsidRPr="007425E1" w:rsidRDefault="000E2EAC" w:rsidP="00266A55">
            <w:pPr>
              <w:pStyle w:val="EngHang"/>
            </w:pPr>
            <w:r w:rsidRPr="007425E1">
              <w:t xml:space="preserve">We worship </w:t>
            </w:r>
            <w:r>
              <w:t>You</w:t>
            </w:r>
            <w:r w:rsidRPr="007425E1">
              <w:t>, O Christ,</w:t>
            </w:r>
          </w:p>
          <w:p w14:paraId="78470118" w14:textId="77777777" w:rsidR="000E2EAC" w:rsidRPr="007425E1" w:rsidRDefault="000E2EAC" w:rsidP="00266A55">
            <w:pPr>
              <w:pStyle w:val="EngHang"/>
            </w:pPr>
            <w:r w:rsidRPr="007425E1">
              <w:t xml:space="preserve">With </w:t>
            </w:r>
            <w:r>
              <w:t>Your</w:t>
            </w:r>
            <w:r w:rsidRPr="007425E1">
              <w:t xml:space="preserve"> Good Father,</w:t>
            </w:r>
          </w:p>
          <w:p w14:paraId="5701DB3F" w14:textId="77777777" w:rsidR="000E2EAC" w:rsidRPr="007425E1" w:rsidRDefault="000E2EAC" w:rsidP="00266A55">
            <w:pPr>
              <w:pStyle w:val="EngHang"/>
            </w:pPr>
            <w:r w:rsidRPr="007425E1">
              <w:t>And the Holy Spirit,</w:t>
            </w:r>
          </w:p>
          <w:p w14:paraId="7D44DE85" w14:textId="77777777" w:rsidR="000E2EAC" w:rsidRDefault="000E2EAC"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56197DF7" w14:textId="77777777" w:rsidR="000E2EAC" w:rsidRDefault="000E2EAC" w:rsidP="00266A55"/>
        </w:tc>
        <w:tc>
          <w:tcPr>
            <w:tcW w:w="288" w:type="dxa"/>
          </w:tcPr>
          <w:p w14:paraId="2B024B11" w14:textId="77777777" w:rsidR="000E2EAC" w:rsidRDefault="000E2EAC" w:rsidP="00266A55">
            <w:pPr>
              <w:pStyle w:val="CopticCross"/>
            </w:pPr>
          </w:p>
        </w:tc>
        <w:tc>
          <w:tcPr>
            <w:tcW w:w="3960" w:type="dxa"/>
          </w:tcPr>
          <w:p w14:paraId="120698F4" w14:textId="77777777" w:rsidR="000E2EAC" w:rsidRDefault="000E2EAC" w:rsidP="00266A55">
            <w:pPr>
              <w:pStyle w:val="CopticVersemulti-line"/>
            </w:pPr>
            <w:r>
              <w:t>Ⲧⲉⲛⲟⲩⲱϣⲧ ⲙ̀ⲙⲟⲕ ⲱ̀ Ⲡⲓⲭ̀ⲣⲓⲥⲧⲟⲥ:</w:t>
            </w:r>
          </w:p>
          <w:p w14:paraId="222690F3" w14:textId="77777777" w:rsidR="000E2EAC" w:rsidRDefault="000E2EAC" w:rsidP="00266A55">
            <w:pPr>
              <w:pStyle w:val="CopticVersemulti-line"/>
            </w:pPr>
            <w:r>
              <w:t>ⲛⲉⲙ Ⲡⲉⲕⲓⲱⲧ ⲛ̀ⲁ̀ⲅⲁⲑⲟⲥ:</w:t>
            </w:r>
          </w:p>
          <w:p w14:paraId="3C93789E" w14:textId="77777777" w:rsidR="000E2EAC" w:rsidRDefault="000E2EAC" w:rsidP="00266A55">
            <w:pPr>
              <w:pStyle w:val="CopticVersemulti-line"/>
            </w:pPr>
            <w:r>
              <w:t>ⲛⲉⲙ Ⲡⲓⲡ̀ⲛⲉⲩⲙⲁ ⲉⲑⲟⲩⲁⲃ:</w:t>
            </w:r>
          </w:p>
          <w:p w14:paraId="00872409" w14:textId="77777777" w:rsidR="000E2EAC" w:rsidRDefault="000E2EAC" w:rsidP="00266A55">
            <w:pPr>
              <w:pStyle w:val="CopticHangingVerse"/>
            </w:pPr>
            <w:r>
              <w:t>ϫⲉ (_____) ⲁⲕⲥⲱϯ ⲙ̀ⲙⲟⲛ ⲛⲁⲓ ⲛⲁⲛ.</w:t>
            </w:r>
          </w:p>
        </w:tc>
      </w:tr>
    </w:tbl>
    <w:p w14:paraId="26839B4F" w14:textId="353582F2" w:rsidR="00513E2D" w:rsidRDefault="000E2EAC"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53</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lastRenderedPageBreak/>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lastRenderedPageBreak/>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128E3D73"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lastRenderedPageBreak/>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5D66D246"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E2EAC">
        <w:rPr>
          <w:lang w:val="en-GB"/>
        </w:rPr>
        <w:t>Graciously Accord</w:t>
      </w:r>
      <w:r>
        <w:fldChar w:fldCharType="end"/>
      </w:r>
      <w:r>
        <w:t xml:space="preserve">, page </w:t>
      </w:r>
      <w:r>
        <w:fldChar w:fldCharType="begin"/>
      </w:r>
      <w:r>
        <w:instrText xml:space="preserve"> PAGEREF _Ref435789903 \h </w:instrText>
      </w:r>
      <w:r>
        <w:fldChar w:fldCharType="separate"/>
      </w:r>
      <w:r w:rsidR="000E2EAC">
        <w:rPr>
          <w:noProof/>
        </w:rPr>
        <w:t>682</w:t>
      </w:r>
      <w:r>
        <w:fldChar w:fldCharType="end"/>
      </w:r>
      <w:r>
        <w:t xml:space="preserve">. If integrating with the Morning hour, </w:t>
      </w:r>
      <w:r>
        <w:fldChar w:fldCharType="begin"/>
      </w:r>
      <w:r>
        <w:instrText xml:space="preserve"> REF _Ref442856274 \h </w:instrText>
      </w:r>
      <w:r>
        <w:fldChar w:fldCharType="separate"/>
      </w:r>
      <w:r w:rsidR="000E2EAC">
        <w:t>The Gloria</w:t>
      </w:r>
      <w:r>
        <w:fldChar w:fldCharType="end"/>
      </w:r>
      <w:r>
        <w:t xml:space="preserve">, page </w:t>
      </w:r>
      <w:r>
        <w:fldChar w:fldCharType="begin"/>
      </w:r>
      <w:r>
        <w:instrText xml:space="preserve"> PAGEREF _Ref442856274 \h </w:instrText>
      </w:r>
      <w:r>
        <w:fldChar w:fldCharType="separate"/>
      </w:r>
      <w:r w:rsidR="000E2EAC">
        <w:rPr>
          <w:noProof/>
        </w:rPr>
        <w:t>682</w:t>
      </w:r>
      <w:r>
        <w:fldChar w:fldCharType="end"/>
      </w:r>
      <w:r>
        <w:t>.</w:t>
      </w:r>
    </w:p>
    <w:p w14:paraId="370A695B" w14:textId="0C928E08"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0E2EAC">
        <w:t>The Trisagion</w:t>
      </w:r>
      <w:r>
        <w:fldChar w:fldCharType="end"/>
      </w:r>
      <w:r>
        <w:t xml:space="preserve">, </w:t>
      </w:r>
      <w:r>
        <w:fldChar w:fldCharType="begin"/>
      </w:r>
      <w:r>
        <w:instrText xml:space="preserve"> PAGEREF _Ref442856358 \h </w:instrText>
      </w:r>
      <w:r>
        <w:fldChar w:fldCharType="separate"/>
      </w:r>
      <w:r w:rsidR="000E2EAC">
        <w:rPr>
          <w:noProof/>
        </w:rPr>
        <w:t>682</w:t>
      </w:r>
      <w:r>
        <w:fldChar w:fldCharType="end"/>
      </w:r>
      <w:r>
        <w:t xml:space="preserve">, followed by </w:t>
      </w:r>
      <w:r>
        <w:fldChar w:fldCharType="begin"/>
      </w:r>
      <w:r>
        <w:instrText xml:space="preserve"> REF _Ref442856453 \h </w:instrText>
      </w:r>
      <w:r>
        <w:fldChar w:fldCharType="separate"/>
      </w:r>
      <w:r w:rsidR="000E2EAC">
        <w:t>Hail to You</w:t>
      </w:r>
      <w:r>
        <w:fldChar w:fldCharType="end"/>
      </w:r>
      <w:r>
        <w:t xml:space="preserve">, page </w:t>
      </w:r>
      <w:r>
        <w:fldChar w:fldCharType="begin"/>
      </w:r>
      <w:r>
        <w:instrText xml:space="preserve"> PAGEREF _Ref442856453 \p \h </w:instrText>
      </w:r>
      <w:r>
        <w:fldChar w:fldCharType="separate"/>
      </w:r>
      <w:r w:rsidR="000E2EAC">
        <w:rPr>
          <w:noProof/>
        </w:rPr>
        <w:t>on page 683</w:t>
      </w:r>
      <w:r>
        <w:fldChar w:fldCharType="end"/>
      </w:r>
      <w:r>
        <w:t xml:space="preserve">, </w:t>
      </w:r>
      <w:r>
        <w:fldChar w:fldCharType="begin"/>
      </w:r>
      <w:r>
        <w:instrText xml:space="preserve"> REF _Ref435799700 \h </w:instrText>
      </w:r>
      <w:r>
        <w:fldChar w:fldCharType="separate"/>
      </w:r>
      <w:r w:rsidR="000E2EAC">
        <w:t>The Doxologies</w:t>
      </w:r>
      <w:r>
        <w:fldChar w:fldCharType="end"/>
      </w:r>
      <w:r>
        <w:t xml:space="preserve">, </w:t>
      </w:r>
      <w:r>
        <w:fldChar w:fldCharType="begin"/>
      </w:r>
      <w:r>
        <w:instrText xml:space="preserve"> PAGEREF _Ref435799700 \h </w:instrText>
      </w:r>
      <w:r>
        <w:fldChar w:fldCharType="separate"/>
      </w:r>
      <w:r w:rsidR="000E2EAC">
        <w:rPr>
          <w:noProof/>
        </w:rPr>
        <w:t>685</w:t>
      </w:r>
      <w:r>
        <w:fldChar w:fldCharType="end"/>
      </w:r>
      <w:r>
        <w:t xml:space="preserve">, </w:t>
      </w:r>
      <w:r>
        <w:fldChar w:fldCharType="begin"/>
      </w:r>
      <w:r>
        <w:instrText xml:space="preserve"> REF _Ref435799710 \h </w:instrText>
      </w:r>
      <w:r>
        <w:fldChar w:fldCharType="separate"/>
      </w:r>
      <w:r w:rsidR="000E2EAC">
        <w:t>The Orthodox Creed</w:t>
      </w:r>
      <w:r>
        <w:fldChar w:fldCharType="end"/>
      </w:r>
      <w:r>
        <w:t xml:space="preserve">, </w:t>
      </w:r>
      <w:r>
        <w:fldChar w:fldCharType="begin"/>
      </w:r>
      <w:r>
        <w:instrText xml:space="preserve"> PAGEREF _Ref435799710 \h </w:instrText>
      </w:r>
      <w:r>
        <w:fldChar w:fldCharType="separate"/>
      </w:r>
      <w:r w:rsidR="000E2EAC">
        <w:rPr>
          <w:noProof/>
        </w:rPr>
        <w:t>690</w:t>
      </w:r>
      <w:r>
        <w:fldChar w:fldCharType="end"/>
      </w:r>
      <w:r>
        <w:t>.</w:t>
      </w:r>
    </w:p>
    <w:p w14:paraId="2578A20D" w14:textId="56E270B2" w:rsidR="00513E2D" w:rsidRDefault="00513E2D" w:rsidP="00513E2D">
      <w:pPr>
        <w:pStyle w:val="Rubric"/>
        <w:tabs>
          <w:tab w:val="left" w:pos="6587"/>
        </w:tabs>
      </w:pPr>
      <w:r>
        <w:lastRenderedPageBreak/>
        <w:t xml:space="preserve">If lead by a Presbyter, he now recites </w:t>
      </w:r>
      <w:r>
        <w:fldChar w:fldCharType="begin"/>
      </w:r>
      <w:r>
        <w:instrText xml:space="preserve"> REF _Ref442856751 \h </w:instrText>
      </w:r>
      <w:r>
        <w:fldChar w:fldCharType="separate"/>
      </w:r>
      <w:r w:rsidR="000E2EAC">
        <w:t>God Have mercy upon us</w:t>
      </w:r>
      <w:r>
        <w:fldChar w:fldCharType="end"/>
      </w:r>
      <w:r>
        <w:t xml:space="preserve">, page </w:t>
      </w:r>
      <w:r>
        <w:fldChar w:fldCharType="begin"/>
      </w:r>
      <w:r>
        <w:instrText xml:space="preserve"> PAGEREF _Ref442856751 \h </w:instrText>
      </w:r>
      <w:r>
        <w:fldChar w:fldCharType="separate"/>
      </w:r>
      <w:r w:rsidR="000E2EAC">
        <w:rPr>
          <w:noProof/>
        </w:rPr>
        <w:t>690</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E2EAC">
        <w:t>The Prayer for the Gospel</w:t>
      </w:r>
      <w:r>
        <w:fldChar w:fldCharType="end"/>
      </w:r>
      <w:r>
        <w:t xml:space="preserve">, page </w:t>
      </w:r>
      <w:r>
        <w:fldChar w:fldCharType="begin"/>
      </w:r>
      <w:r>
        <w:instrText xml:space="preserve"> PAGEREF _Ref442856856 \h </w:instrText>
      </w:r>
      <w:r>
        <w:fldChar w:fldCharType="separate"/>
      </w:r>
      <w:r w:rsidR="000E2EAC">
        <w:rPr>
          <w:noProof/>
        </w:rPr>
        <w:t>692</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lastRenderedPageBreak/>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4E99D957"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0E2EAC">
        <w:rPr>
          <w:noProof/>
        </w:rPr>
        <w:t>694</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7ED8B7D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0E2EAC">
        <w:rPr>
          <w:noProof/>
        </w:rPr>
        <w:t>698</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99"/>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2086"/>
            <w:r w:rsidRPr="007425E1">
              <w:t xml:space="preserve">May </w:t>
            </w:r>
            <w:commentRangeEnd w:id="2086"/>
            <w:r>
              <w:rPr>
                <w:rStyle w:val="CommentReference"/>
                <w:rFonts w:eastAsiaTheme="minorHAnsi" w:cstheme="minorBidi"/>
                <w:color w:val="auto"/>
                <w:lang w:val="en-CA"/>
              </w:rPr>
              <w:commentReference w:id="2086"/>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3CF4ADA2"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0E2EAC">
        <w:t>The Prayer of the Hours</w:t>
      </w:r>
      <w:r>
        <w:fldChar w:fldCharType="end"/>
      </w:r>
      <w:r>
        <w:t xml:space="preserve">, page </w:t>
      </w:r>
      <w:r>
        <w:fldChar w:fldCharType="begin"/>
      </w:r>
      <w:r>
        <w:instrText xml:space="preserve"> PAGEREF _Ref411969145 \h </w:instrText>
      </w:r>
      <w:r>
        <w:fldChar w:fldCharType="separate"/>
      </w:r>
      <w:r w:rsidR="000E2EAC">
        <w:rPr>
          <w:noProof/>
        </w:rPr>
        <w:t>18</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8"/>
      <w:headerReference w:type="default" r:id="rId29"/>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9" w:author="Windows User" w:date="2015-11-27T20:09:00Z" w:initials="WU">
    <w:p w14:paraId="03405E79" w14:textId="77777777" w:rsidR="005F2DC9" w:rsidRDefault="005F2DC9"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5F2DC9" w:rsidRDefault="005F2DC9">
      <w:pPr>
        <w:pStyle w:val="CommentText"/>
      </w:pPr>
      <w:r>
        <w:rPr>
          <w:rStyle w:val="CommentReference"/>
        </w:rPr>
        <w:annotationRef/>
      </w:r>
      <w:r>
        <w:t>Compare to various translations</w:t>
      </w:r>
    </w:p>
  </w:comment>
  <w:comment w:id="92" w:author="Windows User" w:date="2015-10-30T12:37:00Z" w:initials="WU">
    <w:p w14:paraId="00B9961B" w14:textId="77777777" w:rsidR="005F2DC9" w:rsidRDefault="005F2DC9">
      <w:pPr>
        <w:pStyle w:val="CommentText"/>
      </w:pPr>
      <w:r>
        <w:rPr>
          <w:rStyle w:val="CommentReference"/>
        </w:rPr>
        <w:annotationRef/>
      </w:r>
      <w:r>
        <w:t>Is this supposed to be doubled?</w:t>
      </w:r>
    </w:p>
  </w:comment>
  <w:comment w:id="93" w:author="Windows User" w:date="2015-11-27T20:09:00Z" w:initials="WU">
    <w:p w14:paraId="218998C8" w14:textId="77777777" w:rsidR="005F2DC9" w:rsidRDefault="005F2DC9"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5F2DC9" w:rsidRDefault="005F2DC9">
      <w:pPr>
        <w:pStyle w:val="CommentText"/>
      </w:pPr>
      <w:r>
        <w:rPr>
          <w:rStyle w:val="CommentReference"/>
        </w:rPr>
        <w:annotationRef/>
      </w:r>
      <w:r>
        <w:t>Does this go before Creed?</w:t>
      </w:r>
    </w:p>
  </w:comment>
  <w:comment w:id="97" w:author="Windows User" w:date="2015-11-06T13:03:00Z" w:initials="WU">
    <w:p w14:paraId="6B9D0F75" w14:textId="77777777" w:rsidR="005F2DC9" w:rsidRDefault="005F2DC9">
      <w:pPr>
        <w:pStyle w:val="CommentText"/>
      </w:pPr>
      <w:r>
        <w:rPr>
          <w:rStyle w:val="CommentReference"/>
        </w:rPr>
        <w:annotationRef/>
      </w:r>
      <w:r>
        <w:t>Coptic reader has Ps 3 here!</w:t>
      </w:r>
    </w:p>
  </w:comment>
  <w:comment w:id="114" w:author="Windows User" w:date="2015-11-02T08:54:00Z" w:initials="WU">
    <w:p w14:paraId="0366F544" w14:textId="77777777" w:rsidR="005F2DC9" w:rsidRDefault="005F2DC9">
      <w:pPr>
        <w:pStyle w:val="CommentText"/>
      </w:pPr>
      <w:r>
        <w:rPr>
          <w:rStyle w:val="CommentReference"/>
        </w:rPr>
        <w:annotationRef/>
      </w:r>
      <w:r>
        <w:t>Is there a phrase missing here?</w:t>
      </w:r>
    </w:p>
  </w:comment>
  <w:comment w:id="120" w:author="Windows User" w:date="2015-10-30T08:56:00Z" w:initials="WU">
    <w:p w14:paraId="1FDBEBA0" w14:textId="77777777" w:rsidR="005F2DC9" w:rsidRDefault="005F2DC9">
      <w:pPr>
        <w:pStyle w:val="CommentText"/>
      </w:pPr>
      <w:r>
        <w:rPr>
          <w:rStyle w:val="CommentReference"/>
        </w:rPr>
        <w:annotationRef/>
      </w:r>
      <w:r>
        <w:t>Should Glory be be here?</w:t>
      </w:r>
    </w:p>
  </w:comment>
  <w:comment w:id="125" w:author="Brett Slote" w:date="2016-05-02T12:37:00Z" w:initials="BS">
    <w:p w14:paraId="6A57FE90" w14:textId="269377C2" w:rsidR="005F2DC9" w:rsidRDefault="005F2DC9">
      <w:pPr>
        <w:pStyle w:val="CommentText"/>
      </w:pPr>
      <w:r>
        <w:rPr>
          <w:rStyle w:val="CommentReference"/>
        </w:rPr>
        <w:annotationRef/>
      </w:r>
      <w:r>
        <w:t>Is this right? Or should it be the conclusion of Midnight Praise?</w:t>
      </w:r>
    </w:p>
  </w:comment>
  <w:comment w:id="126" w:author="Windows User" w:date="2015-10-30T08:56:00Z" w:initials="BS">
    <w:p w14:paraId="3B320D18" w14:textId="77777777" w:rsidR="005F2DC9" w:rsidRDefault="005F2DC9" w:rsidP="000C38C3">
      <w:pPr>
        <w:pStyle w:val="CommentText"/>
      </w:pPr>
      <w:r>
        <w:rPr>
          <w:rStyle w:val="CommentReference"/>
        </w:rPr>
        <w:annotationRef/>
      </w:r>
      <w:r>
        <w:t>this seems kind of loose... is it ok?</w:t>
      </w:r>
    </w:p>
  </w:comment>
  <w:comment w:id="127" w:author="Windows User" w:date="2015-10-30T08:56:00Z" w:initials="BS">
    <w:p w14:paraId="0A2D24D1" w14:textId="77777777" w:rsidR="005F2DC9" w:rsidRDefault="005F2DC9" w:rsidP="000C38C3">
      <w:pPr>
        <w:pStyle w:val="CommentText"/>
      </w:pPr>
      <w:r>
        <w:rPr>
          <w:rStyle w:val="CommentReference"/>
        </w:rPr>
        <w:annotationRef/>
      </w:r>
      <w:r>
        <w:t>works or deeds?</w:t>
      </w:r>
    </w:p>
  </w:comment>
  <w:comment w:id="128" w:author="Windows User" w:date="2015-11-21T13:24:00Z" w:initials="WU">
    <w:p w14:paraId="00EA2A44" w14:textId="77777777" w:rsidR="005F2DC9" w:rsidRDefault="005F2DC9" w:rsidP="000C38C3">
      <w:pPr>
        <w:pStyle w:val="CommentText"/>
      </w:pPr>
      <w:r>
        <w:rPr>
          <w:rStyle w:val="CommentReference"/>
        </w:rPr>
        <w:annotationRef/>
      </w:r>
      <w:r>
        <w:t>review</w:t>
      </w:r>
    </w:p>
  </w:comment>
  <w:comment w:id="129" w:author="Windows User" w:date="2015-10-30T08:56:00Z" w:initials="BS">
    <w:p w14:paraId="326418FE" w14:textId="77777777" w:rsidR="005F2DC9" w:rsidRDefault="005F2DC9" w:rsidP="000C38C3">
      <w:pPr>
        <w:pStyle w:val="CommentText"/>
      </w:pPr>
      <w:r>
        <w:rPr>
          <w:rStyle w:val="CommentReference"/>
        </w:rPr>
        <w:annotationRef/>
      </w:r>
      <w:r>
        <w:t>does Coptic have 'high'?</w:t>
      </w:r>
    </w:p>
  </w:comment>
  <w:comment w:id="130" w:author="Windows User" w:date="2015-11-21T13:24:00Z" w:initials="WU">
    <w:p w14:paraId="451F9B25" w14:textId="77777777" w:rsidR="005F2DC9" w:rsidRDefault="005F2DC9" w:rsidP="000C38C3">
      <w:pPr>
        <w:pStyle w:val="CommentText"/>
      </w:pPr>
      <w:r>
        <w:rPr>
          <w:rStyle w:val="CommentReference"/>
        </w:rPr>
        <w:annotationRef/>
      </w:r>
      <w:r>
        <w:t>review, add variant</w:t>
      </w:r>
    </w:p>
  </w:comment>
  <w:comment w:id="131" w:author="Windows User" w:date="2015-10-30T08:56:00Z" w:initials="BS">
    <w:p w14:paraId="688FBBBC" w14:textId="77777777" w:rsidR="005F2DC9" w:rsidRDefault="005F2DC9" w:rsidP="000C38C3">
      <w:pPr>
        <w:pStyle w:val="CommentText"/>
      </w:pPr>
      <w:r>
        <w:rPr>
          <w:rStyle w:val="CommentReference"/>
        </w:rPr>
        <w:annotationRef/>
      </w:r>
      <w:r>
        <w:t>bless or praise? inconsistent rendering of esmo</w:t>
      </w:r>
    </w:p>
  </w:comment>
  <w:comment w:id="132" w:author="Windows User" w:date="2015-10-30T08:56:00Z" w:initials="BS">
    <w:p w14:paraId="0DA71926" w14:textId="77777777" w:rsidR="005F2DC9" w:rsidRDefault="005F2DC9">
      <w:pPr>
        <w:pStyle w:val="CommentText"/>
      </w:pPr>
      <w:r>
        <w:rPr>
          <w:rStyle w:val="CommentReference"/>
        </w:rPr>
        <w:annotationRef/>
      </w:r>
      <w:r>
        <w:t>bless or praise? inconsistent rendering of esmo</w:t>
      </w:r>
    </w:p>
  </w:comment>
  <w:comment w:id="168" w:author="Windows User" w:date="2015-10-30T08:56:00Z" w:initials="WU">
    <w:p w14:paraId="36599FA2" w14:textId="77777777" w:rsidR="005F2DC9" w:rsidRDefault="005F2DC9" w:rsidP="000278EC">
      <w:pPr>
        <w:pStyle w:val="CommentText"/>
      </w:pPr>
      <w:r>
        <w:rPr>
          <w:rStyle w:val="CommentReference"/>
        </w:rPr>
        <w:annotationRef/>
      </w:r>
      <w:r>
        <w:t>Gives light? Enlightens?</w:t>
      </w:r>
    </w:p>
  </w:comment>
  <w:comment w:id="169" w:author="Windows User" w:date="2015-10-30T08:56:00Z" w:initials="WU">
    <w:p w14:paraId="274DD96D" w14:textId="77777777" w:rsidR="005F2DC9" w:rsidRDefault="005F2DC9">
      <w:pPr>
        <w:pStyle w:val="CommentText"/>
      </w:pPr>
      <w:r>
        <w:rPr>
          <w:rStyle w:val="CommentReference"/>
        </w:rPr>
        <w:annotationRef/>
      </w:r>
      <w:r>
        <w:t>split after this vs?</w:t>
      </w:r>
    </w:p>
  </w:comment>
  <w:comment w:id="204" w:author="Windows User" w:date="2015-11-04T08:53:00Z" w:initials="WU">
    <w:p w14:paraId="057654D4" w14:textId="77777777" w:rsidR="005F2DC9" w:rsidRDefault="005F2DC9">
      <w:pPr>
        <w:pStyle w:val="CommentText"/>
      </w:pPr>
      <w:r>
        <w:rPr>
          <w:rStyle w:val="CommentReference"/>
        </w:rPr>
        <w:annotationRef/>
      </w:r>
      <w:r>
        <w:t>Life giver or giver of life?</w:t>
      </w:r>
    </w:p>
  </w:comment>
  <w:comment w:id="215" w:author="Windows User" w:date="2015-10-30T08:56:00Z" w:initials="BS">
    <w:p w14:paraId="681427A6" w14:textId="77777777" w:rsidR="005F2DC9" w:rsidRDefault="005F2DC9">
      <w:pPr>
        <w:pStyle w:val="CommentText"/>
      </w:pPr>
      <w:r>
        <w:rPr>
          <w:rStyle w:val="CommentReference"/>
        </w:rPr>
        <w:annotationRef/>
      </w:r>
      <w:r>
        <w:t>coptic has confess</w:t>
      </w:r>
    </w:p>
  </w:comment>
  <w:comment w:id="244" w:author="Microsoft Office User" w:date="2015-12-11T19:51:00Z" w:initials="Office">
    <w:p w14:paraId="593CF0B5" w14:textId="77777777" w:rsidR="005F2DC9" w:rsidRDefault="005F2DC9" w:rsidP="00704CAA">
      <w:pPr>
        <w:pStyle w:val="CommentText"/>
      </w:pPr>
      <w:r>
        <w:rPr>
          <w:rStyle w:val="CommentReference"/>
        </w:rPr>
        <w:annotationRef/>
      </w:r>
      <w:r>
        <w:t>this one needs rewording</w:t>
      </w:r>
    </w:p>
  </w:comment>
  <w:comment w:id="352" w:author="Windows User" w:date="2015-11-02T12:45:00Z" w:initials="WU">
    <w:p w14:paraId="7D99A743" w14:textId="77777777" w:rsidR="005F2DC9" w:rsidRDefault="005F2DC9" w:rsidP="00D31F38">
      <w:pPr>
        <w:pStyle w:val="CommentText"/>
      </w:pPr>
      <w:r>
        <w:rPr>
          <w:rStyle w:val="CommentReference"/>
        </w:rPr>
        <w:annotationRef/>
      </w:r>
      <w:r>
        <w:t>Any argument for "Rise up" rather than arise?"</w:t>
      </w:r>
    </w:p>
  </w:comment>
  <w:comment w:id="353" w:author="Windows User" w:date="2015-10-30T08:56:00Z" w:initials="WU">
    <w:p w14:paraId="0AB2ABCE" w14:textId="77777777" w:rsidR="005F2DC9" w:rsidRDefault="005F2DC9" w:rsidP="00D31F38">
      <w:pPr>
        <w:pStyle w:val="CommentText"/>
      </w:pPr>
      <w:r>
        <w:rPr>
          <w:rStyle w:val="CommentReference"/>
        </w:rPr>
        <w:annotationRef/>
      </w:r>
      <w:r>
        <w:t>flesh or body?</w:t>
      </w:r>
    </w:p>
  </w:comment>
  <w:comment w:id="354" w:author="Windows User" w:date="2015-10-30T08:56:00Z" w:initials="WU">
    <w:p w14:paraId="0375B80F" w14:textId="77777777" w:rsidR="005F2DC9" w:rsidRDefault="005F2DC9" w:rsidP="00D31F38">
      <w:pPr>
        <w:pStyle w:val="CommentText"/>
      </w:pPr>
      <w:r>
        <w:rPr>
          <w:rStyle w:val="CommentReference"/>
        </w:rPr>
        <w:annotationRef/>
      </w:r>
      <w:r>
        <w:t>Send up, or ascribe?</w:t>
      </w:r>
    </w:p>
  </w:comment>
  <w:comment w:id="355" w:author="Windows User" w:date="2015-10-30T08:56:00Z" w:initials="WU">
    <w:p w14:paraId="5622D018" w14:textId="77777777" w:rsidR="005F2DC9" w:rsidRDefault="005F2DC9" w:rsidP="00D31F38">
      <w:pPr>
        <w:pStyle w:val="CommentText"/>
      </w:pPr>
      <w:r>
        <w:rPr>
          <w:rStyle w:val="CommentReference"/>
        </w:rPr>
        <w:annotationRef/>
      </w:r>
      <w:r>
        <w:t>doxology or glorification?</w:t>
      </w:r>
    </w:p>
  </w:comment>
  <w:comment w:id="356" w:author="Windows User" w:date="2015-10-30T08:56:00Z" w:initials="WU">
    <w:p w14:paraId="10960ED9" w14:textId="77777777" w:rsidR="005F2DC9" w:rsidRDefault="005F2DC9" w:rsidP="00D31F38">
      <w:pPr>
        <w:pStyle w:val="CommentText"/>
      </w:pPr>
      <w:r>
        <w:rPr>
          <w:rStyle w:val="CommentReference"/>
        </w:rPr>
        <w:annotationRef/>
      </w:r>
      <w:r>
        <w:t>"Glory to you" or "Glory be to you"?</w:t>
      </w:r>
    </w:p>
  </w:comment>
  <w:comment w:id="357" w:author="Windows User" w:date="2015-10-30T08:56:00Z" w:initials="WU">
    <w:p w14:paraId="67C46469" w14:textId="77777777" w:rsidR="005F2DC9" w:rsidRDefault="005F2DC9" w:rsidP="00D31F38">
      <w:pPr>
        <w:pStyle w:val="CommentText"/>
      </w:pPr>
      <w:r>
        <w:rPr>
          <w:rStyle w:val="CommentReference"/>
        </w:rPr>
        <w:annotationRef/>
      </w:r>
      <w:r>
        <w:t>You?</w:t>
      </w:r>
    </w:p>
  </w:comment>
  <w:comment w:id="358" w:author="Windows User" w:date="2015-10-30T08:56:00Z" w:initials="WU">
    <w:p w14:paraId="744CF838" w14:textId="77777777" w:rsidR="005F2DC9" w:rsidRDefault="005F2DC9" w:rsidP="00D31F38">
      <w:pPr>
        <w:pStyle w:val="CommentText"/>
      </w:pPr>
      <w:r>
        <w:rPr>
          <w:rStyle w:val="CommentReference"/>
        </w:rPr>
        <w:annotationRef/>
      </w:r>
      <w:r>
        <w:t>To the Sanctuary or O you saints???</w:t>
      </w:r>
    </w:p>
  </w:comment>
  <w:comment w:id="359" w:author="Windows User" w:date="2015-10-30T08:56:00Z" w:initials="WU">
    <w:p w14:paraId="47DB61A6" w14:textId="77777777" w:rsidR="005F2DC9" w:rsidRDefault="005F2DC9" w:rsidP="00D31F38">
      <w:pPr>
        <w:pStyle w:val="CommentText"/>
      </w:pPr>
      <w:r>
        <w:rPr>
          <w:rStyle w:val="CommentReference"/>
        </w:rPr>
        <w:annotationRef/>
      </w:r>
      <w:r>
        <w:t>from sounds more natural than out of. Any compelling reason to keep?</w:t>
      </w:r>
    </w:p>
  </w:comment>
  <w:comment w:id="360" w:author="Windows User" w:date="2015-10-30T08:56:00Z" w:initials="WU">
    <w:p w14:paraId="463DE6F6" w14:textId="77777777" w:rsidR="005F2DC9" w:rsidRDefault="005F2DC9" w:rsidP="00D31F38">
      <w:pPr>
        <w:pStyle w:val="CommentText"/>
      </w:pPr>
      <w:r>
        <w:rPr>
          <w:rStyle w:val="CommentReference"/>
        </w:rPr>
        <w:annotationRef/>
      </w:r>
      <w:r>
        <w:t>supplication or cry?</w:t>
      </w:r>
    </w:p>
  </w:comment>
  <w:comment w:id="361" w:author="Windows User" w:date="2015-10-30T08:56:00Z" w:initials="WU">
    <w:p w14:paraId="4FD2340C" w14:textId="77777777" w:rsidR="005F2DC9" w:rsidRDefault="005F2DC9" w:rsidP="00D31F38">
      <w:pPr>
        <w:pStyle w:val="CommentText"/>
      </w:pPr>
      <w:r>
        <w:rPr>
          <w:rStyle w:val="CommentReference"/>
        </w:rPr>
        <w:annotationRef/>
      </w:r>
      <w:r>
        <w:t>petition or supplication? supplication sounds much better.</w:t>
      </w:r>
    </w:p>
  </w:comment>
  <w:comment w:id="362" w:author="Windows User" w:date="2015-10-30T08:56:00Z" w:initials="WU">
    <w:p w14:paraId="4E23918A" w14:textId="77777777" w:rsidR="005F2DC9" w:rsidRDefault="005F2DC9" w:rsidP="00D31F38">
      <w:pPr>
        <w:pStyle w:val="CommentText"/>
      </w:pPr>
      <w:r>
        <w:rPr>
          <w:rStyle w:val="CommentReference"/>
        </w:rPr>
        <w:annotationRef/>
      </w:r>
      <w:r>
        <w:t>revive or deliver?</w:t>
      </w:r>
    </w:p>
  </w:comment>
  <w:comment w:id="363" w:author="Windows User" w:date="2015-10-30T08:56:00Z" w:initials="WU">
    <w:p w14:paraId="45934B86" w14:textId="77777777" w:rsidR="005F2DC9" w:rsidRDefault="005F2DC9" w:rsidP="00D31F38">
      <w:pPr>
        <w:pStyle w:val="CommentText"/>
      </w:pPr>
      <w:r>
        <w:rPr>
          <w:rStyle w:val="CommentReference"/>
        </w:rPr>
        <w:annotationRef/>
      </w:r>
      <w:r>
        <w:t>pour forth, utter, or overflow? I like the way overflow sounds more than pour forth. More natural.</w:t>
      </w:r>
    </w:p>
  </w:comment>
  <w:comment w:id="364" w:author="Windows User" w:date="2015-10-30T08:56:00Z" w:initials="WU">
    <w:p w14:paraId="3EC53F34" w14:textId="77777777" w:rsidR="005F2DC9" w:rsidRDefault="005F2DC9" w:rsidP="00D31F38">
      <w:pPr>
        <w:pStyle w:val="CommentText"/>
      </w:pPr>
      <w:r>
        <w:rPr>
          <w:rStyle w:val="CommentReference"/>
        </w:rPr>
        <w:annotationRef/>
      </w:r>
      <w:r>
        <w:t>blessing or praise?</w:t>
      </w:r>
    </w:p>
  </w:comment>
  <w:comment w:id="365" w:author="Windows User" w:date="2015-10-30T08:56:00Z" w:initials="WU">
    <w:p w14:paraId="30167A78" w14:textId="77777777" w:rsidR="005F2DC9" w:rsidRDefault="005F2DC9" w:rsidP="00D31F38">
      <w:pPr>
        <w:pStyle w:val="CommentText"/>
      </w:pPr>
      <w:r>
        <w:rPr>
          <w:rStyle w:val="CommentReference"/>
        </w:rPr>
        <w:annotationRef/>
      </w:r>
      <w:r>
        <w:t>respond with? respond to? speak of?</w:t>
      </w:r>
    </w:p>
  </w:comment>
  <w:comment w:id="366" w:author="Windows User" w:date="2015-10-30T08:56:00Z" w:initials="WU">
    <w:p w14:paraId="6965197E" w14:textId="77777777" w:rsidR="005F2DC9" w:rsidRDefault="005F2DC9" w:rsidP="00D31F38">
      <w:pPr>
        <w:pStyle w:val="CommentText"/>
      </w:pPr>
      <w:r>
        <w:rPr>
          <w:rStyle w:val="CommentReference"/>
        </w:rPr>
        <w:annotationRef/>
      </w:r>
      <w:r>
        <w:t>rightous, true, or truth?</w:t>
      </w:r>
    </w:p>
  </w:comment>
  <w:comment w:id="367" w:author="Windows User" w:date="2015-10-30T08:56:00Z" w:initials="WU">
    <w:p w14:paraId="668FF70C" w14:textId="77777777" w:rsidR="005F2DC9" w:rsidRDefault="005F2DC9" w:rsidP="00D31F38">
      <w:pPr>
        <w:pStyle w:val="CommentText"/>
      </w:pPr>
      <w:r>
        <w:rPr>
          <w:rStyle w:val="CommentReference"/>
        </w:rPr>
        <w:annotationRef/>
      </w:r>
      <w:r>
        <w:t>meditation, or delight?</w:t>
      </w:r>
    </w:p>
  </w:comment>
  <w:comment w:id="368" w:author="Windows User" w:date="2015-10-30T08:56:00Z" w:initials="WU">
    <w:p w14:paraId="3C05865D" w14:textId="77777777" w:rsidR="005F2DC9" w:rsidRDefault="005F2DC9" w:rsidP="00D31F38">
      <w:pPr>
        <w:pStyle w:val="CommentText"/>
      </w:pPr>
      <w:r>
        <w:rPr>
          <w:rStyle w:val="CommentReference"/>
        </w:rPr>
        <w:annotationRef/>
      </w:r>
      <w:r>
        <w:t>forever or always?</w:t>
      </w:r>
    </w:p>
  </w:comment>
  <w:comment w:id="369" w:author="Windows User" w:date="2015-10-30T08:56:00Z" w:initials="WU">
    <w:p w14:paraId="3B00730E" w14:textId="77777777" w:rsidR="005F2DC9" w:rsidRDefault="005F2DC9" w:rsidP="00D31F38">
      <w:pPr>
        <w:pStyle w:val="CommentText"/>
      </w:pPr>
      <w:r>
        <w:rPr>
          <w:rStyle w:val="CommentReference"/>
        </w:rPr>
        <w:annotationRef/>
      </w:r>
      <w:r>
        <w:t>and forever?</w:t>
      </w:r>
    </w:p>
  </w:comment>
  <w:comment w:id="370" w:author="Windows User" w:date="2015-10-30T08:56:00Z" w:initials="WU">
    <w:p w14:paraId="1B4AAEB0" w14:textId="77777777" w:rsidR="005F2DC9" w:rsidRDefault="005F2DC9" w:rsidP="00D31F38">
      <w:pPr>
        <w:pStyle w:val="CommentText"/>
      </w:pPr>
      <w:r>
        <w:rPr>
          <w:rStyle w:val="CommentReference"/>
        </w:rPr>
        <w:annotationRef/>
      </w:r>
      <w:r>
        <w:t>be?</w:t>
      </w:r>
    </w:p>
  </w:comment>
  <w:comment w:id="371" w:author="Windows User" w:date="2015-10-30T08:56:00Z" w:initials="WU">
    <w:p w14:paraId="1B1C5E2C" w14:textId="77777777" w:rsidR="005F2DC9" w:rsidRDefault="005F2DC9" w:rsidP="00D31F38">
      <w:pPr>
        <w:pStyle w:val="CommentText"/>
      </w:pPr>
      <w:r>
        <w:rPr>
          <w:rStyle w:val="CommentReference"/>
        </w:rPr>
        <w:annotationRef/>
      </w:r>
      <w:r>
        <w:t>be?</w:t>
      </w:r>
    </w:p>
  </w:comment>
  <w:comment w:id="372" w:author="Windows User" w:date="2015-10-30T08:56:00Z" w:initials="WU">
    <w:p w14:paraId="2A55755C" w14:textId="77777777" w:rsidR="005F2DC9" w:rsidRDefault="005F2DC9" w:rsidP="00D31F38">
      <w:pPr>
        <w:pStyle w:val="CommentText"/>
      </w:pPr>
      <w:r>
        <w:rPr>
          <w:rStyle w:val="CommentReference"/>
        </w:rPr>
        <w:annotationRef/>
      </w:r>
      <w:r>
        <w:t>is the insertion of "one" after "begotten" needed in english?</w:t>
      </w:r>
    </w:p>
  </w:comment>
  <w:comment w:id="373" w:author="Windows User" w:date="2015-10-30T08:56:00Z" w:initials="WU">
    <w:p w14:paraId="2B8406D1" w14:textId="77777777" w:rsidR="005F2DC9" w:rsidRDefault="005F2DC9" w:rsidP="00D31F38">
      <w:pPr>
        <w:pStyle w:val="CommentText"/>
      </w:pPr>
      <w:r>
        <w:rPr>
          <w:rStyle w:val="CommentReference"/>
        </w:rPr>
        <w:annotationRef/>
      </w:r>
      <w:r>
        <w:t>utter or declare?</w:t>
      </w:r>
    </w:p>
  </w:comment>
  <w:comment w:id="381" w:author="Windows User" w:date="2015-10-30T08:56:00Z" w:initials="BS">
    <w:p w14:paraId="5E20C97F" w14:textId="77777777" w:rsidR="005F2DC9" w:rsidRDefault="005F2DC9" w:rsidP="00D31F38">
      <w:pPr>
        <w:pStyle w:val="CommentText"/>
      </w:pPr>
      <w:r>
        <w:rPr>
          <w:rStyle w:val="CommentReference"/>
        </w:rPr>
        <w:annotationRef/>
      </w:r>
      <w:r>
        <w:t>look at? look upon? regard?</w:t>
      </w:r>
    </w:p>
  </w:comment>
  <w:comment w:id="382" w:author="Windows User" w:date="2015-10-30T08:56:00Z" w:initials="BS">
    <w:p w14:paraId="2ADF0207" w14:textId="77777777" w:rsidR="005F2DC9" w:rsidRDefault="005F2DC9" w:rsidP="00D31F38">
      <w:pPr>
        <w:pStyle w:val="CommentText"/>
      </w:pPr>
      <w:r>
        <w:rPr>
          <w:rStyle w:val="CommentReference"/>
        </w:rPr>
        <w:annotationRef/>
      </w:r>
      <w:r>
        <w:t>no one?</w:t>
      </w:r>
    </w:p>
  </w:comment>
  <w:comment w:id="383" w:author="Windows User" w:date="2015-10-30T08:56:00Z" w:initials="BS">
    <w:p w14:paraId="485D87CE" w14:textId="77777777" w:rsidR="005F2DC9" w:rsidRDefault="005F2DC9" w:rsidP="00D31F38">
      <w:pPr>
        <w:pStyle w:val="CommentText"/>
      </w:pPr>
      <w:r>
        <w:rPr>
          <w:rStyle w:val="CommentReference"/>
        </w:rPr>
        <w:annotationRef/>
      </w:r>
      <w:r>
        <w:t>in?</w:t>
      </w:r>
    </w:p>
    <w:p w14:paraId="472FCBB1" w14:textId="77777777" w:rsidR="005F2DC9" w:rsidRDefault="005F2DC9" w:rsidP="00D31F38">
      <w:pPr>
        <w:pStyle w:val="CommentText"/>
      </w:pPr>
    </w:p>
  </w:comment>
  <w:comment w:id="384" w:author="Windows User" w:date="2015-10-30T08:56:00Z" w:initials="BS">
    <w:p w14:paraId="0FA627AF" w14:textId="77777777" w:rsidR="005F2DC9" w:rsidRDefault="005F2DC9" w:rsidP="00D31F38">
      <w:pPr>
        <w:pStyle w:val="CommentText"/>
      </w:pPr>
      <w:r>
        <w:rPr>
          <w:rStyle w:val="CommentReference"/>
        </w:rPr>
        <w:annotationRef/>
      </w:r>
      <w:r>
        <w:t>before?</w:t>
      </w:r>
    </w:p>
  </w:comment>
  <w:comment w:id="385" w:author="Windows User" w:date="2015-10-30T08:56:00Z" w:initials="BS">
    <w:p w14:paraId="744D2B01" w14:textId="77777777" w:rsidR="005F2DC9" w:rsidRDefault="005F2DC9" w:rsidP="00D31F38">
      <w:pPr>
        <w:pStyle w:val="CommentText"/>
      </w:pPr>
      <w:r>
        <w:rPr>
          <w:rStyle w:val="CommentReference"/>
        </w:rPr>
        <w:annotationRef/>
      </w:r>
      <w:r>
        <w:t>joy entered into the whole world doesn't mean much...</w:t>
      </w:r>
    </w:p>
  </w:comment>
  <w:comment w:id="386" w:author="Windows User" w:date="2015-10-30T08:56:00Z" w:initials="BS">
    <w:p w14:paraId="4F77BBAD" w14:textId="77777777" w:rsidR="005F2DC9" w:rsidRDefault="005F2DC9" w:rsidP="00D31F38">
      <w:pPr>
        <w:pStyle w:val="CommentText"/>
      </w:pPr>
      <w:r>
        <w:rPr>
          <w:rStyle w:val="CommentReference"/>
        </w:rPr>
        <w:annotationRef/>
      </w:r>
      <w:r>
        <w:t>? any better way to express that's more accurate while meaning something?</w:t>
      </w:r>
    </w:p>
  </w:comment>
  <w:comment w:id="387" w:author="Windows User" w:date="2015-10-30T08:56:00Z" w:initials="BS">
    <w:p w14:paraId="3F67AE7E" w14:textId="77777777" w:rsidR="005F2DC9" w:rsidRDefault="005F2DC9" w:rsidP="00D31F38">
      <w:pPr>
        <w:pStyle w:val="CommentText"/>
      </w:pPr>
      <w:r>
        <w:rPr>
          <w:rStyle w:val="CommentReference"/>
        </w:rPr>
        <w:annotationRef/>
      </w:r>
      <w:r>
        <w:t>sealed as in ever virgin... or more like hidden?</w:t>
      </w:r>
    </w:p>
  </w:comment>
  <w:comment w:id="388" w:author="Windows User" w:date="2015-10-30T08:56:00Z" w:initials="BS">
    <w:p w14:paraId="079DFF07" w14:textId="77777777" w:rsidR="005F2DC9" w:rsidRDefault="005F2DC9" w:rsidP="00D31F38">
      <w:pPr>
        <w:pStyle w:val="CommentText"/>
      </w:pPr>
      <w:r>
        <w:rPr>
          <w:rStyle w:val="CommentReference"/>
        </w:rPr>
        <w:annotationRef/>
      </w:r>
      <w:r>
        <w:t>fragrant ointment? ointment? Incense and ointment with weeping and mourning?</w:t>
      </w:r>
    </w:p>
  </w:comment>
  <w:comment w:id="389" w:author="Windows User" w:date="2015-10-30T08:56:00Z" w:initials="BS">
    <w:p w14:paraId="534D6E8F" w14:textId="77777777" w:rsidR="005F2DC9" w:rsidRDefault="005F2DC9" w:rsidP="00D31F38">
      <w:pPr>
        <w:pStyle w:val="CommentText"/>
      </w:pPr>
      <w:r>
        <w:rPr>
          <w:rStyle w:val="CommentReference"/>
        </w:rPr>
        <w:annotationRef/>
      </w:r>
      <w:r>
        <w:t>spices or ointment</w:t>
      </w:r>
    </w:p>
  </w:comment>
  <w:comment w:id="390" w:author="Windows User" w:date="2015-10-30T08:56:00Z" w:initials="BS">
    <w:p w14:paraId="5C973492" w14:textId="77777777" w:rsidR="005F2DC9" w:rsidRDefault="005F2DC9" w:rsidP="00D31F38">
      <w:pPr>
        <w:pStyle w:val="CommentText"/>
      </w:pPr>
      <w:r>
        <w:rPr>
          <w:rStyle w:val="CommentReference"/>
        </w:rPr>
        <w:annotationRef/>
      </w:r>
      <w:r>
        <w:t>Is risen or has risen?</w:t>
      </w:r>
    </w:p>
  </w:comment>
  <w:comment w:id="391" w:author="Windows User" w:date="2015-10-30T08:56:00Z" w:initials="BS">
    <w:p w14:paraId="2FC8AFF7" w14:textId="77777777" w:rsidR="005F2DC9" w:rsidRDefault="005F2DC9" w:rsidP="00D31F38">
      <w:pPr>
        <w:pStyle w:val="CommentText"/>
      </w:pPr>
      <w:r>
        <w:rPr>
          <w:rStyle w:val="CommentReference"/>
        </w:rPr>
        <w:annotationRef/>
      </w:r>
      <w:r>
        <w:t>need a consistent policy for what to capitalize!</w:t>
      </w:r>
    </w:p>
  </w:comment>
  <w:comment w:id="392" w:author="Windows User" w:date="2015-10-30T08:56:00Z" w:initials="BS">
    <w:p w14:paraId="411351ED" w14:textId="77777777" w:rsidR="005F2DC9" w:rsidRDefault="005F2DC9"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3" w:author="Windows User" w:date="2015-10-30T08:56:00Z" w:initials="BS">
    <w:p w14:paraId="1D3AB79C" w14:textId="77777777" w:rsidR="005F2DC9" w:rsidRDefault="005F2DC9" w:rsidP="00D31F38">
      <w:pPr>
        <w:pStyle w:val="CommentText"/>
      </w:pPr>
      <w:r>
        <w:rPr>
          <w:rStyle w:val="CommentReference"/>
        </w:rPr>
        <w:annotationRef/>
      </w:r>
      <w:r>
        <w:t xml:space="preserve">decay? </w:t>
      </w:r>
    </w:p>
  </w:comment>
  <w:comment w:id="395" w:author="Windows User" w:date="2015-10-30T08:56:00Z" w:initials="WU">
    <w:p w14:paraId="70A28C39" w14:textId="77777777" w:rsidR="005F2DC9" w:rsidRDefault="005F2DC9" w:rsidP="00D31F38">
      <w:pPr>
        <w:pStyle w:val="CommentText"/>
      </w:pPr>
      <w:r>
        <w:rPr>
          <w:rStyle w:val="CommentReference"/>
        </w:rPr>
        <w:annotationRef/>
      </w:r>
      <w:r>
        <w:t>LXX has glorify him, not prepare Him an habitation</w:t>
      </w:r>
    </w:p>
  </w:comment>
  <w:comment w:id="396" w:author="Windows User" w:date="2015-10-30T08:56:00Z" w:initials="WU">
    <w:p w14:paraId="26EA5B86" w14:textId="77777777" w:rsidR="005F2DC9" w:rsidRDefault="005F2DC9" w:rsidP="00D31F38">
      <w:pPr>
        <w:pStyle w:val="CommentText"/>
      </w:pPr>
      <w:r>
        <w:rPr>
          <w:rStyle w:val="CommentReference"/>
        </w:rPr>
        <w:annotationRef/>
      </w:r>
      <w:r>
        <w:t>or when he brings wars to naught. NETS has shatters</w:t>
      </w:r>
    </w:p>
  </w:comment>
  <w:comment w:id="397" w:author="Windows User" w:date="2015-10-30T08:56:00Z" w:initials="WU">
    <w:p w14:paraId="07C5DE0D" w14:textId="77777777" w:rsidR="005F2DC9" w:rsidRDefault="005F2DC9" w:rsidP="00D31F38">
      <w:pPr>
        <w:pStyle w:val="CommentText"/>
      </w:pPr>
      <w:r>
        <w:rPr>
          <w:rStyle w:val="CommentReference"/>
        </w:rPr>
        <w:annotationRef/>
      </w:r>
      <w:r>
        <w:t>literally choice mounted captains?</w:t>
      </w:r>
    </w:p>
  </w:comment>
  <w:comment w:id="398" w:author="Windows User" w:date="2015-10-30T08:56:00Z" w:initials="WU">
    <w:p w14:paraId="4CE45F4E" w14:textId="77777777" w:rsidR="005F2DC9" w:rsidRDefault="005F2DC9" w:rsidP="00D31F38">
      <w:pPr>
        <w:pStyle w:val="CommentText"/>
      </w:pPr>
      <w:r>
        <w:rPr>
          <w:rStyle w:val="CommentReference"/>
        </w:rPr>
        <w:annotationRef/>
      </w:r>
      <w:r>
        <w:t>Nets has third-ranked officers. Captain is the modern term for the 3rd rank of officer, sticking with captain</w:t>
      </w:r>
    </w:p>
  </w:comment>
  <w:comment w:id="399" w:author="Windows User" w:date="2015-10-30T08:56:00Z" w:initials="WU">
    <w:p w14:paraId="70291138" w14:textId="77777777" w:rsidR="005F2DC9" w:rsidRDefault="005F2DC9" w:rsidP="00D31F38">
      <w:pPr>
        <w:pStyle w:val="CommentText"/>
      </w:pPr>
      <w:r>
        <w:rPr>
          <w:rStyle w:val="CommentReference"/>
        </w:rPr>
        <w:annotationRef/>
      </w:r>
      <w:r>
        <w:t>Have to have a consistent tense... was to go with above, if want has been all above needs to change to that tense.</w:t>
      </w:r>
    </w:p>
  </w:comment>
  <w:comment w:id="400" w:author="Windows User" w:date="2015-10-30T08:56:00Z" w:initials="WU">
    <w:p w14:paraId="72868208" w14:textId="77777777" w:rsidR="005F2DC9" w:rsidRDefault="005F2DC9" w:rsidP="00D31F38">
      <w:pPr>
        <w:pStyle w:val="CommentText"/>
      </w:pPr>
      <w:r>
        <w:rPr>
          <w:rStyle w:val="CommentReference"/>
        </w:rPr>
        <w:annotationRef/>
      </w:r>
      <w:r>
        <w:t>crushed or destroyed?</w:t>
      </w:r>
    </w:p>
  </w:comment>
  <w:comment w:id="401" w:author="Windows User" w:date="2015-10-30T08:56:00Z" w:initials="WU">
    <w:p w14:paraId="2D37744E" w14:textId="77777777" w:rsidR="005F2DC9" w:rsidRDefault="005F2DC9" w:rsidP="00D31F38">
      <w:pPr>
        <w:pStyle w:val="CommentText"/>
      </w:pPr>
      <w:r>
        <w:rPr>
          <w:rStyle w:val="CommentReference"/>
        </w:rPr>
        <w:annotationRef/>
      </w:r>
      <w:r>
        <w:t>elsewhere ekhomkhem is translated as crushed... NETS has shattered. Brenton destroyed.</w:t>
      </w:r>
    </w:p>
  </w:comment>
  <w:comment w:id="402" w:author="Windows User" w:date="2015-10-30T08:56:00Z" w:initials="WU">
    <w:p w14:paraId="1035793C" w14:textId="77777777" w:rsidR="005F2DC9" w:rsidRDefault="005F2DC9" w:rsidP="00D31F38">
      <w:pPr>
        <w:pStyle w:val="CommentText"/>
      </w:pPr>
      <w:r>
        <w:rPr>
          <w:rStyle w:val="CommentReference"/>
        </w:rPr>
        <w:annotationRef/>
      </w:r>
      <w:r>
        <w:t>sent or sent forth?</w:t>
      </w:r>
    </w:p>
  </w:comment>
  <w:comment w:id="403" w:author="Windows User" w:date="2015-10-30T08:56:00Z" w:initials="WU">
    <w:p w14:paraId="6E78BA80" w14:textId="77777777" w:rsidR="005F2DC9" w:rsidRDefault="005F2DC9" w:rsidP="00D31F38">
      <w:pPr>
        <w:pStyle w:val="CommentText"/>
      </w:pPr>
      <w:r>
        <w:rPr>
          <w:rStyle w:val="CommentReference"/>
        </w:rPr>
        <w:annotationRef/>
      </w:r>
      <w:r>
        <w:t>or saints? ft note?</w:t>
      </w:r>
    </w:p>
  </w:comment>
  <w:comment w:id="404" w:author="Windows User" w:date="2015-10-30T08:56:00Z" w:initials="WU">
    <w:p w14:paraId="2897BA2F" w14:textId="77777777" w:rsidR="005F2DC9" w:rsidRDefault="005F2DC9" w:rsidP="00D31F38">
      <w:pPr>
        <w:pStyle w:val="CommentText"/>
      </w:pPr>
      <w:r>
        <w:rPr>
          <w:rStyle w:val="CommentReference"/>
        </w:rPr>
        <w:annotationRef/>
      </w:r>
      <w:r>
        <w:t>glories? glorious deeds? or in glory?</w:t>
      </w:r>
    </w:p>
  </w:comment>
  <w:comment w:id="405" w:author="Windows User" w:date="2015-10-30T08:56:00Z" w:initials="WU">
    <w:p w14:paraId="5FCE7650" w14:textId="77777777" w:rsidR="005F2DC9" w:rsidRDefault="005F2DC9" w:rsidP="00D31F38">
      <w:pPr>
        <w:pStyle w:val="CommentText"/>
      </w:pPr>
      <w:r>
        <w:rPr>
          <w:rStyle w:val="CommentReference"/>
        </w:rPr>
        <w:annotationRef/>
      </w:r>
      <w:r>
        <w:t>redeemed? or chose?</w:t>
      </w:r>
    </w:p>
  </w:comment>
  <w:comment w:id="406" w:author="Windows User" w:date="2015-10-30T08:56:00Z" w:initials="WU">
    <w:p w14:paraId="0E9DC1B8" w14:textId="77777777" w:rsidR="005F2DC9" w:rsidRDefault="005F2DC9" w:rsidP="00D31F38">
      <w:pPr>
        <w:pStyle w:val="CommentText"/>
      </w:pPr>
      <w:r>
        <w:rPr>
          <w:rStyle w:val="CommentReference"/>
        </w:rPr>
        <w:annotationRef/>
      </w:r>
      <w:r>
        <w:t>abode? habitation? resting place?</w:t>
      </w:r>
    </w:p>
  </w:comment>
  <w:comment w:id="407" w:author="Windows User" w:date="2015-10-30T08:56:00Z" w:initials="WU">
    <w:p w14:paraId="551D5D79" w14:textId="77777777" w:rsidR="005F2DC9" w:rsidRDefault="005F2DC9" w:rsidP="00D31F38">
      <w:pPr>
        <w:pStyle w:val="CommentText"/>
      </w:pPr>
      <w:r>
        <w:rPr>
          <w:rStyle w:val="CommentReference"/>
        </w:rPr>
        <w:annotationRef/>
      </w:r>
      <w:r>
        <w:t>Nets has pangs.</w:t>
      </w:r>
    </w:p>
  </w:comment>
  <w:comment w:id="408" w:author="Windows User" w:date="2015-10-30T08:56:00Z" w:initials="WU">
    <w:p w14:paraId="6297DC8C" w14:textId="77777777" w:rsidR="005F2DC9" w:rsidRDefault="005F2DC9" w:rsidP="00D31F38">
      <w:pPr>
        <w:pStyle w:val="CommentText"/>
      </w:pPr>
      <w:r>
        <w:rPr>
          <w:rStyle w:val="CommentReference"/>
        </w:rPr>
        <w:annotationRef/>
      </w:r>
      <w:r>
        <w:t>Nets has tense change here rather than start of next vs. Brenton too.</w:t>
      </w:r>
    </w:p>
  </w:comment>
  <w:comment w:id="409" w:author="Windows User" w:date="2015-10-30T08:56:00Z" w:initials="WU">
    <w:p w14:paraId="76F4CEC8" w14:textId="77777777" w:rsidR="005F2DC9" w:rsidRDefault="005F2DC9" w:rsidP="00D31F38">
      <w:pPr>
        <w:pStyle w:val="CommentText"/>
      </w:pPr>
      <w:r>
        <w:rPr>
          <w:rStyle w:val="CommentReference"/>
        </w:rPr>
        <w:annotationRef/>
      </w:r>
      <w:r>
        <w:t xml:space="preserve">reign? king? reign as king? tense? shall reign? </w:t>
      </w:r>
    </w:p>
  </w:comment>
  <w:comment w:id="410" w:author="Windows User" w:date="2015-10-30T08:56:00Z" w:initials="WU">
    <w:p w14:paraId="28ADCC63" w14:textId="77777777" w:rsidR="005F2DC9" w:rsidRDefault="005F2DC9" w:rsidP="00D31F38">
      <w:pPr>
        <w:pStyle w:val="CommentText"/>
      </w:pPr>
      <w:r>
        <w:rPr>
          <w:rStyle w:val="CommentReference"/>
        </w:rPr>
        <w:annotationRef/>
      </w:r>
      <w:r>
        <w:t>What does the Coptic say? Is it something like this?</w:t>
      </w:r>
    </w:p>
  </w:comment>
  <w:comment w:id="411" w:author="Windows User" w:date="2015-10-30T08:56:00Z" w:initials="WU">
    <w:p w14:paraId="2E86C403" w14:textId="77777777" w:rsidR="005F2DC9" w:rsidRDefault="005F2DC9" w:rsidP="00D31F38">
      <w:pPr>
        <w:pStyle w:val="CommentText"/>
      </w:pPr>
      <w:r>
        <w:rPr>
          <w:rStyle w:val="CommentReference"/>
        </w:rPr>
        <w:annotationRef/>
      </w:r>
      <w:r>
        <w:t>For? or Since?</w:t>
      </w:r>
    </w:p>
  </w:comment>
  <w:comment w:id="412" w:author="Windows User" w:date="2015-10-30T08:56:00Z" w:initials="WU">
    <w:p w14:paraId="031A7CF6" w14:textId="77777777" w:rsidR="005F2DC9" w:rsidRDefault="005F2DC9" w:rsidP="00D31F38">
      <w:pPr>
        <w:pStyle w:val="CommentText"/>
      </w:pPr>
      <w:r>
        <w:rPr>
          <w:rStyle w:val="CommentReference"/>
        </w:rPr>
        <w:annotationRef/>
      </w:r>
      <w:r>
        <w:t>Brenton and NETS have dances. Coptic has hanhos (guessing hos is praises or songs). I'm thinking not praises... but need you guys to clarify</w:t>
      </w:r>
    </w:p>
  </w:comment>
  <w:comment w:id="413" w:author="Microsoft Office User" w:date="2016-04-15T20:59:00Z" w:initials="Office">
    <w:p w14:paraId="7025F405" w14:textId="64A37FE0" w:rsidR="005F2DC9" w:rsidRDefault="005F2DC9">
      <w:pPr>
        <w:pStyle w:val="CommentText"/>
      </w:pPr>
      <w:r>
        <w:rPr>
          <w:rStyle w:val="CommentReference"/>
        </w:rPr>
        <w:annotationRef/>
      </w:r>
      <w:r>
        <w:t>Or “he has greatly glorified Himself, as NETS?</w:t>
      </w:r>
    </w:p>
  </w:comment>
  <w:comment w:id="414" w:author="Windows User" w:date="2015-10-30T08:56:00Z" w:initials="WU">
    <w:p w14:paraId="2A38A2FD" w14:textId="77777777" w:rsidR="005F2DC9" w:rsidRDefault="005F2DC9" w:rsidP="00D31F38">
      <w:pPr>
        <w:pStyle w:val="CommentText"/>
      </w:pPr>
      <w:r>
        <w:rPr>
          <w:rStyle w:val="CommentReference"/>
        </w:rPr>
        <w:annotationRef/>
      </w:r>
      <w:r>
        <w:t>The NETS phrasing seems to me the only way to reconcile the other translations.</w:t>
      </w:r>
    </w:p>
  </w:comment>
  <w:comment w:id="421" w:author="Windows User" w:date="2015-10-30T08:56:00Z" w:initials="WU">
    <w:p w14:paraId="57C92C81" w14:textId="77777777" w:rsidR="005F2DC9" w:rsidRDefault="005F2DC9" w:rsidP="00D31F38">
      <w:pPr>
        <w:pStyle w:val="CommentText"/>
      </w:pPr>
      <w:r>
        <w:rPr>
          <w:rStyle w:val="CommentReference"/>
        </w:rPr>
        <w:annotationRef/>
      </w:r>
      <w:r>
        <w:t>This way sure sounds better. I know "With the split" is more literal, but it doesn't make any sense in English. This does.</w:t>
      </w:r>
    </w:p>
  </w:comment>
  <w:comment w:id="422" w:author="Windows User" w:date="2015-10-30T08:56:00Z" w:initials="WU">
    <w:p w14:paraId="5BBD34BE" w14:textId="77777777" w:rsidR="005F2DC9" w:rsidRDefault="005F2DC9" w:rsidP="00D31F38">
      <w:pPr>
        <w:pStyle w:val="CommentText"/>
      </w:pPr>
      <w:r>
        <w:rPr>
          <w:rStyle w:val="CommentReference"/>
        </w:rPr>
        <w:annotationRef/>
      </w:r>
      <w:r>
        <w:t>path or walkway?</w:t>
      </w:r>
    </w:p>
  </w:comment>
  <w:comment w:id="423" w:author="Brett Slote" w:date="2015-10-30T08:56:00Z" w:initials="BS">
    <w:p w14:paraId="049D3BBD" w14:textId="77777777" w:rsidR="005F2DC9" w:rsidRDefault="005F2DC9" w:rsidP="00D31F38">
      <w:pPr>
        <w:pStyle w:val="CommentText"/>
      </w:pPr>
      <w:r>
        <w:rPr>
          <w:rStyle w:val="CommentReference"/>
        </w:rPr>
        <w:annotationRef/>
      </w:r>
      <w:r>
        <w:t>needs : at least to indicate breaks in tune</w:t>
      </w:r>
    </w:p>
  </w:comment>
  <w:comment w:id="424" w:author="Windows User" w:date="2015-10-30T08:56:00Z" w:initials="WU">
    <w:p w14:paraId="1F09658E" w14:textId="77777777" w:rsidR="005F2DC9" w:rsidRDefault="005F2DC9" w:rsidP="00D31F38">
      <w:pPr>
        <w:pStyle w:val="CommentText"/>
      </w:pPr>
      <w:r>
        <w:rPr>
          <w:rStyle w:val="CommentReference"/>
        </w:rPr>
        <w:annotationRef/>
      </w:r>
      <w:r>
        <w:t>miraculous, or something closer to paradoxical but sounding good?</w:t>
      </w:r>
    </w:p>
  </w:comment>
  <w:comment w:id="425" w:author="Windows User" w:date="2015-10-30T08:56:00Z" w:initials="WU">
    <w:p w14:paraId="4689AC49" w14:textId="77777777" w:rsidR="005F2DC9" w:rsidRDefault="005F2DC9" w:rsidP="00D31F38">
      <w:pPr>
        <w:pStyle w:val="CommentText"/>
      </w:pPr>
      <w:r>
        <w:rPr>
          <w:rStyle w:val="CommentReference"/>
        </w:rPr>
        <w:annotationRef/>
      </w:r>
      <w:r>
        <w:t>passed and crossed mean teh same thing... but passed over carries connotation of connection to pass over...</w:t>
      </w:r>
    </w:p>
  </w:comment>
  <w:comment w:id="426" w:author="Windows User" w:date="2015-10-30T08:56:00Z" w:initials="WU">
    <w:p w14:paraId="2AA35319" w14:textId="77777777" w:rsidR="005F2DC9" w:rsidRDefault="005F2DC9" w:rsidP="00D31F38">
      <w:pPr>
        <w:pStyle w:val="CommentText"/>
      </w:pPr>
      <w:r>
        <w:rPr>
          <w:rStyle w:val="CommentReference"/>
        </w:rPr>
        <w:annotationRef/>
      </w:r>
      <w:r>
        <w:t>praising or singing?</w:t>
      </w:r>
    </w:p>
  </w:comment>
  <w:comment w:id="427" w:author="Windows User" w:date="2015-10-30T08:56:00Z" w:initials="WU">
    <w:p w14:paraId="56B7B31B" w14:textId="77777777" w:rsidR="005F2DC9" w:rsidRDefault="005F2DC9" w:rsidP="00D31F38">
      <w:pPr>
        <w:pStyle w:val="CommentText"/>
      </w:pPr>
      <w:r>
        <w:rPr>
          <w:rStyle w:val="CommentReference"/>
        </w:rPr>
        <w:annotationRef/>
      </w:r>
      <w:r>
        <w:t>I think this should be sing to</w:t>
      </w:r>
    </w:p>
  </w:comment>
  <w:comment w:id="442" w:author="Windows User" w:date="2015-11-21T12:59:00Z" w:initials="WU">
    <w:p w14:paraId="5262F523" w14:textId="77777777" w:rsidR="005F2DC9" w:rsidRDefault="005F2DC9" w:rsidP="00344A59">
      <w:pPr>
        <w:pStyle w:val="CommentText"/>
      </w:pPr>
      <w:r>
        <w:rPr>
          <w:rStyle w:val="CommentReference"/>
        </w:rPr>
        <w:annotationRef/>
      </w:r>
      <w:r>
        <w:t>check</w:t>
      </w:r>
    </w:p>
  </w:comment>
  <w:comment w:id="449" w:author="Windows User" w:date="2015-10-30T08:56:00Z" w:initials="BS">
    <w:p w14:paraId="396316C8" w14:textId="77777777" w:rsidR="005F2DC9" w:rsidRDefault="005F2DC9" w:rsidP="00344A59">
      <w:pPr>
        <w:pStyle w:val="CommentText"/>
      </w:pPr>
      <w:r>
        <w:rPr>
          <w:rStyle w:val="CommentReference"/>
        </w:rPr>
        <w:annotationRef/>
      </w:r>
      <w:r>
        <w:t>clearly the missing vs above belongs</w:t>
      </w:r>
    </w:p>
  </w:comment>
  <w:comment w:id="461" w:author="Windows User" w:date="2015-10-30T08:56:00Z" w:initials="BS">
    <w:p w14:paraId="19C504AB" w14:textId="77777777" w:rsidR="005F2DC9" w:rsidRDefault="005F2DC9"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3650E160" w14:textId="77777777" w:rsidR="005F2DC9" w:rsidRDefault="005F2DC9" w:rsidP="00D31F38">
      <w:pPr>
        <w:pStyle w:val="CommentText"/>
      </w:pPr>
      <w:r>
        <w:rPr>
          <w:rStyle w:val="CommentReference"/>
        </w:rPr>
        <w:annotationRef/>
      </w:r>
      <w:r>
        <w:t>heavens?</w:t>
      </w:r>
    </w:p>
  </w:comment>
  <w:comment w:id="463" w:author="Windows User" w:date="2015-10-30T08:56:00Z" w:initials="BS">
    <w:p w14:paraId="57E2DDC4" w14:textId="77777777" w:rsidR="005F2DC9" w:rsidRDefault="005F2DC9" w:rsidP="00D31F38">
      <w:pPr>
        <w:pStyle w:val="CommentText"/>
      </w:pPr>
      <w:r>
        <w:rPr>
          <w:rStyle w:val="CommentReference"/>
        </w:rPr>
        <w:annotationRef/>
      </w:r>
      <w:r>
        <w:t>NETS omits clouds</w:t>
      </w:r>
    </w:p>
  </w:comment>
  <w:comment w:id="464" w:author="Windows User" w:date="2015-10-30T08:56:00Z" w:initials="BS">
    <w:p w14:paraId="35628364" w14:textId="77777777" w:rsidR="005F2DC9" w:rsidRDefault="005F2DC9" w:rsidP="00D31F38">
      <w:pPr>
        <w:pStyle w:val="CommentText"/>
      </w:pPr>
      <w:r>
        <w:rPr>
          <w:rStyle w:val="CommentReference"/>
        </w:rPr>
        <w:annotationRef/>
      </w:r>
      <w:r>
        <w:t>NETS omits this vs</w:t>
      </w:r>
    </w:p>
  </w:comment>
  <w:comment w:id="465" w:author="Windows User" w:date="2015-10-30T08:56:00Z" w:initials="BS">
    <w:p w14:paraId="1F576F58" w14:textId="77777777" w:rsidR="005F2DC9" w:rsidRDefault="005F2DC9" w:rsidP="00D31F38">
      <w:pPr>
        <w:pStyle w:val="CommentText"/>
      </w:pPr>
      <w:r>
        <w:rPr>
          <w:rStyle w:val="CommentReference"/>
        </w:rPr>
        <w:annotationRef/>
      </w:r>
      <w:r>
        <w:t>NETS has falling snow which matches AI hoar frosts.</w:t>
      </w:r>
    </w:p>
  </w:comment>
  <w:comment w:id="466" w:author="Windows User" w:date="2015-10-30T08:56:00Z" w:initials="BS">
    <w:p w14:paraId="7857388A" w14:textId="77777777" w:rsidR="005F2DC9" w:rsidRDefault="005F2DC9" w:rsidP="00D31F38">
      <w:pPr>
        <w:pStyle w:val="CommentText"/>
      </w:pPr>
      <w:r>
        <w:rPr>
          <w:rStyle w:val="CommentReference"/>
        </w:rPr>
        <w:annotationRef/>
      </w:r>
      <w:r>
        <w:t>reversed ice and hoarfrosts of this vs and last to match NETS. Coptic?</w:t>
      </w:r>
    </w:p>
  </w:comment>
  <w:comment w:id="467" w:author="Windows User" w:date="2015-10-30T08:56:00Z" w:initials="BS">
    <w:p w14:paraId="45210177" w14:textId="77777777" w:rsidR="005F2DC9" w:rsidRDefault="005F2DC9" w:rsidP="00D31F38">
      <w:pPr>
        <w:pStyle w:val="CommentText"/>
      </w:pPr>
      <w:r>
        <w:rPr>
          <w:rStyle w:val="CommentReference"/>
        </w:rPr>
        <w:annotationRef/>
      </w:r>
      <w:r>
        <w:t>NETS switches this vs with next</w:t>
      </w:r>
    </w:p>
  </w:comment>
  <w:comment w:id="468" w:author="Windows User" w:date="2015-10-30T08:56:00Z" w:initials="BS">
    <w:p w14:paraId="66BEE13E" w14:textId="77777777" w:rsidR="005F2DC9" w:rsidRDefault="005F2DC9" w:rsidP="00D31F38">
      <w:pPr>
        <w:pStyle w:val="CommentText"/>
      </w:pPr>
      <w:r>
        <w:rPr>
          <w:rStyle w:val="CommentReference"/>
        </w:rPr>
        <w:annotationRef/>
      </w:r>
      <w:r>
        <w:t>NETS has sea-monsters</w:t>
      </w:r>
    </w:p>
  </w:comment>
  <w:comment w:id="469" w:author="Windows User" w:date="2015-10-30T08:56:00Z" w:initials="BS">
    <w:p w14:paraId="43D401E2" w14:textId="77777777" w:rsidR="005F2DC9" w:rsidRDefault="005F2DC9" w:rsidP="00D31F38">
      <w:pPr>
        <w:pStyle w:val="CommentText"/>
      </w:pPr>
      <w:r>
        <w:rPr>
          <w:rStyle w:val="CommentReference"/>
        </w:rPr>
        <w:annotationRef/>
      </w:r>
      <w:r>
        <w:t>NETS has four-footed and wild animals of the land</w:t>
      </w:r>
    </w:p>
  </w:comment>
  <w:comment w:id="470" w:author="Windows User" w:date="2015-10-30T08:56:00Z" w:initials="BS">
    <w:p w14:paraId="37590655" w14:textId="77777777" w:rsidR="005F2DC9" w:rsidRDefault="005F2DC9" w:rsidP="00D31F38">
      <w:pPr>
        <w:pStyle w:val="CommentText"/>
      </w:pPr>
      <w:r>
        <w:rPr>
          <w:rStyle w:val="CommentReference"/>
        </w:rPr>
        <w:annotationRef/>
      </w:r>
      <w:r>
        <w:t>NETS has all humans on earth</w:t>
      </w:r>
    </w:p>
  </w:comment>
  <w:comment w:id="471" w:author="Windows User" w:date="2015-10-30T08:56:00Z" w:initials="BS">
    <w:p w14:paraId="6D54AC70" w14:textId="77777777" w:rsidR="005F2DC9" w:rsidRDefault="005F2DC9" w:rsidP="00D31F38">
      <w:pPr>
        <w:pStyle w:val="CommentText"/>
      </w:pPr>
      <w:r>
        <w:rPr>
          <w:rStyle w:val="CommentReference"/>
        </w:rPr>
        <w:annotationRef/>
      </w:r>
      <w:r>
        <w:t>NETS has "priests, slaves of the Lord", then omits next vs.</w:t>
      </w:r>
    </w:p>
  </w:comment>
  <w:comment w:id="472" w:author="Windows User" w:date="2015-10-30T08:56:00Z" w:initials="BS">
    <w:p w14:paraId="6468426A" w14:textId="77777777" w:rsidR="005F2DC9" w:rsidRDefault="005F2DC9" w:rsidP="00D31F38">
      <w:pPr>
        <w:pStyle w:val="CommentText"/>
      </w:pPr>
      <w:r>
        <w:rPr>
          <w:rStyle w:val="CommentReference"/>
        </w:rPr>
        <w:annotationRef/>
      </w:r>
      <w:r>
        <w:t>NETS ends quite differently</w:t>
      </w:r>
    </w:p>
  </w:comment>
  <w:comment w:id="478" w:author="Windows User" w:date="2015-10-30T08:56:00Z" w:initials="BS">
    <w:p w14:paraId="72C14B6E" w14:textId="77777777" w:rsidR="005F2DC9" w:rsidRDefault="005F2DC9"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9" w:author="Windows User" w:date="2015-10-30T08:56:00Z" w:initials="BS">
    <w:p w14:paraId="43306FA7" w14:textId="77777777" w:rsidR="005F2DC9" w:rsidRDefault="005F2DC9" w:rsidP="003758F4">
      <w:pPr>
        <w:pStyle w:val="CommentText"/>
      </w:pPr>
      <w:r>
        <w:rPr>
          <w:rStyle w:val="CommentReference"/>
        </w:rPr>
        <w:annotationRef/>
      </w:r>
      <w:r>
        <w:t>heavens?</w:t>
      </w:r>
    </w:p>
  </w:comment>
  <w:comment w:id="480" w:author="Windows User" w:date="2015-10-30T08:56:00Z" w:initials="BS">
    <w:p w14:paraId="18B419AF" w14:textId="77777777" w:rsidR="005F2DC9" w:rsidRDefault="005F2DC9" w:rsidP="003758F4">
      <w:pPr>
        <w:pStyle w:val="CommentText"/>
      </w:pPr>
      <w:r>
        <w:rPr>
          <w:rStyle w:val="CommentReference"/>
        </w:rPr>
        <w:annotationRef/>
      </w:r>
      <w:r>
        <w:t>NETS has falling snow which matches AI hoar frosts.</w:t>
      </w:r>
    </w:p>
  </w:comment>
  <w:comment w:id="481" w:author="Windows User" w:date="2015-10-30T08:56:00Z" w:initials="BS">
    <w:p w14:paraId="504A050C" w14:textId="77777777" w:rsidR="005F2DC9" w:rsidRDefault="005F2DC9" w:rsidP="003758F4">
      <w:pPr>
        <w:pStyle w:val="CommentText"/>
      </w:pPr>
      <w:r>
        <w:rPr>
          <w:rStyle w:val="CommentReference"/>
        </w:rPr>
        <w:annotationRef/>
      </w:r>
      <w:r>
        <w:t>reversed ice and hoarfrosts of this vs and last to match NETS. Coptic?</w:t>
      </w:r>
    </w:p>
  </w:comment>
  <w:comment w:id="482" w:author="Windows User" w:date="2015-10-30T08:56:00Z" w:initials="BS">
    <w:p w14:paraId="42B07939" w14:textId="77777777" w:rsidR="005F2DC9" w:rsidRDefault="005F2DC9" w:rsidP="003758F4">
      <w:pPr>
        <w:pStyle w:val="CommentText"/>
      </w:pPr>
      <w:r>
        <w:rPr>
          <w:rStyle w:val="CommentReference"/>
        </w:rPr>
        <w:annotationRef/>
      </w:r>
      <w:r>
        <w:t>NETS switches this vs with next</w:t>
      </w:r>
    </w:p>
  </w:comment>
  <w:comment w:id="483" w:author="Windows User" w:date="2015-10-30T08:56:00Z" w:initials="BS">
    <w:p w14:paraId="0D31DB4D" w14:textId="77777777" w:rsidR="005F2DC9" w:rsidRDefault="005F2DC9" w:rsidP="003758F4">
      <w:pPr>
        <w:pStyle w:val="CommentText"/>
      </w:pPr>
      <w:r>
        <w:rPr>
          <w:rStyle w:val="CommentReference"/>
        </w:rPr>
        <w:annotationRef/>
      </w:r>
      <w:r>
        <w:t>NETS has all humans on earth</w:t>
      </w:r>
    </w:p>
  </w:comment>
  <w:comment w:id="484" w:author="Windows User" w:date="2015-10-30T08:56:00Z" w:initials="BS">
    <w:p w14:paraId="4CB6D1D8" w14:textId="77777777" w:rsidR="005F2DC9" w:rsidRDefault="005F2DC9" w:rsidP="003758F4">
      <w:pPr>
        <w:pStyle w:val="CommentText"/>
      </w:pPr>
      <w:r>
        <w:rPr>
          <w:rStyle w:val="CommentReference"/>
        </w:rPr>
        <w:annotationRef/>
      </w:r>
      <w:r>
        <w:t>NETS has "priests, slaves of the Lord", then omits next vs.</w:t>
      </w:r>
    </w:p>
  </w:comment>
  <w:comment w:id="485" w:author="Windows User" w:date="2015-10-30T08:56:00Z" w:initials="BS">
    <w:p w14:paraId="1C9D2024" w14:textId="77777777" w:rsidR="005F2DC9" w:rsidRDefault="005F2DC9" w:rsidP="003758F4">
      <w:pPr>
        <w:pStyle w:val="CommentText"/>
      </w:pPr>
      <w:r>
        <w:rPr>
          <w:rStyle w:val="CommentReference"/>
        </w:rPr>
        <w:annotationRef/>
      </w:r>
      <w:r>
        <w:t>NETS ends quite differently</w:t>
      </w:r>
    </w:p>
  </w:comment>
  <w:comment w:id="487" w:author="Windows User" w:date="2015-10-30T08:56:00Z" w:initials="BS">
    <w:p w14:paraId="499D113D" w14:textId="77777777" w:rsidR="005F2DC9" w:rsidRDefault="005F2DC9" w:rsidP="00D31F38">
      <w:pPr>
        <w:pStyle w:val="CommentText"/>
      </w:pPr>
      <w:r>
        <w:rPr>
          <w:rStyle w:val="CommentReference"/>
        </w:rPr>
        <w:annotationRef/>
      </w:r>
      <w:r>
        <w:t>giver, or maker?</w:t>
      </w:r>
    </w:p>
  </w:comment>
  <w:comment w:id="488" w:author="Windows User" w:date="2015-10-30T08:56:00Z" w:initials="BS">
    <w:p w14:paraId="29AB3125" w14:textId="77777777" w:rsidR="005F2DC9" w:rsidRDefault="005F2DC9" w:rsidP="00D31F38">
      <w:pPr>
        <w:pStyle w:val="CommentText"/>
      </w:pPr>
      <w:r>
        <w:rPr>
          <w:rStyle w:val="CommentReference"/>
        </w:rPr>
        <w:annotationRef/>
      </w:r>
      <w:r>
        <w:t>even NETS has Hananias</w:t>
      </w:r>
    </w:p>
  </w:comment>
  <w:comment w:id="489" w:author="Windows User" w:date="2015-10-30T08:56:00Z" w:initials="BS">
    <w:p w14:paraId="27892612" w14:textId="77777777" w:rsidR="005F2DC9" w:rsidRDefault="005F2DC9" w:rsidP="00D31F38">
      <w:pPr>
        <w:pStyle w:val="CommentText"/>
      </w:pPr>
      <w:r>
        <w:rPr>
          <w:rStyle w:val="CommentReference"/>
        </w:rPr>
        <w:annotationRef/>
      </w:r>
      <w:r>
        <w:t>does Coptic have evening first?</w:t>
      </w:r>
    </w:p>
  </w:comment>
  <w:comment w:id="490" w:author="Windows User" w:date="2015-10-30T08:56:00Z" w:initials="BS">
    <w:p w14:paraId="53863AE8" w14:textId="77777777" w:rsidR="005F2DC9" w:rsidRDefault="005F2DC9" w:rsidP="00D31F38">
      <w:pPr>
        <w:pStyle w:val="CommentText"/>
      </w:pPr>
      <w:r>
        <w:rPr>
          <w:rStyle w:val="CommentReference"/>
        </w:rPr>
        <w:annotationRef/>
      </w:r>
      <w:r>
        <w:t>Coptic doesn't have "Our God"</w:t>
      </w:r>
    </w:p>
  </w:comment>
  <w:comment w:id="491" w:author="Windows User" w:date="2015-10-30T08:56:00Z" w:initials="BS">
    <w:p w14:paraId="5F8EC33A" w14:textId="77777777" w:rsidR="005F2DC9" w:rsidRDefault="005F2DC9" w:rsidP="00D31F38">
      <w:pPr>
        <w:pStyle w:val="CommentText"/>
      </w:pPr>
      <w:r>
        <w:rPr>
          <w:rStyle w:val="CommentReference"/>
        </w:rPr>
        <w:annotationRef/>
      </w:r>
      <w:r>
        <w:t>celebrate or proclaim?</w:t>
      </w:r>
    </w:p>
  </w:comment>
  <w:comment w:id="492" w:author="Windows User" w:date="2015-10-30T08:56:00Z" w:initials="BS">
    <w:p w14:paraId="02E465F6" w14:textId="77777777" w:rsidR="005F2DC9" w:rsidRDefault="005F2DC9" w:rsidP="00D31F38">
      <w:pPr>
        <w:pStyle w:val="CommentText"/>
      </w:pPr>
      <w:r>
        <w:rPr>
          <w:rStyle w:val="CommentReference"/>
        </w:rPr>
        <w:annotationRef/>
      </w:r>
      <w:r>
        <w:t>persevere or be sober?</w:t>
      </w:r>
    </w:p>
  </w:comment>
  <w:comment w:id="493" w:author="Windows User" w:date="2015-10-30T08:56:00Z" w:initials="BS">
    <w:p w14:paraId="0F283256" w14:textId="77777777" w:rsidR="005F2DC9" w:rsidRDefault="005F2DC9" w:rsidP="00D31F38">
      <w:pPr>
        <w:pStyle w:val="CommentText"/>
      </w:pPr>
      <w:r>
        <w:rPr>
          <w:rStyle w:val="CommentReference"/>
        </w:rPr>
        <w:annotationRef/>
      </w:r>
      <w:r>
        <w:t>Coptic has presbyters, not priests (oweeb)</w:t>
      </w:r>
    </w:p>
  </w:comment>
  <w:comment w:id="494" w:author="Windows User" w:date="2015-10-30T08:56:00Z" w:initials="BS">
    <w:p w14:paraId="141FC7EB" w14:textId="77777777" w:rsidR="005F2DC9" w:rsidRDefault="005F2DC9" w:rsidP="00D31F38">
      <w:pPr>
        <w:pStyle w:val="CommentText"/>
      </w:pPr>
      <w:r>
        <w:rPr>
          <w:rStyle w:val="CommentReference"/>
        </w:rPr>
        <w:annotationRef/>
      </w:r>
      <w:r>
        <w:t>esmo is bless, not praise...</w:t>
      </w:r>
    </w:p>
  </w:comment>
  <w:comment w:id="495" w:author="Windows User" w:date="2015-10-30T08:56:00Z" w:initials="BS">
    <w:p w14:paraId="22452F1B" w14:textId="77777777" w:rsidR="005F2DC9" w:rsidRDefault="005F2DC9" w:rsidP="00D31F38">
      <w:pPr>
        <w:pStyle w:val="CommentText"/>
      </w:pPr>
      <w:r>
        <w:rPr>
          <w:rStyle w:val="CommentReference"/>
        </w:rPr>
        <w:annotationRef/>
      </w:r>
      <w:r>
        <w:t>Coptic doesn't look like day to day... "Until this day" doesn't make as much sense... is there something less literal but closer to the maning?</w:t>
      </w:r>
    </w:p>
  </w:comment>
  <w:comment w:id="496" w:author="Windows User" w:date="2015-10-30T08:56:00Z" w:initials="BS">
    <w:p w14:paraId="532CE324" w14:textId="77777777" w:rsidR="005F2DC9" w:rsidRDefault="005F2DC9" w:rsidP="00D31F38">
      <w:pPr>
        <w:pStyle w:val="CommentText"/>
      </w:pPr>
      <w:r>
        <w:rPr>
          <w:rStyle w:val="CommentReference"/>
        </w:rPr>
        <w:annotationRef/>
      </w:r>
      <w:r>
        <w:t>Is LA right with breaths and spirits?</w:t>
      </w:r>
    </w:p>
  </w:comment>
  <w:comment w:id="497" w:author="Windows User" w:date="2015-10-30T08:56:00Z" w:initials="BS">
    <w:p w14:paraId="7C12CF17" w14:textId="77777777" w:rsidR="005F2DC9" w:rsidRDefault="005F2DC9" w:rsidP="00D31F38">
      <w:pPr>
        <w:pStyle w:val="CommentText"/>
      </w:pPr>
      <w:r>
        <w:rPr>
          <w:rStyle w:val="CommentReference"/>
        </w:rPr>
        <w:annotationRef/>
      </w:r>
      <w:r>
        <w:t>doesn't look like waters... is it ssea?</w:t>
      </w:r>
    </w:p>
  </w:comment>
  <w:comment w:id="498" w:author="Windows User" w:date="2015-10-30T08:56:00Z" w:initials="BS">
    <w:p w14:paraId="789F9E96" w14:textId="77777777" w:rsidR="005F2DC9" w:rsidRDefault="005F2DC9" w:rsidP="00D31F38">
      <w:pPr>
        <w:pStyle w:val="CommentText"/>
      </w:pPr>
      <w:r>
        <w:rPr>
          <w:rStyle w:val="CommentReference"/>
        </w:rPr>
        <w:annotationRef/>
      </w:r>
      <w:r>
        <w:t>I still don't get of all the things we would see after seeing all the praise of nature would be "Bless the Lord you birds".</w:t>
      </w:r>
    </w:p>
  </w:comment>
  <w:comment w:id="499" w:author="Windows User" w:date="2015-10-30T08:56:00Z" w:initials="BS">
    <w:p w14:paraId="1E93DCCD" w14:textId="77777777" w:rsidR="005F2DC9" w:rsidRDefault="005F2DC9" w:rsidP="00D31F38">
      <w:pPr>
        <w:pStyle w:val="CommentText"/>
      </w:pPr>
      <w:r>
        <w:rPr>
          <w:rStyle w:val="CommentReference"/>
        </w:rPr>
        <w:annotationRef/>
      </w:r>
      <w:r>
        <w:t>disobedient? heretics?</w:t>
      </w:r>
    </w:p>
  </w:comment>
  <w:comment w:id="500" w:author="Windows User" w:date="2015-10-30T08:56:00Z" w:initials="BS">
    <w:p w14:paraId="298A6523" w14:textId="77777777" w:rsidR="005F2DC9" w:rsidRDefault="005F2DC9" w:rsidP="00D31F38">
      <w:pPr>
        <w:pStyle w:val="CommentText"/>
      </w:pPr>
      <w:r>
        <w:rPr>
          <w:rStyle w:val="CommentReference"/>
        </w:rPr>
        <w:annotationRef/>
      </w:r>
      <w:r>
        <w:t>souls or spirits?</w:t>
      </w:r>
    </w:p>
  </w:comment>
  <w:comment w:id="501" w:author="Windows User" w:date="2015-10-30T08:56:00Z" w:initials="BS">
    <w:p w14:paraId="3D56C030" w14:textId="77777777" w:rsidR="005F2DC9" w:rsidRDefault="005F2DC9" w:rsidP="00D31F38">
      <w:pPr>
        <w:pStyle w:val="CommentText"/>
      </w:pPr>
      <w:r>
        <w:rPr>
          <w:rStyle w:val="CommentReference"/>
        </w:rPr>
        <w:annotationRef/>
      </w:r>
      <w:r>
        <w:t>humble or contrite?</w:t>
      </w:r>
    </w:p>
  </w:comment>
  <w:comment w:id="502" w:author="Windows User" w:date="2015-10-30T08:56:00Z" w:initials="BS">
    <w:p w14:paraId="4417CE6C" w14:textId="77777777" w:rsidR="005F2DC9" w:rsidRDefault="005F2DC9" w:rsidP="00D31F38">
      <w:pPr>
        <w:pStyle w:val="CommentText"/>
      </w:pPr>
      <w:r>
        <w:rPr>
          <w:rStyle w:val="CommentReference"/>
        </w:rPr>
        <w:annotationRef/>
      </w:r>
      <w:r>
        <w:t>hearts?</w:t>
      </w:r>
    </w:p>
  </w:comment>
  <w:comment w:id="503" w:author="Windows User" w:date="2015-10-30T08:56:00Z" w:initials="BS">
    <w:p w14:paraId="6056EF08" w14:textId="77777777" w:rsidR="005F2DC9" w:rsidRDefault="005F2DC9" w:rsidP="00D31F38">
      <w:pPr>
        <w:pStyle w:val="CommentText"/>
      </w:pPr>
      <w:r>
        <w:rPr>
          <w:rStyle w:val="CommentReference"/>
        </w:rPr>
        <w:annotationRef/>
      </w:r>
      <w:r>
        <w:t>this or LA?</w:t>
      </w:r>
    </w:p>
  </w:comment>
  <w:comment w:id="504" w:author="Windows User" w:date="2015-10-30T08:56:00Z" w:initials="BS">
    <w:p w14:paraId="021CF208" w14:textId="77777777" w:rsidR="005F2DC9" w:rsidRDefault="005F2DC9" w:rsidP="00D31F38">
      <w:pPr>
        <w:pStyle w:val="CommentText"/>
      </w:pPr>
      <w:r>
        <w:rPr>
          <w:rStyle w:val="CommentReference"/>
        </w:rPr>
        <w:annotationRef/>
      </w:r>
      <w:r>
        <w:t>righteous of, or who revere</w:t>
      </w:r>
    </w:p>
  </w:comment>
  <w:comment w:id="505" w:author="Windows User" w:date="2015-10-30T08:56:00Z" w:initials="BS">
    <w:p w14:paraId="2B7DD481" w14:textId="77777777" w:rsidR="005F2DC9" w:rsidRDefault="005F2DC9" w:rsidP="00D31F38">
      <w:pPr>
        <w:pStyle w:val="CommentText"/>
      </w:pPr>
      <w:r>
        <w:rPr>
          <w:rStyle w:val="CommentReference"/>
        </w:rPr>
        <w:annotationRef/>
      </w:r>
      <w:r>
        <w:t>this, or accountable? or something else?</w:t>
      </w:r>
    </w:p>
  </w:comment>
  <w:comment w:id="506" w:author="Windows User" w:date="2015-10-30T08:56:00Z" w:initials="BS">
    <w:p w14:paraId="154E2A2A" w14:textId="77777777" w:rsidR="005F2DC9" w:rsidRDefault="005F2DC9" w:rsidP="00D31F38">
      <w:pPr>
        <w:pStyle w:val="CommentText"/>
      </w:pPr>
      <w:r>
        <w:rPr>
          <w:rStyle w:val="CommentReference"/>
        </w:rPr>
        <w:annotationRef/>
      </w:r>
      <w:r>
        <w:t>that he may praise and say?</w:t>
      </w:r>
    </w:p>
  </w:comment>
  <w:comment w:id="524" w:author="Windows User" w:date="2015-11-21T13:00:00Z" w:initials="WU">
    <w:p w14:paraId="72B45ACE" w14:textId="77777777" w:rsidR="005F2DC9" w:rsidRDefault="005F2DC9" w:rsidP="00D31F38">
      <w:pPr>
        <w:pStyle w:val="CommentText"/>
      </w:pPr>
      <w:r>
        <w:rPr>
          <w:rStyle w:val="CommentReference"/>
        </w:rPr>
        <w:annotationRef/>
      </w:r>
      <w:r>
        <w:t>Check, and 2 above.</w:t>
      </w:r>
    </w:p>
  </w:comment>
  <w:comment w:id="525" w:author="Brett Slote" w:date="2015-10-30T08:56:00Z" w:initials="BS">
    <w:p w14:paraId="0C0C90F8" w14:textId="77777777" w:rsidR="005F2DC9" w:rsidRDefault="005F2DC9" w:rsidP="00D31F38">
      <w:pPr>
        <w:pStyle w:val="CommentText"/>
      </w:pPr>
      <w:r>
        <w:rPr>
          <w:rStyle w:val="CommentReference"/>
        </w:rPr>
        <w:annotationRef/>
      </w:r>
      <w:r>
        <w:t>Fred wants 'O' here, saying it matches the Coptic... but it isn't in the Coptic!</w:t>
      </w:r>
    </w:p>
  </w:comment>
  <w:comment w:id="526" w:author="Windows User" w:date="2015-11-21T13:00:00Z" w:initials="WU">
    <w:p w14:paraId="59221E95" w14:textId="77777777" w:rsidR="005F2DC9" w:rsidRDefault="005F2DC9" w:rsidP="00D31F38">
      <w:pPr>
        <w:pStyle w:val="CommentText"/>
      </w:pPr>
      <w:r>
        <w:rPr>
          <w:rStyle w:val="CommentReference"/>
        </w:rPr>
        <w:annotationRef/>
      </w:r>
      <w:r>
        <w:t>check</w:t>
      </w:r>
    </w:p>
  </w:comment>
  <w:comment w:id="527" w:author="Windows User" w:date="2015-11-21T13:00:00Z" w:initials="WU">
    <w:p w14:paraId="0CFC2594" w14:textId="77777777" w:rsidR="005F2DC9" w:rsidRDefault="005F2DC9" w:rsidP="00D31F38">
      <w:pPr>
        <w:pStyle w:val="CommentText"/>
      </w:pPr>
      <w:r>
        <w:rPr>
          <w:rStyle w:val="CommentReference"/>
        </w:rPr>
        <w:annotationRef/>
      </w:r>
      <w:r>
        <w:t>check</w:t>
      </w:r>
    </w:p>
  </w:comment>
  <w:comment w:id="528" w:author="Windows User" w:date="2015-11-21T13:01:00Z" w:initials="WU">
    <w:p w14:paraId="403A6460" w14:textId="77777777" w:rsidR="005F2DC9" w:rsidRDefault="005F2DC9" w:rsidP="00D31F38">
      <w:pPr>
        <w:pStyle w:val="CommentText"/>
      </w:pPr>
      <w:r>
        <w:rPr>
          <w:rStyle w:val="CommentReference"/>
        </w:rPr>
        <w:annotationRef/>
      </w:r>
      <w:r>
        <w:t>check, find Copitic</w:t>
      </w:r>
    </w:p>
  </w:comment>
  <w:comment w:id="529" w:author="Windows User" w:date="2015-10-30T08:56:00Z" w:initials="BS">
    <w:p w14:paraId="1B2986E7" w14:textId="77777777" w:rsidR="005F2DC9" w:rsidRDefault="005F2DC9" w:rsidP="00D31F38">
      <w:pPr>
        <w:pStyle w:val="CommentText"/>
      </w:pPr>
      <w:r>
        <w:rPr>
          <w:rStyle w:val="CommentReference"/>
        </w:rPr>
        <w:annotationRef/>
      </w:r>
      <w:r>
        <w:t>why do books not have a vs for the bishop???</w:t>
      </w:r>
    </w:p>
  </w:comment>
  <w:comment w:id="530" w:author="Windows User" w:date="2015-10-30T08:56:00Z" w:initials="BS">
    <w:p w14:paraId="2328FF19" w14:textId="77777777" w:rsidR="005F2DC9" w:rsidRDefault="005F2DC9" w:rsidP="00D31F38">
      <w:pPr>
        <w:pStyle w:val="CommentText"/>
      </w:pPr>
      <w:r>
        <w:rPr>
          <w:rStyle w:val="CommentReference"/>
        </w:rPr>
        <w:annotationRef/>
      </w:r>
      <w:r>
        <w:t>add</w:t>
      </w:r>
    </w:p>
  </w:comment>
  <w:comment w:id="533" w:author="Windows User" w:date="2015-10-30T08:56:00Z" w:initials="BS">
    <w:p w14:paraId="76CF17E1" w14:textId="77777777" w:rsidR="005F2DC9" w:rsidRDefault="005F2DC9" w:rsidP="00D31F38">
      <w:pPr>
        <w:pStyle w:val="CommentText"/>
      </w:pPr>
      <w:r>
        <w:rPr>
          <w:rStyle w:val="CommentReference"/>
        </w:rPr>
        <w:annotationRef/>
      </w:r>
      <w:r>
        <w:t>the first two sections each have 7 verses. Maybe each section had seven verses and then became inflated? Keeping 7 vs in each section</w:t>
      </w:r>
    </w:p>
  </w:comment>
  <w:comment w:id="534" w:author="Windows User" w:date="2015-10-30T08:56:00Z" w:initials="BS">
    <w:p w14:paraId="01D3FC9E" w14:textId="77777777" w:rsidR="005F2DC9" w:rsidRDefault="005F2DC9" w:rsidP="00D31F38">
      <w:pPr>
        <w:pStyle w:val="CommentText"/>
      </w:pPr>
      <w:r>
        <w:rPr>
          <w:rStyle w:val="CommentReference"/>
        </w:rPr>
        <w:annotationRef/>
      </w:r>
      <w:r>
        <w:t>Communion or commemoration?</w:t>
      </w:r>
    </w:p>
  </w:comment>
  <w:comment w:id="535" w:author="Windows User" w:date="2015-11-21T13:01:00Z" w:initials="WU">
    <w:p w14:paraId="3C8EDFD6" w14:textId="77777777" w:rsidR="005F2DC9" w:rsidRDefault="005F2DC9" w:rsidP="00D31F38">
      <w:pPr>
        <w:pStyle w:val="CommentText"/>
      </w:pPr>
      <w:r>
        <w:rPr>
          <w:rStyle w:val="CommentReference"/>
        </w:rPr>
        <w:annotationRef/>
      </w:r>
      <w:r>
        <w:t>Check, and 2 above</w:t>
      </w:r>
    </w:p>
  </w:comment>
  <w:comment w:id="536" w:author="Brett Slote" w:date="2015-10-30T08:56:00Z" w:initials="BS">
    <w:p w14:paraId="502DF58D" w14:textId="77777777" w:rsidR="005F2DC9" w:rsidRDefault="005F2DC9" w:rsidP="00D31F38">
      <w:pPr>
        <w:pStyle w:val="CommentText"/>
      </w:pPr>
      <w:r>
        <w:rPr>
          <w:rStyle w:val="CommentReference"/>
        </w:rPr>
        <w:annotationRef/>
      </w:r>
      <w:r>
        <w:t>Fred wants 'O' here, saying it matches the Coptic... but it isn't in the Coptic!</w:t>
      </w:r>
    </w:p>
  </w:comment>
  <w:comment w:id="537" w:author="Windows User" w:date="2015-11-21T13:02:00Z" w:initials="WU">
    <w:p w14:paraId="0E3206C8" w14:textId="77777777" w:rsidR="005F2DC9" w:rsidRDefault="005F2DC9" w:rsidP="00D31F38">
      <w:pPr>
        <w:pStyle w:val="CommentText"/>
      </w:pPr>
      <w:r>
        <w:rPr>
          <w:rStyle w:val="CommentReference"/>
        </w:rPr>
        <w:annotationRef/>
      </w:r>
      <w:r>
        <w:t>check</w:t>
      </w:r>
    </w:p>
  </w:comment>
  <w:comment w:id="538" w:author="Windows User" w:date="2015-10-30T08:56:00Z" w:initials="BS">
    <w:p w14:paraId="303AD0FE" w14:textId="77777777" w:rsidR="005F2DC9" w:rsidRDefault="005F2DC9"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9" w:author="Windows User" w:date="2015-11-21T13:02:00Z" w:initials="WU">
    <w:p w14:paraId="5B706BCD" w14:textId="77777777" w:rsidR="005F2DC9" w:rsidRDefault="005F2DC9" w:rsidP="00D31F38">
      <w:pPr>
        <w:pStyle w:val="CommentText"/>
      </w:pPr>
      <w:r>
        <w:rPr>
          <w:rStyle w:val="CommentReference"/>
        </w:rPr>
        <w:annotationRef/>
      </w:r>
      <w:r>
        <w:t>check.  Add Coptic</w:t>
      </w:r>
    </w:p>
  </w:comment>
  <w:comment w:id="545" w:author="Windows User" w:date="2015-11-02T12:45:00Z" w:initials="BS">
    <w:p w14:paraId="02E474EA" w14:textId="77777777" w:rsidR="005F2DC9" w:rsidRDefault="005F2DC9" w:rsidP="00D31F38">
      <w:pPr>
        <w:pStyle w:val="CommentText"/>
      </w:pPr>
      <w:r>
        <w:rPr>
          <w:rStyle w:val="CommentReference"/>
        </w:rPr>
        <w:annotationRef/>
      </w:r>
      <w:r>
        <w:t>Godhead or Divinity?</w:t>
      </w:r>
    </w:p>
  </w:comment>
  <w:comment w:id="546" w:author="Windows User" w:date="2015-10-30T08:56:00Z" w:initials="BS">
    <w:p w14:paraId="1165D588" w14:textId="77777777" w:rsidR="005F2DC9" w:rsidRDefault="005F2DC9"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7" w:author="Windows User" w:date="2015-10-30T08:56:00Z" w:initials="BS">
    <w:p w14:paraId="0ABD6F72" w14:textId="77777777" w:rsidR="005F2DC9" w:rsidRDefault="005F2DC9" w:rsidP="00D31F38">
      <w:pPr>
        <w:pStyle w:val="CommentText"/>
      </w:pPr>
      <w:r>
        <w:rPr>
          <w:rStyle w:val="CommentReference"/>
        </w:rPr>
        <w:annotationRef/>
      </w:r>
      <w:r>
        <w:t>faithful or trusted? faithful sounds better as it is her action and not ours, as trusted.</w:t>
      </w:r>
    </w:p>
  </w:comment>
  <w:comment w:id="561" w:author="Windows User" w:date="2015-10-30T08:56:00Z" w:initials="BS">
    <w:p w14:paraId="07EF5E65" w14:textId="77777777" w:rsidR="005F2DC9" w:rsidRDefault="005F2DC9" w:rsidP="00D31F38">
      <w:pPr>
        <w:pStyle w:val="CommentText"/>
      </w:pPr>
      <w:r>
        <w:rPr>
          <w:rStyle w:val="CommentReference"/>
        </w:rPr>
        <w:annotationRef/>
      </w:r>
      <w:r>
        <w:t>MT (KJV) and Ra lack. NETS has and so does Coptic.</w:t>
      </w:r>
    </w:p>
  </w:comment>
  <w:comment w:id="562" w:author="Windows User" w:date="2015-11-21T13:03:00Z" w:initials="WU">
    <w:p w14:paraId="0505077C" w14:textId="77777777" w:rsidR="005F2DC9" w:rsidRDefault="005F2DC9" w:rsidP="00D31F38">
      <w:pPr>
        <w:pStyle w:val="CommentText"/>
      </w:pPr>
      <w:r>
        <w:rPr>
          <w:rStyle w:val="CommentReference"/>
        </w:rPr>
        <w:annotationRef/>
      </w:r>
      <w:r>
        <w:t>check</w:t>
      </w:r>
    </w:p>
  </w:comment>
  <w:comment w:id="563" w:author="Windows User" w:date="2015-11-21T13:03:00Z" w:initials="WU">
    <w:p w14:paraId="2CFCDBC4" w14:textId="77777777" w:rsidR="005F2DC9" w:rsidRDefault="005F2DC9" w:rsidP="00D31F38">
      <w:pPr>
        <w:pStyle w:val="CommentText"/>
      </w:pPr>
      <w:r>
        <w:rPr>
          <w:rStyle w:val="CommentReference"/>
        </w:rPr>
        <w:annotationRef/>
      </w:r>
      <w:r>
        <w:t>check</w:t>
      </w:r>
    </w:p>
  </w:comment>
  <w:comment w:id="564" w:author="Windows User" w:date="2015-11-21T13:04:00Z" w:initials="WU">
    <w:p w14:paraId="7B87BF1F" w14:textId="77777777" w:rsidR="005F2DC9" w:rsidRDefault="005F2DC9" w:rsidP="00D31F38">
      <w:pPr>
        <w:pStyle w:val="CommentText"/>
      </w:pPr>
      <w:r>
        <w:rPr>
          <w:rStyle w:val="CommentReference"/>
        </w:rPr>
        <w:annotationRef/>
      </w:r>
      <w:r>
        <w:t>check</w:t>
      </w:r>
    </w:p>
  </w:comment>
  <w:comment w:id="565" w:author="Windows User" w:date="2015-10-30T08:56:00Z" w:initials="BS">
    <w:p w14:paraId="469A8399" w14:textId="77777777" w:rsidR="005F2DC9" w:rsidRDefault="005F2DC9" w:rsidP="00D31F38">
      <w:pPr>
        <w:pStyle w:val="CommentText"/>
      </w:pPr>
      <w:r>
        <w:rPr>
          <w:rStyle w:val="CommentReference"/>
        </w:rPr>
        <w:annotationRef/>
      </w:r>
      <w:r>
        <w:t>Coptic varies greatly from NETS</w:t>
      </w:r>
    </w:p>
  </w:comment>
  <w:comment w:id="571" w:author="Windows User" w:date="2015-10-30T08:56:00Z" w:initials="BS">
    <w:p w14:paraId="30B7538F" w14:textId="77777777" w:rsidR="005F2DC9" w:rsidRDefault="005F2DC9" w:rsidP="00D31F38">
      <w:pPr>
        <w:pStyle w:val="CommentText"/>
      </w:pPr>
      <w:r>
        <w:rPr>
          <w:rStyle w:val="CommentReference"/>
        </w:rPr>
        <w:annotationRef/>
      </w:r>
      <w:r>
        <w:t>NETS has dance... also drum &amp; harp...</w:t>
      </w:r>
    </w:p>
  </w:comment>
  <w:comment w:id="572" w:author="Windows User" w:date="2015-10-30T08:56:00Z" w:initials="BS">
    <w:p w14:paraId="040D59AA" w14:textId="77777777" w:rsidR="005F2DC9" w:rsidRDefault="005F2DC9" w:rsidP="00D31F38">
      <w:pPr>
        <w:pStyle w:val="CommentText"/>
      </w:pPr>
      <w:r>
        <w:rPr>
          <w:rStyle w:val="CommentReference"/>
        </w:rPr>
        <w:annotationRef/>
      </w:r>
      <w:r>
        <w:t>NETS and LA have boast in glory...</w:t>
      </w:r>
    </w:p>
  </w:comment>
  <w:comment w:id="573" w:author="Windows User" w:date="2015-10-30T08:56:00Z" w:initials="BS">
    <w:p w14:paraId="0F357187" w14:textId="77777777" w:rsidR="005F2DC9" w:rsidRDefault="005F2DC9" w:rsidP="00D31F38">
      <w:pPr>
        <w:pStyle w:val="CommentText"/>
      </w:pPr>
      <w:r>
        <w:rPr>
          <w:rStyle w:val="CommentReference"/>
        </w:rPr>
        <w:annotationRef/>
      </w:r>
      <w:r>
        <w:t>NETS has rejoice. Coptis looks to me like glorify... Sing aloud? Rejoice?</w:t>
      </w:r>
    </w:p>
  </w:comment>
  <w:comment w:id="574" w:author="Windows User" w:date="2015-10-30T08:56:00Z" w:initials="BS">
    <w:p w14:paraId="10510650" w14:textId="77777777" w:rsidR="005F2DC9" w:rsidRDefault="005F2DC9" w:rsidP="00D31F38">
      <w:pPr>
        <w:pStyle w:val="CommentText"/>
      </w:pPr>
      <w:r>
        <w:rPr>
          <w:rStyle w:val="CommentReference"/>
        </w:rPr>
        <w:annotationRef/>
      </w:r>
      <w:r>
        <w:t>NETS has throats too. I'm leaving mouths. Throats is too literal. Not how we say it in English...</w:t>
      </w:r>
    </w:p>
  </w:comment>
  <w:comment w:id="575" w:author="Windows User" w:date="2015-10-30T08:56:00Z" w:initials="BS">
    <w:p w14:paraId="0F6BDC5E" w14:textId="77777777" w:rsidR="005F2DC9" w:rsidRDefault="005F2DC9" w:rsidP="00D31F38">
      <w:pPr>
        <w:pStyle w:val="CommentText"/>
      </w:pPr>
      <w:r>
        <w:rPr>
          <w:rStyle w:val="CommentReference"/>
        </w:rPr>
        <w:annotationRef/>
      </w:r>
      <w:r>
        <w:t>NETS has rebukes. punishments?</w:t>
      </w:r>
    </w:p>
  </w:comment>
  <w:comment w:id="581" w:author="Windows User" w:date="2015-10-30T08:56:00Z" w:initials="BS">
    <w:p w14:paraId="37F1C98E" w14:textId="77777777" w:rsidR="005F2DC9" w:rsidRDefault="005F2DC9" w:rsidP="00D31F38">
      <w:pPr>
        <w:pStyle w:val="CommentText"/>
      </w:pPr>
      <w:r>
        <w:rPr>
          <w:rStyle w:val="CommentReference"/>
        </w:rPr>
        <w:annotationRef/>
      </w:r>
      <w:r>
        <w:t>psaltry? or lyre?</w:t>
      </w:r>
    </w:p>
  </w:comment>
  <w:comment w:id="594" w:author="Windows User" w:date="2015-11-21T13:04:00Z" w:initials="WU">
    <w:p w14:paraId="43A5D1B1" w14:textId="77777777" w:rsidR="005F2DC9" w:rsidRDefault="005F2DC9" w:rsidP="00E35F1F">
      <w:pPr>
        <w:pStyle w:val="CommentText"/>
      </w:pPr>
      <w:r>
        <w:rPr>
          <w:rStyle w:val="CommentReference"/>
        </w:rPr>
        <w:annotationRef/>
      </w:r>
      <w:r>
        <w:t>check</w:t>
      </w:r>
    </w:p>
  </w:comment>
  <w:comment w:id="595" w:author="Windows User" w:date="2015-11-21T13:04:00Z" w:initials="WU">
    <w:p w14:paraId="4B6A4DE4" w14:textId="77777777" w:rsidR="005F2DC9" w:rsidRDefault="005F2DC9" w:rsidP="00E35F1F">
      <w:pPr>
        <w:pStyle w:val="CommentText"/>
      </w:pPr>
      <w:r>
        <w:rPr>
          <w:rStyle w:val="CommentReference"/>
        </w:rPr>
        <w:annotationRef/>
      </w:r>
      <w:r>
        <w:t>check</w:t>
      </w:r>
    </w:p>
  </w:comment>
  <w:comment w:id="596" w:author="Windows User" w:date="2015-10-30T08:56:00Z" w:initials="BS">
    <w:p w14:paraId="483AEE75" w14:textId="77777777" w:rsidR="005F2DC9" w:rsidRDefault="005F2DC9" w:rsidP="00E35F1F">
      <w:pPr>
        <w:pStyle w:val="CommentText"/>
      </w:pPr>
      <w:r>
        <w:rPr>
          <w:rStyle w:val="CommentReference"/>
        </w:rPr>
        <w:annotationRef/>
      </w:r>
      <w:r>
        <w:t>tense? praise or will praise?</w:t>
      </w:r>
    </w:p>
  </w:comment>
  <w:comment w:id="597" w:author="Windows User" w:date="2015-10-30T08:56:00Z" w:initials="BS">
    <w:p w14:paraId="17DAD50D" w14:textId="77777777" w:rsidR="005F2DC9" w:rsidRDefault="005F2DC9" w:rsidP="00E35F1F">
      <w:pPr>
        <w:pStyle w:val="CommentText"/>
      </w:pPr>
      <w:r>
        <w:rPr>
          <w:rStyle w:val="CommentReference"/>
        </w:rPr>
        <w:annotationRef/>
      </w:r>
      <w:r>
        <w:t>earth? land? creation?</w:t>
      </w:r>
    </w:p>
  </w:comment>
  <w:comment w:id="598" w:author="Windows User" w:date="2015-11-21T13:05:00Z" w:initials="WU">
    <w:p w14:paraId="412BFF55" w14:textId="77777777" w:rsidR="005F2DC9" w:rsidRDefault="005F2DC9" w:rsidP="00E35F1F">
      <w:pPr>
        <w:pStyle w:val="CommentText"/>
      </w:pPr>
      <w:r>
        <w:rPr>
          <w:rStyle w:val="CommentReference"/>
        </w:rPr>
        <w:annotationRef/>
      </w:r>
      <w:r>
        <w:t>check</w:t>
      </w:r>
    </w:p>
  </w:comment>
  <w:comment w:id="599" w:author="Windows User" w:date="2015-10-30T08:56:00Z" w:initials="BS">
    <w:p w14:paraId="4FEF2EC7" w14:textId="77777777" w:rsidR="005F2DC9" w:rsidRDefault="005F2DC9" w:rsidP="00E35F1F">
      <w:pPr>
        <w:pStyle w:val="CommentText"/>
      </w:pPr>
      <w:r>
        <w:rPr>
          <w:rStyle w:val="CommentReference"/>
        </w:rPr>
        <w:annotationRef/>
      </w:r>
      <w:r>
        <w:t>make haste is a little archaic. But hurry is way too colloquial. Quicken doesn't sound right.</w:t>
      </w:r>
    </w:p>
  </w:comment>
  <w:comment w:id="600" w:author="Windows User" w:date="2015-10-30T08:56:00Z" w:initials="BS">
    <w:p w14:paraId="25E26C66" w14:textId="77777777" w:rsidR="005F2DC9" w:rsidRDefault="005F2DC9" w:rsidP="00E35F1F">
      <w:pPr>
        <w:pStyle w:val="CommentText"/>
      </w:pPr>
      <w:r>
        <w:rPr>
          <w:rStyle w:val="CommentReference"/>
        </w:rPr>
        <w:annotationRef/>
      </w:r>
      <w:r>
        <w:t>should either be diverse here or different elsewhere</w:t>
      </w:r>
    </w:p>
  </w:comment>
  <w:comment w:id="601" w:author="Windows User" w:date="2015-10-30T08:56:00Z" w:initials="BS">
    <w:p w14:paraId="7A65524D" w14:textId="77777777" w:rsidR="005F2DC9" w:rsidRDefault="005F2DC9" w:rsidP="00E35F1F">
      <w:pPr>
        <w:pStyle w:val="CommentText"/>
      </w:pPr>
      <w:r>
        <w:rPr>
          <w:rStyle w:val="CommentReference"/>
        </w:rPr>
        <w:annotationRef/>
      </w:r>
      <w:r>
        <w:t>truth or righteousness? Or justice?</w:t>
      </w:r>
    </w:p>
  </w:comment>
  <w:comment w:id="602" w:author="Windows User" w:date="2015-10-30T08:56:00Z" w:initials="BS">
    <w:p w14:paraId="1C135E98" w14:textId="77777777" w:rsidR="005F2DC9" w:rsidRDefault="005F2DC9" w:rsidP="00E35F1F">
      <w:pPr>
        <w:pStyle w:val="CommentText"/>
      </w:pPr>
      <w:r>
        <w:rPr>
          <w:rStyle w:val="CommentReference"/>
        </w:rPr>
        <w:annotationRef/>
      </w:r>
      <w:r>
        <w:t>patience or longsuffering?</w:t>
      </w:r>
    </w:p>
  </w:comment>
  <w:comment w:id="603" w:author="Windows User" w:date="2015-10-30T08:56:00Z" w:initials="BS">
    <w:p w14:paraId="2E20A232" w14:textId="77777777" w:rsidR="005F2DC9" w:rsidRDefault="005F2DC9" w:rsidP="00E35F1F">
      <w:pPr>
        <w:pStyle w:val="CommentText"/>
      </w:pPr>
      <w:r>
        <w:rPr>
          <w:rStyle w:val="CommentReference"/>
        </w:rPr>
        <w:annotationRef/>
      </w:r>
      <w:r>
        <w:t>just "at the first watch"?</w:t>
      </w:r>
    </w:p>
  </w:comment>
  <w:comment w:id="604" w:author="Windows User" w:date="2015-10-30T08:56:00Z" w:initials="BS">
    <w:p w14:paraId="34FB1BC0" w14:textId="77777777" w:rsidR="005F2DC9" w:rsidRDefault="005F2DC9" w:rsidP="00E35F1F">
      <w:pPr>
        <w:pStyle w:val="CommentText"/>
      </w:pPr>
      <w:r>
        <w:rPr>
          <w:rStyle w:val="CommentReference"/>
        </w:rPr>
        <w:annotationRef/>
      </w:r>
      <w:r>
        <w:t>sweet, or easy?</w:t>
      </w:r>
    </w:p>
  </w:comment>
  <w:comment w:id="605" w:author="Windows User" w:date="2015-10-30T08:56:00Z" w:initials="BS">
    <w:p w14:paraId="20646872" w14:textId="77777777" w:rsidR="005F2DC9" w:rsidRDefault="005F2DC9" w:rsidP="00E35F1F">
      <w:pPr>
        <w:pStyle w:val="CommentText"/>
      </w:pPr>
      <w:r>
        <w:rPr>
          <w:rStyle w:val="CommentReference"/>
        </w:rPr>
        <w:annotationRef/>
      </w:r>
      <w:r>
        <w:t>less accurate than beloved, but sounds a lot better..</w:t>
      </w:r>
    </w:p>
  </w:comment>
  <w:comment w:id="606" w:author="Windows User" w:date="2015-10-30T08:56:00Z" w:initials="BS">
    <w:p w14:paraId="4707B322" w14:textId="77777777" w:rsidR="005F2DC9" w:rsidRDefault="005F2DC9" w:rsidP="00E35F1F">
      <w:pPr>
        <w:pStyle w:val="CommentText"/>
      </w:pPr>
      <w:r>
        <w:rPr>
          <w:rStyle w:val="CommentReference"/>
        </w:rPr>
        <w:annotationRef/>
      </w:r>
      <w:r>
        <w:t>sound better if omit of?</w:t>
      </w:r>
    </w:p>
  </w:comment>
  <w:comment w:id="607" w:author="Windows User" w:date="2015-10-30T08:56:00Z" w:initials="BS">
    <w:p w14:paraId="0D6FF167" w14:textId="77777777" w:rsidR="005F2DC9" w:rsidRDefault="005F2DC9" w:rsidP="00E35F1F">
      <w:pPr>
        <w:pStyle w:val="CommentText"/>
      </w:pPr>
      <w:r>
        <w:rPr>
          <w:rStyle w:val="CommentReference"/>
        </w:rPr>
        <w:annotationRef/>
      </w:r>
      <w:r>
        <w:t>truth, or righteousness?</w:t>
      </w:r>
    </w:p>
  </w:comment>
  <w:comment w:id="608" w:author="Windows User" w:date="2015-10-30T08:56:00Z" w:initials="BS">
    <w:p w14:paraId="1A8CABED" w14:textId="77777777" w:rsidR="005F2DC9" w:rsidRDefault="005F2DC9" w:rsidP="00E35F1F">
      <w:pPr>
        <w:pStyle w:val="CommentText"/>
      </w:pPr>
      <w:r>
        <w:rPr>
          <w:rStyle w:val="CommentReference"/>
        </w:rPr>
        <w:annotationRef/>
      </w:r>
      <w:r>
        <w:t>true, or perfecvt?</w:t>
      </w:r>
    </w:p>
  </w:comment>
  <w:comment w:id="609" w:author="Windows User" w:date="2015-10-30T08:56:00Z" w:initials="BS">
    <w:p w14:paraId="21AC5CB8" w14:textId="77777777" w:rsidR="005F2DC9" w:rsidRDefault="005F2DC9" w:rsidP="00E35F1F">
      <w:pPr>
        <w:pStyle w:val="CommentText"/>
      </w:pPr>
      <w:r>
        <w:rPr>
          <w:rStyle w:val="CommentReference"/>
        </w:rPr>
        <w:annotationRef/>
      </w:r>
      <w:r>
        <w:t>and?</w:t>
      </w:r>
    </w:p>
  </w:comment>
  <w:comment w:id="610" w:author="Windows User" w:date="2015-10-30T08:56:00Z" w:initials="BS">
    <w:p w14:paraId="6C6DCC78" w14:textId="77777777" w:rsidR="005F2DC9" w:rsidRDefault="005F2DC9" w:rsidP="00E35F1F">
      <w:pPr>
        <w:pStyle w:val="CommentText"/>
      </w:pPr>
      <w:r>
        <w:rPr>
          <w:rStyle w:val="CommentReference"/>
        </w:rPr>
        <w:annotationRef/>
      </w:r>
      <w:r>
        <w:t>gather is in first line in Coptic, but tune flows better here..</w:t>
      </w:r>
    </w:p>
  </w:comment>
  <w:comment w:id="611" w:author="Windows User" w:date="2015-10-30T08:56:00Z" w:initials="BS">
    <w:p w14:paraId="4B49F853" w14:textId="77777777" w:rsidR="005F2DC9" w:rsidRDefault="005F2DC9" w:rsidP="00E35F1F">
      <w:pPr>
        <w:pStyle w:val="CommentText"/>
      </w:pPr>
      <w:r>
        <w:rPr>
          <w:rStyle w:val="CommentReference"/>
        </w:rPr>
        <w:annotationRef/>
      </w:r>
      <w:r>
        <w:t>will?</w:t>
      </w:r>
    </w:p>
  </w:comment>
  <w:comment w:id="612" w:author="Windows User" w:date="2015-10-30T08:56:00Z" w:initials="BS">
    <w:p w14:paraId="6FC8752C" w14:textId="77777777" w:rsidR="005F2DC9" w:rsidRDefault="005F2DC9" w:rsidP="00E35F1F">
      <w:pPr>
        <w:pStyle w:val="CommentText"/>
      </w:pPr>
      <w:r>
        <w:rPr>
          <w:rStyle w:val="CommentReference"/>
        </w:rPr>
        <w:annotationRef/>
      </w:r>
      <w:r>
        <w:t>save? keep? deliver?</w:t>
      </w:r>
    </w:p>
  </w:comment>
  <w:comment w:id="613" w:author="Windows User" w:date="2015-10-30T08:56:00Z" w:initials="BS">
    <w:p w14:paraId="7843FDD6" w14:textId="77777777" w:rsidR="005F2DC9" w:rsidRDefault="005F2DC9" w:rsidP="00E35F1F">
      <w:pPr>
        <w:pStyle w:val="CommentText"/>
      </w:pPr>
      <w:r>
        <w:rPr>
          <w:rStyle w:val="CommentReference"/>
        </w:rPr>
        <w:annotationRef/>
      </w:r>
      <w:r>
        <w:t>need a convention for making "ak ee". {}? bold?</w:t>
      </w:r>
    </w:p>
  </w:comment>
  <w:comment w:id="614" w:author="Windows User" w:date="2015-10-30T08:56:00Z" w:initials="BS">
    <w:p w14:paraId="636DE776" w14:textId="77777777" w:rsidR="005F2DC9" w:rsidRDefault="005F2DC9" w:rsidP="00E35F1F">
      <w:pPr>
        <w:pStyle w:val="CommentText"/>
      </w:pPr>
      <w:r>
        <w:rPr>
          <w:rStyle w:val="CommentReference"/>
        </w:rPr>
        <w:annotationRef/>
      </w:r>
      <w:r>
        <w:t>I like it better with "be" in... thoughts?</w:t>
      </w:r>
    </w:p>
  </w:comment>
  <w:comment w:id="626" w:author="Windows User" w:date="2015-11-02T12:45:00Z" w:initials="BS">
    <w:p w14:paraId="0A55894A" w14:textId="77777777" w:rsidR="005F2DC9" w:rsidRDefault="005F2DC9" w:rsidP="00E35F1F">
      <w:pPr>
        <w:pStyle w:val="CommentText"/>
      </w:pPr>
      <w:r>
        <w:rPr>
          <w:rStyle w:val="CommentReference"/>
        </w:rPr>
        <w:annotationRef/>
      </w:r>
      <w:r>
        <w:t>this splitting of the verses doesn't follow the Coptic... does it really flow much better, or is it just that I'm more used to it?</w:t>
      </w:r>
    </w:p>
  </w:comment>
  <w:comment w:id="627" w:author="Windows User" w:date="2015-10-30T08:56:00Z" w:initials="BS">
    <w:p w14:paraId="0E80932F" w14:textId="77777777" w:rsidR="005F2DC9" w:rsidRDefault="005F2DC9" w:rsidP="00E35F1F">
      <w:pPr>
        <w:pStyle w:val="CommentText"/>
      </w:pPr>
      <w:r>
        <w:rPr>
          <w:rStyle w:val="CommentReference"/>
        </w:rPr>
        <w:annotationRef/>
      </w:r>
      <w:r>
        <w:t>does coptic bear out? Feels much more right to me.</w:t>
      </w:r>
    </w:p>
  </w:comment>
  <w:comment w:id="628" w:author="Windows User" w:date="2015-10-30T08:56:00Z" w:initials="BS">
    <w:p w14:paraId="759B277F" w14:textId="77777777" w:rsidR="005F2DC9" w:rsidRDefault="005F2DC9" w:rsidP="00E35F1F">
      <w:pPr>
        <w:pStyle w:val="CommentText"/>
      </w:pPr>
      <w:r>
        <w:rPr>
          <w:rStyle w:val="CommentReference"/>
        </w:rPr>
        <w:annotationRef/>
      </w:r>
      <w:r>
        <w:t>tense?</w:t>
      </w:r>
    </w:p>
  </w:comment>
  <w:comment w:id="629" w:author="Windows User" w:date="2015-10-30T08:56:00Z" w:initials="BS">
    <w:p w14:paraId="5C472088" w14:textId="77777777" w:rsidR="005F2DC9" w:rsidRDefault="005F2DC9" w:rsidP="00E35F1F">
      <w:pPr>
        <w:pStyle w:val="CommentText"/>
      </w:pPr>
      <w:r>
        <w:rPr>
          <w:rStyle w:val="CommentReference"/>
        </w:rPr>
        <w:annotationRef/>
      </w:r>
      <w:r>
        <w:t>exalt or magnify?</w:t>
      </w:r>
    </w:p>
  </w:comment>
  <w:comment w:id="630" w:author="Windows User" w:date="2015-10-30T08:56:00Z" w:initials="BS">
    <w:p w14:paraId="2FB7E2BD" w14:textId="77777777" w:rsidR="005F2DC9" w:rsidRDefault="005F2DC9" w:rsidP="00E35F1F">
      <w:pPr>
        <w:pStyle w:val="CommentText"/>
      </w:pPr>
      <w:r>
        <w:rPr>
          <w:rStyle w:val="CommentReference"/>
        </w:rPr>
        <w:annotationRef/>
      </w:r>
      <w:r>
        <w:t>or iwn?</w:t>
      </w:r>
    </w:p>
  </w:comment>
  <w:comment w:id="634" w:author="Windows User" w:date="2015-10-30T08:56:00Z" w:initials="BS">
    <w:p w14:paraId="3C8244A0" w14:textId="77777777" w:rsidR="005F2DC9" w:rsidRDefault="005F2DC9" w:rsidP="00E35F1F">
      <w:pPr>
        <w:pStyle w:val="CommentText"/>
      </w:pPr>
      <w:r>
        <w:rPr>
          <w:rStyle w:val="CommentReference"/>
        </w:rPr>
        <w:annotationRef/>
      </w:r>
      <w:r>
        <w:t>does type capture "it foretold the sign" in more contemporary language than "a figure"</w:t>
      </w:r>
    </w:p>
  </w:comment>
  <w:comment w:id="635" w:author="Windows User" w:date="2015-10-30T08:56:00Z" w:initials="BS">
    <w:p w14:paraId="6C8F9167" w14:textId="77777777" w:rsidR="005F2DC9" w:rsidRDefault="005F2DC9" w:rsidP="00E35F1F">
      <w:pPr>
        <w:pStyle w:val="CommentText"/>
      </w:pPr>
      <w:r>
        <w:rPr>
          <w:rStyle w:val="CommentReference"/>
        </w:rPr>
        <w:annotationRef/>
      </w:r>
      <w:r>
        <w:t>correct that no mention of nature?</w:t>
      </w:r>
    </w:p>
  </w:comment>
  <w:comment w:id="636" w:author="Windows User" w:date="2015-10-30T08:56:00Z" w:initials="BS">
    <w:p w14:paraId="5ACA101B" w14:textId="77777777" w:rsidR="005F2DC9" w:rsidRDefault="005F2DC9" w:rsidP="00E35F1F">
      <w:pPr>
        <w:pStyle w:val="CommentText"/>
      </w:pPr>
      <w:r>
        <w:rPr>
          <w:rStyle w:val="CommentReference"/>
        </w:rPr>
        <w:annotationRef/>
      </w:r>
      <w:r>
        <w:t>holy or pure? divinity or godhead?</w:t>
      </w:r>
    </w:p>
  </w:comment>
  <w:comment w:id="637" w:author="Windows User" w:date="2015-10-30T08:56:00Z" w:initials="BS">
    <w:p w14:paraId="14D8C709" w14:textId="77777777" w:rsidR="005F2DC9" w:rsidRDefault="005F2DC9" w:rsidP="00E35F1F">
      <w:pPr>
        <w:pStyle w:val="CommentText"/>
      </w:pPr>
      <w:r>
        <w:rPr>
          <w:rStyle w:val="CommentReference"/>
        </w:rPr>
        <w:annotationRef/>
      </w:r>
      <w:r>
        <w:t>born or begotten? begotten without seeed or without mixture of substance?</w:t>
      </w:r>
    </w:p>
  </w:comment>
  <w:comment w:id="638" w:author="Windows User" w:date="2015-10-30T08:56:00Z" w:initials="BS">
    <w:p w14:paraId="5B5854F9" w14:textId="77777777" w:rsidR="005F2DC9" w:rsidRDefault="005F2DC9" w:rsidP="00E35F1F">
      <w:pPr>
        <w:pStyle w:val="CommentText"/>
      </w:pPr>
      <w:r>
        <w:rPr>
          <w:rStyle w:val="CommentReference"/>
        </w:rPr>
        <w:annotationRef/>
      </w:r>
      <w:r>
        <w:t>coessential or consubstantial?</w:t>
      </w:r>
    </w:p>
  </w:comment>
  <w:comment w:id="639" w:author="Windows User" w:date="2015-10-30T08:56:00Z" w:initials="BS">
    <w:p w14:paraId="66C0B0D7" w14:textId="77777777" w:rsidR="005F2DC9" w:rsidRDefault="005F2DC9" w:rsidP="00E35F1F">
      <w:pPr>
        <w:pStyle w:val="CommentText"/>
      </w:pPr>
      <w:r>
        <w:rPr>
          <w:rStyle w:val="CommentReference"/>
        </w:rPr>
        <w:annotationRef/>
      </w:r>
      <w:r>
        <w:t>made one or joined?</w:t>
      </w:r>
    </w:p>
  </w:comment>
  <w:comment w:id="640" w:author="Windows User" w:date="2015-10-30T08:56:00Z" w:initials="BS">
    <w:p w14:paraId="094D26E3" w14:textId="77777777" w:rsidR="005F2DC9" w:rsidRDefault="005F2DC9" w:rsidP="00E35F1F">
      <w:pPr>
        <w:pStyle w:val="CommentText"/>
      </w:pPr>
      <w:r>
        <w:rPr>
          <w:rStyle w:val="CommentReference"/>
        </w:rPr>
        <w:annotationRef/>
      </w:r>
      <w:r>
        <w:t>does this rephrasing capture it ok?</w:t>
      </w:r>
    </w:p>
  </w:comment>
  <w:comment w:id="641" w:author="Windows User" w:date="2015-10-30T08:56:00Z" w:initials="BS">
    <w:p w14:paraId="6FD992D3" w14:textId="77777777" w:rsidR="005F2DC9" w:rsidRDefault="005F2DC9" w:rsidP="00E35F1F">
      <w:pPr>
        <w:pStyle w:val="CommentText"/>
      </w:pPr>
      <w:r>
        <w:rPr>
          <w:rStyle w:val="CommentReference"/>
        </w:rPr>
        <w:annotationRef/>
      </w:r>
      <w:r>
        <w:t>something clearer than putplue?</w:t>
      </w:r>
    </w:p>
  </w:comment>
  <w:comment w:id="642" w:author="Windows User" w:date="2015-10-30T08:56:00Z" w:initials="BS">
    <w:p w14:paraId="08E2A9FB" w14:textId="77777777" w:rsidR="005F2DC9" w:rsidRDefault="005F2DC9" w:rsidP="00E35F1F">
      <w:pPr>
        <w:pStyle w:val="CommentText"/>
      </w:pPr>
      <w:r>
        <w:rPr>
          <w:rStyle w:val="CommentReference"/>
        </w:rPr>
        <w:annotationRef/>
      </w:r>
      <w:r>
        <w:t>woven or fine?</w:t>
      </w:r>
    </w:p>
  </w:comment>
  <w:comment w:id="643" w:author="Windows User" w:date="2015-10-30T08:56:00Z" w:initials="BS">
    <w:p w14:paraId="7A9FC970" w14:textId="77777777" w:rsidR="005F2DC9" w:rsidRDefault="005F2DC9" w:rsidP="00E35F1F">
      <w:pPr>
        <w:pStyle w:val="CommentText"/>
      </w:pPr>
      <w:r>
        <w:rPr>
          <w:rStyle w:val="CommentReference"/>
        </w:rPr>
        <w:annotationRef/>
      </w:r>
      <w:r>
        <w:t>palin</w:t>
      </w:r>
    </w:p>
  </w:comment>
  <w:comment w:id="644" w:author="Windows User" w:date="2015-10-30T08:56:00Z" w:initials="BS">
    <w:p w14:paraId="5EFFC3EC" w14:textId="77777777" w:rsidR="005F2DC9" w:rsidRDefault="005F2DC9" w:rsidP="00E35F1F">
      <w:pPr>
        <w:pStyle w:val="CommentText"/>
      </w:pPr>
      <w:r>
        <w:rPr>
          <w:rStyle w:val="CommentReference"/>
        </w:rPr>
        <w:annotationRef/>
      </w:r>
      <w:r>
        <w:t>exalt or magnify?</w:t>
      </w:r>
    </w:p>
  </w:comment>
  <w:comment w:id="645" w:author="Windows User" w:date="2015-10-30T08:56:00Z" w:initials="BS">
    <w:p w14:paraId="150C26DA" w14:textId="77777777" w:rsidR="005F2DC9" w:rsidRDefault="005F2DC9" w:rsidP="00E35F1F">
      <w:pPr>
        <w:pStyle w:val="CommentText"/>
      </w:pPr>
      <w:r>
        <w:rPr>
          <w:rStyle w:val="CommentReference"/>
        </w:rPr>
        <w:annotationRef/>
      </w:r>
      <w:r>
        <w:t>or iwn?</w:t>
      </w:r>
    </w:p>
  </w:comment>
  <w:comment w:id="649" w:author="Windows User" w:date="2015-10-30T08:56:00Z" w:initials="BS">
    <w:p w14:paraId="0E3B452D" w14:textId="77777777" w:rsidR="005F2DC9" w:rsidRDefault="005F2DC9"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50" w:author="Windows User" w:date="2015-10-30T08:56:00Z" w:initials="BS">
    <w:p w14:paraId="12D989DF" w14:textId="77777777" w:rsidR="005F2DC9" w:rsidRDefault="005F2DC9" w:rsidP="00E35F1F">
      <w:pPr>
        <w:pStyle w:val="CommentText"/>
      </w:pPr>
      <w:r>
        <w:rPr>
          <w:rStyle w:val="CommentReference"/>
        </w:rPr>
        <w:annotationRef/>
      </w:r>
      <w:r>
        <w:t>forged or beaten?</w:t>
      </w:r>
    </w:p>
  </w:comment>
  <w:comment w:id="651" w:author="Windows User" w:date="2015-10-30T08:56:00Z" w:initials="BS">
    <w:p w14:paraId="3E8ADE2B" w14:textId="77777777" w:rsidR="005F2DC9" w:rsidRDefault="005F2DC9" w:rsidP="00E35F1F">
      <w:pPr>
        <w:pStyle w:val="CommentText"/>
      </w:pPr>
      <w:r>
        <w:rPr>
          <w:rStyle w:val="CommentReference"/>
        </w:rPr>
        <w:annotationRef/>
      </w:r>
      <w:r>
        <w:t>omit? always and move up mercy seat?</w:t>
      </w:r>
    </w:p>
  </w:comment>
  <w:comment w:id="652" w:author="Windows User" w:date="2015-10-30T08:56:00Z" w:initials="BS">
    <w:p w14:paraId="7079ED43" w14:textId="77777777" w:rsidR="005F2DC9" w:rsidRDefault="005F2DC9" w:rsidP="00E35F1F">
      <w:pPr>
        <w:pStyle w:val="CommentText"/>
      </w:pPr>
      <w:r>
        <w:rPr>
          <w:rStyle w:val="CommentReference"/>
        </w:rPr>
        <w:annotationRef/>
      </w:r>
      <w:r>
        <w:t>tense? past makes a lot more sense</w:t>
      </w:r>
    </w:p>
  </w:comment>
  <w:comment w:id="653" w:author="Windows User" w:date="2015-10-30T08:56:00Z" w:initials="BS">
    <w:p w14:paraId="109014C9" w14:textId="77777777" w:rsidR="005F2DC9" w:rsidRDefault="005F2DC9" w:rsidP="00E35F1F">
      <w:pPr>
        <w:pStyle w:val="CommentText"/>
      </w:pPr>
      <w:r>
        <w:rPr>
          <w:rStyle w:val="CommentReference"/>
        </w:rPr>
        <w:annotationRef/>
      </w:r>
      <w:r>
        <w:t>why does Abouna omit sin?</w:t>
      </w:r>
    </w:p>
  </w:comment>
  <w:comment w:id="654" w:author="Windows User" w:date="2015-10-30T08:56:00Z" w:initials="BS">
    <w:p w14:paraId="027A16CD" w14:textId="77777777" w:rsidR="005F2DC9" w:rsidRDefault="005F2DC9" w:rsidP="00E35F1F">
      <w:pPr>
        <w:pStyle w:val="CommentText"/>
      </w:pPr>
      <w:r>
        <w:rPr>
          <w:rStyle w:val="CommentReference"/>
        </w:rPr>
        <w:annotationRef/>
      </w:r>
      <w:r>
        <w:t>exalt or magnify?</w:t>
      </w:r>
    </w:p>
  </w:comment>
  <w:comment w:id="655" w:author="Windows User" w:date="2015-10-30T08:56:00Z" w:initials="BS">
    <w:p w14:paraId="20C9574B" w14:textId="77777777" w:rsidR="005F2DC9" w:rsidRDefault="005F2DC9" w:rsidP="00E35F1F">
      <w:pPr>
        <w:pStyle w:val="CommentText"/>
      </w:pPr>
      <w:r>
        <w:rPr>
          <w:rStyle w:val="CommentReference"/>
        </w:rPr>
        <w:annotationRef/>
      </w:r>
      <w:r>
        <w:t>or iwn?</w:t>
      </w:r>
    </w:p>
  </w:comment>
  <w:comment w:id="659" w:author="Windows User" w:date="2015-10-30T08:56:00Z" w:initials="BS">
    <w:p w14:paraId="6726A127" w14:textId="77777777" w:rsidR="005F2DC9" w:rsidRDefault="005F2DC9" w:rsidP="00E35F1F">
      <w:pPr>
        <w:pStyle w:val="CommentText"/>
      </w:pPr>
      <w:r>
        <w:rPr>
          <w:rStyle w:val="CommentReference"/>
        </w:rPr>
        <w:annotationRef/>
      </w:r>
      <w:r>
        <w:t>That your name be called... sounds like an expression that should just be that you be called in english. Thoughts?</w:t>
      </w:r>
    </w:p>
  </w:comment>
  <w:comment w:id="660" w:author="Windows User" w:date="2015-10-30T08:56:00Z" w:initials="BS">
    <w:p w14:paraId="50013BE5" w14:textId="77777777" w:rsidR="005F2DC9" w:rsidRDefault="005F2DC9" w:rsidP="00E35F1F">
      <w:pPr>
        <w:pStyle w:val="CommentText"/>
      </w:pPr>
      <w:r>
        <w:rPr>
          <w:rStyle w:val="CommentReference"/>
        </w:rPr>
        <w:annotationRef/>
      </w:r>
      <w:r>
        <w:t>for isn't accurate... but sounds better</w:t>
      </w:r>
    </w:p>
  </w:comment>
  <w:comment w:id="661" w:author="Windows User" w:date="2015-10-30T08:56:00Z" w:initials="BS">
    <w:p w14:paraId="5A639B27" w14:textId="77777777" w:rsidR="005F2DC9" w:rsidRDefault="005F2DC9" w:rsidP="00E35F1F">
      <w:pPr>
        <w:pStyle w:val="CommentText"/>
      </w:pPr>
      <w:r>
        <w:rPr>
          <w:rStyle w:val="CommentReference"/>
        </w:rPr>
        <w:annotationRef/>
      </w:r>
      <w:r>
        <w:t>exalt or magnify?</w:t>
      </w:r>
    </w:p>
  </w:comment>
  <w:comment w:id="662" w:author="Windows User" w:date="2015-10-30T08:56:00Z" w:initials="BS">
    <w:p w14:paraId="3A4414A4" w14:textId="77777777" w:rsidR="005F2DC9" w:rsidRDefault="005F2DC9" w:rsidP="00E35F1F">
      <w:pPr>
        <w:pStyle w:val="CommentText"/>
      </w:pPr>
      <w:r>
        <w:rPr>
          <w:rStyle w:val="CommentReference"/>
        </w:rPr>
        <w:annotationRef/>
      </w:r>
      <w:r>
        <w:t>or iwn?</w:t>
      </w:r>
    </w:p>
  </w:comment>
  <w:comment w:id="666" w:author="Windows User" w:date="2015-10-30T08:56:00Z" w:initials="BS">
    <w:p w14:paraId="60D89983" w14:textId="77777777" w:rsidR="005F2DC9" w:rsidRDefault="005F2DC9" w:rsidP="00E35F1F">
      <w:pPr>
        <w:pStyle w:val="CommentText"/>
      </w:pPr>
      <w:r>
        <w:rPr>
          <w:rStyle w:val="CommentReference"/>
        </w:rPr>
        <w:annotationRef/>
      </w:r>
      <w:r>
        <w:t>perpetual lamp?</w:t>
      </w:r>
    </w:p>
  </w:comment>
  <w:comment w:id="667" w:author="Windows User" w:date="2015-10-30T08:56:00Z" w:initials="BS">
    <w:p w14:paraId="708630CC" w14:textId="77777777" w:rsidR="005F2DC9" w:rsidRDefault="005F2DC9" w:rsidP="00E35F1F">
      <w:pPr>
        <w:pStyle w:val="CommentText"/>
      </w:pPr>
      <w:r>
        <w:rPr>
          <w:rStyle w:val="CommentReference"/>
        </w:rPr>
        <w:annotationRef/>
      </w:r>
      <w:r>
        <w:t>parousia?</w:t>
      </w:r>
    </w:p>
  </w:comment>
  <w:comment w:id="668" w:author="Windows User" w:date="2015-10-30T08:56:00Z" w:initials="BS">
    <w:p w14:paraId="670AE5C3" w14:textId="77777777" w:rsidR="005F2DC9" w:rsidRDefault="005F2DC9" w:rsidP="00E35F1F">
      <w:pPr>
        <w:pStyle w:val="CommentText"/>
      </w:pPr>
      <w:r>
        <w:rPr>
          <w:rStyle w:val="CommentReference"/>
        </w:rPr>
        <w:annotationRef/>
      </w:r>
      <w:r>
        <w:t>tense?</w:t>
      </w:r>
    </w:p>
  </w:comment>
  <w:comment w:id="669" w:author="Windows User" w:date="2015-10-30T08:56:00Z" w:initials="BS">
    <w:p w14:paraId="281D5A29" w14:textId="77777777" w:rsidR="005F2DC9" w:rsidRDefault="005F2DC9" w:rsidP="00E35F1F">
      <w:pPr>
        <w:pStyle w:val="CommentText"/>
      </w:pPr>
      <w:r>
        <w:rPr>
          <w:rStyle w:val="CommentReference"/>
        </w:rPr>
        <w:annotationRef/>
      </w:r>
      <w:r>
        <w:t>enlightens?</w:t>
      </w:r>
    </w:p>
  </w:comment>
  <w:comment w:id="670" w:author="Windows User" w:date="2015-10-30T08:56:00Z" w:initials="BS">
    <w:p w14:paraId="09189517" w14:textId="77777777" w:rsidR="005F2DC9" w:rsidRDefault="005F2DC9" w:rsidP="00E35F1F">
      <w:pPr>
        <w:pStyle w:val="CommentText"/>
      </w:pPr>
      <w:r>
        <w:rPr>
          <w:rStyle w:val="CommentReference"/>
        </w:rPr>
        <w:annotationRef/>
      </w:r>
      <w:r>
        <w:t>exalt or magnify?</w:t>
      </w:r>
    </w:p>
  </w:comment>
  <w:comment w:id="671" w:author="Windows User" w:date="2015-10-30T08:56:00Z" w:initials="BS">
    <w:p w14:paraId="0F1C3DB1" w14:textId="77777777" w:rsidR="005F2DC9" w:rsidRDefault="005F2DC9" w:rsidP="00E35F1F">
      <w:pPr>
        <w:pStyle w:val="CommentText"/>
      </w:pPr>
      <w:r>
        <w:rPr>
          <w:rStyle w:val="CommentReference"/>
        </w:rPr>
        <w:annotationRef/>
      </w:r>
      <w:r>
        <w:t>or iwn?</w:t>
      </w:r>
    </w:p>
  </w:comment>
  <w:comment w:id="675" w:author="Windows User" w:date="2015-10-30T08:56:00Z" w:initials="BS">
    <w:p w14:paraId="49777AD4" w14:textId="77777777" w:rsidR="005F2DC9" w:rsidRDefault="005F2DC9" w:rsidP="00E35F1F">
      <w:pPr>
        <w:pStyle w:val="CommentText"/>
      </w:pPr>
      <w:r>
        <w:rPr>
          <w:rStyle w:val="CommentReference"/>
        </w:rPr>
        <w:annotationRef/>
      </w:r>
      <w:r>
        <w:t>this order better or worse?</w:t>
      </w:r>
    </w:p>
  </w:comment>
  <w:comment w:id="676" w:author="Windows User" w:date="2015-10-30T08:56:00Z" w:initials="BS">
    <w:p w14:paraId="07AFF474" w14:textId="77777777" w:rsidR="005F2DC9" w:rsidRDefault="005F2DC9" w:rsidP="00E35F1F">
      <w:pPr>
        <w:pStyle w:val="CommentText"/>
      </w:pPr>
      <w:r>
        <w:rPr>
          <w:rStyle w:val="CommentReference"/>
        </w:rPr>
        <w:annotationRef/>
      </w:r>
      <w:r>
        <w:t>I think upon should stay here</w:t>
      </w:r>
    </w:p>
  </w:comment>
  <w:comment w:id="677" w:author="Windows User" w:date="2015-10-30T08:56:00Z" w:initials="BS">
    <w:p w14:paraId="0441CD07" w14:textId="77777777" w:rsidR="005F2DC9" w:rsidRDefault="005F2DC9" w:rsidP="00E35F1F">
      <w:pPr>
        <w:pStyle w:val="CommentText"/>
      </w:pPr>
      <w:r>
        <w:rPr>
          <w:rStyle w:val="CommentReference"/>
        </w:rPr>
        <w:annotationRef/>
      </w:r>
      <w:r>
        <w:t>exalt or magnify?</w:t>
      </w:r>
    </w:p>
  </w:comment>
  <w:comment w:id="678" w:author="Windows User" w:date="2015-10-30T08:56:00Z" w:initials="BS">
    <w:p w14:paraId="6B633293" w14:textId="77777777" w:rsidR="005F2DC9" w:rsidRDefault="005F2DC9" w:rsidP="00E35F1F">
      <w:pPr>
        <w:pStyle w:val="CommentText"/>
      </w:pPr>
      <w:r>
        <w:rPr>
          <w:rStyle w:val="CommentReference"/>
        </w:rPr>
        <w:annotationRef/>
      </w:r>
      <w:r>
        <w:t>or iwn?</w:t>
      </w:r>
    </w:p>
  </w:comment>
  <w:comment w:id="686" w:author="Windows User" w:date="2015-10-30T08:56:00Z" w:initials="BS">
    <w:p w14:paraId="5798119C" w14:textId="77777777" w:rsidR="005F2DC9" w:rsidRDefault="005F2DC9" w:rsidP="00E35F1F">
      <w:pPr>
        <w:pStyle w:val="CommentText"/>
      </w:pPr>
      <w:r>
        <w:rPr>
          <w:rStyle w:val="CommentReference"/>
        </w:rPr>
        <w:annotationRef/>
      </w:r>
      <w:r>
        <w:t>The phrase is "Our God in truth". Placing a coma before "in truth" makis it sound like "in truth withotu the seed of man"</w:t>
      </w:r>
    </w:p>
  </w:comment>
  <w:comment w:id="687" w:author="Windows User" w:date="2015-10-30T08:56:00Z" w:initials="BS">
    <w:p w14:paraId="7FE87033" w14:textId="77777777" w:rsidR="005F2DC9" w:rsidRDefault="005F2DC9" w:rsidP="00E35F1F">
      <w:pPr>
        <w:pStyle w:val="CommentText"/>
      </w:pPr>
      <w:r>
        <w:rPr>
          <w:rStyle w:val="CommentReference"/>
        </w:rPr>
        <w:annotationRef/>
      </w:r>
      <w:r>
        <w:t>While being virgin is correct. But it sounds strange. being a virgin is less accurate. Being virginal?</w:t>
      </w:r>
    </w:p>
  </w:comment>
  <w:comment w:id="688" w:author="Windows User" w:date="2015-10-30T08:56:00Z" w:initials="BS">
    <w:p w14:paraId="13254F43" w14:textId="77777777" w:rsidR="005F2DC9" w:rsidRDefault="005F2DC9" w:rsidP="00E35F1F">
      <w:pPr>
        <w:pStyle w:val="CommentText"/>
      </w:pPr>
      <w:r>
        <w:rPr>
          <w:rStyle w:val="CommentReference"/>
        </w:rPr>
        <w:annotationRef/>
      </w:r>
      <w:r>
        <w:t>I like holy better than saint. But it isn't very consistent since Abouna renders it saint everywhere else...</w:t>
      </w:r>
    </w:p>
  </w:comment>
  <w:comment w:id="689" w:author="Windows User" w:date="2015-10-30T08:56:00Z" w:initials="BS">
    <w:p w14:paraId="195E8533" w14:textId="77777777" w:rsidR="005F2DC9" w:rsidRDefault="005F2DC9" w:rsidP="00E35F1F">
      <w:pPr>
        <w:pStyle w:val="CommentText"/>
      </w:pPr>
      <w:r>
        <w:rPr>
          <w:rStyle w:val="CommentReference"/>
        </w:rPr>
        <w:annotationRef/>
      </w:r>
      <w:r>
        <w:t>what word works here? dwelling doesn't. it would have to be dwelling place, which is too long.</w:t>
      </w:r>
    </w:p>
  </w:comment>
  <w:comment w:id="690" w:author="Windows User" w:date="2015-10-30T08:56:00Z" w:initials="BS">
    <w:p w14:paraId="5A28B06B" w14:textId="77777777" w:rsidR="005F2DC9" w:rsidRDefault="005F2DC9" w:rsidP="00E35F1F">
      <w:pPr>
        <w:pStyle w:val="CommentText"/>
      </w:pPr>
      <w:r>
        <w:rPr>
          <w:rStyle w:val="CommentReference"/>
        </w:rPr>
        <w:annotationRef/>
      </w:r>
      <w:r>
        <w:t>exalt or magnify?</w:t>
      </w:r>
    </w:p>
  </w:comment>
  <w:comment w:id="691" w:author="Windows User" w:date="2015-10-30T08:56:00Z" w:initials="BS">
    <w:p w14:paraId="6604F03B" w14:textId="77777777" w:rsidR="005F2DC9" w:rsidRDefault="005F2DC9" w:rsidP="00E35F1F">
      <w:pPr>
        <w:pStyle w:val="CommentText"/>
      </w:pPr>
      <w:r>
        <w:rPr>
          <w:rStyle w:val="CommentReference"/>
        </w:rPr>
        <w:annotationRef/>
      </w:r>
      <w:r>
        <w:t>or iwn?</w:t>
      </w:r>
    </w:p>
  </w:comment>
  <w:comment w:id="695" w:author="Windows User" w:date="2015-10-30T08:56:00Z" w:initials="BS">
    <w:p w14:paraId="6680EED5" w14:textId="77777777" w:rsidR="005F2DC9" w:rsidRDefault="005F2DC9" w:rsidP="00E35F1F">
      <w:pPr>
        <w:pStyle w:val="CommentText"/>
      </w:pPr>
      <w:r>
        <w:rPr>
          <w:rStyle w:val="CommentReference"/>
        </w:rPr>
        <w:annotationRef/>
      </w:r>
      <w:r>
        <w:t>does this work?</w:t>
      </w:r>
    </w:p>
  </w:comment>
  <w:comment w:id="696" w:author="Windows User" w:date="2015-10-30T08:56:00Z" w:initials="BS">
    <w:p w14:paraId="7B5754B1" w14:textId="77777777" w:rsidR="005F2DC9" w:rsidRDefault="005F2DC9" w:rsidP="00E35F1F">
      <w:pPr>
        <w:pStyle w:val="CommentText"/>
      </w:pPr>
      <w:r>
        <w:rPr>
          <w:rStyle w:val="CommentReference"/>
        </w:rPr>
        <w:annotationRef/>
      </w:r>
      <w:r>
        <w:t>is this right?</w:t>
      </w:r>
    </w:p>
  </w:comment>
  <w:comment w:id="697" w:author="Windows User" w:date="2015-10-30T08:56:00Z" w:initials="BS">
    <w:p w14:paraId="6058F90B" w14:textId="77777777" w:rsidR="005F2DC9" w:rsidRDefault="005F2DC9" w:rsidP="00E35F1F">
      <w:pPr>
        <w:pStyle w:val="CommentText"/>
      </w:pPr>
      <w:r>
        <w:rPr>
          <w:rStyle w:val="CommentReference"/>
        </w:rPr>
        <w:annotationRef/>
      </w:r>
      <w:r>
        <w:t>?</w:t>
      </w:r>
    </w:p>
  </w:comment>
  <w:comment w:id="698" w:author="Windows User" w:date="2015-10-30T08:56:00Z" w:initials="BS">
    <w:p w14:paraId="505706D1" w14:textId="77777777" w:rsidR="005F2DC9" w:rsidRDefault="005F2DC9" w:rsidP="00E35F1F">
      <w:pPr>
        <w:pStyle w:val="CommentText"/>
      </w:pPr>
      <w:r>
        <w:rPr>
          <w:rStyle w:val="CommentReference"/>
        </w:rPr>
        <w:annotationRef/>
      </w:r>
      <w:r>
        <w:t>about or to?</w:t>
      </w:r>
    </w:p>
  </w:comment>
  <w:comment w:id="699" w:author="Windows User" w:date="2015-10-30T08:56:00Z" w:initials="BS">
    <w:p w14:paraId="35AD6860" w14:textId="77777777" w:rsidR="005F2DC9" w:rsidRDefault="005F2DC9" w:rsidP="00E35F1F">
      <w:pPr>
        <w:pStyle w:val="CommentText"/>
      </w:pPr>
      <w:r>
        <w:rPr>
          <w:rStyle w:val="CommentReference"/>
        </w:rPr>
        <w:annotationRef/>
      </w:r>
      <w:r>
        <w:t>proclaim or cry?</w:t>
      </w:r>
    </w:p>
  </w:comment>
  <w:comment w:id="700" w:author="Windows User" w:date="2015-10-30T08:56:00Z" w:initials="BS">
    <w:p w14:paraId="588A0CA8" w14:textId="77777777" w:rsidR="005F2DC9" w:rsidRDefault="005F2DC9" w:rsidP="00E35F1F">
      <w:pPr>
        <w:pStyle w:val="CommentText"/>
      </w:pPr>
      <w:r>
        <w:rPr>
          <w:rStyle w:val="CommentReference"/>
        </w:rPr>
        <w:annotationRef/>
      </w:r>
      <w:r>
        <w:t>??</w:t>
      </w:r>
    </w:p>
  </w:comment>
  <w:comment w:id="701" w:author="Windows User" w:date="2015-10-30T08:56:00Z" w:initials="BS">
    <w:p w14:paraId="43146472" w14:textId="77777777" w:rsidR="005F2DC9" w:rsidRDefault="005F2DC9" w:rsidP="00E35F1F">
      <w:pPr>
        <w:pStyle w:val="CommentText"/>
      </w:pPr>
      <w:r>
        <w:rPr>
          <w:rStyle w:val="CommentReference"/>
        </w:rPr>
        <w:annotationRef/>
      </w:r>
      <w:r>
        <w:t>just?</w:t>
      </w:r>
    </w:p>
  </w:comment>
  <w:comment w:id="702" w:author="Windows User" w:date="2015-10-30T08:56:00Z" w:initials="BS">
    <w:p w14:paraId="005E33F9" w14:textId="77777777" w:rsidR="005F2DC9" w:rsidRDefault="005F2DC9" w:rsidP="00E35F1F">
      <w:pPr>
        <w:pStyle w:val="CommentText"/>
      </w:pPr>
      <w:r>
        <w:rPr>
          <w:rStyle w:val="CommentReference"/>
        </w:rPr>
        <w:annotationRef/>
      </w:r>
      <w:r>
        <w:t>chaste or meek?</w:t>
      </w:r>
    </w:p>
  </w:comment>
  <w:comment w:id="703" w:author="Windows User" w:date="2015-10-30T08:56:00Z" w:initials="BS">
    <w:p w14:paraId="38FC80AB" w14:textId="77777777" w:rsidR="005F2DC9" w:rsidRDefault="005F2DC9" w:rsidP="00E35F1F">
      <w:pPr>
        <w:pStyle w:val="CommentText"/>
      </w:pPr>
      <w:r>
        <w:rPr>
          <w:rStyle w:val="CommentReference"/>
        </w:rPr>
        <w:annotationRef/>
      </w:r>
      <w:r>
        <w:t>St. Isaac? Holy issac?</w:t>
      </w:r>
    </w:p>
  </w:comment>
  <w:comment w:id="704" w:author="Windows User" w:date="2015-10-30T08:56:00Z" w:initials="BS">
    <w:p w14:paraId="49E0F637" w14:textId="77777777" w:rsidR="005F2DC9" w:rsidRDefault="005F2DC9" w:rsidP="00E35F1F">
      <w:pPr>
        <w:pStyle w:val="CommentText"/>
      </w:pPr>
      <w:r>
        <w:rPr>
          <w:rStyle w:val="CommentReference"/>
        </w:rPr>
        <w:annotationRef/>
      </w:r>
      <w:r>
        <w:t>ten thousand time?</w:t>
      </w:r>
    </w:p>
  </w:comment>
  <w:comment w:id="705" w:author="Windows User" w:date="2015-10-30T08:56:00Z" w:initials="BS">
    <w:p w14:paraId="565278E4" w14:textId="77777777" w:rsidR="005F2DC9" w:rsidRDefault="005F2DC9" w:rsidP="00E35F1F">
      <w:pPr>
        <w:pStyle w:val="CommentText"/>
      </w:pPr>
      <w:r>
        <w:rPr>
          <w:rStyle w:val="CommentReference"/>
        </w:rPr>
        <w:annotationRef/>
      </w:r>
      <w:r>
        <w:t>probably don't want to say despot.</w:t>
      </w:r>
    </w:p>
  </w:comment>
  <w:comment w:id="706" w:author="Windows User" w:date="2015-10-30T08:56:00Z" w:initials="BS">
    <w:p w14:paraId="34F4A5A9" w14:textId="77777777" w:rsidR="005F2DC9" w:rsidRDefault="005F2DC9" w:rsidP="00E35F1F">
      <w:pPr>
        <w:pStyle w:val="CommentText"/>
      </w:pPr>
      <w:r>
        <w:rPr>
          <w:rStyle w:val="CommentReference"/>
        </w:rPr>
        <w:annotationRef/>
      </w:r>
      <w:r>
        <w:t>honour or pride?</w:t>
      </w:r>
    </w:p>
  </w:comment>
  <w:comment w:id="707" w:author="Windows User" w:date="2015-10-30T08:56:00Z" w:initials="BS">
    <w:p w14:paraId="28840E47" w14:textId="77777777" w:rsidR="005F2DC9" w:rsidRDefault="005F2DC9" w:rsidP="00E35F1F">
      <w:pPr>
        <w:pStyle w:val="CommentText"/>
      </w:pPr>
      <w:r>
        <w:rPr>
          <w:rStyle w:val="CommentReference"/>
        </w:rPr>
        <w:annotationRef/>
      </w:r>
      <w:r>
        <w:t>spouse or friend???</w:t>
      </w:r>
    </w:p>
  </w:comment>
  <w:comment w:id="708" w:author="Windows User" w:date="2015-10-30T08:56:00Z" w:initials="BS">
    <w:p w14:paraId="6D247103" w14:textId="77777777" w:rsidR="005F2DC9" w:rsidRDefault="005F2DC9" w:rsidP="00E35F1F">
      <w:pPr>
        <w:pStyle w:val="CommentText"/>
      </w:pPr>
      <w:r>
        <w:rPr>
          <w:rStyle w:val="CommentReference"/>
        </w:rPr>
        <w:annotationRef/>
      </w:r>
      <w:r>
        <w:t>word can be health or salvation... but health would parallel healing in next verse??? should it be salvation?</w:t>
      </w:r>
    </w:p>
  </w:comment>
  <w:comment w:id="709" w:author="Windows User" w:date="2015-10-30T08:56:00Z" w:initials="BS">
    <w:p w14:paraId="2A107B46" w14:textId="77777777" w:rsidR="005F2DC9" w:rsidRDefault="005F2DC9" w:rsidP="00E35F1F">
      <w:pPr>
        <w:pStyle w:val="CommentText"/>
      </w:pPr>
      <w:r>
        <w:rPr>
          <w:rStyle w:val="CommentReference"/>
        </w:rPr>
        <w:annotationRef/>
      </w:r>
      <w:r>
        <w:t>unity or oneness? indescribable or unparalleled?</w:t>
      </w:r>
    </w:p>
  </w:comment>
  <w:comment w:id="710" w:author="Windows User" w:date="2015-10-30T08:56:00Z" w:initials="BS">
    <w:p w14:paraId="5555F795" w14:textId="77777777" w:rsidR="005F2DC9" w:rsidRDefault="005F2DC9" w:rsidP="00E35F1F">
      <w:pPr>
        <w:pStyle w:val="CommentText"/>
      </w:pPr>
      <w:r>
        <w:rPr>
          <w:rStyle w:val="CommentReference"/>
        </w:rPr>
        <w:annotationRef/>
      </w:r>
      <w:r>
        <w:t>mingling of substance or human seed? kind of a big difference.</w:t>
      </w:r>
    </w:p>
  </w:comment>
  <w:comment w:id="711" w:author="Microsoft Office User" w:date="2016-08-19T20:02:00Z" w:initials="Office">
    <w:p w14:paraId="43574A61" w14:textId="0B98052D" w:rsidR="005F2DC9" w:rsidRDefault="005F2DC9">
      <w:pPr>
        <w:pStyle w:val="CommentText"/>
      </w:pPr>
      <w:r>
        <w:rPr>
          <w:rStyle w:val="CommentReference"/>
        </w:rPr>
        <w:annotationRef/>
      </w:r>
      <w:r>
        <w:t>check</w:t>
      </w:r>
    </w:p>
  </w:comment>
  <w:comment w:id="712" w:author="Windows User" w:date="2015-10-30T08:56:00Z" w:initials="BS">
    <w:p w14:paraId="5E07F016" w14:textId="77777777" w:rsidR="005F2DC9" w:rsidRDefault="005F2DC9" w:rsidP="00E35F1F">
      <w:pPr>
        <w:pStyle w:val="CommentText"/>
      </w:pPr>
      <w:r>
        <w:rPr>
          <w:rStyle w:val="CommentReference"/>
        </w:rPr>
        <w:annotationRef/>
      </w:r>
      <w:r>
        <w:t>pray or interceed? With or before?</w:t>
      </w:r>
    </w:p>
  </w:comment>
  <w:comment w:id="719" w:author="Windows User" w:date="2015-10-30T08:56:00Z" w:initials="WU">
    <w:p w14:paraId="7192577A" w14:textId="77777777" w:rsidR="005F2DC9" w:rsidRDefault="005F2DC9" w:rsidP="00E35F1F">
      <w:pPr>
        <w:pStyle w:val="CommentText"/>
      </w:pPr>
      <w:r>
        <w:rPr>
          <w:rStyle w:val="CommentReference"/>
        </w:rPr>
        <w:annotationRef/>
      </w:r>
      <w:r>
        <w:t>Are exalted abve. Are honoured more. Parallel structure. More honoured doesn’t flow as well because it doesn’t parallel the structure</w:t>
      </w:r>
    </w:p>
  </w:comment>
  <w:comment w:id="720" w:author="Windows User" w:date="2015-10-30T08:56:00Z" w:initials="WU">
    <w:p w14:paraId="1632DB35" w14:textId="77777777" w:rsidR="005F2DC9" w:rsidRDefault="005F2DC9" w:rsidP="00E35F1F">
      <w:pPr>
        <w:pStyle w:val="CommentText"/>
      </w:pPr>
      <w:r>
        <w:rPr>
          <w:rStyle w:val="CommentReference"/>
        </w:rPr>
        <w:annotationRef/>
      </w:r>
      <w:r>
        <w:t>Are more honoured?</w:t>
      </w:r>
    </w:p>
  </w:comment>
  <w:comment w:id="721" w:author="Windows User" w:date="2015-10-30T08:56:00Z" w:initials="WU">
    <w:p w14:paraId="38104BB5" w14:textId="77777777" w:rsidR="005F2DC9" w:rsidRDefault="005F2DC9" w:rsidP="00E35F1F">
      <w:pPr>
        <w:pStyle w:val="CommentText"/>
      </w:pPr>
      <w:r>
        <w:rPr>
          <w:rStyle w:val="CommentReference"/>
        </w:rPr>
        <w:annotationRef/>
      </w:r>
      <w:r>
        <w:t xml:space="preserve">Means or path? Means with freedom of speech is not a sclear as a way orpath that has a freedom of speech. </w:t>
      </w:r>
    </w:p>
  </w:comment>
  <w:comment w:id="728" w:author="Windows User" w:date="2015-10-30T08:56:00Z" w:initials="WU">
    <w:p w14:paraId="64353538" w14:textId="77777777" w:rsidR="005F2DC9" w:rsidRDefault="005F2DC9" w:rsidP="00E35F1F">
      <w:pPr>
        <w:pStyle w:val="CommentText"/>
      </w:pPr>
      <w:r>
        <w:rPr>
          <w:rStyle w:val="CommentReference"/>
        </w:rPr>
        <w:annotationRef/>
      </w:r>
      <w:r>
        <w:t>Above heaven or above the heavens. Not above the heaven.</w:t>
      </w:r>
    </w:p>
  </w:comment>
  <w:comment w:id="729" w:author="Windows User" w:date="2015-10-30T08:56:00Z" w:initials="WU">
    <w:p w14:paraId="684796B5" w14:textId="77777777" w:rsidR="005F2DC9" w:rsidRDefault="005F2DC9" w:rsidP="00E35F1F">
      <w:pPr>
        <w:pStyle w:val="CommentText"/>
      </w:pPr>
      <w:r>
        <w:rPr>
          <w:rStyle w:val="CommentReference"/>
        </w:rPr>
        <w:annotationRef/>
      </w:r>
      <w:r>
        <w:t>Reuse of truth is very awkward</w:t>
      </w:r>
    </w:p>
  </w:comment>
  <w:comment w:id="733" w:author="Windows User" w:date="2015-10-30T08:56:00Z" w:initials="WU">
    <w:p w14:paraId="1D6D9724" w14:textId="77777777" w:rsidR="005F2DC9" w:rsidRDefault="005F2DC9" w:rsidP="00E35F1F">
      <w:pPr>
        <w:pStyle w:val="CommentText"/>
      </w:pPr>
      <w:r>
        <w:rPr>
          <w:rStyle w:val="CommentReference"/>
        </w:rPr>
        <w:annotationRef/>
      </w:r>
      <w:r>
        <w:t>The Virgin Mary?</w:t>
      </w:r>
    </w:p>
  </w:comment>
  <w:comment w:id="734" w:author="Windows User" w:date="2015-10-30T08:56:00Z" w:initials="WU">
    <w:p w14:paraId="104BFD73" w14:textId="77777777" w:rsidR="005F2DC9" w:rsidRDefault="005F2DC9" w:rsidP="00E35F1F">
      <w:pPr>
        <w:pStyle w:val="CommentText"/>
      </w:pPr>
      <w:r>
        <w:rPr>
          <w:rStyle w:val="CommentReference"/>
        </w:rPr>
        <w:annotationRef/>
      </w:r>
      <w:r>
        <w:t>And the Mercy Seat / with the Cherubs? Less literal, but makes more sense.</w:t>
      </w:r>
    </w:p>
  </w:comment>
  <w:comment w:id="735" w:author="Windows User" w:date="2015-10-30T08:56:00Z" w:initials="WU">
    <w:p w14:paraId="4E46CF30" w14:textId="77777777" w:rsidR="005F2DC9" w:rsidRDefault="005F2DC9" w:rsidP="00E35F1F">
      <w:pPr>
        <w:pStyle w:val="CommentText"/>
      </w:pPr>
      <w:r>
        <w:rPr>
          <w:rStyle w:val="CommentReference"/>
        </w:rPr>
        <w:annotationRef/>
      </w:r>
      <w:r>
        <w:t>Jar or vessel for the sake of youth who think marijuana?</w:t>
      </w:r>
    </w:p>
  </w:comment>
  <w:comment w:id="736" w:author="Windows User" w:date="2015-10-30T08:56:00Z" w:initials="WU">
    <w:p w14:paraId="0D8736F0" w14:textId="77777777" w:rsidR="005F2DC9" w:rsidRDefault="005F2DC9" w:rsidP="00E35F1F">
      <w:pPr>
        <w:pStyle w:val="CommentText"/>
      </w:pPr>
      <w:r>
        <w:rPr>
          <w:rStyle w:val="CommentReference"/>
        </w:rPr>
        <w:annotationRef/>
      </w:r>
      <w:r>
        <w:t>Not lampstand?</w:t>
      </w:r>
    </w:p>
  </w:comment>
  <w:comment w:id="740" w:author="Windows User" w:date="2015-10-30T08:56:00Z" w:initials="WU">
    <w:p w14:paraId="71035455" w14:textId="77777777" w:rsidR="005F2DC9" w:rsidRDefault="005F2DC9" w:rsidP="00E35F1F">
      <w:pPr>
        <w:pStyle w:val="CommentText"/>
      </w:pPr>
      <w:r>
        <w:rPr>
          <w:rStyle w:val="CommentReference"/>
        </w:rPr>
        <w:annotationRef/>
      </w:r>
      <w:r>
        <w:t>Need to decide whether to capitalize and be Consistent.</w:t>
      </w:r>
    </w:p>
  </w:comment>
  <w:comment w:id="741" w:author="Windows User" w:date="2015-10-30T08:56:00Z" w:initials="WU">
    <w:p w14:paraId="27C7371E" w14:textId="77777777" w:rsidR="005F2DC9" w:rsidRDefault="005F2DC9"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2" w:author="Windows User" w:date="2015-10-30T08:56:00Z" w:initials="WU">
    <w:p w14:paraId="209A45A7" w14:textId="77777777" w:rsidR="005F2DC9" w:rsidRDefault="005F2DC9" w:rsidP="00E35F1F">
      <w:pPr>
        <w:pStyle w:val="CommentText"/>
      </w:pPr>
      <w:r>
        <w:rPr>
          <w:rStyle w:val="CommentReference"/>
        </w:rPr>
        <w:annotationRef/>
      </w:r>
      <w:r>
        <w:t>Tense(s) of this vs?</w:t>
      </w:r>
    </w:p>
  </w:comment>
  <w:comment w:id="746" w:author="Windows User" w:date="2015-10-30T08:56:00Z" w:initials="WU">
    <w:p w14:paraId="596EE3A5" w14:textId="77777777" w:rsidR="005F2DC9" w:rsidRDefault="005F2DC9" w:rsidP="00E35F1F">
      <w:pPr>
        <w:pStyle w:val="CommentText"/>
      </w:pPr>
      <w:r>
        <w:rPr>
          <w:rStyle w:val="CommentReference"/>
        </w:rPr>
        <w:annotationRef/>
      </w:r>
      <w:r>
        <w:t>If no coma, then that. If coma, then which.</w:t>
      </w:r>
    </w:p>
  </w:comment>
  <w:comment w:id="747" w:author="Windows User" w:date="2015-11-21T13:10:00Z" w:initials="WU">
    <w:p w14:paraId="0E2011D4" w14:textId="77777777" w:rsidR="005F2DC9" w:rsidRPr="00745B45" w:rsidRDefault="005F2DC9"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8" w:author="Windows User" w:date="2015-10-30T08:56:00Z" w:initials="WU">
    <w:p w14:paraId="7F58A02B" w14:textId="77777777" w:rsidR="005F2DC9" w:rsidRDefault="005F2DC9" w:rsidP="00E35F1F">
      <w:pPr>
        <w:pStyle w:val="CommentText"/>
      </w:pPr>
      <w:r>
        <w:rPr>
          <w:rStyle w:val="CommentReference"/>
        </w:rPr>
        <w:annotationRef/>
      </w:r>
      <w:r>
        <w:t>Ok for traditional English. But in current usage hasn’t it narrowed to taste rather than still including smell? Armona?</w:t>
      </w:r>
    </w:p>
  </w:comment>
  <w:comment w:id="749" w:author="Windows User" w:date="2015-10-30T08:56:00Z" w:initials="WU">
    <w:p w14:paraId="06058DA2" w14:textId="77777777" w:rsidR="005F2DC9" w:rsidRDefault="005F2DC9" w:rsidP="00E35F1F">
      <w:pPr>
        <w:pStyle w:val="CommentText"/>
      </w:pPr>
      <w:r>
        <w:rPr>
          <w:rStyle w:val="CommentReference"/>
        </w:rPr>
        <w:annotationRef/>
      </w:r>
      <w:r>
        <w:t>This makes little sense. An estate is just a state, a status… you can restore to a first status, but not to a status</w:t>
      </w:r>
    </w:p>
  </w:comment>
  <w:comment w:id="759" w:author="Windows User" w:date="2015-10-30T08:56:00Z" w:initials="WU">
    <w:p w14:paraId="1E1724A5" w14:textId="77777777" w:rsidR="005F2DC9" w:rsidRDefault="005F2DC9" w:rsidP="00E35F1F">
      <w:pPr>
        <w:pStyle w:val="CommentText"/>
      </w:pPr>
      <w:r>
        <w:rPr>
          <w:rStyle w:val="CommentReference"/>
        </w:rPr>
        <w:annotationRef/>
      </w:r>
      <w:r>
        <w:t>Care or concern?</w:t>
      </w:r>
    </w:p>
  </w:comment>
  <w:comment w:id="760" w:author="Windows User" w:date="2015-10-30T08:56:00Z" w:initials="WU">
    <w:p w14:paraId="78E58888" w14:textId="77777777" w:rsidR="005F2DC9" w:rsidRDefault="005F2DC9" w:rsidP="00E35F1F">
      <w:pPr>
        <w:pStyle w:val="CommentText"/>
      </w:pPr>
      <w:r>
        <w:rPr>
          <w:rStyle w:val="CommentReference"/>
        </w:rPr>
        <w:annotationRef/>
      </w:r>
      <w:r>
        <w:t>Uhm…. ? Coptic clearly says Sabbaton…. But wasn’t it the first day?</w:t>
      </w:r>
    </w:p>
  </w:comment>
  <w:comment w:id="769" w:author="Windows User" w:date="2015-10-30T08:56:00Z" w:initials="WU">
    <w:p w14:paraId="18B3CB42" w14:textId="77777777" w:rsidR="005F2DC9" w:rsidRDefault="005F2DC9" w:rsidP="00E35F1F">
      <w:pPr>
        <w:pStyle w:val="CommentText"/>
      </w:pPr>
      <w:r>
        <w:rPr>
          <w:rStyle w:val="CommentReference"/>
        </w:rPr>
        <w:annotationRef/>
      </w:r>
      <w:r>
        <w:t>Exceedingly? Too? So?</w:t>
      </w:r>
    </w:p>
  </w:comment>
  <w:comment w:id="770" w:author="Windows User" w:date="2015-10-30T08:56:00Z" w:initials="WU">
    <w:p w14:paraId="6849FDD2" w14:textId="77777777" w:rsidR="005F2DC9" w:rsidRDefault="005F2DC9" w:rsidP="00E35F1F">
      <w:pPr>
        <w:pStyle w:val="CommentText"/>
      </w:pPr>
      <w:r>
        <w:rPr>
          <w:rStyle w:val="CommentReference"/>
        </w:rPr>
        <w:annotationRef/>
      </w:r>
      <w:r>
        <w:t>Ramez, I or me?</w:t>
      </w:r>
    </w:p>
  </w:comment>
  <w:comment w:id="771" w:author="Windows User" w:date="2015-10-30T08:56:00Z" w:initials="WU">
    <w:p w14:paraId="799B59FF" w14:textId="77777777" w:rsidR="005F2DC9" w:rsidRDefault="005F2DC9" w:rsidP="00E35F1F">
      <w:pPr>
        <w:pStyle w:val="CommentText"/>
      </w:pPr>
      <w:r>
        <w:rPr>
          <w:rStyle w:val="CommentReference"/>
        </w:rPr>
        <w:annotationRef/>
      </w:r>
      <w:r>
        <w:t>Teach to offer repentance or instruct in repentance?</w:t>
      </w:r>
    </w:p>
  </w:comment>
  <w:comment w:id="772" w:author="Windows User" w:date="2015-10-30T08:56:00Z" w:initials="WU">
    <w:p w14:paraId="57D87D60" w14:textId="77777777" w:rsidR="005F2DC9" w:rsidRDefault="005F2DC9" w:rsidP="00E35F1F">
      <w:pPr>
        <w:pStyle w:val="CommentText"/>
      </w:pPr>
      <w:r>
        <w:rPr>
          <w:rStyle w:val="CommentReference"/>
        </w:rPr>
        <w:annotationRef/>
      </w:r>
      <w:r>
        <w:t>That a sinner die would make this consistent.</w:t>
      </w:r>
    </w:p>
  </w:comment>
  <w:comment w:id="773" w:author="Windows User" w:date="2015-10-30T08:56:00Z" w:initials="WU">
    <w:p w14:paraId="274EC1E4" w14:textId="77777777" w:rsidR="005F2DC9" w:rsidRDefault="005F2DC9" w:rsidP="00E35F1F">
      <w:pPr>
        <w:pStyle w:val="CommentText"/>
      </w:pPr>
      <w:r>
        <w:rPr>
          <w:rStyle w:val="CommentReference"/>
        </w:rPr>
        <w:annotationRef/>
      </w:r>
      <w:r>
        <w:t>Kind-hearted or merciful?</w:t>
      </w:r>
    </w:p>
  </w:comment>
  <w:comment w:id="774" w:author="Windows User" w:date="2015-10-30T08:56:00Z" w:initials="WU">
    <w:p w14:paraId="1370FE87" w14:textId="77777777" w:rsidR="005F2DC9" w:rsidRDefault="005F2DC9" w:rsidP="00E35F1F">
      <w:pPr>
        <w:pStyle w:val="CommentText"/>
      </w:pPr>
      <w:r>
        <w:rPr>
          <w:rStyle w:val="CommentReference"/>
        </w:rPr>
        <w:annotationRef/>
      </w:r>
      <w:r>
        <w:t>Compassions or tender mercies?</w:t>
      </w:r>
    </w:p>
  </w:comment>
  <w:comment w:id="775" w:author="Windows User" w:date="2015-10-30T08:56:00Z" w:initials="WU">
    <w:p w14:paraId="70E14B72" w14:textId="77777777" w:rsidR="005F2DC9" w:rsidRDefault="005F2DC9" w:rsidP="00E35F1F">
      <w:pPr>
        <w:pStyle w:val="CommentText"/>
      </w:pPr>
      <w:r>
        <w:rPr>
          <w:rStyle w:val="CommentReference"/>
        </w:rPr>
        <w:annotationRef/>
      </w:r>
      <w:r>
        <w:t>May He or that He may</w:t>
      </w:r>
    </w:p>
  </w:comment>
  <w:comment w:id="787" w:author="Windows User" w:date="2015-10-30T08:56:00Z" w:initials="BS">
    <w:p w14:paraId="1CD83694" w14:textId="77777777" w:rsidR="005F2DC9" w:rsidRDefault="005F2DC9" w:rsidP="00E35F1F">
      <w:pPr>
        <w:pStyle w:val="CommentText"/>
      </w:pPr>
      <w:r>
        <w:rPr>
          <w:rStyle w:val="CommentReference"/>
        </w:rPr>
        <w:annotationRef/>
      </w:r>
      <w:r>
        <w:t>very greatly is redundant...</w:t>
      </w:r>
    </w:p>
  </w:comment>
  <w:comment w:id="788" w:author="Windows User" w:date="2015-10-30T08:56:00Z" w:initials="BS">
    <w:p w14:paraId="2DB29619" w14:textId="77777777" w:rsidR="005F2DC9" w:rsidRDefault="005F2DC9" w:rsidP="00E35F1F">
      <w:pPr>
        <w:pStyle w:val="CommentText"/>
      </w:pPr>
      <w:r>
        <w:rPr>
          <w:rStyle w:val="CommentReference"/>
        </w:rPr>
        <w:annotationRef/>
      </w:r>
      <w:r>
        <w:t>above? in?</w:t>
      </w:r>
    </w:p>
  </w:comment>
  <w:comment w:id="789" w:author="Windows User" w:date="2015-10-30T08:56:00Z" w:initials="BS">
    <w:p w14:paraId="3734F7C0" w14:textId="77777777" w:rsidR="005F2DC9" w:rsidRDefault="005F2DC9" w:rsidP="00E35F1F">
      <w:pPr>
        <w:pStyle w:val="CommentText"/>
      </w:pPr>
      <w:r>
        <w:rPr>
          <w:rStyle w:val="CommentReference"/>
        </w:rPr>
        <w:annotationRef/>
      </w:r>
      <w:r>
        <w:t>dikeos is usually rended 'righteous'. Is there good cause to use 'just' here?</w:t>
      </w:r>
    </w:p>
  </w:comment>
  <w:comment w:id="790" w:author="Windows User" w:date="2015-10-30T08:56:00Z" w:initials="BS">
    <w:p w14:paraId="06116336" w14:textId="77777777" w:rsidR="005F2DC9" w:rsidRDefault="005F2DC9" w:rsidP="00E35F1F">
      <w:pPr>
        <w:pStyle w:val="CommentText"/>
      </w:pPr>
      <w:r>
        <w:rPr>
          <w:rStyle w:val="CommentReference"/>
        </w:rPr>
        <w:annotationRef/>
      </w:r>
      <w:r>
        <w:t>mediated or put into practice?</w:t>
      </w:r>
    </w:p>
  </w:comment>
  <w:comment w:id="791" w:author="Windows User" w:date="2015-10-30T08:56:00Z" w:initials="BS">
    <w:p w14:paraId="6417B5A7" w14:textId="77777777" w:rsidR="005F2DC9" w:rsidRDefault="005F2DC9" w:rsidP="00E35F1F">
      <w:pPr>
        <w:pStyle w:val="CommentText"/>
      </w:pPr>
      <w:r>
        <w:rPr>
          <w:rStyle w:val="CommentReference"/>
        </w:rPr>
        <w:annotationRef/>
      </w:r>
      <w:r>
        <w:t>on their lips is a common English expression that seems to have the same meaning as "in their mouths"</w:t>
      </w:r>
    </w:p>
  </w:comment>
  <w:comment w:id="792" w:author="Windows User" w:date="2015-10-30T08:56:00Z" w:initials="BS">
    <w:p w14:paraId="7CA0B9DB" w14:textId="77777777" w:rsidR="005F2DC9" w:rsidRDefault="005F2DC9" w:rsidP="00E35F1F">
      <w:pPr>
        <w:pStyle w:val="CommentText"/>
      </w:pPr>
      <w:r>
        <w:rPr>
          <w:rStyle w:val="CommentReference"/>
        </w:rPr>
        <w:annotationRef/>
      </w:r>
      <w:r>
        <w:t>The tree of immortality would flow better in English.</w:t>
      </w:r>
    </w:p>
  </w:comment>
  <w:comment w:id="793" w:author="Windows User" w:date="2015-10-30T08:56:00Z" w:initials="BS">
    <w:p w14:paraId="3D06FFDE" w14:textId="77777777" w:rsidR="005F2DC9" w:rsidRDefault="005F2DC9" w:rsidP="00E35F1F">
      <w:pPr>
        <w:pStyle w:val="CommentText"/>
      </w:pPr>
      <w:r>
        <w:rPr>
          <w:rStyle w:val="CommentReference"/>
        </w:rPr>
        <w:annotationRef/>
      </w:r>
      <w:r>
        <w:t>thoughts or senses?</w:t>
      </w:r>
    </w:p>
  </w:comment>
  <w:comment w:id="794" w:author="Windows User" w:date="2015-10-30T08:56:00Z" w:initials="BS">
    <w:p w14:paraId="5092C47C" w14:textId="77777777" w:rsidR="005F2DC9" w:rsidRDefault="005F2DC9" w:rsidP="00E35F1F">
      <w:pPr>
        <w:pStyle w:val="CommentText"/>
      </w:pPr>
      <w:r>
        <w:rPr>
          <w:rStyle w:val="CommentReference"/>
        </w:rPr>
        <w:annotationRef/>
      </w:r>
      <w:r>
        <w:t>lay? set? cast?</w:t>
      </w:r>
    </w:p>
  </w:comment>
  <w:comment w:id="795" w:author="Windows User" w:date="2015-10-30T08:56:00Z" w:initials="BS">
    <w:p w14:paraId="2988A4E9" w14:textId="77777777" w:rsidR="005F2DC9" w:rsidRDefault="005F2DC9" w:rsidP="00E35F1F">
      <w:pPr>
        <w:pStyle w:val="CommentText"/>
      </w:pPr>
      <w:r>
        <w:rPr>
          <w:rStyle w:val="CommentReference"/>
        </w:rPr>
        <w:annotationRef/>
      </w:r>
      <w:r>
        <w:t>more common word... does it capture meaning well enough?</w:t>
      </w:r>
    </w:p>
  </w:comment>
  <w:comment w:id="796" w:author="Windows User" w:date="2015-10-30T08:56:00Z" w:initials="BS">
    <w:p w14:paraId="7A2B4CA4" w14:textId="77777777" w:rsidR="005F2DC9" w:rsidRDefault="005F2DC9" w:rsidP="00E35F1F">
      <w:pPr>
        <w:pStyle w:val="CommentText"/>
      </w:pPr>
      <w:r>
        <w:rPr>
          <w:rStyle w:val="CommentReference"/>
        </w:rPr>
        <w:annotationRef/>
      </w:r>
      <w:r>
        <w:t>types?</w:t>
      </w:r>
    </w:p>
  </w:comment>
  <w:comment w:id="805" w:author="Windows User" w:date="2015-10-30T08:56:00Z" w:initials="BS">
    <w:p w14:paraId="6A283326" w14:textId="77777777" w:rsidR="005F2DC9" w:rsidRDefault="005F2DC9" w:rsidP="00E35F1F">
      <w:pPr>
        <w:pStyle w:val="CommentText"/>
      </w:pPr>
      <w:r>
        <w:rPr>
          <w:rStyle w:val="CommentReference"/>
        </w:rPr>
        <w:annotationRef/>
      </w:r>
      <w:r>
        <w:t>Coptic clearly says beginning... is there anything in it about authority as the other translations have?</w:t>
      </w:r>
    </w:p>
  </w:comment>
  <w:comment w:id="806" w:author="Windows User" w:date="2015-10-30T08:56:00Z" w:initials="BS">
    <w:p w14:paraId="233F3783" w14:textId="77777777" w:rsidR="005F2DC9" w:rsidRDefault="005F2DC9" w:rsidP="00E35F1F">
      <w:pPr>
        <w:pStyle w:val="CommentText"/>
      </w:pPr>
      <w:r>
        <w:rPr>
          <w:rStyle w:val="CommentReference"/>
        </w:rPr>
        <w:annotationRef/>
      </w:r>
      <w:r>
        <w:t>risen, or shone?</w:t>
      </w:r>
    </w:p>
  </w:comment>
  <w:comment w:id="810" w:author="Windows User" w:date="2015-10-30T08:56:00Z" w:initials="BS">
    <w:p w14:paraId="301FA11B" w14:textId="77777777" w:rsidR="005F2DC9" w:rsidRDefault="005F2DC9" w:rsidP="00D65FD4">
      <w:pPr>
        <w:pStyle w:val="CommentText"/>
      </w:pPr>
      <w:r>
        <w:rPr>
          <w:rStyle w:val="CommentReference"/>
        </w:rPr>
        <w:annotationRef/>
      </w:r>
      <w:r>
        <w:t>risen, or shone?</w:t>
      </w:r>
    </w:p>
  </w:comment>
  <w:comment w:id="814" w:author="Windows User" w:date="2015-10-30T08:56:00Z" w:initials="BS">
    <w:p w14:paraId="4B4155FC" w14:textId="77777777" w:rsidR="005F2DC9" w:rsidRDefault="005F2DC9" w:rsidP="00E35F1F">
      <w:pPr>
        <w:pStyle w:val="CommentText"/>
      </w:pPr>
      <w:r>
        <w:rPr>
          <w:rStyle w:val="CommentReference"/>
        </w:rPr>
        <w:annotationRef/>
      </w:r>
      <w:r>
        <w:t>cap?</w:t>
      </w:r>
    </w:p>
  </w:comment>
  <w:comment w:id="815" w:author="Windows User" w:date="2015-10-30T08:56:00Z" w:initials="BS">
    <w:p w14:paraId="248C83A2" w14:textId="77777777" w:rsidR="005F2DC9" w:rsidRDefault="005F2DC9" w:rsidP="00E35F1F">
      <w:pPr>
        <w:pStyle w:val="CommentText"/>
      </w:pPr>
      <w:r>
        <w:rPr>
          <w:rStyle w:val="CommentReference"/>
        </w:rPr>
        <w:annotationRef/>
      </w:r>
      <w:r>
        <w:t>save? redeem?</w:t>
      </w:r>
    </w:p>
  </w:comment>
  <w:comment w:id="816" w:author="Windows User" w:date="2015-10-30T08:56:00Z" w:initials="BS">
    <w:p w14:paraId="4C7BFCC0" w14:textId="77777777" w:rsidR="005F2DC9" w:rsidRDefault="005F2DC9" w:rsidP="00D65FD4">
      <w:pPr>
        <w:pStyle w:val="CommentText"/>
      </w:pPr>
      <w:r>
        <w:rPr>
          <w:rStyle w:val="CommentReference"/>
        </w:rPr>
        <w:annotationRef/>
      </w:r>
      <w:r>
        <w:t>risen, or shone?</w:t>
      </w:r>
    </w:p>
  </w:comment>
  <w:comment w:id="820" w:author="Windows User" w:date="2015-10-30T08:56:00Z" w:initials="BS">
    <w:p w14:paraId="2390D3F4" w14:textId="77777777" w:rsidR="005F2DC9" w:rsidRDefault="005F2DC9" w:rsidP="00E35F1F">
      <w:pPr>
        <w:pStyle w:val="CommentText"/>
      </w:pPr>
      <w:r>
        <w:rPr>
          <w:rStyle w:val="CommentReference"/>
        </w:rPr>
        <w:annotationRef/>
      </w:r>
      <w:r>
        <w:t>or should " be down here</w:t>
      </w:r>
    </w:p>
  </w:comment>
  <w:comment w:id="821" w:author="Windows User" w:date="2015-10-30T08:56:00Z" w:initials="BS">
    <w:p w14:paraId="6D6C2E53" w14:textId="77777777" w:rsidR="005F2DC9" w:rsidRDefault="005F2DC9" w:rsidP="00D65FD4">
      <w:pPr>
        <w:pStyle w:val="CommentText"/>
      </w:pPr>
      <w:r>
        <w:rPr>
          <w:rStyle w:val="CommentReference"/>
        </w:rPr>
        <w:annotationRef/>
      </w:r>
      <w:r>
        <w:t>risen, or shone?</w:t>
      </w:r>
    </w:p>
  </w:comment>
  <w:comment w:id="825" w:author="Windows User" w:date="2015-10-30T08:56:00Z" w:initials="BS">
    <w:p w14:paraId="061FF9BB" w14:textId="77777777" w:rsidR="005F2DC9" w:rsidRDefault="005F2DC9" w:rsidP="00E35F1F">
      <w:pPr>
        <w:pStyle w:val="CommentText"/>
      </w:pPr>
      <w:r>
        <w:rPr>
          <w:rStyle w:val="CommentReference"/>
        </w:rPr>
        <w:annotationRef/>
      </w:r>
      <w:r>
        <w:t>was overcame or did overcome? very different...</w:t>
      </w:r>
    </w:p>
  </w:comment>
  <w:comment w:id="826" w:author="Windows User" w:date="2015-10-30T08:56:00Z" w:initials="BS">
    <w:p w14:paraId="031DAA7E" w14:textId="77777777" w:rsidR="005F2DC9" w:rsidRDefault="005F2DC9" w:rsidP="00D65FD4">
      <w:pPr>
        <w:pStyle w:val="CommentText"/>
      </w:pPr>
      <w:r>
        <w:rPr>
          <w:rStyle w:val="CommentReference"/>
        </w:rPr>
        <w:annotationRef/>
      </w:r>
      <w:r>
        <w:t>risen, or shone?</w:t>
      </w:r>
    </w:p>
  </w:comment>
  <w:comment w:id="830" w:author="Windows User" w:date="2015-10-30T08:56:00Z" w:initials="BS">
    <w:p w14:paraId="13BC365B" w14:textId="77777777" w:rsidR="005F2DC9" w:rsidRDefault="005F2DC9" w:rsidP="00E35F1F">
      <w:pPr>
        <w:pStyle w:val="CommentText"/>
      </w:pPr>
      <w:r>
        <w:rPr>
          <w:rStyle w:val="CommentReference"/>
        </w:rPr>
        <w:annotationRef/>
      </w:r>
      <w:r>
        <w:t>awkward, but changing to a perfect man or man perfectly destroys meaning...</w:t>
      </w:r>
    </w:p>
  </w:comment>
  <w:comment w:id="831" w:author="Windows User" w:date="2015-10-30T08:56:00Z" w:initials="BS">
    <w:p w14:paraId="367DF61C" w14:textId="77777777" w:rsidR="005F2DC9" w:rsidRDefault="005F2DC9" w:rsidP="00E35F1F">
      <w:pPr>
        <w:pStyle w:val="CommentText"/>
      </w:pPr>
      <w:r>
        <w:rPr>
          <w:rStyle w:val="CommentReference"/>
        </w:rPr>
        <w:annotationRef/>
      </w:r>
      <w:r>
        <w:t>L.A. is quite different fo rthis vs...</w:t>
      </w:r>
    </w:p>
  </w:comment>
  <w:comment w:id="832" w:author="Windows User" w:date="2015-10-30T08:56:00Z" w:initials="BS">
    <w:p w14:paraId="614A33D0" w14:textId="77777777" w:rsidR="005F2DC9" w:rsidRDefault="005F2DC9" w:rsidP="00D65FD4">
      <w:pPr>
        <w:pStyle w:val="CommentText"/>
      </w:pPr>
      <w:r>
        <w:rPr>
          <w:rStyle w:val="CommentReference"/>
        </w:rPr>
        <w:annotationRef/>
      </w:r>
      <w:r>
        <w:t>risen, or shone?</w:t>
      </w:r>
    </w:p>
  </w:comment>
  <w:comment w:id="836" w:author="Windows User" w:date="2015-10-30T08:56:00Z" w:initials="BS">
    <w:p w14:paraId="690C098D" w14:textId="77777777" w:rsidR="005F2DC9" w:rsidRDefault="005F2DC9" w:rsidP="00D65FD4">
      <w:pPr>
        <w:pStyle w:val="CommentText"/>
      </w:pPr>
      <w:r>
        <w:rPr>
          <w:rStyle w:val="CommentReference"/>
        </w:rPr>
        <w:annotationRef/>
      </w:r>
      <w:r>
        <w:t>risen, or shone?</w:t>
      </w:r>
    </w:p>
  </w:comment>
  <w:comment w:id="840" w:author="Windows User" w:date="2015-10-30T08:56:00Z" w:initials="BS">
    <w:p w14:paraId="47406125" w14:textId="77777777" w:rsidR="005F2DC9" w:rsidRDefault="005F2DC9" w:rsidP="00E35F1F">
      <w:pPr>
        <w:pStyle w:val="CommentText"/>
      </w:pPr>
      <w:r>
        <w:rPr>
          <w:rStyle w:val="CommentReference"/>
        </w:rPr>
        <w:annotationRef/>
      </w:r>
      <w:r>
        <w:t>dividing wall?</w:t>
      </w:r>
    </w:p>
  </w:comment>
  <w:comment w:id="841" w:author="Windows User" w:date="2015-10-30T08:56:00Z" w:initials="BS">
    <w:p w14:paraId="3115FE96" w14:textId="77777777" w:rsidR="005F2DC9" w:rsidRDefault="005F2DC9" w:rsidP="00D65FD4">
      <w:pPr>
        <w:pStyle w:val="CommentText"/>
      </w:pPr>
      <w:r>
        <w:rPr>
          <w:rStyle w:val="CommentReference"/>
        </w:rPr>
        <w:annotationRef/>
      </w:r>
      <w:r>
        <w:t>risen, or shone?</w:t>
      </w:r>
    </w:p>
  </w:comment>
  <w:comment w:id="845" w:author="Windows User" w:date="2015-10-30T08:56:00Z" w:initials="BS">
    <w:p w14:paraId="0BDB9E8A" w14:textId="77777777" w:rsidR="005F2DC9" w:rsidRDefault="005F2DC9" w:rsidP="00E35F1F">
      <w:pPr>
        <w:pStyle w:val="CommentText"/>
      </w:pPr>
      <w:r>
        <w:rPr>
          <w:rStyle w:val="CommentReference"/>
        </w:rPr>
        <w:annotationRef/>
      </w:r>
      <w:r>
        <w:t>what does han mean? can we say teh angels of light?</w:t>
      </w:r>
    </w:p>
  </w:comment>
  <w:comment w:id="846" w:author="Windows User" w:date="2015-10-30T08:56:00Z" w:initials="BS">
    <w:p w14:paraId="035DBC4C" w14:textId="77777777" w:rsidR="005F2DC9" w:rsidRDefault="005F2DC9" w:rsidP="00E35F1F">
      <w:pPr>
        <w:pStyle w:val="CommentText"/>
      </w:pPr>
      <w:r>
        <w:rPr>
          <w:rStyle w:val="CommentReference"/>
        </w:rPr>
        <w:annotationRef/>
      </w:r>
      <w:r>
        <w:t>sing hymns to be consistent with above?</w:t>
      </w:r>
    </w:p>
  </w:comment>
  <w:comment w:id="847" w:author="Windows User" w:date="2015-10-30T08:56:00Z" w:initials="BS">
    <w:p w14:paraId="3E0D70DF" w14:textId="77777777" w:rsidR="005F2DC9" w:rsidRDefault="005F2DC9" w:rsidP="00E35F1F">
      <w:pPr>
        <w:pStyle w:val="CommentText"/>
      </w:pPr>
      <w:r>
        <w:rPr>
          <w:rStyle w:val="CommentReference"/>
        </w:rPr>
        <w:annotationRef/>
      </w:r>
      <w:r>
        <w:t>should be arose to match parallel with next vs... but makes no sense in English. Arose within Mary or shone from Mary.</w:t>
      </w:r>
    </w:p>
  </w:comment>
  <w:comment w:id="848" w:author="Windows User" w:date="2015-10-30T08:56:00Z" w:initials="BS">
    <w:p w14:paraId="24AFFCDF" w14:textId="77777777" w:rsidR="005F2DC9" w:rsidRDefault="005F2DC9" w:rsidP="00E35F1F">
      <w:pPr>
        <w:pStyle w:val="CommentText"/>
      </w:pPr>
      <w:r>
        <w:rPr>
          <w:rStyle w:val="CommentReference"/>
        </w:rPr>
        <w:annotationRef/>
      </w:r>
      <w:r>
        <w:t>Is "je" enough justification to prepend 'saying'?</w:t>
      </w:r>
    </w:p>
  </w:comment>
  <w:comment w:id="849" w:author="Windows User" w:date="2015-10-30T08:56:00Z" w:initials="BS">
    <w:p w14:paraId="0E84B308" w14:textId="77777777" w:rsidR="005F2DC9" w:rsidRDefault="005F2DC9" w:rsidP="00E35F1F">
      <w:pPr>
        <w:pStyle w:val="CommentText"/>
      </w:pPr>
      <w:r>
        <w:rPr>
          <w:rStyle w:val="CommentReference"/>
        </w:rPr>
        <w:annotationRef/>
      </w:r>
      <w:r>
        <w:t>abouna's doxology of prime has 'that' here I think...</w:t>
      </w:r>
    </w:p>
  </w:comment>
  <w:comment w:id="850" w:author="Windows User" w:date="2015-10-30T08:56:00Z" w:initials="BS">
    <w:p w14:paraId="13D50058" w14:textId="77777777" w:rsidR="005F2DC9" w:rsidRDefault="005F2DC9" w:rsidP="00E35F1F">
      <w:pPr>
        <w:pStyle w:val="CommentText"/>
      </w:pPr>
      <w:r>
        <w:rPr>
          <w:rStyle w:val="CommentReference"/>
        </w:rPr>
        <w:annotationRef/>
      </w:r>
      <w:r>
        <w:t>or "sining"?</w:t>
      </w:r>
    </w:p>
  </w:comment>
  <w:comment w:id="851" w:author="Windows User" w:date="2015-10-30T08:56:00Z" w:initials="BS">
    <w:p w14:paraId="112875D2" w14:textId="77777777" w:rsidR="005F2DC9" w:rsidRDefault="005F2DC9" w:rsidP="00D65FD4">
      <w:pPr>
        <w:pStyle w:val="CommentText"/>
      </w:pPr>
      <w:r>
        <w:rPr>
          <w:rStyle w:val="CommentReference"/>
        </w:rPr>
        <w:annotationRef/>
      </w:r>
      <w:r>
        <w:t>risen, or shone?</w:t>
      </w:r>
    </w:p>
  </w:comment>
  <w:comment w:id="856" w:author="Windows User" w:date="2015-10-30T08:56:00Z" w:initials="BS">
    <w:p w14:paraId="1CF8EF29" w14:textId="77777777" w:rsidR="005F2DC9" w:rsidRDefault="005F2DC9" w:rsidP="00E35F1F">
      <w:pPr>
        <w:pStyle w:val="CommentText"/>
      </w:pPr>
      <w:r>
        <w:rPr>
          <w:rStyle w:val="CommentReference"/>
        </w:rPr>
        <w:annotationRef/>
      </w:r>
      <w:r>
        <w:t>any sense of authority in coptic?</w:t>
      </w:r>
    </w:p>
  </w:comment>
  <w:comment w:id="857" w:author="Windows User" w:date="2015-11-02T12:45:00Z" w:initials="BS">
    <w:p w14:paraId="14FBB1F8" w14:textId="77777777" w:rsidR="005F2DC9" w:rsidRDefault="005F2DC9" w:rsidP="00E35F1F">
      <w:pPr>
        <w:pStyle w:val="CommentText"/>
      </w:pPr>
      <w:r>
        <w:rPr>
          <w:rStyle w:val="CommentReference"/>
        </w:rPr>
        <w:annotationRef/>
      </w:r>
      <w:r>
        <w:t>or saint mary? I prefer the holy... but we should be consistent one way or the other.</w:t>
      </w:r>
    </w:p>
  </w:comment>
  <w:comment w:id="858" w:author="Windows User" w:date="2015-10-30T08:56:00Z" w:initials="BS">
    <w:p w14:paraId="16E721CE" w14:textId="77777777" w:rsidR="005F2DC9" w:rsidRDefault="005F2DC9" w:rsidP="00E35F1F">
      <w:pPr>
        <w:pStyle w:val="CommentText"/>
      </w:pPr>
      <w:r>
        <w:rPr>
          <w:rStyle w:val="CommentReference"/>
        </w:rPr>
        <w:annotationRef/>
      </w:r>
      <w:r>
        <w:t>how to express abstract genus of woman or womanhood? race of women doesn't work in modern English, and gender of women doesn't capture it.</w:t>
      </w:r>
    </w:p>
  </w:comment>
  <w:comment w:id="870" w:author="Windows User" w:date="2015-10-30T08:56:00Z" w:initials="BS">
    <w:p w14:paraId="3C08A3D8" w14:textId="77777777" w:rsidR="005F2DC9" w:rsidRDefault="005F2DC9" w:rsidP="00E35F1F">
      <w:pPr>
        <w:pStyle w:val="CommentText"/>
      </w:pPr>
      <w:r>
        <w:rPr>
          <w:rStyle w:val="CommentReference"/>
        </w:rPr>
        <w:annotationRef/>
      </w:r>
      <w:r>
        <w:t>tense is flipping so much vs to vs. Any way to make more consistent?</w:t>
      </w:r>
    </w:p>
  </w:comment>
  <w:comment w:id="871" w:author="Windows User" w:date="2015-11-02T12:41:00Z" w:initials="BS">
    <w:p w14:paraId="32825E4D" w14:textId="77777777" w:rsidR="005F2DC9" w:rsidRDefault="005F2DC9" w:rsidP="00E35F1F">
      <w:pPr>
        <w:pStyle w:val="CommentText"/>
      </w:pPr>
      <w:r>
        <w:rPr>
          <w:rStyle w:val="CommentReference"/>
        </w:rPr>
        <w:annotationRef/>
      </w:r>
      <w:r>
        <w:t>cold frost? frosty cold? too many ands.</w:t>
      </w:r>
    </w:p>
  </w:comment>
  <w:comment w:id="872" w:author="Windows User" w:date="2015-10-30T08:56:00Z" w:initials="BS">
    <w:p w14:paraId="4E6878BA" w14:textId="77777777" w:rsidR="005F2DC9" w:rsidRDefault="005F2DC9" w:rsidP="00E35F1F">
      <w:pPr>
        <w:pStyle w:val="CommentText"/>
      </w:pPr>
      <w:r>
        <w:rPr>
          <w:rStyle w:val="CommentReference"/>
        </w:rPr>
        <w:annotationRef/>
      </w:r>
      <w:r>
        <w:t>In is probably more right... I probably shouldn't have changed that...</w:t>
      </w:r>
    </w:p>
  </w:comment>
  <w:comment w:id="889" w:author="Brett Slote" w:date="2015-10-30T08:56:00Z" w:initials="BS">
    <w:p w14:paraId="18EC5FB9" w14:textId="77777777" w:rsidR="005F2DC9" w:rsidRDefault="005F2DC9" w:rsidP="00E35F1F">
      <w:pPr>
        <w:pStyle w:val="CommentText"/>
      </w:pPr>
      <w:r>
        <w:rPr>
          <w:rStyle w:val="CommentReference"/>
        </w:rPr>
        <w:annotationRef/>
      </w:r>
      <w:r>
        <w:t>Received or bought?</w:t>
      </w:r>
    </w:p>
  </w:comment>
  <w:comment w:id="896" w:author="Brett Slote" w:date="2015-10-30T08:56:00Z" w:initials="BS">
    <w:p w14:paraId="6DDFB160" w14:textId="77777777" w:rsidR="005F2DC9" w:rsidRDefault="005F2DC9" w:rsidP="00E35F1F">
      <w:pPr>
        <w:pStyle w:val="CommentText"/>
      </w:pPr>
      <w:r>
        <w:rPr>
          <w:rStyle w:val="CommentReference"/>
        </w:rPr>
        <w:annotationRef/>
      </w:r>
      <w:r>
        <w:t>Uncircumscript?</w:t>
      </w:r>
    </w:p>
  </w:comment>
  <w:comment w:id="899" w:author="Brett Slote" w:date="2015-10-30T08:56:00Z" w:initials="BS">
    <w:p w14:paraId="39A4B3F9" w14:textId="77777777" w:rsidR="005F2DC9" w:rsidRDefault="005F2DC9" w:rsidP="00E35F1F">
      <w:pPr>
        <w:pStyle w:val="CommentText"/>
      </w:pPr>
      <w:r>
        <w:rPr>
          <w:rStyle w:val="CommentReference"/>
        </w:rPr>
        <w:annotationRef/>
      </w:r>
      <w:r>
        <w:t>Orthodox?</w:t>
      </w:r>
    </w:p>
  </w:comment>
  <w:comment w:id="900" w:author="Brett Slote" w:date="2015-10-30T08:56:00Z" w:initials="BS">
    <w:p w14:paraId="7E993A49" w14:textId="77777777" w:rsidR="005F2DC9" w:rsidRDefault="005F2DC9" w:rsidP="00E35F1F">
      <w:pPr>
        <w:pStyle w:val="CommentText"/>
      </w:pPr>
      <w:r>
        <w:rPr>
          <w:rStyle w:val="CommentReference"/>
        </w:rPr>
        <w:annotationRef/>
      </w:r>
      <w:r>
        <w:t>Faith?</w:t>
      </w:r>
    </w:p>
  </w:comment>
  <w:comment w:id="903" w:author="Brett Slote" w:date="2015-10-30T08:56:00Z" w:initials="BS">
    <w:p w14:paraId="575DF2C3" w14:textId="77777777" w:rsidR="005F2DC9" w:rsidRDefault="005F2DC9" w:rsidP="00E35F1F">
      <w:pPr>
        <w:pStyle w:val="CommentText"/>
      </w:pPr>
      <w:r>
        <w:rPr>
          <w:rStyle w:val="CommentReference"/>
        </w:rPr>
        <w:annotationRef/>
      </w:r>
      <w:r>
        <w:t>Need a consistent policy</w:t>
      </w:r>
    </w:p>
  </w:comment>
  <w:comment w:id="907" w:author="Brett Slote" w:date="2015-10-30T08:56:00Z" w:initials="BS">
    <w:p w14:paraId="4A370093" w14:textId="77777777" w:rsidR="005F2DC9" w:rsidRDefault="005F2DC9" w:rsidP="00E35F1F">
      <w:pPr>
        <w:pStyle w:val="CommentText"/>
      </w:pPr>
      <w:r>
        <w:rPr>
          <w:rStyle w:val="CommentReference"/>
        </w:rPr>
        <w:annotationRef/>
      </w:r>
      <w:r>
        <w:t>Ramez, He or Him?</w:t>
      </w:r>
    </w:p>
  </w:comment>
  <w:comment w:id="908" w:author="Brett Slote" w:date="2015-10-30T08:56:00Z" w:initials="BS">
    <w:p w14:paraId="3B1DEA29" w14:textId="77777777" w:rsidR="005F2DC9" w:rsidRDefault="005F2DC9" w:rsidP="00E35F1F">
      <w:pPr>
        <w:pStyle w:val="CommentText"/>
      </w:pPr>
      <w:r>
        <w:rPr>
          <w:rStyle w:val="CommentReference"/>
        </w:rPr>
        <w:annotationRef/>
      </w:r>
      <w:r>
        <w:t>On? By?</w:t>
      </w:r>
    </w:p>
  </w:comment>
  <w:comment w:id="909" w:author="Windows User" w:date="2015-11-21T13:15:00Z" w:initials="WU">
    <w:p w14:paraId="05ACE9CF" w14:textId="77777777" w:rsidR="005F2DC9" w:rsidRDefault="005F2DC9" w:rsidP="00E35F1F">
      <w:pPr>
        <w:pStyle w:val="CommentText"/>
      </w:pPr>
      <w:r>
        <w:rPr>
          <w:rStyle w:val="CommentReference"/>
        </w:rPr>
        <w:annotationRef/>
      </w:r>
      <w:r>
        <w:t>check</w:t>
      </w:r>
    </w:p>
  </w:comment>
  <w:comment w:id="917" w:author="Windows User" w:date="2015-10-30T08:56:00Z" w:initials="BS">
    <w:p w14:paraId="5592658B" w14:textId="77777777" w:rsidR="005F2DC9" w:rsidRDefault="005F2DC9" w:rsidP="00E35F1F">
      <w:pPr>
        <w:pStyle w:val="CommentText"/>
      </w:pPr>
      <w:r>
        <w:rPr>
          <w:rStyle w:val="CommentReference"/>
        </w:rPr>
        <w:annotationRef/>
      </w:r>
      <w:r>
        <w:t>Are the breaths referring to the inspiration of scripture, as the other translations have, or the breath of creation cf gn 1?</w:t>
      </w:r>
    </w:p>
  </w:comment>
  <w:comment w:id="918" w:author="Windows User" w:date="2015-10-30T08:56:00Z" w:initials="BS">
    <w:p w14:paraId="6C4E59F0" w14:textId="77777777" w:rsidR="005F2DC9" w:rsidRDefault="005F2DC9" w:rsidP="00E35F1F">
      <w:pPr>
        <w:pStyle w:val="CommentText"/>
      </w:pPr>
      <w:r>
        <w:rPr>
          <w:rStyle w:val="CommentReference"/>
        </w:rPr>
        <w:annotationRef/>
      </w:r>
      <w:r>
        <w:t>When we love the Name of our Lord Jesus Christ, the Name of Salvation...</w:t>
      </w:r>
    </w:p>
  </w:comment>
  <w:comment w:id="919" w:author="Windows User" w:date="2015-10-30T08:56:00Z" w:initials="BS">
    <w:p w14:paraId="14DD413A" w14:textId="77777777" w:rsidR="005F2DC9" w:rsidRDefault="005F2DC9" w:rsidP="00E35F1F">
      <w:pPr>
        <w:pStyle w:val="CommentText"/>
      </w:pPr>
      <w:r>
        <w:rPr>
          <w:rStyle w:val="CommentReference"/>
        </w:rPr>
        <w:annotationRef/>
      </w:r>
      <w:r>
        <w:t>adjective? severe?</w:t>
      </w:r>
    </w:p>
  </w:comment>
  <w:comment w:id="928" w:author="Windows User" w:date="2015-11-21T13:15:00Z" w:initials="WU">
    <w:p w14:paraId="071C1D6C" w14:textId="77777777" w:rsidR="005F2DC9" w:rsidRDefault="005F2DC9" w:rsidP="00E35F1F">
      <w:pPr>
        <w:pStyle w:val="CommentText"/>
      </w:pPr>
      <w:r>
        <w:rPr>
          <w:rStyle w:val="CommentReference"/>
        </w:rPr>
        <w:annotationRef/>
      </w:r>
      <w:r>
        <w:t>check</w:t>
      </w:r>
    </w:p>
  </w:comment>
  <w:comment w:id="930" w:author="Windows User" w:date="2015-10-30T08:56:00Z" w:initials="BS">
    <w:p w14:paraId="5CA1796C" w14:textId="77777777" w:rsidR="005F2DC9" w:rsidRDefault="005F2DC9" w:rsidP="00E35F1F">
      <w:pPr>
        <w:pStyle w:val="CommentText"/>
      </w:pPr>
      <w:r>
        <w:rPr>
          <w:rStyle w:val="CommentReference"/>
        </w:rPr>
        <w:annotationRef/>
      </w:r>
      <w:r>
        <w:t>too literal?</w:t>
      </w:r>
    </w:p>
  </w:comment>
  <w:comment w:id="933" w:author="Windows User" w:date="2015-10-30T08:56:00Z" w:initials="BS">
    <w:p w14:paraId="39BBFF20" w14:textId="77777777" w:rsidR="005F2DC9" w:rsidRDefault="005F2DC9" w:rsidP="00E35F1F">
      <w:pPr>
        <w:pStyle w:val="CommentText"/>
      </w:pPr>
      <w:r>
        <w:rPr>
          <w:rStyle w:val="CommentReference"/>
        </w:rPr>
        <w:annotationRef/>
      </w:r>
      <w:r>
        <w:t>awkward</w:t>
      </w:r>
    </w:p>
  </w:comment>
  <w:comment w:id="934" w:author="Windows User" w:date="2015-10-30T08:56:00Z" w:initials="BS">
    <w:p w14:paraId="7C372EC3" w14:textId="77777777" w:rsidR="005F2DC9" w:rsidRDefault="005F2DC9" w:rsidP="00E35F1F">
      <w:pPr>
        <w:pStyle w:val="CommentText"/>
      </w:pPr>
      <w:r>
        <w:rPr>
          <w:rStyle w:val="CommentReference"/>
        </w:rPr>
        <w:annotationRef/>
      </w:r>
      <w:r>
        <w:t>sits, less literal, but more clear?</w:t>
      </w:r>
    </w:p>
  </w:comment>
  <w:comment w:id="935" w:author="Windows User" w:date="2015-10-30T08:56:00Z" w:initials="BS">
    <w:p w14:paraId="6C09DB42" w14:textId="77777777" w:rsidR="005F2DC9" w:rsidRDefault="005F2DC9" w:rsidP="00E35F1F">
      <w:pPr>
        <w:pStyle w:val="CommentText"/>
      </w:pPr>
      <w:r>
        <w:rPr>
          <w:rStyle w:val="CommentReference"/>
        </w:rPr>
        <w:annotationRef/>
      </w:r>
      <w:r>
        <w:t>awkward</w:t>
      </w:r>
    </w:p>
  </w:comment>
  <w:comment w:id="937" w:author="Windows User" w:date="2015-10-30T08:56:00Z" w:initials="BS">
    <w:p w14:paraId="512D6CE2" w14:textId="77777777" w:rsidR="005F2DC9" w:rsidRDefault="005F2DC9" w:rsidP="00E35F1F">
      <w:pPr>
        <w:pStyle w:val="CommentText"/>
      </w:pPr>
      <w:r>
        <w:rPr>
          <w:rStyle w:val="CommentReference"/>
        </w:rPr>
        <w:annotationRef/>
      </w:r>
      <w:r>
        <w:t>terribly awkward</w:t>
      </w:r>
    </w:p>
  </w:comment>
  <w:comment w:id="938" w:author="Windows User" w:date="2015-11-21T13:16:00Z" w:initials="WU">
    <w:p w14:paraId="56B70852" w14:textId="77777777" w:rsidR="005F2DC9" w:rsidRDefault="005F2DC9" w:rsidP="00E35F1F">
      <w:pPr>
        <w:pStyle w:val="CommentText"/>
      </w:pPr>
      <w:r>
        <w:rPr>
          <w:rStyle w:val="CommentReference"/>
        </w:rPr>
        <w:annotationRef/>
      </w:r>
      <w:r>
        <w:t>check</w:t>
      </w:r>
    </w:p>
  </w:comment>
  <w:comment w:id="939" w:author="Windows User" w:date="2015-11-21T13:16:00Z" w:initials="WU">
    <w:p w14:paraId="46C7130C" w14:textId="77777777" w:rsidR="005F2DC9" w:rsidRDefault="005F2DC9" w:rsidP="00E35F1F">
      <w:pPr>
        <w:pStyle w:val="CommentText"/>
      </w:pPr>
      <w:r>
        <w:rPr>
          <w:rStyle w:val="CommentReference"/>
        </w:rPr>
        <w:annotationRef/>
      </w:r>
      <w:r>
        <w:t>check</w:t>
      </w:r>
    </w:p>
  </w:comment>
  <w:comment w:id="940" w:author="Windows User" w:date="2015-11-21T13:16:00Z" w:initials="WU">
    <w:p w14:paraId="5E32845B" w14:textId="77777777" w:rsidR="005F2DC9" w:rsidRDefault="005F2DC9" w:rsidP="00E35F1F">
      <w:pPr>
        <w:pStyle w:val="CommentText"/>
      </w:pPr>
      <w:r>
        <w:rPr>
          <w:rStyle w:val="CommentReference"/>
        </w:rPr>
        <w:annotationRef/>
      </w:r>
      <w:r>
        <w:t>check</w:t>
      </w:r>
    </w:p>
  </w:comment>
  <w:comment w:id="941" w:author="Windows User" w:date="2015-11-21T13:16:00Z" w:initials="WU">
    <w:p w14:paraId="530C7E75" w14:textId="77777777" w:rsidR="005F2DC9" w:rsidRDefault="005F2DC9" w:rsidP="00E35F1F">
      <w:pPr>
        <w:pStyle w:val="CommentText"/>
      </w:pPr>
      <w:r>
        <w:rPr>
          <w:rStyle w:val="CommentReference"/>
        </w:rPr>
        <w:annotationRef/>
      </w:r>
      <w:r>
        <w:t>check</w:t>
      </w:r>
    </w:p>
  </w:comment>
  <w:comment w:id="944" w:author="Windows User" w:date="2015-10-30T08:56:00Z" w:initials="BS">
    <w:p w14:paraId="215C41D2" w14:textId="77777777" w:rsidR="005F2DC9" w:rsidRDefault="005F2DC9" w:rsidP="00E35F1F">
      <w:pPr>
        <w:pStyle w:val="CommentText"/>
      </w:pPr>
      <w:r>
        <w:rPr>
          <w:rStyle w:val="CommentReference"/>
        </w:rPr>
        <w:annotationRef/>
      </w:r>
      <w:r>
        <w:t>sat?</w:t>
      </w:r>
    </w:p>
  </w:comment>
  <w:comment w:id="945" w:author="Windows User" w:date="2015-11-21T13:17:00Z" w:initials="WU">
    <w:p w14:paraId="6B55DDAB" w14:textId="77777777" w:rsidR="005F2DC9" w:rsidRDefault="005F2DC9" w:rsidP="00E35F1F">
      <w:pPr>
        <w:pStyle w:val="CommentText"/>
      </w:pPr>
      <w:r>
        <w:rPr>
          <w:rStyle w:val="CommentReference"/>
        </w:rPr>
        <w:annotationRef/>
      </w:r>
      <w:r>
        <w:t>check</w:t>
      </w:r>
    </w:p>
  </w:comment>
  <w:comment w:id="946" w:author="Windows User" w:date="2015-11-21T13:17:00Z" w:initials="WU">
    <w:p w14:paraId="5825D4CB" w14:textId="77777777" w:rsidR="005F2DC9" w:rsidRDefault="005F2DC9" w:rsidP="00E35F1F">
      <w:pPr>
        <w:pStyle w:val="CommentText"/>
      </w:pPr>
      <w:r>
        <w:rPr>
          <w:rStyle w:val="CommentReference"/>
        </w:rPr>
        <w:annotationRef/>
      </w:r>
      <w:r>
        <w:t>check</w:t>
      </w:r>
    </w:p>
  </w:comment>
  <w:comment w:id="949" w:author="Windows User" w:date="2015-10-30T08:56:00Z" w:initials="BS">
    <w:p w14:paraId="3E614A56" w14:textId="77777777" w:rsidR="005F2DC9" w:rsidRDefault="005F2DC9" w:rsidP="00E35F1F">
      <w:pPr>
        <w:pStyle w:val="CommentText"/>
      </w:pPr>
      <w:r>
        <w:rPr>
          <w:rStyle w:val="CommentReference"/>
        </w:rPr>
        <w:annotationRef/>
      </w:r>
      <w:r>
        <w:t>entered and come forth, or entered through it?</w:t>
      </w:r>
    </w:p>
  </w:comment>
  <w:comment w:id="950" w:author="Windows User" w:date="2015-10-30T08:56:00Z" w:initials="BS">
    <w:p w14:paraId="356D8FDF" w14:textId="77777777" w:rsidR="005F2DC9" w:rsidRDefault="005F2DC9" w:rsidP="00E35F1F">
      <w:pPr>
        <w:pStyle w:val="CommentText"/>
      </w:pPr>
      <w:r>
        <w:rPr>
          <w:rStyle w:val="CommentReference"/>
        </w:rPr>
        <w:annotationRef/>
      </w:r>
      <w:r>
        <w:t>appearing?</w:t>
      </w:r>
    </w:p>
  </w:comment>
  <w:comment w:id="951" w:author="Windows User" w:date="2015-10-30T08:56:00Z" w:initials="BS">
    <w:p w14:paraId="4735348E" w14:textId="77777777" w:rsidR="005F2DC9" w:rsidRDefault="005F2DC9" w:rsidP="00E35F1F">
      <w:pPr>
        <w:pStyle w:val="CommentText"/>
      </w:pPr>
      <w:r>
        <w:rPr>
          <w:rStyle w:val="CommentReference"/>
        </w:rPr>
        <w:annotationRef/>
      </w:r>
      <w:r>
        <w:t>He</w:t>
      </w:r>
    </w:p>
  </w:comment>
  <w:comment w:id="958" w:author="Windows User" w:date="2015-10-30T08:56:00Z" w:initials="BS">
    <w:p w14:paraId="5F2DFD8E" w14:textId="77777777" w:rsidR="005F2DC9" w:rsidRDefault="005F2DC9" w:rsidP="00E35F1F">
      <w:pPr>
        <w:pStyle w:val="CommentText"/>
      </w:pPr>
      <w:r>
        <w:rPr>
          <w:rStyle w:val="CommentReference"/>
        </w:rPr>
        <w:annotationRef/>
      </w:r>
      <w:r>
        <w:t>I feel like upon sounds better here and below</w:t>
      </w:r>
    </w:p>
  </w:comment>
  <w:comment w:id="959" w:author="Brett Slote" w:date="2016-08-19T08:52:00Z" w:initials="BS">
    <w:p w14:paraId="1CA371D1" w14:textId="31C866C9" w:rsidR="005F2DC9" w:rsidRDefault="005F2DC9">
      <w:pPr>
        <w:pStyle w:val="CommentText"/>
      </w:pPr>
      <w:r>
        <w:rPr>
          <w:rStyle w:val="CommentReference"/>
        </w:rPr>
        <w:annotationRef/>
      </w:r>
      <w:r>
        <w:t>Should this be crush?</w:t>
      </w:r>
    </w:p>
  </w:comment>
  <w:comment w:id="960" w:author="Windows User" w:date="2015-10-30T08:56:00Z" w:initials="BS">
    <w:p w14:paraId="7D69D9EF" w14:textId="77777777" w:rsidR="005F2DC9" w:rsidRDefault="005F2DC9" w:rsidP="00E35F1F">
      <w:pPr>
        <w:pStyle w:val="CommentText"/>
      </w:pPr>
      <w:r>
        <w:rPr>
          <w:rStyle w:val="CommentReference"/>
        </w:rPr>
        <w:annotationRef/>
      </w:r>
      <w:r>
        <w:t>awkward. Crush under our feet or crush within us? Even if feet not literally there, needed to complete the implied thought in english.</w:t>
      </w:r>
    </w:p>
  </w:comment>
  <w:comment w:id="968" w:author="Windows User" w:date="2015-10-30T08:56:00Z" w:initials="BS">
    <w:p w14:paraId="60DA9970" w14:textId="77777777" w:rsidR="005F2DC9" w:rsidRDefault="005F2DC9" w:rsidP="00E35F1F">
      <w:pPr>
        <w:pStyle w:val="CommentText"/>
      </w:pPr>
      <w:r>
        <w:rPr>
          <w:rStyle w:val="CommentReference"/>
        </w:rPr>
        <w:annotationRef/>
      </w:r>
      <w:r>
        <w:t>a? I know virgin doesn't sound right. Nor virginal. But a virgin seems to cheapen the thought...</w:t>
      </w:r>
    </w:p>
  </w:comment>
  <w:comment w:id="970" w:author="Windows User" w:date="2015-10-30T08:56:00Z" w:initials="BS">
    <w:p w14:paraId="3D3D58F2" w14:textId="77777777" w:rsidR="005F2DC9" w:rsidRDefault="005F2DC9" w:rsidP="00E35F1F">
      <w:pPr>
        <w:pStyle w:val="CommentText"/>
      </w:pPr>
      <w:r>
        <w:rPr>
          <w:rStyle w:val="CommentReference"/>
        </w:rPr>
        <w:annotationRef/>
      </w:r>
      <w:r>
        <w:t>annulled has connotation from catholicism of never having been. I like abolished better. Sounds more poetic like too.</w:t>
      </w:r>
    </w:p>
  </w:comment>
  <w:comment w:id="973" w:author="Windows User" w:date="2015-10-30T08:56:00Z" w:initials="BS">
    <w:p w14:paraId="758A0E08" w14:textId="77777777" w:rsidR="005F2DC9" w:rsidRDefault="005F2DC9" w:rsidP="00E35F1F">
      <w:pPr>
        <w:pStyle w:val="CommentText"/>
      </w:pPr>
      <w:r>
        <w:rPr>
          <w:rStyle w:val="CommentReference"/>
        </w:rPr>
        <w:annotationRef/>
      </w:r>
      <w:r>
        <w:t>yes, it is a continuous thought. But this and next are complete sentences in themselves.</w:t>
      </w:r>
    </w:p>
  </w:comment>
  <w:comment w:id="974" w:author="Windows User" w:date="2015-10-30T08:56:00Z" w:initials="BS">
    <w:p w14:paraId="4C494C1B" w14:textId="77777777" w:rsidR="005F2DC9" w:rsidRDefault="005F2DC9" w:rsidP="00E35F1F">
      <w:pPr>
        <w:pStyle w:val="CommentText"/>
      </w:pPr>
      <w:r>
        <w:rPr>
          <w:rStyle w:val="CommentReference"/>
        </w:rPr>
        <w:annotationRef/>
      </w:r>
      <w:r>
        <w:t>revealed almost makes sense here... but not with the next line having "said"</w:t>
      </w:r>
    </w:p>
  </w:comment>
  <w:comment w:id="975" w:author="Windows User" w:date="2015-10-30T08:56:00Z" w:initials="BS">
    <w:p w14:paraId="32F983BF" w14:textId="77777777" w:rsidR="005F2DC9" w:rsidRDefault="005F2DC9" w:rsidP="00E35F1F">
      <w:pPr>
        <w:pStyle w:val="CommentText"/>
      </w:pPr>
      <w:r>
        <w:rPr>
          <w:rStyle w:val="CommentReference"/>
        </w:rPr>
        <w:annotationRef/>
      </w:r>
      <w:r>
        <w:t>repeat quotes or contiguious?</w:t>
      </w:r>
    </w:p>
  </w:comment>
  <w:comment w:id="976" w:author="Windows User" w:date="2015-10-30T08:56:00Z" w:initials="BS">
    <w:p w14:paraId="29400B5B" w14:textId="77777777" w:rsidR="005F2DC9" w:rsidRDefault="005F2DC9" w:rsidP="00E35F1F">
      <w:pPr>
        <w:pStyle w:val="CommentText"/>
      </w:pPr>
      <w:r>
        <w:rPr>
          <w:rStyle w:val="CommentReference"/>
        </w:rPr>
        <w:annotationRef/>
      </w:r>
      <w:r>
        <w:t>in strength?</w:t>
      </w:r>
    </w:p>
  </w:comment>
  <w:comment w:id="977" w:author="Windows User" w:date="2015-10-30T08:56:00Z" w:initials="BS">
    <w:p w14:paraId="19007B27" w14:textId="77777777" w:rsidR="005F2DC9" w:rsidRDefault="005F2DC9" w:rsidP="00E35F1F">
      <w:pPr>
        <w:pStyle w:val="CommentText"/>
      </w:pPr>
      <w:r>
        <w:rPr>
          <w:rStyle w:val="CommentReference"/>
        </w:rPr>
        <w:annotationRef/>
      </w:r>
      <w:r>
        <w:t>in the tune it just sounds more emphatic dropping the "both"</w:t>
      </w:r>
    </w:p>
  </w:comment>
  <w:comment w:id="979" w:author="Windows User" w:date="2015-10-30T08:56:00Z" w:initials="BS">
    <w:p w14:paraId="42813985" w14:textId="77777777" w:rsidR="005F2DC9" w:rsidRDefault="005F2DC9" w:rsidP="00E35F1F">
      <w:pPr>
        <w:pStyle w:val="CommentText"/>
      </w:pPr>
      <w:r>
        <w:rPr>
          <w:rStyle w:val="CommentReference"/>
        </w:rPr>
        <w:annotationRef/>
      </w:r>
      <w:r>
        <w:t>theotokos, not mav em ef Nooti</w:t>
      </w:r>
    </w:p>
  </w:comment>
  <w:comment w:id="980" w:author="Windows User" w:date="2015-10-30T08:56:00Z" w:initials="BS">
    <w:p w14:paraId="72887F8D" w14:textId="77777777" w:rsidR="005F2DC9" w:rsidRDefault="005F2DC9" w:rsidP="00E35F1F">
      <w:pPr>
        <w:pStyle w:val="CommentText"/>
      </w:pPr>
      <w:r>
        <w:rPr>
          <w:rStyle w:val="CommentReference"/>
        </w:rPr>
        <w:annotationRef/>
      </w:r>
      <w:r>
        <w:t>in?</w:t>
      </w:r>
    </w:p>
  </w:comment>
  <w:comment w:id="982" w:author="Windows User" w:date="2015-10-30T08:56:00Z" w:initials="BS">
    <w:p w14:paraId="79923510" w14:textId="77777777" w:rsidR="005F2DC9" w:rsidRDefault="005F2DC9" w:rsidP="00E35F1F">
      <w:pPr>
        <w:pStyle w:val="CommentText"/>
      </w:pPr>
      <w:r>
        <w:rPr>
          <w:rStyle w:val="CommentReference"/>
        </w:rPr>
        <w:annotationRef/>
      </w:r>
      <w:r>
        <w:t>it's literally "And" but that leaves too much grammatical ambiguity that tends towards nonsensical parsing.</w:t>
      </w:r>
    </w:p>
  </w:comment>
  <w:comment w:id="983" w:author="Windows User" w:date="2015-10-30T08:56:00Z" w:initials="BS">
    <w:p w14:paraId="790A95EE" w14:textId="77777777" w:rsidR="005F2DC9" w:rsidRDefault="005F2DC9" w:rsidP="00E35F1F">
      <w:pPr>
        <w:pStyle w:val="CommentText"/>
      </w:pPr>
      <w:r>
        <w:rPr>
          <w:rStyle w:val="CommentReference"/>
        </w:rPr>
        <w:annotationRef/>
      </w:r>
      <w:r>
        <w:t>tense?</w:t>
      </w:r>
    </w:p>
  </w:comment>
  <w:comment w:id="985" w:author="Windows User" w:date="2015-10-30T08:56:00Z" w:initials="BS">
    <w:p w14:paraId="2626B3B0" w14:textId="77777777" w:rsidR="005F2DC9" w:rsidRDefault="005F2DC9" w:rsidP="00E35F1F">
      <w:pPr>
        <w:pStyle w:val="CommentText"/>
      </w:pPr>
      <w:r>
        <w:rPr>
          <w:rStyle w:val="CommentReference"/>
        </w:rPr>
        <w:annotationRef/>
      </w:r>
      <w:r>
        <w:t>too far for a pronoun</w:t>
      </w:r>
    </w:p>
  </w:comment>
  <w:comment w:id="986" w:author="Windows User" w:date="2015-10-30T08:56:00Z" w:initials="BS">
    <w:p w14:paraId="35C833E4" w14:textId="77777777" w:rsidR="005F2DC9" w:rsidRDefault="005F2DC9" w:rsidP="00E35F1F">
      <w:pPr>
        <w:pStyle w:val="CommentText"/>
      </w:pPr>
      <w:r>
        <w:rPr>
          <w:rStyle w:val="CommentReference"/>
        </w:rPr>
        <w:annotationRef/>
      </w:r>
      <w:r>
        <w:t>deemed or made?</w:t>
      </w:r>
    </w:p>
  </w:comment>
  <w:comment w:id="988" w:author="Windows User" w:date="2015-10-30T08:56:00Z" w:initials="BS">
    <w:p w14:paraId="5C7B7A35" w14:textId="77777777" w:rsidR="005F2DC9" w:rsidRDefault="005F2DC9" w:rsidP="00E35F1F">
      <w:pPr>
        <w:pStyle w:val="CommentText"/>
      </w:pPr>
      <w:r>
        <w:rPr>
          <w:rStyle w:val="CommentReference"/>
        </w:rPr>
        <w:annotationRef/>
      </w:r>
      <w:r>
        <w:t>coptic is heavens of heavens, but we usually say heaven of heavens.</w:t>
      </w:r>
    </w:p>
  </w:comment>
  <w:comment w:id="990" w:author="Windows User" w:date="2015-10-30T08:56:00Z" w:initials="BS">
    <w:p w14:paraId="080C2EEE" w14:textId="77777777" w:rsidR="005F2DC9" w:rsidRDefault="005F2DC9" w:rsidP="00E35F1F">
      <w:pPr>
        <w:pStyle w:val="CommentText"/>
      </w:pPr>
      <w:r>
        <w:rPr>
          <w:rStyle w:val="CommentReference"/>
        </w:rPr>
        <w:annotationRef/>
      </w:r>
      <w:r>
        <w:t>rises or shines?</w:t>
      </w:r>
    </w:p>
  </w:comment>
  <w:comment w:id="993" w:author="Windows User" w:date="2015-10-30T08:56:00Z" w:initials="BS">
    <w:p w14:paraId="5671149C" w14:textId="77777777" w:rsidR="005F2DC9" w:rsidRDefault="005F2DC9" w:rsidP="00E35F1F">
      <w:pPr>
        <w:pStyle w:val="CommentText"/>
      </w:pPr>
      <w:r>
        <w:rPr>
          <w:rStyle w:val="CommentReference"/>
        </w:rPr>
        <w:annotationRef/>
      </w:r>
      <w:r>
        <w:t>destroyed or damaged?</w:t>
      </w:r>
    </w:p>
  </w:comment>
  <w:comment w:id="1001" w:author="Windows User" w:date="2015-10-30T08:56:00Z" w:initials="BS">
    <w:p w14:paraId="4B308EB2" w14:textId="77777777" w:rsidR="005F2DC9" w:rsidRDefault="005F2DC9" w:rsidP="00E35F1F">
      <w:pPr>
        <w:pStyle w:val="CommentText"/>
      </w:pPr>
      <w:r>
        <w:rPr>
          <w:rStyle w:val="CommentReference"/>
        </w:rPr>
        <w:annotationRef/>
      </w:r>
      <w:r>
        <w:t>servant, or slave?</w:t>
      </w:r>
    </w:p>
  </w:comment>
  <w:comment w:id="1002" w:author="Windows User" w:date="2015-10-30T08:56:00Z" w:initials="BS">
    <w:p w14:paraId="20DF1D54" w14:textId="77777777" w:rsidR="005F2DC9" w:rsidRDefault="005F2DC9" w:rsidP="00E35F1F">
      <w:pPr>
        <w:pStyle w:val="CommentText"/>
      </w:pPr>
      <w:r>
        <w:rPr>
          <w:rStyle w:val="CommentReference"/>
        </w:rPr>
        <w:annotationRef/>
      </w:r>
      <w:r>
        <w:t>Feels way too literal</w:t>
      </w:r>
    </w:p>
  </w:comment>
  <w:comment w:id="1003" w:author="Windows User" w:date="2015-11-21T13:18:00Z" w:initials="WU">
    <w:p w14:paraId="2A74F11D" w14:textId="77777777" w:rsidR="005F2DC9" w:rsidRDefault="005F2DC9" w:rsidP="00E35F1F">
      <w:pPr>
        <w:pStyle w:val="CommentText"/>
      </w:pPr>
      <w:r>
        <w:rPr>
          <w:rStyle w:val="CommentReference"/>
        </w:rPr>
        <w:annotationRef/>
      </w:r>
      <w:r>
        <w:t>check</w:t>
      </w:r>
    </w:p>
  </w:comment>
  <w:comment w:id="1011" w:author="Windows User" w:date="2015-10-30T08:56:00Z" w:initials="BS">
    <w:p w14:paraId="6352B7F4" w14:textId="77777777" w:rsidR="005F2DC9" w:rsidRDefault="005F2DC9"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3" w:author="Windows User" w:date="2015-10-30T08:56:00Z" w:initials="BS">
    <w:p w14:paraId="77680459" w14:textId="77777777" w:rsidR="005F2DC9" w:rsidRDefault="005F2DC9" w:rsidP="00E35F1F">
      <w:pPr>
        <w:pStyle w:val="CommentText"/>
      </w:pPr>
      <w:r>
        <w:rPr>
          <w:rStyle w:val="CommentReference"/>
        </w:rPr>
        <w:annotationRef/>
      </w:r>
      <w:r>
        <w:t>was incarnate or took flesh? Need a decision for this common phrase.</w:t>
      </w:r>
    </w:p>
  </w:comment>
  <w:comment w:id="1019" w:author="Windows User" w:date="2015-10-30T08:56:00Z" w:initials="BS">
    <w:p w14:paraId="61EAF48D" w14:textId="77777777" w:rsidR="005F2DC9" w:rsidRDefault="005F2DC9" w:rsidP="00E35F1F">
      <w:pPr>
        <w:pStyle w:val="CommentText"/>
      </w:pPr>
      <w:r>
        <w:rPr>
          <w:rStyle w:val="CommentReference"/>
        </w:rPr>
        <w:annotationRef/>
      </w:r>
      <w:r>
        <w:t>Altar/The place where the Sacrifice is offered, is clearly not right. But Temple? Or Holy of Holies?</w:t>
      </w:r>
    </w:p>
  </w:comment>
  <w:comment w:id="1022" w:author="Windows User" w:date="2015-10-30T08:56:00Z" w:initials="BS">
    <w:p w14:paraId="0DB4A25D" w14:textId="77777777" w:rsidR="005F2DC9" w:rsidRDefault="005F2DC9" w:rsidP="00E35F1F">
      <w:pPr>
        <w:pStyle w:val="CommentText"/>
      </w:pPr>
      <w:r>
        <w:rPr>
          <w:rStyle w:val="CommentReference"/>
        </w:rPr>
        <w:annotationRef/>
      </w:r>
      <w:r>
        <w:t>I think infinite captures the meaning of uncircumscript in a more approachable way.</w:t>
      </w:r>
    </w:p>
  </w:comment>
  <w:comment w:id="1023" w:author="Windows User" w:date="2015-10-30T08:56:00Z" w:initials="BS">
    <w:p w14:paraId="65C574CB" w14:textId="77777777" w:rsidR="005F2DC9" w:rsidRDefault="005F2DC9" w:rsidP="00E35F1F">
      <w:pPr>
        <w:pStyle w:val="CommentText"/>
      </w:pPr>
      <w:r>
        <w:rPr>
          <w:rStyle w:val="CommentReference"/>
        </w:rPr>
        <w:annotationRef/>
      </w:r>
      <w:r>
        <w:t>net or hook?</w:t>
      </w:r>
    </w:p>
  </w:comment>
  <w:comment w:id="1024" w:author="Windows User" w:date="2015-10-30T08:56:00Z" w:initials="BS">
    <w:p w14:paraId="631E73A0" w14:textId="77777777" w:rsidR="005F2DC9" w:rsidRDefault="005F2DC9" w:rsidP="00E35F1F">
      <w:pPr>
        <w:pStyle w:val="CommentText"/>
      </w:pPr>
      <w:r>
        <w:rPr>
          <w:rStyle w:val="CommentReference"/>
        </w:rPr>
        <w:annotationRef/>
      </w:r>
      <w:r>
        <w:t>Instructing them in the worship?</w:t>
      </w:r>
    </w:p>
  </w:comment>
  <w:comment w:id="1025" w:author="Windows User" w:date="2015-10-30T08:56:00Z" w:initials="BS">
    <w:p w14:paraId="22469FD6" w14:textId="77777777" w:rsidR="005F2DC9" w:rsidRDefault="005F2DC9" w:rsidP="00E35F1F">
      <w:pPr>
        <w:pStyle w:val="CommentText"/>
      </w:pPr>
      <w:r>
        <w:rPr>
          <w:rStyle w:val="CommentReference"/>
        </w:rPr>
        <w:annotationRef/>
      </w:r>
      <w:r>
        <w:t>what does this mean?</w:t>
      </w:r>
    </w:p>
  </w:comment>
  <w:comment w:id="1026" w:author="Windows User" w:date="2015-10-30T08:56:00Z" w:initials="BS">
    <w:p w14:paraId="0A6E9F00" w14:textId="77777777" w:rsidR="005F2DC9" w:rsidRDefault="005F2DC9" w:rsidP="00E35F1F">
      <w:pPr>
        <w:pStyle w:val="CommentText"/>
      </w:pPr>
      <w:r>
        <w:rPr>
          <w:rStyle w:val="CommentReference"/>
        </w:rPr>
        <w:annotationRef/>
      </w:r>
      <w:r>
        <w:t>Path? Or Way? i.e. Christ?</w:t>
      </w:r>
    </w:p>
  </w:comment>
  <w:comment w:id="1027" w:author="Windows User" w:date="2015-10-30T08:56:00Z" w:initials="BS">
    <w:p w14:paraId="50D676B3" w14:textId="77777777" w:rsidR="005F2DC9" w:rsidRDefault="005F2DC9" w:rsidP="00E35F1F">
      <w:pPr>
        <w:pStyle w:val="CommentText"/>
      </w:pPr>
      <w:r>
        <w:rPr>
          <w:rStyle w:val="CommentReference"/>
        </w:rPr>
        <w:annotationRef/>
      </w:r>
      <w:r>
        <w:t>forward to? Or towards?</w:t>
      </w:r>
    </w:p>
  </w:comment>
  <w:comment w:id="1028" w:author="Windows User" w:date="2015-10-30T08:56:00Z" w:initials="BS">
    <w:p w14:paraId="4E94979B" w14:textId="77777777" w:rsidR="005F2DC9" w:rsidRDefault="005F2DC9" w:rsidP="00E35F1F">
      <w:pPr>
        <w:pStyle w:val="CommentText"/>
      </w:pPr>
      <w:r>
        <w:rPr>
          <w:rStyle w:val="CommentReference"/>
        </w:rPr>
        <w:annotationRef/>
      </w:r>
      <w:r>
        <w:t>gladness</w:t>
      </w:r>
    </w:p>
  </w:comment>
  <w:comment w:id="1036" w:author="Windows User" w:date="2015-10-30T08:56:00Z" w:initials="BS">
    <w:p w14:paraId="3588E256" w14:textId="77777777" w:rsidR="005F2DC9" w:rsidRDefault="005F2DC9" w:rsidP="00E35F1F">
      <w:pPr>
        <w:pStyle w:val="CommentText"/>
      </w:pPr>
      <w:r>
        <w:rPr>
          <w:rStyle w:val="CommentReference"/>
        </w:rPr>
        <w:annotationRef/>
      </w:r>
      <w:r>
        <w:t>Inclined to switch to L.A. ordering, but probably better to be consistent with Black.</w:t>
      </w:r>
    </w:p>
  </w:comment>
  <w:comment w:id="1037" w:author="Windows User" w:date="2015-10-30T08:56:00Z" w:initials="BS">
    <w:p w14:paraId="5F5FCC97" w14:textId="77777777" w:rsidR="005F2DC9" w:rsidRDefault="005F2DC9" w:rsidP="00E35F1F">
      <w:pPr>
        <w:pStyle w:val="CommentText"/>
      </w:pPr>
      <w:r>
        <w:rPr>
          <w:rStyle w:val="CommentReference"/>
        </w:rPr>
        <w:annotationRef/>
      </w:r>
      <w:r>
        <w:t>Everyday or a day?</w:t>
      </w:r>
    </w:p>
  </w:comment>
  <w:comment w:id="1038" w:author="Windows User" w:date="2015-10-30T08:56:00Z" w:initials="BS">
    <w:p w14:paraId="7938A467" w14:textId="77777777" w:rsidR="005F2DC9" w:rsidRDefault="005F2DC9" w:rsidP="00E35F1F">
      <w:pPr>
        <w:pStyle w:val="CommentText"/>
      </w:pPr>
      <w:r>
        <w:rPr>
          <w:rStyle w:val="CommentReference"/>
        </w:rPr>
        <w:annotationRef/>
      </w:r>
      <w:r>
        <w:t>not delight. Maybe joy instead of esctasy?</w:t>
      </w:r>
    </w:p>
  </w:comment>
  <w:comment w:id="1039" w:author="Windows User" w:date="2015-10-30T08:56:00Z" w:initials="BS">
    <w:p w14:paraId="0D0804AC" w14:textId="77777777" w:rsidR="005F2DC9" w:rsidRDefault="005F2DC9" w:rsidP="00E35F1F">
      <w:pPr>
        <w:pStyle w:val="CommentText"/>
      </w:pPr>
      <w:r>
        <w:rPr>
          <w:rStyle w:val="CommentReference"/>
        </w:rPr>
        <w:annotationRef/>
      </w:r>
      <w:r>
        <w:t>glory, splendor or beauty?</w:t>
      </w:r>
    </w:p>
  </w:comment>
  <w:comment w:id="1040" w:author="Windows User" w:date="2015-10-30T08:56:00Z" w:initials="BS">
    <w:p w14:paraId="07A7FAB4" w14:textId="77777777" w:rsidR="005F2DC9" w:rsidRDefault="005F2DC9" w:rsidP="00E35F1F">
      <w:pPr>
        <w:pStyle w:val="CommentText"/>
      </w:pPr>
      <w:r>
        <w:rPr>
          <w:rStyle w:val="CommentReference"/>
        </w:rPr>
        <w:annotationRef/>
      </w:r>
      <w:r>
        <w:t>from or and?</w:t>
      </w:r>
    </w:p>
  </w:comment>
  <w:comment w:id="1041" w:author="Windows User" w:date="2015-10-30T08:56:00Z" w:initials="BS">
    <w:p w14:paraId="5249720E" w14:textId="77777777" w:rsidR="005F2DC9" w:rsidRDefault="005F2DC9" w:rsidP="00E35F1F">
      <w:pPr>
        <w:pStyle w:val="CommentText"/>
      </w:pPr>
      <w:r>
        <w:rPr>
          <w:rStyle w:val="CommentReference"/>
        </w:rPr>
        <w:annotationRef/>
      </w:r>
      <w:r>
        <w:t>What prophet? Why did abouna redact this?</w:t>
      </w:r>
    </w:p>
  </w:comment>
  <w:comment w:id="1042" w:author="Windows User" w:date="2015-10-30T08:56:00Z" w:initials="BS">
    <w:p w14:paraId="66A9526F" w14:textId="77777777" w:rsidR="005F2DC9" w:rsidRDefault="005F2DC9" w:rsidP="00E35F1F">
      <w:pPr>
        <w:pStyle w:val="CommentText"/>
      </w:pPr>
      <w:r>
        <w:rPr>
          <w:rStyle w:val="CommentReference"/>
        </w:rPr>
        <w:annotationRef/>
      </w:r>
      <w:r>
        <w:t>Doesn't this say you are beyond beginning, or something to that effect? Beyond the beginning from which even time arose?</w:t>
      </w:r>
    </w:p>
  </w:comment>
  <w:comment w:id="1043" w:author="Windows User" w:date="2015-10-30T08:56:00Z" w:initials="BS">
    <w:p w14:paraId="08CC53E1" w14:textId="77777777" w:rsidR="005F2DC9" w:rsidRDefault="005F2DC9" w:rsidP="00E35F1F">
      <w:pPr>
        <w:pStyle w:val="CommentText"/>
      </w:pPr>
      <w:r>
        <w:rPr>
          <w:rStyle w:val="CommentReference"/>
        </w:rPr>
        <w:annotationRef/>
      </w:r>
      <w:r>
        <w:t>is this right?</w:t>
      </w:r>
    </w:p>
  </w:comment>
  <w:comment w:id="1044" w:author="Windows User" w:date="2015-10-30T08:56:00Z" w:initials="BS">
    <w:p w14:paraId="21BA9344" w14:textId="77777777" w:rsidR="005F2DC9" w:rsidRDefault="005F2DC9" w:rsidP="00E35F1F">
      <w:pPr>
        <w:pStyle w:val="CommentText"/>
      </w:pPr>
      <w:r>
        <w:rPr>
          <w:rStyle w:val="CommentReference"/>
        </w:rPr>
        <w:annotationRef/>
      </w:r>
      <w:r>
        <w:t>isn't it of?</w:t>
      </w:r>
    </w:p>
  </w:comment>
  <w:comment w:id="1045" w:author="Windows User" w:date="2015-10-30T08:56:00Z" w:initials="BS">
    <w:p w14:paraId="0DB057D8" w14:textId="77777777" w:rsidR="005F2DC9" w:rsidRDefault="005F2DC9" w:rsidP="00E35F1F">
      <w:pPr>
        <w:pStyle w:val="CommentText"/>
      </w:pPr>
      <w:r>
        <w:rPr>
          <w:rStyle w:val="CommentReference"/>
        </w:rPr>
        <w:annotationRef/>
      </w:r>
      <w:r>
        <w:t>isn't it blesses?</w:t>
      </w:r>
    </w:p>
  </w:comment>
  <w:comment w:id="1046" w:author="Windows User" w:date="2015-10-30T08:56:00Z" w:initials="BS">
    <w:p w14:paraId="4126BF87" w14:textId="77777777" w:rsidR="005F2DC9" w:rsidRDefault="005F2DC9" w:rsidP="00E35F1F">
      <w:pPr>
        <w:pStyle w:val="CommentText"/>
      </w:pPr>
      <w:r>
        <w:rPr>
          <w:rStyle w:val="CommentReference"/>
        </w:rPr>
        <w:annotationRef/>
      </w:r>
      <w:r>
        <w:t>blessing or blessing?</w:t>
      </w:r>
    </w:p>
  </w:comment>
  <w:comment w:id="1047" w:author="Windows User" w:date="2015-10-30T08:56:00Z" w:initials="BS">
    <w:p w14:paraId="068E7184" w14:textId="77777777" w:rsidR="005F2DC9" w:rsidRDefault="005F2DC9" w:rsidP="00E35F1F">
      <w:pPr>
        <w:pStyle w:val="CommentText"/>
      </w:pPr>
      <w:r>
        <w:rPr>
          <w:rStyle w:val="CommentReference"/>
        </w:rPr>
        <w:annotationRef/>
      </w:r>
      <w:r>
        <w:t>the other translations seem not to like abouna's contractions...</w:t>
      </w:r>
    </w:p>
  </w:comment>
  <w:comment w:id="1048" w:author="Windows User" w:date="2015-10-30T08:56:00Z" w:initials="BS">
    <w:p w14:paraId="21A595C5" w14:textId="77777777" w:rsidR="005F2DC9" w:rsidRDefault="005F2DC9" w:rsidP="00E35F1F">
      <w:pPr>
        <w:pStyle w:val="CommentText"/>
      </w:pPr>
      <w:r>
        <w:rPr>
          <w:rStyle w:val="CommentReference"/>
        </w:rPr>
        <w:annotationRef/>
      </w:r>
      <w:r>
        <w:t>perfect or true?</w:t>
      </w:r>
    </w:p>
  </w:comment>
  <w:comment w:id="1051" w:author="Windows User" w:date="2015-11-21T13:21:00Z" w:initials="WU">
    <w:p w14:paraId="686F5E9C" w14:textId="77777777" w:rsidR="005F2DC9" w:rsidRDefault="005F2DC9" w:rsidP="00E35F1F">
      <w:pPr>
        <w:pStyle w:val="CommentText"/>
      </w:pPr>
      <w:r>
        <w:rPr>
          <w:rStyle w:val="CommentReference"/>
        </w:rPr>
        <w:annotationRef/>
      </w:r>
    </w:p>
  </w:comment>
  <w:comment w:id="1058" w:author="Windows User" w:date="2015-10-30T08:56:00Z" w:initials="BS">
    <w:p w14:paraId="138D81C8" w14:textId="77777777" w:rsidR="005F2DC9" w:rsidRDefault="005F2DC9" w:rsidP="00E35F1F">
      <w:pPr>
        <w:pStyle w:val="CommentText"/>
      </w:pPr>
      <w:r>
        <w:rPr>
          <w:rStyle w:val="CommentReference"/>
        </w:rPr>
        <w:annotationRef/>
      </w:r>
      <w:r>
        <w:t>which word is right?</w:t>
      </w:r>
    </w:p>
  </w:comment>
  <w:comment w:id="1059" w:author="Windows User" w:date="2015-10-30T08:56:00Z" w:initials="BS">
    <w:p w14:paraId="36B899D8" w14:textId="77777777" w:rsidR="005F2DC9" w:rsidRDefault="005F2DC9" w:rsidP="00E35F1F">
      <w:pPr>
        <w:pStyle w:val="CommentText"/>
      </w:pPr>
      <w:r>
        <w:rPr>
          <w:rStyle w:val="CommentReference"/>
        </w:rPr>
        <w:annotationRef/>
      </w:r>
      <w:r>
        <w:t>wise?</w:t>
      </w:r>
    </w:p>
  </w:comment>
  <w:comment w:id="1061" w:author="Windows User" w:date="2015-10-30T08:56:00Z" w:initials="BS">
    <w:p w14:paraId="62F2B22F" w14:textId="77777777" w:rsidR="005F2DC9" w:rsidRDefault="005F2DC9" w:rsidP="00E35F1F">
      <w:pPr>
        <w:pStyle w:val="CommentText"/>
      </w:pPr>
      <w:r>
        <w:rPr>
          <w:rStyle w:val="CommentReference"/>
        </w:rPr>
        <w:annotationRef/>
      </w:r>
      <w:r>
        <w:t>bride, or bridal chamber?</w:t>
      </w:r>
    </w:p>
  </w:comment>
  <w:comment w:id="1062" w:author="Windows User" w:date="2015-10-30T08:56:00Z" w:initials="BS">
    <w:p w14:paraId="13AA9031" w14:textId="77777777" w:rsidR="005F2DC9" w:rsidRDefault="005F2DC9" w:rsidP="00E35F1F">
      <w:pPr>
        <w:pStyle w:val="CommentText"/>
      </w:pPr>
      <w:r>
        <w:rPr>
          <w:rStyle w:val="CommentReference"/>
        </w:rPr>
        <w:annotationRef/>
      </w:r>
      <w:r>
        <w:t>truth, logos, or true logos?</w:t>
      </w:r>
    </w:p>
  </w:comment>
  <w:comment w:id="1063" w:author="Windows User" w:date="2015-10-30T08:56:00Z" w:initials="BS">
    <w:p w14:paraId="116A567C" w14:textId="77777777" w:rsidR="005F2DC9" w:rsidRDefault="005F2DC9" w:rsidP="00E35F1F">
      <w:pPr>
        <w:pStyle w:val="CommentText"/>
      </w:pPr>
      <w:r>
        <w:rPr>
          <w:rStyle w:val="CommentReference"/>
        </w:rPr>
        <w:annotationRef/>
      </w:r>
      <w:r>
        <w:t>redeemed or saved?</w:t>
      </w:r>
    </w:p>
  </w:comment>
  <w:comment w:id="1065" w:author="Windows User" w:date="2015-10-30T08:56:00Z" w:initials="BS">
    <w:p w14:paraId="37848CBE" w14:textId="77777777" w:rsidR="005F2DC9" w:rsidRDefault="005F2DC9" w:rsidP="00E35F1F">
      <w:pPr>
        <w:pStyle w:val="CommentText"/>
      </w:pPr>
      <w:r>
        <w:rPr>
          <w:rStyle w:val="CommentReference"/>
        </w:rPr>
        <w:annotationRef/>
      </w:r>
      <w:r>
        <w:t>for us or unto us?</w:t>
      </w:r>
    </w:p>
  </w:comment>
  <w:comment w:id="1068" w:author="Windows User" w:date="2015-10-30T08:56:00Z" w:initials="BS">
    <w:p w14:paraId="7318299D" w14:textId="77777777" w:rsidR="005F2DC9" w:rsidRDefault="005F2DC9" w:rsidP="00E35F1F">
      <w:pPr>
        <w:pStyle w:val="CommentText"/>
      </w:pPr>
      <w:r>
        <w:rPr>
          <w:rStyle w:val="CommentReference"/>
        </w:rPr>
        <w:annotationRef/>
      </w:r>
      <w:r>
        <w:t>what does eshleelooi mean?</w:t>
      </w:r>
    </w:p>
  </w:comment>
  <w:comment w:id="1069" w:author="Windows User" w:date="2015-10-30T08:56:00Z" w:initials="BS">
    <w:p w14:paraId="01016F04" w14:textId="77777777" w:rsidR="005F2DC9" w:rsidRDefault="005F2DC9" w:rsidP="00E35F1F">
      <w:pPr>
        <w:pStyle w:val="CommentText"/>
      </w:pPr>
      <w:r>
        <w:rPr>
          <w:rStyle w:val="CommentReference"/>
        </w:rPr>
        <w:annotationRef/>
      </w:r>
      <w:r>
        <w:t>save or redeem?</w:t>
      </w:r>
    </w:p>
  </w:comment>
  <w:comment w:id="1071" w:author="Windows User" w:date="2015-10-30T08:56:00Z" w:initials="BS">
    <w:p w14:paraId="2F0C8D0C" w14:textId="77777777" w:rsidR="005F2DC9" w:rsidRDefault="005F2DC9" w:rsidP="00E35F1F">
      <w:pPr>
        <w:pStyle w:val="CommentText"/>
      </w:pPr>
      <w:r>
        <w:rPr>
          <w:rStyle w:val="CommentReference"/>
        </w:rPr>
        <w:annotationRef/>
      </w:r>
      <w:r>
        <w:t>paradoxically or miraculously?</w:t>
      </w:r>
    </w:p>
  </w:comment>
  <w:comment w:id="1072" w:author="Windows User" w:date="2015-10-30T08:56:00Z" w:initials="BS">
    <w:p w14:paraId="0F8BDFBA" w14:textId="77777777" w:rsidR="005F2DC9" w:rsidRDefault="005F2DC9" w:rsidP="00E35F1F">
      <w:pPr>
        <w:pStyle w:val="CommentText"/>
      </w:pPr>
      <w:r>
        <w:rPr>
          <w:rStyle w:val="CommentReference"/>
        </w:rPr>
        <w:annotationRef/>
      </w:r>
      <w:r>
        <w:t>I get that this is perfectly valid English without 'is'. But too hard to follow fast.</w:t>
      </w:r>
    </w:p>
  </w:comment>
  <w:comment w:id="1074" w:author="Windows User" w:date="2015-10-30T08:56:00Z" w:initials="BS">
    <w:p w14:paraId="0412A3CD" w14:textId="77777777" w:rsidR="005F2DC9" w:rsidRDefault="005F2DC9" w:rsidP="00E35F1F">
      <w:pPr>
        <w:pStyle w:val="CommentText"/>
      </w:pPr>
      <w:r>
        <w:rPr>
          <w:rStyle w:val="CommentReference"/>
        </w:rPr>
        <w:annotationRef/>
      </w:r>
      <w:r>
        <w:t>this seems to be parallel to gold on all sides rather than gold roundabout it.</w:t>
      </w:r>
    </w:p>
  </w:comment>
  <w:comment w:id="1075" w:author="Windows User" w:date="2015-10-30T08:56:00Z" w:initials="BS">
    <w:p w14:paraId="5A22944C" w14:textId="77777777" w:rsidR="005F2DC9" w:rsidRDefault="005F2DC9" w:rsidP="00E35F1F">
      <w:pPr>
        <w:pStyle w:val="CommentText"/>
      </w:pPr>
      <w:r>
        <w:rPr>
          <w:rStyle w:val="CommentReference"/>
        </w:rPr>
        <w:annotationRef/>
      </w:r>
      <w:r>
        <w:t>Saviour or redeemer?</w:t>
      </w:r>
    </w:p>
  </w:comment>
  <w:comment w:id="1077" w:author="Windows User" w:date="2015-10-30T08:56:00Z" w:initials="BS">
    <w:p w14:paraId="7BA01F3B" w14:textId="77777777" w:rsidR="005F2DC9" w:rsidRDefault="005F2DC9" w:rsidP="00E35F1F">
      <w:pPr>
        <w:pStyle w:val="CommentText"/>
      </w:pPr>
      <w:r>
        <w:rPr>
          <w:rStyle w:val="CommentReference"/>
        </w:rPr>
        <w:annotationRef/>
      </w:r>
      <w:r>
        <w:t>isn't this compassion? not nishti nai...</w:t>
      </w:r>
    </w:p>
  </w:comment>
  <w:comment w:id="1080" w:author="Windows User" w:date="2015-10-30T08:56:00Z" w:initials="BS">
    <w:p w14:paraId="48DB0714" w14:textId="77777777" w:rsidR="005F2DC9" w:rsidRDefault="005F2DC9"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81" w:author="Windows User" w:date="2015-10-30T08:56:00Z" w:initials="BS">
    <w:p w14:paraId="15AB72CB" w14:textId="77777777" w:rsidR="005F2DC9" w:rsidRDefault="005F2DC9" w:rsidP="00E35F1F">
      <w:pPr>
        <w:pStyle w:val="CommentText"/>
      </w:pPr>
      <w:r>
        <w:rPr>
          <w:rStyle w:val="CommentReference"/>
        </w:rPr>
        <w:annotationRef/>
      </w:r>
      <w:r>
        <w:t>should be lampstand, not candle stick, here and throughout.</w:t>
      </w:r>
    </w:p>
  </w:comment>
  <w:comment w:id="1082" w:author="Windows User" w:date="2015-10-30T08:56:00Z" w:initials="BS">
    <w:p w14:paraId="6D5F9821" w14:textId="77777777" w:rsidR="005F2DC9" w:rsidRDefault="005F2DC9" w:rsidP="00E35F1F">
      <w:pPr>
        <w:pStyle w:val="CommentText"/>
      </w:pPr>
      <w:r>
        <w:rPr>
          <w:rStyle w:val="CommentReference"/>
        </w:rPr>
        <w:annotationRef/>
      </w:r>
      <w:r>
        <w:t>Ok, not saluted... Greeted, or I would prefer hailed...</w:t>
      </w:r>
    </w:p>
  </w:comment>
  <w:comment w:id="1083" w:author="Windows User" w:date="2015-10-30T08:56:00Z" w:initials="BS">
    <w:p w14:paraId="075C27A6" w14:textId="77777777" w:rsidR="005F2DC9" w:rsidRDefault="005F2DC9" w:rsidP="00E35F1F">
      <w:pPr>
        <w:pStyle w:val="CommentText"/>
      </w:pPr>
      <w:r>
        <w:rPr>
          <w:rStyle w:val="CommentReference"/>
        </w:rPr>
        <w:annotationRef/>
      </w:r>
      <w:r>
        <w:t>The Father was overjoyed, in your conception????</w:t>
      </w:r>
    </w:p>
  </w:comment>
  <w:comment w:id="1084" w:author="Windows User" w:date="2015-10-30T08:56:00Z" w:initials="BS">
    <w:p w14:paraId="7569AFF1" w14:textId="77777777" w:rsidR="005F2DC9" w:rsidRDefault="005F2DC9" w:rsidP="00E35F1F">
      <w:pPr>
        <w:pStyle w:val="CommentText"/>
      </w:pPr>
      <w:r>
        <w:rPr>
          <w:rStyle w:val="CommentReference"/>
        </w:rPr>
        <w:annotationRef/>
      </w:r>
      <w:r>
        <w:t>appearing doesn't sound right for parousia... coming or advent?</w:t>
      </w:r>
    </w:p>
  </w:comment>
  <w:comment w:id="1085" w:author="Windows User" w:date="2015-11-21T13:22:00Z" w:initials="WU">
    <w:p w14:paraId="728FA9EF" w14:textId="77777777" w:rsidR="005F2DC9" w:rsidRDefault="005F2DC9" w:rsidP="00E35F1F">
      <w:pPr>
        <w:pStyle w:val="CommentText"/>
      </w:pPr>
      <w:r>
        <w:rPr>
          <w:rStyle w:val="CommentReference"/>
        </w:rPr>
        <w:annotationRef/>
      </w:r>
      <w:r w:rsidRPr="00582AD7">
        <w:t>(ⲡⲉⲥⲱⲙⲁ??)</w:t>
      </w:r>
    </w:p>
  </w:comment>
  <w:comment w:id="1086" w:author="Windows User" w:date="2015-10-30T08:56:00Z" w:initials="BS">
    <w:p w14:paraId="0C77198F" w14:textId="77777777" w:rsidR="005F2DC9" w:rsidRDefault="005F2DC9" w:rsidP="00E35F1F">
      <w:pPr>
        <w:pStyle w:val="CommentText"/>
      </w:pPr>
      <w:r>
        <w:rPr>
          <w:rStyle w:val="CommentReference"/>
        </w:rPr>
        <w:annotationRef/>
      </w:r>
      <w:r>
        <w:t>kinda funny in English to switch pronoun from Lord to Virgin in one scentence.</w:t>
      </w:r>
    </w:p>
  </w:comment>
  <w:comment w:id="1089" w:author="Windows User" w:date="2015-10-30T08:56:00Z" w:initials="BS">
    <w:p w14:paraId="501C2D6F" w14:textId="77777777" w:rsidR="005F2DC9" w:rsidRDefault="005F2DC9" w:rsidP="00E35F1F">
      <w:pPr>
        <w:pStyle w:val="CommentText"/>
      </w:pPr>
      <w:r>
        <w:rPr>
          <w:rStyle w:val="CommentReference"/>
        </w:rPr>
        <w:annotationRef/>
      </w:r>
      <w:r>
        <w:t>I really didn't like preached... Is this to literal though? Maybe L.A. is better.</w:t>
      </w:r>
    </w:p>
  </w:comment>
  <w:comment w:id="1090" w:author="Windows User" w:date="2015-10-30T08:56:00Z" w:initials="BS">
    <w:p w14:paraId="6407D4C9" w14:textId="77777777" w:rsidR="005F2DC9" w:rsidRDefault="005F2DC9" w:rsidP="00E35F1F">
      <w:pPr>
        <w:pStyle w:val="CommentText"/>
      </w:pPr>
      <w:r>
        <w:rPr>
          <w:rStyle w:val="CommentReference"/>
        </w:rPr>
        <w:annotationRef/>
      </w:r>
      <w:r>
        <w:t>these thereofs are so awkward... but I can't think of a better phrasing right now.</w:t>
      </w:r>
    </w:p>
  </w:comment>
  <w:comment w:id="1091" w:author="Windows User" w:date="2015-11-21T13:23:00Z" w:initials="WU">
    <w:p w14:paraId="1B7B1E94" w14:textId="77777777" w:rsidR="005F2DC9" w:rsidRDefault="005F2DC9" w:rsidP="00E35F1F">
      <w:pPr>
        <w:pStyle w:val="CommentText"/>
      </w:pPr>
      <w:r>
        <w:rPr>
          <w:rStyle w:val="CommentReference"/>
        </w:rPr>
        <w:annotationRef/>
      </w:r>
      <w:r>
        <w:t>review</w:t>
      </w:r>
    </w:p>
  </w:comment>
  <w:comment w:id="1100" w:author="Windows User" w:date="2015-10-30T08:56:00Z" w:initials="BS">
    <w:p w14:paraId="5D50DB65" w14:textId="77777777" w:rsidR="005F2DC9" w:rsidRDefault="005F2DC9" w:rsidP="00E35F1F">
      <w:pPr>
        <w:pStyle w:val="CommentText"/>
      </w:pPr>
      <w:r>
        <w:rPr>
          <w:rStyle w:val="CommentReference"/>
        </w:rPr>
        <w:annotationRef/>
      </w:r>
      <w:r>
        <w:t>this seems kind of loose... is it ok?</w:t>
      </w:r>
    </w:p>
  </w:comment>
  <w:comment w:id="1101" w:author="Windows User" w:date="2015-10-30T08:56:00Z" w:initials="BS">
    <w:p w14:paraId="01FDA469" w14:textId="77777777" w:rsidR="005F2DC9" w:rsidRDefault="005F2DC9" w:rsidP="00E35F1F">
      <w:pPr>
        <w:pStyle w:val="CommentText"/>
      </w:pPr>
      <w:r>
        <w:rPr>
          <w:rStyle w:val="CommentReference"/>
        </w:rPr>
        <w:annotationRef/>
      </w:r>
      <w:r>
        <w:t>works or deeds?</w:t>
      </w:r>
    </w:p>
  </w:comment>
  <w:comment w:id="1102" w:author="Windows User" w:date="2015-11-21T13:24:00Z" w:initials="WU">
    <w:p w14:paraId="7A990723" w14:textId="77777777" w:rsidR="005F2DC9" w:rsidRDefault="005F2DC9" w:rsidP="00E35F1F">
      <w:pPr>
        <w:pStyle w:val="CommentText"/>
      </w:pPr>
      <w:r>
        <w:rPr>
          <w:rStyle w:val="CommentReference"/>
        </w:rPr>
        <w:annotationRef/>
      </w:r>
      <w:r>
        <w:t>review</w:t>
      </w:r>
    </w:p>
  </w:comment>
  <w:comment w:id="1103" w:author="Windows User" w:date="2015-10-30T08:56:00Z" w:initials="BS">
    <w:p w14:paraId="5BB3D65B" w14:textId="77777777" w:rsidR="005F2DC9" w:rsidRDefault="005F2DC9" w:rsidP="00E35F1F">
      <w:pPr>
        <w:pStyle w:val="CommentText"/>
      </w:pPr>
      <w:r>
        <w:rPr>
          <w:rStyle w:val="CommentReference"/>
        </w:rPr>
        <w:annotationRef/>
      </w:r>
      <w:r>
        <w:t>does Coptic have 'high'?</w:t>
      </w:r>
    </w:p>
  </w:comment>
  <w:comment w:id="1104" w:author="Windows User" w:date="2015-11-21T13:24:00Z" w:initials="WU">
    <w:p w14:paraId="1D334F95" w14:textId="77777777" w:rsidR="005F2DC9" w:rsidRDefault="005F2DC9" w:rsidP="00E35F1F">
      <w:pPr>
        <w:pStyle w:val="CommentText"/>
      </w:pPr>
      <w:r>
        <w:rPr>
          <w:rStyle w:val="CommentReference"/>
        </w:rPr>
        <w:annotationRef/>
      </w:r>
      <w:r>
        <w:t>review, add variant</w:t>
      </w:r>
    </w:p>
  </w:comment>
  <w:comment w:id="1105" w:author="Windows User" w:date="2015-10-30T08:56:00Z" w:initials="BS">
    <w:p w14:paraId="5480B788" w14:textId="77777777" w:rsidR="005F2DC9" w:rsidRDefault="005F2DC9" w:rsidP="00E35F1F">
      <w:pPr>
        <w:pStyle w:val="CommentText"/>
      </w:pPr>
      <w:r>
        <w:rPr>
          <w:rStyle w:val="CommentReference"/>
        </w:rPr>
        <w:annotationRef/>
      </w:r>
      <w:r>
        <w:t>bless or praise? inconsistent rendering of esmo</w:t>
      </w:r>
    </w:p>
  </w:comment>
  <w:comment w:id="1114" w:author="Brett Slote" w:date="2016-05-06T20:19:00Z" w:initials="BS">
    <w:p w14:paraId="04711A4D" w14:textId="77777777" w:rsidR="005F2DC9" w:rsidRDefault="005F2DC9" w:rsidP="00E60591">
      <w:pPr>
        <w:pStyle w:val="CommentText"/>
      </w:pPr>
      <w:r>
        <w:rPr>
          <w:rStyle w:val="CommentReference"/>
        </w:rPr>
        <w:annotationRef/>
      </w:r>
      <w:r>
        <w:t>Check that this and next aren’t 101</w:t>
      </w:r>
    </w:p>
  </w:comment>
  <w:comment w:id="1165" w:author="Windows User" w:date="2015-10-30T08:56:00Z" w:initials="WU">
    <w:p w14:paraId="326EFA42" w14:textId="77777777" w:rsidR="005F2DC9" w:rsidRDefault="005F2DC9" w:rsidP="006869EE">
      <w:pPr>
        <w:pStyle w:val="CommentText"/>
      </w:pPr>
      <w:r>
        <w:rPr>
          <w:rStyle w:val="CommentReference"/>
        </w:rPr>
        <w:annotationRef/>
      </w:r>
      <w:r>
        <w:t>Add notes where to insert Doxology of Prime… And Vespers Prase?</w:t>
      </w:r>
    </w:p>
  </w:comment>
  <w:comment w:id="1169" w:author="Windows User" w:date="2015-10-30T08:56:00Z" w:initials="WU">
    <w:p w14:paraId="66837344" w14:textId="77777777" w:rsidR="005F2DC9" w:rsidRDefault="005F2DC9" w:rsidP="006869EE">
      <w:pPr>
        <w:pStyle w:val="CommentText"/>
      </w:pPr>
      <w:r>
        <w:rPr>
          <w:rStyle w:val="CommentReference"/>
        </w:rPr>
        <w:annotationRef/>
      </w:r>
      <w:r>
        <w:t>May He or that He may</w:t>
      </w:r>
    </w:p>
  </w:comment>
  <w:comment w:id="1171" w:author="Windows User" w:date="2015-10-30T08:56:00Z" w:initials="BS">
    <w:p w14:paraId="5BE9E7DF" w14:textId="77777777" w:rsidR="005F2DC9" w:rsidRDefault="005F2DC9" w:rsidP="006869EE">
      <w:pPr>
        <w:pStyle w:val="CommentText"/>
      </w:pPr>
      <w:r>
        <w:rPr>
          <w:rStyle w:val="CommentReference"/>
        </w:rPr>
        <w:annotationRef/>
      </w:r>
      <w:r>
        <w:t>protopresbyters?</w:t>
      </w:r>
    </w:p>
  </w:comment>
  <w:comment w:id="1172" w:author="Windows User" w:date="2015-10-30T08:56:00Z" w:initials="BS">
    <w:p w14:paraId="37712CA1" w14:textId="77777777" w:rsidR="005F2DC9" w:rsidRDefault="005F2DC9" w:rsidP="006869EE">
      <w:pPr>
        <w:pStyle w:val="CommentText"/>
      </w:pPr>
      <w:r>
        <w:rPr>
          <w:rStyle w:val="CommentReference"/>
        </w:rPr>
        <w:annotationRef/>
      </w:r>
      <w:r>
        <w:t>those who?</w:t>
      </w:r>
    </w:p>
  </w:comment>
  <w:comment w:id="1173" w:author="Windows User" w:date="2015-10-30T08:56:00Z" w:initials="BS">
    <w:p w14:paraId="0BC9F56F" w14:textId="77777777" w:rsidR="005F2DC9" w:rsidRDefault="005F2DC9" w:rsidP="006869EE">
      <w:pPr>
        <w:pStyle w:val="CommentText"/>
      </w:pPr>
      <w:r>
        <w:rPr>
          <w:rStyle w:val="CommentReference"/>
        </w:rPr>
        <w:annotationRef/>
      </w:r>
      <w:r>
        <w:t>Yourself?</w:t>
      </w:r>
    </w:p>
  </w:comment>
  <w:comment w:id="1177" w:author="Windows User" w:date="2015-11-27T20:09:00Z" w:initials="WU">
    <w:p w14:paraId="5DD947BD" w14:textId="77777777" w:rsidR="005F2DC9" w:rsidRDefault="005F2DC9" w:rsidP="006869EE">
      <w:pPr>
        <w:pStyle w:val="CommentText"/>
      </w:pPr>
      <w:r>
        <w:rPr>
          <w:rStyle w:val="CommentReference"/>
        </w:rPr>
        <w:annotationRef/>
      </w:r>
      <w:r>
        <w:t>Confess to the Lord or confess the Lord?</w:t>
      </w:r>
    </w:p>
  </w:comment>
  <w:comment w:id="1186" w:author="Windows User" w:date="2015-10-30T08:56:00Z" w:initials="WU">
    <w:p w14:paraId="73A20223" w14:textId="77777777" w:rsidR="005F2DC9" w:rsidRDefault="005F2DC9" w:rsidP="006869EE">
      <w:pPr>
        <w:pStyle w:val="CommentText"/>
      </w:pPr>
      <w:r>
        <w:rPr>
          <w:rStyle w:val="CommentReference"/>
        </w:rPr>
        <w:annotationRef/>
      </w:r>
      <w:r>
        <w:t>Funny just to have declared here with nothing else.</w:t>
      </w:r>
    </w:p>
  </w:comment>
  <w:comment w:id="1187" w:author="Windows User" w:date="2015-10-30T08:56:00Z" w:initials="WU">
    <w:p w14:paraId="2938E8CF" w14:textId="77777777" w:rsidR="005F2DC9" w:rsidRDefault="005F2DC9" w:rsidP="006869EE">
      <w:pPr>
        <w:pStyle w:val="CommentText"/>
      </w:pPr>
      <w:r>
        <w:rPr>
          <w:rStyle w:val="CommentReference"/>
        </w:rPr>
        <w:annotationRef/>
      </w:r>
      <w:r>
        <w:t>Good News or Glad Tidings?</w:t>
      </w:r>
    </w:p>
  </w:comment>
  <w:comment w:id="1188" w:author="Windows User" w:date="2015-10-30T08:56:00Z" w:initials="WU">
    <w:p w14:paraId="07481CDA" w14:textId="77777777" w:rsidR="005F2DC9" w:rsidRDefault="005F2DC9" w:rsidP="006869EE">
      <w:pPr>
        <w:pStyle w:val="CommentText"/>
      </w:pPr>
      <w:r>
        <w:rPr>
          <w:rStyle w:val="CommentReference"/>
        </w:rPr>
        <w:annotationRef/>
      </w:r>
      <w:r>
        <w:t>Which is it? Advocate or watch over us?</w:t>
      </w:r>
    </w:p>
  </w:comment>
  <w:comment w:id="1189" w:author="Windows User" w:date="2015-10-30T08:56:00Z" w:initials="WU">
    <w:p w14:paraId="74878DE4" w14:textId="77777777" w:rsidR="005F2DC9" w:rsidRDefault="005F2DC9" w:rsidP="006869EE">
      <w:pPr>
        <w:pStyle w:val="CommentText"/>
      </w:pPr>
      <w:r>
        <w:rPr>
          <w:rStyle w:val="CommentReference"/>
        </w:rPr>
        <w:annotationRef/>
      </w:r>
      <w:r>
        <w:t>Coptic doesn’t seem to have “Mary”</w:t>
      </w:r>
    </w:p>
  </w:comment>
  <w:comment w:id="1192" w:author="Windows User" w:date="2015-10-30T08:56:00Z" w:initials="WU">
    <w:p w14:paraId="0F5B5499" w14:textId="77777777" w:rsidR="005F2DC9" w:rsidRDefault="005F2DC9" w:rsidP="006869EE">
      <w:pPr>
        <w:pStyle w:val="CommentText"/>
      </w:pPr>
      <w:r>
        <w:rPr>
          <w:rStyle w:val="CommentReference"/>
        </w:rPr>
        <w:annotationRef/>
      </w:r>
      <w:r>
        <w:t>Add footnote of what this is</w:t>
      </w:r>
    </w:p>
  </w:comment>
  <w:comment w:id="1206" w:author="Windows User" w:date="2015-10-30T08:56:00Z" w:initials="WU">
    <w:p w14:paraId="6841EDAF" w14:textId="77777777" w:rsidR="005F2DC9" w:rsidRDefault="005F2DC9">
      <w:pPr>
        <w:pStyle w:val="CommentText"/>
      </w:pPr>
      <w:r>
        <w:rPr>
          <w:rStyle w:val="CommentReference"/>
        </w:rPr>
        <w:annotationRef/>
      </w:r>
      <w:r>
        <w:t>Isn’t this one more faithful?</w:t>
      </w:r>
    </w:p>
  </w:comment>
  <w:comment w:id="1207" w:author="Windows User" w:date="2015-10-30T08:56:00Z" w:initials="WU">
    <w:p w14:paraId="44483F5F" w14:textId="77777777" w:rsidR="005F2DC9" w:rsidRDefault="005F2DC9">
      <w:pPr>
        <w:pStyle w:val="CommentText"/>
      </w:pPr>
      <w:r>
        <w:rPr>
          <w:rStyle w:val="CommentReference"/>
        </w:rPr>
        <w:annotationRef/>
      </w:r>
      <w:r>
        <w:t>Which one(s) are/is right?</w:t>
      </w:r>
    </w:p>
  </w:comment>
  <w:comment w:id="1208" w:author="Windows User" w:date="2015-10-30T08:56:00Z" w:initials="WU">
    <w:p w14:paraId="22B3EF76" w14:textId="77777777" w:rsidR="005F2DC9" w:rsidRDefault="005F2DC9">
      <w:pPr>
        <w:pStyle w:val="CommentText"/>
      </w:pPr>
      <w:r>
        <w:rPr>
          <w:rStyle w:val="CommentReference"/>
        </w:rPr>
        <w:annotationRef/>
      </w:r>
      <w:r>
        <w:t>Coptic doesn’t seem to have “O Lord”</w:t>
      </w:r>
    </w:p>
  </w:comment>
  <w:comment w:id="1212" w:author="Windows User" w:date="2015-10-30T08:56:00Z" w:initials="WU">
    <w:p w14:paraId="6BF65470" w14:textId="77777777" w:rsidR="005F2DC9" w:rsidRDefault="005F2DC9">
      <w:pPr>
        <w:pStyle w:val="CommentText"/>
      </w:pPr>
      <w:r>
        <w:rPr>
          <w:rStyle w:val="CommentReference"/>
        </w:rPr>
        <w:annotationRef/>
      </w:r>
      <w:r>
        <w:t>Called or named?</w:t>
      </w:r>
    </w:p>
  </w:comment>
  <w:comment w:id="1213" w:author="Windows User" w:date="2015-10-30T08:56:00Z" w:initials="WU">
    <w:p w14:paraId="64122CF8" w14:textId="77777777" w:rsidR="005F2DC9" w:rsidRDefault="005F2DC9">
      <w:pPr>
        <w:pStyle w:val="CommentText"/>
      </w:pPr>
      <w:r>
        <w:rPr>
          <w:rStyle w:val="CommentReference"/>
        </w:rPr>
        <w:annotationRef/>
      </w:r>
      <w:r>
        <w:t>John loved the Lord, or the Lord loved John?</w:t>
      </w:r>
    </w:p>
  </w:comment>
  <w:comment w:id="1215" w:author="Windows User" w:date="2015-10-30T08:56:00Z" w:initials="WU">
    <w:p w14:paraId="28540FAB" w14:textId="77777777" w:rsidR="005F2DC9" w:rsidRDefault="005F2DC9">
      <w:pPr>
        <w:pStyle w:val="CommentText"/>
      </w:pPr>
      <w:r>
        <w:rPr>
          <w:rStyle w:val="CommentReference"/>
        </w:rPr>
        <w:annotationRef/>
      </w:r>
      <w:r>
        <w:t>Not the Lord?</w:t>
      </w:r>
    </w:p>
  </w:comment>
  <w:comment w:id="1216" w:author="Windows User" w:date="2015-10-30T08:56:00Z" w:initials="WU">
    <w:p w14:paraId="3BE9EA57" w14:textId="77777777" w:rsidR="005F2DC9" w:rsidRDefault="005F2DC9">
      <w:pPr>
        <w:pStyle w:val="CommentText"/>
      </w:pPr>
      <w:r>
        <w:rPr>
          <w:rStyle w:val="CommentReference"/>
        </w:rPr>
        <w:annotationRef/>
      </w:r>
      <w:r>
        <w:t>The rest missing?</w:t>
      </w:r>
    </w:p>
  </w:comment>
  <w:comment w:id="1217" w:author="Windows User" w:date="2015-10-30T08:56:00Z" w:initials="WU">
    <w:p w14:paraId="17CFCF91" w14:textId="77777777" w:rsidR="005F2DC9" w:rsidRDefault="005F2DC9">
      <w:pPr>
        <w:pStyle w:val="CommentText"/>
      </w:pPr>
      <w:r>
        <w:rPr>
          <w:rStyle w:val="CommentReference"/>
        </w:rPr>
        <w:annotationRef/>
      </w:r>
      <w:r>
        <w:t>Completely different…</w:t>
      </w:r>
    </w:p>
  </w:comment>
  <w:comment w:id="1218" w:author="Windows User" w:date="2015-10-30T08:56:00Z" w:initials="WU">
    <w:p w14:paraId="1A5ABDDA" w14:textId="77777777" w:rsidR="005F2DC9" w:rsidRDefault="005F2DC9">
      <w:pPr>
        <w:pStyle w:val="CommentText"/>
      </w:pPr>
      <w:r>
        <w:rPr>
          <w:rStyle w:val="CommentReference"/>
        </w:rPr>
        <w:annotationRef/>
      </w:r>
      <w:r>
        <w:t>Sound or voices?</w:t>
      </w:r>
    </w:p>
  </w:comment>
  <w:comment w:id="1221" w:author="Windows User" w:date="2015-10-30T08:56:00Z" w:initials="WU">
    <w:p w14:paraId="6A684B9E" w14:textId="77777777" w:rsidR="005F2DC9" w:rsidRDefault="005F2DC9">
      <w:pPr>
        <w:pStyle w:val="CommentText"/>
      </w:pPr>
      <w:r>
        <w:rPr>
          <w:rStyle w:val="CommentReference"/>
        </w:rPr>
        <w:annotationRef/>
      </w:r>
      <w:r>
        <w:t>This one needs looking at.</w:t>
      </w:r>
    </w:p>
  </w:comment>
  <w:comment w:id="1222" w:author="Windows User" w:date="2015-10-30T08:56:00Z" w:initials="WU">
    <w:p w14:paraId="3E29D706" w14:textId="77777777" w:rsidR="005F2DC9" w:rsidRDefault="005F2DC9">
      <w:pPr>
        <w:pStyle w:val="CommentText"/>
      </w:pPr>
      <w:r>
        <w:rPr>
          <w:rStyle w:val="CommentReference"/>
        </w:rPr>
        <w:annotationRef/>
      </w:r>
      <w:r>
        <w:t>Partners?</w:t>
      </w:r>
    </w:p>
  </w:comment>
  <w:comment w:id="1227" w:author="Windows User" w:date="2015-10-30T08:56:00Z" w:initials="WU">
    <w:p w14:paraId="662AC6DC" w14:textId="77777777" w:rsidR="005F2DC9" w:rsidRDefault="005F2DC9">
      <w:pPr>
        <w:pStyle w:val="CommentText"/>
      </w:pPr>
      <w:r>
        <w:rPr>
          <w:rStyle w:val="CommentReference"/>
        </w:rPr>
        <w:annotationRef/>
      </w:r>
      <w:r>
        <w:t>What land?</w:t>
      </w:r>
    </w:p>
  </w:comment>
  <w:comment w:id="1229" w:author="Windows User" w:date="2015-10-30T08:56:00Z" w:initials="WU">
    <w:p w14:paraId="121BE348" w14:textId="77777777" w:rsidR="005F2DC9" w:rsidRDefault="005F2DC9">
      <w:pPr>
        <w:pStyle w:val="CommentText"/>
      </w:pPr>
      <w:r>
        <w:rPr>
          <w:rStyle w:val="CommentReference"/>
        </w:rPr>
        <w:annotationRef/>
      </w:r>
      <w:r>
        <w:t>Or englighten?</w:t>
      </w:r>
    </w:p>
  </w:comment>
  <w:comment w:id="1243" w:author="Windows User" w:date="2015-10-30T08:56:00Z" w:initials="WU">
    <w:p w14:paraId="52EAF036" w14:textId="77777777" w:rsidR="005F2DC9" w:rsidRDefault="005F2DC9">
      <w:pPr>
        <w:pStyle w:val="CommentText"/>
      </w:pPr>
      <w:r>
        <w:rPr>
          <w:rStyle w:val="CommentReference"/>
        </w:rPr>
        <w:annotationRef/>
      </w:r>
      <w:r>
        <w:t>What should this verse be?</w:t>
      </w:r>
    </w:p>
  </w:comment>
  <w:comment w:id="1255" w:author="Windows User" w:date="2015-10-30T08:56:00Z" w:initials="BS">
    <w:p w14:paraId="1A0E2428" w14:textId="77777777" w:rsidR="005F2DC9" w:rsidRDefault="005F2DC9">
      <w:pPr>
        <w:pStyle w:val="CommentText"/>
      </w:pPr>
      <w:r>
        <w:rPr>
          <w:rStyle w:val="CommentReference"/>
        </w:rPr>
        <w:annotationRef/>
      </w:r>
      <w:r>
        <w:t>wiles or snares?</w:t>
      </w:r>
    </w:p>
  </w:comment>
  <w:comment w:id="1257" w:author="Windows User" w:date="2015-10-30T08:56:00Z" w:initials="BS">
    <w:p w14:paraId="2B8DD286" w14:textId="77777777" w:rsidR="005F2DC9" w:rsidRDefault="005F2DC9">
      <w:pPr>
        <w:pStyle w:val="CommentText"/>
      </w:pPr>
      <w:r>
        <w:rPr>
          <w:rStyle w:val="CommentReference"/>
        </w:rPr>
        <w:annotationRef/>
      </w:r>
      <w:r>
        <w:t>I typed this Coptic... so it will have typos..</w:t>
      </w:r>
    </w:p>
  </w:comment>
  <w:comment w:id="1258" w:author="Windows User" w:date="2015-10-30T08:56:00Z" w:initials="WU">
    <w:p w14:paraId="7AD216CC" w14:textId="77777777" w:rsidR="005F2DC9" w:rsidRDefault="005F2DC9">
      <w:pPr>
        <w:pStyle w:val="CommentText"/>
      </w:pPr>
      <w:r>
        <w:rPr>
          <w:rStyle w:val="CommentReference"/>
        </w:rPr>
        <w:annotationRef/>
      </w:r>
      <w:r>
        <w:t>You reign? The dominion is yours? Yours is the dominion?</w:t>
      </w:r>
    </w:p>
  </w:comment>
  <w:comment w:id="1260" w:author="Windows User" w:date="2015-10-30T08:56:00Z" w:initials="BS">
    <w:p w14:paraId="68C1922F" w14:textId="77777777" w:rsidR="005F2DC9" w:rsidRDefault="005F2DC9">
      <w:pPr>
        <w:pStyle w:val="CommentText"/>
      </w:pPr>
      <w:r>
        <w:rPr>
          <w:rStyle w:val="CommentReference"/>
        </w:rPr>
        <w:annotationRef/>
      </w:r>
      <w:r>
        <w:t>omit 'be' in contemporary?</w:t>
      </w:r>
    </w:p>
  </w:comment>
  <w:comment w:id="1261" w:author="Windows User" w:date="2015-10-30T08:56:00Z" w:initials="BS">
    <w:p w14:paraId="6511FB80" w14:textId="77777777" w:rsidR="005F2DC9" w:rsidRDefault="005F2DC9">
      <w:pPr>
        <w:pStyle w:val="CommentText"/>
      </w:pPr>
      <w:r>
        <w:rPr>
          <w:rStyle w:val="CommentReference"/>
        </w:rPr>
        <w:annotationRef/>
      </w:r>
      <w:r>
        <w:t>Abouna Antony: I typed this Coptic from the black book. Jenkims were very unclear. Please proof for typos.</w:t>
      </w:r>
    </w:p>
  </w:comment>
  <w:comment w:id="1262" w:author="Windows User" w:date="2015-10-30T08:56:00Z" w:initials="BS">
    <w:p w14:paraId="7DEA42F3" w14:textId="77777777" w:rsidR="005F2DC9" w:rsidRDefault="005F2DC9">
      <w:pPr>
        <w:pStyle w:val="CommentText"/>
      </w:pPr>
      <w:r>
        <w:rPr>
          <w:rStyle w:val="CommentReference"/>
        </w:rPr>
        <w:annotationRef/>
      </w:r>
      <w:r>
        <w:t>"is" before "the King" would make this whole vs flow as a sentence...</w:t>
      </w:r>
    </w:p>
  </w:comment>
  <w:comment w:id="1263" w:author="Windows User" w:date="2015-10-30T08:56:00Z" w:initials="BS">
    <w:p w14:paraId="1F17623C" w14:textId="77777777" w:rsidR="005F2DC9" w:rsidRDefault="005F2DC9">
      <w:pPr>
        <w:pStyle w:val="CommentText"/>
      </w:pPr>
      <w:r>
        <w:rPr>
          <w:rStyle w:val="CommentReference"/>
        </w:rPr>
        <w:annotationRef/>
      </w:r>
      <w:r>
        <w:t>ask more modern than entreat... but not quite right?</w:t>
      </w:r>
    </w:p>
  </w:comment>
  <w:comment w:id="1291" w:author="Windows User" w:date="2015-10-30T08:56:00Z" w:initials="WU">
    <w:p w14:paraId="5F20584F" w14:textId="77777777" w:rsidR="005F2DC9" w:rsidRDefault="005F2DC9">
      <w:pPr>
        <w:pStyle w:val="CommentText"/>
      </w:pPr>
      <w:r>
        <w:rPr>
          <w:rStyle w:val="CommentReference"/>
        </w:rPr>
        <w:annotationRef/>
      </w:r>
      <w:r>
        <w:t>Needs work.</w:t>
      </w:r>
    </w:p>
  </w:comment>
  <w:comment w:id="1296" w:author="Windows User" w:date="2015-10-30T08:56:00Z" w:initials="WU">
    <w:p w14:paraId="76E8B799" w14:textId="77777777" w:rsidR="005F2DC9" w:rsidRDefault="005F2DC9">
      <w:pPr>
        <w:pStyle w:val="CommentText"/>
      </w:pPr>
      <w:r>
        <w:rPr>
          <w:rStyle w:val="CommentReference"/>
        </w:rPr>
        <w:annotationRef/>
      </w:r>
      <w:r>
        <w:t>Should this be tho-out 5? Or 25?</w:t>
      </w:r>
    </w:p>
  </w:comment>
  <w:comment w:id="1303" w:author="Windows User" w:date="2015-11-11T11:06:00Z" w:initials="WU">
    <w:p w14:paraId="58D84DCF" w14:textId="77777777" w:rsidR="005F2DC9" w:rsidRDefault="005F2DC9">
      <w:pPr>
        <w:pStyle w:val="CommentText"/>
      </w:pPr>
      <w:r>
        <w:rPr>
          <w:rStyle w:val="CommentReference"/>
        </w:rPr>
        <w:annotationRef/>
      </w:r>
      <w:r>
        <w:t>Should this be last age or something?</w:t>
      </w:r>
    </w:p>
  </w:comment>
  <w:comment w:id="1305" w:author="Windows User" w:date="2015-11-11T11:00:00Z" w:initials="WU">
    <w:p w14:paraId="7D2DE752" w14:textId="77777777" w:rsidR="005F2DC9" w:rsidRDefault="005F2DC9">
      <w:pPr>
        <w:pStyle w:val="CommentText"/>
      </w:pPr>
      <w:r>
        <w:rPr>
          <w:rStyle w:val="CommentReference"/>
        </w:rPr>
        <w:annotationRef/>
      </w:r>
      <w:r>
        <w:t>This needs reviewing!</w:t>
      </w:r>
    </w:p>
  </w:comment>
  <w:comment w:id="1306" w:author="Windows User" w:date="2015-11-11T11:00:00Z" w:initials="WU">
    <w:p w14:paraId="65102EEC" w14:textId="77777777" w:rsidR="005F2DC9" w:rsidRDefault="005F2DC9">
      <w:pPr>
        <w:pStyle w:val="CommentText"/>
      </w:pPr>
      <w:r>
        <w:rPr>
          <w:rStyle w:val="CommentReference"/>
        </w:rPr>
        <w:annotationRef/>
      </w:r>
      <w:r>
        <w:t xml:space="preserve">This is probably wrong. God on high? </w:t>
      </w:r>
    </w:p>
  </w:comment>
  <w:comment w:id="1311" w:author="Windows User" w:date="2015-10-30T08:56:00Z" w:initials="WU">
    <w:p w14:paraId="38E4F092" w14:textId="77777777" w:rsidR="005F2DC9" w:rsidRDefault="005F2DC9">
      <w:pPr>
        <w:pStyle w:val="CommentText"/>
      </w:pPr>
      <w:r>
        <w:rPr>
          <w:rStyle w:val="CommentReference"/>
        </w:rPr>
        <w:annotationRef/>
      </w:r>
      <w:r>
        <w:t>Confirmed?</w:t>
      </w:r>
    </w:p>
  </w:comment>
  <w:comment w:id="1323" w:author="Windows User" w:date="2015-10-30T08:56:00Z" w:initials="WU">
    <w:p w14:paraId="41EDECE7" w14:textId="77777777" w:rsidR="005F2DC9" w:rsidRDefault="005F2DC9">
      <w:pPr>
        <w:pStyle w:val="CommentText"/>
      </w:pPr>
      <w:r>
        <w:rPr>
          <w:rStyle w:val="CommentReference"/>
        </w:rPr>
        <w:annotationRef/>
      </w:r>
      <w:r>
        <w:t>Heroes, or athletes?</w:t>
      </w:r>
    </w:p>
  </w:comment>
  <w:comment w:id="1362" w:author="Windows User" w:date="2015-10-30T08:56:00Z" w:initials="WU">
    <w:p w14:paraId="5FA627EB" w14:textId="77777777" w:rsidR="005F2DC9" w:rsidRDefault="005F2DC9">
      <w:pPr>
        <w:pStyle w:val="CommentText"/>
      </w:pPr>
      <w:r>
        <w:rPr>
          <w:rStyle w:val="CommentReference"/>
        </w:rPr>
        <w:annotationRef/>
      </w:r>
      <w:r>
        <w:t>Beasts or creatures?</w:t>
      </w:r>
    </w:p>
  </w:comment>
  <w:comment w:id="1363" w:author="Windows User" w:date="2015-10-30T08:56:00Z" w:initials="WU">
    <w:p w14:paraId="04563F96" w14:textId="77777777" w:rsidR="005F2DC9" w:rsidRDefault="005F2DC9">
      <w:pPr>
        <w:pStyle w:val="CommentText"/>
      </w:pPr>
      <w:r>
        <w:rPr>
          <w:rStyle w:val="CommentReference"/>
        </w:rPr>
        <w:annotationRef/>
      </w:r>
      <w:r>
        <w:t>Incessant? Or unceasing?</w:t>
      </w:r>
    </w:p>
  </w:comment>
  <w:comment w:id="1364" w:author="Windows User" w:date="2015-10-30T08:56:00Z" w:initials="WU">
    <w:p w14:paraId="7BD20F77" w14:textId="77777777" w:rsidR="005F2DC9" w:rsidRDefault="005F2DC9">
      <w:pPr>
        <w:pStyle w:val="CommentText"/>
      </w:pPr>
      <w:r>
        <w:rPr>
          <w:rStyle w:val="CommentReference"/>
        </w:rPr>
        <w:annotationRef/>
      </w:r>
      <w:r>
        <w:t>Flames of fire or fervent as fire?</w:t>
      </w:r>
    </w:p>
  </w:comment>
  <w:comment w:id="1373" w:author="Windows User" w:date="2015-10-30T08:56:00Z" w:initials="WU">
    <w:p w14:paraId="44A84E5A" w14:textId="77777777" w:rsidR="005F2DC9" w:rsidRDefault="005F2DC9">
      <w:pPr>
        <w:pStyle w:val="CommentText"/>
      </w:pPr>
      <w:r>
        <w:rPr>
          <w:rStyle w:val="CommentReference"/>
        </w:rPr>
        <w:annotationRef/>
      </w:r>
      <w:r>
        <w:t>Serving the Lord, or serving before the Lord?</w:t>
      </w:r>
    </w:p>
  </w:comment>
  <w:comment w:id="1388" w:author="Windows User" w:date="2015-10-30T08:56:00Z" w:initials="WU">
    <w:p w14:paraId="07D2B1EF" w14:textId="77777777" w:rsidR="005F2DC9" w:rsidRDefault="005F2DC9">
      <w:pPr>
        <w:pStyle w:val="CommentText"/>
      </w:pPr>
      <w:r>
        <w:rPr>
          <w:rStyle w:val="CommentReference"/>
        </w:rPr>
        <w:annotationRef/>
      </w:r>
      <w:r>
        <w:t>Or voice of God?</w:t>
      </w:r>
    </w:p>
  </w:comment>
  <w:comment w:id="1389" w:author="Windows User" w:date="2015-10-30T08:56:00Z" w:initials="WU">
    <w:p w14:paraId="3900CC21" w14:textId="77777777" w:rsidR="005F2DC9" w:rsidRDefault="005F2DC9">
      <w:pPr>
        <w:pStyle w:val="CommentText"/>
      </w:pPr>
      <w:r>
        <w:rPr>
          <w:rStyle w:val="CommentReference"/>
        </w:rPr>
        <w:annotationRef/>
      </w:r>
      <w:r>
        <w:t>Received or accepted?</w:t>
      </w:r>
    </w:p>
  </w:comment>
  <w:comment w:id="1398" w:author="Windows User" w:date="2015-11-06T08:39:00Z" w:initials="WU">
    <w:p w14:paraId="6EA3F191" w14:textId="77777777" w:rsidR="005F2DC9" w:rsidRDefault="005F2DC9">
      <w:pPr>
        <w:pStyle w:val="CommentText"/>
      </w:pPr>
      <w:r>
        <w:rPr>
          <w:rStyle w:val="CommentReference"/>
        </w:rPr>
        <w:annotationRef/>
      </w:r>
      <w:r>
        <w:t>Is this the right St. Theodore?</w:t>
      </w:r>
    </w:p>
  </w:comment>
  <w:comment w:id="1407" w:author="Windows User" w:date="2015-10-30T08:56:00Z" w:initials="WU">
    <w:p w14:paraId="227730E1" w14:textId="77777777" w:rsidR="005F2DC9" w:rsidRDefault="005F2DC9">
      <w:pPr>
        <w:pStyle w:val="CommentText"/>
      </w:pPr>
      <w:r>
        <w:rPr>
          <w:rStyle w:val="CommentReference"/>
        </w:rPr>
        <w:annotationRef/>
      </w:r>
      <w:r>
        <w:t>Prabios or Arabius? Doctors and physicians or physicians and well learned?</w:t>
      </w:r>
    </w:p>
  </w:comment>
  <w:comment w:id="1408" w:author="Windows User" w:date="2015-10-30T08:56:00Z" w:initials="WU">
    <w:p w14:paraId="519ADC1D" w14:textId="77777777" w:rsidR="005F2DC9" w:rsidRDefault="005F2DC9">
      <w:pPr>
        <w:pStyle w:val="CommentText"/>
      </w:pPr>
      <w:r>
        <w:rPr>
          <w:rStyle w:val="CommentReference"/>
        </w:rPr>
        <w:annotationRef/>
      </w:r>
      <w:r>
        <w:t>Building them upon the Name?</w:t>
      </w:r>
    </w:p>
  </w:comment>
  <w:comment w:id="1422" w:author="Windows User" w:date="2015-10-30T08:56:00Z" w:initials="WU">
    <w:p w14:paraId="3CFB1D1A" w14:textId="77777777" w:rsidR="005F2DC9" w:rsidRDefault="005F2DC9">
      <w:pPr>
        <w:pStyle w:val="CommentText"/>
      </w:pPr>
      <w:r>
        <w:rPr>
          <w:rStyle w:val="CommentReference"/>
        </w:rPr>
        <w:annotationRef/>
      </w:r>
      <w:r>
        <w:t>Placed or established?</w:t>
      </w:r>
    </w:p>
  </w:comment>
  <w:comment w:id="1423" w:author="Windows User" w:date="2015-10-30T08:56:00Z" w:initials="WU">
    <w:p w14:paraId="08983CC0" w14:textId="77777777" w:rsidR="005F2DC9" w:rsidRDefault="005F2DC9">
      <w:pPr>
        <w:pStyle w:val="CommentText"/>
      </w:pPr>
      <w:r>
        <w:rPr>
          <w:rStyle w:val="CommentReference"/>
        </w:rPr>
        <w:annotationRef/>
      </w:r>
      <w:r>
        <w:t>Or refused?</w:t>
      </w:r>
    </w:p>
  </w:comment>
  <w:comment w:id="1434" w:author="Windows User" w:date="2015-10-30T08:56:00Z" w:initials="WU">
    <w:p w14:paraId="535F3E1B" w14:textId="77777777" w:rsidR="005F2DC9" w:rsidRDefault="005F2DC9">
      <w:pPr>
        <w:pStyle w:val="CommentText"/>
      </w:pPr>
      <w:r>
        <w:rPr>
          <w:rStyle w:val="CommentReference"/>
        </w:rPr>
        <w:annotationRef/>
      </w:r>
      <w:r>
        <w:t>Sprung forth? Came forth? Blossomed?</w:t>
      </w:r>
    </w:p>
  </w:comment>
  <w:comment w:id="1455" w:author="Windows User" w:date="2015-10-30T08:56:00Z" w:initials="BS">
    <w:p w14:paraId="07DE8008" w14:textId="77777777" w:rsidR="005F2DC9" w:rsidRDefault="005F2DC9">
      <w:pPr>
        <w:pStyle w:val="CommentText"/>
      </w:pPr>
      <w:r>
        <w:rPr>
          <w:rStyle w:val="CommentReference"/>
        </w:rPr>
        <w:annotationRef/>
      </w:r>
      <w:r>
        <w:t>what does this mean?</w:t>
      </w:r>
    </w:p>
  </w:comment>
  <w:comment w:id="1456" w:author="Windows User" w:date="2015-10-30T08:56:00Z" w:initials="BS">
    <w:p w14:paraId="7DE26DCC" w14:textId="77777777" w:rsidR="005F2DC9" w:rsidRDefault="005F2DC9">
      <w:pPr>
        <w:pStyle w:val="CommentText"/>
      </w:pPr>
      <w:r>
        <w:rPr>
          <w:rStyle w:val="CommentReference"/>
        </w:rPr>
        <w:annotationRef/>
      </w:r>
      <w:r>
        <w:t>announced or proclaimed?</w:t>
      </w:r>
    </w:p>
  </w:comment>
  <w:comment w:id="1460" w:author="Windows User" w:date="2015-10-30T08:56:00Z" w:initials="WU">
    <w:p w14:paraId="729B2278" w14:textId="77777777" w:rsidR="005F2DC9" w:rsidRDefault="005F2DC9">
      <w:pPr>
        <w:pStyle w:val="CommentText"/>
      </w:pPr>
      <w:r>
        <w:rPr>
          <w:rStyle w:val="CommentReference"/>
        </w:rPr>
        <w:annotationRef/>
      </w:r>
      <w:r>
        <w:t>?</w:t>
      </w:r>
    </w:p>
  </w:comment>
  <w:comment w:id="1461" w:author="Windows User" w:date="2015-10-30T08:56:00Z" w:initials="WU">
    <w:p w14:paraId="44863D12" w14:textId="77777777" w:rsidR="005F2DC9" w:rsidRDefault="005F2DC9">
      <w:pPr>
        <w:pStyle w:val="CommentText"/>
      </w:pPr>
      <w:r>
        <w:rPr>
          <w:rStyle w:val="CommentReference"/>
        </w:rPr>
        <w:annotationRef/>
      </w:r>
      <w:r>
        <w:t>Bride, no, not bridegroom?</w:t>
      </w:r>
    </w:p>
  </w:comment>
  <w:comment w:id="1464" w:author="Windows User" w:date="2015-10-30T08:56:00Z" w:initials="WU">
    <w:p w14:paraId="6CE1AF88" w14:textId="77777777" w:rsidR="005F2DC9" w:rsidRDefault="005F2DC9">
      <w:pPr>
        <w:pStyle w:val="CommentText"/>
      </w:pPr>
      <w:r>
        <w:rPr>
          <w:rStyle w:val="CommentReference"/>
        </w:rPr>
        <w:annotationRef/>
      </w:r>
      <w:r>
        <w:t>Return?</w:t>
      </w:r>
    </w:p>
  </w:comment>
  <w:comment w:id="1465" w:author="Windows User" w:date="2015-10-30T08:56:00Z" w:initials="WU">
    <w:p w14:paraId="2917E600" w14:textId="77777777" w:rsidR="005F2DC9" w:rsidRDefault="005F2DC9">
      <w:pPr>
        <w:pStyle w:val="CommentText"/>
      </w:pPr>
      <w:r>
        <w:rPr>
          <w:rStyle w:val="CommentReference"/>
        </w:rPr>
        <w:annotationRef/>
      </w:r>
      <w:r>
        <w:t>Establishment? Building up?</w:t>
      </w:r>
    </w:p>
  </w:comment>
  <w:comment w:id="1467" w:author="Windows User" w:date="2015-10-30T08:56:00Z" w:initials="WU">
    <w:p w14:paraId="14DF4F91" w14:textId="77777777" w:rsidR="005F2DC9" w:rsidRDefault="005F2DC9">
      <w:pPr>
        <w:pStyle w:val="CommentText"/>
      </w:pPr>
      <w:r>
        <w:rPr>
          <w:rStyle w:val="CommentReference"/>
        </w:rPr>
        <w:annotationRef/>
      </w:r>
      <w:r>
        <w:t>Heavenly evangelist? Good tidings? Glad tidings? Good news?</w:t>
      </w:r>
    </w:p>
  </w:comment>
  <w:comment w:id="1468" w:author="Windows User" w:date="2015-10-30T08:56:00Z" w:initials="WU">
    <w:p w14:paraId="55FC1EAE" w14:textId="77777777" w:rsidR="005F2DC9" w:rsidRDefault="005F2DC9">
      <w:pPr>
        <w:pStyle w:val="CommentText"/>
      </w:pPr>
      <w:r>
        <w:rPr>
          <w:rStyle w:val="CommentReference"/>
        </w:rPr>
        <w:annotationRef/>
      </w:r>
      <w:r>
        <w:t>I don’t see “the Lord is with you” in the Coptic</w:t>
      </w:r>
    </w:p>
    <w:p w14:paraId="4431CB1C" w14:textId="77777777" w:rsidR="005F2DC9" w:rsidRDefault="005F2DC9">
      <w:pPr>
        <w:pStyle w:val="CommentText"/>
      </w:pPr>
    </w:p>
  </w:comment>
  <w:comment w:id="1469" w:author="Windows User" w:date="2015-10-30T08:56:00Z" w:initials="WU">
    <w:p w14:paraId="4549B91A" w14:textId="77777777" w:rsidR="005F2DC9" w:rsidRDefault="005F2DC9">
      <w:pPr>
        <w:pStyle w:val="CommentText"/>
      </w:pPr>
      <w:r>
        <w:rPr>
          <w:rStyle w:val="CommentReference"/>
        </w:rPr>
        <w:annotationRef/>
      </w:r>
      <w:r>
        <w:t>Heavenly herald of Good News?</w:t>
      </w:r>
    </w:p>
    <w:p w14:paraId="384F02AC" w14:textId="77777777" w:rsidR="005F2DC9" w:rsidRDefault="005F2DC9">
      <w:pPr>
        <w:pStyle w:val="CommentText"/>
      </w:pPr>
    </w:p>
  </w:comment>
  <w:comment w:id="1478" w:author="Windows User" w:date="2015-10-30T08:56:00Z" w:initials="WU">
    <w:p w14:paraId="4A264D5C" w14:textId="77777777" w:rsidR="005F2DC9" w:rsidRDefault="005F2DC9">
      <w:pPr>
        <w:pStyle w:val="CommentText"/>
      </w:pPr>
      <w:r>
        <w:rPr>
          <w:rStyle w:val="CommentReference"/>
        </w:rPr>
        <w:annotationRef/>
      </w:r>
      <w:r>
        <w:t>I think we’re doing holy for ethowab, but saint for agios… open to discussion though.</w:t>
      </w:r>
    </w:p>
  </w:comment>
  <w:comment w:id="1509" w:author="Windows User" w:date="2015-10-30T08:56:00Z" w:initials="BS">
    <w:p w14:paraId="20FFD670" w14:textId="77777777" w:rsidR="005F2DC9" w:rsidRDefault="005F2DC9" w:rsidP="006A0382">
      <w:pPr>
        <w:pStyle w:val="CommentText"/>
      </w:pPr>
      <w:r>
        <w:rPr>
          <w:rStyle w:val="CommentReference"/>
        </w:rPr>
        <w:annotationRef/>
      </w:r>
      <w:r>
        <w:t>theotokos, not mav em ef Nooti</w:t>
      </w:r>
    </w:p>
  </w:comment>
  <w:comment w:id="1514" w:author="Windows User" w:date="2015-10-30T08:56:00Z" w:initials="WU">
    <w:p w14:paraId="3A72AA33" w14:textId="77777777" w:rsidR="005F2DC9" w:rsidRDefault="005F2DC9">
      <w:pPr>
        <w:pStyle w:val="CommentText"/>
      </w:pPr>
      <w:r>
        <w:rPr>
          <w:rStyle w:val="CommentReference"/>
        </w:rPr>
        <w:annotationRef/>
      </w:r>
      <w:r>
        <w:t>Redeemed?</w:t>
      </w:r>
    </w:p>
  </w:comment>
  <w:comment w:id="1515" w:author="Windows User" w:date="2015-10-30T08:56:00Z" w:initials="WU">
    <w:p w14:paraId="5BF82FF5" w14:textId="77777777" w:rsidR="005F2DC9" w:rsidRDefault="005F2DC9">
      <w:pPr>
        <w:pStyle w:val="CommentText"/>
      </w:pPr>
      <w:r>
        <w:rPr>
          <w:rStyle w:val="CommentReference"/>
        </w:rPr>
        <w:annotationRef/>
      </w:r>
      <w:r>
        <w:t>For? So?</w:t>
      </w:r>
    </w:p>
  </w:comment>
  <w:comment w:id="1520" w:author="Windows User" w:date="2015-10-30T08:56:00Z" w:initials="WU">
    <w:p w14:paraId="5B54A424" w14:textId="77777777" w:rsidR="005F2DC9" w:rsidRDefault="005F2DC9">
      <w:pPr>
        <w:pStyle w:val="CommentText"/>
      </w:pPr>
      <w:r>
        <w:rPr>
          <w:rStyle w:val="CommentReference"/>
        </w:rPr>
        <w:annotationRef/>
      </w:r>
      <w:r>
        <w:t>Or did shine and did illuminate</w:t>
      </w:r>
    </w:p>
  </w:comment>
  <w:comment w:id="1521" w:author="Windows User" w:date="2015-10-30T08:56:00Z" w:initials="WU">
    <w:p w14:paraId="5929E69F" w14:textId="77777777" w:rsidR="005F2DC9" w:rsidRDefault="005F2DC9">
      <w:pPr>
        <w:pStyle w:val="CommentText"/>
      </w:pPr>
      <w:r>
        <w:rPr>
          <w:rStyle w:val="CommentReference"/>
        </w:rPr>
        <w:annotationRef/>
      </w:r>
      <w:r>
        <w:t>What should this verse be?</w:t>
      </w:r>
    </w:p>
  </w:comment>
  <w:comment w:id="1522" w:author="Windows User" w:date="2015-10-30T08:56:00Z" w:initials="WU">
    <w:p w14:paraId="37815108" w14:textId="77777777" w:rsidR="005F2DC9" w:rsidRDefault="005F2DC9">
      <w:pPr>
        <w:pStyle w:val="CommentText"/>
      </w:pPr>
      <w:r>
        <w:rPr>
          <w:rStyle w:val="CommentReference"/>
        </w:rPr>
        <w:annotationRef/>
      </w:r>
      <w:r>
        <w:t>Uhm… does this mean something else, because saying the seal of the door Ezekiel saw was raised seems really bad …</w:t>
      </w:r>
    </w:p>
  </w:comment>
  <w:comment w:id="1523" w:author="Windows User" w:date="2015-10-30T08:56:00Z" w:initials="WU">
    <w:p w14:paraId="770E6FA0" w14:textId="77777777" w:rsidR="005F2DC9" w:rsidRDefault="005F2DC9">
      <w:pPr>
        <w:pStyle w:val="CommentText"/>
      </w:pPr>
      <w:r>
        <w:rPr>
          <w:rStyle w:val="CommentReference"/>
        </w:rPr>
        <w:annotationRef/>
      </w:r>
      <w:r>
        <w:t>Who?</w:t>
      </w:r>
    </w:p>
  </w:comment>
  <w:comment w:id="1524" w:author="Windows User" w:date="2015-10-30T08:56:00Z" w:initials="WU">
    <w:p w14:paraId="7FDD5784" w14:textId="77777777" w:rsidR="005F2DC9" w:rsidRDefault="005F2DC9">
      <w:pPr>
        <w:pStyle w:val="CommentText"/>
      </w:pPr>
      <w:r>
        <w:rPr>
          <w:rStyle w:val="CommentReference"/>
        </w:rPr>
        <w:annotationRef/>
      </w:r>
      <w:r>
        <w:t>Different adjective</w:t>
      </w:r>
    </w:p>
  </w:comment>
  <w:comment w:id="1525" w:author="Windows User" w:date="2015-10-30T08:56:00Z" w:initials="WU">
    <w:p w14:paraId="69734FAC" w14:textId="77777777" w:rsidR="005F2DC9" w:rsidRDefault="005F2DC9">
      <w:pPr>
        <w:pStyle w:val="CommentText"/>
      </w:pPr>
      <w:r>
        <w:rPr>
          <w:rStyle w:val="CommentReference"/>
        </w:rPr>
        <w:annotationRef/>
      </w:r>
      <w:r>
        <w:t>Sickness?</w:t>
      </w:r>
    </w:p>
  </w:comment>
  <w:comment w:id="1528" w:author="Windows User" w:date="2015-10-30T08:56:00Z" w:initials="BS">
    <w:p w14:paraId="07C468E8" w14:textId="77777777" w:rsidR="005F2DC9" w:rsidRDefault="005F2DC9">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531" w:author="Windows User" w:date="2015-10-30T08:56:00Z" w:initials="WU">
    <w:p w14:paraId="14F94395" w14:textId="77777777" w:rsidR="005F2DC9" w:rsidRDefault="005F2DC9">
      <w:pPr>
        <w:pStyle w:val="CommentText"/>
      </w:pPr>
      <w:r>
        <w:rPr>
          <w:rStyle w:val="CommentReference"/>
        </w:rPr>
        <w:annotationRef/>
      </w:r>
      <w:r>
        <w:t>What?</w:t>
      </w:r>
    </w:p>
  </w:comment>
  <w:comment w:id="1540" w:author="Windows User" w:date="2015-10-30T08:56:00Z" w:initials="WU">
    <w:p w14:paraId="39A2608E" w14:textId="77777777" w:rsidR="005F2DC9" w:rsidRDefault="005F2DC9">
      <w:pPr>
        <w:pStyle w:val="CommentText"/>
      </w:pPr>
      <w:r>
        <w:rPr>
          <w:rStyle w:val="CommentReference"/>
        </w:rPr>
        <w:annotationRef/>
      </w:r>
    </w:p>
  </w:comment>
  <w:comment w:id="1552" w:author="Windows User" w:date="2015-10-30T08:56:00Z" w:initials="WU">
    <w:p w14:paraId="255EEE9F" w14:textId="77777777" w:rsidR="005F2DC9" w:rsidRDefault="005F2DC9">
      <w:pPr>
        <w:pStyle w:val="CommentText"/>
      </w:pPr>
      <w:r>
        <w:rPr>
          <w:rStyle w:val="CommentReference"/>
        </w:rPr>
        <w:annotationRef/>
      </w:r>
      <w:r>
        <w:t>Is abouna going by a different version of the Coptic?</w:t>
      </w:r>
    </w:p>
    <w:p w14:paraId="45F504BB" w14:textId="77777777" w:rsidR="005F2DC9" w:rsidRDefault="005F2DC9">
      <w:pPr>
        <w:pStyle w:val="CommentText"/>
      </w:pPr>
    </w:p>
  </w:comment>
  <w:comment w:id="1554" w:author="Windows User" w:date="2015-10-30T08:56:00Z" w:initials="WU">
    <w:p w14:paraId="63C351E6" w14:textId="77777777" w:rsidR="005F2DC9" w:rsidRDefault="005F2DC9">
      <w:pPr>
        <w:pStyle w:val="CommentText"/>
      </w:pPr>
      <w:r>
        <w:rPr>
          <w:rStyle w:val="CommentReference"/>
        </w:rPr>
        <w:annotationRef/>
      </w:r>
      <w:r>
        <w:t>Praise and victory doesn’t make sense.</w:t>
      </w:r>
    </w:p>
  </w:comment>
  <w:comment w:id="1556" w:author="Windows User" w:date="2015-10-30T08:56:00Z" w:initials="WU">
    <w:p w14:paraId="5729C7D5" w14:textId="77777777" w:rsidR="005F2DC9" w:rsidRDefault="005F2DC9">
      <w:pPr>
        <w:pStyle w:val="CommentText"/>
      </w:pPr>
      <w:r>
        <w:rPr>
          <w:rStyle w:val="CommentReference"/>
        </w:rPr>
        <w:annotationRef/>
      </w:r>
      <w:r>
        <w:t>Godhead?</w:t>
      </w:r>
    </w:p>
  </w:comment>
  <w:comment w:id="1569" w:author="Windows User" w:date="2015-10-30T08:56:00Z" w:initials="WU">
    <w:p w14:paraId="78E42A11" w14:textId="77777777" w:rsidR="005F2DC9" w:rsidRDefault="005F2DC9">
      <w:pPr>
        <w:pStyle w:val="CommentText"/>
      </w:pPr>
      <w:r>
        <w:rPr>
          <w:rStyle w:val="CommentReference"/>
        </w:rPr>
        <w:annotationRef/>
      </w:r>
      <w:r>
        <w:t>Establish?</w:t>
      </w:r>
    </w:p>
  </w:comment>
  <w:comment w:id="1570" w:author="Windows User" w:date="2015-10-30T08:56:00Z" w:initials="WU">
    <w:p w14:paraId="642EB965" w14:textId="77777777" w:rsidR="005F2DC9" w:rsidRDefault="005F2DC9">
      <w:pPr>
        <w:pStyle w:val="CommentText"/>
      </w:pPr>
      <w:r>
        <w:rPr>
          <w:rStyle w:val="CommentReference"/>
        </w:rPr>
        <w:annotationRef/>
      </w:r>
      <w:r>
        <w:t>Check another source… missing puncuation</w:t>
      </w:r>
    </w:p>
  </w:comment>
  <w:comment w:id="1571" w:author="Windows User" w:date="2015-10-30T08:56:00Z" w:initials="WU">
    <w:p w14:paraId="6F8B5532" w14:textId="77777777" w:rsidR="005F2DC9" w:rsidRDefault="005F2DC9">
      <w:pPr>
        <w:pStyle w:val="CommentText"/>
      </w:pPr>
      <w:r>
        <w:rPr>
          <w:rStyle w:val="CommentReference"/>
        </w:rPr>
        <w:annotationRef/>
      </w:r>
      <w:r>
        <w:t>Worked?</w:t>
      </w:r>
    </w:p>
  </w:comment>
  <w:comment w:id="1572" w:author="Windows User" w:date="2015-10-30T08:56:00Z" w:initials="WU">
    <w:p w14:paraId="4F504285" w14:textId="77777777" w:rsidR="005F2DC9" w:rsidRDefault="005F2DC9">
      <w:pPr>
        <w:pStyle w:val="CommentText"/>
      </w:pPr>
      <w:r>
        <w:rPr>
          <w:rStyle w:val="CommentReference"/>
        </w:rPr>
        <w:annotationRef/>
      </w:r>
      <w:r>
        <w:t>Thrice holy or Trisagion?</w:t>
      </w:r>
    </w:p>
  </w:comment>
  <w:comment w:id="1574" w:author="Windows User" w:date="2015-10-30T08:56:00Z" w:initials="WU">
    <w:p w14:paraId="5514BCC2" w14:textId="77777777" w:rsidR="005F2DC9" w:rsidRPr="00745B45" w:rsidRDefault="005F2DC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575" w:author="Windows User" w:date="2015-10-30T08:56:00Z" w:initials="WU">
    <w:p w14:paraId="179A5384" w14:textId="77777777" w:rsidR="005F2DC9" w:rsidRDefault="005F2DC9">
      <w:pPr>
        <w:pStyle w:val="CommentText"/>
      </w:pPr>
      <w:r>
        <w:rPr>
          <w:rStyle w:val="CommentReference"/>
        </w:rPr>
        <w:annotationRef/>
      </w:r>
      <w:r>
        <w:t>Right translation?</w:t>
      </w:r>
    </w:p>
  </w:comment>
  <w:comment w:id="1577" w:author="Windows User" w:date="2015-10-30T08:56:00Z" w:initials="WU">
    <w:p w14:paraId="1682BE28" w14:textId="77777777" w:rsidR="005F2DC9" w:rsidRDefault="005F2DC9">
      <w:pPr>
        <w:pStyle w:val="CommentText"/>
      </w:pPr>
      <w:r>
        <w:rPr>
          <w:rStyle w:val="CommentReference"/>
        </w:rPr>
        <w:annotationRef/>
      </w:r>
      <w:r>
        <w:t>What does this mean?</w:t>
      </w:r>
    </w:p>
  </w:comment>
  <w:comment w:id="1578" w:author="Windows User" w:date="2015-10-30T08:56:00Z" w:initials="WU">
    <w:p w14:paraId="30C5B7C9" w14:textId="77777777" w:rsidR="005F2DC9" w:rsidRDefault="005F2DC9">
      <w:pPr>
        <w:pStyle w:val="CommentText"/>
      </w:pPr>
      <w:r>
        <w:rPr>
          <w:rStyle w:val="CommentReference"/>
        </w:rPr>
        <w:annotationRef/>
      </w:r>
      <w:r>
        <w:t>To the end?</w:t>
      </w:r>
    </w:p>
  </w:comment>
  <w:comment w:id="1583" w:author="Windows User" w:date="2015-10-30T08:56:00Z" w:initials="WU">
    <w:p w14:paraId="2C2856CA" w14:textId="77777777" w:rsidR="005F2DC9" w:rsidRDefault="005F2DC9">
      <w:pPr>
        <w:pStyle w:val="CommentText"/>
      </w:pPr>
      <w:r>
        <w:rPr>
          <w:rStyle w:val="CommentReference"/>
        </w:rPr>
        <w:annotationRef/>
      </w:r>
      <w:r>
        <w:t>Or freedom?</w:t>
      </w:r>
    </w:p>
  </w:comment>
  <w:comment w:id="1584" w:author="Windows User" w:date="2015-10-30T08:56:00Z" w:initials="WU">
    <w:p w14:paraId="229642C6" w14:textId="77777777" w:rsidR="005F2DC9" w:rsidRDefault="005F2DC9">
      <w:pPr>
        <w:pStyle w:val="CommentText"/>
      </w:pPr>
      <w:r>
        <w:rPr>
          <w:rStyle w:val="CommentReference"/>
        </w:rPr>
        <w:annotationRef/>
      </w:r>
      <w:r>
        <w:t>Or establish?</w:t>
      </w:r>
    </w:p>
  </w:comment>
  <w:comment w:id="1592" w:author="Windows User" w:date="2015-10-30T08:56:00Z" w:initials="WU">
    <w:p w14:paraId="798C7307" w14:textId="77777777" w:rsidR="005F2DC9" w:rsidRDefault="005F2DC9">
      <w:pPr>
        <w:pStyle w:val="CommentText"/>
      </w:pPr>
      <w:r>
        <w:rPr>
          <w:rStyle w:val="CommentReference"/>
        </w:rPr>
        <w:annotationRef/>
      </w:r>
      <w:r>
        <w:t>Is this the correct date?</w:t>
      </w:r>
    </w:p>
  </w:comment>
  <w:comment w:id="1706" w:author="Windows User" w:date="2015-10-30T08:56:00Z" w:initials="WU">
    <w:p w14:paraId="1C25D03A" w14:textId="77777777" w:rsidR="005F2DC9" w:rsidRDefault="005F2DC9">
      <w:pPr>
        <w:pStyle w:val="CommentText"/>
      </w:pPr>
      <w:r>
        <w:rPr>
          <w:rStyle w:val="CommentReference"/>
        </w:rPr>
        <w:annotationRef/>
      </w:r>
      <w:r>
        <w:t>Can this be reworded?</w:t>
      </w:r>
    </w:p>
  </w:comment>
  <w:comment w:id="1708" w:author="Windows User" w:date="2015-10-30T08:56:00Z" w:initials="WU">
    <w:p w14:paraId="71B1FE22" w14:textId="77777777" w:rsidR="005F2DC9" w:rsidRDefault="005F2DC9">
      <w:pPr>
        <w:pStyle w:val="CommentText"/>
      </w:pPr>
      <w:r>
        <w:rPr>
          <w:rStyle w:val="CommentReference"/>
        </w:rPr>
        <w:annotationRef/>
      </w:r>
      <w:r>
        <w:t>Check other books for alternate word here.</w:t>
      </w:r>
    </w:p>
  </w:comment>
  <w:comment w:id="1709" w:author="Windows User" w:date="2015-10-30T08:56:00Z" w:initials="WU">
    <w:p w14:paraId="546F5FFA" w14:textId="77777777" w:rsidR="005F2DC9" w:rsidRDefault="005F2DC9">
      <w:pPr>
        <w:pStyle w:val="CommentText"/>
      </w:pPr>
      <w:r>
        <w:rPr>
          <w:rStyle w:val="CommentReference"/>
        </w:rPr>
        <w:annotationRef/>
      </w:r>
      <w:r>
        <w:t>Nations or peoples?</w:t>
      </w:r>
    </w:p>
  </w:comment>
  <w:comment w:id="1710" w:author="Windows User" w:date="2015-10-30T08:56:00Z" w:initials="WU">
    <w:p w14:paraId="4FC1DCF3" w14:textId="77777777" w:rsidR="005F2DC9" w:rsidRDefault="005F2DC9">
      <w:pPr>
        <w:pStyle w:val="CommentText"/>
      </w:pPr>
      <w:r>
        <w:rPr>
          <w:rStyle w:val="CommentReference"/>
        </w:rPr>
        <w:annotationRef/>
      </w:r>
      <w:r>
        <w:t>Burned or consumed?</w:t>
      </w:r>
    </w:p>
  </w:comment>
  <w:comment w:id="1711" w:author="Windows User" w:date="2015-10-30T08:56:00Z" w:initials="WU">
    <w:p w14:paraId="5B463C07" w14:textId="77777777" w:rsidR="005F2DC9" w:rsidRDefault="005F2DC9">
      <w:pPr>
        <w:pStyle w:val="CommentText"/>
      </w:pPr>
      <w:r>
        <w:rPr>
          <w:rStyle w:val="CommentReference"/>
        </w:rPr>
        <w:annotationRef/>
      </w:r>
      <w:r>
        <w:t>?</w:t>
      </w:r>
    </w:p>
  </w:comment>
  <w:comment w:id="1712" w:author="Windows User" w:date="2015-10-30T08:56:00Z" w:initials="WU">
    <w:p w14:paraId="3079CC02" w14:textId="77777777" w:rsidR="005F2DC9" w:rsidRPr="00745B45" w:rsidRDefault="005F2DC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27" w:author="Windows User" w:date="2015-10-30T08:56:00Z" w:initials="WU">
    <w:p w14:paraId="4B943F0B" w14:textId="77777777" w:rsidR="005F2DC9" w:rsidRDefault="005F2DC9">
      <w:pPr>
        <w:pStyle w:val="CommentText"/>
      </w:pPr>
      <w:r>
        <w:rPr>
          <w:rStyle w:val="CommentReference"/>
        </w:rPr>
        <w:annotationRef/>
      </w:r>
      <w:r>
        <w:t>Synaxarium has St. James dying twice… likely one of them should be St. John!</w:t>
      </w:r>
    </w:p>
  </w:comment>
  <w:comment w:id="1768" w:author="Windows User" w:date="2015-10-30T08:56:00Z" w:initials="WU">
    <w:p w14:paraId="11436C6E" w14:textId="77777777" w:rsidR="005F2DC9" w:rsidRDefault="005F2DC9">
      <w:pPr>
        <w:pStyle w:val="CommentText"/>
      </w:pPr>
      <w:r>
        <w:rPr>
          <w:rStyle w:val="CommentReference"/>
        </w:rPr>
        <w:annotationRef/>
      </w:r>
      <w:r>
        <w:t>Ramez says print synacarium may have him in july</w:t>
      </w:r>
    </w:p>
  </w:comment>
  <w:comment w:id="1787" w:author="Windows User" w:date="2015-10-30T08:56:00Z" w:initials="WU">
    <w:p w14:paraId="62A36CDC" w14:textId="77777777" w:rsidR="005F2DC9" w:rsidRDefault="005F2DC9">
      <w:pPr>
        <w:pStyle w:val="CommentText"/>
      </w:pPr>
      <w:r>
        <w:rPr>
          <w:rStyle w:val="CommentReference"/>
        </w:rPr>
        <w:annotationRef/>
      </w:r>
      <w:r>
        <w:t>Approached? What does this vs mean?</w:t>
      </w:r>
    </w:p>
  </w:comment>
  <w:comment w:id="1788" w:author="Windows User" w:date="2015-10-30T08:56:00Z" w:initials="WU">
    <w:p w14:paraId="329416E7" w14:textId="77777777" w:rsidR="005F2DC9" w:rsidRPr="00745B45" w:rsidRDefault="005F2DC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94" w:author="Windows User" w:date="2015-10-30T08:56:00Z" w:initials="WU">
    <w:p w14:paraId="763F73BB" w14:textId="77777777" w:rsidR="005F2DC9" w:rsidRDefault="005F2DC9">
      <w:pPr>
        <w:pStyle w:val="CommentText"/>
      </w:pPr>
      <w:r>
        <w:rPr>
          <w:rStyle w:val="CommentReference"/>
        </w:rPr>
        <w:annotationRef/>
      </w:r>
      <w:r>
        <w:t>Thoughts?</w:t>
      </w:r>
    </w:p>
  </w:comment>
  <w:comment w:id="1815" w:author="Windows User" w:date="2015-10-30T08:56:00Z" w:initials="WU">
    <w:p w14:paraId="7B47C8A3" w14:textId="77777777" w:rsidR="005F2DC9" w:rsidRDefault="005F2DC9">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816" w:author="Windows User" w:date="2015-10-30T08:56:00Z" w:initials="WU">
    <w:p w14:paraId="113233AB" w14:textId="77777777" w:rsidR="005F2DC9" w:rsidRDefault="005F2DC9">
      <w:pPr>
        <w:pStyle w:val="CommentText"/>
      </w:pPr>
      <w:r>
        <w:rPr>
          <w:rStyle w:val="CommentReference"/>
        </w:rPr>
        <w:annotationRef/>
      </w:r>
      <w:r>
        <w:t>Sound or voices?</w:t>
      </w:r>
    </w:p>
  </w:comment>
  <w:comment w:id="1852" w:author="Windows User" w:date="2015-10-30T08:56:00Z" w:initials="WU">
    <w:p w14:paraId="0BE9113A" w14:textId="77777777" w:rsidR="005F2DC9" w:rsidRDefault="005F2DC9">
      <w:pPr>
        <w:pStyle w:val="CommentText"/>
      </w:pPr>
      <w:r>
        <w:rPr>
          <w:rStyle w:val="CommentReference"/>
        </w:rPr>
        <w:annotationRef/>
      </w:r>
      <w:r>
        <w:t>Completely different.</w:t>
      </w:r>
    </w:p>
  </w:comment>
  <w:comment w:id="1853" w:author="Windows User" w:date="2015-10-30T08:56:00Z" w:initials="WU">
    <w:p w14:paraId="074682DD" w14:textId="77777777" w:rsidR="005F2DC9" w:rsidRDefault="005F2DC9">
      <w:pPr>
        <w:pStyle w:val="CommentText"/>
      </w:pPr>
      <w:r>
        <w:rPr>
          <w:rStyle w:val="CommentReference"/>
        </w:rPr>
        <w:annotationRef/>
      </w:r>
      <w:r>
        <w:t>With or in?</w:t>
      </w:r>
    </w:p>
  </w:comment>
  <w:comment w:id="1854" w:author="Windows User" w:date="2015-10-30T08:56:00Z" w:initials="WU">
    <w:p w14:paraId="371712E1" w14:textId="77777777" w:rsidR="005F2DC9" w:rsidRDefault="005F2DC9">
      <w:pPr>
        <w:pStyle w:val="CommentText"/>
      </w:pPr>
      <w:r>
        <w:rPr>
          <w:rStyle w:val="CommentReference"/>
        </w:rPr>
        <w:annotationRef/>
      </w:r>
    </w:p>
  </w:comment>
  <w:comment w:id="1855" w:author="Windows User" w:date="2015-10-30T08:56:00Z" w:initials="WU">
    <w:p w14:paraId="0B3C1D3B" w14:textId="77777777" w:rsidR="005F2DC9" w:rsidRDefault="005F2DC9">
      <w:pPr>
        <w:pStyle w:val="CommentText"/>
      </w:pPr>
      <w:r>
        <w:rPr>
          <w:rStyle w:val="CommentReference"/>
        </w:rPr>
        <w:annotationRef/>
      </w:r>
      <w:r>
        <w:t>Sound or voice?</w:t>
      </w:r>
    </w:p>
  </w:comment>
  <w:comment w:id="1857" w:author="Windows User" w:date="2015-10-30T08:56:00Z" w:initials="WU">
    <w:p w14:paraId="1C3A0B98" w14:textId="77777777" w:rsidR="005F2DC9" w:rsidRDefault="005F2DC9">
      <w:pPr>
        <w:pStyle w:val="CommentText"/>
      </w:pPr>
      <w:r>
        <w:rPr>
          <w:rStyle w:val="CommentReference"/>
        </w:rPr>
        <w:annotationRef/>
      </w:r>
      <w:r>
        <w:t>Open to suggetions.</w:t>
      </w:r>
    </w:p>
  </w:comment>
  <w:comment w:id="1858" w:author="Windows User" w:date="2015-10-30T08:56:00Z" w:initials="WU">
    <w:p w14:paraId="79DB91AB" w14:textId="77777777" w:rsidR="005F2DC9" w:rsidRDefault="005F2DC9">
      <w:pPr>
        <w:pStyle w:val="CommentText"/>
      </w:pPr>
      <w:r>
        <w:rPr>
          <w:rStyle w:val="CommentReference"/>
        </w:rPr>
        <w:annotationRef/>
      </w:r>
      <w:r>
        <w:t>Before?</w:t>
      </w:r>
    </w:p>
  </w:comment>
  <w:comment w:id="1859" w:author="Windows User" w:date="2015-10-30T08:56:00Z" w:initials="WU">
    <w:p w14:paraId="777049F3" w14:textId="77777777" w:rsidR="005F2DC9" w:rsidRDefault="005F2DC9">
      <w:pPr>
        <w:pStyle w:val="CommentText"/>
      </w:pPr>
      <w:r>
        <w:rPr>
          <w:rStyle w:val="CommentReference"/>
        </w:rPr>
        <w:annotationRef/>
      </w:r>
      <w:r>
        <w:t>Nations?</w:t>
      </w:r>
    </w:p>
  </w:comment>
  <w:comment w:id="1860" w:author="Windows User" w:date="2015-10-30T08:56:00Z" w:initials="WU">
    <w:p w14:paraId="29D1E0CC" w14:textId="77777777" w:rsidR="005F2DC9" w:rsidRDefault="005F2DC9">
      <w:pPr>
        <w:pStyle w:val="CommentText"/>
      </w:pPr>
      <w:r>
        <w:rPr>
          <w:rStyle w:val="CommentReference"/>
        </w:rPr>
        <w:annotationRef/>
      </w:r>
      <w:r>
        <w:t>?</w:t>
      </w:r>
    </w:p>
  </w:comment>
  <w:comment w:id="1900" w:author="Windows User" w:date="2015-10-30T08:56:00Z" w:initials="WU">
    <w:p w14:paraId="73A9ACC7" w14:textId="77777777" w:rsidR="005F2DC9" w:rsidRDefault="005F2DC9">
      <w:pPr>
        <w:pStyle w:val="CommentText"/>
      </w:pPr>
      <w:r>
        <w:rPr>
          <w:rStyle w:val="CommentReference"/>
        </w:rPr>
        <w:annotationRef/>
      </w:r>
      <w:r>
        <w:t>?</w:t>
      </w:r>
    </w:p>
  </w:comment>
  <w:comment w:id="1909" w:author="Windows User" w:date="2015-10-30T08:56:00Z" w:initials="WU">
    <w:p w14:paraId="4F5630C0" w14:textId="77777777" w:rsidR="005F2DC9" w:rsidRDefault="005F2DC9">
      <w:pPr>
        <w:pStyle w:val="CommentText"/>
      </w:pPr>
      <w:r>
        <w:rPr>
          <w:rStyle w:val="CommentReference"/>
        </w:rPr>
        <w:annotationRef/>
      </w:r>
      <w:r>
        <w:t>Abba Noub, abanoub, Apa Noub, Apnoub?</w:t>
      </w:r>
    </w:p>
  </w:comment>
  <w:comment w:id="1910" w:author="Windows User" w:date="2015-10-30T08:56:00Z" w:initials="WU">
    <w:p w14:paraId="3899034D" w14:textId="77777777" w:rsidR="005F2DC9" w:rsidRDefault="005F2DC9">
      <w:pPr>
        <w:pStyle w:val="CommentText"/>
      </w:pPr>
      <w:r>
        <w:rPr>
          <w:rStyle w:val="CommentReference"/>
        </w:rPr>
        <w:annotationRef/>
      </w:r>
      <w:r>
        <w:t>Upright, or orthodox?</w:t>
      </w:r>
    </w:p>
  </w:comment>
  <w:comment w:id="1920" w:author="Windows User" w:date="2015-10-30T08:56:00Z" w:initials="WU">
    <w:p w14:paraId="61207ABC" w14:textId="77777777" w:rsidR="005F2DC9" w:rsidRDefault="005F2DC9">
      <w:pPr>
        <w:pStyle w:val="CommentText"/>
      </w:pPr>
      <w:r>
        <w:rPr>
          <w:rStyle w:val="CommentReference"/>
        </w:rPr>
        <w:annotationRef/>
      </w:r>
      <w:r>
        <w:t>Are we going with ti agia = saint and ti ethowab = the holy?</w:t>
      </w:r>
    </w:p>
  </w:comment>
  <w:comment w:id="1925" w:author="Windows User" w:date="2015-11-18T20:43:00Z" w:initials="WU">
    <w:p w14:paraId="446635DC" w14:textId="77777777" w:rsidR="005F2DC9" w:rsidRDefault="005F2DC9" w:rsidP="002758BE">
      <w:pPr>
        <w:pStyle w:val="CommentText"/>
      </w:pPr>
      <w:r>
        <w:rPr>
          <w:rStyle w:val="CommentReference"/>
        </w:rPr>
        <w:annotationRef/>
      </w:r>
      <w:r>
        <w:t>Is this for Adam days? Or just Sundays?</w:t>
      </w:r>
    </w:p>
  </w:comment>
  <w:comment w:id="1950" w:author="Windows User" w:date="2015-11-18T20:43:00Z" w:initials="WU">
    <w:p w14:paraId="08613E46" w14:textId="00F90E8C" w:rsidR="005F2DC9" w:rsidRDefault="005F2DC9">
      <w:pPr>
        <w:pStyle w:val="CommentText"/>
      </w:pPr>
      <w:r>
        <w:rPr>
          <w:rStyle w:val="CommentReference"/>
        </w:rPr>
        <w:annotationRef/>
      </w:r>
      <w:r>
        <w:t>Is this for Adam days? Or just Sundays?</w:t>
      </w:r>
    </w:p>
  </w:comment>
  <w:comment w:id="1951" w:author="Windows User" w:date="2015-11-18T20:38:00Z" w:initials="WU">
    <w:p w14:paraId="43F9C3B7" w14:textId="77777777" w:rsidR="005F2DC9" w:rsidRDefault="005F2DC9">
      <w:pPr>
        <w:pStyle w:val="CommentText"/>
      </w:pPr>
      <w:r>
        <w:rPr>
          <w:rStyle w:val="CommentReference"/>
        </w:rPr>
        <w:annotationRef/>
      </w:r>
      <w:r>
        <w:t>What does this mean? I feel like we put something else somewhere else</w:t>
      </w:r>
    </w:p>
  </w:comment>
  <w:comment w:id="1953" w:author="Windows User" w:date="2015-11-19T22:12:00Z" w:initials="WU">
    <w:p w14:paraId="79F037D4" w14:textId="77777777" w:rsidR="005F2DC9" w:rsidRDefault="005F2DC9">
      <w:pPr>
        <w:pStyle w:val="CommentText"/>
      </w:pPr>
      <w:r>
        <w:rPr>
          <w:rStyle w:val="CommentReference"/>
        </w:rPr>
        <w:annotationRef/>
      </w:r>
      <w:r>
        <w:t>Theotokos forever, or ever-Theotokos?</w:t>
      </w:r>
    </w:p>
  </w:comment>
  <w:comment w:id="1954" w:author="Windows User" w:date="2015-11-19T22:12:00Z" w:initials="WU">
    <w:p w14:paraId="7E2C6DDB" w14:textId="77777777" w:rsidR="005F2DC9" w:rsidRDefault="005F2DC9">
      <w:pPr>
        <w:pStyle w:val="CommentText"/>
      </w:pPr>
      <w:r>
        <w:rPr>
          <w:rStyle w:val="CommentReference"/>
        </w:rPr>
        <w:annotationRef/>
      </w:r>
      <w:r>
        <w:t>What does this mean?</w:t>
      </w:r>
    </w:p>
  </w:comment>
  <w:comment w:id="1955" w:author="Windows User" w:date="2015-11-19T22:12:00Z" w:initials="WU">
    <w:p w14:paraId="71146019" w14:textId="77777777" w:rsidR="005F2DC9" w:rsidRDefault="005F2DC9">
      <w:pPr>
        <w:pStyle w:val="CommentText"/>
      </w:pPr>
      <w:r>
        <w:rPr>
          <w:rStyle w:val="CommentReference"/>
        </w:rPr>
        <w:annotationRef/>
      </w:r>
      <w:r>
        <w:t>What does this mean?</w:t>
      </w:r>
    </w:p>
  </w:comment>
  <w:comment w:id="1956" w:author="Windows User" w:date="2015-11-19T22:12:00Z" w:initials="WU">
    <w:p w14:paraId="24E4F57A" w14:textId="77777777" w:rsidR="005F2DC9" w:rsidRDefault="005F2DC9">
      <w:pPr>
        <w:pStyle w:val="CommentText"/>
      </w:pPr>
      <w:r>
        <w:rPr>
          <w:rStyle w:val="CommentReference"/>
        </w:rPr>
        <w:annotationRef/>
      </w:r>
      <w:r>
        <w:t>Praying or interceding?</w:t>
      </w:r>
    </w:p>
  </w:comment>
  <w:comment w:id="1976" w:author="Windows User" w:date="2015-10-30T08:56:00Z" w:initials="WU">
    <w:p w14:paraId="36116F5D" w14:textId="77777777" w:rsidR="005F2DC9" w:rsidRPr="00745B45" w:rsidRDefault="005F2DC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977" w:author="Windows User" w:date="2015-10-30T08:56:00Z" w:initials="WU">
    <w:p w14:paraId="55EA204B" w14:textId="77777777" w:rsidR="005F2DC9" w:rsidRDefault="005F2DC9">
      <w:pPr>
        <w:pStyle w:val="CommentText"/>
      </w:pPr>
      <w:r>
        <w:rPr>
          <w:rStyle w:val="CommentReference"/>
        </w:rPr>
        <w:annotationRef/>
      </w:r>
      <w:r>
        <w:t>Typo?</w:t>
      </w:r>
    </w:p>
  </w:comment>
  <w:comment w:id="1999" w:author="Windows User" w:date="2015-10-30T08:56:00Z" w:initials="WU">
    <w:p w14:paraId="11E5D177" w14:textId="77777777" w:rsidR="005F2DC9" w:rsidRPr="00745B45" w:rsidRDefault="005F2DC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2001" w:author="Windows User" w:date="2015-10-30T08:56:00Z" w:initials="WU">
    <w:p w14:paraId="38A16B24" w14:textId="77777777" w:rsidR="005F2DC9" w:rsidRDefault="005F2DC9">
      <w:pPr>
        <w:pStyle w:val="CommentText"/>
      </w:pPr>
      <w:r>
        <w:rPr>
          <w:rStyle w:val="CommentReference"/>
        </w:rPr>
        <w:annotationRef/>
      </w:r>
      <w:r>
        <w:t>What does the Coptic say?</w:t>
      </w:r>
    </w:p>
  </w:comment>
  <w:comment w:id="2002" w:author="Windows User" w:date="2015-10-30T08:56:00Z" w:initials="WU">
    <w:p w14:paraId="239824AA" w14:textId="77777777" w:rsidR="005F2DC9" w:rsidRDefault="005F2DC9">
      <w:pPr>
        <w:pStyle w:val="CommentText"/>
      </w:pPr>
      <w:r>
        <w:rPr>
          <w:rStyle w:val="CommentReference"/>
        </w:rPr>
        <w:annotationRef/>
      </w:r>
      <w:r>
        <w:t>What is being quoted? 2Cor 5?</w:t>
      </w:r>
    </w:p>
  </w:comment>
  <w:comment w:id="2005" w:author="Windows User" w:date="2015-10-30T08:56:00Z" w:initials="WU">
    <w:p w14:paraId="1EC34668" w14:textId="77777777" w:rsidR="005F2DC9" w:rsidRDefault="005F2DC9">
      <w:pPr>
        <w:pStyle w:val="CommentText"/>
      </w:pPr>
      <w:r>
        <w:rPr>
          <w:rStyle w:val="CommentReference"/>
        </w:rPr>
        <w:annotationRef/>
      </w:r>
      <w:r>
        <w:t>This is clearly a late composition, bastardizing other hymns. “our father in heaven, the sinless one, with your good father…” right.</w:t>
      </w:r>
    </w:p>
  </w:comment>
  <w:comment w:id="2006" w:author="Windows User" w:date="2015-10-30T08:56:00Z" w:initials="WU">
    <w:p w14:paraId="4470C38C" w14:textId="77777777" w:rsidR="005F2DC9" w:rsidRDefault="005F2DC9">
      <w:pPr>
        <w:pStyle w:val="CommentText"/>
      </w:pPr>
      <w:r>
        <w:rPr>
          <w:rStyle w:val="CommentReference"/>
        </w:rPr>
        <w:annotationRef/>
      </w:r>
      <w:r>
        <w:t>Coptic is different from previous verse. What should English be?</w:t>
      </w:r>
    </w:p>
  </w:comment>
  <w:comment w:id="2007" w:author="Windows User" w:date="2015-10-30T08:56:00Z" w:initials="WU">
    <w:p w14:paraId="350A9B71" w14:textId="77777777" w:rsidR="005F2DC9" w:rsidRDefault="005F2DC9">
      <w:pPr>
        <w:pStyle w:val="CommentText"/>
      </w:pPr>
      <w:r>
        <w:rPr>
          <w:rStyle w:val="CommentReference"/>
        </w:rPr>
        <w:annotationRef/>
      </w:r>
      <w:r>
        <w:t>Or athletes? Or athletic martyrs?</w:t>
      </w:r>
    </w:p>
  </w:comment>
  <w:comment w:id="2008" w:author="Windows User" w:date="2015-10-30T08:56:00Z" w:initials="WU">
    <w:p w14:paraId="72F9FFC3" w14:textId="77777777" w:rsidR="005F2DC9" w:rsidRDefault="005F2DC9">
      <w:pPr>
        <w:pStyle w:val="CommentText"/>
      </w:pPr>
      <w:r>
        <w:rPr>
          <w:rStyle w:val="CommentReference"/>
        </w:rPr>
        <w:annotationRef/>
      </w:r>
      <w:r>
        <w:t>Or of the martyrs?</w:t>
      </w:r>
    </w:p>
  </w:comment>
  <w:comment w:id="2009" w:author="Windows User" w:date="2015-10-30T08:56:00Z" w:initials="WU">
    <w:p w14:paraId="7BD5C124" w14:textId="77777777" w:rsidR="005F2DC9" w:rsidRDefault="005F2DC9">
      <w:pPr>
        <w:pStyle w:val="CommentText"/>
      </w:pPr>
      <w:r>
        <w:rPr>
          <w:rStyle w:val="CommentReference"/>
        </w:rPr>
        <w:annotationRef/>
      </w:r>
      <w:r>
        <w:t>Carries or lifts?</w:t>
      </w:r>
    </w:p>
  </w:comment>
  <w:comment w:id="2010" w:author="Windows User" w:date="2015-10-30T08:56:00Z" w:initials="WU">
    <w:p w14:paraId="525F7218" w14:textId="77777777" w:rsidR="005F2DC9" w:rsidRDefault="005F2DC9">
      <w:pPr>
        <w:pStyle w:val="CommentText"/>
      </w:pPr>
      <w:r>
        <w:rPr>
          <w:rStyle w:val="CommentReference"/>
        </w:rPr>
        <w:annotationRef/>
      </w:r>
      <w:r>
        <w:t>Churches?</w:t>
      </w:r>
    </w:p>
    <w:p w14:paraId="32A8F1D7" w14:textId="77777777" w:rsidR="005F2DC9" w:rsidRDefault="005F2DC9">
      <w:pPr>
        <w:pStyle w:val="CommentText"/>
      </w:pPr>
    </w:p>
  </w:comment>
  <w:comment w:id="2011" w:author="Windows User" w:date="2015-10-30T08:56:00Z" w:initials="WU">
    <w:p w14:paraId="165286E5" w14:textId="77777777" w:rsidR="005F2DC9" w:rsidRDefault="005F2DC9">
      <w:pPr>
        <w:pStyle w:val="CommentText"/>
      </w:pPr>
      <w:r>
        <w:rPr>
          <w:rStyle w:val="CommentReference"/>
        </w:rPr>
        <w:annotationRef/>
      </w:r>
      <w:r>
        <w:t>End?</w:t>
      </w:r>
    </w:p>
  </w:comment>
  <w:comment w:id="2020" w:author="Windows User" w:date="2015-10-30T08:56:00Z" w:initials="WU">
    <w:p w14:paraId="770DC519" w14:textId="281A44CF" w:rsidR="005F2DC9" w:rsidRDefault="005F2DC9">
      <w:pPr>
        <w:pStyle w:val="CommentText"/>
      </w:pPr>
      <w:r>
        <w:rPr>
          <w:rStyle w:val="CommentReference"/>
        </w:rPr>
        <w:annotationRef/>
      </w:r>
      <w:r>
        <w:t>Or full stop. You are worthy of the glory,</w:t>
      </w:r>
    </w:p>
  </w:comment>
  <w:comment w:id="2027" w:author="Windows User" w:date="2015-10-30T08:56:00Z" w:initials="WU">
    <w:p w14:paraId="664F3BFA" w14:textId="77777777" w:rsidR="005F2DC9" w:rsidRDefault="005F2DC9">
      <w:pPr>
        <w:pStyle w:val="CommentText"/>
      </w:pPr>
      <w:r>
        <w:rPr>
          <w:rStyle w:val="CommentReference"/>
        </w:rPr>
        <w:annotationRef/>
      </w:r>
      <w:r>
        <w:t>?</w:t>
      </w:r>
    </w:p>
  </w:comment>
  <w:comment w:id="2030" w:author="Windows User" w:date="2015-10-30T08:56:00Z" w:initials="WU">
    <w:p w14:paraId="08BCD53E" w14:textId="77777777" w:rsidR="005F2DC9" w:rsidRDefault="005F2DC9">
      <w:pPr>
        <w:pStyle w:val="CommentText"/>
      </w:pPr>
      <w:r>
        <w:rPr>
          <w:rStyle w:val="CommentReference"/>
        </w:rPr>
        <w:annotationRef/>
      </w:r>
      <w:r>
        <w:t>Is? Or will be? Exalted, or highly exalted?</w:t>
      </w:r>
    </w:p>
  </w:comment>
  <w:comment w:id="2033" w:author="Windows User" w:date="2015-10-30T08:56:00Z" w:initials="WU">
    <w:p w14:paraId="4F4D62D2" w14:textId="77777777" w:rsidR="005F2DC9" w:rsidRDefault="005F2DC9">
      <w:pPr>
        <w:pStyle w:val="CommentText"/>
      </w:pPr>
      <w:r>
        <w:rPr>
          <w:rStyle w:val="CommentReference"/>
        </w:rPr>
        <w:annotationRef/>
      </w:r>
      <w:r>
        <w:t>Bring or offer</w:t>
      </w:r>
    </w:p>
  </w:comment>
  <w:comment w:id="2034" w:author="Windows User" w:date="2015-10-30T08:56:00Z" w:initials="WU">
    <w:p w14:paraId="66D4EE13" w14:textId="77777777" w:rsidR="005F2DC9" w:rsidRDefault="005F2DC9">
      <w:pPr>
        <w:pStyle w:val="CommentText"/>
      </w:pPr>
      <w:r>
        <w:rPr>
          <w:rStyle w:val="CommentReference"/>
        </w:rPr>
        <w:annotationRef/>
      </w:r>
      <w:r>
        <w:t>Spelling?</w:t>
      </w:r>
    </w:p>
  </w:comment>
  <w:comment w:id="2041" w:author="Windows User" w:date="2015-11-17T22:12:00Z" w:initials="WU">
    <w:p w14:paraId="412F0631" w14:textId="77777777" w:rsidR="005F2DC9" w:rsidRDefault="005F2DC9">
      <w:pPr>
        <w:pStyle w:val="CommentText"/>
      </w:pPr>
      <w:r>
        <w:rPr>
          <w:rStyle w:val="CommentReference"/>
        </w:rPr>
        <w:annotationRef/>
      </w:r>
      <w:r>
        <w:t>Literally trampled, right? Or crushed?</w:t>
      </w:r>
    </w:p>
  </w:comment>
  <w:comment w:id="2042" w:author="Windows User" w:date="2015-11-17T22:12:00Z" w:initials="WU">
    <w:p w14:paraId="135DCC31" w14:textId="77777777" w:rsidR="005F2DC9" w:rsidRDefault="005F2DC9">
      <w:pPr>
        <w:pStyle w:val="CommentText"/>
      </w:pPr>
      <w:r>
        <w:rPr>
          <w:rStyle w:val="CommentReference"/>
        </w:rPr>
        <w:annotationRef/>
      </w:r>
      <w:r>
        <w:t>Authority? Might? Reign?</w:t>
      </w:r>
    </w:p>
  </w:comment>
  <w:comment w:id="2046" w:author="Windows User" w:date="2015-10-30T08:56:00Z" w:initials="WU">
    <w:p w14:paraId="11BE3C4D" w14:textId="77777777" w:rsidR="005F2DC9" w:rsidRDefault="005F2DC9">
      <w:pPr>
        <w:pStyle w:val="CommentText"/>
      </w:pPr>
      <w:r>
        <w:rPr>
          <w:rStyle w:val="CommentReference"/>
        </w:rPr>
        <w:annotationRef/>
      </w:r>
      <w:r>
        <w:t>Name or Holy Name?</w:t>
      </w:r>
    </w:p>
  </w:comment>
  <w:comment w:id="2058" w:author="Windows User" w:date="2015-10-30T08:56:00Z" w:initials="WU">
    <w:p w14:paraId="4A1C10F1" w14:textId="77777777" w:rsidR="005F2DC9" w:rsidRDefault="005F2DC9">
      <w:pPr>
        <w:pStyle w:val="CommentText"/>
      </w:pPr>
      <w:r>
        <w:rPr>
          <w:rStyle w:val="CommentReference"/>
        </w:rPr>
        <w:annotationRef/>
      </w:r>
      <w:r>
        <w:t>Christ or Jesus Christ?</w:t>
      </w:r>
    </w:p>
  </w:comment>
  <w:comment w:id="2065" w:author="Windows User" w:date="2015-10-30T08:56:00Z" w:initials="WU">
    <w:p w14:paraId="31C2C585" w14:textId="77777777" w:rsidR="005F2DC9" w:rsidRDefault="005F2DC9">
      <w:pPr>
        <w:pStyle w:val="CommentText"/>
      </w:pPr>
      <w:r>
        <w:rPr>
          <w:rStyle w:val="CommentReference"/>
        </w:rPr>
        <w:annotationRef/>
      </w:r>
      <w:r>
        <w:t>Name or Holy Name?</w:t>
      </w:r>
    </w:p>
  </w:comment>
  <w:comment w:id="2066" w:author="Windows User" w:date="2015-10-30T08:56:00Z" w:initials="WU">
    <w:p w14:paraId="18203C3C" w14:textId="77777777" w:rsidR="005F2DC9" w:rsidRDefault="005F2DC9">
      <w:pPr>
        <w:pStyle w:val="CommentText"/>
      </w:pPr>
      <w:r>
        <w:rPr>
          <w:rStyle w:val="CommentReference"/>
        </w:rPr>
        <w:annotationRef/>
      </w:r>
      <w:r>
        <w:t>To Him? Or by His might/power?</w:t>
      </w:r>
    </w:p>
  </w:comment>
  <w:comment w:id="2067" w:author="Windows User" w:date="2015-10-30T08:56:00Z" w:initials="WU">
    <w:p w14:paraId="27B39720" w14:textId="77777777" w:rsidR="005F2DC9" w:rsidRDefault="005F2DC9">
      <w:pPr>
        <w:pStyle w:val="CommentText"/>
      </w:pPr>
      <w:r>
        <w:rPr>
          <w:rStyle w:val="CommentReference"/>
        </w:rPr>
        <w:annotationRef/>
      </w:r>
      <w:r>
        <w:t>Might, or may?</w:t>
      </w:r>
    </w:p>
  </w:comment>
  <w:comment w:id="2068" w:author="Windows User" w:date="2015-10-30T08:56:00Z" w:initials="WU">
    <w:p w14:paraId="2FB96B7C" w14:textId="77777777" w:rsidR="005F2DC9" w:rsidRDefault="005F2DC9" w:rsidP="00F77A5B">
      <w:pPr>
        <w:pStyle w:val="CommentText"/>
      </w:pPr>
      <w:r>
        <w:rPr>
          <w:rStyle w:val="CommentReference"/>
        </w:rPr>
        <w:annotationRef/>
      </w:r>
      <w:r>
        <w:t>Christ or Jesus Christ?</w:t>
      </w:r>
    </w:p>
  </w:comment>
  <w:comment w:id="2071" w:author="Windows User" w:date="2015-10-30T08:56:00Z" w:initials="WU">
    <w:p w14:paraId="775D4B1C" w14:textId="77777777" w:rsidR="005F2DC9" w:rsidRDefault="005F2DC9">
      <w:pPr>
        <w:pStyle w:val="CommentText"/>
      </w:pPr>
      <w:r>
        <w:rPr>
          <w:rStyle w:val="CommentReference"/>
        </w:rPr>
        <w:annotationRef/>
      </w:r>
      <w:r>
        <w:t>Miracles?</w:t>
      </w:r>
    </w:p>
  </w:comment>
  <w:comment w:id="2078" w:author="Windows User" w:date="2015-10-30T08:56:00Z" w:initials="WU">
    <w:p w14:paraId="511773EC" w14:textId="77777777" w:rsidR="005F2DC9" w:rsidRDefault="005F2DC9">
      <w:pPr>
        <w:pStyle w:val="CommentText"/>
      </w:pPr>
      <w:r>
        <w:rPr>
          <w:rStyle w:val="CommentReference"/>
        </w:rPr>
        <w:annotationRef/>
      </w:r>
      <w:r>
        <w:t>Name or Holy Name?</w:t>
      </w:r>
    </w:p>
  </w:comment>
  <w:comment w:id="2079" w:author="Windows User" w:date="2015-10-30T08:56:00Z" w:initials="WU">
    <w:p w14:paraId="0BC6FD3A" w14:textId="77777777" w:rsidR="005F2DC9" w:rsidRDefault="005F2DC9">
      <w:pPr>
        <w:pStyle w:val="CommentText"/>
      </w:pPr>
      <w:r>
        <w:rPr>
          <w:rStyle w:val="CommentReference"/>
        </w:rPr>
        <w:annotationRef/>
      </w:r>
      <w:r>
        <w:t>To Him? Or by His might/power?</w:t>
      </w:r>
    </w:p>
  </w:comment>
  <w:comment w:id="2080" w:author="Windows User" w:date="2015-10-30T08:56:00Z" w:initials="WU">
    <w:p w14:paraId="6BED6166" w14:textId="77777777" w:rsidR="005F2DC9" w:rsidRDefault="005F2DC9">
      <w:pPr>
        <w:pStyle w:val="CommentText"/>
      </w:pPr>
      <w:r>
        <w:rPr>
          <w:rStyle w:val="CommentReference"/>
        </w:rPr>
        <w:annotationRef/>
      </w:r>
      <w:r>
        <w:t>Might, or may?</w:t>
      </w:r>
    </w:p>
  </w:comment>
  <w:comment w:id="2086" w:author="Windows User" w:date="2016-02-10T12:41:00Z" w:initials="WU">
    <w:p w14:paraId="1E6C57D4" w14:textId="77777777" w:rsidR="005F2DC9" w:rsidRDefault="005F2DC9"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04711A4D"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113233AB"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446635D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CF28CE" w14:textId="77777777" w:rsidR="000D6153" w:rsidRDefault="000D6153" w:rsidP="006D61CA">
      <w:pPr>
        <w:spacing w:after="0" w:line="240" w:lineRule="auto"/>
      </w:pPr>
      <w:r>
        <w:separator/>
      </w:r>
    </w:p>
  </w:endnote>
  <w:endnote w:type="continuationSeparator" w:id="0">
    <w:p w14:paraId="6B428427" w14:textId="77777777" w:rsidR="000D6153" w:rsidRDefault="000D615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auto"/>
    <w:pitch w:val="variable"/>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auto"/>
    <w:pitch w:val="variable"/>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Segoe UI Historic">
    <w:altName w:val="Calibri"/>
    <w:panose1 w:val="020B0502040204020203"/>
    <w:charset w:val="00"/>
    <w:family w:val="swiss"/>
    <w:pitch w:val="variable"/>
    <w:sig w:usb0="800001EF" w:usb1="02000002" w:usb2="0060C080" w:usb3="00000000" w:csb0="00000001" w:csb1="00000000"/>
  </w:font>
  <w:font w:name="Times">
    <w:panose1 w:val="02020603050405020304"/>
    <w:charset w:val="00"/>
    <w:family w:val="roman"/>
    <w:pitch w:val="variable"/>
    <w:sig w:usb0="E0002EFF" w:usb1="C0007843" w:usb2="00000009" w:usb3="00000000" w:csb0="000001FF" w:csb1="00000000"/>
  </w:font>
  <w:font w:name="FreeSerifAvvaShenouda Medium">
    <w:altName w:val="FreeSerifAvvaShenouda"/>
    <w:charset w:val="00"/>
    <w:family w:val="auto"/>
    <w:pitch w:val="variable"/>
    <w:sig w:usb0="E5B3AAFF"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Free Serif Avva Shenouda">
    <w:altName w:val="FreeSerifAvvaShenouda"/>
    <w:panose1 w:val="02020603050405020304"/>
    <w:charset w:val="00"/>
    <w:family w:val="auto"/>
    <w:pitch w:val="variable"/>
    <w:sig w:usb0="E5B3AAFF" w:usb1="D007FDFF" w:usb2="00000B28" w:usb3="00000000" w:csb0="000300FF" w:csb1="00000000"/>
  </w:font>
  <w:font w:name="New Athena Unicode">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8C9955A" w:rsidR="005F2DC9" w:rsidRPr="004D6538" w:rsidRDefault="005F2DC9"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5712A5">
      <w:rPr>
        <w:noProof/>
        <w:lang w:val="en-US"/>
      </w:rPr>
      <w:t>1264</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5F2DC9" w:rsidRPr="009654EE" w:rsidRDefault="005F2DC9"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6E230B9E" w:rsidR="005F2DC9" w:rsidRPr="009654EE" w:rsidRDefault="005F2DC9"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D15C3F">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14ECB642" w:rsidR="005F2DC9" w:rsidRPr="006D61CA" w:rsidRDefault="005F2DC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712A5">
      <w:rPr>
        <w:noProof/>
        <w:lang w:val="en-US"/>
      </w:rPr>
      <w:t>439</w:t>
    </w:r>
    <w:r w:rsidRPr="006D61CA">
      <w:rPr>
        <w:lang w:val="en-US"/>
      </w:rPr>
      <w:fldChar w:fldCharType="end"/>
    </w:r>
  </w:p>
  <w:p w14:paraId="1546C8BA" w14:textId="77777777" w:rsidR="005F2DC9" w:rsidRDefault="005F2DC9"/>
  <w:p w14:paraId="578F45FC" w14:textId="77777777" w:rsidR="005F2DC9" w:rsidRDefault="005F2DC9"/>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70896780" w:rsidR="005F2DC9" w:rsidRPr="006D61CA" w:rsidRDefault="005F2DC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712A5">
      <w:rPr>
        <w:noProof/>
        <w:lang w:val="en-US"/>
      </w:rPr>
      <w:t>1097</w:t>
    </w:r>
    <w:r w:rsidRPr="006D61CA">
      <w:rPr>
        <w:lang w:val="en-US"/>
      </w:rPr>
      <w:fldChar w:fldCharType="end"/>
    </w:r>
  </w:p>
  <w:p w14:paraId="6E3E0469" w14:textId="77777777" w:rsidR="005F2DC9" w:rsidRDefault="005F2DC9"/>
  <w:p w14:paraId="5C3C24E2" w14:textId="77777777" w:rsidR="005F2DC9" w:rsidRDefault="005F2DC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A19A5B" w14:textId="77777777" w:rsidR="000D6153" w:rsidRDefault="000D6153" w:rsidP="006D61CA">
      <w:pPr>
        <w:spacing w:after="0" w:line="240" w:lineRule="auto"/>
      </w:pPr>
      <w:r>
        <w:separator/>
      </w:r>
    </w:p>
  </w:footnote>
  <w:footnote w:type="continuationSeparator" w:id="0">
    <w:p w14:paraId="077BF4AF" w14:textId="77777777" w:rsidR="000D6153" w:rsidRDefault="000D6153" w:rsidP="006D61CA">
      <w:pPr>
        <w:spacing w:after="0" w:line="240" w:lineRule="auto"/>
      </w:pPr>
      <w:r>
        <w:continuationSeparator/>
      </w:r>
    </w:p>
  </w:footnote>
  <w:footnote w:id="1">
    <w:p w14:paraId="16A75E0F" w14:textId="77777777" w:rsidR="005F2DC9" w:rsidRDefault="005F2DC9"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5F2DC9" w:rsidRDefault="005F2DC9"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5F2DC9" w:rsidRDefault="005F2DC9" w:rsidP="00F94412">
      <w:pPr>
        <w:pStyle w:val="footnote"/>
      </w:pPr>
      <w:r>
        <w:rPr>
          <w:rStyle w:val="FootnoteReference"/>
        </w:rPr>
        <w:footnoteRef/>
      </w:r>
      <w:r>
        <w:t xml:space="preserve"> [JS] or “assemblies”</w:t>
      </w:r>
    </w:p>
  </w:footnote>
  <w:footnote w:id="4">
    <w:p w14:paraId="5E4DFE5E" w14:textId="5E90AEFA" w:rsidR="005F2DC9" w:rsidRPr="00926B87" w:rsidRDefault="005F2DC9"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5F2DC9" w:rsidRDefault="005F2DC9" w:rsidP="00031314">
      <w:pPr>
        <w:pStyle w:val="footnote"/>
      </w:pPr>
    </w:p>
  </w:footnote>
  <w:footnote w:id="5">
    <w:p w14:paraId="5EDE2D3A" w14:textId="77777777" w:rsidR="005F2DC9" w:rsidRDefault="005F2DC9"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5F2DC9" w:rsidRDefault="005F2DC9" w:rsidP="00323889">
      <w:pPr>
        <w:pStyle w:val="footnote"/>
      </w:pPr>
      <w:r>
        <w:rPr>
          <w:rStyle w:val="FootnoteReference"/>
        </w:rPr>
        <w:footnoteRef/>
      </w:r>
      <w:r>
        <w:t xml:space="preserve"> Or “The Lord’s Annointed”</w:t>
      </w:r>
    </w:p>
  </w:footnote>
  <w:footnote w:id="7">
    <w:p w14:paraId="31BBF667" w14:textId="77777777" w:rsidR="005F2DC9" w:rsidRPr="00926B87" w:rsidRDefault="005F2DC9"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5F2DC9" w:rsidRDefault="005F2DC9" w:rsidP="00441BAC">
      <w:pPr>
        <w:pStyle w:val="footnote"/>
      </w:pPr>
    </w:p>
  </w:footnote>
  <w:footnote w:id="8">
    <w:p w14:paraId="580FAEDD" w14:textId="77777777" w:rsidR="005F2DC9" w:rsidRDefault="005F2DC9" w:rsidP="00130E47">
      <w:pPr>
        <w:pStyle w:val="footnote"/>
      </w:pPr>
      <w:r>
        <w:rPr>
          <w:rStyle w:val="FootnoteReference"/>
        </w:rPr>
        <w:footnoteRef/>
      </w:r>
      <w:r>
        <w:t xml:space="preserve"> Or “The Lord’s Annointed”</w:t>
      </w:r>
    </w:p>
  </w:footnote>
  <w:footnote w:id="9">
    <w:p w14:paraId="74D64774" w14:textId="4A8F239B" w:rsidR="005F2DC9" w:rsidRDefault="005F2DC9"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5F2DC9" w:rsidRDefault="005F2DC9"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5F2DC9" w:rsidRDefault="005F2DC9"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5F2DC9" w:rsidRDefault="005F2DC9" w:rsidP="00485E0C">
      <w:pPr>
        <w:pStyle w:val="footnote"/>
      </w:pPr>
      <w:r>
        <w:rPr>
          <w:rStyle w:val="FootnoteReference"/>
          <w:rFonts w:cs="@MingLiU"/>
          <w:szCs w:val="18"/>
        </w:rPr>
        <w:footnoteRef/>
      </w:r>
      <w:r w:rsidRPr="003C6041">
        <w:t>Literally, unbroken fence</w:t>
      </w:r>
    </w:p>
  </w:footnote>
  <w:footnote w:id="13">
    <w:p w14:paraId="7C2A9DE8" w14:textId="15E62972" w:rsidR="005F2DC9" w:rsidRDefault="005F2DC9"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5F2DC9" w:rsidRDefault="005F2DC9"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5F2DC9" w:rsidRDefault="005F2DC9"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5F2DC9" w:rsidRDefault="005F2DC9"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5F2DC9" w:rsidRDefault="005F2DC9" w:rsidP="006800D4">
      <w:pPr>
        <w:pStyle w:val="footnote"/>
      </w:pPr>
      <w:r>
        <w:rPr>
          <w:rStyle w:val="FootnoteReference"/>
        </w:rPr>
        <w:footnoteRef/>
      </w:r>
      <w:r>
        <w:t xml:space="preserve"> Or ‘Unique’</w:t>
      </w:r>
    </w:p>
  </w:footnote>
  <w:footnote w:id="18">
    <w:p w14:paraId="4D9AA31B" w14:textId="77777777" w:rsidR="005F2DC9" w:rsidRDefault="005F2DC9"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5F2DC9" w:rsidRDefault="005F2DC9"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5F2DC9" w:rsidRDefault="005F2DC9"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5F2DC9" w:rsidRDefault="005F2DC9"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5F2DC9" w:rsidRDefault="005F2DC9"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5F2DC9" w:rsidRDefault="005F2DC9"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5F2DC9" w:rsidRDefault="005F2DC9"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5F2DC9" w:rsidRDefault="005F2DC9"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5F2DC9" w:rsidRPr="004A3E27" w:rsidRDefault="005F2DC9"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5F2DC9" w:rsidRPr="004A3E27" w:rsidRDefault="005F2DC9"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5F2DC9" w:rsidRPr="004A3E27" w:rsidRDefault="005F2DC9"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5F2DC9" w:rsidRPr="004A3E27" w:rsidRDefault="005F2DC9"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5F2DC9" w:rsidRDefault="005F2DC9"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5F2DC9" w:rsidRPr="004A3E27" w:rsidRDefault="005F2DC9"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5F2DC9" w:rsidRPr="004A3E27" w:rsidRDefault="005F2DC9"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5F2DC9" w:rsidRPr="004A3E27" w:rsidRDefault="005F2DC9"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5F2DC9" w:rsidRDefault="005F2DC9" w:rsidP="00704CAA">
      <w:pPr>
        <w:pStyle w:val="footnote"/>
      </w:pPr>
      <w:r>
        <w:rPr>
          <w:rStyle w:val="FootnoteReference"/>
        </w:rPr>
        <w:footnoteRef/>
      </w:r>
      <w:r>
        <w:t xml:space="preserve"> [JS] or “enlarged me”</w:t>
      </w:r>
    </w:p>
  </w:footnote>
  <w:footnote w:id="35">
    <w:p w14:paraId="2E892BC6" w14:textId="77777777" w:rsidR="005F2DC9" w:rsidRPr="004A3E27" w:rsidRDefault="005F2DC9"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5F2DC9" w:rsidRPr="004A3E27" w:rsidRDefault="005F2DC9"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5F2DC9" w:rsidRPr="004A3E27" w:rsidRDefault="005F2DC9"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5F2DC9" w:rsidRPr="004A3E27" w:rsidRDefault="005F2DC9"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5F2DC9" w:rsidRDefault="005F2DC9" w:rsidP="00704CAA">
      <w:pPr>
        <w:pStyle w:val="footnote"/>
      </w:pPr>
      <w:r>
        <w:rPr>
          <w:rStyle w:val="FootnoteReference"/>
        </w:rPr>
        <w:footnoteRef/>
      </w:r>
      <w:r>
        <w:t xml:space="preserve"> [JS] literally, “face”</w:t>
      </w:r>
    </w:p>
  </w:footnote>
  <w:footnote w:id="40">
    <w:p w14:paraId="44D56170" w14:textId="77777777" w:rsidR="005F2DC9" w:rsidRDefault="005F2DC9"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5F2DC9" w:rsidRPr="004A3E27" w:rsidRDefault="005F2DC9"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5F2DC9" w:rsidRPr="004A3E27" w:rsidRDefault="005F2DC9"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5F2DC9" w:rsidRDefault="005F2DC9" w:rsidP="00704CAA">
      <w:pPr>
        <w:pStyle w:val="footnote"/>
      </w:pPr>
      <w:r>
        <w:rPr>
          <w:rStyle w:val="FootnoteReference"/>
        </w:rPr>
        <w:footnoteRef/>
      </w:r>
      <w:r>
        <w:t xml:space="preserve"> [JS] or “and You will see me.”</w:t>
      </w:r>
    </w:p>
  </w:footnote>
  <w:footnote w:id="44">
    <w:p w14:paraId="0BF91212" w14:textId="77777777" w:rsidR="005F2DC9" w:rsidRDefault="005F2DC9" w:rsidP="00704CAA">
      <w:pPr>
        <w:pStyle w:val="footnote"/>
      </w:pPr>
      <w:r>
        <w:rPr>
          <w:rStyle w:val="FootnoteReference"/>
        </w:rPr>
        <w:footnoteRef/>
      </w:r>
      <w:r>
        <w:t xml:space="preserve"> [JS] or lawlessness</w:t>
      </w:r>
    </w:p>
  </w:footnote>
  <w:footnote w:id="45">
    <w:p w14:paraId="6D36F089" w14:textId="77777777" w:rsidR="005F2DC9" w:rsidRDefault="005F2DC9" w:rsidP="00704CAA">
      <w:pPr>
        <w:pStyle w:val="footnote"/>
      </w:pPr>
      <w:r>
        <w:rPr>
          <w:rStyle w:val="FootnoteReference"/>
        </w:rPr>
        <w:footnoteRef/>
      </w:r>
      <w:r>
        <w:t xml:space="preserve"> [JS] “do obeisance”, “worship”, referring to the physical act</w:t>
      </w:r>
    </w:p>
  </w:footnote>
  <w:footnote w:id="46">
    <w:p w14:paraId="6FB6BA38" w14:textId="77777777" w:rsidR="005F2DC9" w:rsidRPr="004A3E27" w:rsidRDefault="005F2DC9"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5F2DC9" w:rsidRDefault="005F2DC9"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5F2DC9" w:rsidRPr="004A3E27" w:rsidRDefault="005F2DC9"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5F2DC9" w:rsidRPr="004A3E27" w:rsidRDefault="005F2DC9"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5F2DC9" w:rsidRDefault="005F2DC9" w:rsidP="00704CAA">
      <w:pPr>
        <w:pStyle w:val="footnote"/>
      </w:pPr>
      <w:r>
        <w:rPr>
          <w:rStyle w:val="FootnoteReference"/>
        </w:rPr>
        <w:footnoteRef/>
      </w:r>
      <w:r>
        <w:t xml:space="preserve"> [JS] or “give thanks”. The word conveys “thankfully confess with praise”</w:t>
      </w:r>
    </w:p>
  </w:footnote>
  <w:footnote w:id="51">
    <w:p w14:paraId="42C6214A" w14:textId="77777777" w:rsidR="005F2DC9" w:rsidRPr="004A3E27" w:rsidRDefault="005F2DC9"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5F2DC9" w:rsidRDefault="005F2DC9" w:rsidP="00704CAA">
      <w:pPr>
        <w:pStyle w:val="footnote"/>
      </w:pPr>
      <w:r>
        <w:rPr>
          <w:rStyle w:val="FootnoteReference"/>
        </w:rPr>
        <w:footnoteRef/>
      </w:r>
      <w:r>
        <w:t xml:space="preserve"> [JS] Fr. Lazarus and Brenton interpolate “my enemy”</w:t>
      </w:r>
    </w:p>
  </w:footnote>
  <w:footnote w:id="53">
    <w:p w14:paraId="53846296" w14:textId="77777777" w:rsidR="005F2DC9" w:rsidRPr="004A3E27" w:rsidRDefault="005F2DC9"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5F2DC9" w:rsidRPr="004A3E27" w:rsidRDefault="005F2DC9" w:rsidP="00704CAA">
      <w:pPr>
        <w:pStyle w:val="footnote"/>
      </w:pPr>
      <w:r w:rsidRPr="004A3E27">
        <w:rPr>
          <w:rStyle w:val="FootnoteReference"/>
        </w:rPr>
        <w:footnoteRef/>
      </w:r>
      <w:r w:rsidRPr="004A3E27">
        <w:t xml:space="preserve"> Empties fall (Ephes. 5:18).</w:t>
      </w:r>
    </w:p>
  </w:footnote>
  <w:footnote w:id="55">
    <w:p w14:paraId="22338A3E" w14:textId="77777777" w:rsidR="005F2DC9" w:rsidRPr="004A3E27" w:rsidRDefault="005F2DC9"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5F2DC9" w:rsidRDefault="005F2DC9" w:rsidP="00704CAA">
      <w:pPr>
        <w:pStyle w:val="footnote"/>
      </w:pPr>
      <w:r>
        <w:rPr>
          <w:rStyle w:val="FootnoteReference"/>
        </w:rPr>
        <w:footnoteRef/>
      </w:r>
      <w:r>
        <w:t xml:space="preserve"> [JS] Fr. Athanasius has “therefore I will return on high.”</w:t>
      </w:r>
    </w:p>
  </w:footnote>
  <w:footnote w:id="57">
    <w:p w14:paraId="17338257" w14:textId="77777777" w:rsidR="005F2DC9" w:rsidRDefault="005F2DC9" w:rsidP="00704CAA">
      <w:pPr>
        <w:pStyle w:val="footnote"/>
      </w:pPr>
      <w:r>
        <w:rPr>
          <w:rStyle w:val="FootnoteReference"/>
        </w:rPr>
        <w:footnoteRef/>
      </w:r>
      <w:r>
        <w:t xml:space="preserve"> [JS] or “give thanks to”, or “thankfully confess the Lord with Praise”</w:t>
      </w:r>
    </w:p>
  </w:footnote>
  <w:footnote w:id="58">
    <w:p w14:paraId="2E1C10DC" w14:textId="77777777" w:rsidR="005F2DC9" w:rsidRPr="004A3E27" w:rsidRDefault="005F2DC9"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5F2DC9" w:rsidRPr="004A3E27" w:rsidRDefault="005F2DC9" w:rsidP="00704CAA">
      <w:pPr>
        <w:pStyle w:val="footnote"/>
      </w:pPr>
      <w:r w:rsidRPr="004A3E27">
        <w:rPr>
          <w:rStyle w:val="FootnoteReference"/>
        </w:rPr>
        <w:footnoteRef/>
      </w:r>
      <w:r w:rsidRPr="004A3E27">
        <w:t xml:space="preserve"> Mt. 21:16.</w:t>
      </w:r>
    </w:p>
  </w:footnote>
  <w:footnote w:id="60">
    <w:p w14:paraId="1F7D57C1" w14:textId="77777777" w:rsidR="005F2DC9" w:rsidRPr="004A3E27" w:rsidRDefault="005F2DC9"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5F2DC9" w:rsidRPr="004A3E27" w:rsidRDefault="005F2DC9"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5F2DC9" w:rsidRDefault="005F2DC9" w:rsidP="00704CAA">
      <w:pPr>
        <w:pStyle w:val="footnote"/>
      </w:pPr>
      <w:r>
        <w:rPr>
          <w:rStyle w:val="FootnoteReference"/>
        </w:rPr>
        <w:footnoteRef/>
      </w:r>
      <w:r>
        <w:t xml:space="preserve"> [JS] or “thank”, “I will thankfully confess You with praise”</w:t>
      </w:r>
    </w:p>
  </w:footnote>
  <w:footnote w:id="63">
    <w:p w14:paraId="25630743" w14:textId="77777777" w:rsidR="005F2DC9" w:rsidRDefault="005F2DC9" w:rsidP="00704CAA">
      <w:pPr>
        <w:pStyle w:val="footnote"/>
      </w:pPr>
      <w:r>
        <w:rPr>
          <w:rStyle w:val="FootnoteReference"/>
        </w:rPr>
        <w:footnoteRef/>
      </w:r>
      <w:r>
        <w:t xml:space="preserve"> [JS] Or, “I will confess You with thanksgiving”</w:t>
      </w:r>
    </w:p>
  </w:footnote>
  <w:footnote w:id="64">
    <w:p w14:paraId="631A6E6E" w14:textId="77777777" w:rsidR="005F2DC9" w:rsidRDefault="005F2DC9" w:rsidP="00704CAA">
      <w:pPr>
        <w:pStyle w:val="footnote"/>
      </w:pPr>
      <w:r>
        <w:rPr>
          <w:rStyle w:val="FootnoteReference"/>
        </w:rPr>
        <w:footnoteRef/>
      </w:r>
      <w:r>
        <w:t xml:space="preserve"> [JS] literally, “from before Your face”</w:t>
      </w:r>
    </w:p>
  </w:footnote>
  <w:footnote w:id="65">
    <w:p w14:paraId="080B4AAE" w14:textId="77777777" w:rsidR="005F2DC9" w:rsidRPr="004A3E27" w:rsidRDefault="005F2DC9"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5F2DC9" w:rsidRPr="004A3E27" w:rsidRDefault="005F2DC9"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5F2DC9" w:rsidRPr="004A3E27" w:rsidRDefault="005F2DC9"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5F2DC9" w:rsidRPr="004A3E27" w:rsidRDefault="005F2DC9"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5F2DC9" w:rsidRDefault="005F2DC9" w:rsidP="00704CAA">
      <w:pPr>
        <w:pStyle w:val="footnote"/>
      </w:pPr>
      <w:r>
        <w:rPr>
          <w:rStyle w:val="FootnoteReference"/>
        </w:rPr>
        <w:footnoteRef/>
      </w:r>
      <w:r>
        <w:t xml:space="preserve"> [JS] literally, “arm”</w:t>
      </w:r>
    </w:p>
  </w:footnote>
  <w:footnote w:id="70">
    <w:p w14:paraId="6FD3C231" w14:textId="77777777" w:rsidR="005F2DC9" w:rsidRPr="004A3E27" w:rsidRDefault="005F2DC9"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5F2DC9" w:rsidRPr="004A3E27" w:rsidRDefault="005F2DC9"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5F2DC9" w:rsidRPr="004A3E27" w:rsidRDefault="005F2DC9"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5F2DC9" w:rsidRDefault="005F2DC9"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5F2DC9" w:rsidRDefault="005F2DC9" w:rsidP="00704CAA">
      <w:pPr>
        <w:pStyle w:val="footnote"/>
      </w:pPr>
      <w:r>
        <w:rPr>
          <w:rStyle w:val="FootnoteReference"/>
        </w:rPr>
        <w:footnoteRef/>
      </w:r>
      <w:r>
        <w:t xml:space="preserve"> [JS] from Fr. Athanasius</w:t>
      </w:r>
    </w:p>
  </w:footnote>
  <w:footnote w:id="75">
    <w:p w14:paraId="2CDBE966" w14:textId="77777777" w:rsidR="005F2DC9" w:rsidRPr="004A3E27" w:rsidRDefault="005F2DC9"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5F2DC9" w:rsidRPr="004A3E27" w:rsidRDefault="005F2DC9"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5F2DC9" w:rsidRPr="004A3E27" w:rsidRDefault="005F2DC9"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5F2DC9" w:rsidRPr="004A3E27" w:rsidRDefault="005F2DC9"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5F2DC9" w:rsidRPr="004A3E27" w:rsidRDefault="005F2DC9"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5F2DC9" w:rsidRPr="004A3E27" w:rsidRDefault="005F2DC9"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5F2DC9" w:rsidRPr="004A3E27" w:rsidRDefault="005F2DC9"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5F2DC9" w:rsidRPr="004A3E27" w:rsidRDefault="005F2DC9"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5F2DC9" w:rsidRDefault="005F2DC9"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5F2DC9" w:rsidRPr="004A3E27" w:rsidRDefault="005F2DC9"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5F2DC9" w:rsidRDefault="005F2DC9" w:rsidP="00704CAA">
      <w:pPr>
        <w:pStyle w:val="footnote"/>
      </w:pPr>
      <w:r>
        <w:rPr>
          <w:rStyle w:val="FootnoteReference"/>
        </w:rPr>
        <w:footnoteRef/>
      </w:r>
      <w:r>
        <w:t xml:space="preserve"> [JS] or “foundation”</w:t>
      </w:r>
    </w:p>
  </w:footnote>
  <w:footnote w:id="86">
    <w:p w14:paraId="302C0916" w14:textId="77777777" w:rsidR="005F2DC9" w:rsidRDefault="005F2DC9"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5F2DC9" w:rsidRPr="004A3E27" w:rsidRDefault="005F2DC9"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5F2DC9" w:rsidRPr="004A3E27" w:rsidRDefault="005F2DC9"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5F2DC9" w:rsidRDefault="005F2DC9" w:rsidP="00704CAA">
      <w:pPr>
        <w:pStyle w:val="footnote"/>
      </w:pPr>
      <w:r>
        <w:rPr>
          <w:rStyle w:val="FootnoteReference"/>
        </w:rPr>
        <w:footnoteRef/>
      </w:r>
      <w:r>
        <w:t xml:space="preserve"> [JS] literally, “then the sptrings of water were seen/appeared”</w:t>
      </w:r>
    </w:p>
  </w:footnote>
  <w:footnote w:id="90">
    <w:p w14:paraId="6316F340" w14:textId="77777777" w:rsidR="005F2DC9" w:rsidRPr="004A3E27" w:rsidRDefault="005F2DC9"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5F2DC9" w:rsidRPr="004A3E27" w:rsidRDefault="005F2DC9"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5F2DC9" w:rsidRPr="004A3E27" w:rsidRDefault="005F2DC9"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5F2DC9" w:rsidRPr="004A3E27" w:rsidRDefault="005F2DC9"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5F2DC9" w:rsidRPr="004A3E27" w:rsidRDefault="005F2DC9"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5F2DC9" w:rsidRDefault="005F2DC9" w:rsidP="00704CAA">
      <w:pPr>
        <w:pStyle w:val="footnote"/>
      </w:pPr>
      <w:r>
        <w:rPr>
          <w:rStyle w:val="FootnoteReference"/>
        </w:rPr>
        <w:footnoteRef/>
      </w:r>
      <w:r>
        <w:t xml:space="preserve"> [JS] or “give thanks to You”, or “thankfully confess You with praise”</w:t>
      </w:r>
    </w:p>
  </w:footnote>
  <w:footnote w:id="96">
    <w:p w14:paraId="011C4A59" w14:textId="77777777" w:rsidR="005F2DC9" w:rsidRPr="004A3E27" w:rsidRDefault="005F2DC9"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5F2DC9" w:rsidRPr="004A3E27" w:rsidRDefault="005F2DC9"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5F2DC9" w:rsidRDefault="005F2DC9" w:rsidP="00704CAA">
      <w:pPr>
        <w:pStyle w:val="footnote"/>
      </w:pPr>
      <w:r>
        <w:rPr>
          <w:rStyle w:val="FootnoteReference"/>
        </w:rPr>
        <w:footnoteRef/>
      </w:r>
      <w:r>
        <w:t xml:space="preserve"> [JS] lit. day to day</w:t>
      </w:r>
    </w:p>
  </w:footnote>
  <w:footnote w:id="99">
    <w:p w14:paraId="1777238E" w14:textId="77777777" w:rsidR="005F2DC9" w:rsidRDefault="005F2DC9"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5F2DC9" w:rsidRPr="004A3E27" w:rsidRDefault="005F2DC9" w:rsidP="00704CAA">
      <w:pPr>
        <w:pStyle w:val="footnote"/>
      </w:pPr>
      <w:r w:rsidRPr="004A3E27">
        <w:rPr>
          <w:rStyle w:val="FootnoteReference"/>
        </w:rPr>
        <w:footnoteRef/>
      </w:r>
      <w:r w:rsidRPr="004A3E27">
        <w:t xml:space="preserve"> Rom. 10:18.</w:t>
      </w:r>
    </w:p>
  </w:footnote>
  <w:footnote w:id="101">
    <w:p w14:paraId="047A4E68" w14:textId="77777777" w:rsidR="005F2DC9" w:rsidRDefault="005F2DC9" w:rsidP="00704CAA">
      <w:pPr>
        <w:pStyle w:val="footnote"/>
      </w:pPr>
      <w:r>
        <w:rPr>
          <w:rStyle w:val="FootnoteReference"/>
        </w:rPr>
        <w:footnoteRef/>
      </w:r>
      <w:r>
        <w:t xml:space="preserve"> [JS] Fr. Lazarus has “sanctuary”</w:t>
      </w:r>
    </w:p>
  </w:footnote>
  <w:footnote w:id="102">
    <w:p w14:paraId="631E8E3F" w14:textId="77777777" w:rsidR="005F2DC9" w:rsidRPr="004A3E27" w:rsidRDefault="005F2DC9"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5F2DC9" w:rsidRDefault="005F2DC9" w:rsidP="00704CAA">
      <w:pPr>
        <w:pStyle w:val="footnote"/>
      </w:pPr>
      <w:r>
        <w:rPr>
          <w:rStyle w:val="FootnoteReference"/>
        </w:rPr>
        <w:footnoteRef/>
      </w:r>
      <w:r>
        <w:t xml:space="preserve"> [JS] literally “giant”</w:t>
      </w:r>
    </w:p>
  </w:footnote>
  <w:footnote w:id="104">
    <w:p w14:paraId="18416C84" w14:textId="77777777" w:rsidR="005F2DC9" w:rsidRDefault="005F2DC9" w:rsidP="00704CAA">
      <w:pPr>
        <w:pStyle w:val="footnote"/>
      </w:pPr>
      <w:r>
        <w:rPr>
          <w:rStyle w:val="FootnoteReference"/>
        </w:rPr>
        <w:footnoteRef/>
      </w:r>
      <w:r>
        <w:t xml:space="preserve"> [JS] or “it”</w:t>
      </w:r>
    </w:p>
  </w:footnote>
  <w:footnote w:id="105">
    <w:p w14:paraId="20ECC9DD" w14:textId="77777777" w:rsidR="005F2DC9" w:rsidRPr="004A3E27" w:rsidRDefault="005F2DC9"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5F2DC9" w:rsidRPr="004A3E27" w:rsidRDefault="005F2DC9"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5F2DC9" w:rsidRPr="004A3E27" w:rsidRDefault="005F2DC9"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5F2DC9" w:rsidRDefault="005F2DC9" w:rsidP="00704CAA">
      <w:pPr>
        <w:pStyle w:val="footnote"/>
      </w:pPr>
      <w:r>
        <w:rPr>
          <w:rStyle w:val="FootnoteReference"/>
        </w:rPr>
        <w:footnoteRef/>
      </w:r>
      <w:r>
        <w:t xml:space="preserve"> [JS] literally “holy place”.</w:t>
      </w:r>
    </w:p>
  </w:footnote>
  <w:footnote w:id="109">
    <w:p w14:paraId="12B2466E" w14:textId="77777777" w:rsidR="005F2DC9" w:rsidRDefault="005F2DC9"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5F2DC9" w:rsidRPr="004A3E27" w:rsidRDefault="005F2DC9"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5F2DC9" w:rsidRDefault="005F2DC9"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5F2DC9" w:rsidRDefault="005F2DC9" w:rsidP="00704CAA">
      <w:pPr>
        <w:pStyle w:val="footnote"/>
      </w:pPr>
      <w:r>
        <w:rPr>
          <w:rStyle w:val="FootnoteReference"/>
        </w:rPr>
        <w:footnoteRef/>
      </w:r>
      <w:r>
        <w:t xml:space="preserve"> [JS] or “his glory is great by your salvation/deliverance”</w:t>
      </w:r>
    </w:p>
  </w:footnote>
  <w:footnote w:id="113">
    <w:p w14:paraId="6EBFC1CF" w14:textId="77777777" w:rsidR="005F2DC9" w:rsidRPr="004A3E27" w:rsidRDefault="005F2DC9"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5F2DC9" w:rsidRPr="004A3E27" w:rsidRDefault="005F2DC9"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5F2DC9" w:rsidRPr="004A3E27" w:rsidRDefault="005F2DC9"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5F2DC9" w:rsidRPr="004A3E27" w:rsidRDefault="005F2DC9"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5F2DC9" w:rsidRDefault="005F2DC9" w:rsidP="00704CAA">
      <w:pPr>
        <w:pStyle w:val="footnote"/>
      </w:pPr>
      <w:r>
        <w:rPr>
          <w:rStyle w:val="FootnoteReference"/>
        </w:rPr>
        <w:footnoteRef/>
      </w:r>
      <w:r>
        <w:t xml:space="preserve"> [JS] Fr. Lazarus has “dwell in the holy place”.</w:t>
      </w:r>
    </w:p>
  </w:footnote>
  <w:footnote w:id="118">
    <w:p w14:paraId="120B2502" w14:textId="77777777" w:rsidR="005F2DC9" w:rsidRPr="004A3E27" w:rsidRDefault="005F2DC9" w:rsidP="00704CAA">
      <w:pPr>
        <w:pStyle w:val="footnote"/>
      </w:pPr>
      <w:r w:rsidRPr="004A3E27">
        <w:rPr>
          <w:rStyle w:val="FootnoteReference"/>
        </w:rPr>
        <w:footnoteRef/>
      </w:r>
      <w:r w:rsidRPr="004A3E27">
        <w:t xml:space="preserve"> Mt. 27:39,43; Wis. 2:12-20.</w:t>
      </w:r>
    </w:p>
  </w:footnote>
  <w:footnote w:id="119">
    <w:p w14:paraId="50976D4E" w14:textId="77777777" w:rsidR="005F2DC9" w:rsidRPr="004A3E27" w:rsidRDefault="005F2DC9" w:rsidP="00704CAA">
      <w:pPr>
        <w:pStyle w:val="footnote"/>
      </w:pPr>
      <w:r w:rsidRPr="004A3E27">
        <w:rPr>
          <w:rStyle w:val="FootnoteReference"/>
        </w:rPr>
        <w:footnoteRef/>
      </w:r>
      <w:r w:rsidRPr="004A3E27">
        <w:t xml:space="preserve"> Lam. 2:16; 3:46.</w:t>
      </w:r>
    </w:p>
  </w:footnote>
  <w:footnote w:id="120">
    <w:p w14:paraId="5C493049" w14:textId="77777777" w:rsidR="005F2DC9" w:rsidRPr="004A3E27" w:rsidRDefault="005F2DC9" w:rsidP="00704CAA">
      <w:pPr>
        <w:pStyle w:val="footnote"/>
      </w:pPr>
      <w:r w:rsidRPr="004A3E27">
        <w:rPr>
          <w:rStyle w:val="FootnoteReference"/>
        </w:rPr>
        <w:footnoteRef/>
      </w:r>
      <w:r w:rsidRPr="004A3E27">
        <w:t xml:space="preserve"> Jn. 19:37.</w:t>
      </w:r>
    </w:p>
  </w:footnote>
  <w:footnote w:id="121">
    <w:p w14:paraId="7ECE5062" w14:textId="77777777" w:rsidR="005F2DC9" w:rsidRPr="004A3E27" w:rsidRDefault="005F2DC9" w:rsidP="00704CAA">
      <w:pPr>
        <w:pStyle w:val="footnote"/>
      </w:pPr>
      <w:r w:rsidRPr="004A3E27">
        <w:rPr>
          <w:rStyle w:val="FootnoteReference"/>
        </w:rPr>
        <w:footnoteRef/>
      </w:r>
      <w:r w:rsidRPr="004A3E27">
        <w:t xml:space="preserve"> Jn. 19:24.</w:t>
      </w:r>
    </w:p>
  </w:footnote>
  <w:footnote w:id="122">
    <w:p w14:paraId="4BEEC712" w14:textId="77777777" w:rsidR="005F2DC9" w:rsidRPr="004A3E27" w:rsidRDefault="005F2DC9"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5F2DC9" w:rsidRDefault="005F2DC9" w:rsidP="00704CAA">
      <w:pPr>
        <w:pStyle w:val="footnote"/>
      </w:pPr>
      <w:r>
        <w:rPr>
          <w:rStyle w:val="FootnoteReference"/>
        </w:rPr>
        <w:footnoteRef/>
      </w:r>
      <w:r>
        <w:t xml:space="preserve"> [JS]Others have “and my only-begotten from the hand of the dog.”</w:t>
      </w:r>
    </w:p>
  </w:footnote>
  <w:footnote w:id="124">
    <w:p w14:paraId="21445B03" w14:textId="77777777" w:rsidR="005F2DC9" w:rsidRDefault="005F2DC9" w:rsidP="00704CAA">
      <w:pPr>
        <w:pStyle w:val="footnote"/>
      </w:pPr>
      <w:r>
        <w:rPr>
          <w:rStyle w:val="FootnoteReference"/>
        </w:rPr>
        <w:footnoteRef/>
      </w:r>
      <w:r>
        <w:t xml:space="preserve"> [JS] Fr. Lazarus has “the rhinoceros.”</w:t>
      </w:r>
    </w:p>
  </w:footnote>
  <w:footnote w:id="125">
    <w:p w14:paraId="56644E4A" w14:textId="77777777" w:rsidR="005F2DC9" w:rsidRPr="004A3E27" w:rsidRDefault="005F2DC9" w:rsidP="00704CAA">
      <w:pPr>
        <w:pStyle w:val="footnote"/>
      </w:pPr>
      <w:r w:rsidRPr="004A3E27">
        <w:rPr>
          <w:rStyle w:val="FootnoteReference"/>
        </w:rPr>
        <w:footnoteRef/>
      </w:r>
      <w:r w:rsidRPr="004A3E27">
        <w:t xml:space="preserve"> Hebrews 2:12.</w:t>
      </w:r>
    </w:p>
  </w:footnote>
  <w:footnote w:id="126">
    <w:p w14:paraId="611C62AB" w14:textId="77777777" w:rsidR="005F2DC9" w:rsidRDefault="005F2DC9" w:rsidP="00704CAA">
      <w:pPr>
        <w:pStyle w:val="footnote"/>
      </w:pPr>
      <w:r>
        <w:rPr>
          <w:rStyle w:val="FootnoteReference"/>
        </w:rPr>
        <w:footnoteRef/>
      </w:r>
      <w:r>
        <w:t xml:space="preserve"> [JS] literally “all you seed of Jacob”</w:t>
      </w:r>
    </w:p>
  </w:footnote>
  <w:footnote w:id="127">
    <w:p w14:paraId="190228A5" w14:textId="77777777" w:rsidR="005F2DC9" w:rsidRDefault="005F2DC9" w:rsidP="00704CAA">
      <w:pPr>
        <w:pStyle w:val="footnote"/>
      </w:pPr>
      <w:r>
        <w:rPr>
          <w:rStyle w:val="FootnoteReference"/>
        </w:rPr>
        <w:footnoteRef/>
      </w:r>
      <w:r>
        <w:t xml:space="preserve"> [JS] Congregation or assembly, not building.</w:t>
      </w:r>
    </w:p>
  </w:footnote>
  <w:footnote w:id="128">
    <w:p w14:paraId="02DDF259" w14:textId="77777777" w:rsidR="005F2DC9" w:rsidRDefault="005F2DC9" w:rsidP="00704CAA">
      <w:pPr>
        <w:pStyle w:val="footnote"/>
      </w:pPr>
      <w:r>
        <w:rPr>
          <w:rStyle w:val="FootnoteReference"/>
        </w:rPr>
        <w:footnoteRef/>
      </w:r>
      <w:r>
        <w:t xml:space="preserve"> [JS] or “give thanks to”</w:t>
      </w:r>
    </w:p>
  </w:footnote>
  <w:footnote w:id="129">
    <w:p w14:paraId="17A700D9" w14:textId="77777777" w:rsidR="005F2DC9" w:rsidRDefault="005F2DC9" w:rsidP="00704CAA">
      <w:pPr>
        <w:pStyle w:val="footnote"/>
      </w:pPr>
      <w:r>
        <w:rPr>
          <w:rStyle w:val="FootnoteReference"/>
        </w:rPr>
        <w:footnoteRef/>
      </w:r>
      <w:r>
        <w:t xml:space="preserve"> [JS] did obeisance, i.e. the physical act of bowing down.</w:t>
      </w:r>
    </w:p>
  </w:footnote>
  <w:footnote w:id="130">
    <w:p w14:paraId="7CD8475E" w14:textId="77777777" w:rsidR="005F2DC9" w:rsidRPr="004A3E27" w:rsidRDefault="005F2DC9"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5F2DC9" w:rsidRPr="004A3E27" w:rsidRDefault="005F2DC9" w:rsidP="00704CAA">
      <w:pPr>
        <w:pStyle w:val="footnote"/>
      </w:pPr>
      <w:r w:rsidRPr="004A3E27">
        <w:rPr>
          <w:rStyle w:val="FootnoteReference"/>
        </w:rPr>
        <w:footnoteRef/>
      </w:r>
      <w:r w:rsidRPr="004A3E27">
        <w:t xml:space="preserve"> Romans 3:24-26; John 17:4; 19:30.</w:t>
      </w:r>
    </w:p>
  </w:footnote>
  <w:footnote w:id="132">
    <w:p w14:paraId="23D7B260" w14:textId="77777777" w:rsidR="005F2DC9" w:rsidRPr="004A3E27" w:rsidRDefault="005F2DC9"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5F2DC9" w:rsidRPr="004A3E27" w:rsidRDefault="005F2DC9"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5F2DC9" w:rsidRPr="004A3E27" w:rsidRDefault="005F2DC9"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5F2DC9" w:rsidRPr="004A3E27" w:rsidRDefault="005F2DC9"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5F2DC9" w:rsidRPr="004A3E27" w:rsidRDefault="005F2DC9" w:rsidP="00704CAA">
      <w:pPr>
        <w:pStyle w:val="footnote"/>
      </w:pPr>
      <w:r w:rsidRPr="004A3E27">
        <w:rPr>
          <w:rStyle w:val="FootnoteReference"/>
        </w:rPr>
        <w:footnoteRef/>
      </w:r>
      <w:r w:rsidRPr="004A3E27">
        <w:t xml:space="preserve"> Is. 2:2; Dan. 2:35; 1 Cor. 10:4.</w:t>
      </w:r>
    </w:p>
  </w:footnote>
  <w:footnote w:id="137">
    <w:p w14:paraId="398AE7A9" w14:textId="77777777" w:rsidR="005F2DC9" w:rsidRPr="004A3E27" w:rsidRDefault="005F2DC9"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5F2DC9" w:rsidRDefault="005F2DC9" w:rsidP="00704CAA">
      <w:pPr>
        <w:pStyle w:val="footnote"/>
      </w:pPr>
      <w:r>
        <w:rPr>
          <w:rStyle w:val="FootnoteReference"/>
        </w:rPr>
        <w:footnoteRef/>
      </w:r>
      <w:r>
        <w:t xml:space="preserve"> [JS] [] found in Coptic. See the Ninth Hour of Tuesday of Holy Week.</w:t>
      </w:r>
    </w:p>
  </w:footnote>
  <w:footnote w:id="139">
    <w:p w14:paraId="37E03497" w14:textId="77777777" w:rsidR="005F2DC9" w:rsidRDefault="005F2DC9" w:rsidP="00704CAA">
      <w:pPr>
        <w:pStyle w:val="footnote"/>
      </w:pPr>
      <w:r>
        <w:rPr>
          <w:rStyle w:val="FootnoteReference"/>
        </w:rPr>
        <w:footnoteRef/>
      </w:r>
      <w:r>
        <w:t xml:space="preserve"> [JS] literally: “because they are from of old”.</w:t>
      </w:r>
    </w:p>
  </w:footnote>
  <w:footnote w:id="140">
    <w:p w14:paraId="2F4E4405" w14:textId="77777777" w:rsidR="005F2DC9" w:rsidRDefault="005F2DC9" w:rsidP="00704CAA">
      <w:pPr>
        <w:pStyle w:val="footnote"/>
      </w:pPr>
      <w:r>
        <w:rPr>
          <w:rStyle w:val="FootnoteReference"/>
        </w:rPr>
        <w:footnoteRef/>
      </w:r>
      <w:r>
        <w:t xml:space="preserve"> [JS] literally, “so He sets a law for those who sin in the way.”</w:t>
      </w:r>
    </w:p>
  </w:footnote>
  <w:footnote w:id="141">
    <w:p w14:paraId="68945260" w14:textId="77777777" w:rsidR="005F2DC9" w:rsidRPr="004A3E27" w:rsidRDefault="005F2DC9"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5F2DC9" w:rsidRPr="004A3E27" w:rsidRDefault="005F2DC9"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5F2DC9" w:rsidRDefault="005F2DC9" w:rsidP="00704CAA">
      <w:pPr>
        <w:pStyle w:val="footnote"/>
      </w:pPr>
      <w:r>
        <w:rPr>
          <w:rStyle w:val="FootnoteReference"/>
        </w:rPr>
        <w:footnoteRef/>
      </w:r>
      <w:r>
        <w:t xml:space="preserve"> [JS] NETS and Fr. Athanasius have “You will”</w:t>
      </w:r>
    </w:p>
  </w:footnote>
  <w:footnote w:id="144">
    <w:p w14:paraId="6EFDBCA7" w14:textId="77777777" w:rsidR="005F2DC9" w:rsidRPr="004A3E27" w:rsidRDefault="005F2DC9"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5F2DC9" w:rsidRDefault="005F2DC9" w:rsidP="00704CAA">
      <w:pPr>
        <w:pStyle w:val="footnote"/>
      </w:pPr>
      <w:r>
        <w:rPr>
          <w:rStyle w:val="FootnoteReference"/>
        </w:rPr>
        <w:footnoteRef/>
      </w:r>
      <w:r>
        <w:t xml:space="preserve"> Present in Fr. Athanasius and OSB.</w:t>
      </w:r>
    </w:p>
  </w:footnote>
  <w:footnote w:id="146">
    <w:p w14:paraId="5909B0CA" w14:textId="77777777" w:rsidR="005F2DC9" w:rsidRPr="004A3E27" w:rsidRDefault="005F2DC9"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5F2DC9" w:rsidRDefault="005F2DC9"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5F2DC9" w:rsidRPr="004A3E27" w:rsidRDefault="005F2DC9"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5F2DC9" w:rsidRPr="004A3E27" w:rsidRDefault="005F2DC9"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5F2DC9" w:rsidRPr="004A3E27" w:rsidRDefault="005F2DC9"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5F2DC9" w:rsidRDefault="005F2DC9" w:rsidP="00704CAA">
      <w:pPr>
        <w:pStyle w:val="footnote"/>
      </w:pPr>
      <w:r>
        <w:rPr>
          <w:rStyle w:val="FootnoteReference"/>
        </w:rPr>
        <w:footnoteRef/>
      </w:r>
      <w:r>
        <w:t xml:space="preserve"> [JS] literally, “place”</w:t>
      </w:r>
    </w:p>
  </w:footnote>
  <w:footnote w:id="152">
    <w:p w14:paraId="195347EE" w14:textId="77777777" w:rsidR="005F2DC9" w:rsidRPr="004A3E27" w:rsidRDefault="005F2DC9"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5F2DC9" w:rsidRPr="004A3E27" w:rsidRDefault="005F2DC9"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5F2DC9" w:rsidRPr="004A3E27" w:rsidRDefault="005F2DC9"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5F2DC9" w:rsidRPr="004A3E27" w:rsidRDefault="005F2DC9" w:rsidP="00704CAA">
      <w:pPr>
        <w:pStyle w:val="footnote"/>
      </w:pPr>
      <w:r w:rsidRPr="004A3E27">
        <w:tab/>
        <w:t>‘No sweeter fragrance than to follow Christ,</w:t>
      </w:r>
    </w:p>
    <w:p w14:paraId="6922B75D" w14:textId="77777777" w:rsidR="005F2DC9" w:rsidRPr="004A3E27" w:rsidRDefault="005F2DC9" w:rsidP="00704CAA">
      <w:pPr>
        <w:pStyle w:val="footnote"/>
      </w:pPr>
      <w:r w:rsidRPr="004A3E27">
        <w:tab/>
        <w:t>when man makes offerings of a holy life,</w:t>
      </w:r>
    </w:p>
    <w:p w14:paraId="73E1648A" w14:textId="77777777" w:rsidR="005F2DC9" w:rsidRPr="004A3E27" w:rsidRDefault="005F2DC9" w:rsidP="00704CAA">
      <w:pPr>
        <w:pStyle w:val="footnote"/>
      </w:pPr>
      <w:r w:rsidRPr="004A3E27">
        <w:tab/>
        <w:t>and offers golden deeds in sacrifice’ (St. Prosper).</w:t>
      </w:r>
    </w:p>
  </w:footnote>
  <w:footnote w:id="155">
    <w:p w14:paraId="28DB08B5" w14:textId="77777777" w:rsidR="005F2DC9" w:rsidRPr="004A3E27" w:rsidRDefault="005F2DC9"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5F2DC9" w:rsidRPr="004A3E27" w:rsidRDefault="005F2DC9"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5F2DC9" w:rsidRDefault="005F2DC9" w:rsidP="00704CAA">
      <w:pPr>
        <w:pStyle w:val="footnote"/>
      </w:pPr>
      <w:r>
        <w:rPr>
          <w:rStyle w:val="FootnoteReference"/>
        </w:rPr>
        <w:footnoteRef/>
      </w:r>
      <w:r>
        <w:t xml:space="preserve"> [JS] confess: or “give thanks to”, or “thankfully confess”</w:t>
      </w:r>
    </w:p>
  </w:footnote>
  <w:footnote w:id="158">
    <w:p w14:paraId="498018AA" w14:textId="77777777" w:rsidR="005F2DC9" w:rsidRPr="004A3E27" w:rsidRDefault="005F2DC9"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5F2DC9" w:rsidRDefault="005F2DC9" w:rsidP="00704CAA">
      <w:pPr>
        <w:pStyle w:val="footnote"/>
      </w:pPr>
      <w:r>
        <w:rPr>
          <w:rStyle w:val="FootnoteReference"/>
        </w:rPr>
        <w:footnoteRef/>
      </w:r>
      <w:r>
        <w:t xml:space="preserve"> [JS] “do obeisance”, i.e. a physical act.</w:t>
      </w:r>
    </w:p>
  </w:footnote>
  <w:footnote w:id="160">
    <w:p w14:paraId="58C95173" w14:textId="77777777" w:rsidR="005F2DC9" w:rsidRPr="004A3E27" w:rsidRDefault="005F2DC9"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5F2DC9" w:rsidRPr="004A3E27" w:rsidRDefault="005F2DC9"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5F2DC9" w:rsidRPr="004A3E27" w:rsidRDefault="005F2DC9"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5F2DC9" w:rsidRDefault="005F2DC9" w:rsidP="00704CAA">
      <w:pPr>
        <w:pStyle w:val="footnote"/>
      </w:pPr>
      <w:r>
        <w:rPr>
          <w:rStyle w:val="FootnoteReference"/>
        </w:rPr>
        <w:footnoteRef/>
      </w:r>
      <w:r>
        <w:t xml:space="preserve"> [JS] or “You have granted”</w:t>
      </w:r>
    </w:p>
  </w:footnote>
  <w:footnote w:id="164">
    <w:p w14:paraId="08C7ED64" w14:textId="77777777" w:rsidR="005F2DC9" w:rsidRPr="004A3E27" w:rsidRDefault="005F2DC9"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5F2DC9" w:rsidRPr="004A3E27" w:rsidRDefault="005F2DC9"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5F2DC9" w:rsidRPr="004A3E27" w:rsidRDefault="005F2DC9"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5F2DC9" w:rsidRDefault="005F2DC9" w:rsidP="00704CAA">
      <w:pPr>
        <w:pStyle w:val="footnote"/>
      </w:pPr>
      <w:r>
        <w:rPr>
          <w:rStyle w:val="FootnoteReference"/>
        </w:rPr>
        <w:footnoteRef/>
      </w:r>
      <w:r>
        <w:t xml:space="preserve"> [JS] or “give thanks to You”, or “thankfully confess You with praise”</w:t>
      </w:r>
    </w:p>
  </w:footnote>
  <w:footnote w:id="168">
    <w:p w14:paraId="671FC951" w14:textId="77777777" w:rsidR="005F2DC9" w:rsidRPr="004A3E27" w:rsidRDefault="005F2DC9"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5F2DC9" w:rsidRPr="004A3E27" w:rsidRDefault="005F2DC9" w:rsidP="00704CAA">
      <w:pPr>
        <w:pStyle w:val="footnote"/>
      </w:pPr>
      <w:r w:rsidRPr="004A3E27">
        <w:rPr>
          <w:rStyle w:val="FootnoteReference"/>
        </w:rPr>
        <w:footnoteRef/>
      </w:r>
      <w:r w:rsidRPr="004A3E27">
        <w:t xml:space="preserve"> Luke 23:46.</w:t>
      </w:r>
    </w:p>
  </w:footnote>
  <w:footnote w:id="170">
    <w:p w14:paraId="1317CE14" w14:textId="77777777" w:rsidR="005F2DC9" w:rsidRPr="004A3E27" w:rsidRDefault="005F2DC9"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5F2DC9" w:rsidRDefault="005F2DC9" w:rsidP="00704CAA">
      <w:pPr>
        <w:pStyle w:val="footnote"/>
      </w:pPr>
      <w:r>
        <w:rPr>
          <w:rStyle w:val="FootnoteReference"/>
        </w:rPr>
        <w:footnoteRef/>
      </w:r>
      <w:r>
        <w:t xml:space="preserve"> [JS] Fr. Athanasius has “slander”. See the Sixth Hour of Maundy Thursday.</w:t>
      </w:r>
    </w:p>
  </w:footnote>
  <w:footnote w:id="172">
    <w:p w14:paraId="0A1D8F86" w14:textId="77777777" w:rsidR="005F2DC9" w:rsidRPr="004A3E27" w:rsidRDefault="005F2DC9"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5F2DC9" w:rsidRDefault="005F2DC9"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5F2DC9" w:rsidRPr="004A3E27" w:rsidRDefault="005F2DC9"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5F2DC9" w:rsidRDefault="005F2DC9" w:rsidP="00704CAA">
      <w:pPr>
        <w:pStyle w:val="footnote"/>
      </w:pPr>
      <w:r>
        <w:rPr>
          <w:rStyle w:val="FootnoteReference"/>
        </w:rPr>
        <w:footnoteRef/>
      </w:r>
      <w:r>
        <w:t xml:space="preserve"> [JS] or “seeks out”</w:t>
      </w:r>
    </w:p>
  </w:footnote>
  <w:footnote w:id="176">
    <w:p w14:paraId="54A62B74" w14:textId="77777777" w:rsidR="005F2DC9" w:rsidRDefault="005F2DC9"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5F2DC9" w:rsidRPr="004A3E27" w:rsidRDefault="005F2DC9"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5F2DC9" w:rsidRPr="004A3E27" w:rsidRDefault="005F2DC9"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5F2DC9" w:rsidRPr="004A3E27" w:rsidRDefault="005F2DC9"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5F2DC9" w:rsidRDefault="005F2DC9"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5F2DC9" w:rsidRDefault="005F2DC9" w:rsidP="00704CAA">
      <w:pPr>
        <w:pStyle w:val="footnote"/>
      </w:pPr>
      <w:r>
        <w:rPr>
          <w:rStyle w:val="FootnoteReference"/>
        </w:rPr>
        <w:footnoteRef/>
      </w:r>
      <w:r>
        <w:t xml:space="preserve"> [JS] or, “boast”</w:t>
      </w:r>
    </w:p>
  </w:footnote>
  <w:footnote w:id="182">
    <w:p w14:paraId="193C371C" w14:textId="77777777" w:rsidR="005F2DC9" w:rsidRPr="004A3E27" w:rsidRDefault="005F2DC9"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5F2DC9" w:rsidRDefault="005F2DC9"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5F2DC9" w:rsidRDefault="005F2DC9" w:rsidP="00704CAA">
      <w:pPr>
        <w:pStyle w:val="footnote"/>
      </w:pPr>
      <w:r>
        <w:rPr>
          <w:rStyle w:val="FootnoteReference"/>
        </w:rPr>
        <w:footnoteRef/>
      </w:r>
      <w:r>
        <w:t xml:space="preserve"> [JS] or “Confess the Lord with the harp.</w:t>
      </w:r>
    </w:p>
  </w:footnote>
  <w:footnote w:id="185">
    <w:p w14:paraId="7BF5E829" w14:textId="77777777" w:rsidR="005F2DC9" w:rsidRPr="004A3E27" w:rsidRDefault="005F2DC9"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5F2DC9" w:rsidRPr="004A3E27" w:rsidRDefault="005F2DC9"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5F2DC9" w:rsidRPr="004A3E27" w:rsidRDefault="005F2DC9" w:rsidP="00704CAA">
      <w:pPr>
        <w:pStyle w:val="footnote"/>
      </w:pPr>
      <w:r w:rsidRPr="004A3E27">
        <w:rPr>
          <w:rStyle w:val="FootnoteReference"/>
        </w:rPr>
        <w:footnoteRef/>
      </w:r>
      <w:r w:rsidRPr="004A3E27">
        <w:t xml:space="preserve"> Naturally and spiritually (Jn. 3:3-6).</w:t>
      </w:r>
    </w:p>
  </w:footnote>
  <w:footnote w:id="188">
    <w:p w14:paraId="0C9F8424" w14:textId="77777777" w:rsidR="005F2DC9" w:rsidRDefault="005F2DC9" w:rsidP="00704CAA">
      <w:pPr>
        <w:pStyle w:val="footnote"/>
      </w:pPr>
      <w:r>
        <w:rPr>
          <w:rStyle w:val="FootnoteReference"/>
        </w:rPr>
        <w:footnoteRef/>
      </w:r>
      <w:r>
        <w:t xml:space="preserve"> [JS] Fr. Lazarus has “plans”</w:t>
      </w:r>
    </w:p>
  </w:footnote>
  <w:footnote w:id="189">
    <w:p w14:paraId="5E9D1817" w14:textId="77777777" w:rsidR="005F2DC9" w:rsidRDefault="005F2DC9" w:rsidP="00704CAA">
      <w:pPr>
        <w:pStyle w:val="footnote"/>
      </w:pPr>
      <w:r>
        <w:rPr>
          <w:rStyle w:val="FootnoteReference"/>
        </w:rPr>
        <w:footnoteRef/>
      </w:r>
      <w:r>
        <w:t xml:space="preserve"> [JS] or “fashioned”</w:t>
      </w:r>
    </w:p>
  </w:footnote>
  <w:footnote w:id="190">
    <w:p w14:paraId="4BB22157" w14:textId="77777777" w:rsidR="005F2DC9" w:rsidRDefault="005F2DC9" w:rsidP="00704CAA">
      <w:pPr>
        <w:pStyle w:val="footnote"/>
      </w:pPr>
      <w:r>
        <w:rPr>
          <w:rStyle w:val="FootnoteReference"/>
        </w:rPr>
        <w:footnoteRef/>
      </w:r>
      <w:r>
        <w:t xml:space="preserve"> Fr. Athanasius has “My soul shall make her boast in the Lord”</w:t>
      </w:r>
    </w:p>
  </w:footnote>
  <w:footnote w:id="191">
    <w:p w14:paraId="0BB5F188" w14:textId="77777777" w:rsidR="005F2DC9" w:rsidRPr="004A3E27" w:rsidRDefault="005F2DC9"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5F2DC9" w:rsidRPr="004A3E27" w:rsidRDefault="005F2DC9"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5F2DC9" w:rsidRDefault="005F2DC9" w:rsidP="00704CAA">
      <w:pPr>
        <w:pStyle w:val="footnote"/>
      </w:pPr>
      <w:r>
        <w:rPr>
          <w:rStyle w:val="FootnoteReference"/>
        </w:rPr>
        <w:footnoteRef/>
      </w:r>
      <w:r>
        <w:t xml:space="preserve"> [JS] or “contrite in heart”</w:t>
      </w:r>
    </w:p>
  </w:footnote>
  <w:footnote w:id="194">
    <w:p w14:paraId="6E011C0E" w14:textId="77777777" w:rsidR="005F2DC9" w:rsidRDefault="005F2DC9" w:rsidP="00704CAA">
      <w:pPr>
        <w:pStyle w:val="footnote"/>
      </w:pPr>
      <w:r>
        <w:rPr>
          <w:rStyle w:val="FootnoteReference"/>
        </w:rPr>
        <w:footnoteRef/>
      </w:r>
      <w:r>
        <w:t xml:space="preserve"> [JS] Coptic has “eat their hearts”, which Fr. Athanasius renders, “regret”</w:t>
      </w:r>
    </w:p>
  </w:footnote>
  <w:footnote w:id="195">
    <w:p w14:paraId="3B9E39E6" w14:textId="77777777" w:rsidR="005F2DC9" w:rsidRDefault="005F2DC9" w:rsidP="00704CAA">
      <w:pPr>
        <w:pStyle w:val="footnote"/>
      </w:pPr>
      <w:r>
        <w:rPr>
          <w:rStyle w:val="FootnoteReference"/>
        </w:rPr>
        <w:footnoteRef/>
      </w:r>
      <w:r>
        <w:t xml:space="preserve"> [JS] or regret.</w:t>
      </w:r>
    </w:p>
  </w:footnote>
  <w:footnote w:id="196">
    <w:p w14:paraId="40200D4A" w14:textId="77777777" w:rsidR="005F2DC9" w:rsidRPr="004A3E27" w:rsidRDefault="005F2DC9"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5F2DC9" w:rsidRDefault="005F2DC9" w:rsidP="00704CAA">
      <w:pPr>
        <w:pStyle w:val="footnote"/>
      </w:pPr>
      <w:r>
        <w:rPr>
          <w:rStyle w:val="FootnoteReference"/>
        </w:rPr>
        <w:footnoteRef/>
      </w:r>
      <w:r>
        <w:t xml:space="preserve"> [JS] literally “and my soul with barrenness/childlessness.”</w:t>
      </w:r>
    </w:p>
  </w:footnote>
  <w:footnote w:id="198">
    <w:p w14:paraId="335B311E" w14:textId="77777777" w:rsidR="005F2DC9" w:rsidRPr="004A3E27" w:rsidRDefault="005F2DC9" w:rsidP="00704CAA">
      <w:pPr>
        <w:pStyle w:val="footnote"/>
      </w:pPr>
      <w:r w:rsidRPr="004A3E27">
        <w:rPr>
          <w:rStyle w:val="FootnoteReference"/>
        </w:rPr>
        <w:footnoteRef/>
      </w:r>
      <w:r w:rsidRPr="004A3E27">
        <w:t xml:space="preserve"> John 19:1; Mt. 27:26.</w:t>
      </w:r>
    </w:p>
  </w:footnote>
  <w:footnote w:id="199">
    <w:p w14:paraId="4C78163A" w14:textId="77777777" w:rsidR="005F2DC9" w:rsidRPr="004A3E27" w:rsidRDefault="005F2DC9"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5F2DC9" w:rsidRDefault="005F2DC9"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5F2DC9" w:rsidRDefault="005F2DC9" w:rsidP="00704CAA">
      <w:pPr>
        <w:pStyle w:val="footnote"/>
      </w:pPr>
      <w:r>
        <w:rPr>
          <w:rStyle w:val="FootnoteReference"/>
        </w:rPr>
        <w:footnoteRef/>
      </w:r>
      <w:r>
        <w:t xml:space="preserve"> [JS] [] found in Coptic</w:t>
      </w:r>
    </w:p>
  </w:footnote>
  <w:footnote w:id="202">
    <w:p w14:paraId="7E13C651" w14:textId="77777777" w:rsidR="005F2DC9" w:rsidRPr="004A3E27" w:rsidRDefault="005F2DC9"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5F2DC9" w:rsidRDefault="005F2DC9" w:rsidP="00704CAA">
      <w:pPr>
        <w:pStyle w:val="footnote"/>
      </w:pPr>
      <w:r>
        <w:rPr>
          <w:rStyle w:val="FootnoteReference"/>
        </w:rPr>
        <w:footnoteRef/>
      </w:r>
      <w:r>
        <w:t xml:space="preserve"> [JS] or “Aha! Aha!” Or “Well done! Well done!”</w:t>
      </w:r>
    </w:p>
  </w:footnote>
  <w:footnote w:id="204">
    <w:p w14:paraId="7D139757" w14:textId="77777777" w:rsidR="005F2DC9" w:rsidRDefault="005F2DC9"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5F2DC9" w:rsidRDefault="005F2DC9" w:rsidP="00704CAA">
      <w:pPr>
        <w:pStyle w:val="footnote"/>
      </w:pPr>
      <w:r>
        <w:rPr>
          <w:rStyle w:val="FootnoteReference"/>
        </w:rPr>
        <w:footnoteRef/>
      </w:r>
      <w:r>
        <w:t xml:space="preserve"> [JS] Fr. Lazarus has, “towering mountains”</w:t>
      </w:r>
    </w:p>
  </w:footnote>
  <w:footnote w:id="206">
    <w:p w14:paraId="2543C5FB" w14:textId="77777777" w:rsidR="005F2DC9" w:rsidRPr="004A3E27" w:rsidRDefault="005F2DC9"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5F2DC9" w:rsidRDefault="005F2DC9" w:rsidP="00704CAA">
      <w:pPr>
        <w:pStyle w:val="footnote"/>
      </w:pPr>
      <w:r>
        <w:rPr>
          <w:rStyle w:val="FootnoteReference"/>
        </w:rPr>
        <w:footnoteRef/>
      </w:r>
      <w:r>
        <w:t xml:space="preserve"> [JS] OSB has “many waters”</w:t>
      </w:r>
    </w:p>
  </w:footnote>
  <w:footnote w:id="208">
    <w:p w14:paraId="3AE55734" w14:textId="77777777" w:rsidR="005F2DC9" w:rsidRPr="004A3E27" w:rsidRDefault="005F2DC9"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5F2DC9" w:rsidRPr="004A3E27" w:rsidRDefault="005F2DC9"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5F2DC9" w:rsidRPr="004A3E27" w:rsidRDefault="005F2DC9" w:rsidP="00704CAA">
      <w:pPr>
        <w:pStyle w:val="footnote"/>
      </w:pPr>
      <w:r w:rsidRPr="004A3E27">
        <w:rPr>
          <w:rStyle w:val="FootnoteReference"/>
        </w:rPr>
        <w:footnoteRef/>
      </w:r>
      <w:r w:rsidRPr="004A3E27">
        <w:t xml:space="preserve"> Prov. 24:19.</w:t>
      </w:r>
    </w:p>
  </w:footnote>
  <w:footnote w:id="211">
    <w:p w14:paraId="2BAC33AB" w14:textId="77777777" w:rsidR="005F2DC9" w:rsidRPr="004A3E27" w:rsidRDefault="005F2DC9"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5F2DC9" w:rsidRPr="004A3E27" w:rsidRDefault="005F2DC9"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5F2DC9" w:rsidRPr="004A3E27" w:rsidRDefault="005F2DC9"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5F2DC9" w:rsidRDefault="005F2DC9" w:rsidP="00704CAA">
      <w:pPr>
        <w:pStyle w:val="footnote"/>
      </w:pPr>
      <w:r>
        <w:rPr>
          <w:rStyle w:val="FootnoteReference"/>
        </w:rPr>
        <w:footnoteRef/>
      </w:r>
      <w:r>
        <w:t xml:space="preserve"> [JS] or “judgment”</w:t>
      </w:r>
    </w:p>
  </w:footnote>
  <w:footnote w:id="215">
    <w:p w14:paraId="2655FEEF" w14:textId="77777777" w:rsidR="005F2DC9" w:rsidRPr="004A3E27" w:rsidRDefault="005F2DC9"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5F2DC9" w:rsidRDefault="005F2DC9" w:rsidP="00704CAA">
      <w:pPr>
        <w:pStyle w:val="footnote"/>
      </w:pPr>
      <w:r>
        <w:rPr>
          <w:rStyle w:val="FootnoteReference"/>
        </w:rPr>
        <w:footnoteRef/>
      </w:r>
      <w:r>
        <w:t xml:space="preserve"> [JS] or “fret”</w:t>
      </w:r>
    </w:p>
  </w:footnote>
  <w:footnote w:id="217">
    <w:p w14:paraId="4788BB93" w14:textId="77777777" w:rsidR="005F2DC9" w:rsidRDefault="005F2DC9" w:rsidP="00704CAA">
      <w:pPr>
        <w:pStyle w:val="footnote"/>
      </w:pPr>
      <w:r>
        <w:rPr>
          <w:rStyle w:val="FootnoteReference"/>
        </w:rPr>
        <w:footnoteRef/>
      </w:r>
      <w:r>
        <w:t xml:space="preserve"> [JS] or “land”</w:t>
      </w:r>
    </w:p>
  </w:footnote>
  <w:footnote w:id="218">
    <w:p w14:paraId="6390DA94" w14:textId="77777777" w:rsidR="005F2DC9" w:rsidRPr="004A3E27" w:rsidRDefault="005F2DC9"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5F2DC9" w:rsidRPr="004A3E27" w:rsidRDefault="005F2DC9"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5F2DC9" w:rsidRDefault="005F2DC9" w:rsidP="00704CAA">
      <w:pPr>
        <w:pStyle w:val="footnote"/>
      </w:pPr>
      <w:r>
        <w:rPr>
          <w:rStyle w:val="FootnoteReference"/>
        </w:rPr>
        <w:footnoteRef/>
      </w:r>
      <w:r>
        <w:t xml:space="preserve"> [JS] literally, “seed”, here and throughout</w:t>
      </w:r>
    </w:p>
  </w:footnote>
  <w:footnote w:id="221">
    <w:p w14:paraId="3CEEF8CB" w14:textId="77777777" w:rsidR="005F2DC9" w:rsidRPr="004A3E27" w:rsidRDefault="005F2DC9"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5F2DC9" w:rsidRPr="004A3E27" w:rsidRDefault="005F2DC9"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5F2DC9" w:rsidRPr="004A3E27" w:rsidRDefault="005F2DC9"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5F2DC9" w:rsidRDefault="005F2DC9" w:rsidP="00704CAA">
      <w:pPr>
        <w:pStyle w:val="footnote"/>
      </w:pPr>
      <w:r>
        <w:rPr>
          <w:rStyle w:val="FootnoteReference"/>
        </w:rPr>
        <w:footnoteRef/>
      </w:r>
      <w:r>
        <w:t xml:space="preserve"> [JS] literally “with a sad face”</w:t>
      </w:r>
    </w:p>
  </w:footnote>
  <w:footnote w:id="225">
    <w:p w14:paraId="3F203C49" w14:textId="77777777" w:rsidR="005F2DC9" w:rsidRDefault="005F2DC9" w:rsidP="00704CAA">
      <w:pPr>
        <w:pStyle w:val="footnote"/>
      </w:pPr>
      <w:r>
        <w:rPr>
          <w:rStyle w:val="FootnoteReference"/>
        </w:rPr>
        <w:footnoteRef/>
      </w:r>
      <w:r>
        <w:t xml:space="preserve"> [JS] literally “loins”</w:t>
      </w:r>
    </w:p>
  </w:footnote>
  <w:footnote w:id="226">
    <w:p w14:paraId="52B59A41" w14:textId="77777777" w:rsidR="005F2DC9" w:rsidRDefault="005F2DC9" w:rsidP="00704CAA">
      <w:pPr>
        <w:pStyle w:val="footnote"/>
      </w:pPr>
      <w:r>
        <w:rPr>
          <w:rStyle w:val="FootnoteReference"/>
        </w:rPr>
        <w:footnoteRef/>
      </w:r>
      <w:r>
        <w:t xml:space="preserve"> [JS] [] from the Sixth Hour of Great and Holy Friday.</w:t>
      </w:r>
    </w:p>
  </w:footnote>
  <w:footnote w:id="227">
    <w:p w14:paraId="1BEB925F" w14:textId="77777777" w:rsidR="005F2DC9" w:rsidRPr="004A3E27" w:rsidRDefault="005F2DC9"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5F2DC9" w:rsidRDefault="005F2DC9" w:rsidP="00704CAA">
      <w:pPr>
        <w:pStyle w:val="footnote"/>
      </w:pPr>
      <w:r>
        <w:rPr>
          <w:rStyle w:val="FootnoteReference"/>
        </w:rPr>
        <w:footnoteRef/>
      </w:r>
      <w:r>
        <w:t xml:space="preserve"> [JS] or “walks about like a phantom”</w:t>
      </w:r>
    </w:p>
  </w:footnote>
  <w:footnote w:id="229">
    <w:p w14:paraId="3A8555F1" w14:textId="77777777" w:rsidR="005F2DC9" w:rsidRPr="004A3E27" w:rsidRDefault="005F2DC9"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5F2DC9" w:rsidRPr="004A3E27" w:rsidRDefault="005F2DC9"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5F2DC9" w:rsidRPr="004A3E27" w:rsidRDefault="005F2DC9"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5F2DC9" w:rsidRPr="004A3E27" w:rsidRDefault="005F2DC9"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5F2DC9" w:rsidRPr="004A3E27" w:rsidRDefault="005F2DC9"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5F2DC9" w:rsidRDefault="005F2DC9" w:rsidP="00704CAA">
      <w:pPr>
        <w:pStyle w:val="footnote"/>
      </w:pPr>
      <w:r>
        <w:rPr>
          <w:rStyle w:val="FootnoteReference"/>
        </w:rPr>
        <w:footnoteRef/>
      </w:r>
      <w:r>
        <w:t xml:space="preserve"> Fr. Athanasius adds here “my truth”. See Matins of the 12 Day of Paopi.</w:t>
      </w:r>
    </w:p>
  </w:footnote>
  <w:footnote w:id="235">
    <w:p w14:paraId="61A8E851" w14:textId="77777777" w:rsidR="005F2DC9" w:rsidRDefault="005F2DC9" w:rsidP="00704CAA">
      <w:pPr>
        <w:pStyle w:val="footnote"/>
      </w:pPr>
      <w:r>
        <w:rPr>
          <w:rStyle w:val="FootnoteReference"/>
        </w:rPr>
        <w:footnoteRef/>
      </w:r>
      <w:r>
        <w:t xml:space="preserve"> [JS] or “Aha! Aha!” or “Well done! Well done!”</w:t>
      </w:r>
    </w:p>
  </w:footnote>
  <w:footnote w:id="236">
    <w:p w14:paraId="27E55EE4" w14:textId="77777777" w:rsidR="005F2DC9" w:rsidRPr="004A3E27" w:rsidRDefault="005F2DC9" w:rsidP="00704CAA">
      <w:pPr>
        <w:pStyle w:val="footnote"/>
      </w:pPr>
      <w:r w:rsidRPr="004A3E27">
        <w:rPr>
          <w:rStyle w:val="FootnoteReference"/>
        </w:rPr>
        <w:footnoteRef/>
      </w:r>
      <w:r w:rsidRPr="004A3E27">
        <w:t xml:space="preserve"> John 13:30.</w:t>
      </w:r>
    </w:p>
  </w:footnote>
  <w:footnote w:id="237">
    <w:p w14:paraId="25762726" w14:textId="77777777" w:rsidR="005F2DC9" w:rsidRPr="004A3E27" w:rsidRDefault="005F2DC9"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5F2DC9" w:rsidRPr="004A3E27" w:rsidRDefault="005F2DC9"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5F2DC9" w:rsidRPr="004A3E27" w:rsidRDefault="005F2DC9"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5F2DC9" w:rsidRDefault="005F2DC9" w:rsidP="00704CAA">
      <w:pPr>
        <w:pStyle w:val="footnote"/>
      </w:pPr>
      <w:r>
        <w:rPr>
          <w:rStyle w:val="FootnoteReference"/>
        </w:rPr>
        <w:footnoteRef/>
      </w:r>
      <w:r>
        <w:t xml:space="preserve"> [JS] or “from age to age. So be it! So be it!”</w:t>
      </w:r>
    </w:p>
  </w:footnote>
  <w:footnote w:id="241">
    <w:p w14:paraId="3C5066F6" w14:textId="77777777" w:rsidR="005F2DC9" w:rsidRPr="004A3E27" w:rsidRDefault="005F2DC9"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5F2DC9" w:rsidRDefault="005F2DC9" w:rsidP="00704CAA">
      <w:pPr>
        <w:pStyle w:val="footnote"/>
      </w:pPr>
      <w:r>
        <w:rPr>
          <w:rStyle w:val="FootnoteReference"/>
        </w:rPr>
        <w:footnoteRef/>
      </w:r>
      <w:r>
        <w:t xml:space="preserve"> [JS] or “thanksgiving”, or “thankful confession with praise”</w:t>
      </w:r>
    </w:p>
  </w:footnote>
  <w:footnote w:id="243">
    <w:p w14:paraId="2D0FDBB0" w14:textId="77777777" w:rsidR="005F2DC9" w:rsidRDefault="005F2DC9"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5F2DC9" w:rsidRDefault="005F2DC9"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5F2DC9" w:rsidRDefault="005F2DC9"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5F2DC9" w:rsidRDefault="005F2DC9" w:rsidP="00704CAA">
      <w:pPr>
        <w:pStyle w:val="footnote"/>
      </w:pPr>
      <w:r>
        <w:rPr>
          <w:rStyle w:val="FootnoteReference"/>
        </w:rPr>
        <w:footnoteRef/>
      </w:r>
      <w:r>
        <w:t xml:space="preserve"> [JS] Fr. Lazarus has “dwelling”</w:t>
      </w:r>
    </w:p>
  </w:footnote>
  <w:footnote w:id="247">
    <w:p w14:paraId="4B4E6517" w14:textId="77777777" w:rsidR="005F2DC9" w:rsidRPr="004A3E27" w:rsidRDefault="005F2DC9"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5F2DC9" w:rsidRDefault="005F2DC9"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5F2DC9" w:rsidRDefault="005F2DC9"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5F2DC9" w:rsidRPr="004A3E27" w:rsidRDefault="005F2DC9"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5F2DC9" w:rsidRDefault="005F2DC9" w:rsidP="00704CAA">
      <w:pPr>
        <w:pStyle w:val="footnote"/>
      </w:pPr>
      <w:r>
        <w:rPr>
          <w:rStyle w:val="FootnoteReference"/>
        </w:rPr>
        <w:footnoteRef/>
      </w:r>
      <w:r>
        <w:t xml:space="preserve"> [JS] or “presence”</w:t>
      </w:r>
    </w:p>
  </w:footnote>
  <w:footnote w:id="252">
    <w:p w14:paraId="74E86BCD" w14:textId="77777777" w:rsidR="005F2DC9" w:rsidRDefault="005F2DC9" w:rsidP="00704CAA">
      <w:pPr>
        <w:pStyle w:val="footnote"/>
      </w:pPr>
      <w:r>
        <w:rPr>
          <w:rStyle w:val="FootnoteReference"/>
        </w:rPr>
        <w:footnoteRef/>
      </w:r>
      <w:r>
        <w:t xml:space="preserve"> [JS] or “boast in” or “praise”</w:t>
      </w:r>
    </w:p>
  </w:footnote>
  <w:footnote w:id="253">
    <w:p w14:paraId="137C7CEE" w14:textId="77777777" w:rsidR="005F2DC9" w:rsidRDefault="005F2DC9" w:rsidP="00704CAA">
      <w:pPr>
        <w:pStyle w:val="footnote"/>
      </w:pPr>
      <w:r>
        <w:rPr>
          <w:rStyle w:val="FootnoteReference"/>
        </w:rPr>
        <w:footnoteRef/>
      </w:r>
      <w:r>
        <w:t xml:space="preserve"> [JS] or “give thanks to”, or “thankfully confess Your Name with praise”</w:t>
      </w:r>
    </w:p>
  </w:footnote>
  <w:footnote w:id="254">
    <w:p w14:paraId="29D167D7" w14:textId="77777777" w:rsidR="005F2DC9" w:rsidRPr="004A3E27" w:rsidRDefault="005F2DC9"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5F2DC9" w:rsidRPr="004A3E27" w:rsidRDefault="005F2DC9"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5F2DC9" w:rsidRPr="004A3E27" w:rsidRDefault="005F2DC9"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5F2DC9" w:rsidRDefault="005F2DC9" w:rsidP="00704CAA">
      <w:pPr>
        <w:pStyle w:val="footnote"/>
      </w:pPr>
      <w:r>
        <w:rPr>
          <w:rStyle w:val="FootnoteReference"/>
        </w:rPr>
        <w:footnoteRef/>
      </w:r>
      <w:r>
        <w:t xml:space="preserve"> [JS] or “grace was poured out on Your lips”</w:t>
      </w:r>
    </w:p>
  </w:footnote>
  <w:footnote w:id="258">
    <w:p w14:paraId="0253CD4F" w14:textId="77777777" w:rsidR="005F2DC9" w:rsidRPr="004A3E27" w:rsidRDefault="005F2DC9"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5F2DC9" w:rsidRPr="004A3E27" w:rsidRDefault="005F2DC9"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5F2DC9" w:rsidRPr="004A3E27" w:rsidRDefault="005F2DC9"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5F2DC9" w:rsidRDefault="005F2DC9"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5F2DC9" w:rsidRDefault="005F2DC9" w:rsidP="00704CAA">
      <w:pPr>
        <w:pStyle w:val="footnote"/>
      </w:pPr>
      <w:r>
        <w:rPr>
          <w:rStyle w:val="FootnoteReference"/>
        </w:rPr>
        <w:footnoteRef/>
      </w:r>
      <w:r>
        <w:t xml:space="preserve"> [JS] literally “do obeisance”, i.e. “bow down to”</w:t>
      </w:r>
    </w:p>
  </w:footnote>
  <w:footnote w:id="263">
    <w:p w14:paraId="3A9D055B" w14:textId="77777777" w:rsidR="005F2DC9" w:rsidRPr="004A3E27" w:rsidRDefault="005F2DC9"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5F2DC9" w:rsidRPr="004A3E27" w:rsidRDefault="005F2DC9" w:rsidP="00704CAA">
      <w:pPr>
        <w:pStyle w:val="footnote"/>
      </w:pPr>
      <w:r w:rsidRPr="004A3E27">
        <w:rPr>
          <w:rStyle w:val="FootnoteReference"/>
        </w:rPr>
        <w:footnoteRef/>
      </w:r>
      <w:r w:rsidRPr="004A3E27">
        <w:t xml:space="preserve"> Rev. 22:1.</w:t>
      </w:r>
    </w:p>
  </w:footnote>
  <w:footnote w:id="265">
    <w:p w14:paraId="0D981498" w14:textId="77777777" w:rsidR="005F2DC9" w:rsidRDefault="005F2DC9" w:rsidP="00704CAA">
      <w:pPr>
        <w:pStyle w:val="footnote"/>
      </w:pPr>
      <w:r>
        <w:rPr>
          <w:rStyle w:val="FootnoteReference"/>
        </w:rPr>
        <w:footnoteRef/>
      </w:r>
      <w:r>
        <w:t xml:space="preserve"> Fr. Lazarus has “dwelling-place”</w:t>
      </w:r>
    </w:p>
  </w:footnote>
  <w:footnote w:id="266">
    <w:p w14:paraId="1E5AC7FD" w14:textId="77777777" w:rsidR="005F2DC9" w:rsidRDefault="005F2DC9" w:rsidP="00704CAA">
      <w:pPr>
        <w:pStyle w:val="footnote"/>
      </w:pPr>
      <w:r>
        <w:rPr>
          <w:rStyle w:val="FootnoteReference"/>
        </w:rPr>
        <w:footnoteRef/>
      </w:r>
      <w:r>
        <w:t xml:space="preserve"> [JS] the city’s</w:t>
      </w:r>
    </w:p>
  </w:footnote>
  <w:footnote w:id="267">
    <w:p w14:paraId="1BB6F44D" w14:textId="77777777" w:rsidR="005F2DC9" w:rsidRPr="004A3E27" w:rsidRDefault="005F2DC9"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5F2DC9" w:rsidRPr="004A3E27" w:rsidRDefault="005F2DC9"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5F2DC9" w:rsidRPr="004A3E27" w:rsidRDefault="005F2DC9"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5F2DC9" w:rsidRPr="004A3E27" w:rsidRDefault="005F2DC9"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5F2DC9" w:rsidRPr="004A3E27" w:rsidRDefault="005F2DC9"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5F2DC9" w:rsidRPr="004A3E27" w:rsidRDefault="005F2DC9"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5F2DC9" w:rsidRPr="004A3E27" w:rsidRDefault="005F2DC9"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5F2DC9" w:rsidRDefault="005F2DC9" w:rsidP="00704CAA">
      <w:pPr>
        <w:pStyle w:val="footnote"/>
      </w:pPr>
      <w:r>
        <w:rPr>
          <w:rStyle w:val="FootnoteReference"/>
        </w:rPr>
        <w:footnoteRef/>
      </w:r>
      <w:r>
        <w:t xml:space="preserve"> [JS] or “beautifully situated”</w:t>
      </w:r>
    </w:p>
  </w:footnote>
  <w:footnote w:id="275">
    <w:p w14:paraId="54B46EEB" w14:textId="77777777" w:rsidR="005F2DC9" w:rsidRPr="004A3E27" w:rsidRDefault="005F2DC9"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5F2DC9" w:rsidRPr="004A3E27" w:rsidRDefault="005F2DC9"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5F2DC9" w:rsidRPr="004A3E27" w:rsidRDefault="005F2DC9"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5F2DC9" w:rsidRDefault="005F2DC9" w:rsidP="00704CAA">
      <w:pPr>
        <w:pStyle w:val="footnote"/>
      </w:pPr>
      <w:r>
        <w:rPr>
          <w:rStyle w:val="FootnoteReference"/>
        </w:rPr>
        <w:footnoteRef/>
      </w:r>
      <w:r>
        <w:t xml:space="preserve"> [JS] Fr. Lazarus adds “justice and right judgment” to “righteousness”</w:t>
      </w:r>
    </w:p>
  </w:footnote>
  <w:footnote w:id="279">
    <w:p w14:paraId="20C0E7EF" w14:textId="77777777" w:rsidR="005F2DC9" w:rsidRPr="004A3E27" w:rsidRDefault="005F2DC9"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5F2DC9" w:rsidRPr="004A3E27" w:rsidRDefault="005F2DC9"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5F2DC9" w:rsidRDefault="005F2DC9" w:rsidP="00704CAA">
      <w:pPr>
        <w:pStyle w:val="footnote"/>
      </w:pPr>
      <w:r>
        <w:rPr>
          <w:rStyle w:val="FootnoteReference"/>
        </w:rPr>
        <w:footnoteRef/>
      </w:r>
      <w:r>
        <w:t xml:space="preserve"> [JS] or “eternally”</w:t>
      </w:r>
    </w:p>
  </w:footnote>
  <w:footnote w:id="282">
    <w:p w14:paraId="29183457" w14:textId="77777777" w:rsidR="005F2DC9" w:rsidRDefault="005F2DC9"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5F2DC9" w:rsidRDefault="005F2DC9" w:rsidP="00704CAA">
      <w:pPr>
        <w:pStyle w:val="footnote"/>
      </w:pPr>
      <w:r>
        <w:rPr>
          <w:rStyle w:val="FootnoteReference"/>
        </w:rPr>
        <w:footnoteRef/>
      </w:r>
      <w:r>
        <w:t xml:space="preserve"> [JS] or “workers of iniquity”</w:t>
      </w:r>
    </w:p>
  </w:footnote>
  <w:footnote w:id="284">
    <w:p w14:paraId="3726AE69" w14:textId="77777777" w:rsidR="005F2DC9" w:rsidRPr="004A3E27" w:rsidRDefault="005F2DC9"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5F2DC9" w:rsidRDefault="005F2DC9" w:rsidP="00704CAA">
      <w:pPr>
        <w:pStyle w:val="footnote"/>
      </w:pPr>
      <w:r>
        <w:rPr>
          <w:rStyle w:val="FootnoteReference"/>
        </w:rPr>
        <w:footnoteRef/>
      </w:r>
      <w:r>
        <w:t xml:space="preserve"> [JS] or “ransom”</w:t>
      </w:r>
    </w:p>
  </w:footnote>
  <w:footnote w:id="286">
    <w:p w14:paraId="5DBB946B" w14:textId="77777777" w:rsidR="005F2DC9" w:rsidRDefault="005F2DC9" w:rsidP="00704CAA">
      <w:pPr>
        <w:pStyle w:val="footnote"/>
      </w:pPr>
      <w:r>
        <w:rPr>
          <w:rStyle w:val="FootnoteReference"/>
        </w:rPr>
        <w:footnoteRef/>
      </w:r>
      <w:r>
        <w:t xml:space="preserve"> [JS] or tabernacles.</w:t>
      </w:r>
    </w:p>
  </w:footnote>
  <w:footnote w:id="287">
    <w:p w14:paraId="0039C2F6" w14:textId="77777777" w:rsidR="005F2DC9" w:rsidRDefault="005F2DC9"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5F2DC9" w:rsidRDefault="005F2DC9" w:rsidP="00704CAA">
      <w:pPr>
        <w:pStyle w:val="footnote"/>
      </w:pPr>
      <w:r>
        <w:rPr>
          <w:rStyle w:val="FootnoteReference"/>
        </w:rPr>
        <w:footnoteRef/>
      </w:r>
      <w:r>
        <w:t xml:space="preserve"> [JS] or “I will not find fault with your sacrifices”</w:t>
      </w:r>
    </w:p>
  </w:footnote>
  <w:footnote w:id="289">
    <w:p w14:paraId="68A8C08D" w14:textId="77777777" w:rsidR="005F2DC9" w:rsidRPr="004A3E27" w:rsidRDefault="005F2DC9"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5F2DC9" w:rsidRDefault="005F2DC9" w:rsidP="00704CAA">
      <w:pPr>
        <w:pStyle w:val="footnote"/>
      </w:pPr>
      <w:r>
        <w:rPr>
          <w:rStyle w:val="FootnoteReference"/>
        </w:rPr>
        <w:footnoteRef/>
      </w:r>
      <w:r>
        <w:t xml:space="preserve"> [JS] [] found in Coptic</w:t>
      </w:r>
    </w:p>
  </w:footnote>
  <w:footnote w:id="291">
    <w:p w14:paraId="083DB491" w14:textId="77777777" w:rsidR="005F2DC9" w:rsidRPr="004A3E27" w:rsidRDefault="005F2DC9"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5F2DC9" w:rsidRDefault="005F2DC9" w:rsidP="00704CAA">
      <w:pPr>
        <w:pStyle w:val="footnote"/>
      </w:pPr>
      <w:r>
        <w:rPr>
          <w:rStyle w:val="FootnoteReference"/>
        </w:rPr>
        <w:footnoteRef/>
      </w:r>
      <w:r>
        <w:t xml:space="preserve"> [JS] “showed me” or “made known to me”</w:t>
      </w:r>
    </w:p>
  </w:footnote>
  <w:footnote w:id="293">
    <w:p w14:paraId="6841512E" w14:textId="77777777" w:rsidR="005F2DC9" w:rsidRPr="004A3E27" w:rsidRDefault="005F2DC9" w:rsidP="00704CAA">
      <w:pPr>
        <w:pStyle w:val="footnote"/>
      </w:pPr>
      <w:r w:rsidRPr="004A3E27">
        <w:rPr>
          <w:rStyle w:val="FootnoteReference"/>
        </w:rPr>
        <w:footnoteRef/>
      </w:r>
      <w:r w:rsidRPr="004A3E27">
        <w:t xml:space="preserve"> Exodus 12:22; John 19:29; Hebrews 9:19.</w:t>
      </w:r>
    </w:p>
  </w:footnote>
  <w:footnote w:id="294">
    <w:p w14:paraId="2CD43332" w14:textId="77777777" w:rsidR="005F2DC9" w:rsidRDefault="005F2DC9" w:rsidP="00704CAA">
      <w:pPr>
        <w:pStyle w:val="footnote"/>
      </w:pPr>
      <w:r>
        <w:rPr>
          <w:rStyle w:val="FootnoteReference"/>
        </w:rPr>
        <w:footnoteRef/>
      </w:r>
      <w:r>
        <w:t xml:space="preserve"> [JS] literally “face”.</w:t>
      </w:r>
    </w:p>
  </w:footnote>
  <w:footnote w:id="295">
    <w:p w14:paraId="63BCC4B4" w14:textId="77777777" w:rsidR="005F2DC9" w:rsidRDefault="005F2DC9" w:rsidP="00704CAA">
      <w:pPr>
        <w:pStyle w:val="footnote"/>
      </w:pPr>
      <w:r>
        <w:rPr>
          <w:rStyle w:val="FootnoteReference"/>
        </w:rPr>
        <w:footnoteRef/>
      </w:r>
      <w:r>
        <w:t xml:space="preserve"> [JS] or “blood-guiltiness”</w:t>
      </w:r>
    </w:p>
  </w:footnote>
  <w:footnote w:id="296">
    <w:p w14:paraId="5BD3086D" w14:textId="77777777" w:rsidR="005F2DC9" w:rsidRDefault="005F2DC9" w:rsidP="00704CAA">
      <w:pPr>
        <w:pStyle w:val="footnote"/>
      </w:pPr>
      <w:r>
        <w:rPr>
          <w:rStyle w:val="FootnoteReference"/>
        </w:rPr>
        <w:footnoteRef/>
      </w:r>
      <w:r>
        <w:t xml:space="preserve"> [JS] or “gives thanks to,” or “thankfully confess You with praise”</w:t>
      </w:r>
    </w:p>
  </w:footnote>
  <w:footnote w:id="297">
    <w:p w14:paraId="49F73209" w14:textId="77777777" w:rsidR="005F2DC9" w:rsidRPr="004A3E27" w:rsidRDefault="005F2DC9"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5F2DC9" w:rsidRPr="004A3E27" w:rsidRDefault="005F2DC9"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5F2DC9" w:rsidRDefault="005F2DC9" w:rsidP="00704CAA">
      <w:pPr>
        <w:pStyle w:val="footnote"/>
      </w:pPr>
      <w:r>
        <w:rPr>
          <w:rStyle w:val="FootnoteReference"/>
        </w:rPr>
        <w:footnoteRef/>
      </w:r>
      <w:r>
        <w:t xml:space="preserve"> [JS] or “give thanks to You,” or “thankfully confess You with praise”</w:t>
      </w:r>
    </w:p>
  </w:footnote>
  <w:footnote w:id="300">
    <w:p w14:paraId="767368C4" w14:textId="77777777" w:rsidR="005F2DC9" w:rsidRPr="004A3E27" w:rsidRDefault="005F2DC9"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5F2DC9" w:rsidRPr="004A3E27" w:rsidRDefault="005F2DC9" w:rsidP="00704CAA">
      <w:pPr>
        <w:pStyle w:val="footnote"/>
      </w:pPr>
      <w:r w:rsidRPr="004A3E27">
        <w:rPr>
          <w:rStyle w:val="FootnoteReference"/>
        </w:rPr>
        <w:footnoteRef/>
      </w:r>
      <w:r w:rsidRPr="004A3E27">
        <w:t xml:space="preserve"> Lk. 10:18; 2 Thess. 1:6.</w:t>
      </w:r>
    </w:p>
  </w:footnote>
  <w:footnote w:id="302">
    <w:p w14:paraId="10448F6D" w14:textId="77777777" w:rsidR="005F2DC9" w:rsidRPr="004A3E27" w:rsidRDefault="005F2DC9"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5F2DC9" w:rsidRDefault="005F2DC9" w:rsidP="00704CAA">
      <w:pPr>
        <w:pStyle w:val="footnote"/>
      </w:pPr>
      <w:r>
        <w:rPr>
          <w:rStyle w:val="FootnoteReference"/>
        </w:rPr>
        <w:footnoteRef/>
      </w:r>
      <w:r>
        <w:t xml:space="preserve"> [JS] “it” refers to the iniquity and strife.</w:t>
      </w:r>
    </w:p>
  </w:footnote>
  <w:footnote w:id="304">
    <w:p w14:paraId="5BC02F63" w14:textId="77777777" w:rsidR="005F2DC9" w:rsidRPr="004A3E27" w:rsidRDefault="005F2DC9"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5F2DC9" w:rsidRPr="004A3E27" w:rsidRDefault="005F2DC9"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5F2DC9" w:rsidRDefault="005F2DC9" w:rsidP="00704CAA">
      <w:pPr>
        <w:pStyle w:val="footnote"/>
      </w:pPr>
      <w:r>
        <w:rPr>
          <w:rStyle w:val="FootnoteReference"/>
        </w:rPr>
        <w:footnoteRef/>
      </w:r>
      <w:r>
        <w:t xml:space="preserve"> [JS] NETS omits “not”</w:t>
      </w:r>
    </w:p>
  </w:footnote>
  <w:footnote w:id="307">
    <w:p w14:paraId="586AA817" w14:textId="77777777" w:rsidR="005F2DC9" w:rsidRPr="004A3E27" w:rsidRDefault="005F2DC9"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5F2DC9" w:rsidRPr="004A3E27" w:rsidRDefault="005F2DC9"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5F2DC9" w:rsidRDefault="005F2DC9" w:rsidP="00704CAA">
      <w:pPr>
        <w:pStyle w:val="footnote"/>
      </w:pPr>
      <w:r>
        <w:rPr>
          <w:rStyle w:val="FootnoteReference"/>
        </w:rPr>
        <w:footnoteRef/>
      </w:r>
      <w:r>
        <w:t xml:space="preserve"> [JS] or “I will sing and praise,” or “I will sing and make music”</w:t>
      </w:r>
    </w:p>
  </w:footnote>
  <w:footnote w:id="310">
    <w:p w14:paraId="433EB3DE" w14:textId="77777777" w:rsidR="005F2DC9" w:rsidRDefault="005F2DC9"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5F2DC9" w:rsidRDefault="005F2DC9" w:rsidP="00704CAA">
      <w:pPr>
        <w:pStyle w:val="footnote"/>
      </w:pPr>
      <w:r>
        <w:rPr>
          <w:rStyle w:val="FootnoteReference"/>
        </w:rPr>
        <w:footnoteRef/>
      </w:r>
      <w:r>
        <w:t xml:space="preserve"> [JS] Coptic has “Name” in place of “mercy”.</w:t>
      </w:r>
    </w:p>
  </w:footnote>
  <w:footnote w:id="312">
    <w:p w14:paraId="7728F8E8" w14:textId="77777777" w:rsidR="005F2DC9" w:rsidRPr="004A3E27" w:rsidRDefault="005F2DC9"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5F2DC9" w:rsidRDefault="005F2DC9" w:rsidP="00704CAA">
      <w:pPr>
        <w:pStyle w:val="footnote"/>
      </w:pPr>
      <w:r>
        <w:rPr>
          <w:rStyle w:val="FootnoteReference"/>
        </w:rPr>
        <w:footnoteRef/>
      </w:r>
      <w:r>
        <w:t xml:space="preserve"> [JS] or “the lawless,” or “those that do wickedness”</w:t>
      </w:r>
    </w:p>
  </w:footnote>
  <w:footnote w:id="314">
    <w:p w14:paraId="670E273A" w14:textId="77777777" w:rsidR="005F2DC9" w:rsidRPr="004A3E27" w:rsidRDefault="005F2DC9" w:rsidP="00704CAA">
      <w:pPr>
        <w:pStyle w:val="footnote"/>
      </w:pPr>
      <w:r w:rsidRPr="004A3E27">
        <w:rPr>
          <w:rStyle w:val="FootnoteReference"/>
        </w:rPr>
        <w:footnoteRef/>
      </w:r>
      <w:r w:rsidRPr="004A3E27">
        <w:t xml:space="preserve"> Mercy: love (Luke 10:37).</w:t>
      </w:r>
    </w:p>
  </w:footnote>
  <w:footnote w:id="315">
    <w:p w14:paraId="2503BB75" w14:textId="77777777" w:rsidR="005F2DC9" w:rsidRPr="004A3E27" w:rsidRDefault="005F2DC9"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5F2DC9" w:rsidRPr="004A3E27" w:rsidRDefault="005F2DC9"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5F2DC9" w:rsidRPr="004A3E27" w:rsidRDefault="005F2DC9"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5F2DC9" w:rsidRPr="004A3E27" w:rsidRDefault="005F2DC9"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5F2DC9" w:rsidRDefault="005F2DC9"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5F2DC9" w:rsidRPr="004A3E27" w:rsidRDefault="005F2DC9"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5F2DC9" w:rsidRPr="004A3E27" w:rsidRDefault="005F2DC9"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5F2DC9" w:rsidRDefault="005F2DC9"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5F2DC9" w:rsidRPr="004A3E27" w:rsidRDefault="005F2DC9" w:rsidP="00704CAA">
      <w:pPr>
        <w:pStyle w:val="footnote"/>
      </w:pPr>
      <w:r w:rsidRPr="004A3E27">
        <w:rPr>
          <w:rStyle w:val="FootnoteReference"/>
        </w:rPr>
        <w:footnoteRef/>
      </w:r>
      <w:r w:rsidRPr="004A3E27">
        <w:t xml:space="preserve"> Job. 33:14.</w:t>
      </w:r>
    </w:p>
  </w:footnote>
  <w:footnote w:id="324">
    <w:p w14:paraId="733C9AA0" w14:textId="77777777" w:rsidR="005F2DC9" w:rsidRDefault="005F2DC9"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5F2DC9" w:rsidRDefault="005F2DC9" w:rsidP="00704CAA">
      <w:pPr>
        <w:pStyle w:val="footnote"/>
      </w:pPr>
      <w:r>
        <w:rPr>
          <w:rStyle w:val="FootnoteReference"/>
        </w:rPr>
        <w:footnoteRef/>
      </w:r>
      <w:r>
        <w:t xml:space="preserve"> [JS] literally, “holy place”</w:t>
      </w:r>
    </w:p>
  </w:footnote>
  <w:footnote w:id="326">
    <w:p w14:paraId="105BC1C0" w14:textId="77777777" w:rsidR="005F2DC9" w:rsidRPr="004A3E27" w:rsidRDefault="005F2DC9"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5F2DC9" w:rsidRDefault="005F2DC9" w:rsidP="00704CAA">
      <w:pPr>
        <w:pStyle w:val="footnote"/>
      </w:pPr>
      <w:r>
        <w:rPr>
          <w:rStyle w:val="FootnoteReference"/>
        </w:rPr>
        <w:footnoteRef/>
      </w:r>
      <w:r>
        <w:t xml:space="preserve"> [JS] Fr. Athanasius’ translation from the Coptic has “shall glory”</w:t>
      </w:r>
    </w:p>
  </w:footnote>
  <w:footnote w:id="328">
    <w:p w14:paraId="397554C6" w14:textId="77777777" w:rsidR="005F2DC9" w:rsidRDefault="005F2DC9"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5F2DC9" w:rsidRDefault="005F2DC9" w:rsidP="00704CAA">
      <w:pPr>
        <w:pStyle w:val="footnote"/>
      </w:pPr>
      <w:r>
        <w:rPr>
          <w:rStyle w:val="FootnoteReference"/>
        </w:rPr>
        <w:footnoteRef/>
      </w:r>
      <w:r>
        <w:t xml:space="preserve"> [] Found in Fr. Athanasius’ translation from the Coptic</w:t>
      </w:r>
    </w:p>
  </w:footnote>
  <w:footnote w:id="330">
    <w:p w14:paraId="2E69FFAD" w14:textId="77777777" w:rsidR="005F2DC9" w:rsidRDefault="005F2DC9" w:rsidP="00704CAA">
      <w:pPr>
        <w:pStyle w:val="footnote"/>
      </w:pPr>
      <w:r>
        <w:rPr>
          <w:rStyle w:val="FootnoteReference"/>
        </w:rPr>
        <w:footnoteRef/>
      </w:r>
      <w:r>
        <w:t xml:space="preserve"> [JS] [] found in Coptic, see Vespers of Pashons 20.</w:t>
      </w:r>
    </w:p>
  </w:footnote>
  <w:footnote w:id="331">
    <w:p w14:paraId="33825382" w14:textId="77777777" w:rsidR="005F2DC9" w:rsidRPr="004A3E27" w:rsidRDefault="005F2DC9"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5F2DC9" w:rsidRPr="004A3E27" w:rsidRDefault="005F2DC9"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5F2DC9" w:rsidRDefault="005F2DC9" w:rsidP="00704CAA">
      <w:pPr>
        <w:pStyle w:val="footnote"/>
      </w:pPr>
      <w:r>
        <w:rPr>
          <w:rStyle w:val="FootnoteReference"/>
        </w:rPr>
        <w:footnoteRef/>
      </w:r>
      <w:r>
        <w:t xml:space="preserve"> [JS] lit, “filled with fatness.”</w:t>
      </w:r>
    </w:p>
  </w:footnote>
  <w:footnote w:id="334">
    <w:p w14:paraId="461E1005" w14:textId="77777777" w:rsidR="005F2DC9" w:rsidRPr="004A3E27" w:rsidRDefault="005F2DC9"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5F2DC9" w:rsidRPr="004A3E27" w:rsidRDefault="005F2DC9"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5F2DC9" w:rsidRPr="004A3E27" w:rsidRDefault="005F2DC9"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5F2DC9" w:rsidRPr="004A3E27" w:rsidRDefault="005F2DC9" w:rsidP="00704CAA">
      <w:pPr>
        <w:pStyle w:val="footnote"/>
      </w:pPr>
      <w:r w:rsidRPr="004A3E27">
        <w:rPr>
          <w:rStyle w:val="FootnoteReference"/>
        </w:rPr>
        <w:footnoteRef/>
      </w:r>
      <w:r w:rsidRPr="004A3E27">
        <w:t xml:space="preserve"> See footnote 62. &lt;2 previously&gt;</w:t>
      </w:r>
    </w:p>
  </w:footnote>
  <w:footnote w:id="338">
    <w:p w14:paraId="1020379C" w14:textId="77777777" w:rsidR="005F2DC9" w:rsidRDefault="005F2DC9" w:rsidP="00704CAA">
      <w:pPr>
        <w:pStyle w:val="footnote"/>
      </w:pPr>
      <w:r>
        <w:rPr>
          <w:rStyle w:val="FootnoteReference"/>
        </w:rPr>
        <w:footnoteRef/>
      </w:r>
      <w:r>
        <w:t xml:space="preserve"> [JS], “do obeisance”, i.e. prostrate, not just an attitude, but an act</w:t>
      </w:r>
    </w:p>
  </w:footnote>
  <w:footnote w:id="339">
    <w:p w14:paraId="3F0207F5" w14:textId="77777777" w:rsidR="005F2DC9" w:rsidRPr="004A3E27" w:rsidRDefault="005F2DC9"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5F2DC9" w:rsidRPr="004A3E27" w:rsidRDefault="005F2DC9"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5F2DC9" w:rsidRDefault="005F2DC9" w:rsidP="00704CAA">
      <w:pPr>
        <w:pStyle w:val="footnote"/>
      </w:pPr>
      <w:r>
        <w:rPr>
          <w:rStyle w:val="FootnoteReference"/>
        </w:rPr>
        <w:footnoteRef/>
      </w:r>
      <w:r>
        <w:t xml:space="preserve"> [JS] Fr. Lazarus has, “for”</w:t>
      </w:r>
    </w:p>
  </w:footnote>
  <w:footnote w:id="342">
    <w:p w14:paraId="7332204F" w14:textId="77777777" w:rsidR="005F2DC9" w:rsidRPr="004A3E27" w:rsidRDefault="005F2DC9"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5F2DC9" w:rsidRPr="004A3E27" w:rsidRDefault="005F2DC9"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5F2DC9" w:rsidRPr="004A3E27" w:rsidRDefault="005F2DC9"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5F2DC9" w:rsidRPr="004A3E27" w:rsidRDefault="005F2DC9"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5F2DC9" w:rsidRDefault="005F2DC9" w:rsidP="00704CAA">
      <w:pPr>
        <w:pStyle w:val="footnote"/>
      </w:pPr>
      <w:r>
        <w:rPr>
          <w:rStyle w:val="FootnoteReference"/>
        </w:rPr>
        <w:footnoteRef/>
      </w:r>
      <w:r>
        <w:t xml:space="preserve"> [JS] or “give thanks to You” or “thankfully confess You with praise”</w:t>
      </w:r>
    </w:p>
  </w:footnote>
  <w:footnote w:id="347">
    <w:p w14:paraId="10E8EE46" w14:textId="77777777" w:rsidR="005F2DC9" w:rsidRDefault="005F2DC9"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5F2DC9" w:rsidRPr="004A3E27" w:rsidRDefault="005F2DC9"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5F2DC9" w:rsidRPr="004A3E27" w:rsidRDefault="005F2DC9"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5F2DC9" w:rsidRPr="004A3E27" w:rsidRDefault="005F2DC9"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5F2DC9" w:rsidRDefault="005F2DC9" w:rsidP="00704CAA">
      <w:pPr>
        <w:pStyle w:val="footnote"/>
      </w:pPr>
      <w:r>
        <w:rPr>
          <w:rStyle w:val="FootnoteReference"/>
        </w:rPr>
        <w:footnoteRef/>
      </w:r>
      <w:r>
        <w:t xml:space="preserve"> [JS] literally, “before the face of”</w:t>
      </w:r>
    </w:p>
  </w:footnote>
  <w:footnote w:id="352">
    <w:p w14:paraId="102533E3" w14:textId="77777777" w:rsidR="005F2DC9" w:rsidRPr="004A3E27" w:rsidRDefault="005F2DC9"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5F2DC9" w:rsidRDefault="005F2DC9" w:rsidP="00704CAA">
      <w:pPr>
        <w:pStyle w:val="footnote"/>
      </w:pPr>
      <w:r>
        <w:rPr>
          <w:rStyle w:val="FootnoteReference"/>
        </w:rPr>
        <w:footnoteRef/>
      </w:r>
      <w:r>
        <w:t xml:space="preserve"> [JS] literally “hosts”</w:t>
      </w:r>
    </w:p>
  </w:footnote>
  <w:footnote w:id="354">
    <w:p w14:paraId="1B31F91F" w14:textId="77777777" w:rsidR="005F2DC9" w:rsidRDefault="005F2DC9"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5F2DC9" w:rsidRPr="004A3E27" w:rsidRDefault="005F2DC9"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5F2DC9" w:rsidRDefault="005F2DC9" w:rsidP="00704CAA">
      <w:pPr>
        <w:pStyle w:val="footnote"/>
      </w:pPr>
      <w:r>
        <w:rPr>
          <w:rStyle w:val="FootnoteReference"/>
        </w:rPr>
        <w:footnoteRef/>
      </w:r>
      <w:r>
        <w:t xml:space="preserve"> [JS] literally, “ten-thousand fold”</w:t>
      </w:r>
    </w:p>
  </w:footnote>
  <w:footnote w:id="357">
    <w:p w14:paraId="475823DF" w14:textId="77777777" w:rsidR="005F2DC9" w:rsidRDefault="005F2DC9"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5F2DC9" w:rsidRPr="004A3E27" w:rsidRDefault="005F2DC9"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5F2DC9" w:rsidRDefault="005F2DC9"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5F2DC9" w:rsidRDefault="005F2DC9" w:rsidP="00704CAA">
      <w:pPr>
        <w:pStyle w:val="footnote"/>
      </w:pPr>
      <w:r>
        <w:rPr>
          <w:rStyle w:val="FootnoteReference"/>
        </w:rPr>
        <w:footnoteRef/>
      </w:r>
      <w:r>
        <w:t xml:space="preserve"> [JS] “assemblies” or “congregations”</w:t>
      </w:r>
    </w:p>
  </w:footnote>
  <w:footnote w:id="361">
    <w:p w14:paraId="291850C2" w14:textId="77777777" w:rsidR="005F2DC9" w:rsidRPr="004A3E27" w:rsidRDefault="005F2DC9"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5F2DC9" w:rsidRDefault="005F2DC9"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5F2DC9" w:rsidRPr="004A3E27" w:rsidRDefault="005F2DC9"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5F2DC9" w:rsidRDefault="005F2DC9" w:rsidP="00704CAA">
      <w:pPr>
        <w:pStyle w:val="footnote"/>
      </w:pPr>
      <w:r>
        <w:rPr>
          <w:rStyle w:val="FootnoteReference"/>
        </w:rPr>
        <w:footnoteRef/>
      </w:r>
      <w:r>
        <w:t xml:space="preserve"> [JS] Coptic has “mire of death”. See the Ninth Hour of Great Friday.</w:t>
      </w:r>
    </w:p>
  </w:footnote>
  <w:footnote w:id="365">
    <w:p w14:paraId="24447BAC" w14:textId="77777777" w:rsidR="005F2DC9" w:rsidRPr="004A3E27" w:rsidRDefault="005F2DC9"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5F2DC9" w:rsidRPr="004A3E27" w:rsidRDefault="005F2DC9"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5F2DC9" w:rsidRPr="004A3E27" w:rsidRDefault="005F2DC9" w:rsidP="00704CAA">
      <w:pPr>
        <w:pStyle w:val="footnote"/>
      </w:pPr>
      <w:r w:rsidRPr="004A3E27">
        <w:rPr>
          <w:rStyle w:val="FootnoteReference"/>
        </w:rPr>
        <w:footnoteRef/>
      </w:r>
      <w:r w:rsidRPr="004A3E27">
        <w:t xml:space="preserve"> Mk. 15:29; Jn. 2:17; Rom. 15:3.</w:t>
      </w:r>
    </w:p>
  </w:footnote>
  <w:footnote w:id="368">
    <w:p w14:paraId="22B19FA9" w14:textId="77777777" w:rsidR="005F2DC9" w:rsidRPr="004A3E27" w:rsidRDefault="005F2DC9" w:rsidP="00704CAA">
      <w:pPr>
        <w:pStyle w:val="footnote"/>
      </w:pPr>
      <w:r w:rsidRPr="004A3E27">
        <w:rPr>
          <w:rStyle w:val="FootnoteReference"/>
        </w:rPr>
        <w:footnoteRef/>
      </w:r>
      <w:r w:rsidRPr="004A3E27">
        <w:t xml:space="preserve"> The elders and chief priests.</w:t>
      </w:r>
    </w:p>
  </w:footnote>
  <w:footnote w:id="369">
    <w:p w14:paraId="1346C83A" w14:textId="77777777" w:rsidR="005F2DC9" w:rsidRPr="004A3E27" w:rsidRDefault="005F2DC9"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5F2DC9" w:rsidRDefault="005F2DC9"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5F2DC9" w:rsidRPr="004A3E27" w:rsidRDefault="005F2DC9" w:rsidP="00704CAA">
      <w:pPr>
        <w:pStyle w:val="footnote"/>
      </w:pPr>
      <w:r w:rsidRPr="004A3E27">
        <w:rPr>
          <w:rStyle w:val="FootnoteReference"/>
        </w:rPr>
        <w:footnoteRef/>
      </w:r>
      <w:r w:rsidRPr="004A3E27">
        <w:t xml:space="preserve"> Mt. 16:21; Mk. 8:31.</w:t>
      </w:r>
    </w:p>
  </w:footnote>
  <w:footnote w:id="372">
    <w:p w14:paraId="1283807F" w14:textId="77777777" w:rsidR="005F2DC9" w:rsidRPr="004A3E27" w:rsidRDefault="005F2DC9" w:rsidP="00704CAA">
      <w:pPr>
        <w:pStyle w:val="footnote"/>
      </w:pPr>
      <w:r w:rsidRPr="004A3E27">
        <w:rPr>
          <w:rStyle w:val="FootnoteReference"/>
        </w:rPr>
        <w:footnoteRef/>
      </w:r>
      <w:r w:rsidRPr="004A3E27">
        <w:t xml:space="preserve"> Mt. 27:34.</w:t>
      </w:r>
    </w:p>
  </w:footnote>
  <w:footnote w:id="373">
    <w:p w14:paraId="59E554A3" w14:textId="77777777" w:rsidR="005F2DC9" w:rsidRPr="004A3E27" w:rsidRDefault="005F2DC9"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5F2DC9" w:rsidRPr="004A3E27" w:rsidRDefault="005F2DC9"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5F2DC9" w:rsidRDefault="005F2DC9"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5F2DC9" w:rsidRPr="004A3E27" w:rsidRDefault="005F2DC9"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5F2DC9" w:rsidRDefault="005F2DC9"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5F2DC9" w:rsidRPr="004A3E27" w:rsidRDefault="005F2DC9"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5F2DC9" w:rsidRPr="004A3E27" w:rsidRDefault="005F2DC9"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5F2DC9" w:rsidRDefault="005F2DC9" w:rsidP="00704CAA">
      <w:pPr>
        <w:pStyle w:val="footnote"/>
      </w:pPr>
      <w:r>
        <w:rPr>
          <w:rStyle w:val="FootnoteReference"/>
        </w:rPr>
        <w:footnoteRef/>
      </w:r>
      <w:r>
        <w:t xml:space="preserve"> [JS] literally, “arm”.</w:t>
      </w:r>
    </w:p>
  </w:footnote>
  <w:footnote w:id="381">
    <w:p w14:paraId="6A96DAD6" w14:textId="77777777" w:rsidR="005F2DC9" w:rsidRPr="004A3E27" w:rsidRDefault="005F2DC9" w:rsidP="00704CAA">
      <w:pPr>
        <w:pStyle w:val="footnote"/>
      </w:pPr>
      <w:r w:rsidRPr="004A3E27">
        <w:rPr>
          <w:rStyle w:val="FootnoteReference"/>
        </w:rPr>
        <w:footnoteRef/>
      </w:r>
      <w:r w:rsidRPr="004A3E27">
        <w:t xml:space="preserve"> Ephes. 3:10; 4:8.</w:t>
      </w:r>
    </w:p>
  </w:footnote>
  <w:footnote w:id="382">
    <w:p w14:paraId="3856467E" w14:textId="77777777" w:rsidR="005F2DC9" w:rsidRDefault="005F2DC9"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5F2DC9" w:rsidRPr="004A3E27" w:rsidRDefault="005F2DC9"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5F2DC9" w:rsidRPr="004A3E27" w:rsidRDefault="005F2DC9"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5F2DC9" w:rsidRDefault="005F2DC9" w:rsidP="00704CAA">
      <w:pPr>
        <w:pStyle w:val="footnote"/>
      </w:pPr>
      <w:r>
        <w:rPr>
          <w:rStyle w:val="FootnoteReference"/>
        </w:rPr>
        <w:footnoteRef/>
      </w:r>
      <w:r>
        <w:t xml:space="preserve"> [JS] literally “He will judge the poor of the people.”</w:t>
      </w:r>
    </w:p>
  </w:footnote>
  <w:footnote w:id="386">
    <w:p w14:paraId="5CB4BFD0" w14:textId="77777777" w:rsidR="005F2DC9" w:rsidRPr="004A3E27" w:rsidRDefault="005F2DC9"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5F2DC9" w:rsidRPr="004A3E27" w:rsidRDefault="005F2DC9" w:rsidP="00704CAA">
      <w:pPr>
        <w:pStyle w:val="footnote"/>
      </w:pPr>
      <w:r w:rsidRPr="004A3E27">
        <w:rPr>
          <w:rStyle w:val="FootnoteReference"/>
        </w:rPr>
        <w:footnoteRef/>
      </w:r>
      <w:r w:rsidRPr="004A3E27">
        <w:t xml:space="preserve"> Rivers: Tigris and Euphrates.</w:t>
      </w:r>
    </w:p>
  </w:footnote>
  <w:footnote w:id="388">
    <w:p w14:paraId="40EFD021" w14:textId="77777777" w:rsidR="005F2DC9" w:rsidRPr="004A3E27" w:rsidRDefault="005F2DC9"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5F2DC9" w:rsidRDefault="005F2DC9"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5F2DC9" w:rsidRPr="004A3E27" w:rsidRDefault="005F2DC9"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5F2DC9" w:rsidRPr="004A3E27" w:rsidRDefault="005F2DC9"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5F2DC9" w:rsidRDefault="005F2DC9" w:rsidP="00704CAA">
      <w:pPr>
        <w:pStyle w:val="footnote"/>
      </w:pPr>
      <w:r>
        <w:rPr>
          <w:rStyle w:val="FootnoteReference"/>
        </w:rPr>
        <w:footnoteRef/>
      </w:r>
      <w:r>
        <w:t xml:space="preserve"> [JS] Fr. Athanasius has, “all nations shall glorify Him.</w:t>
      </w:r>
    </w:p>
  </w:footnote>
  <w:footnote w:id="393">
    <w:p w14:paraId="266FC831" w14:textId="77777777" w:rsidR="005F2DC9" w:rsidRDefault="005F2DC9" w:rsidP="00704CAA">
      <w:pPr>
        <w:pStyle w:val="footnote"/>
      </w:pPr>
      <w:r>
        <w:rPr>
          <w:rStyle w:val="FootnoteReference"/>
        </w:rPr>
        <w:footnoteRef/>
      </w:r>
      <w:r>
        <w:t xml:space="preserve"> [JS] found in Copitc. See the First Hour of Monday of Holy Week.</w:t>
      </w:r>
    </w:p>
  </w:footnote>
  <w:footnote w:id="394">
    <w:p w14:paraId="295FC4E3" w14:textId="77777777" w:rsidR="005F2DC9" w:rsidRDefault="005F2DC9" w:rsidP="00704CAA">
      <w:pPr>
        <w:pStyle w:val="footnote"/>
      </w:pPr>
      <w:r>
        <w:rPr>
          <w:rStyle w:val="FootnoteReference"/>
        </w:rPr>
        <w:footnoteRef/>
      </w:r>
      <w:r>
        <w:t xml:space="preserve"> [JS] or, “So be it! So be it!”</w:t>
      </w:r>
    </w:p>
  </w:footnote>
  <w:footnote w:id="395">
    <w:p w14:paraId="5A10FE12" w14:textId="77777777" w:rsidR="005F2DC9" w:rsidRPr="004A3E27" w:rsidRDefault="005F2DC9"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5F2DC9" w:rsidRPr="004A3E27" w:rsidRDefault="005F2DC9"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5F2DC9" w:rsidRPr="004A3E27" w:rsidRDefault="005F2DC9" w:rsidP="00704CAA">
      <w:pPr>
        <w:pStyle w:val="footnote"/>
      </w:pPr>
      <w:r w:rsidRPr="004A3E27">
        <w:tab/>
        <w:t>For them there are no pains;</w:t>
      </w:r>
    </w:p>
    <w:p w14:paraId="329CF061" w14:textId="77777777" w:rsidR="005F2DC9" w:rsidRPr="004A3E27" w:rsidRDefault="005F2DC9" w:rsidP="00704CAA">
      <w:pPr>
        <w:pStyle w:val="footnote"/>
      </w:pPr>
      <w:r w:rsidRPr="004A3E27">
        <w:tab/>
        <w:t>fit and strong are their bodies.</w:t>
      </w:r>
    </w:p>
  </w:footnote>
  <w:footnote w:id="397">
    <w:p w14:paraId="49BE7CC0" w14:textId="77777777" w:rsidR="005F2DC9" w:rsidRPr="004A3E27" w:rsidRDefault="005F2DC9"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5F2DC9" w:rsidRPr="004A3E27" w:rsidRDefault="005F2DC9"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5F2DC9" w:rsidRPr="004A3E27" w:rsidRDefault="005F2DC9"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5F2DC9" w:rsidRPr="004A3E27" w:rsidRDefault="005F2DC9"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5F2DC9" w:rsidRPr="004A3E27" w:rsidRDefault="005F2DC9"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5F2DC9" w:rsidRPr="004A3E27" w:rsidRDefault="005F2DC9"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5F2DC9" w:rsidRPr="004A3E27" w:rsidRDefault="005F2DC9"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5F2DC9" w:rsidRDefault="005F2DC9"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5F2DC9" w:rsidRDefault="005F2DC9" w:rsidP="00704CAA">
      <w:pPr>
        <w:pStyle w:val="footnote"/>
      </w:pPr>
      <w:r>
        <w:rPr>
          <w:rStyle w:val="FootnoteReference"/>
        </w:rPr>
        <w:footnoteRef/>
      </w:r>
      <w:r>
        <w:t xml:space="preserve"> [JS] or emblems.</w:t>
      </w:r>
    </w:p>
  </w:footnote>
  <w:footnote w:id="406">
    <w:p w14:paraId="3520D724" w14:textId="77777777" w:rsidR="005F2DC9" w:rsidRPr="004A3E27" w:rsidRDefault="005F2DC9"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5F2DC9" w:rsidRPr="004A3E27" w:rsidRDefault="005F2DC9"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5F2DC9" w:rsidRPr="004A3E27" w:rsidRDefault="005F2DC9"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5F2DC9" w:rsidRPr="005B2E82" w:rsidRDefault="005F2DC9"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5F2DC9" w:rsidRDefault="005F2DC9" w:rsidP="00704CAA">
      <w:pPr>
        <w:pStyle w:val="footnote"/>
      </w:pPr>
      <w:r>
        <w:rPr>
          <w:rStyle w:val="FootnoteReference"/>
        </w:rPr>
        <w:footnoteRef/>
      </w:r>
      <w:r>
        <w:t xml:space="preserve"> [JS] or “give thanks to You” or “thankfully confess you with praise”</w:t>
      </w:r>
    </w:p>
  </w:footnote>
  <w:footnote w:id="411">
    <w:p w14:paraId="3CA113B3" w14:textId="77777777" w:rsidR="005F2DC9" w:rsidRDefault="005F2DC9"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5F2DC9" w:rsidRDefault="005F2DC9" w:rsidP="00704CAA">
      <w:pPr>
        <w:pStyle w:val="footnote"/>
      </w:pPr>
      <w:r>
        <w:rPr>
          <w:rStyle w:val="FootnoteReference"/>
        </w:rPr>
        <w:footnoteRef/>
      </w:r>
      <w:r>
        <w:t xml:space="preserve"> [JS] literally “horn”, here and below.</w:t>
      </w:r>
    </w:p>
  </w:footnote>
  <w:footnote w:id="413">
    <w:p w14:paraId="0BE9BC7E" w14:textId="77777777" w:rsidR="005F2DC9" w:rsidRPr="004A3E27" w:rsidRDefault="005F2DC9"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5F2DC9" w:rsidRPr="004A3E27" w:rsidRDefault="005F2DC9"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5F2DC9" w:rsidRPr="004A3E27" w:rsidRDefault="005F2DC9"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5F2DC9" w:rsidRPr="004A3E27" w:rsidRDefault="005F2DC9"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5F2DC9" w:rsidRPr="004A3E27" w:rsidRDefault="005F2DC9"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5F2DC9" w:rsidRDefault="005F2DC9"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5F2DC9" w:rsidRDefault="005F2DC9" w:rsidP="00704CAA">
      <w:pPr>
        <w:pStyle w:val="footnote"/>
      </w:pPr>
      <w:r>
        <w:rPr>
          <w:rStyle w:val="FootnoteReference"/>
        </w:rPr>
        <w:footnoteRef/>
      </w:r>
      <w:r>
        <w:t xml:space="preserve"> [JS] literally, “their voice”</w:t>
      </w:r>
    </w:p>
  </w:footnote>
  <w:footnote w:id="420">
    <w:p w14:paraId="5681D4C4" w14:textId="77777777" w:rsidR="005F2DC9" w:rsidRDefault="005F2DC9" w:rsidP="00704CAA">
      <w:pPr>
        <w:pStyle w:val="footnote"/>
      </w:pPr>
      <w:r>
        <w:rPr>
          <w:rStyle w:val="FootnoteReference"/>
        </w:rPr>
        <w:footnoteRef/>
      </w:r>
      <w:r>
        <w:t xml:space="preserve"> [JS] literally, “arrows”</w:t>
      </w:r>
    </w:p>
  </w:footnote>
  <w:footnote w:id="421">
    <w:p w14:paraId="4DCC51CC" w14:textId="77777777" w:rsidR="005F2DC9" w:rsidRDefault="005F2DC9" w:rsidP="00704CAA">
      <w:pPr>
        <w:pStyle w:val="footnote"/>
      </w:pPr>
      <w:r>
        <w:rPr>
          <w:rStyle w:val="FootnoteReference"/>
        </w:rPr>
        <w:footnoteRef/>
      </w:r>
      <w:r>
        <w:t xml:space="preserve"> [JS] literally, “voice”</w:t>
      </w:r>
    </w:p>
  </w:footnote>
  <w:footnote w:id="422">
    <w:p w14:paraId="326ADCD9" w14:textId="77777777" w:rsidR="005F2DC9" w:rsidRDefault="005F2DC9"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5F2DC9" w:rsidRDefault="005F2DC9"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5F2DC9" w:rsidRDefault="005F2DC9" w:rsidP="00704CAA">
      <w:pPr>
        <w:pStyle w:val="footnote"/>
      </w:pPr>
      <w:r>
        <w:tab/>
        <w:t>‘I will speak My mind in parables,</w:t>
      </w:r>
    </w:p>
    <w:p w14:paraId="2B8A9AE4" w14:textId="77777777" w:rsidR="005F2DC9" w:rsidRDefault="005F2DC9" w:rsidP="00704CAA">
      <w:pPr>
        <w:pStyle w:val="footnote"/>
      </w:pPr>
      <w:r>
        <w:tab/>
        <w:t>divulge secrets hidden since creation’ (cf. Rev. 3:14).</w:t>
      </w:r>
    </w:p>
  </w:footnote>
  <w:footnote w:id="424">
    <w:p w14:paraId="7F64F145" w14:textId="77777777" w:rsidR="005F2DC9" w:rsidRDefault="005F2DC9"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5F2DC9" w:rsidRDefault="005F2DC9" w:rsidP="00704CAA">
      <w:pPr>
        <w:pStyle w:val="footnote"/>
      </w:pPr>
      <w:r>
        <w:rPr>
          <w:rStyle w:val="FootnoteReference"/>
        </w:rPr>
        <w:footnoteRef/>
      </w:r>
      <w:r>
        <w:t xml:space="preserve"> Ephraim = Israel (cf. Hos. 7; Num. 14; 1 Sam. 4).</w:t>
      </w:r>
    </w:p>
  </w:footnote>
  <w:footnote w:id="426">
    <w:p w14:paraId="42FDB028" w14:textId="77777777" w:rsidR="005F2DC9" w:rsidRDefault="005F2DC9" w:rsidP="00704CAA">
      <w:pPr>
        <w:pStyle w:val="footnote"/>
      </w:pPr>
      <w:r>
        <w:rPr>
          <w:rStyle w:val="FootnoteReference"/>
        </w:rPr>
        <w:footnoteRef/>
      </w:r>
      <w:r>
        <w:t xml:space="preserve"> [JS] literally, “a waterless land”</w:t>
      </w:r>
    </w:p>
  </w:footnote>
  <w:footnote w:id="427">
    <w:p w14:paraId="195BD616" w14:textId="77777777" w:rsidR="005F2DC9" w:rsidRDefault="005F2DC9"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5F2DC9" w:rsidRDefault="005F2DC9" w:rsidP="00704CAA">
      <w:pPr>
        <w:pStyle w:val="footnote"/>
      </w:pPr>
      <w:r>
        <w:rPr>
          <w:rStyle w:val="FootnoteReference"/>
        </w:rPr>
        <w:footnoteRef/>
      </w:r>
      <w:r>
        <w:t xml:space="preserve"> He deferred giving them the promised food and the Promised Land.</w:t>
      </w:r>
    </w:p>
  </w:footnote>
  <w:footnote w:id="429">
    <w:p w14:paraId="3009B475" w14:textId="77777777" w:rsidR="005F2DC9" w:rsidRDefault="005F2DC9"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5F2DC9" w:rsidRDefault="005F2DC9" w:rsidP="00704CAA">
      <w:pPr>
        <w:pStyle w:val="footnote"/>
      </w:pPr>
      <w:r>
        <w:rPr>
          <w:rStyle w:val="FootnoteReference"/>
        </w:rPr>
        <w:footnoteRef/>
      </w:r>
      <w:r>
        <w:t xml:space="preserve"> [JS] Fr. Lazarus has “recovered from wine”</w:t>
      </w:r>
    </w:p>
  </w:footnote>
  <w:footnote w:id="431">
    <w:p w14:paraId="223B11C9" w14:textId="77777777" w:rsidR="005F2DC9" w:rsidRDefault="005F2DC9"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5F2DC9" w:rsidRDefault="005F2DC9"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5F2DC9" w:rsidRDefault="005F2DC9" w:rsidP="00704CAA">
      <w:pPr>
        <w:pStyle w:val="footnote"/>
      </w:pPr>
      <w:r>
        <w:rPr>
          <w:rStyle w:val="FootnoteReference"/>
        </w:rPr>
        <w:footnoteRef/>
      </w:r>
      <w:r>
        <w:t xml:space="preserve"> John 15.</w:t>
      </w:r>
    </w:p>
  </w:footnote>
  <w:footnote w:id="434">
    <w:p w14:paraId="2C8E5EE9" w14:textId="77777777" w:rsidR="005F2DC9" w:rsidRDefault="005F2DC9" w:rsidP="00704CAA">
      <w:pPr>
        <w:pStyle w:val="footnote"/>
      </w:pPr>
      <w:r>
        <w:rPr>
          <w:rStyle w:val="FootnoteReference"/>
        </w:rPr>
        <w:footnoteRef/>
      </w:r>
      <w:r>
        <w:t xml:space="preserve"> Joseph = Israel (Gen. 40:23; 48:15; Amos 6:6).</w:t>
      </w:r>
    </w:p>
  </w:footnote>
  <w:footnote w:id="435">
    <w:p w14:paraId="6CDBD594" w14:textId="77777777" w:rsidR="005F2DC9" w:rsidRDefault="005F2DC9" w:rsidP="00704CAA">
      <w:pPr>
        <w:pStyle w:val="footnote"/>
      </w:pPr>
      <w:r>
        <w:rPr>
          <w:rStyle w:val="FootnoteReference"/>
        </w:rPr>
        <w:footnoteRef/>
      </w:r>
      <w:r>
        <w:t xml:space="preserve"> 2 Sam. 6:2 (LXX).</w:t>
      </w:r>
    </w:p>
  </w:footnote>
  <w:footnote w:id="436">
    <w:p w14:paraId="489D83CE" w14:textId="77777777" w:rsidR="005F2DC9" w:rsidRDefault="005F2DC9" w:rsidP="00704CAA">
      <w:pPr>
        <w:pStyle w:val="footnote"/>
      </w:pPr>
      <w:r>
        <w:rPr>
          <w:rStyle w:val="FootnoteReference"/>
        </w:rPr>
        <w:footnoteRef/>
      </w:r>
      <w:r>
        <w:t xml:space="preserve"> [JS] or “appear” or “reveal Yourself”</w:t>
      </w:r>
    </w:p>
  </w:footnote>
  <w:footnote w:id="437">
    <w:p w14:paraId="5DD6452F" w14:textId="77777777" w:rsidR="005F2DC9" w:rsidRDefault="005F2DC9" w:rsidP="00704CAA">
      <w:pPr>
        <w:pStyle w:val="footnote"/>
      </w:pPr>
      <w:r>
        <w:rPr>
          <w:rStyle w:val="FootnoteReference"/>
        </w:rPr>
        <w:footnoteRef/>
      </w:r>
      <w:r>
        <w:t xml:space="preserve"> [JS] or “reveal Your face”.</w:t>
      </w:r>
    </w:p>
  </w:footnote>
  <w:footnote w:id="438">
    <w:p w14:paraId="002903A1" w14:textId="77777777" w:rsidR="005F2DC9" w:rsidRDefault="005F2DC9"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5F2DC9" w:rsidRDefault="005F2DC9"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5F2DC9" w:rsidRDefault="005F2DC9" w:rsidP="00704CAA">
      <w:pPr>
        <w:pStyle w:val="footnote"/>
      </w:pPr>
      <w:r>
        <w:rPr>
          <w:rStyle w:val="FootnoteReference"/>
        </w:rPr>
        <w:footnoteRef/>
      </w:r>
      <w:r>
        <w:t xml:space="preserve"> ‘What tongue? The voice of God’ (St Athanasius).</w:t>
      </w:r>
    </w:p>
  </w:footnote>
  <w:footnote w:id="441">
    <w:p w14:paraId="5A843CA9" w14:textId="77777777" w:rsidR="005F2DC9" w:rsidRDefault="005F2DC9" w:rsidP="00704CAA">
      <w:pPr>
        <w:pStyle w:val="footnote"/>
      </w:pPr>
      <w:r>
        <w:rPr>
          <w:rStyle w:val="FootnoteReference"/>
        </w:rPr>
        <w:footnoteRef/>
      </w:r>
      <w:r>
        <w:t xml:space="preserve"> Exodus 9:23; 19:16.</w:t>
      </w:r>
    </w:p>
  </w:footnote>
  <w:footnote w:id="442">
    <w:p w14:paraId="1E18146F" w14:textId="77777777" w:rsidR="005F2DC9" w:rsidRDefault="005F2DC9"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5F2DC9" w:rsidRDefault="005F2DC9"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5F2DC9" w:rsidRDefault="005F2DC9" w:rsidP="00704CAA">
      <w:pPr>
        <w:pStyle w:val="footnote"/>
      </w:pPr>
      <w:r>
        <w:rPr>
          <w:rStyle w:val="FootnoteReference"/>
        </w:rPr>
        <w:footnoteRef/>
      </w:r>
      <w:r>
        <w:t xml:space="preserve"> </w:t>
      </w:r>
      <w:r>
        <w:rPr>
          <w:i/>
        </w:rPr>
        <w:t>See the previous footnote</w:t>
      </w:r>
      <w:r>
        <w:t>.</w:t>
      </w:r>
    </w:p>
  </w:footnote>
  <w:footnote w:id="445">
    <w:p w14:paraId="1105B361" w14:textId="77777777" w:rsidR="005F2DC9" w:rsidRDefault="005F2DC9" w:rsidP="00704CAA">
      <w:pPr>
        <w:pStyle w:val="footnote"/>
      </w:pPr>
      <w:r>
        <w:rPr>
          <w:rStyle w:val="FootnoteReference"/>
        </w:rPr>
        <w:footnoteRef/>
      </w:r>
      <w:r>
        <w:t xml:space="preserve"> Cf. Isaiah 36:6; 2 Chron. 32:8; 1 Tim. 6:17; Ps. 74:4; Gal. 2:9; 1 Sam. 2:8.</w:t>
      </w:r>
    </w:p>
  </w:footnote>
  <w:footnote w:id="446">
    <w:p w14:paraId="22BF4FA1" w14:textId="77777777" w:rsidR="005F2DC9" w:rsidRDefault="005F2DC9" w:rsidP="00704CAA">
      <w:pPr>
        <w:pStyle w:val="footnote"/>
      </w:pPr>
      <w:r>
        <w:rPr>
          <w:rStyle w:val="FootnoteReference"/>
        </w:rPr>
        <w:footnoteRef/>
      </w:r>
      <w:r>
        <w:t xml:space="preserve"> John 10:34-36.</w:t>
      </w:r>
    </w:p>
  </w:footnote>
  <w:footnote w:id="447">
    <w:p w14:paraId="205EA097" w14:textId="77777777" w:rsidR="005F2DC9" w:rsidRDefault="005F2DC9" w:rsidP="00704CAA">
      <w:pPr>
        <w:pStyle w:val="footnote"/>
      </w:pPr>
      <w:r>
        <w:rPr>
          <w:rStyle w:val="FootnoteReference"/>
        </w:rPr>
        <w:footnoteRef/>
      </w:r>
      <w:r>
        <w:t xml:space="preserve"> This prayer is already answered (John 3:18; 9:39; 12:31; Acts 17:31).</w:t>
      </w:r>
    </w:p>
  </w:footnote>
  <w:footnote w:id="448">
    <w:p w14:paraId="6943972C" w14:textId="77777777" w:rsidR="005F2DC9" w:rsidRDefault="005F2DC9"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5F2DC9" w:rsidRDefault="005F2DC9" w:rsidP="00704CAA">
      <w:pPr>
        <w:pStyle w:val="footnote"/>
      </w:pPr>
      <w:r>
        <w:rPr>
          <w:rStyle w:val="FootnoteReference"/>
        </w:rPr>
        <w:footnoteRef/>
      </w:r>
      <w:r>
        <w:t xml:space="preserve"> Man has made a mess of the earth (Gen. 3; Isaiah 24:4-6 etc.)</w:t>
      </w:r>
    </w:p>
  </w:footnote>
  <w:footnote w:id="450">
    <w:p w14:paraId="0AFEFBC6" w14:textId="77777777" w:rsidR="005F2DC9" w:rsidRDefault="005F2DC9" w:rsidP="00704CAA">
      <w:pPr>
        <w:pStyle w:val="footnote"/>
      </w:pPr>
      <w:r>
        <w:rPr>
          <w:rStyle w:val="FootnoteReference"/>
        </w:rPr>
        <w:footnoteRef/>
      </w:r>
      <w:r>
        <w:t xml:space="preserve"> [JS] or “anointed”</w:t>
      </w:r>
    </w:p>
  </w:footnote>
  <w:footnote w:id="451">
    <w:p w14:paraId="730D978B" w14:textId="77777777" w:rsidR="005F2DC9" w:rsidRDefault="005F2DC9" w:rsidP="00704CAA">
      <w:pPr>
        <w:pStyle w:val="footnote"/>
      </w:pPr>
      <w:r>
        <w:rPr>
          <w:rStyle w:val="FootnoteReference"/>
        </w:rPr>
        <w:footnoteRef/>
      </w:r>
      <w:r>
        <w:t xml:space="preserve"> Cf. Lk. 13:25; Mk. 4:11; Col. 4:5; Rev. 22:15.</w:t>
      </w:r>
    </w:p>
  </w:footnote>
  <w:footnote w:id="452">
    <w:p w14:paraId="6B7BADAC" w14:textId="77777777" w:rsidR="005F2DC9" w:rsidRDefault="005F2DC9" w:rsidP="00704CAA">
      <w:pPr>
        <w:pStyle w:val="footnote"/>
      </w:pPr>
      <w:r>
        <w:rPr>
          <w:rStyle w:val="FootnoteReference"/>
        </w:rPr>
        <w:footnoteRef/>
      </w:r>
      <w:r>
        <w:t xml:space="preserve"> [JS] or “transgressions”</w:t>
      </w:r>
    </w:p>
  </w:footnote>
  <w:footnote w:id="453">
    <w:p w14:paraId="02C29B32" w14:textId="77777777" w:rsidR="005F2DC9" w:rsidRDefault="005F2DC9"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5F2DC9" w:rsidRDefault="005F2DC9" w:rsidP="00704CAA">
      <w:pPr>
        <w:pStyle w:val="footnote"/>
      </w:pPr>
      <w:r>
        <w:rPr>
          <w:rStyle w:val="FootnoteReference"/>
        </w:rPr>
        <w:footnoteRef/>
      </w:r>
      <w:r>
        <w:t xml:space="preserve"> [JS] Fr. Lazarus has, “convert us”</w:t>
      </w:r>
    </w:p>
  </w:footnote>
  <w:footnote w:id="455">
    <w:p w14:paraId="6C5AEC7E" w14:textId="77777777" w:rsidR="005F2DC9" w:rsidRDefault="005F2DC9" w:rsidP="00704CAA">
      <w:pPr>
        <w:pStyle w:val="footnote"/>
      </w:pPr>
      <w:r>
        <w:rPr>
          <w:rStyle w:val="FootnoteReference"/>
        </w:rPr>
        <w:footnoteRef/>
      </w:r>
      <w:r>
        <w:t xml:space="preserve"> [JS] or “sprouted”</w:t>
      </w:r>
    </w:p>
  </w:footnote>
  <w:footnote w:id="456">
    <w:p w14:paraId="772F8ED6" w14:textId="77777777" w:rsidR="005F2DC9" w:rsidRDefault="005F2DC9" w:rsidP="00704CAA">
      <w:pPr>
        <w:pStyle w:val="footnote"/>
      </w:pPr>
      <w:r>
        <w:rPr>
          <w:rStyle w:val="FootnoteReference"/>
        </w:rPr>
        <w:footnoteRef/>
      </w:r>
      <w:r>
        <w:t xml:space="preserve"> holy: cf. 1 Cor. 3:16,17; 6:15-19; Heb. 3:1; 12:10; 1 Pet. 1:15,16; 2 Pet. 1-4.</w:t>
      </w:r>
    </w:p>
  </w:footnote>
  <w:footnote w:id="457">
    <w:p w14:paraId="7687ABB0" w14:textId="77777777" w:rsidR="005F2DC9" w:rsidRDefault="005F2DC9"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5F2DC9" w:rsidRDefault="005F2DC9" w:rsidP="00704CAA">
      <w:pPr>
        <w:pStyle w:val="footnote"/>
      </w:pPr>
      <w:r>
        <w:rPr>
          <w:rStyle w:val="FootnoteReference"/>
        </w:rPr>
        <w:footnoteRef/>
      </w:r>
      <w:r>
        <w:t xml:space="preserve"> [JS] literally, “voice”</w:t>
      </w:r>
    </w:p>
  </w:footnote>
  <w:footnote w:id="459">
    <w:p w14:paraId="1EA6A25D" w14:textId="77777777" w:rsidR="005F2DC9" w:rsidRDefault="005F2DC9" w:rsidP="00704CAA">
      <w:pPr>
        <w:pStyle w:val="footnote"/>
      </w:pPr>
      <w:r>
        <w:rPr>
          <w:rStyle w:val="FootnoteReference"/>
        </w:rPr>
        <w:footnoteRef/>
      </w:r>
      <w:r>
        <w:t xml:space="preserve"> [JS] Literally, “do obeisance”, i.e. physically bow down</w:t>
      </w:r>
    </w:p>
  </w:footnote>
  <w:footnote w:id="460">
    <w:p w14:paraId="79AF8739" w14:textId="77777777" w:rsidR="005F2DC9" w:rsidRDefault="005F2DC9" w:rsidP="00704CAA">
      <w:pPr>
        <w:pStyle w:val="footnote"/>
      </w:pPr>
      <w:r>
        <w:rPr>
          <w:rStyle w:val="FootnoteReference"/>
        </w:rPr>
        <w:footnoteRef/>
      </w:r>
      <w:r>
        <w:t xml:space="preserve"> ‘The song of the Lamb.’ (Rev. 15:3-5; John 12:32).</w:t>
      </w:r>
    </w:p>
  </w:footnote>
  <w:footnote w:id="461">
    <w:p w14:paraId="5DE393CF" w14:textId="77777777" w:rsidR="005F2DC9" w:rsidRDefault="005F2DC9"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5F2DC9" w:rsidRDefault="005F2DC9" w:rsidP="00704CAA">
      <w:pPr>
        <w:pStyle w:val="footnote"/>
      </w:pPr>
      <w:r>
        <w:rPr>
          <w:rStyle w:val="FootnoteReference"/>
        </w:rPr>
        <w:footnoteRef/>
      </w:r>
      <w:r>
        <w:t xml:space="preserve"> [JS] or “lawless”</w:t>
      </w:r>
    </w:p>
  </w:footnote>
  <w:footnote w:id="463">
    <w:p w14:paraId="695890BF" w14:textId="77777777" w:rsidR="005F2DC9" w:rsidRDefault="005F2DC9" w:rsidP="00704CAA">
      <w:pPr>
        <w:pStyle w:val="footnote"/>
      </w:pPr>
      <w:r>
        <w:rPr>
          <w:rStyle w:val="FootnoteReference"/>
        </w:rPr>
        <w:footnoteRef/>
      </w:r>
      <w:r>
        <w:t xml:space="preserve"> [JS] Or, “band”, “gathering”, or “synagogue”</w:t>
      </w:r>
    </w:p>
  </w:footnote>
  <w:footnote w:id="464">
    <w:p w14:paraId="05B5D585" w14:textId="77777777" w:rsidR="005F2DC9" w:rsidRDefault="005F2DC9"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5F2DC9" w:rsidRDefault="005F2DC9"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5F2DC9" w:rsidRDefault="005F2DC9"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5F2DC9" w:rsidRDefault="005F2DC9" w:rsidP="00704CAA">
      <w:pPr>
        <w:pStyle w:val="footnote"/>
      </w:pPr>
      <w:r>
        <w:rPr>
          <w:rStyle w:val="FootnoteReference"/>
        </w:rPr>
        <w:footnoteRef/>
      </w:r>
      <w:r>
        <w:t xml:space="preserve"> [JS] or “Mother Zion will say,”</w:t>
      </w:r>
    </w:p>
  </w:footnote>
  <w:footnote w:id="468">
    <w:p w14:paraId="60FDE590" w14:textId="77777777" w:rsidR="005F2DC9" w:rsidRDefault="005F2DC9" w:rsidP="00704CAA">
      <w:pPr>
        <w:pStyle w:val="footnote"/>
      </w:pPr>
      <w:r>
        <w:rPr>
          <w:rStyle w:val="FootnoteReference"/>
        </w:rPr>
        <w:footnoteRef/>
      </w:r>
      <w:r>
        <w:t xml:space="preserve"> [JS] Coptic has, “that a man and a man dwelt in her”</w:t>
      </w:r>
    </w:p>
  </w:footnote>
  <w:footnote w:id="469">
    <w:p w14:paraId="075CB45C" w14:textId="77777777" w:rsidR="005F2DC9" w:rsidRDefault="005F2DC9" w:rsidP="00704CAA">
      <w:pPr>
        <w:pStyle w:val="footnote"/>
      </w:pPr>
      <w:r>
        <w:rPr>
          <w:rStyle w:val="FootnoteReference"/>
        </w:rPr>
        <w:footnoteRef/>
      </w:r>
      <w:r>
        <w:t xml:space="preserve"> [JS] Coptic has, “established her forever”</w:t>
      </w:r>
    </w:p>
  </w:footnote>
  <w:footnote w:id="470">
    <w:p w14:paraId="0A7FE83F" w14:textId="77777777" w:rsidR="005F2DC9" w:rsidRDefault="005F2DC9"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5F2DC9" w:rsidRDefault="005F2DC9" w:rsidP="00704CAA">
      <w:pPr>
        <w:pStyle w:val="footnote"/>
      </w:pPr>
      <w:r>
        <w:rPr>
          <w:rStyle w:val="FootnoteReference"/>
        </w:rPr>
        <w:footnoteRef/>
      </w:r>
      <w:r>
        <w:t xml:space="preserve"> [JS] or, “corpses”</w:t>
      </w:r>
    </w:p>
  </w:footnote>
  <w:footnote w:id="472">
    <w:p w14:paraId="7DD478BE" w14:textId="77777777" w:rsidR="005F2DC9" w:rsidRDefault="005F2DC9"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5F2DC9" w:rsidRDefault="005F2DC9" w:rsidP="00704CAA">
      <w:pPr>
        <w:pStyle w:val="footnote"/>
      </w:pPr>
      <w:r>
        <w:rPr>
          <w:rStyle w:val="FootnoteReference"/>
        </w:rPr>
        <w:footnoteRef/>
      </w:r>
      <w:r>
        <w:t xml:space="preserve"> [JS] or “billows”</w:t>
      </w:r>
    </w:p>
  </w:footnote>
  <w:footnote w:id="474">
    <w:p w14:paraId="4F89E6C8" w14:textId="77777777" w:rsidR="005F2DC9" w:rsidRDefault="005F2DC9" w:rsidP="00704CAA">
      <w:pPr>
        <w:pStyle w:val="footnote"/>
      </w:pPr>
      <w:r>
        <w:rPr>
          <w:rStyle w:val="FootnoteReference"/>
        </w:rPr>
        <w:footnoteRef/>
      </w:r>
      <w:r>
        <w:t xml:space="preserve"> [JS] “they” refers to “the dead”, not to “physicians”</w:t>
      </w:r>
    </w:p>
  </w:footnote>
  <w:footnote w:id="475">
    <w:p w14:paraId="78676E81" w14:textId="77777777" w:rsidR="005F2DC9" w:rsidRDefault="005F2DC9"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5F2DC9" w:rsidRDefault="005F2DC9"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5F2DC9" w:rsidRDefault="005F2DC9"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5F2DC9" w:rsidRDefault="005F2DC9"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5F2DC9" w:rsidRDefault="005F2DC9"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5F2DC9" w:rsidRDefault="005F2DC9" w:rsidP="00704CAA">
      <w:pPr>
        <w:pStyle w:val="footnote"/>
      </w:pPr>
      <w:r>
        <w:rPr>
          <w:rStyle w:val="FootnoteReference"/>
        </w:rPr>
        <w:footnoteRef/>
      </w:r>
      <w:r>
        <w:t xml:space="preserve"> [JS] Fr. Lazarus has, “for an eternal reign”</w:t>
      </w:r>
    </w:p>
  </w:footnote>
  <w:footnote w:id="481">
    <w:p w14:paraId="3116D8E7" w14:textId="77777777" w:rsidR="005F2DC9" w:rsidRDefault="005F2DC9" w:rsidP="00704CAA">
      <w:pPr>
        <w:pStyle w:val="footnote"/>
      </w:pPr>
      <w:r>
        <w:rPr>
          <w:rStyle w:val="FootnoteReference"/>
        </w:rPr>
        <w:footnoteRef/>
      </w:r>
      <w:r>
        <w:t xml:space="preserve"> [JS] Fr. Lazarus has, “for all generations.”</w:t>
      </w:r>
    </w:p>
  </w:footnote>
  <w:footnote w:id="482">
    <w:p w14:paraId="548BF35A" w14:textId="77777777" w:rsidR="005F2DC9" w:rsidRDefault="005F2DC9"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5F2DC9" w:rsidRDefault="005F2DC9" w:rsidP="00704CAA">
      <w:pPr>
        <w:pStyle w:val="footnote"/>
      </w:pPr>
      <w:r>
        <w:rPr>
          <w:rStyle w:val="FootnoteReference"/>
        </w:rPr>
        <w:footnoteRef/>
      </w:r>
      <w:r>
        <w:t xml:space="preserve"> [JS] literally, “an assembly of holy ones”</w:t>
      </w:r>
    </w:p>
  </w:footnote>
  <w:footnote w:id="484">
    <w:p w14:paraId="60A7E0F2" w14:textId="77777777" w:rsidR="005F2DC9" w:rsidRDefault="005F2DC9"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5F2DC9" w:rsidRDefault="005F2DC9" w:rsidP="00704CAA">
      <w:pPr>
        <w:pStyle w:val="footnote"/>
      </w:pPr>
      <w:r>
        <w:rPr>
          <w:rStyle w:val="FootnoteReference"/>
        </w:rPr>
        <w:footnoteRef/>
      </w:r>
      <w:r>
        <w:t xml:space="preserve"> [JS] OSB inserts “wind” here.</w:t>
      </w:r>
    </w:p>
  </w:footnote>
  <w:footnote w:id="486">
    <w:p w14:paraId="3B727BCB" w14:textId="77777777" w:rsidR="005F2DC9" w:rsidRDefault="005F2DC9"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5F2DC9" w:rsidRDefault="005F2DC9" w:rsidP="00704CAA">
      <w:pPr>
        <w:pStyle w:val="footnote"/>
      </w:pPr>
      <w:r>
        <w:rPr>
          <w:rStyle w:val="FootnoteReference"/>
        </w:rPr>
        <w:footnoteRef/>
      </w:r>
      <w:r>
        <w:t xml:space="preserve"> [JS] Fr. Lazarus has, “will pave the way for Your presence”</w:t>
      </w:r>
    </w:p>
  </w:footnote>
  <w:footnote w:id="488">
    <w:p w14:paraId="5BF9199A" w14:textId="77777777" w:rsidR="005F2DC9" w:rsidRDefault="005F2DC9" w:rsidP="00704CAA">
      <w:pPr>
        <w:pStyle w:val="footnote"/>
      </w:pPr>
      <w:r>
        <w:rPr>
          <w:rStyle w:val="FootnoteReference"/>
        </w:rPr>
        <w:footnoteRef/>
      </w:r>
      <w:r>
        <w:t xml:space="preserve"> [JS] or “face”</w:t>
      </w:r>
    </w:p>
  </w:footnote>
  <w:footnote w:id="489">
    <w:p w14:paraId="7E5822A0" w14:textId="77777777" w:rsidR="005F2DC9" w:rsidRDefault="005F2DC9" w:rsidP="00704CAA">
      <w:pPr>
        <w:pStyle w:val="footnote"/>
      </w:pPr>
      <w:r>
        <w:rPr>
          <w:rStyle w:val="FootnoteReference"/>
        </w:rPr>
        <w:footnoteRef/>
      </w:r>
      <w:r>
        <w:t xml:space="preserve"> [JS] Fr. Lazrus has “we are raised to power”</w:t>
      </w:r>
    </w:p>
  </w:footnote>
  <w:footnote w:id="490">
    <w:p w14:paraId="163553BB" w14:textId="77777777" w:rsidR="005F2DC9" w:rsidRDefault="005F2DC9" w:rsidP="00704CAA">
      <w:pPr>
        <w:pStyle w:val="footnote"/>
      </w:pPr>
      <w:r>
        <w:rPr>
          <w:rStyle w:val="FootnoteReference"/>
        </w:rPr>
        <w:footnoteRef/>
      </w:r>
      <w:r>
        <w:t xml:space="preserve"> Cf. 2 Samuel 7:4-17; 1 Chron. 17:3-14.</w:t>
      </w:r>
    </w:p>
  </w:footnote>
  <w:footnote w:id="491">
    <w:p w14:paraId="16D9ED4D" w14:textId="77777777" w:rsidR="005F2DC9" w:rsidRDefault="005F2DC9" w:rsidP="00704CAA">
      <w:pPr>
        <w:pStyle w:val="footnote"/>
      </w:pPr>
      <w:r>
        <w:rPr>
          <w:rStyle w:val="FootnoteReference"/>
        </w:rPr>
        <w:footnoteRef/>
      </w:r>
      <w:r>
        <w:t xml:space="preserve"> [JS] or “lawlessness,” or “transgression</w:t>
      </w:r>
    </w:p>
  </w:footnote>
  <w:footnote w:id="492">
    <w:p w14:paraId="41715793" w14:textId="77777777" w:rsidR="005F2DC9" w:rsidRDefault="005F2DC9" w:rsidP="00704CAA">
      <w:pPr>
        <w:pStyle w:val="footnote"/>
      </w:pPr>
      <w:r>
        <w:rPr>
          <w:rStyle w:val="FootnoteReference"/>
        </w:rPr>
        <w:footnoteRef/>
      </w:r>
      <w:r>
        <w:t xml:space="preserve"> [JS] Coptic has “faithfulness”. See Matins of Mesori 3</w:t>
      </w:r>
    </w:p>
  </w:footnote>
  <w:footnote w:id="493">
    <w:p w14:paraId="34396983" w14:textId="77777777" w:rsidR="005F2DC9" w:rsidRDefault="005F2DC9" w:rsidP="00704CAA">
      <w:pPr>
        <w:pStyle w:val="footnote"/>
      </w:pPr>
      <w:r>
        <w:rPr>
          <w:rStyle w:val="FootnoteReference"/>
        </w:rPr>
        <w:footnoteRef/>
      </w:r>
      <w:r>
        <w:t xml:space="preserve"> [JS] literally, “his horn will be exalted”</w:t>
      </w:r>
    </w:p>
  </w:footnote>
  <w:footnote w:id="494">
    <w:p w14:paraId="19918888" w14:textId="77777777" w:rsidR="005F2DC9" w:rsidRDefault="005F2DC9" w:rsidP="00704CAA">
      <w:pPr>
        <w:pStyle w:val="footnote"/>
      </w:pPr>
      <w:r>
        <w:rPr>
          <w:rStyle w:val="FootnoteReference"/>
        </w:rPr>
        <w:footnoteRef/>
      </w:r>
      <w:r>
        <w:t xml:space="preserve"> [JS] Fr. Lazarus has, “I will extend his power over the sea”</w:t>
      </w:r>
    </w:p>
  </w:footnote>
  <w:footnote w:id="495">
    <w:p w14:paraId="7F2F76E2" w14:textId="77777777" w:rsidR="005F2DC9" w:rsidRDefault="005F2DC9"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5F2DC9" w:rsidRDefault="005F2DC9" w:rsidP="00704CAA">
      <w:pPr>
        <w:pStyle w:val="footnote"/>
      </w:pPr>
      <w:r>
        <w:rPr>
          <w:rStyle w:val="FootnoteReference"/>
        </w:rPr>
        <w:footnoteRef/>
      </w:r>
      <w:r>
        <w:t xml:space="preserve"> [JS] Fr. Lazarus renders this, “dynasty”</w:t>
      </w:r>
    </w:p>
  </w:footnote>
  <w:footnote w:id="497">
    <w:p w14:paraId="61ED5D37" w14:textId="77777777" w:rsidR="005F2DC9" w:rsidRDefault="005F2DC9"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5F2DC9" w:rsidRDefault="005F2DC9" w:rsidP="00704CAA">
      <w:pPr>
        <w:pStyle w:val="footnote"/>
      </w:pPr>
      <w:r>
        <w:rPr>
          <w:rStyle w:val="FootnoteReference"/>
        </w:rPr>
        <w:footnoteRef/>
      </w:r>
      <w:r>
        <w:t xml:space="preserve"> [JS] or “in my holy place”</w:t>
      </w:r>
    </w:p>
  </w:footnote>
  <w:footnote w:id="499">
    <w:p w14:paraId="18E1B778" w14:textId="77777777" w:rsidR="005F2DC9" w:rsidRDefault="005F2DC9" w:rsidP="00704CAA">
      <w:pPr>
        <w:pStyle w:val="footnote"/>
      </w:pPr>
      <w:r>
        <w:rPr>
          <w:rStyle w:val="FootnoteReference"/>
        </w:rPr>
        <w:footnoteRef/>
      </w:r>
      <w:r>
        <w:t xml:space="preserve"> Rev. 1:5; 3:14.</w:t>
      </w:r>
    </w:p>
  </w:footnote>
  <w:footnote w:id="500">
    <w:p w14:paraId="26484220" w14:textId="77777777" w:rsidR="005F2DC9" w:rsidRDefault="005F2DC9" w:rsidP="00704CAA">
      <w:pPr>
        <w:pStyle w:val="footnote"/>
      </w:pPr>
      <w:r>
        <w:rPr>
          <w:rStyle w:val="FootnoteReference"/>
        </w:rPr>
        <w:footnoteRef/>
      </w:r>
      <w:r>
        <w:t xml:space="preserve"> [JS] “anointed”</w:t>
      </w:r>
    </w:p>
  </w:footnote>
  <w:footnote w:id="501">
    <w:p w14:paraId="3D1D7CB3" w14:textId="77777777" w:rsidR="005F2DC9" w:rsidRDefault="005F2DC9"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5F2DC9" w:rsidRDefault="005F2DC9" w:rsidP="00704CAA">
      <w:pPr>
        <w:pStyle w:val="footnote"/>
      </w:pPr>
      <w:r>
        <w:rPr>
          <w:rStyle w:val="FootnoteReference"/>
        </w:rPr>
        <w:footnoteRef/>
      </w:r>
      <w:r>
        <w:t xml:space="preserve"> [JS] “So be it! So be it!” or “May it be! May it be!”</w:t>
      </w:r>
    </w:p>
  </w:footnote>
  <w:footnote w:id="503">
    <w:p w14:paraId="1DFAAF0B" w14:textId="77777777" w:rsidR="005F2DC9" w:rsidRDefault="005F2DC9" w:rsidP="00704CAA">
      <w:pPr>
        <w:pStyle w:val="footnote"/>
      </w:pPr>
      <w:r>
        <w:rPr>
          <w:rStyle w:val="FootnoteReference"/>
        </w:rPr>
        <w:footnoteRef/>
      </w:r>
      <w:r>
        <w:t xml:space="preserve"> [JS] or “expired”</w:t>
      </w:r>
    </w:p>
  </w:footnote>
  <w:footnote w:id="504">
    <w:p w14:paraId="3519F2D7" w14:textId="77777777" w:rsidR="005F2DC9" w:rsidRDefault="005F2DC9"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5F2DC9" w:rsidRDefault="005F2DC9" w:rsidP="00704CAA">
      <w:pPr>
        <w:pStyle w:val="footnote"/>
      </w:pPr>
      <w:r>
        <w:rPr>
          <w:rStyle w:val="FootnoteReference"/>
        </w:rPr>
        <w:footnoteRef/>
      </w:r>
      <w:r>
        <w:t xml:space="preserve"> [JS] or “chastened”</w:t>
      </w:r>
    </w:p>
  </w:footnote>
  <w:footnote w:id="506">
    <w:p w14:paraId="136CB596" w14:textId="77777777" w:rsidR="005F2DC9" w:rsidRDefault="005F2DC9"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5F2DC9" w:rsidRDefault="005F2DC9" w:rsidP="00704CAA">
      <w:pPr>
        <w:pStyle w:val="footnote"/>
      </w:pPr>
      <w:r>
        <w:rPr>
          <w:rStyle w:val="FootnoteReference"/>
        </w:rPr>
        <w:footnoteRef/>
      </w:r>
      <w:r>
        <w:t xml:space="preserve"> That is, in the Kingdom (1 Cor. 4:20).</w:t>
      </w:r>
    </w:p>
  </w:footnote>
  <w:footnote w:id="508">
    <w:p w14:paraId="3FAA8ED9" w14:textId="77777777" w:rsidR="005F2DC9" w:rsidRDefault="005F2DC9"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5F2DC9" w:rsidRDefault="005F2DC9" w:rsidP="00704CAA">
      <w:pPr>
        <w:pStyle w:val="footnote"/>
      </w:pPr>
      <w:r>
        <w:rPr>
          <w:rStyle w:val="FootnoteReference"/>
        </w:rPr>
        <w:footnoteRef/>
      </w:r>
      <w:r>
        <w:t xml:space="preserve"> [JS] Coptic may mean “bruise” rather than “trample”</w:t>
      </w:r>
    </w:p>
  </w:footnote>
  <w:footnote w:id="510">
    <w:p w14:paraId="103E3D32" w14:textId="77777777" w:rsidR="005F2DC9" w:rsidRDefault="005F2DC9"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5F2DC9" w:rsidRDefault="005F2DC9"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5F2DC9" w:rsidRDefault="005F2DC9" w:rsidP="00704CAA">
      <w:pPr>
        <w:pStyle w:val="footnote"/>
      </w:pPr>
      <w:r>
        <w:rPr>
          <w:rStyle w:val="FootnoteReference"/>
        </w:rPr>
        <w:footnoteRef/>
      </w:r>
      <w:r>
        <w:t xml:space="preserve"> [JS] Or “ode”</w:t>
      </w:r>
    </w:p>
  </w:footnote>
  <w:footnote w:id="513">
    <w:p w14:paraId="5D1C882B" w14:textId="77777777" w:rsidR="005F2DC9" w:rsidRDefault="005F2DC9" w:rsidP="00704CAA">
      <w:pPr>
        <w:pStyle w:val="footnote"/>
      </w:pPr>
      <w:r>
        <w:rPr>
          <w:rStyle w:val="FootnoteReference"/>
        </w:rPr>
        <w:footnoteRef/>
      </w:r>
      <w:r>
        <w:t xml:space="preserve"> [JS] or “forever and ever.”</w:t>
      </w:r>
    </w:p>
  </w:footnote>
  <w:footnote w:id="514">
    <w:p w14:paraId="2AA0B0FD" w14:textId="77777777" w:rsidR="005F2DC9" w:rsidRDefault="005F2DC9" w:rsidP="00704CAA">
      <w:pPr>
        <w:pStyle w:val="footnote"/>
      </w:pPr>
      <w:r>
        <w:rPr>
          <w:rStyle w:val="FootnoteReference"/>
        </w:rPr>
        <w:footnoteRef/>
      </w:r>
      <w:r>
        <w:t xml:space="preserve"> [JS] literally, “And my horn will be exalted like a unicorn’s”</w:t>
      </w:r>
    </w:p>
  </w:footnote>
  <w:footnote w:id="515">
    <w:p w14:paraId="71B2ABCE" w14:textId="77777777" w:rsidR="005F2DC9" w:rsidRDefault="005F2DC9"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5F2DC9" w:rsidRDefault="005F2DC9"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5F2DC9" w:rsidRDefault="005F2DC9" w:rsidP="00704CAA">
      <w:pPr>
        <w:pStyle w:val="footnote"/>
      </w:pPr>
      <w:r>
        <w:rPr>
          <w:rStyle w:val="FootnoteReference"/>
        </w:rPr>
        <w:footnoteRef/>
      </w:r>
      <w:r>
        <w:t xml:space="preserve"> [JS] literally “still increase”</w:t>
      </w:r>
    </w:p>
  </w:footnote>
  <w:footnote w:id="518">
    <w:p w14:paraId="74BF88EE" w14:textId="77777777" w:rsidR="005F2DC9" w:rsidRDefault="005F2DC9" w:rsidP="00704CAA">
      <w:pPr>
        <w:pStyle w:val="footnote"/>
      </w:pPr>
      <w:r>
        <w:rPr>
          <w:rStyle w:val="FootnoteReference"/>
        </w:rPr>
        <w:footnoteRef/>
      </w:r>
      <w:r>
        <w:t xml:space="preserve"> [JS] literally, “rich” or “prosperous”</w:t>
      </w:r>
    </w:p>
  </w:footnote>
  <w:footnote w:id="519">
    <w:p w14:paraId="72F50134" w14:textId="77777777" w:rsidR="005F2DC9" w:rsidRDefault="005F2DC9" w:rsidP="00704CAA">
      <w:pPr>
        <w:pStyle w:val="footnote"/>
      </w:pPr>
      <w:r>
        <w:rPr>
          <w:rStyle w:val="FootnoteReference"/>
        </w:rPr>
        <w:footnoteRef/>
      </w:r>
      <w:r>
        <w:t xml:space="preserve"> John 7:38.</w:t>
      </w:r>
    </w:p>
  </w:footnote>
  <w:footnote w:id="520">
    <w:p w14:paraId="3C3C13B7" w14:textId="77777777" w:rsidR="005F2DC9" w:rsidRDefault="005F2DC9" w:rsidP="00704CAA">
      <w:pPr>
        <w:pStyle w:val="footnote"/>
      </w:pPr>
      <w:r>
        <w:rPr>
          <w:rStyle w:val="FootnoteReference"/>
        </w:rPr>
        <w:footnoteRef/>
      </w:r>
      <w:r>
        <w:t xml:space="preserve"> Coptic has “it” here, and “beauty” in place of majesty.</w:t>
      </w:r>
    </w:p>
  </w:footnote>
  <w:footnote w:id="521">
    <w:p w14:paraId="67CD15A4" w14:textId="77777777" w:rsidR="005F2DC9" w:rsidRDefault="005F2DC9"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5F2DC9" w:rsidRDefault="005F2DC9" w:rsidP="00704CAA">
      <w:pPr>
        <w:pStyle w:val="footnote"/>
      </w:pPr>
      <w:r>
        <w:rPr>
          <w:rStyle w:val="FootnoteReference"/>
        </w:rPr>
        <w:footnoteRef/>
      </w:r>
      <w:r>
        <w:t xml:space="preserve"> [JS] or “forever”</w:t>
      </w:r>
    </w:p>
  </w:footnote>
  <w:footnote w:id="523">
    <w:p w14:paraId="1BA5F6CF" w14:textId="77777777" w:rsidR="005F2DC9" w:rsidRDefault="005F2DC9"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5F2DC9" w:rsidRDefault="005F2DC9" w:rsidP="00704CAA">
      <w:pPr>
        <w:pStyle w:val="footnote"/>
      </w:pPr>
      <w:r>
        <w:rPr>
          <w:rStyle w:val="FootnoteReference"/>
        </w:rPr>
        <w:footnoteRef/>
      </w:r>
      <w:r>
        <w:t xml:space="preserve"> [JS] resident alien</w:t>
      </w:r>
    </w:p>
  </w:footnote>
  <w:footnote w:id="525">
    <w:p w14:paraId="40C8740A" w14:textId="77777777" w:rsidR="005F2DC9" w:rsidRDefault="005F2DC9" w:rsidP="00704CAA">
      <w:pPr>
        <w:pStyle w:val="footnote"/>
      </w:pPr>
      <w:r>
        <w:rPr>
          <w:rStyle w:val="FootnoteReference"/>
        </w:rPr>
        <w:footnoteRef/>
      </w:r>
      <w:r>
        <w:t xml:space="preserve"> Cf. 1 Cor. 3:20, ‘The Lord knows the thoughts of the wise…’</w:t>
      </w:r>
    </w:p>
  </w:footnote>
  <w:footnote w:id="526">
    <w:p w14:paraId="65188B7B" w14:textId="77777777" w:rsidR="005F2DC9" w:rsidRDefault="005F2DC9" w:rsidP="00704CAA">
      <w:pPr>
        <w:pStyle w:val="footnote"/>
      </w:pPr>
      <w:r>
        <w:rPr>
          <w:rStyle w:val="FootnoteReference"/>
        </w:rPr>
        <w:footnoteRef/>
      </w:r>
      <w:r>
        <w:t xml:space="preserve"> [JS] or “lawless,” or “the throne of iniquity”</w:t>
      </w:r>
    </w:p>
  </w:footnote>
  <w:footnote w:id="527">
    <w:p w14:paraId="79ABE471" w14:textId="77777777" w:rsidR="005F2DC9" w:rsidRDefault="005F2DC9" w:rsidP="00704CAA">
      <w:pPr>
        <w:pStyle w:val="footnote"/>
      </w:pPr>
      <w:r>
        <w:rPr>
          <w:rStyle w:val="FootnoteReference"/>
        </w:rPr>
        <w:footnoteRef/>
      </w:r>
      <w:r>
        <w:t xml:space="preserve"> [JS] i.e. presence</w:t>
      </w:r>
    </w:p>
  </w:footnote>
  <w:footnote w:id="528">
    <w:p w14:paraId="5267BF6E" w14:textId="77777777" w:rsidR="005F2DC9" w:rsidRDefault="005F2DC9"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5F2DC9" w:rsidRDefault="005F2DC9" w:rsidP="00704CAA">
      <w:pPr>
        <w:pStyle w:val="footnote"/>
      </w:pPr>
      <w:r>
        <w:rPr>
          <w:rStyle w:val="FootnoteReference"/>
        </w:rPr>
        <w:footnoteRef/>
      </w:r>
      <w:r>
        <w:t xml:space="preserve"> [JS] or melody</w:t>
      </w:r>
    </w:p>
  </w:footnote>
  <w:footnote w:id="530">
    <w:p w14:paraId="1EEBBF7D" w14:textId="77777777" w:rsidR="005F2DC9" w:rsidRDefault="005F2DC9" w:rsidP="00704CAA">
      <w:pPr>
        <w:pStyle w:val="footnote"/>
      </w:pPr>
      <w:r>
        <w:rPr>
          <w:rStyle w:val="FootnoteReference"/>
        </w:rPr>
        <w:footnoteRef/>
      </w:r>
      <w:r>
        <w:t xml:space="preserve"> [JS] “do obeisance”</w:t>
      </w:r>
    </w:p>
  </w:footnote>
  <w:footnote w:id="531">
    <w:p w14:paraId="551DD9AD" w14:textId="77777777" w:rsidR="005F2DC9" w:rsidRDefault="005F2DC9" w:rsidP="00704CAA">
      <w:pPr>
        <w:pStyle w:val="footnote"/>
      </w:pPr>
      <w:r>
        <w:rPr>
          <w:rStyle w:val="FootnoteReference"/>
        </w:rPr>
        <w:footnoteRef/>
      </w:r>
      <w:r>
        <w:t xml:space="preserve"> [JS] “prostrate”</w:t>
      </w:r>
    </w:p>
  </w:footnote>
  <w:footnote w:id="532">
    <w:p w14:paraId="7534B5AF" w14:textId="77777777" w:rsidR="005F2DC9" w:rsidRDefault="005F2DC9" w:rsidP="00704CAA">
      <w:pPr>
        <w:pStyle w:val="footnote"/>
      </w:pPr>
      <w:r>
        <w:rPr>
          <w:rStyle w:val="FootnoteReference"/>
        </w:rPr>
        <w:footnoteRef/>
      </w:r>
      <w:r>
        <w:t xml:space="preserve"> [JS] OSB has, “Rebellion,” NETS has “embittering”</w:t>
      </w:r>
    </w:p>
  </w:footnote>
  <w:footnote w:id="533">
    <w:p w14:paraId="022AF3BD" w14:textId="77777777" w:rsidR="005F2DC9" w:rsidRDefault="005F2DC9" w:rsidP="00704CAA">
      <w:pPr>
        <w:pStyle w:val="footnote"/>
      </w:pPr>
      <w:r>
        <w:rPr>
          <w:rStyle w:val="FootnoteReference"/>
        </w:rPr>
        <w:footnoteRef/>
      </w:r>
      <w:r>
        <w:t xml:space="preserve"> Ex. 17:1-7.</w:t>
      </w:r>
    </w:p>
  </w:footnote>
  <w:footnote w:id="534">
    <w:p w14:paraId="44D54232" w14:textId="77777777" w:rsidR="005F2DC9" w:rsidRDefault="005F2DC9" w:rsidP="00704CAA">
      <w:pPr>
        <w:pStyle w:val="footnote"/>
      </w:pPr>
      <w:r>
        <w:rPr>
          <w:rStyle w:val="FootnoteReference"/>
        </w:rPr>
        <w:footnoteRef/>
      </w:r>
      <w:r>
        <w:t xml:space="preserve"> [JS] or “tempted”</w:t>
      </w:r>
    </w:p>
  </w:footnote>
  <w:footnote w:id="535">
    <w:p w14:paraId="44595C45" w14:textId="77777777" w:rsidR="005F2DC9" w:rsidRDefault="005F2DC9" w:rsidP="00704CAA">
      <w:pPr>
        <w:pStyle w:val="footnote"/>
      </w:pPr>
      <w:r>
        <w:rPr>
          <w:rStyle w:val="FootnoteReference"/>
        </w:rPr>
        <w:footnoteRef/>
      </w:r>
      <w:r>
        <w:t xml:space="preserve"> Num. 14:32-34.</w:t>
      </w:r>
    </w:p>
  </w:footnote>
  <w:footnote w:id="536">
    <w:p w14:paraId="3335A752" w14:textId="77777777" w:rsidR="005F2DC9" w:rsidRDefault="005F2DC9" w:rsidP="00704CAA">
      <w:pPr>
        <w:pStyle w:val="footnote"/>
      </w:pPr>
      <w:r>
        <w:rPr>
          <w:rStyle w:val="FootnoteReference"/>
        </w:rPr>
        <w:footnoteRef/>
      </w:r>
      <w:r>
        <w:t xml:space="preserve"> Cf. Heb.3:7-11; 4:10.</w:t>
      </w:r>
    </w:p>
  </w:footnote>
  <w:footnote w:id="537">
    <w:p w14:paraId="2C60CFFA" w14:textId="77777777" w:rsidR="005F2DC9" w:rsidRDefault="005F2DC9" w:rsidP="00704CAA">
      <w:pPr>
        <w:pStyle w:val="footnote"/>
      </w:pPr>
      <w:r>
        <w:rPr>
          <w:rStyle w:val="FootnoteReference"/>
        </w:rPr>
        <w:footnoteRef/>
      </w:r>
      <w:r>
        <w:t xml:space="preserve"> Cf. Deut. 32:17; 1 Cor. 10:20; Psalm 105:36-38; 1 Chron. 16:26.</w:t>
      </w:r>
    </w:p>
  </w:footnote>
  <w:footnote w:id="538">
    <w:p w14:paraId="191785D6" w14:textId="77777777" w:rsidR="005F2DC9" w:rsidRDefault="005F2DC9" w:rsidP="00704CAA">
      <w:pPr>
        <w:pStyle w:val="footnote"/>
      </w:pPr>
      <w:r>
        <w:rPr>
          <w:rStyle w:val="FootnoteReference"/>
        </w:rPr>
        <w:footnoteRef/>
      </w:r>
      <w:r>
        <w:t xml:space="preserve"> [JS] or “thanksgiving”, or “praise”. Really, “thankful confession with praise”.</w:t>
      </w:r>
    </w:p>
  </w:footnote>
  <w:footnote w:id="539">
    <w:p w14:paraId="36761851" w14:textId="77777777" w:rsidR="005F2DC9" w:rsidRDefault="005F2DC9" w:rsidP="00704CAA">
      <w:pPr>
        <w:pStyle w:val="footnote"/>
      </w:pPr>
      <w:r>
        <w:rPr>
          <w:rStyle w:val="FootnoteReference"/>
        </w:rPr>
        <w:footnoteRef/>
      </w:r>
      <w:r>
        <w:t xml:space="preserve"> [JS] literally, “holy place”</w:t>
      </w:r>
    </w:p>
  </w:footnote>
  <w:footnote w:id="540">
    <w:p w14:paraId="6B8FB064" w14:textId="77777777" w:rsidR="005F2DC9" w:rsidRDefault="005F2DC9" w:rsidP="00704CAA">
      <w:pPr>
        <w:pStyle w:val="footnote"/>
      </w:pPr>
      <w:r>
        <w:rPr>
          <w:rStyle w:val="FootnoteReference"/>
        </w:rPr>
        <w:footnoteRef/>
      </w:r>
      <w:r>
        <w:t xml:space="preserve"> [JS] or, “sacrifices”</w:t>
      </w:r>
    </w:p>
  </w:footnote>
  <w:footnote w:id="541">
    <w:p w14:paraId="026EEBC9" w14:textId="77777777" w:rsidR="005F2DC9" w:rsidRDefault="005F2DC9" w:rsidP="00704CAA">
      <w:pPr>
        <w:pStyle w:val="footnote"/>
      </w:pPr>
      <w:r>
        <w:rPr>
          <w:rStyle w:val="FootnoteReference"/>
        </w:rPr>
        <w:footnoteRef/>
      </w:r>
      <w:r>
        <w:t xml:space="preserve"> [JS] “do obeisance”</w:t>
      </w:r>
    </w:p>
  </w:footnote>
  <w:footnote w:id="542">
    <w:p w14:paraId="74583072" w14:textId="77777777" w:rsidR="005F2DC9" w:rsidRDefault="005F2DC9"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5F2DC9" w:rsidRDefault="005F2DC9" w:rsidP="00704CAA">
      <w:pPr>
        <w:pStyle w:val="footnote"/>
      </w:pPr>
      <w:r>
        <w:rPr>
          <w:rStyle w:val="FootnoteReference"/>
        </w:rPr>
        <w:footnoteRef/>
      </w:r>
      <w:r>
        <w:t xml:space="preserve"> [JS] literally, “set right the world”.</w:t>
      </w:r>
    </w:p>
  </w:footnote>
  <w:footnote w:id="544">
    <w:p w14:paraId="2C857933" w14:textId="77777777" w:rsidR="005F2DC9" w:rsidRDefault="005F2DC9"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5F2DC9" w:rsidRDefault="005F2DC9" w:rsidP="00704CAA">
      <w:pPr>
        <w:pStyle w:val="footnote"/>
      </w:pPr>
      <w:r>
        <w:rPr>
          <w:rStyle w:val="FootnoteReference"/>
        </w:rPr>
        <w:footnoteRef/>
      </w:r>
      <w:r>
        <w:t xml:space="preserve"> [JS] or “exult.”</w:t>
      </w:r>
    </w:p>
  </w:footnote>
  <w:footnote w:id="546">
    <w:p w14:paraId="3F8D4F69" w14:textId="77777777" w:rsidR="005F2DC9" w:rsidRDefault="005F2DC9" w:rsidP="00704CAA">
      <w:pPr>
        <w:pStyle w:val="footnote"/>
      </w:pPr>
      <w:r>
        <w:rPr>
          <w:rStyle w:val="FootnoteReference"/>
        </w:rPr>
        <w:footnoteRef/>
      </w:r>
      <w:r>
        <w:t xml:space="preserve"> [JS] i.e. “the the presence of the Lord”</w:t>
      </w:r>
    </w:p>
  </w:footnote>
  <w:footnote w:id="547">
    <w:p w14:paraId="2B2C4B3C" w14:textId="77777777" w:rsidR="005F2DC9" w:rsidRDefault="005F2DC9" w:rsidP="00704CAA">
      <w:pPr>
        <w:pStyle w:val="footnote"/>
      </w:pPr>
      <w:r>
        <w:rPr>
          <w:rStyle w:val="FootnoteReference"/>
        </w:rPr>
        <w:footnoteRef/>
      </w:r>
      <w:r>
        <w:t xml:space="preserve"> [JS] or “keep His throne straight.”</w:t>
      </w:r>
    </w:p>
  </w:footnote>
  <w:footnote w:id="548">
    <w:p w14:paraId="5D4EF956" w14:textId="77777777" w:rsidR="005F2DC9" w:rsidRDefault="005F2DC9" w:rsidP="00704CAA">
      <w:pPr>
        <w:pStyle w:val="footnote"/>
      </w:pPr>
      <w:r>
        <w:rPr>
          <w:rStyle w:val="FootnoteReference"/>
        </w:rPr>
        <w:footnoteRef/>
      </w:r>
      <w:r>
        <w:t xml:space="preserve"> Cf. Pss. 32:5b; 84:10b. Rom. 1:19-21; 2 Cor. 4:6; Jn. 1:14; 6:40; 17:22-24.</w:t>
      </w:r>
    </w:p>
  </w:footnote>
  <w:footnote w:id="549">
    <w:p w14:paraId="39C04F74" w14:textId="77777777" w:rsidR="005F2DC9" w:rsidRDefault="005F2DC9" w:rsidP="00704CAA">
      <w:pPr>
        <w:pStyle w:val="footnote"/>
      </w:pPr>
      <w:r>
        <w:rPr>
          <w:rStyle w:val="FootnoteReference"/>
        </w:rPr>
        <w:footnoteRef/>
      </w:r>
      <w:r>
        <w:t xml:space="preserve"> [JS] “do obeisance to”</w:t>
      </w:r>
    </w:p>
  </w:footnote>
  <w:footnote w:id="550">
    <w:p w14:paraId="21B4EE9B" w14:textId="77777777" w:rsidR="005F2DC9" w:rsidRDefault="005F2DC9" w:rsidP="00704CAA">
      <w:pPr>
        <w:pStyle w:val="footnote"/>
      </w:pPr>
      <w:r>
        <w:rPr>
          <w:rStyle w:val="FootnoteReference"/>
        </w:rPr>
        <w:footnoteRef/>
      </w:r>
      <w:r>
        <w:t xml:space="preserve"> [JS] “do obeisance to”</w:t>
      </w:r>
    </w:p>
  </w:footnote>
  <w:footnote w:id="551">
    <w:p w14:paraId="35328581" w14:textId="77777777" w:rsidR="005F2DC9" w:rsidRDefault="005F2DC9" w:rsidP="00704CAA">
      <w:pPr>
        <w:pStyle w:val="footnote"/>
      </w:pPr>
      <w:r>
        <w:rPr>
          <w:rStyle w:val="FootnoteReference"/>
        </w:rPr>
        <w:footnoteRef/>
      </w:r>
      <w:r>
        <w:t xml:space="preserve"> [JS] Fr. Lazarus has “lives”</w:t>
      </w:r>
    </w:p>
  </w:footnote>
  <w:footnote w:id="552">
    <w:p w14:paraId="6E386D7E" w14:textId="77777777" w:rsidR="005F2DC9" w:rsidRDefault="005F2DC9"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5F2DC9" w:rsidRDefault="005F2DC9"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5F2DC9" w:rsidRDefault="005F2DC9" w:rsidP="00704CAA">
      <w:pPr>
        <w:pStyle w:val="footnote"/>
      </w:pPr>
      <w:r>
        <w:rPr>
          <w:rStyle w:val="FootnoteReference"/>
        </w:rPr>
        <w:footnoteRef/>
      </w:r>
      <w:r>
        <w:t xml:space="preserve"> Rev. 4:6, Ezek. 1:5-10.</w:t>
      </w:r>
    </w:p>
  </w:footnote>
  <w:footnote w:id="555">
    <w:p w14:paraId="30FB18B7" w14:textId="77777777" w:rsidR="005F2DC9" w:rsidRDefault="005F2DC9"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5F2DC9" w:rsidRDefault="005F2DC9" w:rsidP="00704CAA">
      <w:pPr>
        <w:pStyle w:val="footnote"/>
      </w:pPr>
      <w:r>
        <w:rPr>
          <w:rStyle w:val="FootnoteReference"/>
        </w:rPr>
        <w:footnoteRef/>
      </w:r>
      <w:r>
        <w:t xml:space="preserve"> [JS] Fr. Lazarus has “laws”</w:t>
      </w:r>
    </w:p>
  </w:footnote>
  <w:footnote w:id="557">
    <w:p w14:paraId="30052C96" w14:textId="77777777" w:rsidR="005F2DC9" w:rsidRDefault="005F2DC9" w:rsidP="00704CAA">
      <w:pPr>
        <w:pStyle w:val="footnote"/>
      </w:pPr>
      <w:r>
        <w:rPr>
          <w:rStyle w:val="FootnoteReference"/>
        </w:rPr>
        <w:footnoteRef/>
      </w:r>
      <w:r>
        <w:t xml:space="preserve"> [JS] “do obeisance”, commonly rendered “worship”</w:t>
      </w:r>
    </w:p>
  </w:footnote>
  <w:footnote w:id="558">
    <w:p w14:paraId="518C32A9" w14:textId="77777777" w:rsidR="005F2DC9" w:rsidRDefault="005F2DC9" w:rsidP="00704CAA">
      <w:pPr>
        <w:pStyle w:val="footnote"/>
      </w:pPr>
      <w:r>
        <w:rPr>
          <w:rStyle w:val="FootnoteReference"/>
        </w:rPr>
        <w:footnoteRef/>
      </w:r>
      <w:r>
        <w:t xml:space="preserve"> [JS] Fr. Lazarus has “correcting”</w:t>
      </w:r>
    </w:p>
  </w:footnote>
  <w:footnote w:id="559">
    <w:p w14:paraId="0A8051C4" w14:textId="77777777" w:rsidR="005F2DC9" w:rsidRDefault="005F2DC9" w:rsidP="00704CAA">
      <w:pPr>
        <w:pStyle w:val="footnote"/>
      </w:pPr>
      <w:r>
        <w:rPr>
          <w:rStyle w:val="FootnoteReference"/>
        </w:rPr>
        <w:footnoteRef/>
      </w:r>
      <w:r>
        <w:t xml:space="preserve"> [JS] “do obeisance” or “fall down”</w:t>
      </w:r>
    </w:p>
  </w:footnote>
  <w:footnote w:id="560">
    <w:p w14:paraId="77CD93E8" w14:textId="77777777" w:rsidR="005F2DC9" w:rsidRDefault="005F2DC9"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5F2DC9" w:rsidRDefault="005F2DC9" w:rsidP="00704CAA">
      <w:pPr>
        <w:pStyle w:val="footnote"/>
      </w:pPr>
      <w:r>
        <w:rPr>
          <w:rStyle w:val="FootnoteReference"/>
        </w:rPr>
        <w:footnoteRef/>
      </w:r>
      <w:r>
        <w:t xml:space="preserve"> [JS] or, “and not we Him”</w:t>
      </w:r>
    </w:p>
  </w:footnote>
  <w:footnote w:id="562">
    <w:p w14:paraId="1486F0F9" w14:textId="77777777" w:rsidR="005F2DC9" w:rsidRDefault="005F2DC9"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5F2DC9" w:rsidRDefault="005F2DC9" w:rsidP="00704CAA">
      <w:pPr>
        <w:pStyle w:val="footnote"/>
      </w:pPr>
      <w:r>
        <w:rPr>
          <w:rStyle w:val="FootnoteReference"/>
        </w:rPr>
        <w:footnoteRef/>
      </w:r>
      <w:r>
        <w:t xml:space="preserve"> [JS] or “do wrong,” or “the workers of iniquity”</w:t>
      </w:r>
    </w:p>
  </w:footnote>
  <w:footnote w:id="564">
    <w:p w14:paraId="37DBB362" w14:textId="77777777" w:rsidR="005F2DC9" w:rsidRDefault="005F2DC9" w:rsidP="00704CAA">
      <w:pPr>
        <w:pStyle w:val="footnote"/>
      </w:pPr>
      <w:r>
        <w:rPr>
          <w:rStyle w:val="FootnoteReference"/>
        </w:rPr>
        <w:footnoteRef/>
      </w:r>
      <w:r>
        <w:t xml:space="preserve"> [JS] or proud/haughty eyes.</w:t>
      </w:r>
    </w:p>
  </w:footnote>
  <w:footnote w:id="565">
    <w:p w14:paraId="027D81D5" w14:textId="77777777" w:rsidR="005F2DC9" w:rsidRDefault="005F2DC9"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5F2DC9" w:rsidRDefault="005F2DC9"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5F2DC9" w:rsidRDefault="005F2DC9" w:rsidP="00704CAA">
      <w:pPr>
        <w:pStyle w:val="footnote"/>
      </w:pPr>
      <w:r>
        <w:rPr>
          <w:rStyle w:val="FootnoteReference"/>
        </w:rPr>
        <w:footnoteRef/>
      </w:r>
      <w:r>
        <w:t xml:space="preserve"> Cf. Ps. 38:7a.</w:t>
      </w:r>
    </w:p>
  </w:footnote>
  <w:footnote w:id="568">
    <w:p w14:paraId="517B5545" w14:textId="77777777" w:rsidR="005F2DC9" w:rsidRDefault="005F2DC9"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5F2DC9" w:rsidRDefault="005F2DC9"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5F2DC9" w:rsidRDefault="005F2DC9" w:rsidP="00704CAA">
      <w:pPr>
        <w:pStyle w:val="footnote"/>
      </w:pPr>
      <w:r>
        <w:rPr>
          <w:rStyle w:val="FootnoteReference"/>
        </w:rPr>
        <w:footnoteRef/>
      </w:r>
      <w:r>
        <w:t xml:space="preserve"> ‘God is love’ (1 John 4:8,16).</w:t>
      </w:r>
    </w:p>
  </w:footnote>
  <w:footnote w:id="571">
    <w:p w14:paraId="39DCC369" w14:textId="77777777" w:rsidR="005F2DC9" w:rsidRDefault="005F2DC9"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5F2DC9" w:rsidRDefault="005F2DC9" w:rsidP="00704CAA">
      <w:pPr>
        <w:pStyle w:val="footnote"/>
      </w:pPr>
      <w:r>
        <w:rPr>
          <w:rStyle w:val="FootnoteReference"/>
        </w:rPr>
        <w:footnoteRef/>
      </w:r>
      <w:r>
        <w:t xml:space="preserve"> Cf. Ps. 147:8.</w:t>
      </w:r>
    </w:p>
  </w:footnote>
  <w:footnote w:id="573">
    <w:p w14:paraId="1B0A2532" w14:textId="77777777" w:rsidR="005F2DC9" w:rsidRDefault="005F2DC9" w:rsidP="00704CAA">
      <w:pPr>
        <w:pStyle w:val="footnote"/>
      </w:pPr>
      <w:r>
        <w:rPr>
          <w:rStyle w:val="FootnoteReference"/>
        </w:rPr>
        <w:footnoteRef/>
      </w:r>
      <w:r>
        <w:t xml:space="preserve"> [JS] or “long-suffering”</w:t>
      </w:r>
    </w:p>
  </w:footnote>
  <w:footnote w:id="574">
    <w:p w14:paraId="6F41A290" w14:textId="77777777" w:rsidR="005F2DC9" w:rsidRDefault="005F2DC9" w:rsidP="00704CAA">
      <w:pPr>
        <w:pStyle w:val="footnote"/>
      </w:pPr>
      <w:r>
        <w:rPr>
          <w:rStyle w:val="FootnoteReference"/>
        </w:rPr>
        <w:footnoteRef/>
      </w:r>
      <w:r>
        <w:t xml:space="preserve"> [JS] or “transgressions”</w:t>
      </w:r>
    </w:p>
  </w:footnote>
  <w:footnote w:id="575">
    <w:p w14:paraId="44065F61" w14:textId="77777777" w:rsidR="005F2DC9" w:rsidRDefault="005F2DC9"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5F2DC9" w:rsidRDefault="005F2DC9"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5F2DC9" w:rsidRDefault="005F2DC9"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5F2DC9" w:rsidRDefault="005F2DC9" w:rsidP="00704CAA">
      <w:pPr>
        <w:pStyle w:val="footnote"/>
      </w:pPr>
      <w:r>
        <w:rPr>
          <w:rStyle w:val="FootnoteReference"/>
        </w:rPr>
        <w:footnoteRef/>
      </w:r>
      <w:r>
        <w:t xml:space="preserve"> [JS] Fr. Lazarus has “very great”</w:t>
      </w:r>
    </w:p>
  </w:footnote>
  <w:footnote w:id="579">
    <w:p w14:paraId="7AEE0420" w14:textId="77777777" w:rsidR="005F2DC9" w:rsidRDefault="005F2DC9" w:rsidP="00704CAA">
      <w:pPr>
        <w:pStyle w:val="footnote"/>
      </w:pPr>
      <w:r>
        <w:rPr>
          <w:rStyle w:val="FootnoteReference"/>
        </w:rPr>
        <w:footnoteRef/>
      </w:r>
      <w:r>
        <w:t xml:space="preserve"> [JS] or “thanksgiving,” or “thankful confession with praise”</w:t>
      </w:r>
    </w:p>
  </w:footnote>
  <w:footnote w:id="580">
    <w:p w14:paraId="1821417A" w14:textId="77777777" w:rsidR="005F2DC9" w:rsidRDefault="005F2DC9"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5F2DC9" w:rsidRDefault="005F2DC9" w:rsidP="00704CAA">
      <w:pPr>
        <w:pStyle w:val="footnote"/>
      </w:pPr>
      <w:r>
        <w:rPr>
          <w:rStyle w:val="FootnoteReference"/>
        </w:rPr>
        <w:footnoteRef/>
      </w:r>
      <w:r>
        <w:t xml:space="preserve"> [JS] or “makes the clouds His chariot”</w:t>
      </w:r>
    </w:p>
  </w:footnote>
  <w:footnote w:id="582">
    <w:p w14:paraId="114B27CC" w14:textId="77777777" w:rsidR="005F2DC9" w:rsidRDefault="005F2DC9" w:rsidP="00704CAA">
      <w:pPr>
        <w:pStyle w:val="footnote"/>
      </w:pPr>
      <w:r>
        <w:rPr>
          <w:rStyle w:val="FootnoteReference"/>
        </w:rPr>
        <w:footnoteRef/>
      </w:r>
      <w:r>
        <w:t xml:space="preserve"> [JS] or “messengers”</w:t>
      </w:r>
    </w:p>
  </w:footnote>
  <w:footnote w:id="583">
    <w:p w14:paraId="0B426919" w14:textId="77777777" w:rsidR="005F2DC9" w:rsidRDefault="005F2DC9" w:rsidP="00704CAA">
      <w:pPr>
        <w:pStyle w:val="footnote"/>
      </w:pPr>
      <w:r>
        <w:rPr>
          <w:rStyle w:val="FootnoteReference"/>
        </w:rPr>
        <w:footnoteRef/>
      </w:r>
      <w:r>
        <w:t xml:space="preserve"> [JS] Fr. Lazarus has “servants”</w:t>
      </w:r>
    </w:p>
  </w:footnote>
  <w:footnote w:id="584">
    <w:p w14:paraId="0DC6891A" w14:textId="77777777" w:rsidR="005F2DC9" w:rsidRDefault="005F2DC9" w:rsidP="00704CAA">
      <w:pPr>
        <w:pStyle w:val="footnote"/>
      </w:pPr>
      <w:r>
        <w:rPr>
          <w:rStyle w:val="FootnoteReference"/>
        </w:rPr>
        <w:footnoteRef/>
      </w:r>
      <w:r>
        <w:t xml:space="preserve"> Heb. 1:7; Ezek. 1:14; 2 Esdras 8:22.</w:t>
      </w:r>
    </w:p>
  </w:footnote>
  <w:footnote w:id="585">
    <w:p w14:paraId="14865395" w14:textId="77777777" w:rsidR="005F2DC9" w:rsidRDefault="005F2DC9" w:rsidP="00704CAA">
      <w:pPr>
        <w:pStyle w:val="footnote"/>
      </w:pPr>
      <w:r>
        <w:rPr>
          <w:rStyle w:val="FootnoteReference"/>
        </w:rPr>
        <w:footnoteRef/>
      </w:r>
      <w:r>
        <w:t xml:space="preserve"> [JS] Fr. Lazarus has “axis”</w:t>
      </w:r>
    </w:p>
  </w:footnote>
  <w:footnote w:id="586">
    <w:p w14:paraId="00414A42" w14:textId="77777777" w:rsidR="005F2DC9" w:rsidRDefault="005F2DC9" w:rsidP="00704CAA">
      <w:pPr>
        <w:pStyle w:val="footnote"/>
      </w:pPr>
      <w:r>
        <w:rPr>
          <w:rStyle w:val="FootnoteReference"/>
        </w:rPr>
        <w:footnoteRef/>
      </w:r>
      <w:r>
        <w:t xml:space="preserve"> [JS] Fr. Lazarus has “wander”. NETS has “be tilted”</w:t>
      </w:r>
    </w:p>
  </w:footnote>
  <w:footnote w:id="587">
    <w:p w14:paraId="63CA7242" w14:textId="77777777" w:rsidR="005F2DC9" w:rsidRDefault="005F2DC9" w:rsidP="00704CAA">
      <w:pPr>
        <w:pStyle w:val="footnote"/>
      </w:pPr>
      <w:r>
        <w:rPr>
          <w:rStyle w:val="FootnoteReference"/>
        </w:rPr>
        <w:footnoteRef/>
      </w:r>
      <w:r>
        <w:t xml:space="preserve"> [JS] literally, “founded”</w:t>
      </w:r>
    </w:p>
  </w:footnote>
  <w:footnote w:id="588">
    <w:p w14:paraId="688E353A" w14:textId="77777777" w:rsidR="005F2DC9" w:rsidRDefault="005F2DC9" w:rsidP="00704CAA">
      <w:pPr>
        <w:pStyle w:val="footnote"/>
      </w:pPr>
      <w:r>
        <w:rPr>
          <w:rStyle w:val="FootnoteReference"/>
        </w:rPr>
        <w:footnoteRef/>
      </w:r>
      <w:r>
        <w:t xml:space="preserve"> [JS] or “takes the lead among them”</w:t>
      </w:r>
    </w:p>
  </w:footnote>
  <w:footnote w:id="589">
    <w:p w14:paraId="329CE5D6" w14:textId="77777777" w:rsidR="005F2DC9" w:rsidRDefault="005F2DC9" w:rsidP="00704CAA">
      <w:pPr>
        <w:pStyle w:val="footnote"/>
      </w:pPr>
      <w:r>
        <w:rPr>
          <w:rStyle w:val="FootnoteReference"/>
        </w:rPr>
        <w:footnoteRef/>
      </w:r>
      <w:r>
        <w:t xml:space="preserve"> [JS] or “serpent”</w:t>
      </w:r>
    </w:p>
  </w:footnote>
  <w:footnote w:id="590">
    <w:p w14:paraId="482A0E92" w14:textId="77777777" w:rsidR="005F2DC9" w:rsidRDefault="005F2DC9" w:rsidP="00704CAA">
      <w:pPr>
        <w:pStyle w:val="footnote"/>
      </w:pPr>
      <w:r>
        <w:rPr>
          <w:rStyle w:val="FootnoteReference"/>
        </w:rPr>
        <w:footnoteRef/>
      </w:r>
      <w:r>
        <w:t xml:space="preserve"> [JS] or, “the universe”</w:t>
      </w:r>
    </w:p>
  </w:footnote>
  <w:footnote w:id="591">
    <w:p w14:paraId="107DC9FD" w14:textId="77777777" w:rsidR="005F2DC9" w:rsidRDefault="005F2DC9" w:rsidP="00704CAA">
      <w:pPr>
        <w:pStyle w:val="footnote"/>
      </w:pPr>
      <w:r>
        <w:rPr>
          <w:rStyle w:val="FootnoteReference"/>
        </w:rPr>
        <w:footnoteRef/>
      </w:r>
      <w:r>
        <w:t xml:space="preserve"> [JS] or, “breath”</w:t>
      </w:r>
    </w:p>
  </w:footnote>
  <w:footnote w:id="592">
    <w:p w14:paraId="44BAA54F" w14:textId="77777777" w:rsidR="005F2DC9" w:rsidRDefault="005F2DC9" w:rsidP="00704CAA">
      <w:pPr>
        <w:pStyle w:val="footnote"/>
      </w:pPr>
      <w:r>
        <w:rPr>
          <w:rStyle w:val="FootnoteReference"/>
        </w:rPr>
        <w:footnoteRef/>
      </w:r>
      <w:r>
        <w:t xml:space="preserve"> [JS] Fr. Lazarus has, “meditation”</w:t>
      </w:r>
    </w:p>
  </w:footnote>
  <w:footnote w:id="593">
    <w:p w14:paraId="47649C98" w14:textId="77777777" w:rsidR="005F2DC9" w:rsidRDefault="005F2DC9" w:rsidP="00704CAA">
      <w:pPr>
        <w:pStyle w:val="footnote"/>
      </w:pPr>
      <w:r>
        <w:rPr>
          <w:rStyle w:val="FootnoteReference"/>
        </w:rPr>
        <w:footnoteRef/>
      </w:r>
      <w:r>
        <w:t xml:space="preserve"> Much of Psalm 104 occurs almost verbatim in 1 Chron. 16:8-22 (cf. vv. 7:36).</w:t>
      </w:r>
    </w:p>
  </w:footnote>
  <w:footnote w:id="594">
    <w:p w14:paraId="79D84556" w14:textId="77777777" w:rsidR="005F2DC9" w:rsidRDefault="005F2DC9" w:rsidP="00704CAA">
      <w:pPr>
        <w:pStyle w:val="footnote"/>
      </w:pPr>
      <w:r>
        <w:rPr>
          <w:rStyle w:val="FootnoteReference"/>
        </w:rPr>
        <w:footnoteRef/>
      </w:r>
      <w:r>
        <w:t xml:space="preserve"> [JS] or “give thanks to”. “Thankfully confess with praise”</w:t>
      </w:r>
    </w:p>
  </w:footnote>
  <w:footnote w:id="595">
    <w:p w14:paraId="78E8F770" w14:textId="77777777" w:rsidR="005F2DC9" w:rsidRDefault="005F2DC9" w:rsidP="00704CAA">
      <w:pPr>
        <w:pStyle w:val="footnote"/>
      </w:pPr>
      <w:r>
        <w:rPr>
          <w:rStyle w:val="FootnoteReference"/>
        </w:rPr>
        <w:footnoteRef/>
      </w:r>
      <w:r>
        <w:t xml:space="preserve"> [JS] or “make music to”</w:t>
      </w:r>
    </w:p>
  </w:footnote>
  <w:footnote w:id="596">
    <w:p w14:paraId="1C6985FE" w14:textId="77777777" w:rsidR="005F2DC9" w:rsidRDefault="005F2DC9" w:rsidP="00704CAA">
      <w:pPr>
        <w:pStyle w:val="footnote"/>
      </w:pPr>
      <w:r>
        <w:rPr>
          <w:rStyle w:val="FootnoteReference"/>
        </w:rPr>
        <w:footnoteRef/>
      </w:r>
      <w:r>
        <w:t xml:space="preserve"> [JS] i.e. presence</w:t>
      </w:r>
    </w:p>
  </w:footnote>
  <w:footnote w:id="597">
    <w:p w14:paraId="17460FF5" w14:textId="77777777" w:rsidR="005F2DC9" w:rsidRDefault="005F2DC9"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5F2DC9" w:rsidRDefault="005F2DC9" w:rsidP="00704CAA">
      <w:pPr>
        <w:pStyle w:val="footnote"/>
      </w:pPr>
      <w:r>
        <w:rPr>
          <w:rStyle w:val="FootnoteReference"/>
        </w:rPr>
        <w:footnoteRef/>
      </w:r>
      <w:r>
        <w:t xml:space="preserve"> [JS] literally, “seed”</w:t>
      </w:r>
    </w:p>
  </w:footnote>
  <w:footnote w:id="599">
    <w:p w14:paraId="02D21EA0" w14:textId="77777777" w:rsidR="005F2DC9" w:rsidRDefault="005F2DC9" w:rsidP="00704CAA">
      <w:pPr>
        <w:pStyle w:val="footnote"/>
      </w:pPr>
      <w:r>
        <w:rPr>
          <w:rStyle w:val="FootnoteReference"/>
        </w:rPr>
        <w:footnoteRef/>
      </w:r>
      <w:r>
        <w:t xml:space="preserve"> [JS] literally, “He remembered His covenant forever”</w:t>
      </w:r>
    </w:p>
  </w:footnote>
  <w:footnote w:id="600">
    <w:p w14:paraId="51ED9672" w14:textId="77777777" w:rsidR="005F2DC9" w:rsidRDefault="005F2DC9" w:rsidP="00704CAA">
      <w:pPr>
        <w:pStyle w:val="footnote"/>
      </w:pPr>
      <w:r>
        <w:rPr>
          <w:rStyle w:val="FootnoteReference"/>
        </w:rPr>
        <w:footnoteRef/>
      </w:r>
      <w:r>
        <w:t xml:space="preserve"> [JS] i.e. the covenant</w:t>
      </w:r>
    </w:p>
  </w:footnote>
  <w:footnote w:id="601">
    <w:p w14:paraId="22B187B5" w14:textId="77777777" w:rsidR="005F2DC9" w:rsidRDefault="005F2DC9" w:rsidP="00704CAA">
      <w:pPr>
        <w:pStyle w:val="footnote"/>
      </w:pPr>
      <w:r>
        <w:rPr>
          <w:rStyle w:val="FootnoteReference"/>
        </w:rPr>
        <w:footnoteRef/>
      </w:r>
      <w:r>
        <w:t xml:space="preserve"> [JS] or foreigners, resident aliens.</w:t>
      </w:r>
    </w:p>
  </w:footnote>
  <w:footnote w:id="602">
    <w:p w14:paraId="0FAFF1A4" w14:textId="77777777" w:rsidR="005F2DC9" w:rsidRDefault="005F2DC9"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5F2DC9" w:rsidRDefault="005F2DC9" w:rsidP="00704CAA">
      <w:pPr>
        <w:pStyle w:val="footnote"/>
      </w:pPr>
      <w:r>
        <w:rPr>
          <w:rStyle w:val="FootnoteReference"/>
        </w:rPr>
        <w:footnoteRef/>
      </w:r>
      <w:r>
        <w:t xml:space="preserve"> caterpillars: larva of the locust.</w:t>
      </w:r>
    </w:p>
  </w:footnote>
  <w:footnote w:id="604">
    <w:p w14:paraId="043DB9E2" w14:textId="77777777" w:rsidR="005F2DC9" w:rsidRDefault="005F2DC9" w:rsidP="00704CAA">
      <w:pPr>
        <w:pStyle w:val="footnote"/>
      </w:pPr>
      <w:r>
        <w:rPr>
          <w:rStyle w:val="FootnoteReference"/>
        </w:rPr>
        <w:footnoteRef/>
      </w:r>
      <w:r>
        <w:t xml:space="preserve"> Ex. 16:12-15; Jn. 6:31-35.</w:t>
      </w:r>
    </w:p>
  </w:footnote>
  <w:footnote w:id="605">
    <w:p w14:paraId="4F10CF45" w14:textId="77777777" w:rsidR="005F2DC9" w:rsidRDefault="005F2DC9" w:rsidP="00704CAA">
      <w:pPr>
        <w:pStyle w:val="footnote"/>
      </w:pPr>
      <w:r>
        <w:rPr>
          <w:rStyle w:val="FootnoteReference"/>
        </w:rPr>
        <w:footnoteRef/>
      </w:r>
      <w:r>
        <w:t xml:space="preserve"> [JS] or “promise”</w:t>
      </w:r>
    </w:p>
  </w:footnote>
  <w:footnote w:id="606">
    <w:p w14:paraId="52EC5E6F" w14:textId="77777777" w:rsidR="005F2DC9" w:rsidRDefault="005F2DC9" w:rsidP="00704CAA">
      <w:pPr>
        <w:pStyle w:val="footnote"/>
      </w:pPr>
      <w:r>
        <w:rPr>
          <w:rStyle w:val="FootnoteReference"/>
        </w:rPr>
        <w:footnoteRef/>
      </w:r>
      <w:r>
        <w:t xml:space="preserve"> Gen. 15:14.</w:t>
      </w:r>
    </w:p>
  </w:footnote>
  <w:footnote w:id="607">
    <w:p w14:paraId="50EFB665" w14:textId="77777777" w:rsidR="005F2DC9" w:rsidRDefault="005F2DC9"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5F2DC9" w:rsidRDefault="005F2DC9" w:rsidP="00704CAA">
      <w:pPr>
        <w:pStyle w:val="footnote"/>
      </w:pPr>
      <w:r>
        <w:rPr>
          <w:rStyle w:val="FootnoteReference"/>
        </w:rPr>
        <w:footnoteRef/>
      </w:r>
      <w:r>
        <w:t xml:space="preserve"> [JS] or “give thanks to”. “Thankfully confess with praise”</w:t>
      </w:r>
    </w:p>
  </w:footnote>
  <w:footnote w:id="609">
    <w:p w14:paraId="6A4D9054" w14:textId="77777777" w:rsidR="005F2DC9" w:rsidRDefault="005F2DC9"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5F2DC9" w:rsidRDefault="005F2DC9" w:rsidP="00704CAA">
      <w:pPr>
        <w:pStyle w:val="footnote"/>
      </w:pPr>
      <w:r>
        <w:rPr>
          <w:rStyle w:val="FootnoteReference"/>
        </w:rPr>
        <w:footnoteRef/>
      </w:r>
      <w:r>
        <w:t xml:space="preserve"> [JS] or “observe justice”</w:t>
      </w:r>
    </w:p>
  </w:footnote>
  <w:footnote w:id="611">
    <w:p w14:paraId="6619BE9D" w14:textId="77777777" w:rsidR="005F2DC9" w:rsidRDefault="005F2DC9" w:rsidP="00704CAA">
      <w:pPr>
        <w:pStyle w:val="footnote"/>
      </w:pPr>
      <w:r>
        <w:rPr>
          <w:rStyle w:val="FootnoteReference"/>
        </w:rPr>
        <w:footnoteRef/>
      </w:r>
      <w:r>
        <w:t xml:space="preserve"> [JS] literally, “do”</w:t>
      </w:r>
    </w:p>
  </w:footnote>
  <w:footnote w:id="612">
    <w:p w14:paraId="04B27EA1" w14:textId="77777777" w:rsidR="005F2DC9" w:rsidRDefault="005F2DC9" w:rsidP="00704CAA">
      <w:pPr>
        <w:pStyle w:val="footnote"/>
      </w:pPr>
      <w:r>
        <w:rPr>
          <w:rStyle w:val="FootnoteReference"/>
        </w:rPr>
        <w:footnoteRef/>
      </w:r>
      <w:r>
        <w:t xml:space="preserve"> [JS] or “because of the good will of Your people”</w:t>
      </w:r>
    </w:p>
  </w:footnote>
  <w:footnote w:id="613">
    <w:p w14:paraId="4EB0A80D" w14:textId="77777777" w:rsidR="005F2DC9" w:rsidRDefault="005F2DC9" w:rsidP="00704CAA">
      <w:pPr>
        <w:pStyle w:val="footnote"/>
      </w:pPr>
      <w:r>
        <w:rPr>
          <w:rStyle w:val="FootnoteReference"/>
        </w:rPr>
        <w:footnoteRef/>
      </w:r>
      <w:r>
        <w:t xml:space="preserve"> Cf. Mark 8:17-21; Matthew 16:9-12.</w:t>
      </w:r>
    </w:p>
  </w:footnote>
  <w:footnote w:id="614">
    <w:p w14:paraId="6A2BD216" w14:textId="77777777" w:rsidR="005F2DC9" w:rsidRDefault="005F2DC9" w:rsidP="00704CAA">
      <w:pPr>
        <w:pStyle w:val="footnote"/>
      </w:pPr>
      <w:r>
        <w:rPr>
          <w:rStyle w:val="FootnoteReference"/>
        </w:rPr>
        <w:footnoteRef/>
      </w:r>
      <w:r>
        <w:t xml:space="preserve"> [JS] Fr. Lazarus has “will”</w:t>
      </w:r>
    </w:p>
  </w:footnote>
  <w:footnote w:id="615">
    <w:p w14:paraId="2E278E41" w14:textId="77777777" w:rsidR="005F2DC9" w:rsidRDefault="005F2DC9" w:rsidP="00704CAA">
      <w:pPr>
        <w:pStyle w:val="footnote"/>
      </w:pPr>
      <w:r>
        <w:rPr>
          <w:rStyle w:val="FootnoteReference"/>
        </w:rPr>
        <w:footnoteRef/>
      </w:r>
      <w:r>
        <w:t xml:space="preserve"> Num. 11:34.</w:t>
      </w:r>
    </w:p>
  </w:footnote>
  <w:footnote w:id="616">
    <w:p w14:paraId="3E891B8B" w14:textId="77777777" w:rsidR="005F2DC9" w:rsidRDefault="005F2DC9" w:rsidP="00704CAA">
      <w:pPr>
        <w:pStyle w:val="footnote"/>
      </w:pPr>
      <w:r>
        <w:rPr>
          <w:rStyle w:val="FootnoteReference"/>
        </w:rPr>
        <w:footnoteRef/>
      </w:r>
      <w:r>
        <w:t xml:space="preserve"> Num. 16:32.</w:t>
      </w:r>
    </w:p>
  </w:footnote>
  <w:footnote w:id="617">
    <w:p w14:paraId="2CF28BB9" w14:textId="77777777" w:rsidR="005F2DC9" w:rsidRDefault="005F2DC9" w:rsidP="00704CAA">
      <w:pPr>
        <w:pStyle w:val="footnote"/>
      </w:pPr>
      <w:r>
        <w:rPr>
          <w:rStyle w:val="FootnoteReference"/>
        </w:rPr>
        <w:footnoteRef/>
      </w:r>
      <w:r>
        <w:t xml:space="preserve"> [JS] “did obeisance”. “bowed down to”.</w:t>
      </w:r>
    </w:p>
  </w:footnote>
  <w:footnote w:id="618">
    <w:p w14:paraId="6FE70515" w14:textId="77777777" w:rsidR="005F2DC9" w:rsidRDefault="005F2DC9" w:rsidP="00704CAA">
      <w:pPr>
        <w:pStyle w:val="footnote"/>
      </w:pPr>
      <w:r>
        <w:rPr>
          <w:rStyle w:val="FootnoteReference"/>
        </w:rPr>
        <w:footnoteRef/>
      </w:r>
      <w:r>
        <w:t xml:space="preserve"> [JS] or fearful, terrible.</w:t>
      </w:r>
    </w:p>
  </w:footnote>
  <w:footnote w:id="619">
    <w:p w14:paraId="0CBADE68" w14:textId="77777777" w:rsidR="005F2DC9" w:rsidRDefault="005F2DC9"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5F2DC9" w:rsidRDefault="005F2DC9" w:rsidP="00704CAA">
      <w:pPr>
        <w:pStyle w:val="footnote"/>
      </w:pPr>
      <w:r>
        <w:rPr>
          <w:rStyle w:val="FootnoteReference"/>
        </w:rPr>
        <w:footnoteRef/>
      </w:r>
      <w:r>
        <w:t xml:space="preserve"> [JS] or, “destruction”</w:t>
      </w:r>
    </w:p>
  </w:footnote>
  <w:footnote w:id="621">
    <w:p w14:paraId="411EA2A0" w14:textId="77777777" w:rsidR="005F2DC9" w:rsidRDefault="005F2DC9" w:rsidP="00704CAA">
      <w:pPr>
        <w:pStyle w:val="footnote"/>
      </w:pPr>
      <w:r>
        <w:rPr>
          <w:rStyle w:val="FootnoteReference"/>
        </w:rPr>
        <w:footnoteRef/>
      </w:r>
      <w:r>
        <w:t xml:space="preserve"> [JS] or “the breach abated”</w:t>
      </w:r>
    </w:p>
  </w:footnote>
  <w:footnote w:id="622">
    <w:p w14:paraId="4F51BD8C" w14:textId="77777777" w:rsidR="005F2DC9" w:rsidRDefault="005F2DC9" w:rsidP="00704CAA">
      <w:pPr>
        <w:pStyle w:val="footnote"/>
      </w:pPr>
      <w:r>
        <w:rPr>
          <w:rStyle w:val="FootnoteReference"/>
        </w:rPr>
        <w:footnoteRef/>
      </w:r>
      <w:r>
        <w:t xml:space="preserve"> [JS] or “reckoned”</w:t>
      </w:r>
    </w:p>
  </w:footnote>
  <w:footnote w:id="623">
    <w:p w14:paraId="0DE19382" w14:textId="77777777" w:rsidR="005F2DC9" w:rsidRDefault="005F2DC9" w:rsidP="00704CAA">
      <w:pPr>
        <w:pStyle w:val="footnote"/>
      </w:pPr>
      <w:r>
        <w:rPr>
          <w:rStyle w:val="FootnoteReference"/>
        </w:rPr>
        <w:footnoteRef/>
      </w:r>
      <w:r>
        <w:t xml:space="preserve"> [JS] literally “mingled” and “works”</w:t>
      </w:r>
    </w:p>
  </w:footnote>
  <w:footnote w:id="624">
    <w:p w14:paraId="21E48811" w14:textId="77777777" w:rsidR="005F2DC9" w:rsidRDefault="005F2DC9" w:rsidP="00704CAA">
      <w:pPr>
        <w:pStyle w:val="footnote"/>
      </w:pPr>
      <w:r>
        <w:rPr>
          <w:rStyle w:val="FootnoteReference"/>
        </w:rPr>
        <w:footnoteRef/>
      </w:r>
      <w:r>
        <w:t xml:space="preserve"> [JS] or “give thanks to”, “thankfully confess with praise”</w:t>
      </w:r>
    </w:p>
  </w:footnote>
  <w:footnote w:id="625">
    <w:p w14:paraId="5744C399" w14:textId="77777777" w:rsidR="005F2DC9" w:rsidRDefault="005F2DC9" w:rsidP="00704CAA">
      <w:pPr>
        <w:pStyle w:val="footnote"/>
      </w:pPr>
      <w:r>
        <w:rPr>
          <w:rStyle w:val="FootnoteReference"/>
        </w:rPr>
        <w:footnoteRef/>
      </w:r>
      <w:r>
        <w:t xml:space="preserve"> [JS] or “age to age”</w:t>
      </w:r>
    </w:p>
  </w:footnote>
  <w:footnote w:id="626">
    <w:p w14:paraId="0410B31B" w14:textId="77777777" w:rsidR="005F2DC9" w:rsidRDefault="005F2DC9" w:rsidP="00704CAA">
      <w:pPr>
        <w:pStyle w:val="footnote"/>
      </w:pPr>
      <w:r>
        <w:rPr>
          <w:rStyle w:val="FootnoteReference"/>
        </w:rPr>
        <w:footnoteRef/>
      </w:r>
      <w:r>
        <w:t xml:space="preserve"> [JS] or “May it be! May it be” or “So be it! So be it!”</w:t>
      </w:r>
    </w:p>
  </w:footnote>
  <w:footnote w:id="627">
    <w:p w14:paraId="0FB3C337" w14:textId="77777777" w:rsidR="005F2DC9" w:rsidRDefault="005F2DC9" w:rsidP="00704CAA">
      <w:pPr>
        <w:pStyle w:val="footnote"/>
      </w:pPr>
      <w:r>
        <w:rPr>
          <w:rStyle w:val="FootnoteReference"/>
        </w:rPr>
        <w:footnoteRef/>
      </w:r>
      <w:r>
        <w:t xml:space="preserve"> [JS] or “give thanks to”, “thankfully confess with praise”</w:t>
      </w:r>
    </w:p>
  </w:footnote>
  <w:footnote w:id="628">
    <w:p w14:paraId="7E54D57E" w14:textId="77777777" w:rsidR="005F2DC9" w:rsidRDefault="005F2DC9" w:rsidP="00704CAA">
      <w:pPr>
        <w:pStyle w:val="footnote"/>
      </w:pPr>
      <w:r>
        <w:rPr>
          <w:rStyle w:val="FootnoteReference"/>
        </w:rPr>
        <w:footnoteRef/>
      </w:r>
      <w:r>
        <w:t xml:space="preserve"> [JS] NETS, Fr. Lazarus, and the Coptic have “sea”, others have “south”</w:t>
      </w:r>
    </w:p>
  </w:footnote>
  <w:footnote w:id="629">
    <w:p w14:paraId="178F2BAD" w14:textId="77777777" w:rsidR="005F2DC9" w:rsidRDefault="005F2DC9" w:rsidP="00704CAA">
      <w:pPr>
        <w:pStyle w:val="footnote"/>
      </w:pPr>
      <w:r>
        <w:rPr>
          <w:rStyle w:val="FootnoteReference"/>
        </w:rPr>
        <w:footnoteRef/>
      </w:r>
      <w:r>
        <w:t xml:space="preserve"> [JS] or “praise and thank”, “thankfully confess with praise”</w:t>
      </w:r>
    </w:p>
  </w:footnote>
  <w:footnote w:id="630">
    <w:p w14:paraId="6A8B4AB6" w14:textId="77777777" w:rsidR="005F2DC9" w:rsidRDefault="005F2DC9" w:rsidP="00704CAA">
      <w:pPr>
        <w:pStyle w:val="footnote"/>
      </w:pPr>
      <w:r>
        <w:rPr>
          <w:rStyle w:val="FootnoteReference"/>
        </w:rPr>
        <w:footnoteRef/>
      </w:r>
      <w:r>
        <w:t xml:space="preserve"> [JS] or “praise and thank”, “thankfully confess with praise.”</w:t>
      </w:r>
    </w:p>
  </w:footnote>
  <w:footnote w:id="631">
    <w:p w14:paraId="7CBE112A" w14:textId="77777777" w:rsidR="005F2DC9" w:rsidRDefault="005F2DC9" w:rsidP="00704CAA">
      <w:pPr>
        <w:pStyle w:val="footnote"/>
      </w:pPr>
      <w:r>
        <w:rPr>
          <w:rStyle w:val="FootnoteReference"/>
        </w:rPr>
        <w:footnoteRef/>
      </w:r>
      <w:r>
        <w:t xml:space="preserve"> [JS] or “He helped them out of the way of their iniquity”</w:t>
      </w:r>
    </w:p>
  </w:footnote>
  <w:footnote w:id="632">
    <w:p w14:paraId="22A56B6D" w14:textId="77777777" w:rsidR="005F2DC9" w:rsidRDefault="005F2DC9"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5F2DC9" w:rsidRDefault="005F2DC9" w:rsidP="00704CAA">
      <w:pPr>
        <w:pStyle w:val="footnote"/>
      </w:pPr>
      <w:r>
        <w:rPr>
          <w:rStyle w:val="FootnoteReference"/>
        </w:rPr>
        <w:footnoteRef/>
      </w:r>
      <w:r>
        <w:t xml:space="preserve"> [JS] or “praise and thank”, “thankfully confess with praise”</w:t>
      </w:r>
    </w:p>
  </w:footnote>
  <w:footnote w:id="634">
    <w:p w14:paraId="6DE0266A" w14:textId="77777777" w:rsidR="005F2DC9" w:rsidRDefault="005F2DC9" w:rsidP="00704CAA">
      <w:pPr>
        <w:pStyle w:val="footnote"/>
      </w:pPr>
      <w:r>
        <w:rPr>
          <w:rStyle w:val="FootnoteReference"/>
        </w:rPr>
        <w:footnoteRef/>
      </w:r>
      <w:r>
        <w:t xml:space="preserve"> [JS] Fr. Lazarus has “all their skill was scuttled.”</w:t>
      </w:r>
    </w:p>
  </w:footnote>
  <w:footnote w:id="635">
    <w:p w14:paraId="4B2EAC84" w14:textId="77777777" w:rsidR="005F2DC9" w:rsidRDefault="005F2DC9" w:rsidP="00704CAA">
      <w:pPr>
        <w:pStyle w:val="footnote"/>
      </w:pPr>
      <w:r>
        <w:rPr>
          <w:rStyle w:val="FootnoteReference"/>
        </w:rPr>
        <w:footnoteRef/>
      </w:r>
      <w:r>
        <w:t xml:space="preserve"> [JS] or “praise and thank”, “thankfully confess with praise”</w:t>
      </w:r>
    </w:p>
  </w:footnote>
  <w:footnote w:id="636">
    <w:p w14:paraId="589D0F1B" w14:textId="77777777" w:rsidR="005F2DC9" w:rsidRDefault="005F2DC9"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5F2DC9" w:rsidRDefault="005F2DC9" w:rsidP="00704CAA">
      <w:pPr>
        <w:pStyle w:val="footnote"/>
      </w:pPr>
      <w:r>
        <w:rPr>
          <w:rStyle w:val="FootnoteReference"/>
        </w:rPr>
        <w:footnoteRef/>
      </w:r>
      <w:r>
        <w:t xml:space="preserve"> [JS] NETS has, “make music”, OSB, “give praise”</w:t>
      </w:r>
    </w:p>
  </w:footnote>
  <w:footnote w:id="638">
    <w:p w14:paraId="2BBBBDB1" w14:textId="77777777" w:rsidR="005F2DC9" w:rsidRDefault="005F2DC9" w:rsidP="00704CAA">
      <w:pPr>
        <w:pStyle w:val="footnote"/>
      </w:pPr>
      <w:r>
        <w:rPr>
          <w:rStyle w:val="FootnoteReference"/>
        </w:rPr>
        <w:footnoteRef/>
      </w:r>
      <w:r>
        <w:t xml:space="preserve"> [JS] “thankfully confess You with praise”</w:t>
      </w:r>
    </w:p>
  </w:footnote>
  <w:footnote w:id="639">
    <w:p w14:paraId="5C6900D2" w14:textId="77777777" w:rsidR="005F2DC9" w:rsidRDefault="005F2DC9"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5F2DC9" w:rsidRDefault="005F2DC9" w:rsidP="00704CAA">
      <w:pPr>
        <w:pStyle w:val="footnote"/>
      </w:pPr>
      <w:r>
        <w:rPr>
          <w:rStyle w:val="FootnoteReference"/>
        </w:rPr>
        <w:footnoteRef/>
      </w:r>
      <w:r>
        <w:t xml:space="preserve"> [JS] “holy place.”</w:t>
      </w:r>
    </w:p>
  </w:footnote>
  <w:footnote w:id="641">
    <w:p w14:paraId="25606447" w14:textId="77777777" w:rsidR="005F2DC9" w:rsidRDefault="005F2DC9" w:rsidP="00704CAA">
      <w:pPr>
        <w:pStyle w:val="footnote"/>
      </w:pPr>
      <w:r>
        <w:rPr>
          <w:rStyle w:val="FootnoteReference"/>
        </w:rPr>
        <w:footnoteRef/>
      </w:r>
      <w:r>
        <w:t xml:space="preserve"> See Psalm 59:10 and footnote.</w:t>
      </w:r>
    </w:p>
  </w:footnote>
  <w:footnote w:id="642">
    <w:p w14:paraId="7DF3C2CB" w14:textId="77777777" w:rsidR="005F2DC9" w:rsidRDefault="005F2DC9"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5F2DC9" w:rsidRDefault="005F2DC9" w:rsidP="00704CAA">
      <w:pPr>
        <w:pStyle w:val="footnote"/>
      </w:pPr>
      <w:r>
        <w:rPr>
          <w:rStyle w:val="FootnoteReference"/>
        </w:rPr>
        <w:footnoteRef/>
      </w:r>
      <w:r>
        <w:t xml:space="preserve"> [JS] or “lawlessness”</w:t>
      </w:r>
    </w:p>
  </w:footnote>
  <w:footnote w:id="644">
    <w:p w14:paraId="0370D8B9" w14:textId="77777777" w:rsidR="005F2DC9" w:rsidRDefault="005F2DC9" w:rsidP="00704CAA">
      <w:pPr>
        <w:pStyle w:val="footnote"/>
      </w:pPr>
      <w:r>
        <w:rPr>
          <w:rStyle w:val="FootnoteReference"/>
        </w:rPr>
        <w:footnoteRef/>
      </w:r>
      <w:r>
        <w:t xml:space="preserve"> Cf. Num. 5:22.</w:t>
      </w:r>
    </w:p>
  </w:footnote>
  <w:footnote w:id="645">
    <w:p w14:paraId="1B36DB9E" w14:textId="77777777" w:rsidR="005F2DC9" w:rsidRDefault="005F2DC9" w:rsidP="00704CAA">
      <w:pPr>
        <w:pStyle w:val="footnote"/>
      </w:pPr>
      <w:r>
        <w:rPr>
          <w:rStyle w:val="FootnoteReference"/>
        </w:rPr>
        <w:footnoteRef/>
      </w:r>
      <w:r>
        <w:t xml:space="preserve"> Mt. 27:39.</w:t>
      </w:r>
    </w:p>
  </w:footnote>
  <w:footnote w:id="646">
    <w:p w14:paraId="22940EE6" w14:textId="77777777" w:rsidR="005F2DC9" w:rsidRDefault="005F2DC9" w:rsidP="00704CAA">
      <w:pPr>
        <w:pStyle w:val="footnote"/>
      </w:pPr>
      <w:r>
        <w:rPr>
          <w:rStyle w:val="FootnoteReference"/>
        </w:rPr>
        <w:footnoteRef/>
      </w:r>
      <w:r>
        <w:t xml:space="preserve"> [JS] or “give thanks to”. “thankfully confess with praise”</w:t>
      </w:r>
    </w:p>
  </w:footnote>
  <w:footnote w:id="647">
    <w:p w14:paraId="250C4082" w14:textId="77777777" w:rsidR="005F2DC9" w:rsidRDefault="005F2DC9"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5F2DC9" w:rsidRDefault="005F2DC9"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5F2DC9" w:rsidRDefault="005F2DC9" w:rsidP="00704CAA">
      <w:pPr>
        <w:pStyle w:val="footnote"/>
      </w:pPr>
      <w:r>
        <w:rPr>
          <w:rStyle w:val="FootnoteReference"/>
        </w:rPr>
        <w:footnoteRef/>
      </w:r>
      <w:r>
        <w:t xml:space="preserve"> [JS] “with You is the dominion/rule in the day of Your power”</w:t>
      </w:r>
    </w:p>
  </w:footnote>
  <w:footnote w:id="650">
    <w:p w14:paraId="04BA8F57" w14:textId="77777777" w:rsidR="005F2DC9" w:rsidRDefault="005F2DC9" w:rsidP="00704CAA">
      <w:pPr>
        <w:pStyle w:val="footnote"/>
      </w:pPr>
      <w:r>
        <w:rPr>
          <w:rStyle w:val="FootnoteReference"/>
        </w:rPr>
        <w:footnoteRef/>
      </w:r>
      <w:r>
        <w:t xml:space="preserve"> Cf. 1 Cor. 15:41-43.</w:t>
      </w:r>
    </w:p>
  </w:footnote>
  <w:footnote w:id="651">
    <w:p w14:paraId="0419BAA6" w14:textId="77777777" w:rsidR="005F2DC9" w:rsidRDefault="005F2DC9" w:rsidP="00704CAA">
      <w:pPr>
        <w:pStyle w:val="footnote"/>
      </w:pPr>
      <w:r>
        <w:rPr>
          <w:rStyle w:val="FootnoteReference"/>
        </w:rPr>
        <w:footnoteRef/>
      </w:r>
      <w:r>
        <w:t xml:space="preserve"> [JS] literally “morning star”</w:t>
      </w:r>
    </w:p>
  </w:footnote>
  <w:footnote w:id="652">
    <w:p w14:paraId="6A1A3510" w14:textId="77777777" w:rsidR="005F2DC9" w:rsidRDefault="005F2DC9"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5F2DC9" w:rsidRDefault="005F2DC9" w:rsidP="00704CAA">
      <w:pPr>
        <w:pStyle w:val="footnote"/>
      </w:pPr>
      <w:r>
        <w:rPr>
          <w:rStyle w:val="FootnoteReference"/>
        </w:rPr>
        <w:footnoteRef/>
      </w:r>
      <w:r>
        <w:t xml:space="preserve"> [JS] Fr. Lazarus renders “repent” as “change His mind”</w:t>
      </w:r>
    </w:p>
  </w:footnote>
  <w:footnote w:id="654">
    <w:p w14:paraId="6A954099" w14:textId="77777777" w:rsidR="005F2DC9" w:rsidRDefault="005F2DC9" w:rsidP="00704CAA">
      <w:pPr>
        <w:pStyle w:val="footnote"/>
      </w:pPr>
      <w:r>
        <w:rPr>
          <w:rStyle w:val="FootnoteReference"/>
        </w:rPr>
        <w:footnoteRef/>
      </w:r>
      <w:r>
        <w:t xml:space="preserve"> Heb. 7:21.</w:t>
      </w:r>
    </w:p>
  </w:footnote>
  <w:footnote w:id="655">
    <w:p w14:paraId="7ADC21DE" w14:textId="77777777" w:rsidR="005F2DC9" w:rsidRDefault="005F2DC9"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5F2DC9" w:rsidRDefault="005F2DC9" w:rsidP="00704CAA">
      <w:pPr>
        <w:pStyle w:val="footnote"/>
      </w:pPr>
      <w:r>
        <w:rPr>
          <w:rStyle w:val="FootnoteReference"/>
        </w:rPr>
        <w:footnoteRef/>
      </w:r>
      <w:r>
        <w:t xml:space="preserve"> [JS] or “give thanks,” or “thankfully confess with praise”</w:t>
      </w:r>
    </w:p>
  </w:footnote>
  <w:footnote w:id="657">
    <w:p w14:paraId="72BD2026" w14:textId="77777777" w:rsidR="005F2DC9" w:rsidRDefault="005F2DC9" w:rsidP="00704CAA">
      <w:pPr>
        <w:pStyle w:val="footnote"/>
      </w:pPr>
      <w:r>
        <w:rPr>
          <w:rStyle w:val="FootnoteReference"/>
        </w:rPr>
        <w:footnoteRef/>
      </w:r>
      <w:r>
        <w:t xml:space="preserve"> [JS] or “assembly”</w:t>
      </w:r>
    </w:p>
  </w:footnote>
  <w:footnote w:id="658">
    <w:p w14:paraId="5C873828" w14:textId="77777777" w:rsidR="005F2DC9" w:rsidRDefault="005F2DC9" w:rsidP="00704CAA">
      <w:pPr>
        <w:pStyle w:val="footnote"/>
      </w:pPr>
      <w:r>
        <w:rPr>
          <w:rStyle w:val="FootnoteReference"/>
        </w:rPr>
        <w:footnoteRef/>
      </w:r>
      <w:r>
        <w:t xml:space="preserve"> [JS] or “sought out in all things according to His will.”</w:t>
      </w:r>
    </w:p>
  </w:footnote>
  <w:footnote w:id="659">
    <w:p w14:paraId="4A82352A" w14:textId="77777777" w:rsidR="005F2DC9" w:rsidRDefault="005F2DC9" w:rsidP="00704CAA">
      <w:pPr>
        <w:pStyle w:val="footnote"/>
      </w:pPr>
      <w:r>
        <w:rPr>
          <w:rStyle w:val="FootnoteReference"/>
        </w:rPr>
        <w:footnoteRef/>
      </w:r>
      <w:r>
        <w:t xml:space="preserve"> [JS] or “thanksgiving,” or “thankful confession with praise”</w:t>
      </w:r>
    </w:p>
  </w:footnote>
  <w:footnote w:id="660">
    <w:p w14:paraId="003E75E9" w14:textId="77777777" w:rsidR="005F2DC9" w:rsidRDefault="005F2DC9"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5F2DC9" w:rsidRDefault="005F2DC9" w:rsidP="00704CAA">
      <w:pPr>
        <w:pStyle w:val="footnote"/>
      </w:pPr>
      <w:r>
        <w:rPr>
          <w:rStyle w:val="FootnoteReference"/>
        </w:rPr>
        <w:footnoteRef/>
      </w:r>
      <w:r>
        <w:t xml:space="preserve"> Gen. 6:18; 9:9f; 15; 17; Ex. 19:5; Mk. 14:24; Lk. 22:20,29,30.</w:t>
      </w:r>
    </w:p>
  </w:footnote>
  <w:footnote w:id="662">
    <w:p w14:paraId="25E37270" w14:textId="77777777" w:rsidR="005F2DC9" w:rsidRDefault="005F2DC9" w:rsidP="00704CAA">
      <w:pPr>
        <w:pStyle w:val="footnote"/>
      </w:pPr>
      <w:r>
        <w:rPr>
          <w:rStyle w:val="FootnoteReference"/>
        </w:rPr>
        <w:footnoteRef/>
      </w:r>
      <w:r>
        <w:t xml:space="preserve"> [JS] or “awesome”, “terrible”</w:t>
      </w:r>
    </w:p>
  </w:footnote>
  <w:footnote w:id="663">
    <w:p w14:paraId="21A9EB43" w14:textId="77777777" w:rsidR="005F2DC9" w:rsidRDefault="005F2DC9"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5F2DC9" w:rsidRDefault="005F2DC9"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5F2DC9" w:rsidRDefault="005F2DC9" w:rsidP="00704CAA">
      <w:pPr>
        <w:pStyle w:val="footnote"/>
      </w:pPr>
      <w:r>
        <w:rPr>
          <w:rStyle w:val="FootnoteReference"/>
        </w:rPr>
        <w:footnoteRef/>
      </w:r>
      <w:r>
        <w:t xml:space="preserve"> [JS] or “endures forever and ever”</w:t>
      </w:r>
    </w:p>
  </w:footnote>
  <w:footnote w:id="666">
    <w:p w14:paraId="4732D835" w14:textId="77777777" w:rsidR="005F2DC9" w:rsidRDefault="005F2DC9" w:rsidP="00704CAA">
      <w:pPr>
        <w:pStyle w:val="footnote"/>
      </w:pPr>
      <w:r>
        <w:rPr>
          <w:rStyle w:val="FootnoteReference"/>
        </w:rPr>
        <w:footnoteRef/>
      </w:r>
      <w:r>
        <w:t xml:space="preserve"> [JS] or “dawned”</w:t>
      </w:r>
    </w:p>
  </w:footnote>
  <w:footnote w:id="667">
    <w:p w14:paraId="049D5215" w14:textId="77777777" w:rsidR="005F2DC9" w:rsidRDefault="005F2DC9" w:rsidP="00704CAA">
      <w:pPr>
        <w:pStyle w:val="footnote"/>
      </w:pPr>
      <w:r>
        <w:rPr>
          <w:rStyle w:val="FootnoteReference"/>
        </w:rPr>
        <w:footnoteRef/>
      </w:r>
      <w:r>
        <w:t xml:space="preserve"> [JS] NETS interprets this as “He scattered [His enemies]”</w:t>
      </w:r>
    </w:p>
  </w:footnote>
  <w:footnote w:id="668">
    <w:p w14:paraId="2262A787" w14:textId="77777777" w:rsidR="005F2DC9" w:rsidRDefault="005F2DC9" w:rsidP="00704CAA">
      <w:pPr>
        <w:pStyle w:val="footnote"/>
      </w:pPr>
      <w:r>
        <w:rPr>
          <w:rStyle w:val="FootnoteReference"/>
        </w:rPr>
        <w:footnoteRef/>
      </w:r>
      <w:r>
        <w:t xml:space="preserve"> [JS] or “contines forever and ever”</w:t>
      </w:r>
    </w:p>
  </w:footnote>
  <w:footnote w:id="669">
    <w:p w14:paraId="3DC1ACDA" w14:textId="77777777" w:rsidR="005F2DC9" w:rsidRDefault="005F2DC9" w:rsidP="00704CAA">
      <w:pPr>
        <w:pStyle w:val="footnote"/>
      </w:pPr>
      <w:r>
        <w:rPr>
          <w:rStyle w:val="FootnoteReference"/>
        </w:rPr>
        <w:footnoteRef/>
      </w:r>
      <w:r>
        <w:t xml:space="preserve"> [JS] or “he will be raised to power and glory.”</w:t>
      </w:r>
    </w:p>
  </w:footnote>
  <w:footnote w:id="670">
    <w:p w14:paraId="4A10F39F" w14:textId="77777777" w:rsidR="005F2DC9" w:rsidRDefault="005F2DC9"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5F2DC9" w:rsidRDefault="005F2DC9"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5F2DC9" w:rsidRDefault="005F2DC9"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5F2DC9" w:rsidRDefault="005F2DC9" w:rsidP="00704CAA">
      <w:pPr>
        <w:pStyle w:val="footnote"/>
      </w:pPr>
      <w:r>
        <w:rPr>
          <w:rStyle w:val="FootnoteReference"/>
        </w:rPr>
        <w:footnoteRef/>
      </w:r>
      <w:r>
        <w:t xml:space="preserve"> Ex. 19:6; 29:43-46; Deut. 27:9; Is. 63:18,19; Jer. 2:3; 2 Cor. 6:16.</w:t>
      </w:r>
    </w:p>
  </w:footnote>
  <w:footnote w:id="674">
    <w:p w14:paraId="4ACA2EFF" w14:textId="77777777" w:rsidR="005F2DC9" w:rsidRDefault="005F2DC9"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5F2DC9" w:rsidRDefault="005F2DC9"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5F2DC9" w:rsidRDefault="005F2DC9" w:rsidP="00704CAA">
      <w:pPr>
        <w:pStyle w:val="footnote"/>
      </w:pPr>
      <w:r>
        <w:rPr>
          <w:rStyle w:val="FootnoteReference"/>
        </w:rPr>
        <w:footnoteRef/>
      </w:r>
      <w:r>
        <w:t xml:space="preserve"> [JS] or “presence”</w:t>
      </w:r>
    </w:p>
  </w:footnote>
  <w:footnote w:id="677">
    <w:p w14:paraId="263120E9" w14:textId="77777777" w:rsidR="005F2DC9" w:rsidRDefault="005F2DC9" w:rsidP="00704CAA">
      <w:pPr>
        <w:pStyle w:val="footnote"/>
      </w:pPr>
      <w:r>
        <w:rPr>
          <w:rStyle w:val="FootnoteReference"/>
        </w:rPr>
        <w:footnoteRef/>
      </w:r>
      <w:r>
        <w:t xml:space="preserve"> Cf. John 1:18; 3:13; Wisdom 18:16.</w:t>
      </w:r>
    </w:p>
  </w:footnote>
  <w:footnote w:id="678">
    <w:p w14:paraId="45C85546" w14:textId="77777777" w:rsidR="005F2DC9" w:rsidRDefault="005F2DC9"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5F2DC9" w:rsidRDefault="005F2DC9" w:rsidP="00704CAA">
      <w:pPr>
        <w:pStyle w:val="footnote"/>
      </w:pPr>
      <w:r>
        <w:rPr>
          <w:rStyle w:val="FootnoteReference"/>
        </w:rPr>
        <w:footnoteRef/>
      </w:r>
      <w:r>
        <w:t xml:space="preserve"> [JS] or “from now and forevermore.”</w:t>
      </w:r>
    </w:p>
  </w:footnote>
  <w:footnote w:id="680">
    <w:p w14:paraId="0509066F" w14:textId="77777777" w:rsidR="005F2DC9" w:rsidRDefault="005F2DC9"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5F2DC9" w:rsidRDefault="005F2DC9" w:rsidP="00704CAA">
      <w:pPr>
        <w:pStyle w:val="footnote"/>
      </w:pPr>
      <w:r>
        <w:rPr>
          <w:rStyle w:val="FootnoteReference"/>
        </w:rPr>
        <w:footnoteRef/>
      </w:r>
      <w:r>
        <w:t xml:space="preserve"> [JS] or “cry”</w:t>
      </w:r>
    </w:p>
  </w:footnote>
  <w:footnote w:id="682">
    <w:p w14:paraId="65517406" w14:textId="77777777" w:rsidR="005F2DC9" w:rsidRDefault="005F2DC9" w:rsidP="00704CAA">
      <w:pPr>
        <w:pStyle w:val="footnote"/>
      </w:pPr>
      <w:r>
        <w:rPr>
          <w:rStyle w:val="FootnoteReference"/>
        </w:rPr>
        <w:footnoteRef/>
      </w:r>
      <w:r>
        <w:t xml:space="preserve"> [JS] or “rescue”, i.e. “O Lord, rescue me!”</w:t>
      </w:r>
    </w:p>
  </w:footnote>
  <w:footnote w:id="683">
    <w:p w14:paraId="00DCFDCC" w14:textId="77777777" w:rsidR="005F2DC9" w:rsidRDefault="005F2DC9" w:rsidP="00704CAA">
      <w:pPr>
        <w:pStyle w:val="footnote"/>
      </w:pPr>
      <w:r>
        <w:rPr>
          <w:rStyle w:val="FootnoteReference"/>
        </w:rPr>
        <w:footnoteRef/>
      </w:r>
      <w:r>
        <w:t xml:space="preserve"> Or “life,” or “self.</w:t>
      </w:r>
    </w:p>
  </w:footnote>
  <w:footnote w:id="684">
    <w:p w14:paraId="39013900" w14:textId="77777777" w:rsidR="005F2DC9" w:rsidRDefault="005F2DC9" w:rsidP="00704CAA">
      <w:pPr>
        <w:pStyle w:val="footnote"/>
      </w:pPr>
      <w:r>
        <w:rPr>
          <w:rStyle w:val="FootnoteReference"/>
        </w:rPr>
        <w:footnoteRef/>
      </w:r>
      <w:r>
        <w:t xml:space="preserve"> cf. Heb. 4:10; Phil. 2:12; Mt. 11:28,29; Jer. 6:16.</w:t>
      </w:r>
    </w:p>
  </w:footnote>
  <w:footnote w:id="685">
    <w:p w14:paraId="7EF4902F" w14:textId="77777777" w:rsidR="005F2DC9" w:rsidRDefault="005F2DC9" w:rsidP="00704CAA">
      <w:pPr>
        <w:pStyle w:val="footnote"/>
      </w:pPr>
      <w:r>
        <w:rPr>
          <w:rStyle w:val="FootnoteReference"/>
        </w:rPr>
        <w:footnoteRef/>
      </w:r>
      <w:r>
        <w:t xml:space="preserve"> [JS] Fr. Lazarus has, “I will live to please the Lord”</w:t>
      </w:r>
    </w:p>
  </w:footnote>
  <w:footnote w:id="686">
    <w:p w14:paraId="074C68EB" w14:textId="77777777" w:rsidR="005F2DC9" w:rsidRDefault="005F2DC9" w:rsidP="00704CAA">
      <w:pPr>
        <w:pStyle w:val="footnote"/>
      </w:pPr>
      <w:r>
        <w:rPr>
          <w:rStyle w:val="FootnoteReference"/>
        </w:rPr>
        <w:footnoteRef/>
      </w:r>
      <w:r>
        <w:t xml:space="preserve"> 2 Cor. 4:13.</w:t>
      </w:r>
    </w:p>
  </w:footnote>
  <w:footnote w:id="687">
    <w:p w14:paraId="1961AD01" w14:textId="77777777" w:rsidR="005F2DC9" w:rsidRDefault="005F2DC9" w:rsidP="00704CAA">
      <w:pPr>
        <w:pStyle w:val="footnote"/>
      </w:pPr>
      <w:r>
        <w:rPr>
          <w:rStyle w:val="FootnoteReference"/>
        </w:rPr>
        <w:footnoteRef/>
      </w:r>
      <w:r>
        <w:t xml:space="preserve"> [JS] or “brought very low”</w:t>
      </w:r>
    </w:p>
  </w:footnote>
  <w:footnote w:id="688">
    <w:p w14:paraId="5336CA97" w14:textId="77777777" w:rsidR="005F2DC9" w:rsidRDefault="005F2DC9" w:rsidP="00704CAA">
      <w:pPr>
        <w:pStyle w:val="footnote"/>
      </w:pPr>
      <w:r>
        <w:rPr>
          <w:rStyle w:val="FootnoteReference"/>
        </w:rPr>
        <w:footnoteRef/>
      </w:r>
      <w:r>
        <w:t xml:space="preserve"> [JS] OSB has, “ecstasy,” Fr. Lazarus has “madness,” Brenton has “amazement.”</w:t>
      </w:r>
    </w:p>
  </w:footnote>
  <w:footnote w:id="689">
    <w:p w14:paraId="7806EAC7" w14:textId="77777777" w:rsidR="005F2DC9" w:rsidRDefault="005F2DC9" w:rsidP="00704CAA">
      <w:pPr>
        <w:pStyle w:val="footnote"/>
      </w:pPr>
      <w:r>
        <w:rPr>
          <w:rStyle w:val="FootnoteReference"/>
        </w:rPr>
        <w:footnoteRef/>
      </w:r>
      <w:r>
        <w:t xml:space="preserve"> [JS] NETS and OSB omit vs. 5.</w:t>
      </w:r>
    </w:p>
  </w:footnote>
  <w:footnote w:id="690">
    <w:p w14:paraId="3C69D206" w14:textId="77777777" w:rsidR="005F2DC9" w:rsidRDefault="005F2DC9" w:rsidP="00704CAA">
      <w:pPr>
        <w:pStyle w:val="footnote"/>
      </w:pPr>
      <w:r>
        <w:rPr>
          <w:rStyle w:val="FootnoteReference"/>
        </w:rPr>
        <w:footnoteRef/>
      </w:r>
      <w:r>
        <w:t xml:space="preserve"> [JS] literally, “holy ones.”</w:t>
      </w:r>
    </w:p>
  </w:footnote>
  <w:footnote w:id="691">
    <w:p w14:paraId="42AB023A" w14:textId="77777777" w:rsidR="005F2DC9" w:rsidRDefault="005F2DC9"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5F2DC9" w:rsidRDefault="005F2DC9" w:rsidP="00704CAA">
      <w:pPr>
        <w:pStyle w:val="footnote"/>
      </w:pPr>
      <w:r>
        <w:rPr>
          <w:rStyle w:val="FootnoteReference"/>
        </w:rPr>
        <w:footnoteRef/>
      </w:r>
      <w:r>
        <w:t xml:space="preserve"> [JS] litearlly, “slave”.</w:t>
      </w:r>
    </w:p>
  </w:footnote>
  <w:footnote w:id="693">
    <w:p w14:paraId="3AA5172C" w14:textId="77777777" w:rsidR="005F2DC9" w:rsidRDefault="005F2DC9" w:rsidP="00704CAA">
      <w:pPr>
        <w:pStyle w:val="footnote"/>
      </w:pPr>
      <w:r>
        <w:rPr>
          <w:rStyle w:val="FootnoteReference"/>
        </w:rPr>
        <w:footnoteRef/>
      </w:r>
      <w:r>
        <w:t xml:space="preserve"> [JS] [] lacking in NETS and OSB.</w:t>
      </w:r>
    </w:p>
  </w:footnote>
  <w:footnote w:id="694">
    <w:p w14:paraId="6A76C09C" w14:textId="77777777" w:rsidR="005F2DC9" w:rsidRDefault="005F2DC9" w:rsidP="00704CAA">
      <w:pPr>
        <w:pStyle w:val="footnote"/>
      </w:pPr>
      <w:r>
        <w:rPr>
          <w:rStyle w:val="FootnoteReference"/>
        </w:rPr>
        <w:footnoteRef/>
      </w:r>
      <w:r>
        <w:t xml:space="preserve"> Rom. 15:11.</w:t>
      </w:r>
    </w:p>
  </w:footnote>
  <w:footnote w:id="695">
    <w:p w14:paraId="68C80167" w14:textId="77777777" w:rsidR="005F2DC9" w:rsidRDefault="005F2DC9"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5F2DC9" w:rsidRDefault="005F2DC9" w:rsidP="00704CAA">
      <w:pPr>
        <w:pStyle w:val="footnote"/>
      </w:pPr>
      <w:r>
        <w:rPr>
          <w:rStyle w:val="FootnoteReference"/>
        </w:rPr>
        <w:footnoteRef/>
      </w:r>
      <w:r>
        <w:t xml:space="preserve"> [JS] “thankfully confess the Lord with praise,” here and throughout</w:t>
      </w:r>
    </w:p>
  </w:footnote>
  <w:footnote w:id="697">
    <w:p w14:paraId="56D602AB" w14:textId="77777777" w:rsidR="005F2DC9" w:rsidRDefault="005F2DC9"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5F2DC9" w:rsidRPr="00C544D6" w:rsidRDefault="005F2DC9" w:rsidP="00704CAA">
      <w:pPr>
        <w:pStyle w:val="footnote"/>
      </w:pPr>
      <w:r w:rsidRPr="00C544D6">
        <w:rPr>
          <w:rStyle w:val="FootnoteReference"/>
        </w:rPr>
        <w:footnoteRef/>
      </w:r>
      <w:r w:rsidRPr="00C544D6">
        <w:t xml:space="preserve"> Heb. 13:6.</w:t>
      </w:r>
    </w:p>
  </w:footnote>
  <w:footnote w:id="699">
    <w:p w14:paraId="5D0FEE98" w14:textId="77777777" w:rsidR="005F2DC9" w:rsidRDefault="005F2DC9" w:rsidP="00704CAA">
      <w:pPr>
        <w:pStyle w:val="footnote"/>
      </w:pPr>
      <w:r>
        <w:rPr>
          <w:rStyle w:val="FootnoteReference"/>
        </w:rPr>
        <w:footnoteRef/>
      </w:r>
      <w:r>
        <w:t xml:space="preserve"> [JS] Fr. Lazarus has “see the fall of”</w:t>
      </w:r>
    </w:p>
  </w:footnote>
  <w:footnote w:id="700">
    <w:p w14:paraId="47411FC0" w14:textId="77777777" w:rsidR="005F2DC9" w:rsidRDefault="005F2DC9"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5F2DC9" w:rsidRDefault="005F2DC9" w:rsidP="00704CAA">
      <w:pPr>
        <w:pStyle w:val="footnote"/>
      </w:pPr>
      <w:r>
        <w:rPr>
          <w:rStyle w:val="FootnoteReference"/>
        </w:rPr>
        <w:footnoteRef/>
      </w:r>
      <w:r>
        <w:t xml:space="preserve"> [JS] or “give thanks to”, “thankfully confess with praise”</w:t>
      </w:r>
    </w:p>
  </w:footnote>
  <w:footnote w:id="702">
    <w:p w14:paraId="4D0EB5F8" w14:textId="77777777" w:rsidR="005F2DC9" w:rsidRDefault="005F2DC9" w:rsidP="00704CAA">
      <w:pPr>
        <w:pStyle w:val="footnote"/>
      </w:pPr>
      <w:r>
        <w:rPr>
          <w:rStyle w:val="FootnoteReference"/>
        </w:rPr>
        <w:footnoteRef/>
      </w:r>
      <w:r>
        <w:t xml:space="preserve"> [JS] or “praise and thank,” “thankfully confess with praise”</w:t>
      </w:r>
    </w:p>
  </w:footnote>
  <w:footnote w:id="703">
    <w:p w14:paraId="4867BE6A" w14:textId="77777777" w:rsidR="005F2DC9" w:rsidRDefault="005F2DC9"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5F2DC9" w:rsidRDefault="005F2DC9" w:rsidP="00704CAA">
      <w:pPr>
        <w:pStyle w:val="footnote"/>
      </w:pPr>
      <w:r>
        <w:rPr>
          <w:rStyle w:val="FootnoteReference"/>
        </w:rPr>
        <w:footnoteRef/>
      </w:r>
      <w:r>
        <w:t xml:space="preserve"> [JS] or “prosper us”</w:t>
      </w:r>
    </w:p>
  </w:footnote>
  <w:footnote w:id="705">
    <w:p w14:paraId="6B15A309" w14:textId="77777777" w:rsidR="005F2DC9" w:rsidRDefault="005F2DC9"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5F2DC9" w:rsidRDefault="005F2DC9"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5F2DC9" w:rsidRDefault="005F2DC9"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5F2DC9" w:rsidRDefault="005F2DC9" w:rsidP="00704CAA">
      <w:pPr>
        <w:pStyle w:val="footnote"/>
      </w:pPr>
      <w:r>
        <w:rPr>
          <w:rStyle w:val="FootnoteReference"/>
        </w:rPr>
        <w:footnoteRef/>
      </w:r>
      <w:r>
        <w:t xml:space="preserve"> [JS] “thankfully confess You with praise”</w:t>
      </w:r>
    </w:p>
  </w:footnote>
  <w:footnote w:id="709">
    <w:p w14:paraId="6C5B9009" w14:textId="77777777" w:rsidR="005F2DC9" w:rsidRDefault="005F2DC9" w:rsidP="00704CAA">
      <w:pPr>
        <w:pStyle w:val="footnote"/>
      </w:pPr>
      <w:r>
        <w:rPr>
          <w:rStyle w:val="FootnoteReference"/>
        </w:rPr>
        <w:footnoteRef/>
      </w:r>
      <w:r>
        <w:t xml:space="preserve"> [JS] “thankfully confess You with praise”</w:t>
      </w:r>
    </w:p>
  </w:footnote>
  <w:footnote w:id="710">
    <w:p w14:paraId="0FB1A1E8" w14:textId="77777777" w:rsidR="005F2DC9" w:rsidRDefault="005F2DC9"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5F2DC9" w:rsidRDefault="005F2DC9" w:rsidP="00704CAA">
      <w:pPr>
        <w:pStyle w:val="footnote"/>
      </w:pPr>
      <w:r>
        <w:rPr>
          <w:rStyle w:val="FootnoteReference"/>
        </w:rPr>
        <w:footnoteRef/>
      </w:r>
      <w:r>
        <w:t xml:space="preserve"> Rom. 10:5; Gal. 3:12; Lev. 18:5; Luke 10:25-28.</w:t>
      </w:r>
    </w:p>
  </w:footnote>
  <w:footnote w:id="712">
    <w:p w14:paraId="1EF5EAAA" w14:textId="77777777" w:rsidR="005F2DC9" w:rsidRDefault="005F2DC9"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5F2DC9" w:rsidRDefault="005F2DC9"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5F2DC9" w:rsidRDefault="005F2DC9"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5F2DC9" w:rsidRDefault="005F2DC9"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5F2DC9" w:rsidRDefault="005F2DC9" w:rsidP="00704CAA">
      <w:pPr>
        <w:pStyle w:val="footnote"/>
      </w:pPr>
      <w:r>
        <w:rPr>
          <w:rStyle w:val="FootnoteReference"/>
        </w:rPr>
        <w:footnoteRef/>
      </w:r>
      <w:r>
        <w:t xml:space="preserve"> [JS] or “sayings,” or “teachings”</w:t>
      </w:r>
    </w:p>
  </w:footnote>
  <w:footnote w:id="717">
    <w:p w14:paraId="6D49B268" w14:textId="77777777" w:rsidR="005F2DC9" w:rsidRDefault="005F2DC9" w:rsidP="00704CAA">
      <w:pPr>
        <w:pStyle w:val="footnote"/>
      </w:pPr>
      <w:r>
        <w:rPr>
          <w:rStyle w:val="FootnoteReference"/>
        </w:rPr>
        <w:footnoteRef/>
      </w:r>
      <w:r>
        <w:t xml:space="preserve"> [JS] Fr. Athanasius has, “repaly,” Brenton has “recompense”</w:t>
      </w:r>
    </w:p>
  </w:footnote>
  <w:footnote w:id="718">
    <w:p w14:paraId="3F4E21CA" w14:textId="77777777" w:rsidR="005F2DC9" w:rsidRDefault="005F2DC9"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5F2DC9" w:rsidRDefault="005F2DC9"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5F2DC9" w:rsidRDefault="005F2DC9"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5F2DC9" w:rsidRDefault="005F2DC9"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5F2DC9" w:rsidRDefault="005F2DC9" w:rsidP="00704CAA">
      <w:pPr>
        <w:pStyle w:val="footnote"/>
      </w:pPr>
      <w:r>
        <w:rPr>
          <w:rStyle w:val="FootnoteReference"/>
        </w:rPr>
        <w:footnoteRef/>
      </w:r>
      <w:r>
        <w:t xml:space="preserve"> [JS] or “establish,” “confirm”</w:t>
      </w:r>
    </w:p>
  </w:footnote>
  <w:footnote w:id="723">
    <w:p w14:paraId="7016EE01" w14:textId="77777777" w:rsidR="005F2DC9" w:rsidRDefault="005F2DC9" w:rsidP="00704CAA">
      <w:pPr>
        <w:pStyle w:val="footnote"/>
      </w:pPr>
      <w:r>
        <w:rPr>
          <w:rStyle w:val="FootnoteReference"/>
        </w:rPr>
        <w:footnoteRef/>
      </w:r>
      <w:r>
        <w:t xml:space="preserve"> [JS] or “covetousness”</w:t>
      </w:r>
    </w:p>
  </w:footnote>
  <w:footnote w:id="724">
    <w:p w14:paraId="3AB589AF" w14:textId="77777777" w:rsidR="005F2DC9" w:rsidRDefault="005F2DC9"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5F2DC9" w:rsidRDefault="005F2DC9"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5F2DC9" w:rsidRDefault="005F2DC9"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5F2DC9" w:rsidRDefault="005F2DC9"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5F2DC9" w:rsidRDefault="005F2DC9"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5F2DC9" w:rsidRDefault="005F2DC9" w:rsidP="00704CAA">
      <w:pPr>
        <w:pStyle w:val="footnote"/>
      </w:pPr>
      <w:r>
        <w:rPr>
          <w:rStyle w:val="FootnoteReference"/>
        </w:rPr>
        <w:footnoteRef/>
      </w:r>
      <w:r>
        <w:t xml:space="preserve"> [JS] or “thank,” “thankfully confess You with praise”</w:t>
      </w:r>
    </w:p>
  </w:footnote>
  <w:footnote w:id="730">
    <w:p w14:paraId="7A133E63" w14:textId="77777777" w:rsidR="005F2DC9" w:rsidRDefault="005F2DC9"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5F2DC9" w:rsidRDefault="005F2DC9" w:rsidP="00704CAA">
      <w:pPr>
        <w:pStyle w:val="footnote"/>
      </w:pPr>
      <w:r>
        <w:rPr>
          <w:rStyle w:val="FootnoteReference"/>
        </w:rPr>
        <w:footnoteRef/>
      </w:r>
      <w:r>
        <w:t xml:space="preserve"> Curdled with scorn, anger and fear.</w:t>
      </w:r>
    </w:p>
  </w:footnote>
  <w:footnote w:id="732">
    <w:p w14:paraId="63630B8F" w14:textId="77777777" w:rsidR="005F2DC9" w:rsidRDefault="005F2DC9"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5F2DC9" w:rsidRDefault="005F2DC9"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5F2DC9" w:rsidRDefault="005F2DC9" w:rsidP="00704CAA">
      <w:pPr>
        <w:pStyle w:val="footnote"/>
      </w:pPr>
      <w:r>
        <w:rPr>
          <w:rStyle w:val="FootnoteReference"/>
        </w:rPr>
        <w:footnoteRef/>
      </w:r>
      <w:r>
        <w:t xml:space="preserve"> [JS] i.e. my eyes were straigned looking for your word.</w:t>
      </w:r>
    </w:p>
  </w:footnote>
  <w:footnote w:id="735">
    <w:p w14:paraId="7FC6C490" w14:textId="77777777" w:rsidR="005F2DC9" w:rsidRDefault="005F2DC9"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5F2DC9" w:rsidRDefault="005F2DC9"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5F2DC9" w:rsidRDefault="005F2DC9" w:rsidP="00704CAA">
      <w:pPr>
        <w:pStyle w:val="footnote"/>
      </w:pPr>
      <w:r>
        <w:rPr>
          <w:rStyle w:val="FootnoteReference"/>
        </w:rPr>
        <w:footnoteRef/>
      </w:r>
      <w:r>
        <w:t xml:space="preserve"> [JS] revive, “give me life”</w:t>
      </w:r>
    </w:p>
  </w:footnote>
  <w:footnote w:id="738">
    <w:p w14:paraId="1F853481" w14:textId="77777777" w:rsidR="005F2DC9" w:rsidRDefault="005F2DC9" w:rsidP="00704CAA">
      <w:pPr>
        <w:pStyle w:val="footnote"/>
      </w:pPr>
      <w:r>
        <w:rPr>
          <w:rStyle w:val="FootnoteReference"/>
        </w:rPr>
        <w:footnoteRef/>
      </w:r>
      <w:r>
        <w:t xml:space="preserve"> [JS] “all things together”, i.e. “all the universe”</w:t>
      </w:r>
    </w:p>
  </w:footnote>
  <w:footnote w:id="739">
    <w:p w14:paraId="543C0AC2" w14:textId="77777777" w:rsidR="005F2DC9" w:rsidRDefault="005F2DC9"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5F2DC9" w:rsidRDefault="005F2DC9"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5F2DC9" w:rsidRDefault="005F2DC9"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5F2DC9" w:rsidRDefault="005F2DC9" w:rsidP="00704CAA">
      <w:pPr>
        <w:pStyle w:val="footnote"/>
      </w:pPr>
      <w:r>
        <w:rPr>
          <w:rStyle w:val="FootnoteReference"/>
        </w:rPr>
        <w:footnoteRef/>
      </w:r>
      <w:r>
        <w:t xml:space="preserve"> [JS] probably “forever for a reward”, rather than “for an eternal reward”</w:t>
      </w:r>
    </w:p>
  </w:footnote>
  <w:footnote w:id="743">
    <w:p w14:paraId="62CCD289" w14:textId="77777777" w:rsidR="005F2DC9" w:rsidRDefault="005F2DC9"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5F2DC9" w:rsidRDefault="005F2DC9"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5F2DC9" w:rsidRDefault="005F2DC9"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5F2DC9" w:rsidRDefault="005F2DC9"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5F2DC9" w:rsidRDefault="005F2DC9"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5F2DC9" w:rsidRDefault="005F2DC9" w:rsidP="00704CAA">
      <w:pPr>
        <w:pStyle w:val="footnote"/>
      </w:pPr>
      <w:r>
        <w:rPr>
          <w:rStyle w:val="FootnoteReference"/>
        </w:rPr>
        <w:footnoteRef/>
      </w:r>
      <w:r>
        <w:t xml:space="preserve"> [JS] or “I directed myself towards”</w:t>
      </w:r>
    </w:p>
  </w:footnote>
  <w:footnote w:id="749">
    <w:p w14:paraId="7AA4F803" w14:textId="77777777" w:rsidR="005F2DC9" w:rsidRDefault="005F2DC9" w:rsidP="00704CAA">
      <w:pPr>
        <w:pStyle w:val="footnote"/>
      </w:pPr>
      <w:r>
        <w:rPr>
          <w:rStyle w:val="FootnoteReference"/>
        </w:rPr>
        <w:footnoteRef/>
      </w:r>
      <w:r>
        <w:t xml:space="preserve"> Cf. Lk. 24:27,32,45.</w:t>
      </w:r>
    </w:p>
  </w:footnote>
  <w:footnote w:id="750">
    <w:p w14:paraId="25CB77BD" w14:textId="77777777" w:rsidR="005F2DC9" w:rsidRDefault="005F2DC9"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5F2DC9" w:rsidRDefault="005F2DC9"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5F2DC9" w:rsidRDefault="005F2DC9"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5F2DC9" w:rsidRDefault="005F2DC9"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5F2DC9" w:rsidRDefault="005F2DC9"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5F2DC9" w:rsidRDefault="005F2DC9"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5F2DC9" w:rsidRDefault="005F2DC9" w:rsidP="00704CAA">
      <w:pPr>
        <w:pStyle w:val="footnote"/>
      </w:pPr>
      <w:r>
        <w:rPr>
          <w:rStyle w:val="FootnoteReference"/>
        </w:rPr>
        <w:footnoteRef/>
      </w:r>
      <w:r>
        <w:t xml:space="preserve"> [JS] or “wickedness”</w:t>
      </w:r>
    </w:p>
  </w:footnote>
  <w:footnote w:id="757">
    <w:p w14:paraId="5B4CF2F0" w14:textId="77777777" w:rsidR="005F2DC9" w:rsidRDefault="005F2DC9" w:rsidP="00704CAA">
      <w:pPr>
        <w:pStyle w:val="footnote"/>
      </w:pPr>
      <w:r>
        <w:rPr>
          <w:rStyle w:val="FootnoteReference"/>
        </w:rPr>
        <w:footnoteRef/>
      </w:r>
      <w:r>
        <w:t xml:space="preserve"> Cf. Ps. 110:10.</w:t>
      </w:r>
    </w:p>
  </w:footnote>
  <w:footnote w:id="758">
    <w:p w14:paraId="3210B748" w14:textId="77777777" w:rsidR="005F2DC9" w:rsidRDefault="005F2DC9"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5F2DC9" w:rsidRDefault="005F2DC9" w:rsidP="00704CAA">
      <w:pPr>
        <w:pStyle w:val="footnote"/>
      </w:pPr>
      <w:r>
        <w:rPr>
          <w:rStyle w:val="FootnoteReference"/>
        </w:rPr>
        <w:footnoteRef/>
      </w:r>
      <w:r>
        <w:t xml:space="preserve"> [JS] Coptic has, “Name”.</w:t>
      </w:r>
    </w:p>
  </w:footnote>
  <w:footnote w:id="760">
    <w:p w14:paraId="2283E1D7" w14:textId="77777777" w:rsidR="005F2DC9" w:rsidRDefault="005F2DC9" w:rsidP="00704CAA">
      <w:pPr>
        <w:pStyle w:val="footnote"/>
      </w:pPr>
      <w:r>
        <w:rPr>
          <w:rStyle w:val="FootnoteReference"/>
        </w:rPr>
        <w:footnoteRef/>
      </w:r>
      <w:r>
        <w:t xml:space="preserve"> [JS] or “word,” or “teachings</w:t>
      </w:r>
    </w:p>
  </w:footnote>
  <w:footnote w:id="761">
    <w:p w14:paraId="387BB099" w14:textId="77777777" w:rsidR="005F2DC9" w:rsidRDefault="005F2DC9" w:rsidP="00704CAA">
      <w:pPr>
        <w:pStyle w:val="footnote"/>
      </w:pPr>
      <w:r>
        <w:rPr>
          <w:rStyle w:val="FootnoteReference"/>
        </w:rPr>
        <w:footnoteRef/>
      </w:r>
      <w:r>
        <w:t xml:space="preserve"> [JS] [] found in Coptic. See the First Hour of Tuesday of Holy Week.</w:t>
      </w:r>
    </w:p>
  </w:footnote>
  <w:footnote w:id="762">
    <w:p w14:paraId="7C32BFF6" w14:textId="77777777" w:rsidR="005F2DC9" w:rsidRDefault="005F2DC9"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5F2DC9" w:rsidRDefault="005F2DC9"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5F2DC9" w:rsidRDefault="005F2DC9" w:rsidP="00704CAA">
      <w:pPr>
        <w:pStyle w:val="footnote"/>
      </w:pPr>
      <w:r>
        <w:rPr>
          <w:rStyle w:val="FootnoteReference"/>
        </w:rPr>
        <w:footnoteRef/>
      </w:r>
      <w:r>
        <w:t xml:space="preserve"> Cf. Jeremiah 3:23. I look through the hills to their unseen Maker.</w:t>
      </w:r>
    </w:p>
  </w:footnote>
  <w:footnote w:id="765">
    <w:p w14:paraId="1876E7D4" w14:textId="77777777" w:rsidR="005F2DC9" w:rsidRDefault="005F2DC9"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5F2DC9" w:rsidRDefault="005F2DC9"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5F2DC9" w:rsidRDefault="005F2DC9"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5F2DC9" w:rsidRDefault="005F2DC9" w:rsidP="00704CAA">
      <w:pPr>
        <w:pStyle w:val="footnote"/>
      </w:pPr>
      <w:r>
        <w:rPr>
          <w:rStyle w:val="FootnoteReference"/>
        </w:rPr>
        <w:footnoteRef/>
      </w:r>
      <w:r>
        <w:t xml:space="preserve"> [JS] or “thank and praise”, “thankfully confess with praise”</w:t>
      </w:r>
    </w:p>
  </w:footnote>
  <w:footnote w:id="769">
    <w:p w14:paraId="1FAE8E94" w14:textId="77777777" w:rsidR="005F2DC9" w:rsidRDefault="005F2DC9"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5F2DC9" w:rsidRDefault="005F2DC9"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5F2DC9" w:rsidRDefault="005F2DC9" w:rsidP="00704CAA">
      <w:pPr>
        <w:pStyle w:val="footnote"/>
      </w:pPr>
      <w:r>
        <w:rPr>
          <w:rStyle w:val="FootnoteReference"/>
        </w:rPr>
        <w:footnoteRef/>
      </w:r>
      <w:r>
        <w:t xml:space="preserve"> Hebrews 11:26; 13:13.</w:t>
      </w:r>
    </w:p>
  </w:footnote>
  <w:footnote w:id="772">
    <w:p w14:paraId="05D5FD0A" w14:textId="77777777" w:rsidR="005F2DC9" w:rsidRDefault="005F2DC9" w:rsidP="00704CAA">
      <w:pPr>
        <w:pStyle w:val="footnote"/>
      </w:pPr>
      <w:r>
        <w:rPr>
          <w:rStyle w:val="FootnoteReference"/>
        </w:rPr>
        <w:footnoteRef/>
      </w:r>
      <w:r>
        <w:t xml:space="preserve"> Heaven is here (Mt. 4:17; Lk. 17:21; Prov. 17:24).</w:t>
      </w:r>
    </w:p>
  </w:footnote>
  <w:footnote w:id="773">
    <w:p w14:paraId="7D59277F" w14:textId="77777777" w:rsidR="005F2DC9" w:rsidRDefault="005F2DC9" w:rsidP="00704CAA">
      <w:pPr>
        <w:pStyle w:val="footnote"/>
      </w:pPr>
      <w:r>
        <w:rPr>
          <w:rStyle w:val="FootnoteReference"/>
        </w:rPr>
        <w:footnoteRef/>
      </w:r>
      <w:r>
        <w:t xml:space="preserve"> [JS] Fr. Lazarus and NETS have “irresistible”, OSB has “overwhelming”</w:t>
      </w:r>
    </w:p>
  </w:footnote>
  <w:footnote w:id="774">
    <w:p w14:paraId="604D1C2F" w14:textId="77777777" w:rsidR="005F2DC9" w:rsidRDefault="005F2DC9" w:rsidP="00704CAA">
      <w:pPr>
        <w:pStyle w:val="footnote"/>
      </w:pPr>
      <w:r>
        <w:rPr>
          <w:rStyle w:val="FootnoteReference"/>
        </w:rPr>
        <w:footnoteRef/>
      </w:r>
      <w:r>
        <w:t xml:space="preserve"> [JS] or “evildoers”</w:t>
      </w:r>
    </w:p>
  </w:footnote>
  <w:footnote w:id="775">
    <w:p w14:paraId="093F2A64" w14:textId="77777777" w:rsidR="005F2DC9" w:rsidRDefault="005F2DC9" w:rsidP="00704CAA">
      <w:pPr>
        <w:pStyle w:val="footnote"/>
      </w:pPr>
      <w:r>
        <w:rPr>
          <w:rStyle w:val="FootnoteReference"/>
        </w:rPr>
        <w:footnoteRef/>
      </w:r>
      <w:r>
        <w:t xml:space="preserve"> [JS] Fr. Athanasius has, “the Lord has magnified His doings with them.”</w:t>
      </w:r>
    </w:p>
  </w:footnote>
  <w:footnote w:id="776">
    <w:p w14:paraId="574A06B5" w14:textId="77777777" w:rsidR="005F2DC9" w:rsidRDefault="005F2DC9"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5F2DC9" w:rsidRDefault="005F2DC9"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5F2DC9" w:rsidRDefault="005F2DC9" w:rsidP="00704CAA">
      <w:pPr>
        <w:pStyle w:val="footnote"/>
      </w:pPr>
      <w:r>
        <w:rPr>
          <w:rStyle w:val="FootnoteReference"/>
        </w:rPr>
        <w:footnoteRef/>
      </w:r>
      <w:r>
        <w:t xml:space="preserve"> [JS] “from your rest”, literally, “after sitting”</w:t>
      </w:r>
    </w:p>
  </w:footnote>
  <w:footnote w:id="779">
    <w:p w14:paraId="5C7D4D32" w14:textId="77777777" w:rsidR="005F2DC9" w:rsidRDefault="005F2DC9" w:rsidP="00704CAA">
      <w:pPr>
        <w:pStyle w:val="footnote"/>
      </w:pPr>
      <w:r>
        <w:rPr>
          <w:rStyle w:val="FootnoteReference"/>
        </w:rPr>
        <w:footnoteRef/>
      </w:r>
      <w:r>
        <w:t xml:space="preserve"> [JS] Fr. Athanasius has, “the children of those who have been awakened.”</w:t>
      </w:r>
    </w:p>
  </w:footnote>
  <w:footnote w:id="780">
    <w:p w14:paraId="4E0751D4" w14:textId="77777777" w:rsidR="005F2DC9" w:rsidRDefault="005F2DC9" w:rsidP="00704CAA">
      <w:pPr>
        <w:pStyle w:val="footnote"/>
      </w:pPr>
      <w:r>
        <w:rPr>
          <w:rStyle w:val="FootnoteReference"/>
        </w:rPr>
        <w:footnoteRef/>
      </w:r>
      <w:r>
        <w:t xml:space="preserve"> [JS] Fr. Lazarus has, “such exiles”</w:t>
      </w:r>
    </w:p>
  </w:footnote>
  <w:footnote w:id="781">
    <w:p w14:paraId="09DB039E" w14:textId="77777777" w:rsidR="005F2DC9" w:rsidRDefault="005F2DC9" w:rsidP="00704CAA">
      <w:pPr>
        <w:pStyle w:val="footnote"/>
      </w:pPr>
      <w:r>
        <w:rPr>
          <w:rStyle w:val="FootnoteReference"/>
        </w:rPr>
        <w:footnoteRef/>
      </w:r>
      <w:r>
        <w:t xml:space="preserve"> [JS] Fr. Athanasius has, “You will be blessed”</w:t>
      </w:r>
    </w:p>
  </w:footnote>
  <w:footnote w:id="782">
    <w:p w14:paraId="32267075" w14:textId="77777777" w:rsidR="005F2DC9" w:rsidRDefault="005F2DC9" w:rsidP="00704CAA">
      <w:pPr>
        <w:pStyle w:val="footnote"/>
      </w:pPr>
      <w:r>
        <w:rPr>
          <w:rStyle w:val="FootnoteReference"/>
        </w:rPr>
        <w:footnoteRef/>
      </w:r>
      <w:r>
        <w:t xml:space="preserve"> [JS] Fr. Athanasius has “the Lord will bless,” and “you will see the joys”</w:t>
      </w:r>
    </w:p>
  </w:footnote>
  <w:footnote w:id="783">
    <w:p w14:paraId="07B50ADB" w14:textId="77777777" w:rsidR="005F2DC9" w:rsidRDefault="005F2DC9"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5F2DC9" w:rsidRDefault="005F2DC9"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5F2DC9" w:rsidRDefault="005F2DC9" w:rsidP="00704CAA">
      <w:pPr>
        <w:pStyle w:val="footnote"/>
      </w:pPr>
      <w:r>
        <w:rPr>
          <w:rStyle w:val="FootnoteReference"/>
        </w:rPr>
        <w:footnoteRef/>
      </w:r>
      <w:r>
        <w:t xml:space="preserve"> [JS] or “lawlessness”</w:t>
      </w:r>
    </w:p>
  </w:footnote>
  <w:footnote w:id="786">
    <w:p w14:paraId="67C4030A" w14:textId="77777777" w:rsidR="005F2DC9" w:rsidRDefault="005F2DC9"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5F2DC9" w:rsidRDefault="005F2DC9" w:rsidP="00704CAA">
      <w:pPr>
        <w:pStyle w:val="footnote"/>
      </w:pPr>
      <w:r>
        <w:rPr>
          <w:rStyle w:val="FootnoteReference"/>
        </w:rPr>
        <w:footnoteRef/>
      </w:r>
      <w:r>
        <w:t xml:space="preserve"> [JS] or “transgressions” or “acts of lawlessness”, throughout.</w:t>
      </w:r>
    </w:p>
  </w:footnote>
  <w:footnote w:id="788">
    <w:p w14:paraId="01546DD5" w14:textId="77777777" w:rsidR="005F2DC9" w:rsidRDefault="005F2DC9" w:rsidP="00704CAA">
      <w:pPr>
        <w:pStyle w:val="footnote"/>
      </w:pPr>
      <w:r>
        <w:rPr>
          <w:rStyle w:val="FootnoteReference"/>
        </w:rPr>
        <w:footnoteRef/>
      </w:r>
      <w:r>
        <w:t xml:space="preserve"> [JS] or “forgiveness”</w:t>
      </w:r>
    </w:p>
  </w:footnote>
  <w:footnote w:id="789">
    <w:p w14:paraId="1F064365" w14:textId="77777777" w:rsidR="005F2DC9" w:rsidRDefault="005F2DC9"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5F2DC9" w:rsidRDefault="005F2DC9" w:rsidP="00704CAA">
      <w:pPr>
        <w:pStyle w:val="footnote"/>
      </w:pPr>
      <w:r>
        <w:rPr>
          <w:rStyle w:val="FootnoteReference"/>
        </w:rPr>
        <w:footnoteRef/>
      </w:r>
      <w:r>
        <w:t xml:space="preserve"> Cf. Titus 2:14.</w:t>
      </w:r>
    </w:p>
  </w:footnote>
  <w:footnote w:id="791">
    <w:p w14:paraId="12B3D57D" w14:textId="77777777" w:rsidR="005F2DC9" w:rsidRDefault="005F2DC9" w:rsidP="00704CAA">
      <w:pPr>
        <w:pStyle w:val="footnote"/>
      </w:pPr>
      <w:r>
        <w:rPr>
          <w:rStyle w:val="FootnoteReference"/>
        </w:rPr>
        <w:footnoteRef/>
      </w:r>
      <w:r>
        <w:t xml:space="preserve"> Prov. 29:1; 2 Kings 17:14; Neh. 9:16; Dt. 9:6.</w:t>
      </w:r>
    </w:p>
  </w:footnote>
  <w:footnote w:id="792">
    <w:p w14:paraId="1811E64B" w14:textId="77777777" w:rsidR="005F2DC9" w:rsidRDefault="005F2DC9" w:rsidP="00704CAA">
      <w:pPr>
        <w:pStyle w:val="footnote"/>
      </w:pPr>
      <w:r>
        <w:rPr>
          <w:rStyle w:val="FootnoteReference"/>
        </w:rPr>
        <w:footnoteRef/>
      </w:r>
      <w:r>
        <w:t xml:space="preserve"> [JS] literally “the tent of my house”</w:t>
      </w:r>
    </w:p>
  </w:footnote>
  <w:footnote w:id="793">
    <w:p w14:paraId="01BC8279" w14:textId="77777777" w:rsidR="005F2DC9" w:rsidRDefault="005F2DC9"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5F2DC9" w:rsidRDefault="005F2DC9" w:rsidP="00704CAA">
      <w:pPr>
        <w:pStyle w:val="footnote"/>
      </w:pPr>
      <w:r>
        <w:rPr>
          <w:rStyle w:val="FootnoteReference"/>
        </w:rPr>
        <w:footnoteRef/>
      </w:r>
      <w:r>
        <w:t xml:space="preserve"> Cf. 1 Kings 6:21 (1 Sam. 6:21).</w:t>
      </w:r>
    </w:p>
  </w:footnote>
  <w:footnote w:id="795">
    <w:p w14:paraId="0F2A4FAB" w14:textId="77777777" w:rsidR="005F2DC9" w:rsidRDefault="005F2DC9" w:rsidP="00704CAA">
      <w:pPr>
        <w:pStyle w:val="footnote"/>
      </w:pPr>
      <w:r>
        <w:rPr>
          <w:rStyle w:val="FootnoteReference"/>
        </w:rPr>
        <w:footnoteRef/>
      </w:r>
      <w:r>
        <w:t xml:space="preserve"> [JS] “do obeisance”, i.e. literally “bow down”</w:t>
      </w:r>
    </w:p>
  </w:footnote>
  <w:footnote w:id="796">
    <w:p w14:paraId="653EFE5A" w14:textId="77777777" w:rsidR="005F2DC9" w:rsidRDefault="005F2DC9" w:rsidP="00704CAA">
      <w:pPr>
        <w:pStyle w:val="footnote"/>
      </w:pPr>
      <w:r>
        <w:rPr>
          <w:rStyle w:val="FootnoteReference"/>
        </w:rPr>
        <w:footnoteRef/>
      </w:r>
      <w:r>
        <w:t xml:space="preserve"> [JS] Fr. Lazarus has “resting-place”</w:t>
      </w:r>
    </w:p>
  </w:footnote>
  <w:footnote w:id="797">
    <w:p w14:paraId="3CB0BB7B" w14:textId="77777777" w:rsidR="005F2DC9" w:rsidRDefault="005F2DC9" w:rsidP="00704CAA">
      <w:pPr>
        <w:pStyle w:val="footnote"/>
      </w:pPr>
      <w:r>
        <w:rPr>
          <w:rStyle w:val="FootnoteReference"/>
        </w:rPr>
        <w:footnoteRef/>
      </w:r>
      <w:r>
        <w:t xml:space="preserve"> [JS] or “the ark of Your holiness”</w:t>
      </w:r>
    </w:p>
  </w:footnote>
  <w:footnote w:id="798">
    <w:p w14:paraId="63153007" w14:textId="77777777" w:rsidR="005F2DC9" w:rsidRDefault="005F2DC9" w:rsidP="00704CAA">
      <w:pPr>
        <w:pStyle w:val="footnote"/>
      </w:pPr>
      <w:r>
        <w:rPr>
          <w:rStyle w:val="FootnoteReference"/>
        </w:rPr>
        <w:footnoteRef/>
      </w:r>
      <w:r>
        <w:t xml:space="preserve"> Ps. 131:8-10 = 2 Chron. 6:41-42.</w:t>
      </w:r>
    </w:p>
  </w:footnote>
  <w:footnote w:id="799">
    <w:p w14:paraId="3EE06E49" w14:textId="77777777" w:rsidR="005F2DC9" w:rsidRDefault="005F2DC9" w:rsidP="00704CAA">
      <w:pPr>
        <w:pStyle w:val="footnote"/>
      </w:pPr>
      <w:r>
        <w:rPr>
          <w:rStyle w:val="FootnoteReference"/>
        </w:rPr>
        <w:footnoteRef/>
      </w:r>
      <w:r>
        <w:t xml:space="preserve"> I Chron. 17:11-14; Acts 2:30-33.</w:t>
      </w:r>
    </w:p>
  </w:footnote>
  <w:footnote w:id="800">
    <w:p w14:paraId="42F3B605" w14:textId="77777777" w:rsidR="005F2DC9" w:rsidRDefault="005F2DC9" w:rsidP="00704CAA">
      <w:pPr>
        <w:pStyle w:val="footnote"/>
      </w:pPr>
      <w:r>
        <w:rPr>
          <w:rStyle w:val="FootnoteReference"/>
        </w:rPr>
        <w:footnoteRef/>
      </w:r>
      <w:r>
        <w:t xml:space="preserve"> [JS] Coptic has “widow”.</w:t>
      </w:r>
    </w:p>
  </w:footnote>
  <w:footnote w:id="801">
    <w:p w14:paraId="1A9AACF1" w14:textId="77777777" w:rsidR="005F2DC9" w:rsidRDefault="005F2DC9" w:rsidP="00704CAA">
      <w:pPr>
        <w:pStyle w:val="footnote"/>
      </w:pPr>
      <w:r>
        <w:rPr>
          <w:rStyle w:val="FootnoteReference"/>
        </w:rPr>
        <w:footnoteRef/>
      </w:r>
      <w:r>
        <w:t xml:space="preserve"> [JS] or “rejoice with rejoicing”</w:t>
      </w:r>
    </w:p>
  </w:footnote>
  <w:footnote w:id="802">
    <w:p w14:paraId="3AE96C33" w14:textId="77777777" w:rsidR="005F2DC9" w:rsidRDefault="005F2DC9" w:rsidP="00704CAA">
      <w:pPr>
        <w:pStyle w:val="footnote"/>
      </w:pPr>
      <w:r>
        <w:rPr>
          <w:rStyle w:val="FootnoteReference"/>
        </w:rPr>
        <w:footnoteRef/>
      </w:r>
      <w:r>
        <w:t xml:space="preserve"> stock: </w:t>
      </w:r>
      <w:r w:rsidRPr="00783CA0">
        <w:rPr>
          <w:i/>
        </w:rPr>
        <w:t>lit</w:t>
      </w:r>
      <w:r>
        <w:t>. horn.</w:t>
      </w:r>
    </w:p>
  </w:footnote>
  <w:footnote w:id="803">
    <w:p w14:paraId="27E8A16B" w14:textId="77777777" w:rsidR="005F2DC9" w:rsidRDefault="005F2DC9"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5F2DC9" w:rsidRDefault="005F2DC9"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5F2DC9" w:rsidRDefault="005F2DC9"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5F2DC9" w:rsidRDefault="005F2DC9"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5F2DC9" w:rsidRDefault="005F2DC9" w:rsidP="00704CAA">
      <w:pPr>
        <w:pStyle w:val="footnote"/>
      </w:pPr>
      <w:r>
        <w:rPr>
          <w:rStyle w:val="FootnoteReference"/>
        </w:rPr>
        <w:footnoteRef/>
      </w:r>
      <w:r>
        <w:t xml:space="preserve"> [JS] literally, “slaves”</w:t>
      </w:r>
    </w:p>
  </w:footnote>
  <w:footnote w:id="808">
    <w:p w14:paraId="158F5E0F" w14:textId="77777777" w:rsidR="005F2DC9" w:rsidRDefault="005F2DC9"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5F2DC9" w:rsidRDefault="005F2DC9" w:rsidP="00704CAA">
      <w:pPr>
        <w:pStyle w:val="footnote"/>
      </w:pPr>
      <w:r>
        <w:rPr>
          <w:rStyle w:val="FootnoteReference"/>
        </w:rPr>
        <w:footnoteRef/>
      </w:r>
      <w:r>
        <w:t xml:space="preserve"> Deut. 32:36.</w:t>
      </w:r>
    </w:p>
  </w:footnote>
  <w:footnote w:id="810">
    <w:p w14:paraId="0E72D9EE" w14:textId="77777777" w:rsidR="005F2DC9" w:rsidRDefault="005F2DC9" w:rsidP="00704CAA">
      <w:pPr>
        <w:pStyle w:val="footnote"/>
      </w:pPr>
      <w:r>
        <w:rPr>
          <w:rStyle w:val="FootnoteReference"/>
        </w:rPr>
        <w:footnoteRef/>
      </w:r>
      <w:r>
        <w:t xml:space="preserve"> [JS] [] lacking in all but OSB</w:t>
      </w:r>
    </w:p>
  </w:footnote>
  <w:footnote w:id="811">
    <w:p w14:paraId="671F363B" w14:textId="77777777" w:rsidR="005F2DC9" w:rsidRDefault="005F2DC9"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5F2DC9" w:rsidRDefault="005F2DC9"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5F2DC9" w:rsidRDefault="005F2DC9"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5F2DC9" w:rsidRDefault="005F2DC9"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5F2DC9" w:rsidRDefault="005F2DC9" w:rsidP="00704CAA">
      <w:pPr>
        <w:pStyle w:val="footnote"/>
      </w:pPr>
      <w:r>
        <w:rPr>
          <w:rStyle w:val="FootnoteReference"/>
        </w:rPr>
        <w:footnoteRef/>
      </w:r>
      <w:r>
        <w:t xml:space="preserve"> [JS] or “and shook of Pharaoh and his army into the Red sea,”</w:t>
      </w:r>
    </w:p>
  </w:footnote>
  <w:footnote w:id="816">
    <w:p w14:paraId="3F59DD13" w14:textId="77777777" w:rsidR="005F2DC9" w:rsidRDefault="005F2DC9" w:rsidP="00704CAA">
      <w:pPr>
        <w:pStyle w:val="footnote"/>
      </w:pPr>
      <w:r>
        <w:rPr>
          <w:rStyle w:val="FootnoteReference"/>
        </w:rPr>
        <w:footnoteRef/>
      </w:r>
      <w:r>
        <w:t xml:space="preserve"> [JS] or “slew”</w:t>
      </w:r>
    </w:p>
  </w:footnote>
  <w:footnote w:id="817">
    <w:p w14:paraId="7583087A" w14:textId="77777777" w:rsidR="005F2DC9" w:rsidRDefault="005F2DC9"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5F2DC9" w:rsidRDefault="005F2DC9"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5F2DC9" w:rsidRDefault="005F2DC9" w:rsidP="00704CAA">
      <w:pPr>
        <w:pStyle w:val="footnote"/>
      </w:pPr>
      <w:r>
        <w:rPr>
          <w:rStyle w:val="FootnoteReference"/>
        </w:rPr>
        <w:footnoteRef/>
      </w:r>
      <w:r>
        <w:t xml:space="preserve"> See previous footnote.</w:t>
      </w:r>
    </w:p>
  </w:footnote>
  <w:footnote w:id="820">
    <w:p w14:paraId="0CAFD8C9" w14:textId="77777777" w:rsidR="005F2DC9" w:rsidRDefault="005F2DC9"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5F2DC9" w:rsidRDefault="005F2DC9" w:rsidP="00704CAA">
      <w:pPr>
        <w:pStyle w:val="footnote"/>
      </w:pPr>
      <w:r>
        <w:rPr>
          <w:rStyle w:val="FootnoteReference"/>
        </w:rPr>
        <w:footnoteRef/>
      </w:r>
      <w:r>
        <w:t xml:space="preserve"> [JS] or “thank”, or “thankfully confess with praise”</w:t>
      </w:r>
    </w:p>
  </w:footnote>
  <w:footnote w:id="822">
    <w:p w14:paraId="458AF9FF" w14:textId="77777777" w:rsidR="005F2DC9" w:rsidRDefault="005F2DC9"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5F2DC9" w:rsidRDefault="005F2DC9"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5F2DC9" w:rsidRDefault="005F2DC9"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5F2DC9" w:rsidRDefault="005F2DC9"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5F2DC9" w:rsidRDefault="005F2DC9"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5F2DC9" w:rsidRDefault="005F2DC9"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5F2DC9" w:rsidRDefault="005F2DC9" w:rsidP="00704CAA">
      <w:pPr>
        <w:pStyle w:val="footnote"/>
      </w:pPr>
      <w:r>
        <w:rPr>
          <w:rStyle w:val="FootnoteReference"/>
        </w:rPr>
        <w:footnoteRef/>
      </w:r>
      <w:r>
        <w:t xml:space="preserve"> [JS] literally “those who are exalted” or “the high things”</w:t>
      </w:r>
    </w:p>
  </w:footnote>
  <w:footnote w:id="829">
    <w:p w14:paraId="792E0633" w14:textId="77777777" w:rsidR="005F2DC9" w:rsidRDefault="005F2DC9"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5F2DC9" w:rsidRDefault="005F2DC9" w:rsidP="00704CAA">
      <w:pPr>
        <w:pStyle w:val="footnote"/>
      </w:pPr>
      <w:r>
        <w:rPr>
          <w:rStyle w:val="FootnoteReference"/>
        </w:rPr>
        <w:footnoteRef/>
      </w:r>
      <w:r>
        <w:t xml:space="preserve"> [JS] or “possess”</w:t>
      </w:r>
    </w:p>
  </w:footnote>
  <w:footnote w:id="831">
    <w:p w14:paraId="1B57A445" w14:textId="77777777" w:rsidR="005F2DC9" w:rsidRDefault="005F2DC9"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5F2DC9" w:rsidRDefault="005F2DC9" w:rsidP="00704CAA">
      <w:pPr>
        <w:pStyle w:val="footnote"/>
      </w:pPr>
      <w:r>
        <w:rPr>
          <w:rStyle w:val="FootnoteReference"/>
        </w:rPr>
        <w:footnoteRef/>
      </w:r>
      <w:r>
        <w:t xml:space="preserve"> [JS] or “give thanks,” or “thankfully confess You with praise”</w:t>
      </w:r>
    </w:p>
  </w:footnote>
  <w:footnote w:id="833">
    <w:p w14:paraId="67B776F5" w14:textId="77777777" w:rsidR="005F2DC9" w:rsidRDefault="005F2DC9" w:rsidP="00704CAA">
      <w:pPr>
        <w:pStyle w:val="footnote"/>
      </w:pPr>
      <w:r>
        <w:rPr>
          <w:rStyle w:val="FootnoteReference"/>
        </w:rPr>
        <w:footnoteRef/>
      </w:r>
      <w:r>
        <w:t xml:space="preserve"> [JS] or “authorities” or “powers”</w:t>
      </w:r>
    </w:p>
  </w:footnote>
  <w:footnote w:id="834">
    <w:p w14:paraId="045B7D15" w14:textId="77777777" w:rsidR="005F2DC9" w:rsidRDefault="005F2DC9" w:rsidP="00704CAA">
      <w:pPr>
        <w:pStyle w:val="footnote"/>
      </w:pPr>
      <w:r>
        <w:rPr>
          <w:rStyle w:val="FootnoteReference"/>
        </w:rPr>
        <w:footnoteRef/>
      </w:r>
      <w:r>
        <w:t xml:space="preserve"> [JS] or “and do I not waste away because of my enemies?”</w:t>
      </w:r>
    </w:p>
  </w:footnote>
  <w:footnote w:id="835">
    <w:p w14:paraId="44DA4D92" w14:textId="77777777" w:rsidR="005F2DC9" w:rsidRDefault="005F2DC9" w:rsidP="00704CAA">
      <w:pPr>
        <w:pStyle w:val="footnote"/>
      </w:pPr>
      <w:r>
        <w:rPr>
          <w:rStyle w:val="FootnoteReference"/>
        </w:rPr>
        <w:footnoteRef/>
      </w:r>
      <w:r>
        <w:t xml:space="preserve"> [JS] or “way of iniquity”</w:t>
      </w:r>
    </w:p>
  </w:footnote>
  <w:footnote w:id="836">
    <w:p w14:paraId="05DEA3B3" w14:textId="77777777" w:rsidR="005F2DC9" w:rsidRDefault="005F2DC9" w:rsidP="00704CAA">
      <w:pPr>
        <w:pStyle w:val="footnote"/>
      </w:pPr>
      <w:r>
        <w:rPr>
          <w:rStyle w:val="FootnoteReference"/>
        </w:rPr>
        <w:footnoteRef/>
      </w:r>
      <w:r>
        <w:t xml:space="preserve"> ‘He gives songs in the night’ (Job. 35:10).</w:t>
      </w:r>
    </w:p>
  </w:footnote>
  <w:footnote w:id="837">
    <w:p w14:paraId="493AAC58" w14:textId="77777777" w:rsidR="005F2DC9" w:rsidRDefault="005F2DC9" w:rsidP="00704CAA">
      <w:pPr>
        <w:pStyle w:val="footnote"/>
      </w:pPr>
      <w:r>
        <w:rPr>
          <w:rStyle w:val="FootnoteReference"/>
        </w:rPr>
        <w:footnoteRef/>
      </w:r>
      <w:r>
        <w:t xml:space="preserve"> Literally “voice”</w:t>
      </w:r>
    </w:p>
  </w:footnote>
  <w:footnote w:id="838">
    <w:p w14:paraId="6AF28D26" w14:textId="77777777" w:rsidR="005F2DC9" w:rsidRDefault="005F2DC9" w:rsidP="00704CAA">
      <w:pPr>
        <w:pStyle w:val="footnote"/>
      </w:pPr>
      <w:r>
        <w:rPr>
          <w:rStyle w:val="FootnoteReference"/>
        </w:rPr>
        <w:footnoteRef/>
      </w:r>
      <w:r>
        <w:t xml:space="preserve"> [JS] or “praise,” or “give thanks to,” or “thankfully confess with praise”</w:t>
      </w:r>
    </w:p>
  </w:footnote>
  <w:footnote w:id="839">
    <w:p w14:paraId="761DDB32" w14:textId="77777777" w:rsidR="005F2DC9" w:rsidRDefault="005F2DC9" w:rsidP="00704CAA">
      <w:pPr>
        <w:pStyle w:val="footnote"/>
      </w:pPr>
      <w:r>
        <w:rPr>
          <w:rStyle w:val="FootnoteReference"/>
        </w:rPr>
        <w:footnoteRef/>
      </w:r>
      <w:r>
        <w:t xml:space="preserve"> [JS] or “Hades”.</w:t>
      </w:r>
    </w:p>
  </w:footnote>
  <w:footnote w:id="840">
    <w:p w14:paraId="726EF8AF" w14:textId="77777777" w:rsidR="005F2DC9" w:rsidRDefault="005F2DC9"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5F2DC9" w:rsidRDefault="005F2DC9" w:rsidP="00704CAA">
      <w:pPr>
        <w:pStyle w:val="footnote"/>
      </w:pPr>
      <w:r>
        <w:rPr>
          <w:rStyle w:val="FootnoteReference"/>
        </w:rPr>
        <w:footnoteRef/>
      </w:r>
      <w:r>
        <w:t xml:space="preserve"> this way: the confession of Christ (2 Tim. 3:12).</w:t>
      </w:r>
    </w:p>
  </w:footnote>
  <w:footnote w:id="842">
    <w:p w14:paraId="171F27CE" w14:textId="77777777" w:rsidR="005F2DC9" w:rsidRDefault="005F2DC9" w:rsidP="00704CAA">
      <w:pPr>
        <w:pStyle w:val="footnote"/>
      </w:pPr>
      <w:r>
        <w:rPr>
          <w:rStyle w:val="FootnoteReference"/>
        </w:rPr>
        <w:footnoteRef/>
      </w:r>
      <w:r>
        <w:t xml:space="preserve"> [JS] or “praise” or “thive thanks to,” or “thankfully confess with praise”</w:t>
      </w:r>
    </w:p>
  </w:footnote>
  <w:footnote w:id="843">
    <w:p w14:paraId="2146C03C" w14:textId="77777777" w:rsidR="005F2DC9" w:rsidRDefault="005F2DC9" w:rsidP="00704CAA">
      <w:pPr>
        <w:pStyle w:val="footnote"/>
      </w:pPr>
      <w:r>
        <w:rPr>
          <w:rStyle w:val="FootnoteReference"/>
        </w:rPr>
        <w:footnoteRef/>
      </w:r>
      <w:r>
        <w:t xml:space="preserve"> These two lines are identical with Lamentations 3:6.</w:t>
      </w:r>
    </w:p>
  </w:footnote>
  <w:footnote w:id="844">
    <w:p w14:paraId="324992B1" w14:textId="77777777" w:rsidR="005F2DC9" w:rsidRDefault="005F2DC9" w:rsidP="00704CAA">
      <w:pPr>
        <w:pStyle w:val="footnote"/>
      </w:pPr>
      <w:r>
        <w:rPr>
          <w:rStyle w:val="FootnoteReference"/>
        </w:rPr>
        <w:footnoteRef/>
      </w:r>
      <w:r>
        <w:t xml:space="preserve"> Cf. Rev. 10:5; Ezek. 20:23,28,42; Deut. 32:14.</w:t>
      </w:r>
    </w:p>
  </w:footnote>
  <w:footnote w:id="845">
    <w:p w14:paraId="4B8D626C" w14:textId="77777777" w:rsidR="005F2DC9" w:rsidRDefault="005F2DC9"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5F2DC9" w:rsidRDefault="005F2DC9"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5F2DC9" w:rsidRDefault="005F2DC9"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5F2DC9" w:rsidRDefault="005F2DC9" w:rsidP="00704CAA">
      <w:pPr>
        <w:pStyle w:val="footnote"/>
      </w:pPr>
      <w:r>
        <w:rPr>
          <w:rStyle w:val="FootnoteReference"/>
        </w:rPr>
        <w:footnoteRef/>
      </w:r>
      <w:r>
        <w:t xml:space="preserve"> [JS] or “gush forth”, “overflow”</w:t>
      </w:r>
    </w:p>
  </w:footnote>
  <w:footnote w:id="849">
    <w:p w14:paraId="4045CB15" w14:textId="77777777" w:rsidR="005F2DC9" w:rsidRDefault="005F2DC9"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5F2DC9" w:rsidRDefault="005F2DC9" w:rsidP="00704CAA">
      <w:pPr>
        <w:pStyle w:val="footnote"/>
      </w:pPr>
      <w:r>
        <w:rPr>
          <w:rStyle w:val="FootnoteReference"/>
        </w:rPr>
        <w:footnoteRef/>
      </w:r>
      <w:r>
        <w:t xml:space="preserve"> [JS] literally “holy ones”</w:t>
      </w:r>
    </w:p>
  </w:footnote>
  <w:footnote w:id="851">
    <w:p w14:paraId="423A55DA" w14:textId="77777777" w:rsidR="005F2DC9" w:rsidRDefault="005F2DC9"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5F2DC9" w:rsidRDefault="005F2DC9" w:rsidP="00704CAA">
      <w:pPr>
        <w:pStyle w:val="footnote"/>
      </w:pPr>
      <w:r>
        <w:rPr>
          <w:rStyle w:val="FootnoteReference"/>
        </w:rPr>
        <w:footnoteRef/>
      </w:r>
      <w:r>
        <w:t xml:space="preserve"> Cf. Ps. 145:2 with Ps. 103:33. Only verbs differ.</w:t>
      </w:r>
    </w:p>
  </w:footnote>
  <w:footnote w:id="853">
    <w:p w14:paraId="38AC6FE4" w14:textId="77777777" w:rsidR="005F2DC9" w:rsidRDefault="005F2DC9" w:rsidP="00704CAA">
      <w:pPr>
        <w:pStyle w:val="footnote"/>
      </w:pPr>
      <w:r>
        <w:rPr>
          <w:rStyle w:val="FootnoteReference"/>
        </w:rPr>
        <w:footnoteRef/>
      </w:r>
      <w:r>
        <w:t xml:space="preserve"> [JS] or “spirit”</w:t>
      </w:r>
    </w:p>
  </w:footnote>
  <w:footnote w:id="854">
    <w:p w14:paraId="4A4D4349" w14:textId="77777777" w:rsidR="005F2DC9" w:rsidRDefault="005F2DC9" w:rsidP="00704CAA">
      <w:pPr>
        <w:pStyle w:val="footnote"/>
      </w:pPr>
      <w:r>
        <w:rPr>
          <w:rStyle w:val="FootnoteReference"/>
        </w:rPr>
        <w:footnoteRef/>
      </w:r>
      <w:r>
        <w:t xml:space="preserve"> [JS] thoughts, or designs, plans, projects</w:t>
      </w:r>
    </w:p>
  </w:footnote>
  <w:footnote w:id="855">
    <w:p w14:paraId="111B2FF9" w14:textId="77777777" w:rsidR="005F2DC9" w:rsidRDefault="005F2DC9" w:rsidP="00704CAA">
      <w:pPr>
        <w:pStyle w:val="footnote"/>
      </w:pPr>
      <w:r>
        <w:rPr>
          <w:rStyle w:val="FootnoteReference"/>
        </w:rPr>
        <w:footnoteRef/>
      </w:r>
      <w:r>
        <w:t xml:space="preserve"> [JS] or “guards”</w:t>
      </w:r>
    </w:p>
  </w:footnote>
  <w:footnote w:id="856">
    <w:p w14:paraId="5B0C1EE0" w14:textId="77777777" w:rsidR="005F2DC9" w:rsidRDefault="005F2DC9" w:rsidP="00704CAA">
      <w:pPr>
        <w:pStyle w:val="footnote"/>
      </w:pPr>
      <w:r>
        <w:rPr>
          <w:rStyle w:val="FootnoteReference"/>
        </w:rPr>
        <w:footnoteRef/>
      </w:r>
      <w:r>
        <w:t xml:space="preserve"> [JS] or “frees the prisoners”</w:t>
      </w:r>
    </w:p>
  </w:footnote>
  <w:footnote w:id="857">
    <w:p w14:paraId="7B0952C9" w14:textId="77777777" w:rsidR="005F2DC9" w:rsidRDefault="005F2DC9" w:rsidP="00704CAA">
      <w:pPr>
        <w:pStyle w:val="footnote"/>
      </w:pPr>
      <w:r>
        <w:rPr>
          <w:rStyle w:val="FootnoteReference"/>
        </w:rPr>
        <w:footnoteRef/>
      </w:r>
      <w:r>
        <w:t xml:space="preserve"> [JS] or “bent”</w:t>
      </w:r>
    </w:p>
  </w:footnote>
  <w:footnote w:id="858">
    <w:p w14:paraId="2FB9D9F0" w14:textId="77777777" w:rsidR="005F2DC9" w:rsidRDefault="005F2DC9" w:rsidP="00704CAA">
      <w:pPr>
        <w:pStyle w:val="footnote"/>
      </w:pPr>
      <w:r>
        <w:rPr>
          <w:rStyle w:val="FootnoteReference"/>
        </w:rPr>
        <w:footnoteRef/>
      </w:r>
      <w:r>
        <w:t xml:space="preserve"> [JS] or “skill”</w:t>
      </w:r>
    </w:p>
  </w:footnote>
  <w:footnote w:id="859">
    <w:p w14:paraId="07EA9BD7" w14:textId="77777777" w:rsidR="005F2DC9" w:rsidRDefault="005F2DC9" w:rsidP="00704CAA">
      <w:pPr>
        <w:pStyle w:val="footnote"/>
      </w:pPr>
      <w:r>
        <w:rPr>
          <w:rStyle w:val="FootnoteReference"/>
        </w:rPr>
        <w:footnoteRef/>
      </w:r>
      <w:r>
        <w:t xml:space="preserve"> [JS] or “foreigners”</w:t>
      </w:r>
    </w:p>
  </w:footnote>
  <w:footnote w:id="860">
    <w:p w14:paraId="4E693DCD" w14:textId="77777777" w:rsidR="005F2DC9" w:rsidRDefault="005F2DC9" w:rsidP="00704CAA">
      <w:pPr>
        <w:pStyle w:val="footnote"/>
      </w:pPr>
      <w:r>
        <w:rPr>
          <w:rStyle w:val="FootnoteReference"/>
        </w:rPr>
        <w:footnoteRef/>
      </w:r>
      <w:r>
        <w:t xml:space="preserve"> [JS] or a psalm, or a melody</w:t>
      </w:r>
    </w:p>
  </w:footnote>
  <w:footnote w:id="861">
    <w:p w14:paraId="3674D23E" w14:textId="77777777" w:rsidR="005F2DC9" w:rsidRDefault="005F2DC9"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5F2DC9" w:rsidRDefault="005F2DC9"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5F2DC9" w:rsidRDefault="005F2DC9" w:rsidP="00704CAA">
      <w:pPr>
        <w:pStyle w:val="footnote"/>
      </w:pPr>
      <w:r>
        <w:rPr>
          <w:rStyle w:val="FootnoteReference"/>
        </w:rPr>
        <w:footnoteRef/>
      </w:r>
      <w:r>
        <w:t xml:space="preserve"> [JS] or word, or teaching</w:t>
      </w:r>
    </w:p>
  </w:footnote>
  <w:footnote w:id="864">
    <w:p w14:paraId="2CF34236" w14:textId="77777777" w:rsidR="005F2DC9" w:rsidRDefault="005F2DC9"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5F2DC9" w:rsidRDefault="005F2DC9" w:rsidP="00704CAA">
      <w:pPr>
        <w:pStyle w:val="footnote"/>
      </w:pPr>
      <w:r>
        <w:rPr>
          <w:rStyle w:val="FootnoteReference"/>
        </w:rPr>
        <w:footnoteRef/>
      </w:r>
      <w:r>
        <w:t xml:space="preserve"> [JS] or “stormy wind”</w:t>
      </w:r>
    </w:p>
  </w:footnote>
  <w:footnote w:id="866">
    <w:p w14:paraId="2B981771" w14:textId="77777777" w:rsidR="005F2DC9" w:rsidRDefault="005F2DC9" w:rsidP="00704CAA">
      <w:pPr>
        <w:pStyle w:val="footnote"/>
      </w:pPr>
      <w:r>
        <w:rPr>
          <w:rStyle w:val="FootnoteReference"/>
        </w:rPr>
        <w:footnoteRef/>
      </w:r>
      <w:r>
        <w:t xml:space="preserve"> [JS] or “maidens,” or “unmarried women”</w:t>
      </w:r>
    </w:p>
  </w:footnote>
  <w:footnote w:id="867">
    <w:p w14:paraId="04C80253" w14:textId="77777777" w:rsidR="005F2DC9" w:rsidRDefault="005F2DC9"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5F2DC9" w:rsidRDefault="005F2DC9" w:rsidP="00704CAA">
      <w:pPr>
        <w:pStyle w:val="footnote"/>
      </w:pPr>
      <w:r>
        <w:rPr>
          <w:rStyle w:val="FootnoteReference"/>
        </w:rPr>
        <w:footnoteRef/>
      </w:r>
      <w:r>
        <w:t xml:space="preserve"> [JS] literally, “And He will raise/exalt the horn of His people”</w:t>
      </w:r>
    </w:p>
  </w:footnote>
  <w:footnote w:id="869">
    <w:p w14:paraId="195ABFE0" w14:textId="77777777" w:rsidR="005F2DC9" w:rsidRDefault="005F2DC9" w:rsidP="00704CAA">
      <w:pPr>
        <w:pStyle w:val="footnote"/>
      </w:pPr>
      <w:r>
        <w:rPr>
          <w:rStyle w:val="FootnoteReference"/>
        </w:rPr>
        <w:footnoteRef/>
      </w:r>
      <w:r>
        <w:t xml:space="preserve"> [JS] “assembly”</w:t>
      </w:r>
    </w:p>
  </w:footnote>
  <w:footnote w:id="870">
    <w:p w14:paraId="497FB437" w14:textId="77777777" w:rsidR="005F2DC9" w:rsidRDefault="005F2DC9" w:rsidP="00704CAA">
      <w:pPr>
        <w:pStyle w:val="footnote"/>
      </w:pPr>
      <w:r>
        <w:rPr>
          <w:rStyle w:val="FootnoteReference"/>
        </w:rPr>
        <w:footnoteRef/>
      </w:r>
      <w:r>
        <w:t xml:space="preserve"> [JS] Coptic has “in the chorus”</w:t>
      </w:r>
    </w:p>
  </w:footnote>
  <w:footnote w:id="871">
    <w:p w14:paraId="43317287" w14:textId="77777777" w:rsidR="005F2DC9" w:rsidRDefault="005F2DC9" w:rsidP="00704CAA">
      <w:pPr>
        <w:pStyle w:val="footnote"/>
      </w:pPr>
      <w:r>
        <w:rPr>
          <w:rStyle w:val="FootnoteReference"/>
        </w:rPr>
        <w:footnoteRef/>
      </w:r>
      <w:r>
        <w:t xml:space="preserve"> [JS] Fr. Athanasius has “exalt,” See the Liturgy of Mesori 26)</w:t>
      </w:r>
    </w:p>
  </w:footnote>
  <w:footnote w:id="872">
    <w:p w14:paraId="5B0388FF" w14:textId="77777777" w:rsidR="005F2DC9" w:rsidRDefault="005F2DC9" w:rsidP="00704CAA">
      <w:pPr>
        <w:pStyle w:val="footnote"/>
      </w:pPr>
      <w:r>
        <w:rPr>
          <w:rStyle w:val="FootnoteReference"/>
        </w:rPr>
        <w:footnoteRef/>
      </w:r>
      <w:r>
        <w:t xml:space="preserve"> two-edged sword: praise which conquers Amalek (St. Chrysostom).</w:t>
      </w:r>
    </w:p>
  </w:footnote>
  <w:footnote w:id="873">
    <w:p w14:paraId="31AB8451" w14:textId="77777777" w:rsidR="005F2DC9" w:rsidRDefault="005F2DC9" w:rsidP="00704CAA">
      <w:pPr>
        <w:pStyle w:val="footnote"/>
      </w:pPr>
      <w:r>
        <w:rPr>
          <w:rStyle w:val="FootnoteReference"/>
        </w:rPr>
        <w:footnoteRef/>
      </w:r>
      <w:r>
        <w:t xml:space="preserve"> ‘Holiness of life is the mother of glory’ (St Theodoret).</w:t>
      </w:r>
    </w:p>
  </w:footnote>
  <w:footnote w:id="874">
    <w:p w14:paraId="1BFFDD90" w14:textId="77777777" w:rsidR="005F2DC9" w:rsidRDefault="005F2DC9" w:rsidP="00704CAA">
      <w:pPr>
        <w:pStyle w:val="footnote"/>
      </w:pPr>
      <w:r>
        <w:rPr>
          <w:rStyle w:val="FootnoteReference"/>
        </w:rPr>
        <w:footnoteRef/>
      </w:r>
      <w:r>
        <w:t xml:space="preserve"> [JS] variant reading, “harp and lyre”</w:t>
      </w:r>
    </w:p>
  </w:footnote>
  <w:footnote w:id="875">
    <w:p w14:paraId="41E39163" w14:textId="77777777" w:rsidR="005F2DC9" w:rsidRDefault="005F2DC9"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5F2DC9" w:rsidRDefault="005F2DC9"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5F2DC9" w:rsidRDefault="005F2DC9" w:rsidP="00865C59">
      <w:pPr>
        <w:pStyle w:val="footnote"/>
      </w:pPr>
      <w:r>
        <w:rPr>
          <w:rStyle w:val="FootnoteReference"/>
        </w:rPr>
        <w:footnoteRef/>
      </w:r>
      <w:r>
        <w:t xml:space="preserve"> Or “Spirit”</w:t>
      </w:r>
    </w:p>
  </w:footnote>
  <w:footnote w:id="878">
    <w:p w14:paraId="296DD30B" w14:textId="77777777" w:rsidR="005F2DC9" w:rsidRDefault="005F2DC9"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5F2DC9" w:rsidRDefault="005F2DC9" w:rsidP="00344A59">
      <w:pPr>
        <w:pStyle w:val="footnote"/>
      </w:pPr>
      <w:r>
        <w:rPr>
          <w:rStyle w:val="FootnoteReference"/>
        </w:rPr>
        <w:footnoteRef/>
      </w:r>
      <w:r>
        <w:t xml:space="preserve"> The “alleluia” in each vs is inserted into each verse of the Psalm</w:t>
      </w:r>
    </w:p>
  </w:footnote>
  <w:footnote w:id="880">
    <w:p w14:paraId="1F1613E0" w14:textId="77777777" w:rsidR="005F2DC9" w:rsidRDefault="005F2DC9"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5F2DC9" w:rsidRDefault="005F2DC9" w:rsidP="00A7333E">
      <w:pPr>
        <w:pStyle w:val="footnote"/>
      </w:pPr>
      <w:r>
        <w:rPr>
          <w:rStyle w:val="FootnoteReference"/>
        </w:rPr>
        <w:footnoteRef/>
      </w:r>
      <w:r>
        <w:t xml:space="preserve"> Do obiesance</w:t>
      </w:r>
    </w:p>
  </w:footnote>
  <w:footnote w:id="882">
    <w:p w14:paraId="109CBDA9" w14:textId="77777777" w:rsidR="005F2DC9" w:rsidRDefault="005F2DC9" w:rsidP="00A7333E">
      <w:pPr>
        <w:pStyle w:val="footnote"/>
      </w:pPr>
      <w:r>
        <w:rPr>
          <w:rStyle w:val="FootnoteReference"/>
        </w:rPr>
        <w:footnoteRef/>
      </w:r>
      <w:r>
        <w:t xml:space="preserve"> Literally, “horn”</w:t>
      </w:r>
    </w:p>
  </w:footnote>
  <w:footnote w:id="883">
    <w:p w14:paraId="6824A765" w14:textId="77777777" w:rsidR="005F2DC9" w:rsidRDefault="005F2DC9" w:rsidP="00A7333E">
      <w:pPr>
        <w:pStyle w:val="footnote"/>
      </w:pPr>
      <w:r>
        <w:rPr>
          <w:rStyle w:val="FootnoteReference"/>
        </w:rPr>
        <w:footnoteRef/>
      </w:r>
      <w:r>
        <w:t xml:space="preserve"> Or, “ways”</w:t>
      </w:r>
    </w:p>
  </w:footnote>
  <w:footnote w:id="884">
    <w:p w14:paraId="6136C7AC" w14:textId="77777777" w:rsidR="005F2DC9" w:rsidRDefault="005F2DC9" w:rsidP="00A7333E">
      <w:pPr>
        <w:pStyle w:val="footnote"/>
      </w:pPr>
      <w:r>
        <w:rPr>
          <w:rStyle w:val="FootnoteReference"/>
        </w:rPr>
        <w:footnoteRef/>
      </w:r>
      <w:r>
        <w:t xml:space="preserve"> Literally, “exalt the horn”</w:t>
      </w:r>
    </w:p>
  </w:footnote>
  <w:footnote w:id="885">
    <w:p w14:paraId="640045D3" w14:textId="27C5899B" w:rsidR="005F2DC9" w:rsidRPr="00542C00" w:rsidRDefault="005F2DC9"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5F2DC9" w:rsidRDefault="005F2DC9" w:rsidP="00A7333E">
      <w:pPr>
        <w:pStyle w:val="footnote"/>
      </w:pPr>
      <w:r>
        <w:rPr>
          <w:rStyle w:val="FootnoteReference"/>
        </w:rPr>
        <w:footnoteRef/>
      </w:r>
      <w:r>
        <w:t xml:space="preserve"> Or “christs”</w:t>
      </w:r>
    </w:p>
  </w:footnote>
  <w:footnote w:id="887">
    <w:p w14:paraId="75E4F1BF" w14:textId="77777777" w:rsidR="005F2DC9" w:rsidRDefault="005F2DC9" w:rsidP="00A7333E">
      <w:pPr>
        <w:pStyle w:val="footnote"/>
      </w:pPr>
      <w:r>
        <w:rPr>
          <w:rStyle w:val="FootnoteReference"/>
        </w:rPr>
        <w:footnoteRef/>
      </w:r>
      <w:r>
        <w:t xml:space="preserve"> Or “workers of iniquity”</w:t>
      </w:r>
    </w:p>
  </w:footnote>
  <w:footnote w:id="888">
    <w:p w14:paraId="6B1B283E" w14:textId="77777777" w:rsidR="005F2DC9" w:rsidRDefault="005F2DC9"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5F2DC9" w:rsidRDefault="005F2DC9" w:rsidP="00A7333E">
      <w:pPr>
        <w:pStyle w:val="footnote"/>
      </w:pPr>
      <w:r>
        <w:rPr>
          <w:rStyle w:val="FootnoteReference"/>
        </w:rPr>
        <w:footnoteRef/>
      </w:r>
      <w:r>
        <w:t xml:space="preserve"> or “blessing”</w:t>
      </w:r>
    </w:p>
  </w:footnote>
  <w:footnote w:id="890">
    <w:p w14:paraId="39CDECB8" w14:textId="77777777" w:rsidR="005F2DC9" w:rsidRDefault="005F2DC9" w:rsidP="00A7333E">
      <w:pPr>
        <w:pStyle w:val="footnote"/>
      </w:pPr>
      <w:r>
        <w:rPr>
          <w:rStyle w:val="FootnoteReference"/>
        </w:rPr>
        <w:footnoteRef/>
      </w:r>
      <w:r>
        <w:t xml:space="preserve"> Or “Thy holy Name we do utter”</w:t>
      </w:r>
    </w:p>
  </w:footnote>
  <w:footnote w:id="891">
    <w:p w14:paraId="2BFF308D" w14:textId="77777777" w:rsidR="005F2DC9" w:rsidRDefault="005F2DC9" w:rsidP="00A7333E">
      <w:pPr>
        <w:pStyle w:val="footnote"/>
      </w:pPr>
      <w:r>
        <w:rPr>
          <w:rStyle w:val="FootnoteReference"/>
        </w:rPr>
        <w:footnoteRef/>
      </w:r>
      <w:r>
        <w:t xml:space="preserve"> Or “May it be so, Lord!”</w:t>
      </w:r>
    </w:p>
  </w:footnote>
  <w:footnote w:id="892">
    <w:p w14:paraId="7211B02A" w14:textId="77777777" w:rsidR="005F2DC9" w:rsidRDefault="005F2DC9" w:rsidP="008A378B">
      <w:pPr>
        <w:pStyle w:val="footnote"/>
      </w:pPr>
      <w:r>
        <w:rPr>
          <w:rStyle w:val="FootnoteReference"/>
        </w:rPr>
        <w:footnoteRef/>
      </w:r>
      <w:r>
        <w:t xml:space="preserve"> Or “thankfully confess You with praise”</w:t>
      </w:r>
    </w:p>
  </w:footnote>
  <w:footnote w:id="893">
    <w:p w14:paraId="693B122B" w14:textId="28D696D4" w:rsidR="005F2DC9" w:rsidRDefault="005F2DC9"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5F2DC9" w:rsidRDefault="005F2DC9" w:rsidP="00A7333E">
      <w:pPr>
        <w:pStyle w:val="footnote"/>
      </w:pPr>
      <w:r>
        <w:rPr>
          <w:rStyle w:val="FootnoteReference"/>
        </w:rPr>
        <w:footnoteRef/>
      </w:r>
      <w:r>
        <w:t xml:space="preserve"> Latria</w:t>
      </w:r>
    </w:p>
  </w:footnote>
  <w:footnote w:id="895">
    <w:p w14:paraId="6A1BE515" w14:textId="5E13A526" w:rsidR="005F2DC9" w:rsidRDefault="005F2DC9" w:rsidP="00426715">
      <w:pPr>
        <w:pStyle w:val="footnote"/>
      </w:pPr>
      <w:r>
        <w:rPr>
          <w:rStyle w:val="FootnoteReference"/>
        </w:rPr>
        <w:footnoteRef/>
      </w:r>
      <w:r>
        <w:t xml:space="preserve"> Or, “Sing a hymn to Him, and exalt Him beyond measure unto the ages.”</w:t>
      </w:r>
    </w:p>
  </w:footnote>
  <w:footnote w:id="896">
    <w:p w14:paraId="68D0AB21" w14:textId="61EA66CA" w:rsidR="005F2DC9" w:rsidRDefault="005F2DC9" w:rsidP="00426715">
      <w:pPr>
        <w:pStyle w:val="footnote"/>
      </w:pPr>
      <w:r>
        <w:rPr>
          <w:rStyle w:val="FootnoteReference"/>
        </w:rPr>
        <w:footnoteRef/>
      </w:r>
      <w:r>
        <w:t xml:space="preserve"> This verse is lacking in the Greek.</w:t>
      </w:r>
    </w:p>
  </w:footnote>
  <w:footnote w:id="897">
    <w:p w14:paraId="26544D11" w14:textId="10502CC8" w:rsidR="005F2DC9" w:rsidRDefault="005F2DC9"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5F2DC9" w:rsidRDefault="005F2DC9" w:rsidP="007757C9">
      <w:pPr>
        <w:pStyle w:val="footnote"/>
      </w:pPr>
      <w:r>
        <w:rPr>
          <w:rStyle w:val="FootnoteReference"/>
        </w:rPr>
        <w:footnoteRef/>
      </w:r>
      <w:r>
        <w:t xml:space="preserve"> Greek has “sea-monsters”</w:t>
      </w:r>
    </w:p>
  </w:footnote>
  <w:footnote w:id="899">
    <w:p w14:paraId="0ECD7B50" w14:textId="7593729A" w:rsidR="005F2DC9" w:rsidRDefault="005F2DC9" w:rsidP="007757C9">
      <w:pPr>
        <w:pStyle w:val="footnote"/>
      </w:pPr>
      <w:r>
        <w:rPr>
          <w:rStyle w:val="FootnoteReference"/>
        </w:rPr>
        <w:footnoteRef/>
      </w:r>
      <w:r>
        <w:t xml:space="preserve"> [] not found in Gk.</w:t>
      </w:r>
    </w:p>
  </w:footnote>
  <w:footnote w:id="900">
    <w:p w14:paraId="0A00818E" w14:textId="6F9A1D3E" w:rsidR="005F2DC9" w:rsidRDefault="005F2DC9"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5F2DC9" w:rsidRDefault="005F2DC9"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5F2DC9" w:rsidRDefault="005F2DC9" w:rsidP="003758F4">
      <w:pPr>
        <w:pStyle w:val="footnote"/>
      </w:pPr>
      <w:r>
        <w:rPr>
          <w:rStyle w:val="FootnoteReference"/>
        </w:rPr>
        <w:footnoteRef/>
      </w:r>
      <w:r>
        <w:t xml:space="preserve"> Or, “Sing a hymn to Him, and exalt Him beyond measure unto the ages.”</w:t>
      </w:r>
    </w:p>
  </w:footnote>
  <w:footnote w:id="903">
    <w:p w14:paraId="3AF01027" w14:textId="77777777" w:rsidR="005F2DC9" w:rsidRDefault="005F2DC9"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5F2DC9" w:rsidRDefault="005F2DC9" w:rsidP="003758F4">
      <w:pPr>
        <w:pStyle w:val="footnote"/>
      </w:pPr>
      <w:r>
        <w:rPr>
          <w:rStyle w:val="FootnoteReference"/>
        </w:rPr>
        <w:footnoteRef/>
      </w:r>
      <w:r>
        <w:t xml:space="preserve"> [] not found in Gk.</w:t>
      </w:r>
    </w:p>
  </w:footnote>
  <w:footnote w:id="905">
    <w:p w14:paraId="3D357C32" w14:textId="77777777" w:rsidR="005F2DC9" w:rsidRDefault="005F2DC9"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5F2DC9" w:rsidRPr="00FD7CBF" w:rsidRDefault="005F2DC9"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5F2DC9" w:rsidRPr="00FD7CBF" w:rsidRDefault="005F2DC9"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5F2DC9" w:rsidRDefault="005F2DC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5F2DC9" w:rsidRDefault="005F2DC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5F2DC9" w:rsidRPr="008D5F3D" w:rsidRDefault="005F2DC9" w:rsidP="008D5F3D">
      <w:pPr>
        <w:pStyle w:val="footnote"/>
      </w:pPr>
      <w:r>
        <w:rPr>
          <w:rStyle w:val="FootnoteReference"/>
        </w:rPr>
        <w:footnoteRef/>
      </w:r>
      <w:r>
        <w:t xml:space="preserve"> [JS] Greek has “stars and light,” while Coptic has “stars of light”</w:t>
      </w:r>
    </w:p>
  </w:footnote>
  <w:footnote w:id="911">
    <w:p w14:paraId="6888EF75" w14:textId="7291EAAC" w:rsidR="005F2DC9" w:rsidRDefault="005F2DC9" w:rsidP="00A17656">
      <w:pPr>
        <w:pStyle w:val="footnote"/>
      </w:pPr>
      <w:r>
        <w:rPr>
          <w:rStyle w:val="FootnoteReference"/>
        </w:rPr>
        <w:footnoteRef/>
      </w:r>
      <w:r>
        <w:t xml:space="preserve"> [JS] Gk has “confession/praise of Him is in the earth and heaven”</w:t>
      </w:r>
    </w:p>
  </w:footnote>
  <w:footnote w:id="912">
    <w:p w14:paraId="0C9270F2" w14:textId="14BEF321" w:rsidR="005F2DC9" w:rsidRDefault="005F2DC9" w:rsidP="00A17656">
      <w:pPr>
        <w:pStyle w:val="footnote"/>
      </w:pPr>
      <w:r>
        <w:rPr>
          <w:rStyle w:val="FootnoteReference"/>
        </w:rPr>
        <w:footnoteRef/>
      </w:r>
      <w:r>
        <w:t xml:space="preserve"> [JS] literally, “And He will exalt the horn of His people”</w:t>
      </w:r>
    </w:p>
  </w:footnote>
  <w:footnote w:id="913">
    <w:p w14:paraId="2890F7AF" w14:textId="127DC52C" w:rsidR="005F2DC9" w:rsidRDefault="005F2DC9"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5F2DC9" w:rsidRDefault="005F2DC9" w:rsidP="00680B91">
      <w:pPr>
        <w:pStyle w:val="footnote"/>
      </w:pPr>
      <w:r>
        <w:rPr>
          <w:rStyle w:val="FootnoteReference"/>
        </w:rPr>
        <w:footnoteRef/>
      </w:r>
      <w:r>
        <w:t xml:space="preserve"> Latria</w:t>
      </w:r>
    </w:p>
  </w:footnote>
  <w:footnote w:id="915">
    <w:p w14:paraId="690DC348" w14:textId="77777777" w:rsidR="005F2DC9" w:rsidRDefault="005F2DC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5F2DC9" w:rsidRDefault="005F2DC9"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5F2DC9" w:rsidRDefault="005F2DC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5F2DC9" w:rsidRDefault="005F2DC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020ABFA3" w14:textId="77777777" w:rsidR="005F2DC9" w:rsidRDefault="005F2DC9" w:rsidP="00E60591">
      <w:pPr>
        <w:pStyle w:val="footnote"/>
      </w:pPr>
      <w:r>
        <w:rPr>
          <w:rStyle w:val="FootnoteReference"/>
        </w:rPr>
        <w:footnoteRef/>
      </w:r>
      <w:r>
        <w:t xml:space="preserve"> Fr. Athanasius has “My soul shall make her boast in the Lord”</w:t>
      </w:r>
    </w:p>
  </w:footnote>
  <w:footnote w:id="920">
    <w:p w14:paraId="71668483" w14:textId="77777777" w:rsidR="005F2DC9" w:rsidRDefault="005F2DC9" w:rsidP="00E60591">
      <w:pPr>
        <w:pStyle w:val="footnote"/>
      </w:pPr>
      <w:r>
        <w:rPr>
          <w:rStyle w:val="FootnoteReference"/>
        </w:rPr>
        <w:footnoteRef/>
      </w:r>
      <w:r>
        <w:t xml:space="preserve"> 2 Sam. 6:2 (LXX).</w:t>
      </w:r>
    </w:p>
  </w:footnote>
  <w:footnote w:id="921">
    <w:p w14:paraId="04F68D8E" w14:textId="77777777" w:rsidR="005F2DC9" w:rsidRDefault="005F2DC9" w:rsidP="00E60591">
      <w:pPr>
        <w:pStyle w:val="footnote"/>
      </w:pPr>
      <w:r>
        <w:rPr>
          <w:rStyle w:val="FootnoteReference"/>
        </w:rPr>
        <w:footnoteRef/>
      </w:r>
      <w:r>
        <w:t xml:space="preserve"> [JS] or “appear” or “reveal Yourself”</w:t>
      </w:r>
    </w:p>
  </w:footnote>
  <w:footnote w:id="922">
    <w:p w14:paraId="01A143A7" w14:textId="77777777" w:rsidR="005F2DC9" w:rsidRDefault="005F2DC9" w:rsidP="00E60591">
      <w:pPr>
        <w:pStyle w:val="footnote"/>
      </w:pPr>
      <w:r>
        <w:rPr>
          <w:rStyle w:val="FootnoteReference"/>
        </w:rPr>
        <w:footnoteRef/>
      </w:r>
      <w:r>
        <w:t xml:space="preserve"> [JS] or “reveal Your face”.</w:t>
      </w:r>
    </w:p>
  </w:footnote>
  <w:footnote w:id="923">
    <w:p w14:paraId="22AD0096" w14:textId="77777777" w:rsidR="005F2DC9" w:rsidRPr="004A3E27" w:rsidRDefault="005F2DC9" w:rsidP="00E60591">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24">
    <w:p w14:paraId="61FC46B2" w14:textId="77777777" w:rsidR="005F2DC9" w:rsidRDefault="005F2DC9" w:rsidP="00E60591">
      <w:pPr>
        <w:pStyle w:val="footnote"/>
      </w:pPr>
      <w:r>
        <w:rPr>
          <w:rStyle w:val="FootnoteReference"/>
        </w:rPr>
        <w:footnoteRef/>
      </w:r>
      <w:r>
        <w:t xml:space="preserve"> [JS] literally “do obeisance”, i.e. “bow down to”</w:t>
      </w:r>
    </w:p>
  </w:footnote>
  <w:footnote w:id="925">
    <w:p w14:paraId="2630F597" w14:textId="77777777" w:rsidR="005F2DC9" w:rsidRPr="004A3E27" w:rsidRDefault="005F2DC9" w:rsidP="00E60591">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26">
    <w:p w14:paraId="3F4A789F" w14:textId="77777777" w:rsidR="005F2DC9" w:rsidRDefault="005F2DC9" w:rsidP="00E60591">
      <w:pPr>
        <w:pStyle w:val="footnote"/>
      </w:pPr>
      <w:r>
        <w:rPr>
          <w:rStyle w:val="FootnoteReference"/>
        </w:rPr>
        <w:footnoteRef/>
      </w:r>
      <w:r>
        <w:t xml:space="preserve"> [JS] or “beautifully situated”</w:t>
      </w:r>
    </w:p>
  </w:footnote>
  <w:footnote w:id="927">
    <w:p w14:paraId="270252A4" w14:textId="77777777" w:rsidR="005F2DC9" w:rsidRPr="004A3E27" w:rsidRDefault="005F2DC9" w:rsidP="00E60591">
      <w:pPr>
        <w:pStyle w:val="footnote"/>
      </w:pPr>
      <w:r w:rsidRPr="004A3E27">
        <w:rPr>
          <w:rStyle w:val="FootnoteReference"/>
        </w:rPr>
        <w:footnoteRef/>
      </w:r>
      <w:r w:rsidRPr="004A3E27">
        <w:t xml:space="preserve"> ‘Jerusalem is the city of the great King’ (Mt. 5:35). </w:t>
      </w:r>
      <w:r>
        <w:t>cf</w:t>
      </w:r>
      <w:r w:rsidRPr="004A3E27">
        <w:t>. Lam. 2:15.</w:t>
      </w:r>
    </w:p>
  </w:footnote>
  <w:footnote w:id="928">
    <w:p w14:paraId="1F29201E" w14:textId="77777777" w:rsidR="005F2DC9" w:rsidRDefault="005F2DC9" w:rsidP="00E60591">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29">
    <w:p w14:paraId="07C1DDC4" w14:textId="77777777" w:rsidR="005F2DC9" w:rsidRDefault="005F2DC9" w:rsidP="00E60591">
      <w:pPr>
        <w:pStyle w:val="footnote"/>
      </w:pPr>
      <w:r>
        <w:rPr>
          <w:rStyle w:val="FootnoteReference"/>
        </w:rPr>
        <w:footnoteRef/>
      </w:r>
      <w:r>
        <w:t xml:space="preserve"> [JS] or “Mother Zion will say,”</w:t>
      </w:r>
    </w:p>
  </w:footnote>
  <w:footnote w:id="930">
    <w:p w14:paraId="33656AE4" w14:textId="77777777" w:rsidR="005F2DC9" w:rsidRDefault="005F2DC9" w:rsidP="00E60591">
      <w:pPr>
        <w:pStyle w:val="footnote"/>
      </w:pPr>
      <w:r>
        <w:rPr>
          <w:rStyle w:val="FootnoteReference"/>
        </w:rPr>
        <w:footnoteRef/>
      </w:r>
      <w:r>
        <w:t xml:space="preserve"> [JS] Coptic has, “that a man and a man dwelt in her”</w:t>
      </w:r>
    </w:p>
  </w:footnote>
  <w:footnote w:id="931">
    <w:p w14:paraId="54C279A1" w14:textId="77777777" w:rsidR="005F2DC9" w:rsidRDefault="005F2DC9" w:rsidP="00E60591">
      <w:pPr>
        <w:pStyle w:val="footnote"/>
      </w:pPr>
      <w:r>
        <w:rPr>
          <w:rStyle w:val="FootnoteReference"/>
        </w:rPr>
        <w:footnoteRef/>
      </w:r>
      <w:r>
        <w:t xml:space="preserve"> [JS] or “messengers”</w:t>
      </w:r>
    </w:p>
  </w:footnote>
  <w:footnote w:id="932">
    <w:p w14:paraId="43C0F64C" w14:textId="77777777" w:rsidR="005F2DC9" w:rsidRDefault="005F2DC9" w:rsidP="00E60591">
      <w:pPr>
        <w:pStyle w:val="footnote"/>
      </w:pPr>
      <w:r>
        <w:rPr>
          <w:rStyle w:val="FootnoteReference"/>
        </w:rPr>
        <w:footnoteRef/>
      </w:r>
      <w:r>
        <w:t xml:space="preserve"> [JS] Fr. Lazarus has “servants”</w:t>
      </w:r>
    </w:p>
  </w:footnote>
  <w:footnote w:id="933">
    <w:p w14:paraId="5CB58F29" w14:textId="77777777" w:rsidR="005F2DC9" w:rsidRDefault="005F2DC9" w:rsidP="00E60591">
      <w:pPr>
        <w:pStyle w:val="footnote"/>
      </w:pPr>
      <w:r>
        <w:rPr>
          <w:rStyle w:val="FootnoteReference"/>
        </w:rPr>
        <w:footnoteRef/>
      </w:r>
      <w:r>
        <w:t xml:space="preserve"> Heb. 1:7; Ezek. 1:14; 2 Esdras 8:22.</w:t>
      </w:r>
    </w:p>
  </w:footnote>
  <w:footnote w:id="934">
    <w:p w14:paraId="3C41F1A9" w14:textId="77777777" w:rsidR="005F2DC9" w:rsidRDefault="005F2DC9" w:rsidP="00E60591">
      <w:pPr>
        <w:pStyle w:val="footnote"/>
      </w:pPr>
      <w:r>
        <w:rPr>
          <w:rStyle w:val="FootnoteReference"/>
        </w:rPr>
        <w:footnoteRef/>
      </w:r>
      <w:r>
        <w:t xml:space="preserve"> [JS] or “makes the clouds His chariot”</w:t>
      </w:r>
    </w:p>
  </w:footnote>
  <w:footnote w:id="935">
    <w:p w14:paraId="48E0AB19" w14:textId="77777777" w:rsidR="005F2DC9" w:rsidRDefault="005F2DC9" w:rsidP="00E60591">
      <w:pPr>
        <w:pStyle w:val="footnote"/>
      </w:pPr>
      <w:r>
        <w:rPr>
          <w:rStyle w:val="FootnoteReference"/>
        </w:rPr>
        <w:footnoteRef/>
      </w:r>
      <w:r>
        <w:t xml:space="preserve"> [JS] “do obeisance”, elsewhere rendered “worship’, but referring to the physical act.</w:t>
      </w:r>
    </w:p>
  </w:footnote>
  <w:footnote w:id="936">
    <w:p w14:paraId="6E10BB97" w14:textId="77777777" w:rsidR="005F2DC9" w:rsidRDefault="005F2DC9" w:rsidP="00E60591">
      <w:pPr>
        <w:pStyle w:val="footnote"/>
      </w:pPr>
      <w:r>
        <w:rPr>
          <w:rStyle w:val="FootnoteReference"/>
        </w:rPr>
        <w:footnoteRef/>
      </w:r>
      <w:r>
        <w:t xml:space="preserve"> [JS] lit. day to day</w:t>
      </w:r>
    </w:p>
  </w:footnote>
  <w:footnote w:id="937">
    <w:p w14:paraId="12F98413" w14:textId="77777777" w:rsidR="005F2DC9" w:rsidRPr="004A3E27" w:rsidRDefault="005F2DC9" w:rsidP="00E60591">
      <w:pPr>
        <w:pStyle w:val="footnote"/>
      </w:pPr>
      <w:r w:rsidRPr="004A3E27">
        <w:rPr>
          <w:rStyle w:val="FootnoteReference"/>
        </w:rPr>
        <w:footnoteRef/>
      </w:r>
      <w:r w:rsidRPr="004A3E27">
        <w:t xml:space="preserve"> Luke 4:32.</w:t>
      </w:r>
    </w:p>
  </w:footnote>
  <w:footnote w:id="938">
    <w:p w14:paraId="094C75E4" w14:textId="77777777" w:rsidR="005F2DC9" w:rsidRDefault="005F2DC9" w:rsidP="00E60591">
      <w:pPr>
        <w:pStyle w:val="footnote"/>
      </w:pPr>
      <w:r>
        <w:rPr>
          <w:rStyle w:val="FootnoteReference"/>
        </w:rPr>
        <w:footnoteRef/>
      </w:r>
      <w:r>
        <w:t xml:space="preserve"> [JS] or “give thanks to”. “Thankfully confess with praise”</w:t>
      </w:r>
    </w:p>
  </w:footnote>
  <w:footnote w:id="939">
    <w:p w14:paraId="55536D04" w14:textId="77777777" w:rsidR="005F2DC9" w:rsidRDefault="005F2DC9" w:rsidP="00E60591">
      <w:pPr>
        <w:pStyle w:val="footnote"/>
      </w:pPr>
      <w:r>
        <w:rPr>
          <w:rStyle w:val="FootnoteReference"/>
        </w:rPr>
        <w:footnoteRef/>
      </w:r>
      <w:r>
        <w:t xml:space="preserve"> [JS] literally, “holy ones.”</w:t>
      </w:r>
    </w:p>
  </w:footnote>
  <w:footnote w:id="940">
    <w:p w14:paraId="7C8A0D56" w14:textId="77777777" w:rsidR="005F2DC9" w:rsidRDefault="005F2DC9" w:rsidP="00E60591">
      <w:pPr>
        <w:pStyle w:val="footnote"/>
      </w:pPr>
      <w:r>
        <w:rPr>
          <w:rStyle w:val="FootnoteReference"/>
        </w:rPr>
        <w:footnoteRef/>
      </w:r>
      <w:r>
        <w:t xml:space="preserve"> </w:t>
      </w:r>
      <w:r w:rsidRPr="00DC02D9">
        <w:rPr>
          <w:i/>
        </w:rPr>
        <w:t>Or:</w:t>
      </w:r>
      <w:r>
        <w:t xml:space="preserve"> costly (Wisdom 1:13-16).</w:t>
      </w:r>
    </w:p>
  </w:footnote>
  <w:footnote w:id="941">
    <w:p w14:paraId="572EA91B" w14:textId="77777777" w:rsidR="005F2DC9" w:rsidRDefault="005F2DC9" w:rsidP="00E60591">
      <w:pPr>
        <w:pStyle w:val="footnote"/>
      </w:pPr>
      <w:r>
        <w:rPr>
          <w:rStyle w:val="FootnoteReference"/>
        </w:rPr>
        <w:footnoteRef/>
      </w:r>
      <w:r>
        <w:t xml:space="preserve"> [JS] litearlly, “slave”.</w:t>
      </w:r>
    </w:p>
  </w:footnote>
  <w:footnote w:id="942">
    <w:p w14:paraId="341A5D3B" w14:textId="77777777" w:rsidR="005F2DC9" w:rsidRPr="004A3E27" w:rsidRDefault="005F2DC9" w:rsidP="00E60591">
      <w:pPr>
        <w:pStyle w:val="footnote"/>
      </w:pPr>
      <w:r w:rsidRPr="004A3E27">
        <w:rPr>
          <w:rStyle w:val="FootnoteReference"/>
        </w:rPr>
        <w:footnoteRef/>
      </w:r>
      <w:r w:rsidRPr="004A3E27">
        <w:t xml:space="preserve"> </w:t>
      </w:r>
      <w:r>
        <w:t>cf</w:t>
      </w:r>
      <w:r w:rsidRPr="004A3E27">
        <w:t>. Rev. 19:11-16.</w:t>
      </w:r>
    </w:p>
  </w:footnote>
  <w:footnote w:id="943">
    <w:p w14:paraId="727773E7" w14:textId="77777777" w:rsidR="005F2DC9" w:rsidRDefault="005F2DC9" w:rsidP="00E60591">
      <w:pPr>
        <w:pStyle w:val="footnote"/>
      </w:pPr>
      <w:r>
        <w:rPr>
          <w:rStyle w:val="FootnoteReference"/>
        </w:rPr>
        <w:footnoteRef/>
      </w:r>
      <w:r>
        <w:t xml:space="preserve"> dragon: </w:t>
      </w:r>
      <w:r w:rsidRPr="0090411D">
        <w:rPr>
          <w:i/>
        </w:rPr>
        <w:t>or</w:t>
      </w:r>
      <w:r>
        <w:t xml:space="preserve"> serpent.</w:t>
      </w:r>
    </w:p>
  </w:footnote>
  <w:footnote w:id="944">
    <w:p w14:paraId="6BA64C18" w14:textId="77777777" w:rsidR="005F2DC9" w:rsidRDefault="005F2DC9" w:rsidP="00E60591">
      <w:pPr>
        <w:pStyle w:val="footnote"/>
      </w:pPr>
      <w:r>
        <w:rPr>
          <w:rStyle w:val="FootnoteReference"/>
        </w:rPr>
        <w:footnoteRef/>
      </w:r>
      <w:r>
        <w:t xml:space="preserve"> [JS] the word includes the concepts of confessing Him, thanking Him, and praising Him. “Thankfully confess with praise at the remembrance….”</w:t>
      </w:r>
    </w:p>
  </w:footnote>
  <w:footnote w:id="945">
    <w:p w14:paraId="65C21334" w14:textId="77777777" w:rsidR="005F2DC9" w:rsidRDefault="005F2DC9" w:rsidP="00E60591">
      <w:pPr>
        <w:pStyle w:val="footnote"/>
      </w:pPr>
      <w:r>
        <w:rPr>
          <w:rStyle w:val="FootnoteReference"/>
        </w:rPr>
        <w:footnoteRef/>
      </w:r>
      <w:r>
        <w:t xml:space="preserve"> House—Home, Family, Church, Kingdom: where God’s will is done (1 Tim. 3:15; Heb. 3:2-6; Lk. 2:49; Mt. 6:10).</w:t>
      </w:r>
    </w:p>
  </w:footnote>
  <w:footnote w:id="946">
    <w:p w14:paraId="61678DAD" w14:textId="77777777" w:rsidR="005F2DC9" w:rsidRDefault="005F2DC9" w:rsidP="00E60591">
      <w:pPr>
        <w:pStyle w:val="footnote"/>
      </w:pPr>
      <w:r>
        <w:rPr>
          <w:rStyle w:val="FootnoteReference"/>
        </w:rPr>
        <w:footnoteRef/>
      </w:r>
      <w:r>
        <w:t xml:space="preserve"> [JS] or, “boast”</w:t>
      </w:r>
    </w:p>
  </w:footnote>
  <w:footnote w:id="947">
    <w:p w14:paraId="5CB3133E" w14:textId="77777777" w:rsidR="005F2DC9" w:rsidRPr="004A3E27" w:rsidRDefault="005F2DC9" w:rsidP="00E60591">
      <w:pPr>
        <w:pStyle w:val="footnote"/>
      </w:pPr>
      <w:r w:rsidRPr="004A3E27">
        <w:rPr>
          <w:rStyle w:val="FootnoteReference"/>
        </w:rPr>
        <w:footnoteRef/>
      </w:r>
      <w:r w:rsidRPr="004A3E27">
        <w:t xml:space="preserve"> Man is made for happiness, fruit of grace, forgiveness, right relations, holiness.</w:t>
      </w:r>
    </w:p>
  </w:footnote>
  <w:footnote w:id="948">
    <w:p w14:paraId="5CF612DB" w14:textId="77777777" w:rsidR="005F2DC9" w:rsidRDefault="005F2DC9" w:rsidP="00E60591">
      <w:pPr>
        <w:pStyle w:val="footnote"/>
      </w:pPr>
      <w:r>
        <w:rPr>
          <w:rStyle w:val="FootnoteReference"/>
        </w:rPr>
        <w:footnoteRef/>
      </w:r>
      <w:r>
        <w:t xml:space="preserve"> [JS] Fr. Lazarus renders “repent” as “change His mind”</w:t>
      </w:r>
    </w:p>
  </w:footnote>
  <w:footnote w:id="949">
    <w:p w14:paraId="673E3386" w14:textId="77777777" w:rsidR="005F2DC9" w:rsidRDefault="005F2DC9" w:rsidP="00E60591">
      <w:pPr>
        <w:pStyle w:val="footnote"/>
      </w:pPr>
      <w:r>
        <w:rPr>
          <w:rStyle w:val="FootnoteReference"/>
        </w:rPr>
        <w:footnoteRef/>
      </w:r>
      <w:r>
        <w:t xml:space="preserve"> Heb. 7:21.</w:t>
      </w:r>
    </w:p>
  </w:footnote>
  <w:footnote w:id="950">
    <w:p w14:paraId="584B7EF5" w14:textId="77777777" w:rsidR="005F2DC9" w:rsidRPr="004A3E27" w:rsidRDefault="005F2DC9" w:rsidP="00E60591">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51">
    <w:p w14:paraId="635270B1" w14:textId="77777777" w:rsidR="005F2DC9" w:rsidRPr="004A3E27" w:rsidRDefault="005F2DC9" w:rsidP="00E60591">
      <w:pPr>
        <w:pStyle w:val="footnote"/>
      </w:pPr>
      <w:r w:rsidRPr="004A3E27">
        <w:rPr>
          <w:rStyle w:val="FootnoteReference"/>
        </w:rPr>
        <w:footnoteRef/>
      </w:r>
      <w:r w:rsidRPr="004A3E27">
        <w:t xml:space="preserve"> </w:t>
      </w:r>
      <w:r>
        <w:t>Cf</w:t>
      </w:r>
      <w:r w:rsidRPr="004A3E27">
        <w:t>. Isaiah 40:11; John 10:11.</w:t>
      </w:r>
    </w:p>
  </w:footnote>
  <w:footnote w:id="952">
    <w:p w14:paraId="6CBA2185" w14:textId="77777777" w:rsidR="005F2DC9" w:rsidRDefault="005F2DC9" w:rsidP="00E60591">
      <w:pPr>
        <w:pStyle w:val="footnote"/>
      </w:pPr>
      <w:r>
        <w:rPr>
          <w:rStyle w:val="FootnoteReference"/>
        </w:rPr>
        <w:footnoteRef/>
      </w:r>
      <w:r>
        <w:t xml:space="preserve"> ‘mercies of the Lord’: </w:t>
      </w:r>
      <w:r w:rsidRPr="00B246C1">
        <w:rPr>
          <w:i/>
        </w:rPr>
        <w:t>or</w:t>
      </w:r>
      <w:r>
        <w:t>, the Lord’s love.</w:t>
      </w:r>
    </w:p>
  </w:footnote>
  <w:footnote w:id="953">
    <w:p w14:paraId="3BA4E8BF" w14:textId="77777777" w:rsidR="005F2DC9" w:rsidRDefault="005F2DC9" w:rsidP="00E60591">
      <w:pPr>
        <w:pStyle w:val="footnote"/>
      </w:pPr>
      <w:r>
        <w:rPr>
          <w:rStyle w:val="FootnoteReference"/>
        </w:rPr>
        <w:footnoteRef/>
      </w:r>
      <w:r>
        <w:t xml:space="preserve"> This column is the version abridged by Fr. Athanasius Iskander.</w:t>
      </w:r>
    </w:p>
  </w:footnote>
  <w:footnote w:id="954">
    <w:p w14:paraId="4081C3EC" w14:textId="77777777" w:rsidR="005F2DC9" w:rsidRDefault="005F2DC9" w:rsidP="00E60591">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55">
    <w:p w14:paraId="4D461B16" w14:textId="77777777" w:rsidR="005F2DC9" w:rsidRDefault="005F2DC9" w:rsidP="00E60591">
      <w:pPr>
        <w:pStyle w:val="footnote"/>
      </w:pPr>
      <w:r>
        <w:rPr>
          <w:rStyle w:val="FootnoteReference"/>
        </w:rPr>
        <w:footnoteRef/>
      </w:r>
      <w:r>
        <w:t xml:space="preserve"> Here Fr. Athanasius Iskander replaces the remainder with a short conclusion based on the ending of the First Canticle.</w:t>
      </w:r>
    </w:p>
  </w:footnote>
  <w:footnote w:id="956">
    <w:p w14:paraId="1589F97B" w14:textId="77777777" w:rsidR="005F2DC9" w:rsidRDefault="005F2DC9" w:rsidP="00E60591">
      <w:pPr>
        <w:pStyle w:val="footnote"/>
      </w:pPr>
      <w:r>
        <w:rPr>
          <w:rStyle w:val="FootnoteReference"/>
        </w:rPr>
        <w:footnoteRef/>
      </w:r>
      <w:r>
        <w:t xml:space="preserve"> Verses marked with (*) appear in the abridged version of Fr. Athanasius Iskander</w:t>
      </w:r>
    </w:p>
  </w:footnote>
  <w:footnote w:id="957">
    <w:p w14:paraId="69349908" w14:textId="77777777" w:rsidR="005F2DC9" w:rsidRDefault="005F2DC9" w:rsidP="00E60591">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58">
    <w:p w14:paraId="21DFAE56" w14:textId="77777777" w:rsidR="005F2DC9" w:rsidRDefault="005F2DC9" w:rsidP="00E60591">
      <w:pPr>
        <w:pStyle w:val="footnote"/>
      </w:pPr>
      <w:r>
        <w:rPr>
          <w:rStyle w:val="FootnoteReference"/>
        </w:rPr>
        <w:footnoteRef/>
      </w:r>
      <w:r>
        <w:t xml:space="preserve"> Clearly a late addition given the Roman Catholic ecclesiology, foreign to Orthodoxy, found in these verses.</w:t>
      </w:r>
    </w:p>
  </w:footnote>
  <w:footnote w:id="959">
    <w:p w14:paraId="1D2FD856" w14:textId="77777777" w:rsidR="005F2DC9" w:rsidRDefault="005F2DC9" w:rsidP="00E60591">
      <w:pPr>
        <w:pStyle w:val="footnote"/>
      </w:pPr>
      <w:r>
        <w:rPr>
          <w:rStyle w:val="FootnoteReference"/>
        </w:rPr>
        <w:footnoteRef/>
      </w:r>
      <w:r>
        <w:t xml:space="preserve"> Meaning of “o-ti eros tattis etenhoot” unclear.</w:t>
      </w:r>
    </w:p>
  </w:footnote>
  <w:footnote w:id="960">
    <w:p w14:paraId="1FAA9981" w14:textId="77777777" w:rsidR="005F2DC9" w:rsidRDefault="005F2DC9" w:rsidP="00E60591">
      <w:pPr>
        <w:pStyle w:val="footnote"/>
      </w:pPr>
      <w:r>
        <w:rPr>
          <w:rStyle w:val="FootnoteReference"/>
        </w:rPr>
        <w:footnoteRef/>
      </w:r>
      <w:r>
        <w:t xml:space="preserve"> Coptic has “El”, but that would be somewhat obscure in English.</w:t>
      </w:r>
    </w:p>
  </w:footnote>
  <w:footnote w:id="961">
    <w:p w14:paraId="6ECFB0E5" w14:textId="77777777" w:rsidR="005F2DC9" w:rsidRDefault="005F2DC9" w:rsidP="00E60591">
      <w:pPr>
        <w:pStyle w:val="footnote"/>
      </w:pPr>
      <w:r>
        <w:rPr>
          <w:rStyle w:val="FootnoteReference"/>
        </w:rPr>
        <w:footnoteRef/>
      </w:r>
      <w:r>
        <w:t xml:space="preserve"> Perhaps His order as Highpriest, after the order of Melchizedek.</w:t>
      </w:r>
    </w:p>
  </w:footnote>
  <w:footnote w:id="962">
    <w:p w14:paraId="3DC9334B" w14:textId="77777777" w:rsidR="005F2DC9" w:rsidRDefault="005F2DC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63">
    <w:p w14:paraId="6AC1A98C" w14:textId="77777777" w:rsidR="005F2DC9" w:rsidRPr="00260CA9" w:rsidRDefault="005F2DC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64">
    <w:p w14:paraId="24E46401" w14:textId="64F70E60" w:rsidR="005F2DC9" w:rsidRPr="00FD7CBF" w:rsidRDefault="005F2DC9"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65">
    <w:p w14:paraId="22924FE1" w14:textId="77777777" w:rsidR="005F2DC9" w:rsidRDefault="005F2DC9" w:rsidP="006869EE">
      <w:pPr>
        <w:pStyle w:val="footnote"/>
      </w:pPr>
      <w:r>
        <w:rPr>
          <w:rStyle w:val="FootnoteReference"/>
        </w:rPr>
        <w:footnoteRef/>
      </w:r>
      <w:r>
        <w:t xml:space="preserve"> Literally “hegoumens”, as the monastic and priestly orders have been thoroughly confused.</w:t>
      </w:r>
    </w:p>
  </w:footnote>
  <w:footnote w:id="966">
    <w:p w14:paraId="0A9497B1" w14:textId="0D869F60" w:rsidR="005F2DC9" w:rsidRDefault="005F2DC9" w:rsidP="00B62960">
      <w:pPr>
        <w:pStyle w:val="footnote"/>
      </w:pPr>
      <w:r>
        <w:rPr>
          <w:rStyle w:val="FootnoteReference"/>
        </w:rPr>
        <w:footnoteRef/>
      </w:r>
      <w:r>
        <w:t xml:space="preserve"> “brethren”, because said by a deacon.</w:t>
      </w:r>
    </w:p>
  </w:footnote>
  <w:footnote w:id="967">
    <w:p w14:paraId="620F336B" w14:textId="77777777" w:rsidR="005F2DC9" w:rsidRDefault="005F2DC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8">
    <w:p w14:paraId="7C34710D" w14:textId="77777777" w:rsidR="005F2DC9" w:rsidRDefault="005F2DC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9">
    <w:p w14:paraId="02E1F01F" w14:textId="77777777" w:rsidR="005F2DC9" w:rsidRDefault="005F2DC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0">
    <w:p w14:paraId="30C5740F" w14:textId="77777777" w:rsidR="005F2DC9" w:rsidRDefault="005F2DC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1">
    <w:p w14:paraId="22023008" w14:textId="503D4876" w:rsidR="005F2DC9" w:rsidRPr="00B021F8" w:rsidRDefault="005F2DC9"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72">
    <w:p w14:paraId="48F95F73" w14:textId="77777777" w:rsidR="005F2DC9" w:rsidRDefault="005F2DC9" w:rsidP="006869EE">
      <w:pPr>
        <w:pStyle w:val="footnote"/>
      </w:pPr>
      <w:r>
        <w:rPr>
          <w:rStyle w:val="FootnoteReference"/>
        </w:rPr>
        <w:footnoteRef/>
      </w:r>
      <w:r>
        <w:t xml:space="preserve"> Originally, this litany belonged to the Deacon, not the Presbyter. However, it has shifted given the rarity of that order.</w:t>
      </w:r>
    </w:p>
  </w:footnote>
  <w:footnote w:id="973">
    <w:p w14:paraId="250E5D95" w14:textId="22AA8BC5" w:rsidR="005F2DC9" w:rsidRDefault="005F2DC9" w:rsidP="00E83105">
      <w:pPr>
        <w:pStyle w:val="footnote"/>
      </w:pPr>
      <w:r>
        <w:rPr>
          <w:rStyle w:val="FootnoteReference"/>
        </w:rPr>
        <w:footnoteRef/>
      </w:r>
      <w:r>
        <w:t xml:space="preserve"> Some translations replace “Barbarians” with “those who desire war”</w:t>
      </w:r>
    </w:p>
  </w:footnote>
  <w:footnote w:id="974">
    <w:p w14:paraId="6BD2B85F" w14:textId="3AA00754" w:rsidR="005F2DC9" w:rsidRDefault="005F2DC9" w:rsidP="00B02DD7">
      <w:pPr>
        <w:pStyle w:val="footnote"/>
      </w:pPr>
      <w:r>
        <w:rPr>
          <w:rStyle w:val="FootnoteReference"/>
        </w:rPr>
        <w:footnoteRef/>
      </w:r>
      <w:r>
        <w:t xml:space="preserve"> Or “assemblies,” i.e. not a group of people, but an action.</w:t>
      </w:r>
    </w:p>
  </w:footnote>
  <w:footnote w:id="975">
    <w:p w14:paraId="69447F9F" w14:textId="7CAFAA2C" w:rsidR="005F2DC9" w:rsidRDefault="005F2DC9" w:rsidP="00B02DD7">
      <w:pPr>
        <w:pStyle w:val="footnote"/>
      </w:pPr>
      <w:r>
        <w:rPr>
          <w:rStyle w:val="FootnoteReference"/>
        </w:rPr>
        <w:footnoteRef/>
      </w:r>
      <w:r>
        <w:t xml:space="preserve"> Literally, “raise the horn”</w:t>
      </w:r>
    </w:p>
  </w:footnote>
  <w:footnote w:id="976">
    <w:p w14:paraId="1C38F898" w14:textId="533A4129" w:rsidR="005F2DC9" w:rsidRPr="00FD7CBF" w:rsidRDefault="005F2DC9"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77">
    <w:p w14:paraId="2C6CD715" w14:textId="77777777" w:rsidR="005F2DC9" w:rsidRDefault="005F2DC9">
      <w:pPr>
        <w:pStyle w:val="FootnoteText"/>
      </w:pPr>
      <w:r>
        <w:rPr>
          <w:rStyle w:val="FootnoteReference"/>
        </w:rPr>
        <w:footnoteRef/>
      </w:r>
      <w:r>
        <w:t xml:space="preserve"> Acts 7:60</w:t>
      </w:r>
    </w:p>
  </w:footnote>
  <w:footnote w:id="978">
    <w:p w14:paraId="66841CA4" w14:textId="77777777" w:rsidR="005F2DC9" w:rsidRDefault="005F2DC9" w:rsidP="006B061A">
      <w:pPr>
        <w:pStyle w:val="Footnote0"/>
      </w:pPr>
      <w:r>
        <w:rPr>
          <w:rStyle w:val="FootnoteReference"/>
        </w:rPr>
        <w:footnoteRef/>
      </w:r>
      <w:r>
        <w:t xml:space="preserve"> Literally “virgin monastic”. The traditional English term for a female monastic is not “nun”, but “virgin”.</w:t>
      </w:r>
    </w:p>
  </w:footnote>
  <w:footnote w:id="979">
    <w:p w14:paraId="4603A540" w14:textId="757615F9" w:rsidR="005F2DC9" w:rsidRDefault="005F2DC9" w:rsidP="00B52F78">
      <w:pPr>
        <w:pStyle w:val="footnote"/>
      </w:pPr>
      <w:r>
        <w:rPr>
          <w:rStyle w:val="FootnoteReference"/>
        </w:rPr>
        <w:footnoteRef/>
      </w:r>
      <w:r>
        <w:t xml:space="preserve"> Composed in English by Heg. Fr. Athanasius Iskander, of Kitchener, Ontario, Canada.</w:t>
      </w:r>
    </w:p>
  </w:footnote>
  <w:footnote w:id="980">
    <w:p w14:paraId="754B9B83" w14:textId="77777777" w:rsidR="005F2DC9" w:rsidRDefault="005F2DC9">
      <w:pPr>
        <w:pStyle w:val="footnote"/>
        <w:rPr>
          <w:ins w:id="1234" w:author="Brett Slote" w:date="2011-07-21T19:13:00Z"/>
        </w:rPr>
        <w:pPrChange w:id="1235" w:author="Brett Slote" w:date="2011-07-21T20:05:00Z">
          <w:pPr>
            <w:pStyle w:val="FootnoteText"/>
          </w:pPr>
        </w:pPrChange>
      </w:pPr>
      <w:ins w:id="1236" w:author="Brett Slote" w:date="2011-07-21T19:13:00Z">
        <w:r>
          <w:rPr>
            <w:rStyle w:val="FootnoteReference"/>
          </w:rPr>
          <w:footnoteRef/>
        </w:r>
        <w:r>
          <w:t xml:space="preserve"> Numbers 12:7-8</w:t>
        </w:r>
      </w:ins>
    </w:p>
  </w:footnote>
  <w:footnote w:id="981">
    <w:p w14:paraId="7099EBEB" w14:textId="77777777" w:rsidR="005F2DC9" w:rsidRDefault="005F2DC9">
      <w:pPr>
        <w:pStyle w:val="footnote"/>
        <w:rPr>
          <w:ins w:id="1237" w:author="Brett Slote" w:date="2011-07-21T19:13:00Z"/>
        </w:rPr>
        <w:pPrChange w:id="1238" w:author="Brett Slote" w:date="2011-07-21T20:05:00Z">
          <w:pPr>
            <w:pStyle w:val="FootnoteText"/>
          </w:pPr>
        </w:pPrChange>
      </w:pPr>
      <w:ins w:id="1239" w:author="Brett Slote" w:date="2011-07-21T19:13:00Z">
        <w:r>
          <w:rPr>
            <w:rStyle w:val="FootnoteReference"/>
          </w:rPr>
          <w:footnoteRef/>
        </w:r>
        <w:r>
          <w:t xml:space="preserve"> Exodus 28:1</w:t>
        </w:r>
      </w:ins>
    </w:p>
  </w:footnote>
  <w:footnote w:id="982">
    <w:p w14:paraId="5BFC95F9" w14:textId="77777777" w:rsidR="005F2DC9" w:rsidRDefault="005F2DC9">
      <w:pPr>
        <w:pStyle w:val="footnote"/>
        <w:rPr>
          <w:ins w:id="1240" w:author="Brett Slote" w:date="2011-07-21T19:13:00Z"/>
        </w:rPr>
        <w:pPrChange w:id="1241" w:author="Brett Slote" w:date="2011-07-21T20:05:00Z">
          <w:pPr>
            <w:pStyle w:val="FootnoteText"/>
          </w:pPr>
        </w:pPrChange>
      </w:pPr>
      <w:ins w:id="1242" w:author="Brett Slote" w:date="2011-07-21T19:13:00Z">
        <w:r>
          <w:rPr>
            <w:rStyle w:val="FootnoteReference"/>
          </w:rPr>
          <w:footnoteRef/>
        </w:r>
        <w:r>
          <w:t xml:space="preserve"> Matthew 16:18</w:t>
        </w:r>
      </w:ins>
    </w:p>
  </w:footnote>
  <w:footnote w:id="983">
    <w:p w14:paraId="04125830" w14:textId="77777777" w:rsidR="005F2DC9" w:rsidRDefault="005F2DC9">
      <w:pPr>
        <w:pStyle w:val="footnote"/>
        <w:rPr>
          <w:ins w:id="1244" w:author="Brett Slote" w:date="2011-07-21T19:13:00Z"/>
        </w:rPr>
        <w:pPrChange w:id="1245" w:author="Brett Slote" w:date="2011-07-21T20:05:00Z">
          <w:pPr>
            <w:pStyle w:val="FootnoteText"/>
          </w:pPr>
        </w:pPrChange>
      </w:pPr>
      <w:ins w:id="1246" w:author="Brett Slote" w:date="2011-07-21T19:13:00Z">
        <w:r>
          <w:rPr>
            <w:rStyle w:val="FootnoteReference"/>
          </w:rPr>
          <w:footnoteRef/>
        </w:r>
        <w:r>
          <w:t xml:space="preserve"> Psalms 110:4, Hebrews 5:6,10</w:t>
        </w:r>
      </w:ins>
    </w:p>
  </w:footnote>
  <w:footnote w:id="984">
    <w:p w14:paraId="4ECDDE09" w14:textId="77777777" w:rsidR="005F2DC9" w:rsidRDefault="005F2DC9"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85">
    <w:p w14:paraId="632AD8C5" w14:textId="3DEB8700" w:rsidR="005F2DC9" w:rsidRDefault="005F2DC9" w:rsidP="00AA0D73">
      <w:pPr>
        <w:pStyle w:val="footnote"/>
      </w:pPr>
      <w:r>
        <w:rPr>
          <w:rStyle w:val="FootnoteReference"/>
        </w:rPr>
        <w:footnoteRef/>
      </w:r>
      <w:r>
        <w:t xml:space="preserve"> Composed in 2017 A.D. based on the Byzantine Troparion.</w:t>
      </w:r>
    </w:p>
  </w:footnote>
  <w:footnote w:id="986">
    <w:p w14:paraId="4B423B56" w14:textId="77777777" w:rsidR="005F2DC9" w:rsidRDefault="005F2DC9" w:rsidP="005A4893">
      <w:pPr>
        <w:pStyle w:val="footnote"/>
      </w:pPr>
      <w:r>
        <w:rPr>
          <w:rStyle w:val="FootnoteReference"/>
        </w:rPr>
        <w:footnoteRef/>
      </w:r>
      <w:r>
        <w:t xml:space="preserve"> Composed in 2017 A.D. based on the Byzantine Troparion.</w:t>
      </w:r>
    </w:p>
  </w:footnote>
  <w:footnote w:id="987">
    <w:p w14:paraId="43D7A435" w14:textId="12276A7D" w:rsidR="005F2DC9" w:rsidRDefault="005F2DC9" w:rsidP="00FA1142">
      <w:pPr>
        <w:pStyle w:val="footnote"/>
      </w:pPr>
      <w:r>
        <w:rPr>
          <w:rStyle w:val="FootnoteReference"/>
        </w:rPr>
        <w:footnoteRef/>
      </w:r>
      <w:r>
        <w:t xml:space="preserve"> Adapted from Byzantine Troparion in 2017</w:t>
      </w:r>
    </w:p>
  </w:footnote>
  <w:footnote w:id="988">
    <w:p w14:paraId="4ACBECBD" w14:textId="77777777" w:rsidR="005F2DC9" w:rsidRDefault="005F2DC9"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89">
    <w:p w14:paraId="0C45F6F7" w14:textId="77777777" w:rsidR="005F2DC9" w:rsidRDefault="005F2DC9" w:rsidP="00C0205C">
      <w:pPr>
        <w:pStyle w:val="footnote"/>
      </w:pPr>
      <w:r>
        <w:rPr>
          <w:rStyle w:val="FootnoteReference"/>
          <w:rFonts w:eastAsiaTheme="majorEastAsia"/>
        </w:rPr>
        <w:footnoteRef/>
      </w:r>
      <w:r>
        <w:t xml:space="preserve"> Ps 72:10</w:t>
      </w:r>
    </w:p>
  </w:footnote>
  <w:footnote w:id="990">
    <w:p w14:paraId="73200F36" w14:textId="77777777" w:rsidR="005F2DC9" w:rsidRDefault="005F2DC9">
      <w:pPr>
        <w:pStyle w:val="FootnoteText"/>
      </w:pPr>
      <w:r>
        <w:rPr>
          <w:rStyle w:val="FootnoteReference"/>
        </w:rPr>
        <w:footnoteRef/>
      </w:r>
      <w:r>
        <w:t xml:space="preserve"> Pope Dioscorus can but substituted here to use this doxology on his feast.</w:t>
      </w:r>
    </w:p>
  </w:footnote>
  <w:footnote w:id="991">
    <w:p w14:paraId="6EE19208" w14:textId="77777777" w:rsidR="005F2DC9" w:rsidRDefault="005F2DC9" w:rsidP="008B74E6">
      <w:pPr>
        <w:pStyle w:val="footnote"/>
      </w:pPr>
      <w:r>
        <w:rPr>
          <w:rStyle w:val="FootnoteReference"/>
        </w:rPr>
        <w:footnoteRef/>
      </w:r>
      <w:r>
        <w:t xml:space="preserve"> Taken from Byzantine rite hymns in 2016.</w:t>
      </w:r>
    </w:p>
  </w:footnote>
  <w:footnote w:id="992">
    <w:p w14:paraId="55DD5410" w14:textId="77777777" w:rsidR="005F2DC9" w:rsidRDefault="005F2DC9" w:rsidP="003765FB">
      <w:pPr>
        <w:pStyle w:val="footnote"/>
      </w:pPr>
      <w:r>
        <w:rPr>
          <w:rStyle w:val="FootnoteReference"/>
        </w:rPr>
        <w:footnoteRef/>
      </w:r>
      <w:r>
        <w:t xml:space="preserve"> Taken from Byzantine rite hymns in 2016.</w:t>
      </w:r>
    </w:p>
  </w:footnote>
  <w:footnote w:id="993">
    <w:p w14:paraId="10C81BCA" w14:textId="32EF878B" w:rsidR="005F2DC9" w:rsidRDefault="005F2DC9" w:rsidP="008B74E6">
      <w:pPr>
        <w:pStyle w:val="footnote"/>
      </w:pPr>
      <w:r>
        <w:rPr>
          <w:rStyle w:val="FootnoteReference"/>
        </w:rPr>
        <w:footnoteRef/>
      </w:r>
      <w:r>
        <w:t xml:space="preserve"> Taken from Byzantine rite hymns in 2016.</w:t>
      </w:r>
    </w:p>
  </w:footnote>
  <w:footnote w:id="994">
    <w:p w14:paraId="2FF46E46" w14:textId="77777777" w:rsidR="005F2DC9" w:rsidRDefault="005F2DC9" w:rsidP="003D4209">
      <w:pPr>
        <w:pStyle w:val="footnote"/>
      </w:pPr>
      <w:r>
        <w:rPr>
          <w:rStyle w:val="FootnoteReference"/>
        </w:rPr>
        <w:footnoteRef/>
      </w:r>
      <w:r>
        <w:t xml:space="preserve"> Dan 12:3</w:t>
      </w:r>
    </w:p>
  </w:footnote>
  <w:footnote w:id="995">
    <w:p w14:paraId="4F373D62" w14:textId="77777777" w:rsidR="005F2DC9" w:rsidRDefault="005F2DC9" w:rsidP="003D4209">
      <w:pPr>
        <w:pStyle w:val="footnote"/>
      </w:pPr>
      <w:r>
        <w:rPr>
          <w:rStyle w:val="FootnoteReference"/>
        </w:rPr>
        <w:footnoteRef/>
      </w:r>
      <w:r>
        <w:t xml:space="preserve"> The Scetis Valley in Egypt, from which the word “ascetic” comes. Sheheet means “measure of the heart.”</w:t>
      </w:r>
    </w:p>
  </w:footnote>
  <w:footnote w:id="996">
    <w:p w14:paraId="153ABD29" w14:textId="77777777" w:rsidR="005F2DC9" w:rsidRDefault="005F2DC9" w:rsidP="003D4209">
      <w:pPr>
        <w:pStyle w:val="footnote"/>
      </w:pPr>
      <w:r>
        <w:rPr>
          <w:rStyle w:val="FootnoteReference"/>
        </w:rPr>
        <w:footnoteRef/>
      </w:r>
      <w:r>
        <w:t xml:space="preserve"> Cf Lk 22:30, Mt</w:t>
      </w:r>
      <w:r w:rsidRPr="003D4209">
        <w:rPr>
          <w:rStyle w:val="footnoteChar"/>
        </w:rPr>
        <w:t xml:space="preserve"> </w:t>
      </w:r>
      <w:r>
        <w:t>19:20</w:t>
      </w:r>
    </w:p>
  </w:footnote>
  <w:footnote w:id="997">
    <w:p w14:paraId="62B258ED" w14:textId="5E8C50C8" w:rsidR="005F2DC9" w:rsidRDefault="005F2DC9" w:rsidP="00CB28F2">
      <w:pPr>
        <w:pStyle w:val="footnote"/>
      </w:pPr>
      <w:r>
        <w:rPr>
          <w:rStyle w:val="FootnoteReference"/>
        </w:rPr>
        <w:footnoteRef/>
      </w:r>
      <w:r>
        <w:t xml:space="preserve"> Compiled based on the Byzantine Troparion and Kontakion in 2017.</w:t>
      </w:r>
    </w:p>
  </w:footnote>
  <w:footnote w:id="998">
    <w:p w14:paraId="0977783C" w14:textId="77777777" w:rsidR="005F2DC9" w:rsidRDefault="005F2DC9">
      <w:pPr>
        <w:pStyle w:val="FootnoteText"/>
      </w:pPr>
      <w:r>
        <w:rPr>
          <w:rStyle w:val="FootnoteReference"/>
        </w:rPr>
        <w:footnoteRef/>
      </w:r>
      <w:r>
        <w:t xml:space="preserve"> Rev 4:6</w:t>
      </w:r>
    </w:p>
  </w:footnote>
  <w:footnote w:id="999">
    <w:p w14:paraId="3E5CE9E1" w14:textId="497E46FC" w:rsidR="005F2DC9" w:rsidRDefault="005F2DC9" w:rsidP="006B5522">
      <w:pPr>
        <w:pStyle w:val="footnote"/>
      </w:pPr>
      <w:r>
        <w:rPr>
          <w:rStyle w:val="FootnoteReference"/>
        </w:rPr>
        <w:footnoteRef/>
      </w:r>
      <w:r>
        <w:t xml:space="preserve"> Composed in 2017 based on Byzantine hymns</w:t>
      </w:r>
    </w:p>
  </w:footnote>
  <w:footnote w:id="1000">
    <w:p w14:paraId="4ED11EF4" w14:textId="7D8D49ED" w:rsidR="005F2DC9" w:rsidRDefault="005F2DC9" w:rsidP="00E81CD5">
      <w:pPr>
        <w:pStyle w:val="footnote"/>
      </w:pPr>
      <w:r>
        <w:rPr>
          <w:rStyle w:val="FootnoteReference"/>
        </w:rPr>
        <w:footnoteRef/>
      </w:r>
      <w:r>
        <w:t xml:space="preserve"> Ancestor of God in the same sense the Theotokos is the Mother of God: Not of the Father, Son, and Holy Spirit, but of our Lord Jesus Christ, who is our God, divine with the same divinity as the Father.</w:t>
      </w:r>
    </w:p>
  </w:footnote>
  <w:footnote w:id="1001">
    <w:p w14:paraId="474C3AF6" w14:textId="77777777" w:rsidR="005F2DC9" w:rsidRDefault="005F2DC9" w:rsidP="00C14556">
      <w:pPr>
        <w:pStyle w:val="footnote"/>
        <w:rPr>
          <w:ins w:id="1374" w:author="Brett Slote" w:date="2011-07-19T15:43:00Z"/>
        </w:rPr>
      </w:pPr>
      <w:ins w:id="1375" w:author="Brett Slote" w:date="2011-07-19T15:43:00Z">
        <w:r>
          <w:rPr>
            <w:rStyle w:val="FootnoteReference"/>
          </w:rPr>
          <w:footnoteRef/>
        </w:r>
        <w:r>
          <w:t xml:space="preserve"> or supplications/intercessions</w:t>
        </w:r>
      </w:ins>
    </w:p>
  </w:footnote>
  <w:footnote w:id="1002">
    <w:p w14:paraId="527ECCCD" w14:textId="77777777" w:rsidR="005F2DC9" w:rsidRDefault="005F2DC9">
      <w:pPr>
        <w:pStyle w:val="footnote"/>
        <w:rPr>
          <w:ins w:id="1376" w:author="Brett Slote" w:date="2011-07-19T15:43:00Z"/>
        </w:rPr>
        <w:pPrChange w:id="1377" w:author="Brett Slote" w:date="2011-07-21T19:56:00Z">
          <w:pPr>
            <w:pStyle w:val="FootnoteText"/>
          </w:pPr>
        </w:pPrChange>
      </w:pPr>
      <w:ins w:id="1378" w:author="Brett Slote" w:date="2011-07-19T15:43:00Z">
        <w:r>
          <w:rPr>
            <w:rStyle w:val="FootnoteReference"/>
          </w:rPr>
          <w:footnoteRef/>
        </w:r>
        <w:r>
          <w:t xml:space="preserve"> Joel 3:13 – but I’m trying to remember something that says “the harvest is full and the wheat plentiful”</w:t>
        </w:r>
      </w:ins>
    </w:p>
  </w:footnote>
  <w:footnote w:id="1003">
    <w:p w14:paraId="6583C1B7" w14:textId="77777777" w:rsidR="005F2DC9" w:rsidRDefault="005F2DC9">
      <w:pPr>
        <w:pStyle w:val="footnote"/>
        <w:rPr>
          <w:ins w:id="1379" w:author="Brett Slote" w:date="2011-07-19T15:43:00Z"/>
          <w:rFonts w:ascii="Antonious" w:hAnsi="Antonious" w:cs="Antonious"/>
        </w:rPr>
        <w:pPrChange w:id="1380" w:author="Brett Slote" w:date="2011-07-21T19:56:00Z">
          <w:pPr>
            <w:widowControl w:val="0"/>
            <w:autoSpaceDE w:val="0"/>
            <w:autoSpaceDN w:val="0"/>
            <w:adjustRightInd w:val="0"/>
          </w:pPr>
        </w:pPrChange>
      </w:pPr>
      <w:ins w:id="13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1004">
    <w:p w14:paraId="3A76C60E" w14:textId="214D0337" w:rsidR="005F2DC9" w:rsidRDefault="005F2DC9"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1005">
    <w:p w14:paraId="0CF37F72" w14:textId="7D818E4C" w:rsidR="005F2DC9" w:rsidRDefault="005F2DC9" w:rsidP="00E64404">
      <w:pPr>
        <w:pStyle w:val="footnote"/>
      </w:pPr>
      <w:r>
        <w:rPr>
          <w:rStyle w:val="FootnoteReference"/>
        </w:rPr>
        <w:footnoteRef/>
      </w:r>
      <w:r>
        <w:t xml:space="preserve"> Modified into the style of a Coptic Doxology from the Byzantine Rite hymns in 2016. </w:t>
      </w:r>
    </w:p>
  </w:footnote>
  <w:footnote w:id="1006">
    <w:p w14:paraId="3A27F85F" w14:textId="3A3B7D60" w:rsidR="005F2DC9" w:rsidRDefault="005F2DC9" w:rsidP="00E43E17">
      <w:pPr>
        <w:pStyle w:val="footnote"/>
      </w:pPr>
      <w:r>
        <w:rPr>
          <w:rStyle w:val="FootnoteReference"/>
        </w:rPr>
        <w:footnoteRef/>
      </w:r>
      <w:r>
        <w:t xml:space="preserve"> Added in 2017 based on the Byzantine hymns.</w:t>
      </w:r>
    </w:p>
  </w:footnote>
  <w:footnote w:id="1007">
    <w:p w14:paraId="13C4CE75" w14:textId="77777777" w:rsidR="005F2DC9" w:rsidRDefault="005F2DC9" w:rsidP="003462CF">
      <w:pPr>
        <w:pStyle w:val="footnote"/>
      </w:pPr>
      <w:r>
        <w:rPr>
          <w:rStyle w:val="FootnoteReference"/>
        </w:rPr>
        <w:footnoteRef/>
      </w:r>
      <w:r>
        <w:t xml:space="preserve"> Added in 2017 based on the Byzantine hymns.</w:t>
      </w:r>
    </w:p>
  </w:footnote>
  <w:footnote w:id="1008">
    <w:p w14:paraId="3B864A3D" w14:textId="77777777" w:rsidR="005F2DC9" w:rsidRDefault="005F2DC9" w:rsidP="00325E43">
      <w:pPr>
        <w:pStyle w:val="footnote"/>
      </w:pPr>
      <w:r>
        <w:rPr>
          <w:rStyle w:val="FootnoteReference"/>
        </w:rPr>
        <w:footnoteRef/>
      </w:r>
      <w:r>
        <w:t xml:space="preserve"> Modified into the style of a Coptic Doxology from the Byzantine Rite hymns in 2016. </w:t>
      </w:r>
    </w:p>
  </w:footnote>
  <w:footnote w:id="1009">
    <w:p w14:paraId="2D6D51F6" w14:textId="3736A776" w:rsidR="005F2DC9" w:rsidRDefault="005F2DC9" w:rsidP="00056BED">
      <w:pPr>
        <w:pStyle w:val="footnote"/>
      </w:pPr>
      <w:r>
        <w:rPr>
          <w:rStyle w:val="FootnoteReference"/>
        </w:rPr>
        <w:footnoteRef/>
      </w:r>
      <w:r>
        <w:t xml:space="preserve"> Added in 2017 based on the Byzantine hymns</w:t>
      </w:r>
    </w:p>
  </w:footnote>
  <w:footnote w:id="1010">
    <w:p w14:paraId="0AAB833E" w14:textId="77777777" w:rsidR="005F2DC9" w:rsidRDefault="005F2DC9" w:rsidP="00935F13">
      <w:pPr>
        <w:pStyle w:val="footnote"/>
      </w:pPr>
      <w:r>
        <w:rPr>
          <w:rStyle w:val="FootnoteReference"/>
        </w:rPr>
        <w:footnoteRef/>
      </w:r>
      <w:r>
        <w:t xml:space="preserve"> Rev 4:4</w:t>
      </w:r>
    </w:p>
  </w:footnote>
  <w:footnote w:id="1011">
    <w:p w14:paraId="70D69B5E" w14:textId="77777777" w:rsidR="005F2DC9" w:rsidRDefault="005F2DC9" w:rsidP="00935F13">
      <w:pPr>
        <w:pStyle w:val="footnote"/>
      </w:pPr>
      <w:r>
        <w:rPr>
          <w:rStyle w:val="FootnoteReference"/>
        </w:rPr>
        <w:footnoteRef/>
      </w:r>
      <w:r>
        <w:t xml:space="preserve"> Rev 5:8</w:t>
      </w:r>
    </w:p>
  </w:footnote>
  <w:footnote w:id="1012">
    <w:p w14:paraId="741347AD" w14:textId="77777777" w:rsidR="005F2DC9" w:rsidRDefault="005F2DC9">
      <w:pPr>
        <w:pStyle w:val="footnote"/>
        <w:rPr>
          <w:ins w:id="1418" w:author="Brett Slote" w:date="2011-07-19T18:33:00Z"/>
        </w:rPr>
        <w:pPrChange w:id="1419" w:author="Brett Slote" w:date="2011-07-21T19:58:00Z">
          <w:pPr>
            <w:pStyle w:val="FootnoteText"/>
          </w:pPr>
        </w:pPrChange>
      </w:pPr>
      <w:ins w:id="1420" w:author="Brett Slote" w:date="2011-07-19T18:33:00Z">
        <w:r w:rsidRPr="00C96A85">
          <w:rPr>
            <w:rStyle w:val="FootnoteReference"/>
            <w:vertAlign w:val="baseline"/>
          </w:rPr>
          <w:footnoteRef/>
        </w:r>
        <w:r w:rsidRPr="00C96A85">
          <w:t xml:space="preserve"> Ephesians 6:11</w:t>
        </w:r>
      </w:ins>
      <w:r>
        <w:t xml:space="preserve"> </w:t>
      </w:r>
      <w:ins w:id="1421" w:author="Brett Slote" w:date="2011-07-19T18:33:00Z">
        <w:r w:rsidRPr="00C96A85">
          <w:t>(Literally: “all the girding”)</w:t>
        </w:r>
      </w:ins>
    </w:p>
  </w:footnote>
  <w:footnote w:id="1013">
    <w:p w14:paraId="22B1B2A8" w14:textId="77777777" w:rsidR="005F2DC9" w:rsidRDefault="005F2DC9">
      <w:pPr>
        <w:pStyle w:val="footnote"/>
        <w:rPr>
          <w:ins w:id="1424" w:author="Brett Slote" w:date="2011-07-19T18:34:00Z"/>
        </w:rPr>
        <w:pPrChange w:id="1425" w:author="Brett Slote" w:date="2011-07-21T19:58:00Z">
          <w:pPr>
            <w:pStyle w:val="FootnoteText"/>
          </w:pPr>
        </w:pPrChange>
      </w:pPr>
      <w:ins w:id="1426" w:author="Brett Slote" w:date="2011-07-19T18:34:00Z">
        <w:r>
          <w:rPr>
            <w:rStyle w:val="FootnoteReference"/>
          </w:rPr>
          <w:footnoteRef/>
        </w:r>
        <w:r>
          <w:t xml:space="preserve"> Col 3:1</w:t>
        </w:r>
      </w:ins>
    </w:p>
  </w:footnote>
  <w:footnote w:id="1014">
    <w:p w14:paraId="2F80CBFF" w14:textId="77777777" w:rsidR="005F2DC9" w:rsidRDefault="005F2DC9" w:rsidP="00F4564C">
      <w:pPr>
        <w:pStyle w:val="footnote"/>
      </w:pPr>
      <w:r>
        <w:rPr>
          <w:rStyle w:val="FootnoteReference"/>
        </w:rPr>
        <w:footnoteRef/>
      </w:r>
      <w:r>
        <w:t xml:space="preserve"> Modified into the style of a Coptic Doxology from the Byzantine Rite hymns in 2016. </w:t>
      </w:r>
    </w:p>
  </w:footnote>
  <w:footnote w:id="1015">
    <w:p w14:paraId="0F21DE2B" w14:textId="77777777" w:rsidR="005F2DC9" w:rsidRDefault="005F2DC9" w:rsidP="00F4564C">
      <w:pPr>
        <w:pStyle w:val="footnote"/>
      </w:pPr>
      <w:r>
        <w:rPr>
          <w:rStyle w:val="FootnoteReference"/>
        </w:rPr>
        <w:footnoteRef/>
      </w:r>
      <w:r>
        <w:t xml:space="preserve"> Modified into the style of a Coptic Doxology from the Byzantine Rite hymns in 2016. </w:t>
      </w:r>
    </w:p>
  </w:footnote>
  <w:footnote w:id="1016">
    <w:p w14:paraId="51F98596" w14:textId="77777777" w:rsidR="005F2DC9" w:rsidRDefault="005F2DC9" w:rsidP="00902554">
      <w:pPr>
        <w:pStyle w:val="footnote"/>
      </w:pPr>
      <w:r>
        <w:rPr>
          <w:rStyle w:val="FootnoteReference"/>
        </w:rPr>
        <w:footnoteRef/>
      </w:r>
      <w:r>
        <w:t xml:space="preserve"> Modified into the style of a Coptic Doxology from the Byzantine Rite hymns in 2017. </w:t>
      </w:r>
    </w:p>
  </w:footnote>
  <w:footnote w:id="1017">
    <w:p w14:paraId="26B5BB59" w14:textId="77777777" w:rsidR="005F2DC9" w:rsidRDefault="005F2DC9" w:rsidP="002A29E0">
      <w:pPr>
        <w:pStyle w:val="footnote"/>
      </w:pPr>
      <w:r>
        <w:rPr>
          <w:rStyle w:val="FootnoteReference"/>
        </w:rPr>
        <w:footnoteRef/>
      </w:r>
      <w:r>
        <w:t xml:space="preserve"> Modified into the style of a Coptic Doxology from the Byzantine Rite hymns in 2016. </w:t>
      </w:r>
    </w:p>
  </w:footnote>
  <w:footnote w:id="1018">
    <w:p w14:paraId="53DCE367" w14:textId="77777777" w:rsidR="005F2DC9" w:rsidRDefault="005F2DC9" w:rsidP="00347E10">
      <w:pPr>
        <w:pStyle w:val="footnote"/>
      </w:pPr>
      <w:r>
        <w:rPr>
          <w:rStyle w:val="FootnoteReference"/>
        </w:rPr>
        <w:footnoteRef/>
      </w:r>
      <w:r>
        <w:t xml:space="preserve"> Modified into the style of a Coptic Doxology from the Byzantine Rite hymns in 2017. </w:t>
      </w:r>
    </w:p>
  </w:footnote>
  <w:footnote w:id="1019">
    <w:p w14:paraId="515A7079" w14:textId="77777777" w:rsidR="005F2DC9" w:rsidRDefault="005F2DC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0">
    <w:p w14:paraId="11CE8A3A" w14:textId="77777777" w:rsidR="005F2DC9" w:rsidRDefault="005F2DC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1">
    <w:p w14:paraId="40B3C553" w14:textId="77777777" w:rsidR="005F2DC9" w:rsidRDefault="005F2DC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2">
    <w:p w14:paraId="161FA5C9" w14:textId="726A1A97" w:rsidR="005F2DC9" w:rsidRDefault="005F2DC9"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1023">
    <w:p w14:paraId="5727BFD3" w14:textId="77777777" w:rsidR="005F2DC9" w:rsidRDefault="005F2DC9"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1024">
    <w:p w14:paraId="5AA889F2" w14:textId="77777777" w:rsidR="005F2DC9" w:rsidRDefault="005F2DC9">
      <w:pPr>
        <w:pStyle w:val="footnote"/>
        <w:rPr>
          <w:ins w:id="1486" w:author="Brett Slote" w:date="2011-07-21T19:00:00Z"/>
        </w:rPr>
        <w:pPrChange w:id="1487" w:author="Brett Slote" w:date="2011-07-21T20:03:00Z">
          <w:pPr>
            <w:pStyle w:val="FootnoteText"/>
          </w:pPr>
        </w:pPrChange>
      </w:pPr>
      <w:ins w:id="1488" w:author="Brett Slote" w:date="2011-07-21T19:00:00Z">
        <w:r>
          <w:rPr>
            <w:rStyle w:val="FootnoteReference"/>
          </w:rPr>
          <w:footnoteRef/>
        </w:r>
        <w:r>
          <w:t xml:space="preserve"> Need to do some research into the name of this man in English</w:t>
        </w:r>
      </w:ins>
    </w:p>
  </w:footnote>
  <w:footnote w:id="1025">
    <w:p w14:paraId="6E951873" w14:textId="77777777" w:rsidR="005F2DC9" w:rsidRDefault="005F2DC9" w:rsidP="002A29E0">
      <w:pPr>
        <w:pStyle w:val="footnote"/>
      </w:pPr>
      <w:r>
        <w:rPr>
          <w:rStyle w:val="FootnoteReference"/>
        </w:rPr>
        <w:footnoteRef/>
      </w:r>
      <w:r>
        <w:t xml:space="preserve"> Modified into the style of a Coptic Doxology from the Byzantine Rite hymns in 2016. </w:t>
      </w:r>
    </w:p>
  </w:footnote>
  <w:footnote w:id="1026">
    <w:p w14:paraId="76640201" w14:textId="77777777" w:rsidR="005F2DC9" w:rsidRDefault="005F2DC9" w:rsidP="002A29E0">
      <w:pPr>
        <w:pStyle w:val="footnote"/>
      </w:pPr>
      <w:r>
        <w:rPr>
          <w:rStyle w:val="FootnoteReference"/>
        </w:rPr>
        <w:footnoteRef/>
      </w:r>
      <w:r>
        <w:t xml:space="preserve"> Modified into the style of a Coptic Doxology from the Byzantine Rite hymns in 2016. </w:t>
      </w:r>
    </w:p>
  </w:footnote>
  <w:footnote w:id="1027">
    <w:p w14:paraId="392B3FA1" w14:textId="77777777" w:rsidR="005F2DC9" w:rsidRDefault="005F2DC9" w:rsidP="002A29E0">
      <w:pPr>
        <w:pStyle w:val="footnote"/>
      </w:pPr>
      <w:r>
        <w:rPr>
          <w:rStyle w:val="FootnoteReference"/>
        </w:rPr>
        <w:footnoteRef/>
      </w:r>
      <w:r>
        <w:t xml:space="preserve"> Modified into the style of a Coptic Doxology from the Byzantine Rite hymns in 2016. </w:t>
      </w:r>
    </w:p>
  </w:footnote>
  <w:footnote w:id="1028">
    <w:p w14:paraId="4DD173AD" w14:textId="50F9B05A" w:rsidR="005F2DC9" w:rsidRDefault="005F2DC9" w:rsidP="00B52F78">
      <w:pPr>
        <w:pStyle w:val="footnote"/>
      </w:pPr>
      <w:r>
        <w:rPr>
          <w:rStyle w:val="FootnoteReference"/>
        </w:rPr>
        <w:footnoteRef/>
      </w:r>
      <w:r>
        <w:t xml:space="preserve"> Though not found on the Coptic Calendar, as one of the 318 gathered at Nicaea, it is fitting to venerate St. Spyridon.</w:t>
      </w:r>
    </w:p>
  </w:footnote>
  <w:footnote w:id="1029">
    <w:p w14:paraId="539218C4" w14:textId="77777777" w:rsidR="005F2DC9" w:rsidRDefault="005F2DC9" w:rsidP="002A29E0">
      <w:pPr>
        <w:pStyle w:val="footnote"/>
      </w:pPr>
      <w:r>
        <w:rPr>
          <w:rStyle w:val="FootnoteReference"/>
        </w:rPr>
        <w:footnoteRef/>
      </w:r>
      <w:r>
        <w:t xml:space="preserve"> Modified into the style of a Coptic Doxology from the Byzantine Rite hymns in 2016. </w:t>
      </w:r>
    </w:p>
  </w:footnote>
  <w:footnote w:id="1030">
    <w:p w14:paraId="1E132703" w14:textId="77777777" w:rsidR="005F2DC9" w:rsidRDefault="005F2DC9" w:rsidP="00D94D36">
      <w:pPr>
        <w:pStyle w:val="footnote"/>
      </w:pPr>
      <w:r>
        <w:rPr>
          <w:rStyle w:val="FootnoteReference"/>
        </w:rPr>
        <w:footnoteRef/>
      </w:r>
      <w:r>
        <w:t xml:space="preserve"> Modified into the style of a Coptic Doxology from the Byzantine Rite hymns in 2016. </w:t>
      </w:r>
    </w:p>
  </w:footnote>
  <w:footnote w:id="1031">
    <w:p w14:paraId="0EC0EB26" w14:textId="77777777" w:rsidR="005F2DC9" w:rsidRDefault="005F2DC9"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1032">
    <w:p w14:paraId="1A09C94E" w14:textId="77777777" w:rsidR="005F2DC9" w:rsidRDefault="005F2DC9" w:rsidP="00073003">
      <w:pPr>
        <w:pStyle w:val="footnote"/>
      </w:pPr>
      <w:r>
        <w:rPr>
          <w:rStyle w:val="FootnoteReference"/>
        </w:rPr>
        <w:footnoteRef/>
      </w:r>
      <w:r>
        <w:t xml:space="preserve"> Revelation 7:2</w:t>
      </w:r>
    </w:p>
  </w:footnote>
  <w:footnote w:id="1033">
    <w:p w14:paraId="047C672B" w14:textId="77777777" w:rsidR="005F2DC9" w:rsidRDefault="005F2DC9" w:rsidP="00073003">
      <w:pPr>
        <w:pStyle w:val="footnote"/>
      </w:pPr>
      <w:r>
        <w:rPr>
          <w:rStyle w:val="FootnoteReference"/>
        </w:rPr>
        <w:footnoteRef/>
      </w:r>
      <w:r>
        <w:t xml:space="preserve"> Revelation 7:3</w:t>
      </w:r>
    </w:p>
  </w:footnote>
  <w:footnote w:id="1034">
    <w:p w14:paraId="338E8815" w14:textId="77777777" w:rsidR="005F2DC9" w:rsidRDefault="005F2DC9"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1035">
    <w:p w14:paraId="7E074E97" w14:textId="77777777" w:rsidR="005F2DC9" w:rsidRDefault="005F2DC9" w:rsidP="00BC160E">
      <w:pPr>
        <w:pStyle w:val="footnote"/>
      </w:pPr>
      <w:r>
        <w:rPr>
          <w:rStyle w:val="FootnoteReference"/>
        </w:rPr>
        <w:footnoteRef/>
      </w:r>
      <w:r>
        <w:t xml:space="preserve"> John 13:25</w:t>
      </w:r>
    </w:p>
  </w:footnote>
  <w:footnote w:id="1036">
    <w:p w14:paraId="72C55A17" w14:textId="77777777" w:rsidR="005F2DC9" w:rsidRDefault="005F2DC9"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37">
    <w:p w14:paraId="181E1786" w14:textId="77777777" w:rsidR="005F2DC9" w:rsidRDefault="005F2DC9" w:rsidP="00B54DE8">
      <w:pPr>
        <w:pStyle w:val="footnote"/>
      </w:pPr>
      <w:r>
        <w:rPr>
          <w:rStyle w:val="FootnoteReference"/>
        </w:rPr>
        <w:footnoteRef/>
      </w:r>
      <w:r>
        <w:t xml:space="preserve"> Adapted from the Byzantine hymns in 2017.</w:t>
      </w:r>
    </w:p>
  </w:footnote>
  <w:footnote w:id="1038">
    <w:p w14:paraId="0E087572" w14:textId="27E962C9" w:rsidR="005F2DC9" w:rsidRDefault="005F2DC9"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1039">
    <w:p w14:paraId="795EE333" w14:textId="77777777" w:rsidR="005F2DC9" w:rsidRDefault="005F2DC9" w:rsidP="00B53E05">
      <w:pPr>
        <w:pStyle w:val="footnote"/>
      </w:pPr>
      <w:r>
        <w:rPr>
          <w:rStyle w:val="FootnoteReference"/>
        </w:rPr>
        <w:footnoteRef/>
      </w:r>
      <w:r>
        <w:t xml:space="preserve"> Normally reserved for the Theotokos.</w:t>
      </w:r>
    </w:p>
  </w:footnote>
  <w:footnote w:id="1040">
    <w:p w14:paraId="483F0E8B" w14:textId="77777777" w:rsidR="005F2DC9" w:rsidRDefault="005F2DC9" w:rsidP="00B53E05">
      <w:pPr>
        <w:pStyle w:val="footnote"/>
      </w:pPr>
      <w:r>
        <w:rPr>
          <w:rStyle w:val="FootnoteReference"/>
        </w:rPr>
        <w:footnoteRef/>
      </w:r>
      <w:r>
        <w:t xml:space="preserve"> The law of righteousness, not the Law of the Old Covenant.</w:t>
      </w:r>
    </w:p>
  </w:footnote>
  <w:footnote w:id="1041">
    <w:p w14:paraId="361DBD71" w14:textId="77777777" w:rsidR="005F2DC9" w:rsidRDefault="005F2DC9" w:rsidP="00662600">
      <w:pPr>
        <w:pStyle w:val="footnote"/>
      </w:pPr>
      <w:r>
        <w:rPr>
          <w:rStyle w:val="FootnoteReference"/>
        </w:rPr>
        <w:footnoteRef/>
      </w:r>
      <w:r>
        <w:t xml:space="preserve"> Or image</w:t>
      </w:r>
    </w:p>
  </w:footnote>
  <w:footnote w:id="1042">
    <w:p w14:paraId="2DF974D0" w14:textId="77777777" w:rsidR="005F2DC9" w:rsidRDefault="005F2DC9">
      <w:pPr>
        <w:pStyle w:val="footnote"/>
        <w:rPr>
          <w:ins w:id="1608" w:author="Brett Slote" w:date="2011-07-21T18:57:00Z"/>
        </w:rPr>
        <w:pPrChange w:id="1609" w:author="Brett Slote" w:date="2011-07-21T20:03:00Z">
          <w:pPr>
            <w:pStyle w:val="FootnoteText"/>
          </w:pPr>
        </w:pPrChange>
      </w:pPr>
      <w:ins w:id="1610" w:author="Brett Slote" w:date="2011-07-21T18:57:00Z">
        <w:r>
          <w:rPr>
            <w:rStyle w:val="FootnoteReference"/>
          </w:rPr>
          <w:footnoteRef/>
        </w:r>
        <w:r>
          <w:t xml:space="preserve"> Colossians 3:14</w:t>
        </w:r>
      </w:ins>
    </w:p>
  </w:footnote>
  <w:footnote w:id="1043">
    <w:p w14:paraId="371983D9" w14:textId="0B3CAEFE" w:rsidR="005F2DC9" w:rsidRDefault="005F2DC9" w:rsidP="006035EE">
      <w:pPr>
        <w:pStyle w:val="footnote"/>
      </w:pPr>
      <w:r>
        <w:rPr>
          <w:rStyle w:val="FootnoteReference"/>
        </w:rPr>
        <w:footnoteRef/>
      </w:r>
      <w:r>
        <w:t xml:space="preserve"> Composed in A.D. 2016 in English for St. George’s Ministry to the British people.</w:t>
      </w:r>
    </w:p>
  </w:footnote>
  <w:footnote w:id="1044">
    <w:p w14:paraId="56032475" w14:textId="77777777" w:rsidR="005F2DC9" w:rsidRDefault="005F2DC9" w:rsidP="00E22010">
      <w:pPr>
        <w:pStyle w:val="footnote"/>
      </w:pPr>
      <w:r>
        <w:rPr>
          <w:rStyle w:val="FootnoteReference"/>
        </w:rPr>
        <w:footnoteRef/>
      </w:r>
      <w:r>
        <w:t xml:space="preserve"> 2 Tim 4:7</w:t>
      </w:r>
    </w:p>
  </w:footnote>
  <w:footnote w:id="1045">
    <w:p w14:paraId="519A6EA0" w14:textId="77777777" w:rsidR="005F2DC9" w:rsidRDefault="005F2DC9" w:rsidP="00E22010">
      <w:pPr>
        <w:pStyle w:val="footnote"/>
      </w:pPr>
      <w:r>
        <w:rPr>
          <w:rStyle w:val="FootnoteReference"/>
        </w:rPr>
        <w:footnoteRef/>
      </w:r>
      <w:r>
        <w:t xml:space="preserve"> 2 Tim 4:8</w:t>
      </w:r>
    </w:p>
  </w:footnote>
  <w:footnote w:id="1046">
    <w:p w14:paraId="7CA44E2F" w14:textId="57439995" w:rsidR="005F2DC9" w:rsidRDefault="005F2DC9" w:rsidP="00D93653">
      <w:pPr>
        <w:pStyle w:val="footnote"/>
      </w:pPr>
      <w:r>
        <w:rPr>
          <w:rStyle w:val="FootnoteReference"/>
        </w:rPr>
        <w:footnoteRef/>
      </w:r>
      <w:r>
        <w:t xml:space="preserve"> Composed in 2017 based on the Byznatine hymns.</w:t>
      </w:r>
    </w:p>
  </w:footnote>
  <w:footnote w:id="1047">
    <w:p w14:paraId="42EF2EEC" w14:textId="5D62416A" w:rsidR="005F2DC9" w:rsidRDefault="005F2DC9" w:rsidP="00DD1748">
      <w:pPr>
        <w:pStyle w:val="footnote"/>
      </w:pPr>
      <w:r>
        <w:rPr>
          <w:rStyle w:val="FootnoteReference"/>
        </w:rPr>
        <w:footnoteRef/>
      </w:r>
      <w:r>
        <w:t xml:space="preserve"> Composed in 2017 A.D. based on the Byzantine hymns.</w:t>
      </w:r>
    </w:p>
  </w:footnote>
  <w:footnote w:id="1048">
    <w:p w14:paraId="52362ED9" w14:textId="0D5017D3" w:rsidR="005F2DC9" w:rsidRDefault="005F2DC9" w:rsidP="00885E1E">
      <w:pPr>
        <w:pStyle w:val="footnote"/>
      </w:pPr>
      <w:r>
        <w:rPr>
          <w:rStyle w:val="FootnoteReference"/>
        </w:rPr>
        <w:footnoteRef/>
      </w:r>
      <w:r>
        <w:t xml:space="preserve"> Composed based on the Byzantine hymns in 2017.</w:t>
      </w:r>
    </w:p>
  </w:footnote>
  <w:footnote w:id="1049">
    <w:p w14:paraId="51918F66" w14:textId="77777777" w:rsidR="005F2DC9" w:rsidRDefault="005F2DC9" w:rsidP="00885E1E">
      <w:pPr>
        <w:pStyle w:val="footnote"/>
      </w:pPr>
      <w:r>
        <w:rPr>
          <w:rStyle w:val="FootnoteReference"/>
        </w:rPr>
        <w:footnoteRef/>
      </w:r>
      <w:r>
        <w:t xml:space="preserve"> Composed based on the Byzantine hymns in 2017.</w:t>
      </w:r>
    </w:p>
  </w:footnote>
  <w:footnote w:id="1050">
    <w:p w14:paraId="2C92CCF6" w14:textId="77777777" w:rsidR="005F2DC9" w:rsidRDefault="005F2DC9" w:rsidP="001779C0">
      <w:pPr>
        <w:pStyle w:val="footnote"/>
      </w:pPr>
      <w:r>
        <w:rPr>
          <w:rStyle w:val="FootnoteReference"/>
        </w:rPr>
        <w:footnoteRef/>
      </w:r>
      <w:r>
        <w:t xml:space="preserve"> Composed in Coptic and Arabic by H.G. Bishop Demetrius of Malawi circa A.D. 2000.</w:t>
      </w:r>
    </w:p>
  </w:footnote>
  <w:footnote w:id="1051">
    <w:p w14:paraId="16CDD53B" w14:textId="77777777" w:rsidR="005F2DC9" w:rsidRDefault="005F2DC9"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1052">
    <w:p w14:paraId="78276995" w14:textId="77777777" w:rsidR="005F2DC9" w:rsidRDefault="005F2DC9" w:rsidP="00281522">
      <w:pPr>
        <w:pStyle w:val="footnote"/>
      </w:pPr>
      <w:r>
        <w:rPr>
          <w:rStyle w:val="FootnoteReference"/>
        </w:rPr>
        <w:footnoteRef/>
      </w:r>
      <w:r>
        <w:t xml:space="preserve"> Modified from the Byzantine hymns in 2017.</w:t>
      </w:r>
    </w:p>
  </w:footnote>
  <w:footnote w:id="1053">
    <w:p w14:paraId="12537685" w14:textId="7413E1F7" w:rsidR="005F2DC9" w:rsidRDefault="005F2DC9" w:rsidP="00BD15D3">
      <w:pPr>
        <w:pStyle w:val="footnote"/>
      </w:pPr>
      <w:r>
        <w:rPr>
          <w:rStyle w:val="FootnoteReference"/>
        </w:rPr>
        <w:footnoteRef/>
      </w:r>
      <w:r>
        <w:t xml:space="preserve"> Modified from the Byzantine hymns in 2017.</w:t>
      </w:r>
    </w:p>
  </w:footnote>
  <w:footnote w:id="1054">
    <w:p w14:paraId="467934E6" w14:textId="77777777" w:rsidR="005F2DC9" w:rsidRDefault="005F2DC9" w:rsidP="004C6309">
      <w:pPr>
        <w:pStyle w:val="footnote"/>
      </w:pPr>
      <w:r>
        <w:rPr>
          <w:rStyle w:val="FootnoteReference"/>
        </w:rPr>
        <w:footnoteRef/>
      </w:r>
      <w:r>
        <w:t xml:space="preserve"> Modified from the Byzantine hymns in 2017.</w:t>
      </w:r>
    </w:p>
  </w:footnote>
  <w:footnote w:id="1055">
    <w:p w14:paraId="717A066E" w14:textId="77777777" w:rsidR="005F2DC9" w:rsidRDefault="005F2DC9">
      <w:pPr>
        <w:pStyle w:val="footnote"/>
        <w:rPr>
          <w:ins w:id="1691" w:author="Brett Slote" w:date="2011-07-21T18:45:00Z"/>
        </w:rPr>
        <w:pPrChange w:id="1692" w:author="Brett Slote" w:date="2011-07-21T20:01:00Z">
          <w:pPr>
            <w:pStyle w:val="FootnoteText"/>
          </w:pPr>
        </w:pPrChange>
      </w:pPr>
      <w:ins w:id="1693" w:author="Brett Slote" w:date="2011-07-21T18:45:00Z">
        <w:r>
          <w:rPr>
            <w:rStyle w:val="FootnoteReference"/>
          </w:rPr>
          <w:footnoteRef/>
        </w:r>
        <w:r>
          <w:t xml:space="preserve"> Daniel 12:3</w:t>
        </w:r>
      </w:ins>
    </w:p>
  </w:footnote>
  <w:footnote w:id="1056">
    <w:p w14:paraId="7155AD88" w14:textId="77777777" w:rsidR="005F2DC9" w:rsidRDefault="005F2DC9">
      <w:pPr>
        <w:pStyle w:val="footnote"/>
        <w:rPr>
          <w:ins w:id="1694" w:author="Brett Slote" w:date="2011-07-21T18:46:00Z"/>
        </w:rPr>
        <w:pPrChange w:id="1695" w:author="Brett Slote" w:date="2011-07-21T20:01:00Z">
          <w:pPr>
            <w:pStyle w:val="FootnoteText"/>
          </w:pPr>
        </w:pPrChange>
      </w:pPr>
      <w:ins w:id="1696" w:author="Brett Slote" w:date="2011-07-21T18:46:00Z">
        <w:r>
          <w:rPr>
            <w:rStyle w:val="FootnoteReference"/>
          </w:rPr>
          <w:footnoteRef/>
        </w:r>
        <w:r>
          <w:t xml:space="preserve"> Literally: all you monastic folk</w:t>
        </w:r>
      </w:ins>
    </w:p>
  </w:footnote>
  <w:footnote w:id="1057">
    <w:p w14:paraId="7EEF391B" w14:textId="77777777" w:rsidR="005F2DC9" w:rsidRDefault="005F2DC9">
      <w:pPr>
        <w:pStyle w:val="FootnoteText"/>
      </w:pPr>
      <w:r>
        <w:rPr>
          <w:rStyle w:val="FootnoteReference"/>
        </w:rPr>
        <w:footnoteRef/>
      </w:r>
      <w:r>
        <w:t xml:space="preserve"> Published by Abouna Matta El-Maskeen of St. Macarius’ Monastery.</w:t>
      </w:r>
    </w:p>
  </w:footnote>
  <w:footnote w:id="1058">
    <w:p w14:paraId="6BC2BFA9" w14:textId="77777777" w:rsidR="005F2DC9" w:rsidRDefault="005F2DC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59">
    <w:p w14:paraId="6A7BDCC9" w14:textId="77777777" w:rsidR="005F2DC9" w:rsidRDefault="005F2DC9" w:rsidP="00894260">
      <w:pPr>
        <w:pStyle w:val="footnote"/>
      </w:pPr>
      <w:r>
        <w:rPr>
          <w:rStyle w:val="FootnoteReference"/>
        </w:rPr>
        <w:footnoteRef/>
      </w:r>
      <w:r>
        <w:t xml:space="preserve"> Composed in 2017 based on the Byznatine hymns.</w:t>
      </w:r>
    </w:p>
  </w:footnote>
  <w:footnote w:id="1060">
    <w:p w14:paraId="1DBA48D7" w14:textId="77777777" w:rsidR="005F2DC9" w:rsidRDefault="005F2DC9" w:rsidP="00182B91">
      <w:pPr>
        <w:pStyle w:val="footnote"/>
      </w:pPr>
      <w:r>
        <w:rPr>
          <w:rStyle w:val="FootnoteReference"/>
        </w:rPr>
        <w:footnoteRef/>
      </w:r>
      <w:r>
        <w:t xml:space="preserve"> Modified from the Byzantine hymns in 2017.</w:t>
      </w:r>
    </w:p>
  </w:footnote>
  <w:footnote w:id="1061">
    <w:p w14:paraId="50BD250A" w14:textId="77777777" w:rsidR="005F2DC9" w:rsidRDefault="005F2DC9" w:rsidP="00894260">
      <w:pPr>
        <w:pStyle w:val="footnote"/>
      </w:pPr>
      <w:r>
        <w:rPr>
          <w:rStyle w:val="FootnoteReference"/>
        </w:rPr>
        <w:footnoteRef/>
      </w:r>
      <w:r>
        <w:t xml:space="preserve"> Composed in 2017 based on the Byznatine hymns.</w:t>
      </w:r>
    </w:p>
  </w:footnote>
  <w:footnote w:id="1062">
    <w:p w14:paraId="13898138" w14:textId="3CDF7BE3" w:rsidR="005F2DC9" w:rsidRPr="00FD7CBF" w:rsidRDefault="005F2DC9"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1063">
    <w:p w14:paraId="4A2715C9" w14:textId="77777777" w:rsidR="005F2DC9" w:rsidRDefault="005F2DC9" w:rsidP="005A4893">
      <w:pPr>
        <w:pStyle w:val="footnote"/>
      </w:pPr>
      <w:r>
        <w:rPr>
          <w:rStyle w:val="FootnoteReference"/>
        </w:rPr>
        <w:footnoteRef/>
      </w:r>
      <w:r>
        <w:t xml:space="preserve"> Modified from the Byzantine hymns in 2017.</w:t>
      </w:r>
    </w:p>
  </w:footnote>
  <w:footnote w:id="1064">
    <w:p w14:paraId="0DF506F7" w14:textId="77777777" w:rsidR="005F2DC9" w:rsidRDefault="005F2DC9" w:rsidP="00FD5DB0">
      <w:pPr>
        <w:pStyle w:val="footnote"/>
      </w:pPr>
      <w:r>
        <w:rPr>
          <w:rStyle w:val="FootnoteReference"/>
        </w:rPr>
        <w:footnoteRef/>
      </w:r>
      <w:r>
        <w:t xml:space="preserve"> Modified from the Byzantine hymns in 2017.</w:t>
      </w:r>
    </w:p>
  </w:footnote>
  <w:footnote w:id="1065">
    <w:p w14:paraId="3A6EC701" w14:textId="77777777" w:rsidR="005F2DC9" w:rsidRDefault="005F2DC9" w:rsidP="00670C79">
      <w:pPr>
        <w:pStyle w:val="footnote"/>
      </w:pPr>
      <w:r>
        <w:rPr>
          <w:rStyle w:val="FootnoteReference"/>
        </w:rPr>
        <w:footnoteRef/>
      </w:r>
      <w:r>
        <w:t xml:space="preserve"> Modern day Ethiopia and Eritrea.</w:t>
      </w:r>
    </w:p>
  </w:footnote>
  <w:footnote w:id="1066">
    <w:p w14:paraId="46D5577E" w14:textId="77777777" w:rsidR="005F2DC9" w:rsidRDefault="005F2DC9" w:rsidP="0047441D">
      <w:pPr>
        <w:pStyle w:val="footnote"/>
      </w:pPr>
      <w:r>
        <w:rPr>
          <w:rStyle w:val="FootnoteReference"/>
        </w:rPr>
        <w:footnoteRef/>
      </w:r>
      <w:r>
        <w:t xml:space="preserve"> St. F</w:t>
      </w:r>
      <w:r w:rsidRPr="006422C6">
        <w:t>rumentius</w:t>
      </w:r>
      <w:r>
        <w:t>, whom the Ethiopians called “Abune Selama.”</w:t>
      </w:r>
    </w:p>
  </w:footnote>
  <w:footnote w:id="1067">
    <w:p w14:paraId="290ED47D" w14:textId="77777777" w:rsidR="005F2DC9" w:rsidRDefault="005F2DC9" w:rsidP="008C608D">
      <w:pPr>
        <w:pStyle w:val="footnote"/>
      </w:pPr>
      <w:r>
        <w:rPr>
          <w:rStyle w:val="FootnoteReference"/>
        </w:rPr>
        <w:footnoteRef/>
      </w:r>
      <w:r>
        <w:t xml:space="preserve"> Modified from the Byzantine hymns in 2017.</w:t>
      </w:r>
    </w:p>
  </w:footnote>
  <w:footnote w:id="1068">
    <w:p w14:paraId="540EA838" w14:textId="77777777" w:rsidR="005F2DC9" w:rsidRDefault="005F2DC9" w:rsidP="003462CF">
      <w:pPr>
        <w:pStyle w:val="footnote"/>
      </w:pPr>
      <w:r>
        <w:rPr>
          <w:rStyle w:val="FootnoteReference"/>
        </w:rPr>
        <w:footnoteRef/>
      </w:r>
      <w:r>
        <w:t xml:space="preserve"> Modified from the Byzantine hymns in 2017.</w:t>
      </w:r>
    </w:p>
  </w:footnote>
  <w:footnote w:id="1069">
    <w:p w14:paraId="2F5E6ED4" w14:textId="52CEBBCB" w:rsidR="005F2DC9" w:rsidRDefault="005F2DC9" w:rsidP="00BD2B3F">
      <w:pPr>
        <w:pStyle w:val="footnote"/>
      </w:pPr>
      <w:r>
        <w:rPr>
          <w:rStyle w:val="FootnoteReference"/>
        </w:rPr>
        <w:footnoteRef/>
      </w:r>
      <w:r>
        <w:t xml:space="preserve"> Adapted from the hymn of St. Severus of Antioch, in 2015 in English.</w:t>
      </w:r>
    </w:p>
  </w:footnote>
  <w:footnote w:id="1070">
    <w:p w14:paraId="018A465B" w14:textId="77777777" w:rsidR="005F2DC9" w:rsidRDefault="005F2DC9">
      <w:pPr>
        <w:pStyle w:val="footnote"/>
        <w:rPr>
          <w:ins w:id="1803" w:author="Brett Slote" w:date="2011-07-21T19:11:00Z"/>
        </w:rPr>
        <w:pPrChange w:id="1804" w:author="Brett Slote" w:date="2011-07-21T20:05:00Z">
          <w:pPr>
            <w:pStyle w:val="FootnoteText"/>
          </w:pPr>
        </w:pPrChange>
      </w:pPr>
      <w:ins w:id="1805" w:author="Brett Slote" w:date="2011-07-21T19:11:00Z">
        <w:r>
          <w:rPr>
            <w:rStyle w:val="FootnoteReference"/>
          </w:rPr>
          <w:footnoteRef/>
        </w:r>
        <w:r>
          <w:t xml:space="preserve"> Psalm 41:1</w:t>
        </w:r>
      </w:ins>
    </w:p>
  </w:footnote>
  <w:footnote w:id="1071">
    <w:p w14:paraId="30B9D2C6" w14:textId="77777777" w:rsidR="005F2DC9" w:rsidRDefault="005F2DC9"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72">
    <w:p w14:paraId="63D7B4DE" w14:textId="77777777" w:rsidR="005F2DC9" w:rsidRDefault="005F2DC9"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73">
    <w:p w14:paraId="6542A42A" w14:textId="77777777" w:rsidR="005F2DC9" w:rsidRDefault="005F2DC9"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74">
    <w:p w14:paraId="48A0DCFD" w14:textId="77777777" w:rsidR="005F2DC9" w:rsidRDefault="005F2DC9" w:rsidP="006D27E4">
      <w:pPr>
        <w:pStyle w:val="Footnote0"/>
      </w:pPr>
      <w:r>
        <w:rPr>
          <w:rStyle w:val="FootnoteReference"/>
        </w:rPr>
        <w:footnoteRef/>
      </w:r>
      <w:r>
        <w:t xml:space="preserve"> In modern day Libya</w:t>
      </w:r>
    </w:p>
  </w:footnote>
  <w:footnote w:id="1075">
    <w:p w14:paraId="5E4AA7CE" w14:textId="77777777" w:rsidR="005F2DC9" w:rsidRDefault="005F2DC9">
      <w:pPr>
        <w:pStyle w:val="footnote"/>
        <w:rPr>
          <w:ins w:id="1831" w:author="Brett Slote" w:date="2011-07-21T18:49:00Z"/>
        </w:rPr>
        <w:pPrChange w:id="1832" w:author="Brett Slote" w:date="2011-07-21T20:02:00Z">
          <w:pPr>
            <w:pStyle w:val="FootnoteText"/>
          </w:pPr>
        </w:pPrChange>
      </w:pPr>
      <w:ins w:id="1833" w:author="Brett Slote" w:date="2011-07-21T18:49:00Z">
        <w:r>
          <w:rPr>
            <w:rStyle w:val="FootnoteReference"/>
          </w:rPr>
          <w:footnoteRef/>
        </w:r>
        <w:r>
          <w:t xml:space="preserve"> Note that </w:t>
        </w:r>
        <w:r w:rsidRPr="003A78C2">
          <w:rPr>
            <w:rFonts w:ascii="CS Avva Shenouda" w:hAnsi="CS Avva Shenouda"/>
            <w:rPrChange w:id="1834" w:author="Brett Slote" w:date="2011-07-21T20:02:00Z">
              <w:rPr>
                <w:rFonts w:ascii="Antonious Normal" w:hAnsi="Antonious Normal"/>
              </w:rPr>
            </w:rPrChange>
          </w:rPr>
          <w:t>twou</w:t>
        </w:r>
        <w:r>
          <w:t xml:space="preserve"> is used as mountain and desert interchangeably in Coptic monastic literature</w:t>
        </w:r>
      </w:ins>
    </w:p>
  </w:footnote>
  <w:footnote w:id="1076">
    <w:p w14:paraId="71147821" w14:textId="77777777" w:rsidR="005F2DC9" w:rsidRDefault="005F2DC9">
      <w:pPr>
        <w:pStyle w:val="footnote"/>
        <w:rPr>
          <w:ins w:id="1835" w:author="Brett Slote" w:date="2011-07-21T18:50:00Z"/>
        </w:rPr>
        <w:pPrChange w:id="1836" w:author="Brett Slote" w:date="2011-07-21T20:02:00Z">
          <w:pPr>
            <w:pStyle w:val="FootnoteText"/>
          </w:pPr>
        </w:pPrChange>
      </w:pPr>
      <w:ins w:id="1837" w:author="Brett Slote" w:date="2011-07-21T18:50:00Z">
        <w:r>
          <w:rPr>
            <w:rStyle w:val="FootnoteReference"/>
          </w:rPr>
          <w:footnoteRef/>
        </w:r>
        <w:r>
          <w:t xml:space="preserve"> US book has “travails of torment” – but it’s not possessive.</w:t>
        </w:r>
      </w:ins>
    </w:p>
  </w:footnote>
  <w:footnote w:id="1077">
    <w:p w14:paraId="39517237" w14:textId="77777777" w:rsidR="005F2DC9" w:rsidRDefault="005F2DC9">
      <w:pPr>
        <w:pStyle w:val="footnote"/>
        <w:rPr>
          <w:ins w:id="1838" w:author="Brett Slote" w:date="2011-07-21T18:49:00Z"/>
        </w:rPr>
        <w:pPrChange w:id="1839" w:author="Brett Slote" w:date="2011-07-21T20:02:00Z">
          <w:pPr>
            <w:pStyle w:val="FootnoteText"/>
          </w:pPr>
        </w:pPrChange>
      </w:pPr>
      <w:ins w:id="1840" w:author="Brett Slote" w:date="2011-07-21T18:49:00Z">
        <w:r>
          <w:rPr>
            <w:rStyle w:val="FootnoteReference"/>
          </w:rPr>
          <w:footnoteRef/>
        </w:r>
        <w:r>
          <w:t xml:space="preserve"> 1 Peter 1:4</w:t>
        </w:r>
      </w:ins>
    </w:p>
  </w:footnote>
  <w:footnote w:id="1078">
    <w:p w14:paraId="45663590" w14:textId="77777777" w:rsidR="005F2DC9" w:rsidRDefault="005F2DC9" w:rsidP="00F93B55">
      <w:pPr>
        <w:pStyle w:val="footnote"/>
      </w:pPr>
      <w:r>
        <w:rPr>
          <w:rStyle w:val="FootnoteReference"/>
        </w:rPr>
        <w:footnoteRef/>
      </w:r>
      <w:r>
        <w:t xml:space="preserve"> Modified from the Byzantine hymns in 2017.</w:t>
      </w:r>
    </w:p>
  </w:footnote>
  <w:footnote w:id="1079">
    <w:p w14:paraId="049774F0" w14:textId="77777777" w:rsidR="005F2DC9" w:rsidRDefault="005F2DC9" w:rsidP="00E77C68">
      <w:pPr>
        <w:pStyle w:val="footnote"/>
      </w:pPr>
      <w:r>
        <w:rPr>
          <w:rStyle w:val="FootnoteReference"/>
        </w:rPr>
        <w:footnoteRef/>
      </w:r>
      <w:r>
        <w:t xml:space="preserve"> The Coptic has “Three names, one God,” which is the heresy of modalism, and certainly was not said at Ephesus.</w:t>
      </w:r>
    </w:p>
  </w:footnote>
  <w:footnote w:id="1080">
    <w:p w14:paraId="416DBD35" w14:textId="77777777" w:rsidR="005F2DC9" w:rsidRDefault="005F2DC9" w:rsidP="00E77C68">
      <w:pPr>
        <w:pStyle w:val="footnote"/>
      </w:pPr>
      <w:r>
        <w:rPr>
          <w:rStyle w:val="FootnoteReference"/>
        </w:rPr>
        <w:footnoteRef/>
      </w:r>
      <w:r>
        <w:t xml:space="preserve"> This line is heretical.</w:t>
      </w:r>
    </w:p>
  </w:footnote>
  <w:footnote w:id="1081">
    <w:p w14:paraId="2A005F90" w14:textId="77777777" w:rsidR="005F2DC9" w:rsidRDefault="005F2DC9">
      <w:pPr>
        <w:pStyle w:val="footnote"/>
        <w:rPr>
          <w:ins w:id="1876" w:author="Brett Slote" w:date="2011-07-21T18:55:00Z"/>
        </w:rPr>
        <w:pPrChange w:id="1877" w:author="Brett Slote" w:date="2011-07-21T20:02:00Z">
          <w:pPr>
            <w:pStyle w:val="FootnoteText"/>
          </w:pPr>
        </w:pPrChange>
      </w:pPr>
      <w:ins w:id="1878" w:author="Brett Slote" w:date="2011-07-21T18:55:00Z">
        <w:r>
          <w:rPr>
            <w:rStyle w:val="FootnoteReference"/>
          </w:rPr>
          <w:footnoteRef/>
        </w:r>
        <w:r>
          <w:t xml:space="preserve"> Hallow or consecrate – this was, according to a tradition, when he formerly became an archimandrite</w:t>
        </w:r>
      </w:ins>
    </w:p>
  </w:footnote>
  <w:footnote w:id="1082">
    <w:p w14:paraId="6B5EF1D3" w14:textId="77777777" w:rsidR="005F2DC9" w:rsidRDefault="005F2DC9">
      <w:pPr>
        <w:pStyle w:val="footnote"/>
        <w:rPr>
          <w:ins w:id="1884" w:author="Brett Slote" w:date="2011-07-21T18:52:00Z"/>
        </w:rPr>
        <w:pPrChange w:id="1885" w:author="Brett Slote" w:date="2011-07-21T20:02:00Z">
          <w:pPr/>
        </w:pPrChange>
      </w:pPr>
      <w:ins w:id="1886" w:author="Brett Slote" w:date="2011-07-21T18:52:00Z">
        <w:r w:rsidRPr="00FB36D8">
          <w:rPr>
            <w:rStyle w:val="FootnoteReference"/>
            <w:vertAlign w:val="baseline"/>
          </w:rPr>
          <w:footnoteRef/>
        </w:r>
        <w:r w:rsidRPr="00FB36D8">
          <w:t xml:space="preserve"> This line is literally “because the hope of the good”</w:t>
        </w:r>
      </w:ins>
    </w:p>
  </w:footnote>
  <w:footnote w:id="1083">
    <w:p w14:paraId="347015AD" w14:textId="77777777" w:rsidR="005F2DC9" w:rsidRPr="00A20ACC" w:rsidRDefault="005F2DC9">
      <w:pPr>
        <w:pStyle w:val="footnote"/>
        <w:rPr>
          <w:ins w:id="1887" w:author="Brett Slote" w:date="2011-07-21T18:52:00Z"/>
          <w:rFonts w:ascii="CS Avva Shenouda" w:hAnsi="CS Avva Shenouda"/>
          <w:color w:val="FF0000"/>
          <w:rPrChange w:id="1888" w:author="Brett Slote" w:date="2011-07-21T20:02:00Z">
            <w:rPr>
              <w:ins w:id="1889" w:author="Brett Slote" w:date="2011-07-21T18:52:00Z"/>
              <w:color w:val="FF0000"/>
            </w:rPr>
          </w:rPrChange>
        </w:rPr>
        <w:pPrChange w:id="1890" w:author="Brett Slote" w:date="2011-07-21T20:02:00Z">
          <w:pPr/>
        </w:pPrChange>
      </w:pPr>
      <w:ins w:id="1891" w:author="Brett Slote" w:date="2011-07-21T18:52:00Z">
        <w:r w:rsidRPr="00FB36D8">
          <w:rPr>
            <w:rStyle w:val="FootnoteReference"/>
            <w:vertAlign w:val="baseline"/>
          </w:rPr>
          <w:footnoteRef/>
        </w:r>
        <w:r w:rsidRPr="00FB36D8">
          <w:t xml:space="preserve"> </w:t>
        </w:r>
        <w:r w:rsidRPr="003A78C2">
          <w:rPr>
            <w:rPrChange w:id="1892" w:author="Brett Slote" w:date="2011-07-21T20:02:00Z">
              <w:rPr>
                <w:rFonts w:ascii="Antonious Normal" w:hAnsi="Antonious Normal"/>
                <w:color w:val="FF0000"/>
              </w:rPr>
            </w:rPrChange>
          </w:rPr>
          <w:t>qen hanhwd/ nem han'almoc</w:t>
        </w:r>
      </w:ins>
    </w:p>
  </w:footnote>
  <w:footnote w:id="1084">
    <w:p w14:paraId="0D9B9A7D" w14:textId="77777777" w:rsidR="005F2DC9" w:rsidRDefault="005F2DC9" w:rsidP="006D5FC1">
      <w:pPr>
        <w:pStyle w:val="footnote"/>
      </w:pPr>
      <w:r>
        <w:rPr>
          <w:rStyle w:val="FootnoteReference"/>
        </w:rPr>
        <w:footnoteRef/>
      </w:r>
      <w:r>
        <w:t xml:space="preserve"> Modified from the Byzantine hymns in 2017.</w:t>
      </w:r>
    </w:p>
  </w:footnote>
  <w:footnote w:id="1085">
    <w:p w14:paraId="437E843D" w14:textId="620C793B" w:rsidR="005F2DC9" w:rsidRDefault="005F2DC9"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86">
    <w:p w14:paraId="4AFC6896" w14:textId="77777777" w:rsidR="005F2DC9" w:rsidRDefault="005F2DC9" w:rsidP="00B54DE8">
      <w:pPr>
        <w:pStyle w:val="footnote"/>
      </w:pPr>
      <w:r>
        <w:rPr>
          <w:rStyle w:val="FootnoteReference"/>
        </w:rPr>
        <w:footnoteRef/>
      </w:r>
      <w:r>
        <w:t xml:space="preserve"> Matthew 1:20</w:t>
      </w:r>
    </w:p>
  </w:footnote>
  <w:footnote w:id="1087">
    <w:p w14:paraId="0E9CA519" w14:textId="77777777" w:rsidR="005F2DC9" w:rsidRDefault="005F2DC9" w:rsidP="00662A48">
      <w:pPr>
        <w:pStyle w:val="footnote"/>
      </w:pPr>
      <w:r>
        <w:rPr>
          <w:rStyle w:val="FootnoteReference"/>
          <w:rFonts w:eastAsiaTheme="majorEastAsia"/>
        </w:rPr>
        <w:footnoteRef/>
      </w:r>
      <w:r>
        <w:t xml:space="preserve"> All-holy</w:t>
      </w:r>
    </w:p>
  </w:footnote>
  <w:footnote w:id="1088">
    <w:p w14:paraId="50451B0F" w14:textId="77777777" w:rsidR="005F2DC9" w:rsidRDefault="005F2DC9">
      <w:pPr>
        <w:pStyle w:val="footnote"/>
        <w:rPr>
          <w:ins w:id="1973" w:author="Brett Slote" w:date="2011-07-21T19:04:00Z"/>
        </w:rPr>
        <w:pPrChange w:id="1974" w:author="Brett Slote" w:date="2011-07-21T20:04:00Z">
          <w:pPr>
            <w:pStyle w:val="FootnoteText"/>
          </w:pPr>
        </w:pPrChange>
      </w:pPr>
      <w:ins w:id="1975" w:author="Brett Slote" w:date="2011-07-21T19:04:00Z">
        <w:r>
          <w:rPr>
            <w:rStyle w:val="FootnoteReference"/>
          </w:rPr>
          <w:footnoteRef/>
        </w:r>
        <w:r>
          <w:t xml:space="preserve"> literal is disregarded</w:t>
        </w:r>
      </w:ins>
    </w:p>
  </w:footnote>
  <w:footnote w:id="1089">
    <w:p w14:paraId="062BDCC1" w14:textId="77777777" w:rsidR="005F2DC9" w:rsidRDefault="005F2DC9">
      <w:pPr>
        <w:pStyle w:val="FootnoteText"/>
      </w:pPr>
      <w:r>
        <w:rPr>
          <w:rStyle w:val="FootnoteReference"/>
        </w:rPr>
        <w:footnoteRef/>
      </w:r>
      <w:r>
        <w:t xml:space="preserve"> Ps 8:2</w:t>
      </w:r>
    </w:p>
  </w:footnote>
  <w:footnote w:id="1090">
    <w:p w14:paraId="5BC08478" w14:textId="77777777" w:rsidR="005F2DC9" w:rsidRPr="000C76BB" w:rsidRDefault="005F2DC9"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91">
    <w:p w14:paraId="03A6DDD1" w14:textId="77777777" w:rsidR="005F2DC9" w:rsidRDefault="005F2DC9">
      <w:pPr>
        <w:pStyle w:val="FootnoteText"/>
      </w:pPr>
      <w:r>
        <w:rPr>
          <w:rStyle w:val="FootnoteReference"/>
        </w:rPr>
        <w:footnoteRef/>
      </w:r>
      <w:r>
        <w:t xml:space="preserve"> Matthew 28:6</w:t>
      </w:r>
    </w:p>
  </w:footnote>
  <w:footnote w:id="1092">
    <w:p w14:paraId="339855D2" w14:textId="77777777" w:rsidR="005F2DC9" w:rsidRDefault="005F2DC9">
      <w:pPr>
        <w:pStyle w:val="FootnoteText"/>
      </w:pPr>
      <w:r>
        <w:rPr>
          <w:rStyle w:val="FootnoteReference"/>
        </w:rPr>
        <w:footnoteRef/>
      </w:r>
      <w:r>
        <w:t xml:space="preserve"> Matthew 28:7,6</w:t>
      </w:r>
    </w:p>
  </w:footnote>
  <w:footnote w:id="1093">
    <w:p w14:paraId="76212A49" w14:textId="77777777" w:rsidR="005F2DC9" w:rsidRDefault="005F2DC9">
      <w:pPr>
        <w:pStyle w:val="FootnoteText"/>
      </w:pPr>
      <w:r>
        <w:rPr>
          <w:rStyle w:val="FootnoteReference"/>
        </w:rPr>
        <w:footnoteRef/>
      </w:r>
      <w:r>
        <w:t xml:space="preserve"> Matthew 28:7</w:t>
      </w:r>
    </w:p>
  </w:footnote>
  <w:footnote w:id="1094">
    <w:p w14:paraId="716019EB" w14:textId="77777777" w:rsidR="005F2DC9" w:rsidRDefault="005F2DC9">
      <w:pPr>
        <w:pStyle w:val="FootnoteText"/>
      </w:pPr>
      <w:r>
        <w:rPr>
          <w:rStyle w:val="FootnoteReference"/>
        </w:rPr>
        <w:footnoteRef/>
      </w:r>
      <w:r>
        <w:t xml:space="preserve"> John 20:27</w:t>
      </w:r>
    </w:p>
  </w:footnote>
  <w:footnote w:id="1095">
    <w:p w14:paraId="0ECF3FB0" w14:textId="77777777" w:rsidR="005F2DC9" w:rsidRDefault="005F2DC9">
      <w:pPr>
        <w:pStyle w:val="FootnoteText"/>
      </w:pPr>
      <w:r>
        <w:rPr>
          <w:rStyle w:val="FootnoteReference"/>
        </w:rPr>
        <w:footnoteRef/>
      </w:r>
      <w:r>
        <w:t xml:space="preserve"> John 20:28</w:t>
      </w:r>
    </w:p>
  </w:footnote>
  <w:footnote w:id="1096">
    <w:p w14:paraId="3FCB0B65" w14:textId="77777777" w:rsidR="005F2DC9" w:rsidRDefault="005F2DC9">
      <w:pPr>
        <w:pStyle w:val="FootnoteText"/>
      </w:pPr>
      <w:r>
        <w:rPr>
          <w:rStyle w:val="FootnoteReference"/>
        </w:rPr>
        <w:footnoteRef/>
      </w:r>
      <w:r>
        <w:t xml:space="preserve"> John 20:29</w:t>
      </w:r>
    </w:p>
  </w:footnote>
  <w:footnote w:id="1097">
    <w:p w14:paraId="6B80EDF7" w14:textId="77777777" w:rsidR="005F2DC9" w:rsidRDefault="005F2DC9">
      <w:pPr>
        <w:pStyle w:val="FootnoteText"/>
      </w:pPr>
      <w:r>
        <w:rPr>
          <w:rStyle w:val="FootnoteReference"/>
        </w:rPr>
        <w:footnoteRef/>
      </w:r>
      <w:r>
        <w:t xml:space="preserve"> John 20:29</w:t>
      </w:r>
    </w:p>
  </w:footnote>
  <w:footnote w:id="1098">
    <w:p w14:paraId="3D721105" w14:textId="77777777" w:rsidR="005F2DC9" w:rsidRDefault="005F2DC9"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99">
    <w:p w14:paraId="5C03BEB6" w14:textId="77777777" w:rsidR="005F2DC9" w:rsidRDefault="005F2DC9" w:rsidP="00513E2D">
      <w:pPr>
        <w:pStyle w:val="footnote"/>
      </w:pPr>
      <w:r>
        <w:rPr>
          <w:rStyle w:val="FootnoteReference"/>
        </w:rPr>
        <w:footnoteRef/>
      </w:r>
      <w:r>
        <w:t xml:space="preserve"> From Paoni 12 to Paopi 19: “Bless the waters of the river this year”.</w:t>
      </w:r>
    </w:p>
    <w:p w14:paraId="16B83A6A" w14:textId="77777777" w:rsidR="005F2DC9" w:rsidRDefault="005F2DC9" w:rsidP="00513E2D">
      <w:pPr>
        <w:pStyle w:val="footnote"/>
      </w:pPr>
      <w:r>
        <w:t>From Paopi 10 to Tobi 10: “Bless the herbs and the plants”.</w:t>
      </w:r>
    </w:p>
    <w:p w14:paraId="34A5B65F" w14:textId="77777777" w:rsidR="005F2DC9" w:rsidRDefault="005F2DC9"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0AD12D4F" w:rsidR="005F2DC9" w:rsidRPr="00E00D27" w:rsidRDefault="005F2DC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712A5">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031AD714" w:rsidR="005F2DC9" w:rsidRPr="00E00D27" w:rsidRDefault="005F2DC9" w:rsidP="000E2EAC">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712A5">
      <w:rPr>
        <w:noProof/>
        <w:sz w:val="20"/>
        <w:szCs w:val="20"/>
      </w:rPr>
      <w:t>July 23 / Epip 29: Commemoration of the Annunciation, Nativity, and Resurrection on the 29th of Every Month</w:t>
    </w:r>
    <w:r w:rsidRPr="00E00D27">
      <w:rPr>
        <w:sz w:val="20"/>
        <w:szCs w:val="20"/>
      </w:rPr>
      <w:fldChar w:fldCharType="end"/>
    </w:r>
  </w:p>
  <w:p w14:paraId="0BA9A7AA" w14:textId="77777777" w:rsidR="005F2DC9" w:rsidRPr="00686912" w:rsidRDefault="005F2DC9" w:rsidP="0068691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7DDB1907" w:rsidR="005F2DC9" w:rsidRPr="00E00D27" w:rsidRDefault="005F2DC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712A5">
      <w:rPr>
        <w:noProof/>
        <w:sz w:val="20"/>
        <w:szCs w:val="20"/>
      </w:rPr>
      <w:t>Prayer for the Church</w:t>
    </w:r>
    <w:r w:rsidRPr="00E00D27">
      <w:rPr>
        <w:sz w:val="20"/>
        <w:szCs w:val="20"/>
      </w:rPr>
      <w:fldChar w:fldCharType="end"/>
    </w:r>
  </w:p>
  <w:p w14:paraId="6EBDE8BD" w14:textId="77777777" w:rsidR="005F2DC9" w:rsidRPr="00686912" w:rsidRDefault="005F2DC9" w:rsidP="0068691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5F2DC9" w:rsidRPr="00E00D27" w:rsidRDefault="005F2DC9"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5F2DC9" w:rsidRPr="00E00D27" w:rsidRDefault="005F2DC9" w:rsidP="00686912">
    <w:pPr>
      <w:pStyle w:val="Header"/>
      <w:jc w:val="center"/>
      <w:rPr>
        <w:sz w:val="20"/>
        <w:szCs w:val="20"/>
      </w:rPr>
    </w:pPr>
  </w:p>
  <w:p w14:paraId="022704DA" w14:textId="77777777" w:rsidR="005F2DC9" w:rsidRPr="00686912" w:rsidRDefault="005F2DC9"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5F2DC9" w:rsidRPr="00E00D27" w:rsidRDefault="005F2DC9"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2DA91D31" w:rsidR="005F2DC9" w:rsidRPr="00E00D27" w:rsidRDefault="005F2DC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5712A5">
      <w:rPr>
        <w:noProof/>
        <w:sz w:val="20"/>
        <w:szCs w:val="20"/>
      </w:rPr>
      <w:t>The Midnight Praise</w:t>
    </w:r>
    <w:r>
      <w:rPr>
        <w:sz w:val="20"/>
        <w:szCs w:val="20"/>
      </w:rPr>
      <w:fldChar w:fldCharType="end"/>
    </w:r>
  </w:p>
  <w:p w14:paraId="0D77CDA8" w14:textId="77777777" w:rsidR="005F2DC9" w:rsidRPr="00E00D27" w:rsidRDefault="005F2DC9"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2CB7E5B9" w:rsidR="005F2DC9" w:rsidRPr="00E00D27" w:rsidRDefault="005F2DC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5712A5">
      <w:rPr>
        <w:noProof/>
        <w:sz w:val="20"/>
        <w:szCs w:val="20"/>
      </w:rPr>
      <w:t>The Raising of Evening (or Morning) Incense</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7CD960A4" w:rsidR="005F2DC9" w:rsidRPr="00E00D27" w:rsidRDefault="005F2DC9"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712A5">
      <w:rPr>
        <w:noProof/>
        <w:sz w:val="20"/>
        <w:szCs w:val="20"/>
      </w:rPr>
      <w:t>The Conclusion of the Adam Theotokias</w:t>
    </w:r>
    <w:r w:rsidRPr="00E00D27">
      <w:rPr>
        <w:sz w:val="20"/>
        <w:szCs w:val="20"/>
      </w:rPr>
      <w:fldChar w:fldCharType="end"/>
    </w:r>
  </w:p>
  <w:p w14:paraId="48CF3F9A" w14:textId="245E316D" w:rsidR="005F2DC9" w:rsidRPr="00686912" w:rsidRDefault="005F2DC9"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B0C78" w14:textId="5C0F4BAD" w:rsidR="005F2DC9" w:rsidRPr="00E00D27" w:rsidRDefault="005F2DC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712A5">
      <w:rPr>
        <w:noProof/>
        <w:sz w:val="20"/>
        <w:szCs w:val="20"/>
      </w:rPr>
      <w:t>Hymn on the Thursday Theotokia (The Fiery Bush)</w:t>
    </w:r>
    <w:r w:rsidRPr="00E00D27">
      <w:rPr>
        <w:sz w:val="20"/>
        <w:szCs w:val="20"/>
      </w:rPr>
      <w:fldChar w:fldCharType="end"/>
    </w:r>
  </w:p>
  <w:p w14:paraId="246A3E66" w14:textId="77777777" w:rsidR="005F2DC9" w:rsidRPr="00686912" w:rsidRDefault="005F2DC9"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5F2DC9" w:rsidRPr="00686912" w:rsidRDefault="005F2DC9"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7206D" w14:textId="3F2B0A9F" w:rsidR="005F2DC9" w:rsidRPr="000E2EAC" w:rsidRDefault="005F2DC9" w:rsidP="000E2EA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0E47D" w14:textId="64BFF27D" w:rsidR="005F2DC9" w:rsidRPr="00E00D27" w:rsidRDefault="005F2DC9" w:rsidP="000E2EA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5712A5">
      <w:rPr>
        <w:noProof/>
        <w:sz w:val="20"/>
        <w:szCs w:val="20"/>
      </w:rPr>
      <w:t>Seasonal Psalis</w:t>
    </w:r>
    <w:r>
      <w:rPr>
        <w:sz w:val="20"/>
        <w:szCs w:val="20"/>
      </w:rPr>
      <w:fldChar w:fldCharType="end"/>
    </w:r>
  </w:p>
  <w:p w14:paraId="3CBA650E" w14:textId="77777777" w:rsidR="005F2DC9" w:rsidRPr="000E2EAC" w:rsidRDefault="005F2DC9" w:rsidP="000E2E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BBF0808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53"/>
    <w:rsid w:val="000004B4"/>
    <w:rsid w:val="000010C9"/>
    <w:rsid w:val="000015D0"/>
    <w:rsid w:val="000018CD"/>
    <w:rsid w:val="00001DFD"/>
    <w:rsid w:val="000029E8"/>
    <w:rsid w:val="00004671"/>
    <w:rsid w:val="00004AD4"/>
    <w:rsid w:val="00004BA4"/>
    <w:rsid w:val="00005A18"/>
    <w:rsid w:val="00006239"/>
    <w:rsid w:val="00006CCF"/>
    <w:rsid w:val="000100FF"/>
    <w:rsid w:val="000101A0"/>
    <w:rsid w:val="000106F6"/>
    <w:rsid w:val="00010BD3"/>
    <w:rsid w:val="00011B83"/>
    <w:rsid w:val="00012A04"/>
    <w:rsid w:val="00012B38"/>
    <w:rsid w:val="0001312D"/>
    <w:rsid w:val="000134A2"/>
    <w:rsid w:val="0001394E"/>
    <w:rsid w:val="00013EB0"/>
    <w:rsid w:val="000140EC"/>
    <w:rsid w:val="00014C5A"/>
    <w:rsid w:val="0001770F"/>
    <w:rsid w:val="000207B4"/>
    <w:rsid w:val="0002098A"/>
    <w:rsid w:val="00023B09"/>
    <w:rsid w:val="00023E8D"/>
    <w:rsid w:val="0002427F"/>
    <w:rsid w:val="00025BE5"/>
    <w:rsid w:val="000265CA"/>
    <w:rsid w:val="0002731A"/>
    <w:rsid w:val="000274A5"/>
    <w:rsid w:val="000278EC"/>
    <w:rsid w:val="00027E51"/>
    <w:rsid w:val="00027E5B"/>
    <w:rsid w:val="000304C8"/>
    <w:rsid w:val="00031314"/>
    <w:rsid w:val="00031FEC"/>
    <w:rsid w:val="00032280"/>
    <w:rsid w:val="00032338"/>
    <w:rsid w:val="00032F17"/>
    <w:rsid w:val="0003418A"/>
    <w:rsid w:val="00035647"/>
    <w:rsid w:val="00035AAE"/>
    <w:rsid w:val="00040C56"/>
    <w:rsid w:val="000419EE"/>
    <w:rsid w:val="00042555"/>
    <w:rsid w:val="0004278F"/>
    <w:rsid w:val="0004283A"/>
    <w:rsid w:val="00042E9B"/>
    <w:rsid w:val="0004345A"/>
    <w:rsid w:val="000437A2"/>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6BED"/>
    <w:rsid w:val="0005720D"/>
    <w:rsid w:val="00057E53"/>
    <w:rsid w:val="0006025B"/>
    <w:rsid w:val="000608B8"/>
    <w:rsid w:val="00060C74"/>
    <w:rsid w:val="000618CE"/>
    <w:rsid w:val="00062589"/>
    <w:rsid w:val="000628F6"/>
    <w:rsid w:val="000647BA"/>
    <w:rsid w:val="000651AA"/>
    <w:rsid w:val="000656EF"/>
    <w:rsid w:val="00065700"/>
    <w:rsid w:val="00065797"/>
    <w:rsid w:val="000668BD"/>
    <w:rsid w:val="0006697F"/>
    <w:rsid w:val="00066C2D"/>
    <w:rsid w:val="00066E8C"/>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188E"/>
    <w:rsid w:val="00082C25"/>
    <w:rsid w:val="000847B6"/>
    <w:rsid w:val="00084B90"/>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50E"/>
    <w:rsid w:val="00094BF8"/>
    <w:rsid w:val="00097AE9"/>
    <w:rsid w:val="000A01F5"/>
    <w:rsid w:val="000A19DE"/>
    <w:rsid w:val="000A2340"/>
    <w:rsid w:val="000A27D1"/>
    <w:rsid w:val="000A2994"/>
    <w:rsid w:val="000A2EEC"/>
    <w:rsid w:val="000A3742"/>
    <w:rsid w:val="000A3F6F"/>
    <w:rsid w:val="000A4FB2"/>
    <w:rsid w:val="000A5186"/>
    <w:rsid w:val="000A5BD3"/>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1B28"/>
    <w:rsid w:val="000D4F35"/>
    <w:rsid w:val="000D6153"/>
    <w:rsid w:val="000D7EED"/>
    <w:rsid w:val="000E01D1"/>
    <w:rsid w:val="000E062A"/>
    <w:rsid w:val="000E066F"/>
    <w:rsid w:val="000E0CD4"/>
    <w:rsid w:val="000E138E"/>
    <w:rsid w:val="000E219A"/>
    <w:rsid w:val="000E2846"/>
    <w:rsid w:val="000E2EAC"/>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353"/>
    <w:rsid w:val="0010062E"/>
    <w:rsid w:val="001008EB"/>
    <w:rsid w:val="00100928"/>
    <w:rsid w:val="00100C9C"/>
    <w:rsid w:val="00101406"/>
    <w:rsid w:val="00101A6E"/>
    <w:rsid w:val="001030A3"/>
    <w:rsid w:val="00103BDA"/>
    <w:rsid w:val="001040C8"/>
    <w:rsid w:val="00104A9B"/>
    <w:rsid w:val="00105139"/>
    <w:rsid w:val="00105B31"/>
    <w:rsid w:val="00110257"/>
    <w:rsid w:val="0011093B"/>
    <w:rsid w:val="00112214"/>
    <w:rsid w:val="00112857"/>
    <w:rsid w:val="00113E24"/>
    <w:rsid w:val="00115025"/>
    <w:rsid w:val="001158B6"/>
    <w:rsid w:val="00116C98"/>
    <w:rsid w:val="001170B2"/>
    <w:rsid w:val="00117FDD"/>
    <w:rsid w:val="00121720"/>
    <w:rsid w:val="001225FA"/>
    <w:rsid w:val="001232CD"/>
    <w:rsid w:val="00123302"/>
    <w:rsid w:val="00124408"/>
    <w:rsid w:val="0012459F"/>
    <w:rsid w:val="00124ADD"/>
    <w:rsid w:val="00125EB7"/>
    <w:rsid w:val="001261D3"/>
    <w:rsid w:val="001275D9"/>
    <w:rsid w:val="001309A0"/>
    <w:rsid w:val="00130E47"/>
    <w:rsid w:val="00131ECE"/>
    <w:rsid w:val="001341D0"/>
    <w:rsid w:val="00134DB2"/>
    <w:rsid w:val="00135AF7"/>
    <w:rsid w:val="00136F2D"/>
    <w:rsid w:val="001376CA"/>
    <w:rsid w:val="00137929"/>
    <w:rsid w:val="00141712"/>
    <w:rsid w:val="00142AF6"/>
    <w:rsid w:val="001432F3"/>
    <w:rsid w:val="00143944"/>
    <w:rsid w:val="00143C5A"/>
    <w:rsid w:val="0014584F"/>
    <w:rsid w:val="00145EE7"/>
    <w:rsid w:val="00146067"/>
    <w:rsid w:val="001502C6"/>
    <w:rsid w:val="001534F2"/>
    <w:rsid w:val="00154D4E"/>
    <w:rsid w:val="001553F1"/>
    <w:rsid w:val="00155D64"/>
    <w:rsid w:val="001566BD"/>
    <w:rsid w:val="0015690C"/>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2D7B"/>
    <w:rsid w:val="00173F9C"/>
    <w:rsid w:val="001744DD"/>
    <w:rsid w:val="001761FA"/>
    <w:rsid w:val="0017625A"/>
    <w:rsid w:val="001778F8"/>
    <w:rsid w:val="001779C0"/>
    <w:rsid w:val="00177A6C"/>
    <w:rsid w:val="00180AE1"/>
    <w:rsid w:val="001813FD"/>
    <w:rsid w:val="00181F9C"/>
    <w:rsid w:val="001822EB"/>
    <w:rsid w:val="00182A92"/>
    <w:rsid w:val="00182B91"/>
    <w:rsid w:val="001834E6"/>
    <w:rsid w:val="00183599"/>
    <w:rsid w:val="00184462"/>
    <w:rsid w:val="00184565"/>
    <w:rsid w:val="00187E8E"/>
    <w:rsid w:val="00190650"/>
    <w:rsid w:val="00190C05"/>
    <w:rsid w:val="00190F9E"/>
    <w:rsid w:val="00191A26"/>
    <w:rsid w:val="0019202B"/>
    <w:rsid w:val="00192066"/>
    <w:rsid w:val="001923BE"/>
    <w:rsid w:val="0019301C"/>
    <w:rsid w:val="0019410A"/>
    <w:rsid w:val="0019503C"/>
    <w:rsid w:val="00195761"/>
    <w:rsid w:val="00196120"/>
    <w:rsid w:val="00196385"/>
    <w:rsid w:val="001A0083"/>
    <w:rsid w:val="001A05D1"/>
    <w:rsid w:val="001A1C26"/>
    <w:rsid w:val="001A28CB"/>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4695"/>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63C"/>
    <w:rsid w:val="001F1C8F"/>
    <w:rsid w:val="001F1F82"/>
    <w:rsid w:val="001F21B7"/>
    <w:rsid w:val="001F277E"/>
    <w:rsid w:val="001F30FC"/>
    <w:rsid w:val="001F411A"/>
    <w:rsid w:val="001F4F1A"/>
    <w:rsid w:val="001F5511"/>
    <w:rsid w:val="001F6249"/>
    <w:rsid w:val="001F77D1"/>
    <w:rsid w:val="001F77F4"/>
    <w:rsid w:val="002002BF"/>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A88"/>
    <w:rsid w:val="00220BA1"/>
    <w:rsid w:val="00220DFD"/>
    <w:rsid w:val="0022268F"/>
    <w:rsid w:val="00222CD2"/>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42A"/>
    <w:rsid w:val="00266A55"/>
    <w:rsid w:val="00267F42"/>
    <w:rsid w:val="00270C57"/>
    <w:rsid w:val="00270FEC"/>
    <w:rsid w:val="00272476"/>
    <w:rsid w:val="00274233"/>
    <w:rsid w:val="002745EA"/>
    <w:rsid w:val="002758BE"/>
    <w:rsid w:val="002776C4"/>
    <w:rsid w:val="00280E2D"/>
    <w:rsid w:val="00281522"/>
    <w:rsid w:val="00281C51"/>
    <w:rsid w:val="002820F7"/>
    <w:rsid w:val="0028222B"/>
    <w:rsid w:val="00283E41"/>
    <w:rsid w:val="00284568"/>
    <w:rsid w:val="002853EA"/>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50C3"/>
    <w:rsid w:val="002B6AEC"/>
    <w:rsid w:val="002B7A04"/>
    <w:rsid w:val="002C0AD9"/>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D49"/>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2E94"/>
    <w:rsid w:val="00313E30"/>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49C4"/>
    <w:rsid w:val="00334E7B"/>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62CF"/>
    <w:rsid w:val="0034799C"/>
    <w:rsid w:val="00347CB5"/>
    <w:rsid w:val="00347E10"/>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5E38"/>
    <w:rsid w:val="00366380"/>
    <w:rsid w:val="003663F9"/>
    <w:rsid w:val="003678BC"/>
    <w:rsid w:val="00370846"/>
    <w:rsid w:val="003711A9"/>
    <w:rsid w:val="00372062"/>
    <w:rsid w:val="00372152"/>
    <w:rsid w:val="003737D6"/>
    <w:rsid w:val="00373AE1"/>
    <w:rsid w:val="00374358"/>
    <w:rsid w:val="00374FB7"/>
    <w:rsid w:val="003758F4"/>
    <w:rsid w:val="003765FB"/>
    <w:rsid w:val="00376D5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01F"/>
    <w:rsid w:val="0039433D"/>
    <w:rsid w:val="00394CC7"/>
    <w:rsid w:val="0039635A"/>
    <w:rsid w:val="003965E4"/>
    <w:rsid w:val="00396E1C"/>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273F"/>
    <w:rsid w:val="003C363D"/>
    <w:rsid w:val="003C3B1A"/>
    <w:rsid w:val="003C3DAA"/>
    <w:rsid w:val="003C6EF9"/>
    <w:rsid w:val="003C757D"/>
    <w:rsid w:val="003C7D3F"/>
    <w:rsid w:val="003D07AB"/>
    <w:rsid w:val="003D0D65"/>
    <w:rsid w:val="003D0DAD"/>
    <w:rsid w:val="003D1190"/>
    <w:rsid w:val="003D2502"/>
    <w:rsid w:val="003D3177"/>
    <w:rsid w:val="003D4209"/>
    <w:rsid w:val="003D4656"/>
    <w:rsid w:val="003D4731"/>
    <w:rsid w:val="003D520A"/>
    <w:rsid w:val="003D6269"/>
    <w:rsid w:val="003D6ABB"/>
    <w:rsid w:val="003D6ADC"/>
    <w:rsid w:val="003D6CE4"/>
    <w:rsid w:val="003E07B4"/>
    <w:rsid w:val="003E106D"/>
    <w:rsid w:val="003E30B1"/>
    <w:rsid w:val="003E4AFE"/>
    <w:rsid w:val="003E4C32"/>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3DB"/>
    <w:rsid w:val="00407DA2"/>
    <w:rsid w:val="00411441"/>
    <w:rsid w:val="00411FC0"/>
    <w:rsid w:val="00412DAA"/>
    <w:rsid w:val="00414006"/>
    <w:rsid w:val="00416092"/>
    <w:rsid w:val="004179AD"/>
    <w:rsid w:val="00417B7F"/>
    <w:rsid w:val="00417F44"/>
    <w:rsid w:val="00420011"/>
    <w:rsid w:val="00420CFA"/>
    <w:rsid w:val="00420EC3"/>
    <w:rsid w:val="004210A0"/>
    <w:rsid w:val="004232AC"/>
    <w:rsid w:val="00423505"/>
    <w:rsid w:val="00423962"/>
    <w:rsid w:val="00423B80"/>
    <w:rsid w:val="004246C3"/>
    <w:rsid w:val="004249D2"/>
    <w:rsid w:val="00426624"/>
    <w:rsid w:val="00426715"/>
    <w:rsid w:val="004271C3"/>
    <w:rsid w:val="004278F5"/>
    <w:rsid w:val="00430630"/>
    <w:rsid w:val="0043158C"/>
    <w:rsid w:val="00431ABD"/>
    <w:rsid w:val="00432095"/>
    <w:rsid w:val="00432933"/>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5B52"/>
    <w:rsid w:val="0044639B"/>
    <w:rsid w:val="00447CAB"/>
    <w:rsid w:val="004512C4"/>
    <w:rsid w:val="00452817"/>
    <w:rsid w:val="004528F4"/>
    <w:rsid w:val="00453724"/>
    <w:rsid w:val="004537C7"/>
    <w:rsid w:val="00453A38"/>
    <w:rsid w:val="0045450A"/>
    <w:rsid w:val="00454778"/>
    <w:rsid w:val="0045646F"/>
    <w:rsid w:val="004568B8"/>
    <w:rsid w:val="00461652"/>
    <w:rsid w:val="0046338D"/>
    <w:rsid w:val="00463A2B"/>
    <w:rsid w:val="0046481B"/>
    <w:rsid w:val="00464893"/>
    <w:rsid w:val="00465DA5"/>
    <w:rsid w:val="0046728E"/>
    <w:rsid w:val="004679C0"/>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179A"/>
    <w:rsid w:val="00492EDF"/>
    <w:rsid w:val="0049349A"/>
    <w:rsid w:val="00493531"/>
    <w:rsid w:val="004942E9"/>
    <w:rsid w:val="00494693"/>
    <w:rsid w:val="00494E09"/>
    <w:rsid w:val="00494FE4"/>
    <w:rsid w:val="00495511"/>
    <w:rsid w:val="00495F1A"/>
    <w:rsid w:val="0049637C"/>
    <w:rsid w:val="00496723"/>
    <w:rsid w:val="00497E1E"/>
    <w:rsid w:val="004A17C2"/>
    <w:rsid w:val="004A1997"/>
    <w:rsid w:val="004A1B8E"/>
    <w:rsid w:val="004A1F5C"/>
    <w:rsid w:val="004A323C"/>
    <w:rsid w:val="004A3479"/>
    <w:rsid w:val="004A37A7"/>
    <w:rsid w:val="004A38E3"/>
    <w:rsid w:val="004A3CEB"/>
    <w:rsid w:val="004A5192"/>
    <w:rsid w:val="004A51E7"/>
    <w:rsid w:val="004A623E"/>
    <w:rsid w:val="004A636F"/>
    <w:rsid w:val="004A6C94"/>
    <w:rsid w:val="004B0577"/>
    <w:rsid w:val="004B18E6"/>
    <w:rsid w:val="004B1952"/>
    <w:rsid w:val="004B3CBB"/>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6309"/>
    <w:rsid w:val="004C686A"/>
    <w:rsid w:val="004C7925"/>
    <w:rsid w:val="004C7F73"/>
    <w:rsid w:val="004D0005"/>
    <w:rsid w:val="004D086A"/>
    <w:rsid w:val="004D20FB"/>
    <w:rsid w:val="004D23BC"/>
    <w:rsid w:val="004D342B"/>
    <w:rsid w:val="004D36A2"/>
    <w:rsid w:val="004D4897"/>
    <w:rsid w:val="004D4AFB"/>
    <w:rsid w:val="004D4E73"/>
    <w:rsid w:val="004D5E47"/>
    <w:rsid w:val="004D601A"/>
    <w:rsid w:val="004D6538"/>
    <w:rsid w:val="004D6AF7"/>
    <w:rsid w:val="004D6E1E"/>
    <w:rsid w:val="004D7BA8"/>
    <w:rsid w:val="004E0429"/>
    <w:rsid w:val="004E04E2"/>
    <w:rsid w:val="004E070B"/>
    <w:rsid w:val="004E0ACB"/>
    <w:rsid w:val="004E0D33"/>
    <w:rsid w:val="004E1167"/>
    <w:rsid w:val="004E1800"/>
    <w:rsid w:val="004E27AE"/>
    <w:rsid w:val="004E2A16"/>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1C1"/>
    <w:rsid w:val="00537354"/>
    <w:rsid w:val="00537702"/>
    <w:rsid w:val="00537D6B"/>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156"/>
    <w:rsid w:val="00552687"/>
    <w:rsid w:val="00553028"/>
    <w:rsid w:val="0055409B"/>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2A5"/>
    <w:rsid w:val="00571956"/>
    <w:rsid w:val="00571ACC"/>
    <w:rsid w:val="0057450D"/>
    <w:rsid w:val="00574763"/>
    <w:rsid w:val="00574B14"/>
    <w:rsid w:val="0057749F"/>
    <w:rsid w:val="0058107C"/>
    <w:rsid w:val="00581458"/>
    <w:rsid w:val="00581BBE"/>
    <w:rsid w:val="00582AD7"/>
    <w:rsid w:val="00582E6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1376"/>
    <w:rsid w:val="005A333A"/>
    <w:rsid w:val="005A348B"/>
    <w:rsid w:val="005A34F0"/>
    <w:rsid w:val="005A44CB"/>
    <w:rsid w:val="005A4893"/>
    <w:rsid w:val="005A56CB"/>
    <w:rsid w:val="005A57E3"/>
    <w:rsid w:val="005A5E13"/>
    <w:rsid w:val="005A5F18"/>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4FC5"/>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5D5D"/>
    <w:rsid w:val="005E733D"/>
    <w:rsid w:val="005E7419"/>
    <w:rsid w:val="005E7E27"/>
    <w:rsid w:val="005F1CE0"/>
    <w:rsid w:val="005F2DC9"/>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697"/>
    <w:rsid w:val="006039B1"/>
    <w:rsid w:val="006108FD"/>
    <w:rsid w:val="006128E9"/>
    <w:rsid w:val="006145E0"/>
    <w:rsid w:val="0061464A"/>
    <w:rsid w:val="0061474D"/>
    <w:rsid w:val="00614947"/>
    <w:rsid w:val="00616F80"/>
    <w:rsid w:val="00617485"/>
    <w:rsid w:val="006174EF"/>
    <w:rsid w:val="00617655"/>
    <w:rsid w:val="00617AE1"/>
    <w:rsid w:val="00622CF3"/>
    <w:rsid w:val="006236CC"/>
    <w:rsid w:val="00624BBD"/>
    <w:rsid w:val="00625164"/>
    <w:rsid w:val="006263C2"/>
    <w:rsid w:val="00626974"/>
    <w:rsid w:val="00627006"/>
    <w:rsid w:val="00630182"/>
    <w:rsid w:val="006303CE"/>
    <w:rsid w:val="00630A24"/>
    <w:rsid w:val="0063128B"/>
    <w:rsid w:val="00631819"/>
    <w:rsid w:val="00631963"/>
    <w:rsid w:val="00632FAC"/>
    <w:rsid w:val="00633619"/>
    <w:rsid w:val="006337FE"/>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590E"/>
    <w:rsid w:val="0065732B"/>
    <w:rsid w:val="006575CE"/>
    <w:rsid w:val="00660688"/>
    <w:rsid w:val="006606A0"/>
    <w:rsid w:val="00660E8D"/>
    <w:rsid w:val="00662600"/>
    <w:rsid w:val="0066285A"/>
    <w:rsid w:val="00662A48"/>
    <w:rsid w:val="006643E5"/>
    <w:rsid w:val="006651CF"/>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4D69"/>
    <w:rsid w:val="00686582"/>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5522"/>
    <w:rsid w:val="006B605B"/>
    <w:rsid w:val="006B71B8"/>
    <w:rsid w:val="006C07E3"/>
    <w:rsid w:val="006C0C59"/>
    <w:rsid w:val="006C0CBB"/>
    <w:rsid w:val="006C0F49"/>
    <w:rsid w:val="006C1793"/>
    <w:rsid w:val="006C1B94"/>
    <w:rsid w:val="006C7684"/>
    <w:rsid w:val="006C781B"/>
    <w:rsid w:val="006D16F9"/>
    <w:rsid w:val="006D27E4"/>
    <w:rsid w:val="006D2E5E"/>
    <w:rsid w:val="006D2FE5"/>
    <w:rsid w:val="006D46AA"/>
    <w:rsid w:val="006D5FC1"/>
    <w:rsid w:val="006D6137"/>
    <w:rsid w:val="006D61CA"/>
    <w:rsid w:val="006D6577"/>
    <w:rsid w:val="006D65F6"/>
    <w:rsid w:val="006D69AF"/>
    <w:rsid w:val="006D6CF8"/>
    <w:rsid w:val="006D7387"/>
    <w:rsid w:val="006E04C1"/>
    <w:rsid w:val="006E2175"/>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5DF"/>
    <w:rsid w:val="006F6701"/>
    <w:rsid w:val="006F6972"/>
    <w:rsid w:val="006F7233"/>
    <w:rsid w:val="0070002E"/>
    <w:rsid w:val="00701049"/>
    <w:rsid w:val="007010B8"/>
    <w:rsid w:val="00703663"/>
    <w:rsid w:val="007039A0"/>
    <w:rsid w:val="00703BD8"/>
    <w:rsid w:val="00703BF0"/>
    <w:rsid w:val="0070431E"/>
    <w:rsid w:val="0070445E"/>
    <w:rsid w:val="007047B8"/>
    <w:rsid w:val="007048F2"/>
    <w:rsid w:val="00704A33"/>
    <w:rsid w:val="00704CAA"/>
    <w:rsid w:val="00706450"/>
    <w:rsid w:val="0070722E"/>
    <w:rsid w:val="00707AA9"/>
    <w:rsid w:val="00710C7C"/>
    <w:rsid w:val="007116DC"/>
    <w:rsid w:val="0071249B"/>
    <w:rsid w:val="0071365A"/>
    <w:rsid w:val="007141CE"/>
    <w:rsid w:val="00714A98"/>
    <w:rsid w:val="00714EC1"/>
    <w:rsid w:val="00714F88"/>
    <w:rsid w:val="00717690"/>
    <w:rsid w:val="00720645"/>
    <w:rsid w:val="00720984"/>
    <w:rsid w:val="00721035"/>
    <w:rsid w:val="00721305"/>
    <w:rsid w:val="00721BE5"/>
    <w:rsid w:val="00722B95"/>
    <w:rsid w:val="007241F3"/>
    <w:rsid w:val="007246F6"/>
    <w:rsid w:val="007272D5"/>
    <w:rsid w:val="007279E5"/>
    <w:rsid w:val="00727B3C"/>
    <w:rsid w:val="00730C77"/>
    <w:rsid w:val="00731432"/>
    <w:rsid w:val="007315A8"/>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4BE6"/>
    <w:rsid w:val="00767D1E"/>
    <w:rsid w:val="00770265"/>
    <w:rsid w:val="007707AB"/>
    <w:rsid w:val="0077116C"/>
    <w:rsid w:val="00771794"/>
    <w:rsid w:val="007725BE"/>
    <w:rsid w:val="00773777"/>
    <w:rsid w:val="007747BE"/>
    <w:rsid w:val="007757C9"/>
    <w:rsid w:val="00777816"/>
    <w:rsid w:val="0078031B"/>
    <w:rsid w:val="0078100C"/>
    <w:rsid w:val="00781076"/>
    <w:rsid w:val="007827C1"/>
    <w:rsid w:val="007838C2"/>
    <w:rsid w:val="00783F3E"/>
    <w:rsid w:val="00784373"/>
    <w:rsid w:val="0078548F"/>
    <w:rsid w:val="00785FC6"/>
    <w:rsid w:val="00786515"/>
    <w:rsid w:val="00787148"/>
    <w:rsid w:val="00790C3A"/>
    <w:rsid w:val="00790D8D"/>
    <w:rsid w:val="00791469"/>
    <w:rsid w:val="00791592"/>
    <w:rsid w:val="007919A8"/>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506"/>
    <w:rsid w:val="007C28F0"/>
    <w:rsid w:val="007C36D6"/>
    <w:rsid w:val="007C3F83"/>
    <w:rsid w:val="007C4181"/>
    <w:rsid w:val="007C43C4"/>
    <w:rsid w:val="007C5FC1"/>
    <w:rsid w:val="007C6673"/>
    <w:rsid w:val="007C75B3"/>
    <w:rsid w:val="007D05C6"/>
    <w:rsid w:val="007D07C7"/>
    <w:rsid w:val="007D1AEA"/>
    <w:rsid w:val="007D1FEC"/>
    <w:rsid w:val="007D22E4"/>
    <w:rsid w:val="007D2663"/>
    <w:rsid w:val="007D2678"/>
    <w:rsid w:val="007D3043"/>
    <w:rsid w:val="007D37D6"/>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08DC"/>
    <w:rsid w:val="0080104F"/>
    <w:rsid w:val="008016CF"/>
    <w:rsid w:val="00801F11"/>
    <w:rsid w:val="0080248C"/>
    <w:rsid w:val="0080282E"/>
    <w:rsid w:val="00802CCC"/>
    <w:rsid w:val="008031AD"/>
    <w:rsid w:val="00803E3E"/>
    <w:rsid w:val="008047A6"/>
    <w:rsid w:val="00806AA6"/>
    <w:rsid w:val="00806BA0"/>
    <w:rsid w:val="00807492"/>
    <w:rsid w:val="00810F04"/>
    <w:rsid w:val="00810FF2"/>
    <w:rsid w:val="00811432"/>
    <w:rsid w:val="00811539"/>
    <w:rsid w:val="00811C7D"/>
    <w:rsid w:val="00812614"/>
    <w:rsid w:val="008148B0"/>
    <w:rsid w:val="008149F0"/>
    <w:rsid w:val="00814FC4"/>
    <w:rsid w:val="008160D6"/>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0C61"/>
    <w:rsid w:val="008424B3"/>
    <w:rsid w:val="00843320"/>
    <w:rsid w:val="0084452E"/>
    <w:rsid w:val="008452C0"/>
    <w:rsid w:val="008454DD"/>
    <w:rsid w:val="008467EC"/>
    <w:rsid w:val="00850941"/>
    <w:rsid w:val="00850BB5"/>
    <w:rsid w:val="0085168E"/>
    <w:rsid w:val="00852DD0"/>
    <w:rsid w:val="00853000"/>
    <w:rsid w:val="008530DE"/>
    <w:rsid w:val="00853463"/>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7DC"/>
    <w:rsid w:val="00867E5F"/>
    <w:rsid w:val="0087032A"/>
    <w:rsid w:val="008712A7"/>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5E1E"/>
    <w:rsid w:val="0088691A"/>
    <w:rsid w:val="00887722"/>
    <w:rsid w:val="0088779A"/>
    <w:rsid w:val="0089025C"/>
    <w:rsid w:val="00890702"/>
    <w:rsid w:val="0089242B"/>
    <w:rsid w:val="00892FCE"/>
    <w:rsid w:val="008931E3"/>
    <w:rsid w:val="00894260"/>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0324"/>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C608D"/>
    <w:rsid w:val="008C6F4C"/>
    <w:rsid w:val="008C7A49"/>
    <w:rsid w:val="008D031F"/>
    <w:rsid w:val="008D1571"/>
    <w:rsid w:val="008D16B1"/>
    <w:rsid w:val="008D24A6"/>
    <w:rsid w:val="008D3204"/>
    <w:rsid w:val="008D3680"/>
    <w:rsid w:val="008D3689"/>
    <w:rsid w:val="008D36EC"/>
    <w:rsid w:val="008D5436"/>
    <w:rsid w:val="008D5CF4"/>
    <w:rsid w:val="008D5F3D"/>
    <w:rsid w:val="008D67CA"/>
    <w:rsid w:val="008D6B7B"/>
    <w:rsid w:val="008D6D28"/>
    <w:rsid w:val="008D6DBB"/>
    <w:rsid w:val="008D7C77"/>
    <w:rsid w:val="008E0C10"/>
    <w:rsid w:val="008E140F"/>
    <w:rsid w:val="008E14B2"/>
    <w:rsid w:val="008E2712"/>
    <w:rsid w:val="008E3BAC"/>
    <w:rsid w:val="008E406C"/>
    <w:rsid w:val="008E4B27"/>
    <w:rsid w:val="008E5860"/>
    <w:rsid w:val="008E59B4"/>
    <w:rsid w:val="008E5C22"/>
    <w:rsid w:val="008E6186"/>
    <w:rsid w:val="008E73C8"/>
    <w:rsid w:val="008E7A71"/>
    <w:rsid w:val="008F07D0"/>
    <w:rsid w:val="008F0F50"/>
    <w:rsid w:val="008F2923"/>
    <w:rsid w:val="008F48F6"/>
    <w:rsid w:val="008F6302"/>
    <w:rsid w:val="008F6435"/>
    <w:rsid w:val="008F714E"/>
    <w:rsid w:val="009005CB"/>
    <w:rsid w:val="00900F68"/>
    <w:rsid w:val="00902554"/>
    <w:rsid w:val="0090348C"/>
    <w:rsid w:val="009038B2"/>
    <w:rsid w:val="00904213"/>
    <w:rsid w:val="009043B3"/>
    <w:rsid w:val="009045FC"/>
    <w:rsid w:val="00904A47"/>
    <w:rsid w:val="00904FDE"/>
    <w:rsid w:val="0090529D"/>
    <w:rsid w:val="00906079"/>
    <w:rsid w:val="009061A3"/>
    <w:rsid w:val="00906C25"/>
    <w:rsid w:val="00906FD2"/>
    <w:rsid w:val="0090738E"/>
    <w:rsid w:val="0090747C"/>
    <w:rsid w:val="00912170"/>
    <w:rsid w:val="0091298D"/>
    <w:rsid w:val="00914BF2"/>
    <w:rsid w:val="00914E21"/>
    <w:rsid w:val="00914F1B"/>
    <w:rsid w:val="00915F9F"/>
    <w:rsid w:val="00915FD3"/>
    <w:rsid w:val="00916CE7"/>
    <w:rsid w:val="009170BF"/>
    <w:rsid w:val="0091792C"/>
    <w:rsid w:val="00920A8C"/>
    <w:rsid w:val="009216DA"/>
    <w:rsid w:val="00921EBA"/>
    <w:rsid w:val="009229D6"/>
    <w:rsid w:val="00922B79"/>
    <w:rsid w:val="00924109"/>
    <w:rsid w:val="00924C51"/>
    <w:rsid w:val="00924D0C"/>
    <w:rsid w:val="00924E6C"/>
    <w:rsid w:val="00925626"/>
    <w:rsid w:val="0092592B"/>
    <w:rsid w:val="00926472"/>
    <w:rsid w:val="00926985"/>
    <w:rsid w:val="00926B87"/>
    <w:rsid w:val="00931563"/>
    <w:rsid w:val="00934B8D"/>
    <w:rsid w:val="009350ED"/>
    <w:rsid w:val="00935C72"/>
    <w:rsid w:val="00935D4B"/>
    <w:rsid w:val="00935F13"/>
    <w:rsid w:val="00936BAA"/>
    <w:rsid w:val="009370A9"/>
    <w:rsid w:val="009403E6"/>
    <w:rsid w:val="00940761"/>
    <w:rsid w:val="009407CD"/>
    <w:rsid w:val="009424FE"/>
    <w:rsid w:val="00943F6D"/>
    <w:rsid w:val="009442B3"/>
    <w:rsid w:val="009448D2"/>
    <w:rsid w:val="009448DA"/>
    <w:rsid w:val="00945E5C"/>
    <w:rsid w:val="00946CAD"/>
    <w:rsid w:val="0094717B"/>
    <w:rsid w:val="00947656"/>
    <w:rsid w:val="00950468"/>
    <w:rsid w:val="009506A5"/>
    <w:rsid w:val="00950837"/>
    <w:rsid w:val="00951605"/>
    <w:rsid w:val="00951A36"/>
    <w:rsid w:val="00952359"/>
    <w:rsid w:val="00953CB8"/>
    <w:rsid w:val="00953E32"/>
    <w:rsid w:val="0095458C"/>
    <w:rsid w:val="00955075"/>
    <w:rsid w:val="00956C08"/>
    <w:rsid w:val="009576CF"/>
    <w:rsid w:val="009576EE"/>
    <w:rsid w:val="0096008D"/>
    <w:rsid w:val="00960235"/>
    <w:rsid w:val="009609D3"/>
    <w:rsid w:val="00961B17"/>
    <w:rsid w:val="00962B09"/>
    <w:rsid w:val="00964F23"/>
    <w:rsid w:val="009654EE"/>
    <w:rsid w:val="00965805"/>
    <w:rsid w:val="00967153"/>
    <w:rsid w:val="00971481"/>
    <w:rsid w:val="009717D4"/>
    <w:rsid w:val="00972D41"/>
    <w:rsid w:val="00973AE1"/>
    <w:rsid w:val="0097428E"/>
    <w:rsid w:val="009745F6"/>
    <w:rsid w:val="009800DB"/>
    <w:rsid w:val="00980D21"/>
    <w:rsid w:val="00980D99"/>
    <w:rsid w:val="00982F99"/>
    <w:rsid w:val="00984235"/>
    <w:rsid w:val="009844E7"/>
    <w:rsid w:val="00984A78"/>
    <w:rsid w:val="00984BF3"/>
    <w:rsid w:val="00984EE6"/>
    <w:rsid w:val="00985EC5"/>
    <w:rsid w:val="00987C57"/>
    <w:rsid w:val="009905A1"/>
    <w:rsid w:val="009905E2"/>
    <w:rsid w:val="00991BD2"/>
    <w:rsid w:val="0099246B"/>
    <w:rsid w:val="00993EBA"/>
    <w:rsid w:val="00994707"/>
    <w:rsid w:val="00996B65"/>
    <w:rsid w:val="009970EB"/>
    <w:rsid w:val="009A11DD"/>
    <w:rsid w:val="009A25DD"/>
    <w:rsid w:val="009A2AEC"/>
    <w:rsid w:val="009A461A"/>
    <w:rsid w:val="009A4C25"/>
    <w:rsid w:val="009A603E"/>
    <w:rsid w:val="009A65C4"/>
    <w:rsid w:val="009A75FD"/>
    <w:rsid w:val="009B2259"/>
    <w:rsid w:val="009B2638"/>
    <w:rsid w:val="009B2A54"/>
    <w:rsid w:val="009B3D2D"/>
    <w:rsid w:val="009B5A7F"/>
    <w:rsid w:val="009C13E9"/>
    <w:rsid w:val="009C1989"/>
    <w:rsid w:val="009C1AC4"/>
    <w:rsid w:val="009C1C97"/>
    <w:rsid w:val="009C2EC7"/>
    <w:rsid w:val="009C47FE"/>
    <w:rsid w:val="009C4DF5"/>
    <w:rsid w:val="009C594D"/>
    <w:rsid w:val="009C7202"/>
    <w:rsid w:val="009D062A"/>
    <w:rsid w:val="009D0B24"/>
    <w:rsid w:val="009D1207"/>
    <w:rsid w:val="009D3C8B"/>
    <w:rsid w:val="009D45BB"/>
    <w:rsid w:val="009D481A"/>
    <w:rsid w:val="009D58BD"/>
    <w:rsid w:val="009D6F61"/>
    <w:rsid w:val="009E143A"/>
    <w:rsid w:val="009E261C"/>
    <w:rsid w:val="009E31CF"/>
    <w:rsid w:val="009E3E9E"/>
    <w:rsid w:val="009E429D"/>
    <w:rsid w:val="009E50D6"/>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499D"/>
    <w:rsid w:val="00A17120"/>
    <w:rsid w:val="00A17656"/>
    <w:rsid w:val="00A20ACC"/>
    <w:rsid w:val="00A21818"/>
    <w:rsid w:val="00A22869"/>
    <w:rsid w:val="00A22F02"/>
    <w:rsid w:val="00A23F04"/>
    <w:rsid w:val="00A2562D"/>
    <w:rsid w:val="00A258C6"/>
    <w:rsid w:val="00A25E58"/>
    <w:rsid w:val="00A268DE"/>
    <w:rsid w:val="00A26D78"/>
    <w:rsid w:val="00A26F67"/>
    <w:rsid w:val="00A275F4"/>
    <w:rsid w:val="00A300B0"/>
    <w:rsid w:val="00A30ECA"/>
    <w:rsid w:val="00A31CA5"/>
    <w:rsid w:val="00A31D9C"/>
    <w:rsid w:val="00A3278B"/>
    <w:rsid w:val="00A33B60"/>
    <w:rsid w:val="00A35815"/>
    <w:rsid w:val="00A36961"/>
    <w:rsid w:val="00A37A1B"/>
    <w:rsid w:val="00A37BB6"/>
    <w:rsid w:val="00A37EDC"/>
    <w:rsid w:val="00A45670"/>
    <w:rsid w:val="00A458C3"/>
    <w:rsid w:val="00A460AD"/>
    <w:rsid w:val="00A47286"/>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4722"/>
    <w:rsid w:val="00A74A3C"/>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48E"/>
    <w:rsid w:val="00A935C3"/>
    <w:rsid w:val="00A93CE8"/>
    <w:rsid w:val="00A93DD0"/>
    <w:rsid w:val="00A942F5"/>
    <w:rsid w:val="00A95330"/>
    <w:rsid w:val="00A95C12"/>
    <w:rsid w:val="00A96087"/>
    <w:rsid w:val="00A96394"/>
    <w:rsid w:val="00A96CF8"/>
    <w:rsid w:val="00A97438"/>
    <w:rsid w:val="00A978DB"/>
    <w:rsid w:val="00AA0119"/>
    <w:rsid w:val="00AA030B"/>
    <w:rsid w:val="00AA0D73"/>
    <w:rsid w:val="00AA1004"/>
    <w:rsid w:val="00AA267C"/>
    <w:rsid w:val="00AA4D95"/>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9EF"/>
    <w:rsid w:val="00AB7D27"/>
    <w:rsid w:val="00AC01E8"/>
    <w:rsid w:val="00AC03E3"/>
    <w:rsid w:val="00AC129F"/>
    <w:rsid w:val="00AC19C5"/>
    <w:rsid w:val="00AC2F2D"/>
    <w:rsid w:val="00AC3180"/>
    <w:rsid w:val="00AC3253"/>
    <w:rsid w:val="00AC3281"/>
    <w:rsid w:val="00AC3B4B"/>
    <w:rsid w:val="00AC3FA8"/>
    <w:rsid w:val="00AC55D9"/>
    <w:rsid w:val="00AD1AC9"/>
    <w:rsid w:val="00AD33E4"/>
    <w:rsid w:val="00AD3852"/>
    <w:rsid w:val="00AD40FB"/>
    <w:rsid w:val="00AD52C7"/>
    <w:rsid w:val="00AD5835"/>
    <w:rsid w:val="00AD65EF"/>
    <w:rsid w:val="00AD6F95"/>
    <w:rsid w:val="00AE1E09"/>
    <w:rsid w:val="00AE1E0F"/>
    <w:rsid w:val="00AE1E8D"/>
    <w:rsid w:val="00AE250E"/>
    <w:rsid w:val="00AE3BA1"/>
    <w:rsid w:val="00AE5580"/>
    <w:rsid w:val="00AE5C5A"/>
    <w:rsid w:val="00AE6D2A"/>
    <w:rsid w:val="00AF055B"/>
    <w:rsid w:val="00AF1044"/>
    <w:rsid w:val="00AF2A00"/>
    <w:rsid w:val="00AF2ED3"/>
    <w:rsid w:val="00AF4B5C"/>
    <w:rsid w:val="00AF4F6E"/>
    <w:rsid w:val="00AF56AD"/>
    <w:rsid w:val="00AF5DAD"/>
    <w:rsid w:val="00AF6B9E"/>
    <w:rsid w:val="00AF6D10"/>
    <w:rsid w:val="00AF6F9B"/>
    <w:rsid w:val="00AF711D"/>
    <w:rsid w:val="00AF78B0"/>
    <w:rsid w:val="00AF7B91"/>
    <w:rsid w:val="00B01D40"/>
    <w:rsid w:val="00B021F8"/>
    <w:rsid w:val="00B02DD7"/>
    <w:rsid w:val="00B034C1"/>
    <w:rsid w:val="00B04094"/>
    <w:rsid w:val="00B045F9"/>
    <w:rsid w:val="00B04642"/>
    <w:rsid w:val="00B04C22"/>
    <w:rsid w:val="00B05D74"/>
    <w:rsid w:val="00B05FA7"/>
    <w:rsid w:val="00B102EF"/>
    <w:rsid w:val="00B110E9"/>
    <w:rsid w:val="00B12824"/>
    <w:rsid w:val="00B12E2D"/>
    <w:rsid w:val="00B12F04"/>
    <w:rsid w:val="00B139A8"/>
    <w:rsid w:val="00B1406C"/>
    <w:rsid w:val="00B14853"/>
    <w:rsid w:val="00B14DB7"/>
    <w:rsid w:val="00B15BD5"/>
    <w:rsid w:val="00B21270"/>
    <w:rsid w:val="00B219D6"/>
    <w:rsid w:val="00B22C0D"/>
    <w:rsid w:val="00B23506"/>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284"/>
    <w:rsid w:val="00B46E6E"/>
    <w:rsid w:val="00B4736D"/>
    <w:rsid w:val="00B4739C"/>
    <w:rsid w:val="00B47C81"/>
    <w:rsid w:val="00B50C35"/>
    <w:rsid w:val="00B50F2A"/>
    <w:rsid w:val="00B513C1"/>
    <w:rsid w:val="00B514AF"/>
    <w:rsid w:val="00B52763"/>
    <w:rsid w:val="00B52D77"/>
    <w:rsid w:val="00B52F78"/>
    <w:rsid w:val="00B5373A"/>
    <w:rsid w:val="00B53E05"/>
    <w:rsid w:val="00B54D8D"/>
    <w:rsid w:val="00B54DE8"/>
    <w:rsid w:val="00B5582D"/>
    <w:rsid w:val="00B5676D"/>
    <w:rsid w:val="00B56E83"/>
    <w:rsid w:val="00B57319"/>
    <w:rsid w:val="00B57847"/>
    <w:rsid w:val="00B60716"/>
    <w:rsid w:val="00B609A7"/>
    <w:rsid w:val="00B60A95"/>
    <w:rsid w:val="00B60AB0"/>
    <w:rsid w:val="00B61064"/>
    <w:rsid w:val="00B62960"/>
    <w:rsid w:val="00B6371D"/>
    <w:rsid w:val="00B637D8"/>
    <w:rsid w:val="00B65D4D"/>
    <w:rsid w:val="00B67BD4"/>
    <w:rsid w:val="00B67D5C"/>
    <w:rsid w:val="00B701CF"/>
    <w:rsid w:val="00B706B3"/>
    <w:rsid w:val="00B70CC4"/>
    <w:rsid w:val="00B70E96"/>
    <w:rsid w:val="00B71205"/>
    <w:rsid w:val="00B72A74"/>
    <w:rsid w:val="00B73AC4"/>
    <w:rsid w:val="00B73F37"/>
    <w:rsid w:val="00B74D74"/>
    <w:rsid w:val="00B75FE8"/>
    <w:rsid w:val="00B76226"/>
    <w:rsid w:val="00B765E5"/>
    <w:rsid w:val="00B769A1"/>
    <w:rsid w:val="00B817C0"/>
    <w:rsid w:val="00B82753"/>
    <w:rsid w:val="00B83964"/>
    <w:rsid w:val="00B83B7C"/>
    <w:rsid w:val="00B84AC6"/>
    <w:rsid w:val="00B84B62"/>
    <w:rsid w:val="00B86BDB"/>
    <w:rsid w:val="00B8739D"/>
    <w:rsid w:val="00B91869"/>
    <w:rsid w:val="00B91DCB"/>
    <w:rsid w:val="00B91DD6"/>
    <w:rsid w:val="00B920BC"/>
    <w:rsid w:val="00B92165"/>
    <w:rsid w:val="00B92A64"/>
    <w:rsid w:val="00B9433A"/>
    <w:rsid w:val="00B95914"/>
    <w:rsid w:val="00B9702C"/>
    <w:rsid w:val="00BA23BD"/>
    <w:rsid w:val="00BA3F86"/>
    <w:rsid w:val="00BA43BA"/>
    <w:rsid w:val="00BA48D1"/>
    <w:rsid w:val="00BA4F06"/>
    <w:rsid w:val="00BA5CEF"/>
    <w:rsid w:val="00BB0039"/>
    <w:rsid w:val="00BB3B58"/>
    <w:rsid w:val="00BB50F9"/>
    <w:rsid w:val="00BB5D46"/>
    <w:rsid w:val="00BB65AA"/>
    <w:rsid w:val="00BB7C50"/>
    <w:rsid w:val="00BC01FE"/>
    <w:rsid w:val="00BC0AF3"/>
    <w:rsid w:val="00BC0B75"/>
    <w:rsid w:val="00BC0BB7"/>
    <w:rsid w:val="00BC160E"/>
    <w:rsid w:val="00BC2527"/>
    <w:rsid w:val="00BC3E53"/>
    <w:rsid w:val="00BC5328"/>
    <w:rsid w:val="00BC6081"/>
    <w:rsid w:val="00BC62EC"/>
    <w:rsid w:val="00BC7374"/>
    <w:rsid w:val="00BC7D0A"/>
    <w:rsid w:val="00BD0A9A"/>
    <w:rsid w:val="00BD138C"/>
    <w:rsid w:val="00BD15D3"/>
    <w:rsid w:val="00BD1732"/>
    <w:rsid w:val="00BD2048"/>
    <w:rsid w:val="00BD21C4"/>
    <w:rsid w:val="00BD252D"/>
    <w:rsid w:val="00BD2B3F"/>
    <w:rsid w:val="00BD2BE0"/>
    <w:rsid w:val="00BD31CA"/>
    <w:rsid w:val="00BD41BC"/>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3DB"/>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03B"/>
    <w:rsid w:val="00C217A9"/>
    <w:rsid w:val="00C21A20"/>
    <w:rsid w:val="00C222BF"/>
    <w:rsid w:val="00C223F0"/>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072E"/>
    <w:rsid w:val="00C538E1"/>
    <w:rsid w:val="00C53A5C"/>
    <w:rsid w:val="00C544D6"/>
    <w:rsid w:val="00C55DED"/>
    <w:rsid w:val="00C56BFD"/>
    <w:rsid w:val="00C57482"/>
    <w:rsid w:val="00C614C7"/>
    <w:rsid w:val="00C61C1A"/>
    <w:rsid w:val="00C62DDA"/>
    <w:rsid w:val="00C654F7"/>
    <w:rsid w:val="00C66B19"/>
    <w:rsid w:val="00C7094F"/>
    <w:rsid w:val="00C726EC"/>
    <w:rsid w:val="00C7294F"/>
    <w:rsid w:val="00C742EC"/>
    <w:rsid w:val="00C74BAE"/>
    <w:rsid w:val="00C750BA"/>
    <w:rsid w:val="00C8032B"/>
    <w:rsid w:val="00C81797"/>
    <w:rsid w:val="00C8291D"/>
    <w:rsid w:val="00C83324"/>
    <w:rsid w:val="00C83ECE"/>
    <w:rsid w:val="00C8447A"/>
    <w:rsid w:val="00C8505F"/>
    <w:rsid w:val="00C853E6"/>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8F2"/>
    <w:rsid w:val="00CB2D55"/>
    <w:rsid w:val="00CB37C0"/>
    <w:rsid w:val="00CB3E69"/>
    <w:rsid w:val="00CB63B1"/>
    <w:rsid w:val="00CB65D3"/>
    <w:rsid w:val="00CB6832"/>
    <w:rsid w:val="00CB700D"/>
    <w:rsid w:val="00CB797F"/>
    <w:rsid w:val="00CC066E"/>
    <w:rsid w:val="00CC09DA"/>
    <w:rsid w:val="00CC0A2E"/>
    <w:rsid w:val="00CC1CA8"/>
    <w:rsid w:val="00CC373E"/>
    <w:rsid w:val="00CC39D4"/>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46A"/>
    <w:rsid w:val="00D00AE0"/>
    <w:rsid w:val="00D01133"/>
    <w:rsid w:val="00D016DC"/>
    <w:rsid w:val="00D019CA"/>
    <w:rsid w:val="00D019E6"/>
    <w:rsid w:val="00D01BB0"/>
    <w:rsid w:val="00D022EE"/>
    <w:rsid w:val="00D03414"/>
    <w:rsid w:val="00D044A7"/>
    <w:rsid w:val="00D04AAA"/>
    <w:rsid w:val="00D050AA"/>
    <w:rsid w:val="00D06333"/>
    <w:rsid w:val="00D06AFD"/>
    <w:rsid w:val="00D10060"/>
    <w:rsid w:val="00D13236"/>
    <w:rsid w:val="00D15008"/>
    <w:rsid w:val="00D1573A"/>
    <w:rsid w:val="00D15C3F"/>
    <w:rsid w:val="00D1689A"/>
    <w:rsid w:val="00D16E1F"/>
    <w:rsid w:val="00D175BB"/>
    <w:rsid w:val="00D17FB1"/>
    <w:rsid w:val="00D20A28"/>
    <w:rsid w:val="00D215E2"/>
    <w:rsid w:val="00D2194E"/>
    <w:rsid w:val="00D226AB"/>
    <w:rsid w:val="00D22853"/>
    <w:rsid w:val="00D228F6"/>
    <w:rsid w:val="00D23F8F"/>
    <w:rsid w:val="00D2448A"/>
    <w:rsid w:val="00D24FE1"/>
    <w:rsid w:val="00D2739E"/>
    <w:rsid w:val="00D27B1F"/>
    <w:rsid w:val="00D27C4B"/>
    <w:rsid w:val="00D27F59"/>
    <w:rsid w:val="00D305E3"/>
    <w:rsid w:val="00D30804"/>
    <w:rsid w:val="00D30D2D"/>
    <w:rsid w:val="00D30FFF"/>
    <w:rsid w:val="00D31016"/>
    <w:rsid w:val="00D31F38"/>
    <w:rsid w:val="00D325F5"/>
    <w:rsid w:val="00D332D7"/>
    <w:rsid w:val="00D3361E"/>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6EC1"/>
    <w:rsid w:val="00D47452"/>
    <w:rsid w:val="00D47957"/>
    <w:rsid w:val="00D513BF"/>
    <w:rsid w:val="00D51613"/>
    <w:rsid w:val="00D52034"/>
    <w:rsid w:val="00D52F54"/>
    <w:rsid w:val="00D54A29"/>
    <w:rsid w:val="00D5510E"/>
    <w:rsid w:val="00D552F6"/>
    <w:rsid w:val="00D60575"/>
    <w:rsid w:val="00D60C63"/>
    <w:rsid w:val="00D61071"/>
    <w:rsid w:val="00D62D3B"/>
    <w:rsid w:val="00D62D89"/>
    <w:rsid w:val="00D6341A"/>
    <w:rsid w:val="00D64891"/>
    <w:rsid w:val="00D65F5D"/>
    <w:rsid w:val="00D65FD4"/>
    <w:rsid w:val="00D663BD"/>
    <w:rsid w:val="00D70EFF"/>
    <w:rsid w:val="00D71939"/>
    <w:rsid w:val="00D7225D"/>
    <w:rsid w:val="00D72DC0"/>
    <w:rsid w:val="00D72FDC"/>
    <w:rsid w:val="00D74588"/>
    <w:rsid w:val="00D74BC5"/>
    <w:rsid w:val="00D74F7B"/>
    <w:rsid w:val="00D80125"/>
    <w:rsid w:val="00D80246"/>
    <w:rsid w:val="00D807EF"/>
    <w:rsid w:val="00D84210"/>
    <w:rsid w:val="00D85D42"/>
    <w:rsid w:val="00D8688B"/>
    <w:rsid w:val="00D90AA0"/>
    <w:rsid w:val="00D90FE0"/>
    <w:rsid w:val="00D9137E"/>
    <w:rsid w:val="00D93633"/>
    <w:rsid w:val="00D93653"/>
    <w:rsid w:val="00D94A4F"/>
    <w:rsid w:val="00D94D36"/>
    <w:rsid w:val="00D9575C"/>
    <w:rsid w:val="00D95D54"/>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A80"/>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1748"/>
    <w:rsid w:val="00DD3169"/>
    <w:rsid w:val="00DD31B9"/>
    <w:rsid w:val="00DD3799"/>
    <w:rsid w:val="00DD4438"/>
    <w:rsid w:val="00DD4C22"/>
    <w:rsid w:val="00DD5136"/>
    <w:rsid w:val="00DD5994"/>
    <w:rsid w:val="00DD62FE"/>
    <w:rsid w:val="00DD682C"/>
    <w:rsid w:val="00DD6B29"/>
    <w:rsid w:val="00DE00C0"/>
    <w:rsid w:val="00DE04F0"/>
    <w:rsid w:val="00DE055F"/>
    <w:rsid w:val="00DE1426"/>
    <w:rsid w:val="00DE2F02"/>
    <w:rsid w:val="00DE3296"/>
    <w:rsid w:val="00DE3F89"/>
    <w:rsid w:val="00DE4425"/>
    <w:rsid w:val="00DE5037"/>
    <w:rsid w:val="00DE5308"/>
    <w:rsid w:val="00DE549C"/>
    <w:rsid w:val="00DF095B"/>
    <w:rsid w:val="00DF0E61"/>
    <w:rsid w:val="00DF3879"/>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C24"/>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3E17"/>
    <w:rsid w:val="00E4457A"/>
    <w:rsid w:val="00E4461C"/>
    <w:rsid w:val="00E46516"/>
    <w:rsid w:val="00E46608"/>
    <w:rsid w:val="00E4687D"/>
    <w:rsid w:val="00E46C01"/>
    <w:rsid w:val="00E47504"/>
    <w:rsid w:val="00E47DEE"/>
    <w:rsid w:val="00E50261"/>
    <w:rsid w:val="00E51A97"/>
    <w:rsid w:val="00E52848"/>
    <w:rsid w:val="00E532CC"/>
    <w:rsid w:val="00E532DA"/>
    <w:rsid w:val="00E53F67"/>
    <w:rsid w:val="00E54229"/>
    <w:rsid w:val="00E54261"/>
    <w:rsid w:val="00E54614"/>
    <w:rsid w:val="00E570CB"/>
    <w:rsid w:val="00E6009C"/>
    <w:rsid w:val="00E60591"/>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1CD5"/>
    <w:rsid w:val="00E8288B"/>
    <w:rsid w:val="00E83105"/>
    <w:rsid w:val="00E836C9"/>
    <w:rsid w:val="00E869A6"/>
    <w:rsid w:val="00E8746A"/>
    <w:rsid w:val="00E87C17"/>
    <w:rsid w:val="00E87FBF"/>
    <w:rsid w:val="00E91BAB"/>
    <w:rsid w:val="00E91E78"/>
    <w:rsid w:val="00E9209F"/>
    <w:rsid w:val="00E9311A"/>
    <w:rsid w:val="00E93155"/>
    <w:rsid w:val="00E94460"/>
    <w:rsid w:val="00E97A49"/>
    <w:rsid w:val="00EA0E43"/>
    <w:rsid w:val="00EA3BFB"/>
    <w:rsid w:val="00EA4CF1"/>
    <w:rsid w:val="00EA558A"/>
    <w:rsid w:val="00EA5667"/>
    <w:rsid w:val="00EA7F2F"/>
    <w:rsid w:val="00EB1196"/>
    <w:rsid w:val="00EB1B31"/>
    <w:rsid w:val="00EB2F8F"/>
    <w:rsid w:val="00EB4284"/>
    <w:rsid w:val="00EB47EB"/>
    <w:rsid w:val="00EB5325"/>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586B"/>
    <w:rsid w:val="00ED602D"/>
    <w:rsid w:val="00ED7853"/>
    <w:rsid w:val="00ED7AD3"/>
    <w:rsid w:val="00EE2E1D"/>
    <w:rsid w:val="00EE5324"/>
    <w:rsid w:val="00EE572E"/>
    <w:rsid w:val="00EE657B"/>
    <w:rsid w:val="00EF067E"/>
    <w:rsid w:val="00EF0D59"/>
    <w:rsid w:val="00EF25F9"/>
    <w:rsid w:val="00EF40C2"/>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6EEE"/>
    <w:rsid w:val="00F07F3A"/>
    <w:rsid w:val="00F1032B"/>
    <w:rsid w:val="00F11EF4"/>
    <w:rsid w:val="00F1296D"/>
    <w:rsid w:val="00F14AA6"/>
    <w:rsid w:val="00F14DB7"/>
    <w:rsid w:val="00F15256"/>
    <w:rsid w:val="00F164D2"/>
    <w:rsid w:val="00F164D4"/>
    <w:rsid w:val="00F17F4F"/>
    <w:rsid w:val="00F208ED"/>
    <w:rsid w:val="00F20BBD"/>
    <w:rsid w:val="00F2102D"/>
    <w:rsid w:val="00F213BA"/>
    <w:rsid w:val="00F21DF2"/>
    <w:rsid w:val="00F2238C"/>
    <w:rsid w:val="00F224C9"/>
    <w:rsid w:val="00F230A2"/>
    <w:rsid w:val="00F2320D"/>
    <w:rsid w:val="00F23E7F"/>
    <w:rsid w:val="00F24607"/>
    <w:rsid w:val="00F249A3"/>
    <w:rsid w:val="00F24E90"/>
    <w:rsid w:val="00F25227"/>
    <w:rsid w:val="00F25489"/>
    <w:rsid w:val="00F2548A"/>
    <w:rsid w:val="00F258B1"/>
    <w:rsid w:val="00F25C4D"/>
    <w:rsid w:val="00F26510"/>
    <w:rsid w:val="00F31CD1"/>
    <w:rsid w:val="00F32116"/>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AF0"/>
    <w:rsid w:val="00F47E49"/>
    <w:rsid w:val="00F505E6"/>
    <w:rsid w:val="00F51E91"/>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4774"/>
    <w:rsid w:val="00F6575E"/>
    <w:rsid w:val="00F658AF"/>
    <w:rsid w:val="00F66BB3"/>
    <w:rsid w:val="00F67B16"/>
    <w:rsid w:val="00F67B6B"/>
    <w:rsid w:val="00F67B89"/>
    <w:rsid w:val="00F71B79"/>
    <w:rsid w:val="00F71C56"/>
    <w:rsid w:val="00F71DC7"/>
    <w:rsid w:val="00F73D78"/>
    <w:rsid w:val="00F74201"/>
    <w:rsid w:val="00F74CDD"/>
    <w:rsid w:val="00F74D12"/>
    <w:rsid w:val="00F75260"/>
    <w:rsid w:val="00F7641F"/>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3B55"/>
    <w:rsid w:val="00F94412"/>
    <w:rsid w:val="00F952DF"/>
    <w:rsid w:val="00F95476"/>
    <w:rsid w:val="00F967BD"/>
    <w:rsid w:val="00F96AD0"/>
    <w:rsid w:val="00F970EE"/>
    <w:rsid w:val="00F977F1"/>
    <w:rsid w:val="00F97AD6"/>
    <w:rsid w:val="00F97FFA"/>
    <w:rsid w:val="00FA1142"/>
    <w:rsid w:val="00FA1244"/>
    <w:rsid w:val="00FA139D"/>
    <w:rsid w:val="00FA19D3"/>
    <w:rsid w:val="00FA20D1"/>
    <w:rsid w:val="00FA37B4"/>
    <w:rsid w:val="00FA3C4C"/>
    <w:rsid w:val="00FA4F1D"/>
    <w:rsid w:val="00FA5B8C"/>
    <w:rsid w:val="00FA61CD"/>
    <w:rsid w:val="00FA6653"/>
    <w:rsid w:val="00FA680B"/>
    <w:rsid w:val="00FB0D52"/>
    <w:rsid w:val="00FB0F28"/>
    <w:rsid w:val="00FB1741"/>
    <w:rsid w:val="00FB2563"/>
    <w:rsid w:val="00FB2A69"/>
    <w:rsid w:val="00FB308B"/>
    <w:rsid w:val="00FB36D8"/>
    <w:rsid w:val="00FB486F"/>
    <w:rsid w:val="00FB4D39"/>
    <w:rsid w:val="00FB4E3D"/>
    <w:rsid w:val="00FB5ACB"/>
    <w:rsid w:val="00FB5E62"/>
    <w:rsid w:val="00FB62A9"/>
    <w:rsid w:val="00FB6528"/>
    <w:rsid w:val="00FB7BD2"/>
    <w:rsid w:val="00FC1BD5"/>
    <w:rsid w:val="00FC2A6F"/>
    <w:rsid w:val="00FC2C89"/>
    <w:rsid w:val="00FC30EB"/>
    <w:rsid w:val="00FC3537"/>
    <w:rsid w:val="00FC3604"/>
    <w:rsid w:val="00FC4180"/>
    <w:rsid w:val="00FC4468"/>
    <w:rsid w:val="00FC5EA5"/>
    <w:rsid w:val="00FC73BD"/>
    <w:rsid w:val="00FD0422"/>
    <w:rsid w:val="00FD175B"/>
    <w:rsid w:val="00FD25B7"/>
    <w:rsid w:val="00FD2B37"/>
    <w:rsid w:val="00FD2E69"/>
    <w:rsid w:val="00FD31FB"/>
    <w:rsid w:val="00FD3543"/>
    <w:rsid w:val="00FD37EA"/>
    <w:rsid w:val="00FD3FDA"/>
    <w:rsid w:val="00FD4D14"/>
    <w:rsid w:val="00FD5DB0"/>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9CD"/>
    <w:rsid w:val="00FF4A4F"/>
    <w:rsid w:val="00FF5A6E"/>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header" Target="header12.xml"/><Relationship Id="rId10" Type="http://schemas.openxmlformats.org/officeDocument/2006/relationships/footer" Target="footer1.xml"/><Relationship Id="rId19" Type="http://schemas.openxmlformats.org/officeDocument/2006/relationships/header" Target="header4.xml"/><Relationship Id="rId31"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376A0-2423-4F92-80E0-7E93D686622C}">
  <ds:schemaRefs>
    <ds:schemaRef ds:uri="http://schemas.openxmlformats.org/officeDocument/2006/bibliography"/>
  </ds:schemaRefs>
</ds:datastoreItem>
</file>

<file path=customXml/itemProps2.xml><?xml version="1.0" encoding="utf-8"?>
<ds:datastoreItem xmlns:ds="http://schemas.openxmlformats.org/officeDocument/2006/customXml" ds:itemID="{5240101C-C4B3-4540-A0F8-B6A56CE13D70}">
  <ds:schemaRefs>
    <ds:schemaRef ds:uri="http://schemas.openxmlformats.org/officeDocument/2006/bibliography"/>
  </ds:schemaRefs>
</ds:datastoreItem>
</file>

<file path=customXml/itemProps3.xml><?xml version="1.0" encoding="utf-8"?>
<ds:datastoreItem xmlns:ds="http://schemas.openxmlformats.org/officeDocument/2006/customXml" ds:itemID="{04DED7F5-4CB2-4650-9154-673EB875D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1802</TotalTime>
  <Pages>1304</Pages>
  <Words>240230</Words>
  <Characters>1369312</Characters>
  <Application>Microsoft Office Word</Application>
  <DocSecurity>0</DocSecurity>
  <Lines>11410</Lines>
  <Paragraphs>3212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Slote, Brett (B.)</cp:lastModifiedBy>
  <cp:revision>176</cp:revision>
  <cp:lastPrinted>2017-07-04T12:21:00Z</cp:lastPrinted>
  <dcterms:created xsi:type="dcterms:W3CDTF">2017-05-21T02:46:00Z</dcterms:created>
  <dcterms:modified xsi:type="dcterms:W3CDTF">2017-08-14T13:03:00Z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