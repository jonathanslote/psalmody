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207AB0">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207AB0">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207AB0">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207AB0">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207AB0">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207AB0">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207AB0">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207AB0">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207AB0">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207AB0">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207AB0">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207AB0">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207AB0">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207AB0">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207AB0">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207AB0">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207AB0">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207AB0">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207AB0">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207AB0">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207AB0">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207AB0">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207AB0">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207AB0">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207AB0">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207AB0">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207AB0">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207AB0">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207AB0">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207AB0">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207AB0">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207AB0">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207AB0">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207AB0">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207AB0">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207AB0">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207AB0">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207AB0">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207AB0">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207AB0">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207AB0">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207AB0">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207AB0">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207AB0">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207AB0">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207AB0">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207AB0">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207AB0">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207AB0">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207AB0">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207AB0">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207AB0">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9"/>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5"/>
      </w:r>
    </w:p>
    <w:p w14:paraId="74EB604D" w14:textId="1BE439E9" w:rsidR="002D71F0" w:rsidRPr="00906079" w:rsidRDefault="00906079" w:rsidP="00BF0205">
      <w:pPr>
        <w:pStyle w:val="Heading4"/>
      </w:pPr>
      <w:bookmarkStart w:id="251" w:name="_Ref412110790"/>
      <w:r>
        <w:lastRenderedPageBreak/>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3"/>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0"/>
      </w:r>
      <w:r w:rsidRPr="00AB1781">
        <w:t xml:space="preserve"> truth</w:t>
      </w:r>
      <w:r w:rsidR="007F2564">
        <w:rPr>
          <w:rStyle w:val="FootnoteReference"/>
        </w:rPr>
        <w:footnoteReference w:id="171"/>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2"/>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3"/>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4"/>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5"/>
      </w:r>
      <w:r w:rsidR="00E87C17">
        <w:t>,</w:t>
      </w:r>
      <w:r w:rsidRPr="00AB1781">
        <w:t xml:space="preserve"> all you </w:t>
      </w:r>
      <w:r w:rsidR="00121720">
        <w:t>upright in</w:t>
      </w:r>
      <w:r w:rsidRPr="00AB1781">
        <w:t xml:space="preserve"> heart.</w:t>
      </w:r>
      <w:r w:rsidRPr="00AB1781">
        <w:rPr>
          <w:rStyle w:val="FootnoteReference"/>
        </w:rPr>
        <w:footnoteReference w:id="176"/>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7"/>
      </w:r>
      <w:r w:rsidRPr="00AB1781">
        <w:t xml:space="preserve"> the Lord with the </w:t>
      </w:r>
      <w:r w:rsidR="00643986">
        <w:t>lyre</w:t>
      </w:r>
      <w:r w:rsidR="00643986">
        <w:rPr>
          <w:rStyle w:val="FootnoteReference"/>
        </w:rPr>
        <w:footnoteReference w:id="178"/>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9"/>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0"/>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1"/>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2"/>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3"/>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6"/>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9"/>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3"/>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4"/>
      </w:r>
      <w:r w:rsidRPr="00AB1781">
        <w:t xml:space="preserve"> </w:t>
      </w:r>
      <w:r w:rsidR="001040C8">
        <w:t>You</w:t>
      </w:r>
      <w:r w:rsidR="00E14083">
        <w:t>[, O Lord]</w:t>
      </w:r>
      <w:r w:rsidR="00E14083">
        <w:rPr>
          <w:rStyle w:val="FootnoteReference"/>
        </w:rPr>
        <w:footnoteReference w:id="195"/>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6"/>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7"/>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8"/>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9"/>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0"/>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1"/>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3"/>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4"/>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5"/>
      </w:r>
      <w:r w:rsidRPr="00AB1781">
        <w:t xml:space="preserve"> and be fed </w:t>
      </w:r>
      <w:r w:rsidR="00402CB0">
        <w:t>by</w:t>
      </w:r>
      <w:r w:rsidRPr="00AB1781">
        <w:t xml:space="preserve"> its wealth.</w:t>
      </w:r>
      <w:r w:rsidRPr="00AB1781">
        <w:rPr>
          <w:rStyle w:val="FootnoteReference"/>
        </w:rPr>
        <w:footnoteReference w:id="206"/>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7"/>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8"/>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9"/>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0"/>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1"/>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2"/>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3"/>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4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1"/>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4"/>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5"/>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9"/>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8"/>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0"/>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1"/>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2"/>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4"/>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5"/>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6"/>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7"/>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8"/>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9"/>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2"/>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0"/>
      </w:r>
      <w:r>
        <w:t xml:space="preserve">, </w:t>
      </w:r>
      <w:r w:rsidR="006B0A9B">
        <w:t>manifest Yourself</w:t>
      </w:r>
      <w:r w:rsidR="006B0A9B">
        <w:rPr>
          <w:rStyle w:val="FootnoteReference"/>
        </w:rPr>
        <w:footnoteReference w:id="42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7"/>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3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2"/>
      </w:r>
    </w:p>
    <w:p w14:paraId="41ECC6AA" w14:textId="04147FD6" w:rsidR="00935D4B" w:rsidRPr="00AB1781" w:rsidRDefault="00ED7AD3" w:rsidP="00935D4B">
      <w:pPr>
        <w:pStyle w:val="EnglishHangNoCoptic"/>
      </w:pPr>
      <w:r>
        <w:tab/>
        <w:t>and, “a man was born in her,”</w:t>
      </w:r>
      <w:r>
        <w:rPr>
          <w:rStyle w:val="FootnoteReference"/>
        </w:rPr>
        <w:footnoteReference w:id="453"/>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5"/>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9"/>
      </w:r>
      <w:r>
        <w:t xml:space="preserve"> confess</w:t>
      </w:r>
      <w:r w:rsidR="00F06A9C">
        <w:rPr>
          <w:rStyle w:val="FootnoteReference"/>
        </w:rPr>
        <w:footnoteReference w:id="46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4"/>
      </w:r>
      <w:r w:rsidRPr="00AB1781">
        <w:t xml:space="preserve"> </w:t>
      </w:r>
      <w:r w:rsidR="006D6CF8">
        <w:t>forever</w:t>
      </w:r>
      <w:r w:rsidR="006D6CF8">
        <w:rPr>
          <w:rStyle w:val="FootnoteReference"/>
        </w:rPr>
        <w:footnoteReference w:id="46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70"/>
      </w:r>
      <w:r w:rsidR="001626CD">
        <w:t xml:space="preserve"> </w:t>
      </w:r>
      <w:r w:rsidRPr="00AB1781">
        <w:t>and the sea</w:t>
      </w:r>
      <w:r w:rsidR="001626CD">
        <w:t>s;</w:t>
      </w:r>
      <w:r w:rsidRPr="00AB1781">
        <w:rPr>
          <w:rStyle w:val="FootnoteReference"/>
        </w:rPr>
        <w:footnoteReference w:id="47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7"/>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8"/>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7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1"/>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2"/>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4"/>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6"/>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7"/>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8"/>
      </w:r>
      <w:r w:rsidRPr="00AB1781">
        <w:t xml:space="preserve"> in </w:t>
      </w:r>
      <w:r w:rsidR="00E570CB">
        <w:t>Your</w:t>
      </w:r>
      <w:r w:rsidRPr="00AB1781">
        <w:t xml:space="preserve"> wrath,</w:t>
      </w:r>
      <w:r w:rsidRPr="00AB1781">
        <w:rPr>
          <w:rStyle w:val="FootnoteReference"/>
        </w:rPr>
        <w:footnoteReference w:id="489"/>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0"/>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1"/>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2"/>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3"/>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4"/>
      </w:r>
      <w:r w:rsidR="00DB082B">
        <w:t xml:space="preserve"> </w:t>
      </w:r>
      <w:r w:rsidRPr="00AB1781">
        <w:t>the lion and the dragon</w:t>
      </w:r>
      <w:r w:rsidRPr="00AB1781">
        <w:rPr>
          <w:rStyle w:val="FootnoteReference"/>
        </w:rPr>
        <w:footnoteReference w:id="495"/>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6"/>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7"/>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8"/>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9"/>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0"/>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1"/>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2"/>
      </w:r>
      <w:r w:rsidRPr="00AB1781">
        <w:t xml:space="preserve"> in a ripe</w:t>
      </w:r>
      <w:r w:rsidR="00325B16">
        <w:rPr>
          <w:rStyle w:val="FootnoteReference"/>
        </w:rPr>
        <w:footnoteReference w:id="503"/>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5"/>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6"/>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7"/>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2"/>
      </w:r>
      <w:r w:rsidRPr="00AB1781">
        <w:t xml:space="preserve"> with </w:t>
      </w:r>
      <w:r w:rsidR="00B513C1">
        <w:t>confession</w:t>
      </w:r>
      <w:r w:rsidR="000470D3">
        <w:rPr>
          <w:rStyle w:val="FootnoteReference"/>
        </w:rPr>
        <w:footnoteReference w:id="51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5"/>
      </w:r>
      <w:r w:rsidRPr="00AB1781">
        <w:t xml:space="preserve"> and fall down</w:t>
      </w:r>
      <w:r w:rsidR="002A2713">
        <w:rPr>
          <w:rStyle w:val="FootnoteReference"/>
        </w:rPr>
        <w:footnoteReference w:id="51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1"/>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4"/>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7"/>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7"/>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58"/>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9"/>
      </w:r>
      <w:r w:rsidRPr="00AB1781">
        <w:t xml:space="preserve"> from us.</w:t>
      </w:r>
      <w:r w:rsidRPr="00AB1781">
        <w:rPr>
          <w:rStyle w:val="FootnoteReference"/>
        </w:rPr>
        <w:footnoteReference w:id="56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8"/>
      </w:r>
      <w:r w:rsidR="00342E73">
        <w:t xml:space="preserve"> flames of fire.</w:t>
      </w:r>
      <w:r w:rsidRPr="00AB1781">
        <w:rPr>
          <w:rStyle w:val="FootnoteReference"/>
        </w:rPr>
        <w:footnoteReference w:id="56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2"/>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1"/>
      </w:r>
    </w:p>
    <w:p w14:paraId="52913E58" w14:textId="0923678B" w:rsidR="00F60F42" w:rsidRPr="00DA6717" w:rsidRDefault="00F60F42" w:rsidP="00F60F42">
      <w:pPr>
        <w:pStyle w:val="EnglishHangEndNoCoptic"/>
        <w:ind w:firstLine="0"/>
      </w:pPr>
      <w:r>
        <w:t>[and walk after Him.]</w:t>
      </w:r>
      <w:r>
        <w:rPr>
          <w:rStyle w:val="FootnoteReference"/>
        </w:rPr>
        <w:footnoteReference w:id="582"/>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3"/>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4"/>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5"/>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6"/>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7"/>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8"/>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9"/>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0"/>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1"/>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3"/>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4"/>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5"/>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6"/>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7"/>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8"/>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9"/>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0"/>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1"/>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2"/>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3"/>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4"/>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5"/>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6"/>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7"/>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8"/>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9"/>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0"/>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1"/>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2"/>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3"/>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4"/>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5"/>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6"/>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7"/>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8"/>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9"/>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0"/>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1"/>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2"/>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3"/>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4"/>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5"/>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6"/>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7"/>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8"/>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0"/>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1"/>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2"/>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3"/>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4"/>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5"/>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6"/>
      </w:r>
      <w:r w:rsidRPr="00AB1781">
        <w:t>.</w:t>
      </w:r>
      <w:r w:rsidRPr="00AB1781">
        <w:rPr>
          <w:rStyle w:val="FootnoteReference"/>
        </w:rPr>
        <w:footnoteReference w:id="637"/>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8"/>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0"/>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1"/>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2"/>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3"/>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4"/>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5"/>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6"/>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7"/>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8"/>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9"/>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0"/>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1"/>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2"/>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3"/>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4"/>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5"/>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6"/>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7"/>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8"/>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9"/>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0"/>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1"/>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3"/>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4"/>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5"/>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6"/>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7"/>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8"/>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9"/>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0"/>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1"/>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2"/>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3"/>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4"/>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5"/>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6"/>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7"/>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8"/>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9"/>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0"/>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1"/>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2"/>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3"/>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4"/>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5"/>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6"/>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8"/>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9"/>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0"/>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1"/>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2"/>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3"/>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4"/>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5"/>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6"/>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7"/>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8"/>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9"/>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0"/>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1"/>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2"/>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3"/>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4"/>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5"/>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6"/>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7"/>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9"/>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0"/>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1"/>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2"/>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3"/>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4"/>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5"/>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6"/>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7"/>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8"/>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9"/>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0"/>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1"/>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2"/>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3"/>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4"/>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5"/>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6"/>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8"/>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9"/>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1"/>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2"/>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3"/>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4"/>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5"/>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7"/>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8"/>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0"/>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1"/>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2"/>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3"/>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4"/>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5"/>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6"/>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7"/>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8"/>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9"/>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0"/>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1"/>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2"/>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3"/>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5"/>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6"/>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7"/>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4"/>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5"/>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6"/>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9"/>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0"/>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3"/>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7"/>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3"/>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3"/>
      </w:r>
      <w:r w:rsidRPr="00AB1781">
        <w:t xml:space="preserve"> my heart,</w:t>
      </w:r>
      <w:r w:rsidRPr="00AB1781">
        <w:rPr>
          <w:rStyle w:val="FootnoteReference"/>
        </w:rPr>
        <w:footnoteReference w:id="81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6"/>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3"/>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8"/>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7"/>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2"/>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4"/>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3"/>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4"/>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75"/>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7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80"/>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8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8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8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47BD74A0"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9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9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1"/>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0C7DE2"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0C7DE2"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 xml:space="preserve">It is a good thing to confess </w:t>
      </w:r>
      <w:commentRangeStart w:id="1121"/>
      <w:r>
        <w:rPr>
          <w:lang w:val="en-GB"/>
        </w:rPr>
        <w:t xml:space="preserve">to </w:t>
      </w:r>
      <w:commentRangeEnd w:id="1121"/>
      <w:r>
        <w:rPr>
          <w:lang w:val="en-GB"/>
        </w:rPr>
        <w:t>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w:t>
      </w:r>
      <w:bookmarkStart w:id="1128" w:name="_GoBack"/>
      <w:bookmarkEnd w:id="1128"/>
      <w:r>
        <w:t xml:space="preserve"> and Doxologies</w:t>
      </w:r>
      <w:bookmarkEnd w:id="329"/>
      <w:bookmarkEnd w:id="330"/>
      <w:bookmarkEnd w:id="331"/>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9" w:name="_Toc448696644"/>
      <w:bookmarkStart w:id="1130" w:name="_Toc410196197"/>
      <w:bookmarkStart w:id="1131" w:name="_Toc410196439"/>
      <w:bookmarkStart w:id="1132" w:name="_Toc410196941"/>
      <w:r>
        <w:lastRenderedPageBreak/>
        <w:t>General and Common Doxologies</w:t>
      </w:r>
      <w:bookmarkEnd w:id="1129"/>
    </w:p>
    <w:p w14:paraId="1B082926" w14:textId="77777777" w:rsidR="009C13E9" w:rsidRDefault="009C13E9" w:rsidP="009C13E9">
      <w:pPr>
        <w:pStyle w:val="Heading3"/>
      </w:pPr>
      <w:bookmarkStart w:id="1133" w:name="_Ref434488390"/>
      <w:r>
        <w:t>The Doxology of the Heavenly</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4"/>
            <w:r>
              <w:t>The great and holy luminaries,</w:t>
            </w:r>
            <w:commentRangeEnd w:id="1134"/>
            <w:r>
              <w:rPr>
                <w:rStyle w:val="CommentReference"/>
                <w:rFonts w:ascii="Times New Roman" w:hAnsi="Times New Roman"/>
              </w:rPr>
              <w:commentReference w:id="113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5"/>
            <w:r>
              <w:rPr>
                <w:rStyle w:val="CommentReference"/>
                <w:rFonts w:ascii="Times New Roman" w:hAnsi="Times New Roman"/>
              </w:rPr>
              <w:commentReference w:id="113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6"/>
            <w:r w:rsidRPr="00602B0F">
              <w:t xml:space="preserve">O Lord, </w:t>
            </w:r>
            <w:commentRangeEnd w:id="1136"/>
            <w:r>
              <w:rPr>
                <w:rStyle w:val="CommentReference"/>
                <w:rFonts w:ascii="Times New Roman" w:hAnsi="Times New Roman"/>
              </w:rPr>
              <w:commentReference w:id="113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7" w:name="_Ref434488524"/>
      <w:r>
        <w:t>The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8" w:name="_Ref434488546"/>
      <w:r>
        <w:t>Another Doxology of St. John the Baptist</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9" w:name="_Ref434488644"/>
      <w:r>
        <w:lastRenderedPageBreak/>
        <w:t>A Doxology for the Apostles</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40"/>
            <w:r>
              <w:t xml:space="preserve">called </w:t>
            </w:r>
            <w:commentRangeEnd w:id="1140"/>
            <w:r>
              <w:rPr>
                <w:rStyle w:val="CommentReference"/>
                <w:rFonts w:ascii="Times New Roman" w:eastAsiaTheme="minorHAnsi" w:hAnsi="Times New Roman" w:cstheme="minorBidi"/>
                <w:color w:val="auto"/>
              </w:rPr>
              <w:commentReference w:id="114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1"/>
            <w:r>
              <w:t>Who loved him greatly.</w:t>
            </w:r>
            <w:commentRangeEnd w:id="1141"/>
            <w:r>
              <w:rPr>
                <w:rStyle w:val="CommentReference"/>
                <w:rFonts w:ascii="Times New Roman" w:eastAsiaTheme="minorHAnsi" w:hAnsi="Times New Roman" w:cstheme="minorBidi"/>
                <w:color w:val="auto"/>
              </w:rPr>
              <w:commentReference w:id="114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2" w:name="_Ref434488657"/>
      <w:r>
        <w:t>Another Doxology for the Apostles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3"/>
            <w:r>
              <w:t xml:space="preserve">Our </w:t>
            </w:r>
            <w:commentRangeEnd w:id="1143"/>
            <w:r>
              <w:rPr>
                <w:rStyle w:val="CommentReference"/>
                <w:rFonts w:ascii="Times New Roman" w:eastAsiaTheme="minorHAnsi" w:hAnsi="Times New Roman" w:cstheme="minorBidi"/>
                <w:color w:val="auto"/>
              </w:rPr>
              <w:commentReference w:id="114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4"/>
            <w:r>
              <w:t xml:space="preserve">And </w:t>
            </w:r>
            <w:commentRangeEnd w:id="1144"/>
            <w:r>
              <w:rPr>
                <w:rStyle w:val="CommentReference"/>
                <w:rFonts w:ascii="Times New Roman" w:eastAsiaTheme="minorHAnsi" w:hAnsi="Times New Roman" w:cstheme="minorBidi"/>
                <w:color w:val="auto"/>
              </w:rPr>
              <w:commentReference w:id="114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5"/>
            <w:r>
              <w:t>And was numbered with</w:t>
            </w:r>
          </w:p>
          <w:p w14:paraId="5527B3A6" w14:textId="77777777" w:rsidR="004C7F73" w:rsidRDefault="004C7F73" w:rsidP="004C7F73">
            <w:pPr>
              <w:pStyle w:val="EngHangEnd"/>
            </w:pPr>
            <w:r>
              <w:t>The rest of the Apostles.</w:t>
            </w:r>
            <w:commentRangeEnd w:id="1145"/>
            <w:r>
              <w:rPr>
                <w:rStyle w:val="CommentReference"/>
                <w:rFonts w:ascii="Times New Roman" w:eastAsiaTheme="minorHAnsi" w:hAnsi="Times New Roman" w:cstheme="minorBidi"/>
                <w:color w:val="auto"/>
              </w:rPr>
              <w:commentReference w:id="114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6"/>
            <w:r>
              <w:t xml:space="preserve">sound </w:t>
            </w:r>
            <w:commentRangeEnd w:id="1146"/>
            <w:r>
              <w:rPr>
                <w:rStyle w:val="CommentReference"/>
                <w:rFonts w:ascii="Times New Roman" w:eastAsiaTheme="minorHAnsi" w:hAnsi="Times New Roman" w:cstheme="minorBidi"/>
                <w:color w:val="auto"/>
              </w:rPr>
              <w:commentReference w:id="114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7" w:name="_Ref434488814"/>
      <w:r>
        <w:t>The Doxology of St. Mark</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8"/>
            <w:r>
              <w:t>Beholder of God</w:t>
            </w:r>
            <w:commentRangeEnd w:id="1148"/>
            <w:r>
              <w:rPr>
                <w:rStyle w:val="CommentReference"/>
                <w:rFonts w:ascii="Times New Roman" w:eastAsiaTheme="minorHAnsi" w:hAnsi="Times New Roman" w:cstheme="minorBidi"/>
                <w:color w:val="auto"/>
              </w:rPr>
              <w:commentReference w:id="1148"/>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9" w:name="_Ref434488992"/>
      <w:r>
        <w:t>The Doxology of Any Apostle</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5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50"/>
            <w:r>
              <w:rPr>
                <w:rStyle w:val="CommentReference"/>
                <w:rFonts w:ascii="Times New Roman" w:eastAsiaTheme="minorHAnsi" w:hAnsi="Times New Roman" w:cstheme="minorBidi"/>
                <w:color w:val="auto"/>
              </w:rPr>
              <w:commentReference w:id="115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1"/>
            <w:r>
              <w:t>compatriots</w:t>
            </w:r>
            <w:commentRangeEnd w:id="1151"/>
            <w:r>
              <w:rPr>
                <w:rStyle w:val="CommentReference"/>
                <w:rFonts w:ascii="Times New Roman" w:eastAsiaTheme="minorHAnsi" w:hAnsi="Times New Roman" w:cstheme="minorBidi"/>
                <w:color w:val="auto"/>
              </w:rPr>
              <w:commentReference w:id="115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2" w:name="_Ref434489014"/>
      <w:r>
        <w:t>The Doxology of St. Stephen</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3" w:name="_Ref434489170"/>
      <w:r>
        <w:t>The Doxology of St. George</w:t>
      </w:r>
      <w:bookmarkEnd w:id="1153"/>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4" w:name="_Ref434490082"/>
      <w:r>
        <w:t>The Doxology of St. Demiana</w:t>
      </w:r>
      <w:bookmarkEnd w:id="1154"/>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5" w:name="_Ref434489950"/>
      <w:r>
        <w:t>The Doxology of the Martyrs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6"/>
            <w:r>
              <w:t>Akrash</w:t>
            </w:r>
            <w:commentRangeEnd w:id="1156"/>
            <w:r>
              <w:rPr>
                <w:rStyle w:val="CommentReference"/>
              </w:rPr>
              <w:commentReference w:id="115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7" w:name="_Ref434490311"/>
      <w:r>
        <w:t>The Doxology of St. Anthony and St. Paul</w:t>
      </w:r>
      <w:bookmarkEnd w:id="1157"/>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8"/>
            <w:r w:rsidRPr="004764BD">
              <w:t>give light to</w:t>
            </w:r>
            <w:commentRangeEnd w:id="1158"/>
            <w:r>
              <w:rPr>
                <w:rStyle w:val="CommentReference"/>
                <w:rFonts w:ascii="Times New Roman" w:eastAsiaTheme="minorHAnsi" w:hAnsi="Times New Roman" w:cstheme="minorBidi"/>
                <w:color w:val="auto"/>
              </w:rPr>
              <w:commentReference w:id="115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9" w:name="_Ref434490826"/>
      <w:r>
        <w:t>The Doxology of St. Pishoy and St. Paul of Tammah</w:t>
      </w:r>
      <w:bookmarkEnd w:id="1159"/>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60" w:name="_Ref434492161"/>
      <w:r>
        <w:t>The Doxology of St. Athanasius the Apostolic</w:t>
      </w:r>
      <w:bookmarkEnd w:id="1160"/>
      <w:r w:rsidR="00B52F78">
        <w:rPr>
          <w:rStyle w:val="FootnoteReference"/>
        </w:rPr>
        <w:footnoteReference w:id="912"/>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1" w:name="_Ref434492536"/>
      <w:r>
        <w:t xml:space="preserve">The Doxology of </w:t>
      </w:r>
      <w:r w:rsidR="00231798">
        <w:t>the</w:t>
      </w:r>
      <w:r>
        <w:t xml:space="preserve"> Cross Bearers</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2" w:name="_Ref434492645"/>
      <w:r>
        <w:t>The Doxology for a Hierarch Who is Present</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2"/>
            <w:r>
              <w:rPr>
                <w:rStyle w:val="CommentReference"/>
                <w:rFonts w:ascii="Times New Roman" w:eastAsiaTheme="minorHAnsi" w:hAnsi="Times New Roman" w:cstheme="minorBidi"/>
                <w:color w:val="auto"/>
              </w:rPr>
              <w:commentReference w:id="117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6" w:name="_Toc448696645"/>
      <w:bookmarkStart w:id="1177" w:name="September"/>
      <w:r>
        <w:t>September</w:t>
      </w:r>
      <w:bookmarkEnd w:id="1130"/>
      <w:bookmarkEnd w:id="1131"/>
      <w:bookmarkEnd w:id="113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6"/>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207AB0">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207AB0">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207AB0">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207AB0">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207AB0">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207AB0">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207AB0">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207AB0">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207AB0">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207AB0">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207AB0">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207AB0">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207AB0">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207AB0">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207AB0">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207AB0">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8" w:name="_Toc410196198"/>
      <w:bookmarkStart w:id="1179" w:name="_Toc410196440"/>
      <w:bookmarkStart w:id="1180" w:name="_Toc410196942"/>
      <w:r>
        <w:br w:type="page"/>
      </w:r>
    </w:p>
    <w:p w14:paraId="3B77A2B2" w14:textId="6F99453D" w:rsidR="00495F1A" w:rsidRDefault="0092592B" w:rsidP="00495F1A">
      <w:pPr>
        <w:pStyle w:val="Heading3"/>
      </w:pPr>
      <w:bookmarkStart w:id="1181" w:name="_Toc448227468"/>
      <w:r>
        <w:t xml:space="preserve">August 29 (30) / Tho-out 1: </w:t>
      </w:r>
      <w:r w:rsidR="00495F1A">
        <w:t>Ecclesiastical New Year: Nairouz</w:t>
      </w:r>
      <w:bookmarkEnd w:id="1178"/>
      <w:bookmarkEnd w:id="1179"/>
      <w:bookmarkEnd w:id="1180"/>
      <w:bookmarkEnd w:id="118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3"/>
            <w:r>
              <w:t xml:space="preserve">wiles </w:t>
            </w:r>
            <w:commentRangeEnd w:id="1183"/>
            <w:r>
              <w:rPr>
                <w:rStyle w:val="CommentReference"/>
                <w:rFonts w:ascii="Times New Roman" w:eastAsiaTheme="minorHAnsi" w:hAnsi="Times New Roman" w:cstheme="minorBidi"/>
                <w:color w:val="auto"/>
              </w:rPr>
              <w:commentReference w:id="1183"/>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4" w:name="_Ref434473482"/>
      <w:r>
        <w:t>The Psali Adam</w:t>
      </w:r>
      <w:r w:rsidR="00B411C9">
        <w:t xml:space="preserve"> for the Ecclesiastical New Year</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5"/>
            <w:r>
              <w:t xml:space="preserve">Ϯⲛⲁⲟⲩⲱϣⲧ </w:t>
            </w:r>
            <w:commentRangeEnd w:id="1185"/>
            <w:r>
              <w:rPr>
                <w:rStyle w:val="CommentReference"/>
                <w:rFonts w:ascii="Times New Roman" w:hAnsi="Times New Roman"/>
              </w:rPr>
              <w:commentReference w:id="1185"/>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6"/>
            <w:r>
              <w:t>reign</w:t>
            </w:r>
            <w:commentRangeEnd w:id="1186"/>
            <w:r>
              <w:rPr>
                <w:rStyle w:val="CommentReference"/>
              </w:rPr>
              <w:commentReference w:id="1186"/>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7" w:name="_Ref434473530"/>
      <w:r>
        <w:t xml:space="preserve">The Psali </w:t>
      </w:r>
      <w:r w:rsidR="004E71A7">
        <w:t>Batos for the Ecclesiastical New Year</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8"/>
            <w:r>
              <w:t xml:space="preserve">be </w:t>
            </w:r>
            <w:commentRangeEnd w:id="1188"/>
            <w:r>
              <w:rPr>
                <w:rStyle w:val="CommentReference"/>
              </w:rPr>
              <w:commentReference w:id="1188"/>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9"/>
            <w:r>
              <w:t xml:space="preserve">Ⲁⲙⲱⲛⲓ </w:t>
            </w:r>
            <w:commentRangeEnd w:id="1189"/>
            <w:r>
              <w:rPr>
                <w:rStyle w:val="CommentReference"/>
                <w:rFonts w:ascii="Times New Roman" w:hAnsi="Times New Roman"/>
              </w:rPr>
              <w:commentReference w:id="1189"/>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90"/>
            <w:r>
              <w:t xml:space="preserve">the </w:t>
            </w:r>
            <w:commentRangeEnd w:id="1190"/>
            <w:r>
              <w:rPr>
                <w:rStyle w:val="CommentReference"/>
              </w:rPr>
              <w:commentReference w:id="1190"/>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1"/>
            <w:r>
              <w:t xml:space="preserve">entreat </w:t>
            </w:r>
            <w:commentRangeEnd w:id="1191"/>
            <w:r>
              <w:rPr>
                <w:rStyle w:val="CommentReference"/>
              </w:rPr>
              <w:commentReference w:id="1191"/>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2" w:name="_Toc448227469"/>
      <w:r>
        <w:t xml:space="preserve">August 29 (30) / Tho-out 1: </w:t>
      </w:r>
      <w:r w:rsidRPr="00646349">
        <w:t xml:space="preserve">Also </w:t>
      </w:r>
      <w:r>
        <w:t>the Martyrdom of St. Bartholomew the Apostle</w:t>
      </w:r>
      <w:bookmarkEnd w:id="1192"/>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3" w:name="_Toc448227470"/>
      <w:r>
        <w:t xml:space="preserve">August 30 (31) / Tho-out 2: </w:t>
      </w:r>
      <w:r w:rsidR="005242D1">
        <w:t xml:space="preserve">Martyrdom of </w:t>
      </w:r>
      <w:r>
        <w:t>St. John the Baptist</w:t>
      </w:r>
      <w:bookmarkEnd w:id="1193"/>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4" w:name="_Toc448227471"/>
      <w:r>
        <w:t>September 1 (2) / Tho-out 4: St. Verena</w:t>
      </w:r>
      <w:bookmarkEnd w:id="1194"/>
    </w:p>
    <w:p w14:paraId="593C8957" w14:textId="505B2827" w:rsidR="00DB5470" w:rsidRDefault="00296539" w:rsidP="00DB5470">
      <w:pPr>
        <w:pStyle w:val="Heading4"/>
      </w:pPr>
      <w:bookmarkStart w:id="1195"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6"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7"/>
      </w:r>
      <w:bookmarkEnd w:id="1196"/>
    </w:p>
    <w:p w14:paraId="47E3028B" w14:textId="77777777" w:rsidR="0039635A" w:rsidRDefault="0039635A" w:rsidP="0039635A">
      <w:pPr>
        <w:pStyle w:val="Heading3"/>
      </w:pPr>
      <w:bookmarkStart w:id="1197" w:name="_Toc448227473"/>
      <w:r>
        <w:t>September 4 (5) / Tho-out 7: St. Dioscorus</w:t>
      </w:r>
      <w:bookmarkEnd w:id="1197"/>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8" w:name="_Toc448227474"/>
      <w:r>
        <w:t>September 4 (5) / Tho-out 7: Also St. Rebecca and her Children</w:t>
      </w:r>
      <w:bookmarkEnd w:id="1198"/>
    </w:p>
    <w:p w14:paraId="51FECB60" w14:textId="7CDB2FBF" w:rsidR="00BD6485" w:rsidRDefault="00BD6485" w:rsidP="00BD6485">
      <w:pPr>
        <w:pStyle w:val="Heading4"/>
      </w:pPr>
      <w:bookmarkStart w:id="1199"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200"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200"/>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1" w:name="_Toc448227476"/>
      <w:r>
        <w:t xml:space="preserve">September 12 (13) / Tho-out 15: </w:t>
      </w:r>
      <w:r w:rsidR="00191A26">
        <w:t xml:space="preserve">Translocation of the Relics of </w:t>
      </w:r>
      <w:r>
        <w:t>St. Stephen</w:t>
      </w:r>
      <w:bookmarkEnd w:id="1201"/>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2" w:name="_Toc410196199"/>
      <w:bookmarkStart w:id="1203" w:name="_Toc410196441"/>
      <w:bookmarkStart w:id="1204" w:name="_Toc410196943"/>
      <w:bookmarkStart w:id="1205" w:name="_Ref434563524"/>
      <w:bookmarkStart w:id="1206" w:name="_Ref434563530"/>
      <w:bookmarkStart w:id="1207" w:name="_Toc448227477"/>
      <w:r>
        <w:t xml:space="preserve">September 14 (15) / Tho-out 17: </w:t>
      </w:r>
      <w:r w:rsidR="00495F1A">
        <w:t>The Dedication of the Church of the Holy Cross</w:t>
      </w:r>
      <w:bookmarkEnd w:id="1202"/>
      <w:bookmarkEnd w:id="1203"/>
      <w:bookmarkEnd w:id="1204"/>
      <w:bookmarkEnd w:id="1205"/>
      <w:bookmarkEnd w:id="1206"/>
      <w:bookmarkEnd w:id="120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9" w:name="_Ref434474964"/>
      <w:r>
        <w:t>The Psali Ada</w:t>
      </w:r>
      <w:r w:rsidR="006C1B94">
        <w:t>m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10"/>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10"/>
            <w:r>
              <w:rPr>
                <w:rStyle w:val="CommentReference"/>
              </w:rPr>
              <w:commentReference w:id="1210"/>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1" w:name="_Ref434474992"/>
      <w:r>
        <w:t>The Psali Bato</w:t>
      </w:r>
      <w:r w:rsidR="006C1B94">
        <w:t>s for the Feast of the Cross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2"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2"/>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3" w:name="_Toc448227479"/>
      <w:r>
        <w:t>September 21 (22) / Tho-out 24: Martyrdom of St. Quandratus, One of the Seventy Two</w:t>
      </w:r>
      <w:bookmarkEnd w:id="1213"/>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4" w:name="_Toc448227480"/>
      <w:r>
        <w:t xml:space="preserve">September 22 (23) / </w:t>
      </w:r>
      <w:commentRangeStart w:id="1215"/>
      <w:r>
        <w:t>Tho-out 24</w:t>
      </w:r>
      <w:commentRangeEnd w:id="1215"/>
      <w:r w:rsidR="00C46B09">
        <w:rPr>
          <w:rStyle w:val="CommentReference"/>
          <w:rFonts w:eastAsiaTheme="minorHAnsi" w:cstheme="minorBidi"/>
          <w:b w:val="0"/>
          <w:bCs w:val="0"/>
        </w:rPr>
        <w:commentReference w:id="1215"/>
      </w:r>
      <w:r>
        <w:t>: St. Maurice and the Theban Legion</w:t>
      </w:r>
      <w:bookmarkEnd w:id="1214"/>
    </w:p>
    <w:p w14:paraId="74C264D0" w14:textId="77777777" w:rsidR="00D54A29" w:rsidRDefault="00B46E6E" w:rsidP="00D54A29">
      <w:pPr>
        <w:pStyle w:val="Heading4"/>
      </w:pPr>
      <w:bookmarkStart w:id="1216" w:name="_Ref434489859"/>
      <w:r>
        <w:t>The Doxology for</w:t>
      </w:r>
      <w:r w:rsidR="00D54A29">
        <w:t xml:space="preserve"> St. Maurice and the Theban Legion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7" w:name="_Ref434489873"/>
      <w:r>
        <w:t>Another Doxology of St. Maurice</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8" w:name="_Toc448227481"/>
      <w:r>
        <w:t>September 23 (24) / Tho-out 26: Annunciation of St. John the Baptist to Zacharias</w:t>
      </w:r>
      <w:bookmarkEnd w:id="1218"/>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9" w:name="_Ref435003974"/>
      <w:bookmarkStart w:id="1220"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9"/>
      <w:bookmarkEnd w:id="1220"/>
    </w:p>
    <w:p w14:paraId="0A0A7EC3" w14:textId="08992E6A" w:rsidR="00C0205C" w:rsidRDefault="00C0205C" w:rsidP="00C0205C">
      <w:pPr>
        <w:pStyle w:val="Heading4"/>
      </w:pPr>
      <w:bookmarkStart w:id="1221" w:name="_Ref435003845"/>
      <w:r>
        <w:t>The Psali Adam for the 29</w:t>
      </w:r>
      <w:r w:rsidRPr="00C0205C">
        <w:rPr>
          <w:vertAlign w:val="superscript"/>
        </w:rPr>
        <w:t>th</w:t>
      </w:r>
      <w:r>
        <w:t xml:space="preserve"> of Every </w:t>
      </w:r>
      <w:r w:rsidR="004246C3">
        <w:t xml:space="preserve">Coptic </w:t>
      </w:r>
      <w:r>
        <w:t>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2"/>
            <w:r>
              <w:t>At the end of times.</w:t>
            </w:r>
            <w:commentRangeEnd w:id="1222"/>
            <w:r>
              <w:rPr>
                <w:rStyle w:val="CommentReference"/>
                <w:rFonts w:ascii="Times New Roman" w:eastAsiaTheme="minorHAnsi" w:hAnsi="Times New Roman" w:cstheme="minorBidi"/>
                <w:color w:val="auto"/>
              </w:rPr>
              <w:commentReference w:id="1222"/>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3" w:name="_Ref435003860"/>
      <w:r>
        <w:t>The Psali Batos for the 29</w:t>
      </w:r>
      <w:r w:rsidRPr="00C0205C">
        <w:rPr>
          <w:vertAlign w:val="superscript"/>
        </w:rPr>
        <w:t>th</w:t>
      </w:r>
      <w:r>
        <w:t xml:space="preserve"> of Every Month</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4"/>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4"/>
            <w:r>
              <w:rPr>
                <w:rStyle w:val="CommentReference"/>
                <w:rFonts w:ascii="Times New Roman" w:eastAsiaTheme="minorHAnsi" w:hAnsi="Times New Roman" w:cstheme="minorBidi"/>
                <w:color w:val="auto"/>
              </w:rPr>
              <w:commentReference w:id="1224"/>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5"/>
            <w:r>
              <w:t xml:space="preserve"> Lord God</w:t>
            </w:r>
            <w:commentRangeEnd w:id="1225"/>
            <w:r>
              <w:rPr>
                <w:rStyle w:val="CommentReference"/>
                <w:rFonts w:ascii="Times New Roman" w:eastAsiaTheme="minorHAnsi" w:hAnsi="Times New Roman" w:cstheme="minorBidi"/>
                <w:color w:val="auto"/>
              </w:rPr>
              <w:commentReference w:id="1225"/>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6" w:name="_Toc448227483"/>
      <w:r>
        <w:t>September 27 (28) / Tho-out 30: Miracle performed by St. Athanasius the Apostolic</w:t>
      </w:r>
      <w:bookmarkEnd w:id="1226"/>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7" w:name="_Ref434561058"/>
      <w:bookmarkStart w:id="1228" w:name="_Toc448227484"/>
      <w:r>
        <w:t xml:space="preserve">September 29 (30) / Paopi 2: </w:t>
      </w:r>
      <w:r w:rsidR="000274A5">
        <w:t xml:space="preserve">The Coming of </w:t>
      </w:r>
      <w:r>
        <w:t>St. Severus</w:t>
      </w:r>
      <w:r w:rsidR="000274A5">
        <w:t xml:space="preserve"> to Egypt</w:t>
      </w:r>
      <w:bookmarkEnd w:id="1227"/>
      <w:bookmarkEnd w:id="1228"/>
    </w:p>
    <w:p w14:paraId="1B16436A" w14:textId="77777777" w:rsidR="0039635A" w:rsidRDefault="0039635A" w:rsidP="0039635A">
      <w:pPr>
        <w:pStyle w:val="Heading4"/>
      </w:pPr>
      <w:bookmarkStart w:id="1229" w:name="_Ref434492249"/>
      <w:r>
        <w:t>The Doxology</w:t>
      </w:r>
      <w:r w:rsidR="00B82753">
        <w:t xml:space="preserve"> for St. Severus</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30"/>
            <w:r w:rsidRPr="004764BD">
              <w:t xml:space="preserve">confirmed </w:t>
            </w:r>
            <w:commentRangeEnd w:id="1230"/>
            <w:r>
              <w:rPr>
                <w:rStyle w:val="CommentReference"/>
                <w:rFonts w:ascii="Times New Roman" w:eastAsiaTheme="minorHAnsi" w:hAnsi="Times New Roman" w:cstheme="minorBidi"/>
                <w:color w:val="auto"/>
              </w:rPr>
              <w:commentReference w:id="123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1" w:name="_Toc410196200"/>
      <w:bookmarkStart w:id="1232" w:name="_Toc410196442"/>
      <w:bookmarkStart w:id="1233" w:name="_Toc410196944"/>
      <w:bookmarkStart w:id="1234" w:name="_Toc448696646"/>
      <w:bookmarkStart w:id="1235" w:name="October"/>
      <w:bookmarkEnd w:id="117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t>October</w:t>
      </w:r>
      <w:bookmarkEnd w:id="1231"/>
      <w:bookmarkEnd w:id="1232"/>
      <w:bookmarkEnd w:id="1233"/>
      <w:r w:rsidR="006E370D">
        <w:t xml:space="preserve"> or </w:t>
      </w:r>
      <w:r w:rsidR="006E370D">
        <w:rPr>
          <w:rFonts w:ascii="FreeSerifAvvaShenouda" w:hAnsi="FreeSerifAvvaShenouda" w:cs="FreeSerifAvvaShenouda"/>
        </w:rPr>
        <w:t>Ⲡⲁⲱⲡⲉ</w:t>
      </w:r>
      <w:bookmarkEnd w:id="1234"/>
    </w:p>
    <w:bookmarkStart w:id="1236"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207AB0">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207AB0">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207AB0">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207AB0">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207AB0">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207AB0">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207AB0">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207AB0">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207AB0">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207AB0">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207AB0">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207AB0">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7" w:name="_Ref436250096"/>
      <w:bookmarkStart w:id="1238" w:name="_Ref436250168"/>
      <w:bookmarkStart w:id="1239" w:name="_Toc448227485"/>
      <w:r>
        <w:t>October 1 (2) / Paopi 4: St. Bacchus</w:t>
      </w:r>
      <w:bookmarkEnd w:id="1236"/>
      <w:bookmarkEnd w:id="1237"/>
      <w:bookmarkEnd w:id="1238"/>
      <w:bookmarkEnd w:id="1239"/>
    </w:p>
    <w:p w14:paraId="5652177B" w14:textId="579A358D" w:rsidR="003037B8" w:rsidRDefault="003037B8" w:rsidP="003037B8">
      <w:pPr>
        <w:pStyle w:val="Heading4"/>
      </w:pPr>
      <w:bookmarkStart w:id="1240"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1"/>
            <w:r>
              <w:t>heroes</w:t>
            </w:r>
            <w:commentRangeEnd w:id="1241"/>
            <w:r>
              <w:rPr>
                <w:rStyle w:val="CommentReference"/>
                <w:rFonts w:ascii="Times New Roman" w:eastAsiaTheme="minorHAnsi" w:hAnsi="Times New Roman" w:cstheme="minorBidi"/>
                <w:color w:val="auto"/>
              </w:rPr>
              <w:commentReference w:id="1241"/>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2"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2"/>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3" w:name="_Toc448227487"/>
      <w:r>
        <w:t>October 7 (8) / Paopi 10: St. Sergius</w:t>
      </w:r>
      <w:bookmarkEnd w:id="1243"/>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4" w:name="_Toc448227488"/>
      <w:r>
        <w:t>October 9 (10) / Paopi 12: Commemoration of Archangel Michael</w:t>
      </w:r>
      <w:bookmarkEnd w:id="1244"/>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5" w:name="_Ref434564830"/>
      <w:bookmarkStart w:id="1246" w:name="_Toc448227489"/>
      <w:r>
        <w:t>October 17 (18) Paopi 20: St. John the Short</w:t>
      </w:r>
      <w:bookmarkEnd w:id="1245"/>
      <w:bookmarkEnd w:id="1246"/>
    </w:p>
    <w:p w14:paraId="689E6585" w14:textId="146B5B2A" w:rsidR="0056261A" w:rsidRDefault="0056261A" w:rsidP="0056261A">
      <w:pPr>
        <w:pStyle w:val="Heading4"/>
      </w:pPr>
      <w:bookmarkStart w:id="1247"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8"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8"/>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9" w:name="_Toc448227491"/>
      <w:r>
        <w:t>October 18 (19) / Paopi</w:t>
      </w:r>
      <w:r w:rsidR="00FE0AE4">
        <w:t xml:space="preserve"> </w:t>
      </w:r>
      <w:r>
        <w:t>21: Also St. Teji (Reweiss)</w:t>
      </w:r>
      <w:bookmarkEnd w:id="124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50" w:name="_Ref434491337"/>
      <w:r>
        <w:t>The Doxology</w:t>
      </w:r>
      <w:r w:rsidR="00810F04">
        <w:t xml:space="preserve"> for St. Teji (Reweiss)</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1" w:name="_Ref434563347"/>
      <w:bookmarkStart w:id="1252"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1"/>
      <w:bookmarkEnd w:id="1252"/>
    </w:p>
    <w:p w14:paraId="69CDA95A" w14:textId="77777777" w:rsidR="00E30E2D" w:rsidRPr="00137929" w:rsidRDefault="00E30E2D" w:rsidP="00E30E2D">
      <w:pPr>
        <w:pStyle w:val="Heading4"/>
      </w:pPr>
      <w:bookmarkStart w:id="1253" w:name="_Ref434492837"/>
      <w:r>
        <w:t>The Doxology</w:t>
      </w:r>
      <w:r w:rsidR="00B82753">
        <w:t xml:space="preserve"> for Sts. Apollo and Apip</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4" w:name="_Toc448227493"/>
      <w:r>
        <w:t>October 23 (24) / Paopi</w:t>
      </w:r>
      <w:r w:rsidR="00FE0AE4">
        <w:t xml:space="preserve"> </w:t>
      </w:r>
      <w:r>
        <w:t>26: The Martyrdom of St. Timothy the Apostle</w:t>
      </w:r>
      <w:bookmarkEnd w:id="1254"/>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5" w:name="_Toc448227494"/>
      <w:r>
        <w:t>October 24 (25) / Paopi</w:t>
      </w:r>
      <w:r w:rsidR="00FE0AE4">
        <w:t xml:space="preserve"> </w:t>
      </w:r>
      <w:r>
        <w:t>27: St. Macarius the Bishop of Edkow</w:t>
      </w:r>
      <w:bookmarkEnd w:id="1255"/>
    </w:p>
    <w:p w14:paraId="1E91FBC2" w14:textId="74F8FE2B" w:rsidR="00137929" w:rsidRPr="00137929" w:rsidRDefault="00137929" w:rsidP="00137929">
      <w:pPr>
        <w:pStyle w:val="Heading4"/>
      </w:pPr>
      <w:bookmarkStart w:id="1256" w:name="_Ref434490474"/>
      <w:r>
        <w:t>The Doxology</w:t>
      </w:r>
      <w:r w:rsidR="00B46E6E">
        <w:t xml:space="preserve"> for St. Macarius the Bishop of Edkow</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7"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7"/>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8" w:name="_Toc448227496"/>
      <w:r>
        <w:t>October 27 (28) / Paopi 30: St. Mark</w:t>
      </w:r>
      <w:r w:rsidR="00F20BBD">
        <w:t xml:space="preserve"> (Consecration and Appearance of Head)</w:t>
      </w:r>
      <w:bookmarkEnd w:id="1258"/>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9" w:name="_Toc448227497"/>
      <w:r>
        <w:t>October 28 (29) / Athor 1: St. Cleopas and His Companion, Two of the Seventy Two Apostles</w:t>
      </w:r>
      <w:bookmarkEnd w:id="1259"/>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60" w:name="_Toc410196201"/>
      <w:bookmarkStart w:id="1261" w:name="_Toc410196443"/>
      <w:bookmarkStart w:id="1262" w:name="_Toc410196945"/>
      <w:bookmarkStart w:id="1263" w:name="_Toc448696647"/>
      <w:bookmarkStart w:id="1264" w:name="November"/>
      <w:bookmarkEnd w:id="1235"/>
      <w:r>
        <w:t>November</w:t>
      </w:r>
      <w:r w:rsidR="00495F1A">
        <w:t xml:space="preserve"> or </w:t>
      </w:r>
      <w:bookmarkEnd w:id="1260"/>
      <w:bookmarkEnd w:id="1261"/>
      <w:bookmarkEnd w:id="1262"/>
      <w:r w:rsidRPr="00FB5E62">
        <w:rPr>
          <w:rFonts w:ascii="FreeSerifAvvaShenouda" w:eastAsia="Arial Unicode MS" w:hAnsi="FreeSerifAvvaShenouda" w:cs="FreeSerifAvvaShenouda"/>
        </w:rPr>
        <w:t>Ⲁⲑⲟⲣ</w:t>
      </w:r>
      <w:bookmarkEnd w:id="1263"/>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207AB0">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207AB0">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207AB0">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207AB0">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207AB0">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207AB0">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207AB0">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207AB0">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207AB0">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207AB0">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207AB0">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207AB0">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207AB0">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207AB0">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207AB0">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207AB0">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207AB0">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207AB0">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5" w:name="_Toc448227498"/>
      <w:r>
        <w:t>November 3 (4) / Athor 7</w:t>
      </w:r>
      <w:r w:rsidR="00205EA4">
        <w:t>: St. George</w:t>
      </w:r>
      <w:bookmarkEnd w:id="1265"/>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6" w:name="_Toc448227499"/>
      <w:r>
        <w:t>November 4 (5) / Athor 8</w:t>
      </w:r>
      <w:r w:rsidR="00205EA4">
        <w:t>: The Four Incorporeal Beasts</w:t>
      </w:r>
      <w:bookmarkEnd w:id="1266"/>
    </w:p>
    <w:p w14:paraId="2682F152" w14:textId="5FCB5172" w:rsidR="0082304E" w:rsidRDefault="0082304E" w:rsidP="0082304E">
      <w:pPr>
        <w:pStyle w:val="Heading4"/>
      </w:pPr>
      <w:bookmarkStart w:id="1267"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8"/>
            <w:r>
              <w:t>Bea</w:t>
            </w:r>
            <w:r w:rsidR="001D2DF6">
              <w:t>s</w:t>
            </w:r>
            <w:r>
              <w:t>ts</w:t>
            </w:r>
            <w:commentRangeEnd w:id="1268"/>
            <w:r>
              <w:rPr>
                <w:rStyle w:val="CommentReference"/>
                <w:rFonts w:ascii="Times New Roman" w:eastAsiaTheme="minorHAnsi" w:hAnsi="Times New Roman" w:cstheme="minorBidi"/>
                <w:color w:val="auto"/>
              </w:rPr>
              <w:commentReference w:id="12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9"/>
            <w:r>
              <w:t xml:space="preserve">incessant </w:t>
            </w:r>
            <w:commentRangeEnd w:id="1269"/>
            <w:r>
              <w:rPr>
                <w:rStyle w:val="CommentReference"/>
                <w:rFonts w:ascii="Times New Roman" w:eastAsiaTheme="minorHAnsi" w:hAnsi="Times New Roman" w:cstheme="minorBidi"/>
                <w:color w:val="auto"/>
              </w:rPr>
              <w:commentReference w:id="12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0"/>
            <w:r>
              <w:t>The ministering flames of fire,</w:t>
            </w:r>
            <w:commentRangeEnd w:id="1270"/>
            <w:r>
              <w:rPr>
                <w:rStyle w:val="CommentReference"/>
                <w:rFonts w:ascii="Times New Roman" w:eastAsiaTheme="minorHAnsi" w:hAnsi="Times New Roman" w:cstheme="minorBidi"/>
                <w:color w:val="auto"/>
              </w:rPr>
              <w:commentReference w:id="12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1" w:name="_Ref434561114"/>
      <w:bookmarkStart w:id="1272"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1"/>
      <w:bookmarkEnd w:id="1272"/>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28"/>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685781D4" w14:textId="246C52D9" w:rsidR="00E102A0" w:rsidRDefault="00E102A0" w:rsidP="00E102A0">
      <w:pPr>
        <w:pStyle w:val="Heading4"/>
      </w:pPr>
      <w:bookmarkStart w:id="128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90"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90"/>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0C7DE2">
        <w:t xml:space="preserve">January 7 (8) / Tobi 12: </w:t>
      </w:r>
      <w:commentRangeStart w:id="1295"/>
      <w:r w:rsidR="000C7DE2">
        <w:t>Also St. Theodore Anatoly</w:t>
      </w:r>
      <w:commentRangeEnd w:id="1295"/>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6" w:name="_Toc448227507"/>
      <w:r>
        <w:t>November 17 (18) / Athor 21: Commemoration of the Theotokos</w:t>
      </w:r>
      <w:bookmarkEnd w:id="1296"/>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7" w:name="_Ref434562715"/>
      <w:bookmarkStart w:id="1298" w:name="_Toc448227508"/>
      <w:r>
        <w:t>November 18 (19) / Athor 22: Martyrdom of Sts. Cosmas, Damian, and their Brothers</w:t>
      </w:r>
      <w:bookmarkEnd w:id="1297"/>
      <w:bookmarkEnd w:id="1298"/>
    </w:p>
    <w:p w14:paraId="4E7F190E" w14:textId="7450EC22" w:rsidR="00935F13" w:rsidRDefault="00935F13" w:rsidP="00935F13">
      <w:pPr>
        <w:pStyle w:val="Heading4"/>
      </w:pPr>
      <w:bookmarkStart w:id="129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0"/>
            <w:r>
              <w:t>Prabioc</w:t>
            </w:r>
            <w:commentRangeEnd w:id="1300"/>
            <w:r>
              <w:rPr>
                <w:rStyle w:val="CommentReference"/>
                <w:rFonts w:ascii="Times New Roman" w:eastAsiaTheme="minorHAnsi" w:hAnsi="Times New Roman" w:cstheme="minorBidi"/>
                <w:color w:val="auto"/>
              </w:rPr>
              <w:commentReference w:id="130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1"/>
            <w:r>
              <w:t xml:space="preserve">confirming </w:t>
            </w:r>
            <w:commentRangeEnd w:id="1301"/>
            <w:r>
              <w:rPr>
                <w:rStyle w:val="CommentReference"/>
                <w:rFonts w:ascii="Times New Roman" w:eastAsiaTheme="minorHAnsi" w:hAnsi="Times New Roman" w:cstheme="minorBidi"/>
                <w:color w:val="auto"/>
              </w:rPr>
              <w:commentReference w:id="130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2"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2"/>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3" w:name="_Toc448227510"/>
      <w:r>
        <w:t>November 20 (21) / Athor 24: The Twenty Four Presbyters</w:t>
      </w:r>
      <w:bookmarkEnd w:id="1303"/>
    </w:p>
    <w:p w14:paraId="253EB9EC" w14:textId="431DB748" w:rsidR="00935F13" w:rsidRDefault="00935F13" w:rsidP="00935F13">
      <w:pPr>
        <w:pStyle w:val="Heading4"/>
      </w:pPr>
      <w:bookmarkStart w:id="1304"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5"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1"/>
            <w:r>
              <w:t>Placed</w:t>
            </w:r>
            <w:commentRangeEnd w:id="1311"/>
            <w:r>
              <w:rPr>
                <w:rStyle w:val="CommentReference"/>
                <w:rFonts w:ascii="Times New Roman" w:eastAsiaTheme="minorHAnsi" w:hAnsi="Times New Roman" w:cstheme="minorBidi"/>
                <w:color w:val="auto"/>
              </w:rPr>
              <w:commentReference w:id="131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2"/>
            <w:r>
              <w:t>emperate</w:t>
            </w:r>
            <w:r w:rsidRPr="004764BD">
              <w:t xml:space="preserve"> </w:t>
            </w:r>
            <w:r>
              <w:t>with</w:t>
            </w:r>
            <w:commentRangeEnd w:id="1312"/>
            <w:r>
              <w:rPr>
                <w:rStyle w:val="CommentReference"/>
                <w:rFonts w:ascii="Times New Roman" w:eastAsiaTheme="minorHAnsi" w:hAnsi="Times New Roman" w:cstheme="minorBidi"/>
                <w:color w:val="auto"/>
              </w:rPr>
              <w:commentReference w:id="131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6"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6"/>
    </w:p>
    <w:p w14:paraId="31266C94" w14:textId="74CE43E4" w:rsidR="00F76CFB" w:rsidRPr="00F76CFB" w:rsidRDefault="00F76CFB" w:rsidP="00F76CFB">
      <w:pPr>
        <w:pStyle w:val="Heading4"/>
      </w:pPr>
      <w:bookmarkStart w:id="1317"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8"/>
            <w:r>
              <w:t>sprang forth</w:t>
            </w:r>
            <w:commentRangeEnd w:id="1318"/>
            <w:r>
              <w:rPr>
                <w:rStyle w:val="CommentReference"/>
                <w:rFonts w:ascii="Times New Roman" w:eastAsiaTheme="minorHAnsi" w:hAnsi="Times New Roman" w:cstheme="minorBidi"/>
                <w:color w:val="auto"/>
              </w:rPr>
              <w:commentReference w:id="131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9" w:name="_Toc448227513"/>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9"/>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20" w:name="_Toc448227514"/>
      <w:r>
        <w:t>November 26 (27) / Athor 30: Consecration of a Church of St. Cosmas and Damian, Their Brothers and Their Mother</w:t>
      </w:r>
      <w:bookmarkEnd w:id="1320"/>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21" w:name="_Toc448227515"/>
      <w:r>
        <w:t>November 27 (28) / Koiak 1: Consecration of the Church of St. Shenoute</w:t>
      </w:r>
      <w:bookmarkEnd w:id="1321"/>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2" w:name="_Toc448227516"/>
      <w:r>
        <w:t>November 30 (December 1) / Koiak 4: Martyrdom of St. Andrew the Apostle</w:t>
      </w:r>
      <w:bookmarkEnd w:id="1322"/>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4"/>
      <w:r>
        <w:t>.</w:t>
      </w:r>
    </w:p>
    <w:p w14:paraId="2DF67188" w14:textId="77777777" w:rsidR="00495F1A" w:rsidRDefault="00495F1A" w:rsidP="00495F1A">
      <w:pPr>
        <w:pStyle w:val="Heading2"/>
        <w:rPr>
          <w:rFonts w:ascii="FreeSerifAvvaShenouda" w:hAnsi="FreeSerifAvvaShenouda" w:cs="FreeSerifAvvaShenouda"/>
        </w:rPr>
      </w:pPr>
      <w:bookmarkStart w:id="1323" w:name="_Toc410196202"/>
      <w:bookmarkStart w:id="1324" w:name="_Toc410196444"/>
      <w:bookmarkStart w:id="1325" w:name="_Toc410196946"/>
      <w:bookmarkStart w:id="1326" w:name="_Toc448227517"/>
      <w:bookmarkStart w:id="1327" w:name="_Toc448696648"/>
      <w:bookmarkStart w:id="1328" w:name="December"/>
      <w:r>
        <w:t>December</w:t>
      </w:r>
      <w:bookmarkEnd w:id="1323"/>
      <w:bookmarkEnd w:id="1324"/>
      <w:bookmarkEnd w:id="1325"/>
      <w:r w:rsidR="00205EA4">
        <w:t xml:space="preserve"> or </w:t>
      </w:r>
      <w:r w:rsidR="00205EA4">
        <w:rPr>
          <w:rFonts w:ascii="FreeSerifAvvaShenouda" w:hAnsi="FreeSerifAvvaShenouda" w:cs="FreeSerifAvvaShenouda"/>
        </w:rPr>
        <w:t>Ⲕⲟⲓⲁϩⲕ</w:t>
      </w:r>
      <w:bookmarkEnd w:id="1326"/>
      <w:bookmarkEnd w:id="1327"/>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207AB0">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207AB0">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207AB0">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207AB0">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207AB0">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207AB0">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207AB0">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207AB0">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207AB0">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207AB0">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207AB0">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207AB0">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207AB0">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207AB0">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207AB0">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207AB0">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207AB0">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207AB0">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0"/>
            <w:r>
              <w:rPr>
                <w:rStyle w:val="CommentReference"/>
                <w:rFonts w:ascii="Times New Roman" w:eastAsiaTheme="minorHAnsi" w:hAnsi="Times New Roman" w:cstheme="minorBidi"/>
                <w:color w:val="auto"/>
              </w:rPr>
              <w:commentReference w:id="133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1"/>
            <w:r>
              <w:t xml:space="preserve">Announced </w:t>
            </w:r>
            <w:commentRangeEnd w:id="1331"/>
            <w:r>
              <w:rPr>
                <w:rStyle w:val="CommentReference"/>
                <w:rFonts w:ascii="Times New Roman" w:eastAsiaTheme="minorHAnsi" w:hAnsi="Times New Roman" w:cstheme="minorBidi"/>
                <w:color w:val="auto"/>
              </w:rPr>
              <w:commentReference w:id="133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3" w:name="_Ref434478867"/>
      <w:r>
        <w:t xml:space="preserve">The Third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4" w:name="_Ref434478878"/>
      <w:r>
        <w:t xml:space="preserve">The Fourth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5"/>
            <w:r>
              <w:t>He raised us with a new invitation.</w:t>
            </w:r>
            <w:commentRangeEnd w:id="1335"/>
            <w:r>
              <w:rPr>
                <w:rStyle w:val="CommentReference"/>
                <w:rFonts w:ascii="Times New Roman" w:eastAsiaTheme="minorHAnsi" w:hAnsi="Times New Roman" w:cstheme="minorBidi"/>
                <w:color w:val="auto"/>
              </w:rPr>
              <w:commentReference w:id="133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6"/>
            <w:r>
              <w:t>Bride</w:t>
            </w:r>
            <w:commentRangeEnd w:id="1336"/>
            <w:r>
              <w:rPr>
                <w:rStyle w:val="CommentReference"/>
                <w:rFonts w:ascii="Times New Roman" w:eastAsiaTheme="minorHAnsi" w:hAnsi="Times New Roman" w:cstheme="minorBidi"/>
                <w:color w:val="auto"/>
              </w:rPr>
              <w:commentReference w:id="133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7" w:name="_Ref434478888"/>
      <w:r>
        <w:t xml:space="preserve">The Fifth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8" w:name="_Ref434478907"/>
      <w:r>
        <w:t xml:space="preserve">The Sixth Doxology of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9"/>
            <w:r>
              <w:t xml:space="preserve">return </w:t>
            </w:r>
            <w:commentRangeEnd w:id="1339"/>
            <w:r>
              <w:rPr>
                <w:rStyle w:val="CommentReference"/>
              </w:rPr>
              <w:commentReference w:id="133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0"/>
            <w:r>
              <w:t xml:space="preserve">confirmation </w:t>
            </w:r>
            <w:commentRangeEnd w:id="1340"/>
            <w:r>
              <w:rPr>
                <w:rStyle w:val="CommentReference"/>
              </w:rPr>
              <w:commentReference w:id="134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1" w:name="_Ref434478922"/>
      <w:r>
        <w:t xml:space="preserve">The Doxology of Archangel Gabriel for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2"/>
            <w:r>
              <w:t>Angel-evangel of Good News</w:t>
            </w:r>
            <w:commentRangeEnd w:id="1342"/>
            <w:r>
              <w:rPr>
                <w:rStyle w:val="CommentReference"/>
                <w:rFonts w:ascii="Times New Roman" w:eastAsiaTheme="minorHAnsi" w:hAnsi="Times New Roman" w:cstheme="minorBidi"/>
                <w:color w:val="auto"/>
              </w:rPr>
              <w:commentReference w:id="134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3"/>
            <w:r>
              <w:t>Hail, O full of grace</w:t>
            </w:r>
            <w:commentRangeEnd w:id="1343"/>
            <w:r>
              <w:rPr>
                <w:rStyle w:val="CommentReference"/>
                <w:rFonts w:ascii="Times New Roman" w:eastAsiaTheme="minorHAnsi" w:hAnsi="Times New Roman" w:cstheme="minorBidi"/>
                <w:color w:val="auto"/>
              </w:rPr>
              <w:commentReference w:id="134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4"/>
            <w:r>
              <w:t>Angel-Evangel</w:t>
            </w:r>
            <w:commentRangeEnd w:id="1344"/>
            <w:r>
              <w:rPr>
                <w:rStyle w:val="CommentReference"/>
                <w:rFonts w:ascii="Times New Roman" w:eastAsiaTheme="minorHAnsi" w:hAnsi="Times New Roman" w:cstheme="minorBidi"/>
                <w:color w:val="auto"/>
              </w:rPr>
              <w:commentReference w:id="134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5" w:name="_Ref434564112"/>
      <w:bookmarkStart w:id="1346" w:name="_Toc448227518"/>
      <w:bookmarkStart w:id="1347" w:name="_Toc410196203"/>
      <w:bookmarkStart w:id="1348" w:name="_Toc410196445"/>
      <w:bookmarkStart w:id="1349" w:name="_Toc410196947"/>
      <w:r>
        <w:t>December 1 (2) / Koiak 5: Martyrdom of St. Victor</w:t>
      </w:r>
      <w:bookmarkEnd w:id="1345"/>
      <w:bookmarkEnd w:id="1346"/>
    </w:p>
    <w:p w14:paraId="5851AA48" w14:textId="77777777" w:rsidR="00253C5F" w:rsidRDefault="00253C5F" w:rsidP="00253C5F">
      <w:pPr>
        <w:pStyle w:val="Heading4"/>
      </w:pPr>
      <w:bookmarkStart w:id="1350" w:name="_Ref434489590"/>
      <w:r>
        <w:t>The Doxology</w:t>
      </w:r>
      <w:r w:rsidR="00B46E6E">
        <w:t xml:space="preserve"> for St. Victor</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1"/>
            <w:r>
              <w:t>saint</w:t>
            </w:r>
            <w:commentRangeEnd w:id="1351"/>
            <w:r>
              <w:rPr>
                <w:rStyle w:val="CommentReference"/>
                <w:rFonts w:ascii="Times New Roman" w:eastAsiaTheme="minorHAnsi" w:hAnsi="Times New Roman" w:cstheme="minorBidi"/>
                <w:color w:val="auto"/>
              </w:rPr>
              <w:commentReference w:id="135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2"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2"/>
    </w:p>
    <w:p w14:paraId="705AECE8" w14:textId="77777777" w:rsidR="00F416C6" w:rsidRDefault="00F416C6" w:rsidP="00F416C6">
      <w:pPr>
        <w:pStyle w:val="Heading4"/>
      </w:pPr>
      <w:bookmarkStart w:id="1353" w:name="_Ref434492343"/>
      <w:r>
        <w:t>The Doxology of St. Simon the Tanner</w:t>
      </w:r>
      <w:r>
        <w:rPr>
          <w:rStyle w:val="FootnoteReference"/>
        </w:rPr>
        <w:footnoteReference w:id="936"/>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4" w:name="_Toc448227520"/>
      <w:r>
        <w:t xml:space="preserve">December 4 (5) / Koiak 8: </w:t>
      </w:r>
      <w:r w:rsidR="00743CE8">
        <w:t xml:space="preserve">The Martyrdom of </w:t>
      </w:r>
      <w:r>
        <w:t>Sts. Barbara and Juliana</w:t>
      </w:r>
      <w:bookmarkEnd w:id="1354"/>
    </w:p>
    <w:p w14:paraId="708D2111" w14:textId="7CD9674E" w:rsidR="003663F9" w:rsidRDefault="003663F9" w:rsidP="003663F9">
      <w:pPr>
        <w:pStyle w:val="Heading4"/>
      </w:pPr>
      <w:bookmarkStart w:id="135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6"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6"/>
    </w:p>
    <w:p w14:paraId="2EE78AB4" w14:textId="77777777" w:rsidR="00224925" w:rsidRDefault="00224925" w:rsidP="00224925">
      <w:pPr>
        <w:pStyle w:val="Heading4"/>
      </w:pPr>
      <w:bookmarkStart w:id="1357" w:name="_Ref434491260"/>
      <w:r>
        <w:t>The Doxology</w:t>
      </w:r>
      <w:r w:rsidR="00810F04">
        <w:t xml:space="preserve"> for St. Samuel the Confessor</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61"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61"/>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2" w:name="_Toc448227523"/>
      <w:r>
        <w:t>December 8 (9) / Koiak 12: Commemoration of Archangel Michael</w:t>
      </w:r>
      <w:bookmarkEnd w:id="1362"/>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3" w:name="_Toc448227524"/>
      <w:r>
        <w:t>December 12 (13) / Koiak 16: Saint Spyridon</w:t>
      </w:r>
      <w:r>
        <w:rPr>
          <w:rStyle w:val="FootnoteReference"/>
        </w:rPr>
        <w:footnoteReference w:id="939"/>
      </w:r>
      <w:bookmarkEnd w:id="1363"/>
    </w:p>
    <w:p w14:paraId="598A6BCC" w14:textId="77777777" w:rsidR="005329C1" w:rsidRDefault="005329C1" w:rsidP="005329C1">
      <w:pPr>
        <w:pStyle w:val="Heading3"/>
      </w:pPr>
      <w:bookmarkStart w:id="1364" w:name="_Toc448227525"/>
      <w:r>
        <w:t>December 17 (18) / Koiak 21: Commemoration of the Theotokos</w:t>
      </w:r>
      <w:bookmarkEnd w:id="1364"/>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5" w:name="_Toc448227526"/>
      <w:r>
        <w:t>December 17 (18) / Koiak 21: Also the Martyrdom of St. Barnabas, on</w:t>
      </w:r>
      <w:r w:rsidR="00743CE8">
        <w:t>e</w:t>
      </w:r>
      <w:r>
        <w:t xml:space="preserve"> of the Seventy Two</w:t>
      </w:r>
      <w:bookmarkEnd w:id="1365"/>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6" w:name="_Toc448227527"/>
      <w:r>
        <w:t>December 18 (19) / Koiak 22: Archangel Gabriel</w:t>
      </w:r>
      <w:r w:rsidR="00481AE5">
        <w:t xml:space="preserve"> (Consecration)</w:t>
      </w:r>
      <w:bookmarkEnd w:id="1366"/>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7" w:name="_Toc448227528"/>
      <w:r>
        <w:t>December 20 (21) / Koiak 24: The Birth of St. Takle Haymanot</w:t>
      </w:r>
      <w:bookmarkEnd w:id="1367"/>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8" w:name="_Toc448227529"/>
      <w:r>
        <w:t>December 21 (22) / Koiak 25: St. John Kami</w:t>
      </w:r>
      <w:bookmarkEnd w:id="1368"/>
    </w:p>
    <w:p w14:paraId="3F9EF92D" w14:textId="77777777" w:rsidR="00810F04" w:rsidRPr="00810F04" w:rsidRDefault="00810F04" w:rsidP="00810F04">
      <w:pPr>
        <w:pStyle w:val="Heading4"/>
      </w:pPr>
      <w:bookmarkStart w:id="1369" w:name="_Ref434491108"/>
      <w:r>
        <w:t>The Doxology for St. John Kami</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0" w:name="_Toc448227530"/>
      <w:r>
        <w:t>December 24 (25) / Koiak 28: Nativity Preparation Day</w:t>
      </w:r>
      <w:bookmarkEnd w:id="137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1" w:name="_Ref434477504"/>
      <w:r>
        <w:t>The Doxology</w:t>
      </w:r>
      <w:r w:rsidR="00E21EA3">
        <w:t xml:space="preserve"> for the Preparation Day of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2"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3"/>
            <w:r>
              <w:t>Theotokos</w:t>
            </w:r>
            <w:commentRangeEnd w:id="1373"/>
            <w:r>
              <w:rPr>
                <w:rStyle w:val="CommentReference"/>
                <w:rFonts w:ascii="Times New Roman" w:eastAsiaTheme="minorHAnsi" w:hAnsi="Times New Roman" w:cstheme="minorBidi"/>
                <w:color w:val="auto"/>
              </w:rPr>
              <w:commentReference w:id="1373"/>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4" w:name="_Ref434477532"/>
      <w:r>
        <w:t xml:space="preserve">The </w:t>
      </w:r>
      <w:r w:rsidR="00C33BEB">
        <w:t xml:space="preserve">First </w:t>
      </w:r>
      <w:r>
        <w:t>Doxology</w:t>
      </w:r>
      <w:r w:rsidR="00C33BEB">
        <w:t xml:space="preserve"> for Nativity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5" w:name="_Ref434477542"/>
      <w:r>
        <w:t>The Second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6"/>
            <w:r>
              <w:t xml:space="preserve">rescued </w:t>
            </w:r>
            <w:commentRangeEnd w:id="1376"/>
            <w:r>
              <w:rPr>
                <w:rStyle w:val="CommentReference"/>
                <w:rFonts w:ascii="Times New Roman" w:eastAsiaTheme="minorHAnsi" w:hAnsi="Times New Roman" w:cstheme="minorBidi"/>
                <w:color w:val="auto"/>
              </w:rPr>
              <w:commentReference w:id="1376"/>
            </w:r>
            <w:r>
              <w:t>and saved us,</w:t>
            </w:r>
          </w:p>
          <w:p w14:paraId="372D1056" w14:textId="77777777" w:rsidR="00C33BEB" w:rsidRDefault="00C33BEB" w:rsidP="00C33BEB">
            <w:pPr>
              <w:pStyle w:val="EngHangEnd"/>
            </w:pPr>
            <w:commentRangeStart w:id="1377"/>
            <w:r>
              <w:t xml:space="preserve">We </w:t>
            </w:r>
            <w:commentRangeEnd w:id="1377"/>
            <w:r>
              <w:rPr>
                <w:rStyle w:val="CommentReference"/>
                <w:rFonts w:ascii="Times New Roman" w:eastAsiaTheme="minorHAnsi" w:hAnsi="Times New Roman" w:cstheme="minorBidi"/>
                <w:color w:val="auto"/>
              </w:rPr>
              <w:commentReference w:id="137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8" w:name="_Ref434477554"/>
      <w:r>
        <w:t>The Third Doxology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9" w:name="_Ref434475057"/>
      <w:r>
        <w:t>The Sunday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0" w:name="_Ref434475083"/>
      <w:r>
        <w:t>The Monday Psali Adam</w:t>
      </w:r>
      <w:r w:rsidR="006C1B94">
        <w:t xml:space="preserve">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1" w:name="_Ref434475102"/>
      <w:r>
        <w:t>The Tuesday Psali Adam</w:t>
      </w:r>
      <w:r w:rsidR="006C1B94">
        <w:t xml:space="preserve"> for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2"/>
            <w:r>
              <w:t xml:space="preserve">Shone </w:t>
            </w:r>
            <w:commentRangeEnd w:id="1382"/>
            <w:r>
              <w:rPr>
                <w:rStyle w:val="CommentReference"/>
              </w:rPr>
              <w:commentReference w:id="138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3"/>
            <w:r>
              <w:t>All</w:t>
            </w:r>
            <w:commentRangeEnd w:id="1383"/>
            <w:r>
              <w:rPr>
                <w:rStyle w:val="CommentReference"/>
              </w:rPr>
              <w:commentReference w:id="138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4"/>
            <w:r>
              <w:t>seals</w:t>
            </w:r>
            <w:commentRangeEnd w:id="1384"/>
            <w:r>
              <w:rPr>
                <w:rStyle w:val="CommentReference"/>
              </w:rPr>
              <w:commentReference w:id="138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5"/>
            <w:r>
              <w:t>Tetra</w:t>
            </w:r>
            <w:commentRangeEnd w:id="1385"/>
            <w:r>
              <w:rPr>
                <w:rStyle w:val="CommentReference"/>
              </w:rPr>
              <w:commentReference w:id="138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6"/>
            <w:r>
              <w:t xml:space="preserve">flaming </w:t>
            </w:r>
            <w:commentRangeEnd w:id="1386"/>
            <w:r>
              <w:rPr>
                <w:rStyle w:val="CommentReference"/>
              </w:rPr>
              <w:commentReference w:id="138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7"/>
            <w:r>
              <w:t>disease</w:t>
            </w:r>
            <w:commentRangeEnd w:id="1387"/>
            <w:r>
              <w:rPr>
                <w:rStyle w:val="CommentReference"/>
              </w:rPr>
              <w:commentReference w:id="138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8" w:name="_Ref434475128"/>
      <w:r>
        <w:t>The Wednesday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9" w:name="_Ref434475150"/>
      <w:r>
        <w:t>The Thursday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0"/>
            <w:r>
              <w:t xml:space="preserve">Isaiah </w:t>
            </w:r>
            <w:commentRangeEnd w:id="1390"/>
            <w:r>
              <w:rPr>
                <w:rStyle w:val="CommentReference"/>
              </w:rPr>
              <w:commentReference w:id="139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1" w:name="_Ref434475177"/>
      <w:r>
        <w:t>The Friday Psali Batos</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2" w:name="_Ref434475196"/>
      <w:r>
        <w:t>The Saturday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3"/>
            <w:r>
              <w:t>For I cannot speak.</w:t>
            </w:r>
            <w:commentRangeEnd w:id="1393"/>
            <w:r>
              <w:rPr>
                <w:rStyle w:val="CommentReference"/>
              </w:rPr>
              <w:commentReference w:id="139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4" w:name="_Toc448227532"/>
      <w:r>
        <w:t>December 26 (27) / Koiak 30: The Second Day of the Feast of the Nativity</w:t>
      </w:r>
      <w:bookmarkEnd w:id="139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5" w:name="_Ref434561401"/>
      <w:bookmarkStart w:id="1396" w:name="_Toc448227533"/>
      <w:r>
        <w:t>December 27 (28) / Tobi 1: St. Stephen Day</w:t>
      </w:r>
      <w:bookmarkEnd w:id="1395"/>
      <w:bookmarkEnd w:id="1396"/>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7" w:name="_Toc448227534"/>
      <w:r>
        <w:t>December 29 (30) / Tobi 3: The One Hundred and Forty Four Thousand</w:t>
      </w:r>
      <w:bookmarkEnd w:id="1397"/>
    </w:p>
    <w:p w14:paraId="2FE981A9" w14:textId="77777777" w:rsidR="00073003" w:rsidRDefault="00073003" w:rsidP="00073003">
      <w:pPr>
        <w:pStyle w:val="Heading4"/>
      </w:pPr>
      <w:bookmarkStart w:id="1398" w:name="_Ref434488616"/>
      <w:r>
        <w:t>The Doxology</w:t>
      </w:r>
      <w:r w:rsidR="00B46E6E">
        <w:t xml:space="preserve"> for the One Hundred and Forty Four Thousand</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9" w:name="_Ref434564016"/>
      <w:bookmarkStart w:id="1400" w:name="_Toc448227535"/>
      <w:r>
        <w:t>December 30 (31) / Tobi 4: St. John the Evangelist</w:t>
      </w:r>
      <w:bookmarkEnd w:id="1399"/>
      <w:bookmarkEnd w:id="1400"/>
    </w:p>
    <w:p w14:paraId="3C0BCC81" w14:textId="77777777" w:rsidR="00FF5FF3" w:rsidRDefault="00FF5FF3" w:rsidP="00FF5FF3">
      <w:pPr>
        <w:pStyle w:val="Heading4"/>
      </w:pPr>
      <w:bookmarkStart w:id="1401" w:name="_Ref434488768"/>
      <w:r>
        <w:t>The Doxology</w:t>
      </w:r>
      <w:r w:rsidR="00B46E6E">
        <w:t xml:space="preserve"> for</w:t>
      </w:r>
      <w:r w:rsidR="00BC160E">
        <w:t xml:space="preserve"> St. John the Evangelist</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2"/>
            <w:r>
              <w:t>Zebulun</w:t>
            </w:r>
            <w:commentRangeEnd w:id="1402"/>
            <w:r>
              <w:rPr>
                <w:rStyle w:val="FootnoteReference"/>
              </w:rPr>
              <w:footnoteReference w:id="943"/>
            </w:r>
            <w:r>
              <w:rPr>
                <w:rStyle w:val="CommentReference"/>
                <w:rFonts w:ascii="Times New Roman" w:eastAsiaTheme="minorHAnsi" w:hAnsi="Times New Roman" w:cstheme="minorBidi"/>
                <w:color w:val="auto"/>
              </w:rPr>
              <w:commentReference w:id="140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3" w:name="_Toc410196204"/>
      <w:bookmarkStart w:id="1404" w:name="_Toc410196446"/>
      <w:bookmarkStart w:id="1405" w:name="_Toc410196948"/>
      <w:bookmarkStart w:id="1406" w:name="_Toc448696649"/>
      <w:bookmarkStart w:id="1407" w:name="January"/>
      <w:bookmarkEnd w:id="1328"/>
      <w:bookmarkEnd w:id="1347"/>
      <w:bookmarkEnd w:id="1348"/>
      <w:bookmarkEnd w:id="1349"/>
      <w:r>
        <w:t>January</w:t>
      </w:r>
      <w:bookmarkEnd w:id="1403"/>
      <w:bookmarkEnd w:id="1404"/>
      <w:bookmarkEnd w:id="1405"/>
      <w:r w:rsidR="00FF5FF3">
        <w:t xml:space="preserve"> or </w:t>
      </w:r>
      <w:r w:rsidR="00FF5FF3">
        <w:rPr>
          <w:rFonts w:ascii="FreeSerifAvvaShenouda" w:hAnsi="FreeSerifAvvaShenouda" w:cs="FreeSerifAvvaShenouda"/>
        </w:rPr>
        <w:t>Ⲧⲱⲃⲓ</w:t>
      </w:r>
      <w:bookmarkEnd w:id="1406"/>
    </w:p>
    <w:bookmarkStart w:id="1408" w:name="_Toc410196949" w:displacedByCustomXml="next"/>
    <w:bookmarkStart w:id="1409" w:name="_Toc410196447" w:displacedByCustomXml="next"/>
    <w:bookmarkStart w:id="1410"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207AB0">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207AB0">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207AB0">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207AB0">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207AB0">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207AB0">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207AB0">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207AB0">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207AB0">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207AB0">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207AB0">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207AB0">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207AB0">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207AB0">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207AB0">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207AB0">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207AB0">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207AB0">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207AB0">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1" w:name="_Toc448227536"/>
      <w:r>
        <w:rPr>
          <w:lang w:val="en-US"/>
        </w:rPr>
        <w:t>January 1 (2) / Tobi 6</w:t>
      </w:r>
      <w:r w:rsidR="00FF5FF3">
        <w:rPr>
          <w:lang w:val="en-US"/>
        </w:rPr>
        <w:t xml:space="preserve">: The Feast of the </w:t>
      </w:r>
      <w:r w:rsidR="00495F1A">
        <w:t>Circumcision</w:t>
      </w:r>
      <w:bookmarkEnd w:id="1410"/>
      <w:bookmarkEnd w:id="1409"/>
      <w:bookmarkEnd w:id="1408"/>
      <w:bookmarkEnd w:id="1411"/>
    </w:p>
    <w:p w14:paraId="1387E376" w14:textId="77777777" w:rsidR="00FF5FF3" w:rsidRDefault="00FF5FF3" w:rsidP="00FF5FF3">
      <w:pPr>
        <w:pStyle w:val="Heading4"/>
      </w:pPr>
      <w:bookmarkStart w:id="1412" w:name="_Ref434477590"/>
      <w:r>
        <w:t>The Doxology</w:t>
      </w:r>
      <w:r w:rsidR="00E21EA3">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3"/>
            <w:r>
              <w:t xml:space="preserve">Christian </w:t>
            </w:r>
            <w:commentRangeEnd w:id="1413"/>
            <w:r>
              <w:rPr>
                <w:rStyle w:val="CommentReference"/>
                <w:rFonts w:ascii="Times New Roman" w:eastAsiaTheme="minorHAnsi" w:hAnsi="Times New Roman" w:cstheme="minorBidi"/>
                <w:color w:val="auto"/>
              </w:rPr>
              <w:commentReference w:id="141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4" w:name="_Ref434475229"/>
      <w:r>
        <w:t>The Psali Adam</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5"/>
            <w:r>
              <w:t xml:space="preserve">Victorious </w:t>
            </w:r>
            <w:commentRangeEnd w:id="1415"/>
            <w:r>
              <w:rPr>
                <w:rStyle w:val="CommentReference"/>
              </w:rPr>
              <w:commentReference w:id="141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6" w:name="_Ref434475252"/>
      <w:r>
        <w:t>The Psali Batos</w:t>
      </w:r>
      <w:r w:rsidR="006C1B94">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7"/>
            <w:r>
              <w:t>divinity</w:t>
            </w:r>
            <w:commentRangeEnd w:id="1417"/>
            <w:r>
              <w:rPr>
                <w:rStyle w:val="CommentReference"/>
              </w:rPr>
              <w:commentReference w:id="141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8" w:name="_Toc410196206"/>
      <w:bookmarkStart w:id="1419" w:name="_Toc410196448"/>
      <w:bookmarkStart w:id="1420" w:name="_Toc410196950"/>
      <w:bookmarkStart w:id="1421" w:name="_Toc448227537"/>
      <w:r>
        <w:t xml:space="preserve">January 6 (7) / Tobi 11: The Feast of </w:t>
      </w:r>
      <w:r w:rsidR="00495F1A">
        <w:t>Theophany</w:t>
      </w:r>
      <w:bookmarkEnd w:id="1418"/>
      <w:bookmarkEnd w:id="1419"/>
      <w:bookmarkEnd w:id="1420"/>
      <w:bookmarkEnd w:id="1421"/>
    </w:p>
    <w:p w14:paraId="322B4F7B" w14:textId="77777777" w:rsidR="00FF5FF3" w:rsidRDefault="00430630" w:rsidP="00FF5FF3">
      <w:pPr>
        <w:pStyle w:val="Heading4"/>
      </w:pPr>
      <w:bookmarkStart w:id="1422" w:name="_Ref434477630"/>
      <w:r>
        <w:t>An</w:t>
      </w:r>
      <w:r w:rsidR="00FF5FF3">
        <w:t xml:space="preserve"> </w:t>
      </w:r>
      <w:r>
        <w:t xml:space="preserve">Abridged </w:t>
      </w:r>
      <w:r w:rsidR="00FF5FF3">
        <w:t>Doxology</w:t>
      </w:r>
      <w:r w:rsidR="00E21EA3">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3" w:name="_Ref434477641"/>
      <w:r>
        <w:t>The First Doxology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4" w:name="_Ref434477660"/>
      <w:r>
        <w:t>The Second Doxology for Theophany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5" w:name="_Ref434475280"/>
      <w:r>
        <w:t>The Sunday Psali Adam</w:t>
      </w:r>
      <w:r w:rsidR="006C1B94">
        <w:t xml:space="preserve"> for Theophany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6"/>
            <w:r>
              <w:t xml:space="preserve">confirm </w:t>
            </w:r>
            <w:commentRangeEnd w:id="1426"/>
            <w:r>
              <w:rPr>
                <w:rStyle w:val="CommentReference"/>
              </w:rPr>
              <w:commentReference w:id="142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7"/>
            <w:r>
              <w:t>ⲛ̀ϫⲉ</w:t>
            </w:r>
            <w:commentRangeEnd w:id="1427"/>
            <w:r>
              <w:rPr>
                <w:rStyle w:val="CommentReference"/>
                <w:rFonts w:ascii="Times New Roman" w:hAnsi="Times New Roman"/>
              </w:rPr>
              <w:commentReference w:id="142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8"/>
            <w:r>
              <w:t>moved</w:t>
            </w:r>
            <w:commentRangeEnd w:id="1428"/>
            <w:r>
              <w:rPr>
                <w:rStyle w:val="CommentReference"/>
              </w:rPr>
              <w:commentReference w:id="142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9"/>
            <w:r>
              <w:t>thrice holy,</w:t>
            </w:r>
            <w:commentRangeEnd w:id="1429"/>
            <w:r>
              <w:rPr>
                <w:rStyle w:val="CommentReference"/>
              </w:rPr>
              <w:commentReference w:id="142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0" w:name="_Ref434475309"/>
      <w:r>
        <w:t>The Monday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1"/>
            <w:r>
              <w:t xml:space="preserve">Ⲓⲱⲁⲛⲛⲟⲩ </w:t>
            </w:r>
            <w:commentRangeEnd w:id="1431"/>
            <w:r>
              <w:rPr>
                <w:rStyle w:val="CommentReference"/>
                <w:rFonts w:ascii="Times New Roman" w:hAnsi="Times New Roman"/>
              </w:rPr>
              <w:commentReference w:id="143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2"/>
            <w:r>
              <w:rPr>
                <w:rFonts w:eastAsia="Arial Unicode MS" w:cs="FreeSerifAvvaShenouda"/>
              </w:rPr>
              <w:t>ⲛⲓϯϩⲟ</w:t>
            </w:r>
            <w:commentRangeEnd w:id="1432"/>
            <w:r>
              <w:rPr>
                <w:rStyle w:val="CommentReference"/>
                <w:rFonts w:ascii="Times New Roman" w:hAnsi="Times New Roman"/>
              </w:rPr>
              <w:commentReference w:id="143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3" w:name="_Ref434475331"/>
      <w:r>
        <w:t>The Tuesday Psali Adam</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4"/>
            <w:r>
              <w:t>ⲫⲏ</w:t>
            </w:r>
            <w:commentRangeEnd w:id="1434"/>
            <w:r>
              <w:rPr>
                <w:rStyle w:val="CommentReference"/>
                <w:rFonts w:ascii="Times New Roman" w:hAnsi="Times New Roman"/>
              </w:rPr>
              <w:commentReference w:id="143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5"/>
            <w:r>
              <w:t>ϯⲥⲩⲛⲧⲉⲗⲓⲁ</w:t>
            </w:r>
            <w:commentRangeEnd w:id="1435"/>
            <w:r>
              <w:rPr>
                <w:rStyle w:val="CommentReference"/>
                <w:rFonts w:ascii="Times New Roman" w:hAnsi="Times New Roman"/>
              </w:rPr>
              <w:commentReference w:id="143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6" w:name="_Ref434475362"/>
      <w:r>
        <w:t>The Wednesday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7" w:name="_Ref434475388"/>
      <w:r>
        <w:t>The Thursday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8" w:name="_Ref434475411"/>
      <w:r>
        <w:t>The Friday Psali Batos</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9" w:name="_Ref434475434"/>
      <w:r>
        <w:t>The Saturday Psali Batos</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0"/>
            <w:r>
              <w:t>liberty</w:t>
            </w:r>
            <w:commentRangeEnd w:id="1440"/>
            <w:r>
              <w:rPr>
                <w:rStyle w:val="CommentReference"/>
              </w:rPr>
              <w:commentReference w:id="144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1"/>
            <w:r>
              <w:t xml:space="preserve">confirm </w:t>
            </w:r>
            <w:commentRangeEnd w:id="1441"/>
            <w:r>
              <w:rPr>
                <w:rStyle w:val="CommentReference"/>
              </w:rPr>
              <w:commentReference w:id="144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2" w:name="_Toc448227538"/>
      <w:r>
        <w:t>January 7 (8) / Tobi 12</w:t>
      </w:r>
      <w:r w:rsidR="001225FA">
        <w:t xml:space="preserve">: </w:t>
      </w:r>
      <w:r>
        <w:t>The Second Day of the Feast of Theophany</w:t>
      </w:r>
      <w:bookmarkEnd w:id="144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3" w:name="_Toc448227539"/>
      <w:r>
        <w:t>January 7 (8) / Tobi 12</w:t>
      </w:r>
      <w:r w:rsidR="001225FA">
        <w:t xml:space="preserve">: </w:t>
      </w:r>
      <w:r>
        <w:t>Also the Commemoration of Archangel Michael</w:t>
      </w:r>
      <w:bookmarkEnd w:id="1443"/>
    </w:p>
    <w:p w14:paraId="65389993" w14:textId="77777777" w:rsidR="000C7DE2" w:rsidRDefault="00191A26" w:rsidP="0082304E">
      <w:pPr>
        <w:pStyle w:val="Heading4"/>
      </w:pPr>
      <w:bookmarkStart w:id="1444" w:name="_Toc410196207"/>
      <w:bookmarkStart w:id="1445" w:name="_Toc410196449"/>
      <w:bookmarkStart w:id="1446"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7" w:name="_Ref434562461"/>
      <w:bookmarkStart w:id="1448" w:name="_Toc448227540"/>
      <w:r>
        <w:t>January 7 (8) / Tobi 12</w:t>
      </w:r>
      <w:r w:rsidR="001225FA">
        <w:t xml:space="preserve">: </w:t>
      </w:r>
      <w:commentRangeStart w:id="1449"/>
      <w:r>
        <w:t>Also St. Theodore Anatoly</w:t>
      </w:r>
      <w:commentRangeEnd w:id="1449"/>
      <w:r>
        <w:rPr>
          <w:rStyle w:val="CommentReference"/>
          <w:rFonts w:eastAsiaTheme="minorHAnsi" w:cstheme="minorBidi"/>
          <w:b w:val="0"/>
          <w:bCs w:val="0"/>
        </w:rPr>
        <w:commentReference w:id="1449"/>
      </w:r>
      <w:bookmarkEnd w:id="1447"/>
      <w:bookmarkEnd w:id="1448"/>
    </w:p>
    <w:p w14:paraId="7DD26869" w14:textId="77777777" w:rsidR="006B44CE" w:rsidRDefault="006B44CE" w:rsidP="006B44CE">
      <w:pPr>
        <w:pStyle w:val="Heading4"/>
      </w:pPr>
      <w:bookmarkStart w:id="1450" w:name="_Ref434477694"/>
      <w:bookmarkStart w:id="1451" w:name="_Ref434489376"/>
      <w:r>
        <w:t>The Doxology</w:t>
      </w:r>
      <w:bookmarkEnd w:id="1450"/>
      <w:r w:rsidR="00B46E6E">
        <w:t xml:space="preserve"> for St. Theodore Anatoly</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2" w:name="_Toc448227541"/>
      <w:r>
        <w:t>January 8 (9) / Tobi 13: The Feast of T</w:t>
      </w:r>
      <w:r w:rsidR="00495F1A">
        <w:t>he Wedding of Cana of Galilee</w:t>
      </w:r>
      <w:bookmarkEnd w:id="1444"/>
      <w:bookmarkEnd w:id="1445"/>
      <w:bookmarkEnd w:id="1446"/>
      <w:bookmarkEnd w:id="1452"/>
    </w:p>
    <w:p w14:paraId="46F7A60E" w14:textId="77777777" w:rsidR="00A37BB6" w:rsidRDefault="00A37BB6" w:rsidP="00A37BB6">
      <w:pPr>
        <w:pStyle w:val="Heading4"/>
      </w:pPr>
      <w:bookmarkStart w:id="1453" w:name="_Ref434477774"/>
      <w:r>
        <w:t>The Doxology</w:t>
      </w:r>
      <w:r w:rsidR="00E21EA3">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4" w:name="_Ref434475472"/>
      <w:r>
        <w:t>The Psali Adam</w:t>
      </w:r>
      <w:r w:rsidR="006C1B94">
        <w:t xml:space="preserve"> for the Wedding of Cana</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5" w:name="_Ref434475500"/>
      <w:r>
        <w:t>The Psali Batos</w:t>
      </w:r>
      <w:r w:rsidR="006C1B94">
        <w:t xml:space="preserve"> for the Wedding of Cana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6" w:name="_Ref434560112"/>
      <w:bookmarkStart w:id="1457" w:name="_Toc448227542"/>
      <w:r>
        <w:t>January 8 (9) / Tobi 13: Also the Martyrdom of St. Demiana</w:t>
      </w:r>
      <w:bookmarkEnd w:id="1456"/>
      <w:bookmarkEnd w:id="1457"/>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8" w:name="_Ref434490124"/>
      <w:r>
        <w:t>Another Doxology of St. Demiana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9" w:name="_Ref434563224"/>
      <w:bookmarkStart w:id="1460" w:name="_Toc448227543"/>
      <w:r>
        <w:t>January 9 (10) / Tobi 14: St. Maximus</w:t>
      </w:r>
      <w:bookmarkEnd w:id="1459"/>
      <w:bookmarkEnd w:id="1460"/>
    </w:p>
    <w:p w14:paraId="1847ABB1" w14:textId="77777777" w:rsidR="00662600" w:rsidRDefault="00810F04" w:rsidP="00810F04">
      <w:pPr>
        <w:pStyle w:val="Heading4"/>
      </w:pPr>
      <w:bookmarkStart w:id="1461" w:name="_Ref434490957"/>
      <w:r>
        <w:t>The Doxology for</w:t>
      </w:r>
      <w:r w:rsidR="00662600">
        <w:t xml:space="preserve"> Sts. Maximus and Dometius</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5" w:name="_Toc448227544"/>
      <w:r>
        <w:t>Jan</w:t>
      </w:r>
      <w:r w:rsidR="00662600">
        <w:t>uary 12 (13) / Tobi 17: St. Dome</w:t>
      </w:r>
      <w:r>
        <w:t>tius</w:t>
      </w:r>
      <w:bookmarkEnd w:id="1465"/>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6" w:name="_Toc448227545"/>
      <w:r>
        <w:t>January 13 (14) / Tobi 18: St. Hilary of Poitiers</w:t>
      </w:r>
      <w:bookmarkEnd w:id="1466"/>
    </w:p>
    <w:p w14:paraId="17E429FC" w14:textId="7FC8029F" w:rsidR="00A96087" w:rsidRDefault="00A96087" w:rsidP="00A96087">
      <w:pPr>
        <w:pStyle w:val="Heading4"/>
      </w:pPr>
      <w:r>
        <w:t>The Doxology for St. Hilary of Poitiers</w:t>
      </w:r>
      <w:r w:rsidR="006035EE">
        <w:rPr>
          <w:rStyle w:val="FootnoteReference"/>
        </w:rPr>
        <w:footnoteReference w:id="95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7" w:name="_Toc448227546"/>
      <w:bookmarkStart w:id="1468" w:name="_Toc410196208"/>
      <w:bookmarkStart w:id="1469" w:name="_Toc410196450"/>
      <w:bookmarkStart w:id="1470" w:name="_Toc410196952"/>
      <w:r>
        <w:t>January 15 (16) / Tobi 20: Departure of St. Prochorus the Disciple</w:t>
      </w:r>
      <w:bookmarkEnd w:id="1467"/>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71" w:name="_Toc448227547"/>
      <w:r>
        <w:t xml:space="preserve">January 16 (17) / Tobi 21: </w:t>
      </w:r>
      <w:r w:rsidR="00495F1A">
        <w:t>The Dormition of the Virgin</w:t>
      </w:r>
      <w:bookmarkEnd w:id="1468"/>
      <w:bookmarkEnd w:id="1469"/>
      <w:bookmarkEnd w:id="1470"/>
      <w:bookmarkEnd w:id="1471"/>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2" w:name="_Ref434560171"/>
      <w:bookmarkStart w:id="1473" w:name="_Toc448227548"/>
      <w:r>
        <w:t>January 17 (18) / Tobi 22: St. Anthony the Great</w:t>
      </w:r>
      <w:bookmarkEnd w:id="1472"/>
      <w:bookmarkEnd w:id="1473"/>
    </w:p>
    <w:p w14:paraId="38BCD1D7" w14:textId="77777777" w:rsidR="00FF5FF3" w:rsidRDefault="00FF5FF3" w:rsidP="00FF5FF3">
      <w:pPr>
        <w:pStyle w:val="Heading4"/>
      </w:pPr>
      <w:bookmarkStart w:id="1474" w:name="_Ref434490340"/>
      <w:r>
        <w:t>The Doxology</w:t>
      </w:r>
      <w:r w:rsidR="00B46E6E">
        <w:t xml:space="preserve"> for St. Anthony the Great</w:t>
      </w:r>
      <w:bookmarkEnd w:id="1474"/>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5" w:name="_Toc448227549"/>
      <w:r>
        <w:t>January 18 (19) / Tobi 23: St. Timothy the Apostle</w:t>
      </w:r>
      <w:bookmarkEnd w:id="1475"/>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6" w:name="_Toc448227550"/>
      <w:r>
        <w:t>January 22 (23) / Tobi 27: Archangel Suriel</w:t>
      </w:r>
      <w:bookmarkEnd w:id="1476"/>
    </w:p>
    <w:p w14:paraId="79FCFE0C" w14:textId="77777777" w:rsidR="00596AC8" w:rsidRDefault="00596AC8" w:rsidP="00596AC8">
      <w:pPr>
        <w:pStyle w:val="Heading4"/>
      </w:pPr>
      <w:bookmarkStart w:id="1477" w:name="_Ref434488250"/>
      <w:r>
        <w:t>The Doxology</w:t>
      </w:r>
      <w:r w:rsidR="00B46E6E">
        <w:t xml:space="preserve"> for Archangel Suriel</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8" w:name="_Toc448227551"/>
      <w:r>
        <w:t>January 22 (23) / Tobi 27: Also Relocation of St. Timothy the Apostle’s Relics</w:t>
      </w:r>
      <w:bookmarkEnd w:id="1478"/>
    </w:p>
    <w:p w14:paraId="3FBC7E0C" w14:textId="388EE5BC" w:rsidR="00191A26" w:rsidRDefault="00191A26" w:rsidP="00191A26">
      <w:pPr>
        <w:pStyle w:val="Rubric"/>
      </w:pPr>
      <w:bookmarkStart w:id="1479"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80" w:name="_Toc448227552"/>
      <w:r>
        <w:t>January 24 (25) / Tobi 29: Commemoration of the Annunciation, Nativity, and Resurrection on the 29</w:t>
      </w:r>
      <w:r w:rsidRPr="00C0205C">
        <w:rPr>
          <w:vertAlign w:val="superscript"/>
        </w:rPr>
        <w:t>th</w:t>
      </w:r>
      <w:r>
        <w:t xml:space="preserve"> of Every Month</w:t>
      </w:r>
      <w:bookmarkEnd w:id="1480"/>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81" w:name="_Toc448227553"/>
      <w:r>
        <w:t>January 27 (28) / Meshir 2: St. Paul the Anchorite</w:t>
      </w:r>
      <w:bookmarkEnd w:id="1479"/>
      <w:bookmarkEnd w:id="1481"/>
    </w:p>
    <w:p w14:paraId="680E4267" w14:textId="77777777" w:rsidR="00C30529" w:rsidRDefault="00C30529" w:rsidP="00C30529">
      <w:pPr>
        <w:pStyle w:val="Heading4"/>
      </w:pPr>
      <w:bookmarkStart w:id="1482" w:name="_Ref434490368"/>
      <w:r>
        <w:t>The Doxology</w:t>
      </w:r>
      <w:r w:rsidR="00B46E6E">
        <w:t xml:space="preserve"> for St. Paul the Anchorite</w:t>
      </w:r>
      <w:bookmarkEnd w:id="1482"/>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3" w:name="_Toc448227554"/>
      <w:r>
        <w:t>January 29 (30) / Meshir 4: Martyrdom of St. Agabus the Disciple</w:t>
      </w:r>
      <w:bookmarkEnd w:id="1483"/>
    </w:p>
    <w:p w14:paraId="6DDD9040" w14:textId="529F75F9" w:rsidR="00191A26" w:rsidRDefault="00191A26" w:rsidP="00191A26">
      <w:pPr>
        <w:pStyle w:val="Rubric"/>
      </w:pPr>
      <w:bookmarkStart w:id="1484" w:name="_Toc410196209"/>
      <w:bookmarkStart w:id="1485" w:name="_Toc410196451"/>
      <w:bookmarkStart w:id="1486"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7" w:name="_Toc448227555"/>
      <w:r>
        <w:t>January 21 (31) / Meshir 5: St. Apollo the Friend of St. Apip</w:t>
      </w:r>
      <w:bookmarkEnd w:id="1487"/>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8" w:name="_Toc448696650"/>
      <w:bookmarkStart w:id="1489" w:name="February"/>
      <w:bookmarkEnd w:id="1407"/>
      <w:r>
        <w:t>February</w:t>
      </w:r>
      <w:bookmarkEnd w:id="1484"/>
      <w:bookmarkEnd w:id="1485"/>
      <w:bookmarkEnd w:id="1486"/>
      <w:r w:rsidR="00C30529">
        <w:t xml:space="preserve"> or </w:t>
      </w:r>
      <w:r w:rsidR="00C30529">
        <w:rPr>
          <w:rFonts w:ascii="FreeSerifAvvaShenouda" w:hAnsi="FreeSerifAvvaShenouda" w:cs="FreeSerifAvvaShenouda"/>
        </w:rPr>
        <w:t>Ⲙϣⲓⲣ</w:t>
      </w:r>
      <w:bookmarkEnd w:id="1488"/>
    </w:p>
    <w:bookmarkStart w:id="1490" w:name="_Toc410196954" w:displacedByCustomXml="next"/>
    <w:bookmarkStart w:id="1491" w:name="_Toc410196452" w:displacedByCustomXml="next"/>
    <w:bookmarkStart w:id="1492"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207AB0">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207AB0">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207AB0">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207AB0">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207AB0">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207AB0">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207AB0">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207AB0">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207AB0">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3" w:name="_Toc448227556"/>
      <w:r>
        <w:t xml:space="preserve">February 2 (3): Meshir 8: </w:t>
      </w:r>
      <w:r w:rsidR="00495F1A">
        <w:t>The Entrance into the Temple</w:t>
      </w:r>
      <w:bookmarkEnd w:id="1492"/>
      <w:bookmarkEnd w:id="1491"/>
      <w:bookmarkEnd w:id="1490"/>
      <w:bookmarkEnd w:id="1493"/>
    </w:p>
    <w:p w14:paraId="6E92944D" w14:textId="77777777" w:rsidR="00C30529" w:rsidRDefault="00C30529" w:rsidP="00124ADD">
      <w:pPr>
        <w:pStyle w:val="Heading4"/>
      </w:pPr>
      <w:bookmarkStart w:id="1494" w:name="_Ref434477815"/>
      <w:r>
        <w:t>The Doxology</w:t>
      </w:r>
      <w:r w:rsidR="00E21EA3">
        <w:t xml:space="preserve"> for the Entrance into the Temple</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5" w:name="_Toc448227557"/>
      <w:r>
        <w:t>February 4 (5) / Meshir 10: Martyrdom of St. James the Son of Alphaeus</w:t>
      </w:r>
      <w:bookmarkEnd w:id="1495"/>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6" w:name="_Toc448227558"/>
      <w:r>
        <w:t>February 6 (7) / Meshir 12: Commemoration of Archangel Michael</w:t>
      </w:r>
      <w:bookmarkEnd w:id="1496"/>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7" w:name="_Toc448227559"/>
      <w:r>
        <w:t>February 8 (9) / Meshir 14: The Departure of St. Severus</w:t>
      </w:r>
      <w:bookmarkEnd w:id="1497"/>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8" w:name="_Toc448227560"/>
      <w:r>
        <w:t>February 10 (11) / Meshir 16: Isaac the Syrian</w:t>
      </w:r>
      <w:bookmarkEnd w:id="1498"/>
    </w:p>
    <w:p w14:paraId="2F7479F8" w14:textId="77777777" w:rsidR="005329C1" w:rsidRDefault="005242D1" w:rsidP="005329C1">
      <w:pPr>
        <w:pStyle w:val="Heading3"/>
      </w:pPr>
      <w:bookmarkStart w:id="1499" w:name="_Toc448227561"/>
      <w:r>
        <w:t>February</w:t>
      </w:r>
      <w:r w:rsidR="005329C1">
        <w:t xml:space="preserve"> 15 (16) / Meshir 21: Commemoration of the Theotokos</w:t>
      </w:r>
      <w:bookmarkEnd w:id="1499"/>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500" w:name="_Toc448227562"/>
      <w:r>
        <w:t>February 15 (16) / Meshir 21: Also Martyrdom of St. Onesimus, the Disciple of St. Paul</w:t>
      </w:r>
      <w:bookmarkEnd w:id="1500"/>
    </w:p>
    <w:p w14:paraId="197E567A" w14:textId="77777777" w:rsidR="00B52D77" w:rsidRDefault="00B52D77" w:rsidP="00B52D77">
      <w:pPr>
        <w:pStyle w:val="Heading3"/>
      </w:pPr>
      <w:bookmarkStart w:id="1501" w:name="_Toc448227563"/>
      <w:r>
        <w:t>February 23 (24) / Meshir 29: Commemoration of the Annunciation, Nativity, and Resurrection on the 29</w:t>
      </w:r>
      <w:r w:rsidRPr="00C0205C">
        <w:rPr>
          <w:vertAlign w:val="superscript"/>
        </w:rPr>
        <w:t>th</w:t>
      </w:r>
      <w:r>
        <w:t xml:space="preserve"> of Every Month</w:t>
      </w:r>
      <w:bookmarkEnd w:id="1501"/>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2" w:name="_Toc448227564"/>
      <w:r>
        <w:t>February 24 (25) / Meshir 30: Appearance of the Head of St. John the Baptist</w:t>
      </w:r>
      <w:bookmarkEnd w:id="1502"/>
    </w:p>
    <w:p w14:paraId="49513F8D" w14:textId="62F03E64" w:rsidR="00191A26" w:rsidRDefault="00191A26" w:rsidP="00191A26">
      <w:pPr>
        <w:pStyle w:val="Rubric"/>
      </w:pPr>
      <w:bookmarkStart w:id="1503" w:name="_Toc410196211"/>
      <w:bookmarkStart w:id="1504" w:name="_Toc410196453"/>
      <w:bookmarkStart w:id="1505"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6" w:name="_Toc448227565"/>
      <w:r>
        <w:t>February 24 (25) / Meshir 30: Also St. Cyril VI</w:t>
      </w:r>
      <w:bookmarkEnd w:id="1506"/>
    </w:p>
    <w:p w14:paraId="0CDD55AC" w14:textId="77777777" w:rsidR="001779C0" w:rsidRDefault="001779C0" w:rsidP="001779C0">
      <w:pPr>
        <w:pStyle w:val="Heading4"/>
      </w:pPr>
      <w:bookmarkStart w:id="1507" w:name="_Ref434492506"/>
      <w:r>
        <w:t>The Doxology</w:t>
      </w:r>
      <w:r w:rsidR="00B82753">
        <w:t xml:space="preserve"> for St. Cyril VI</w:t>
      </w:r>
      <w:r>
        <w:rPr>
          <w:rStyle w:val="FootnoteReference"/>
        </w:rPr>
        <w:footnoteReference w:id="953"/>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8" w:name="_Toc448696651"/>
      <w:bookmarkStart w:id="1509" w:name="March"/>
      <w:bookmarkEnd w:id="1489"/>
      <w:r>
        <w:t>March</w:t>
      </w:r>
      <w:bookmarkEnd w:id="1503"/>
      <w:bookmarkEnd w:id="1504"/>
      <w:bookmarkEnd w:id="1505"/>
      <w:r w:rsidR="00C30529">
        <w:t xml:space="preserve"> or </w:t>
      </w:r>
      <w:r w:rsidR="00C30529">
        <w:rPr>
          <w:rFonts w:ascii="FreeSerifAvvaShenouda" w:hAnsi="FreeSerifAvvaShenouda" w:cs="FreeSerifAvvaShenouda"/>
        </w:rPr>
        <w:t>Ⲡⲁⲣⲙϩⲟⲧⲡ</w:t>
      </w:r>
      <w:bookmarkEnd w:id="1508"/>
    </w:p>
    <w:bookmarkStart w:id="1510" w:name="_Toc410196956" w:displacedByCustomXml="next"/>
    <w:bookmarkStart w:id="1511" w:name="_Toc410196454" w:displacedByCustomXml="next"/>
    <w:bookmarkStart w:id="1512"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207AB0">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207AB0">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207AB0">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207AB0">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207AB0">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207AB0">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207AB0">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207AB0">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207AB0">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207AB0">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3" w:name="_Toc448227566"/>
      <w:r>
        <w:t>March 2: Departure of St. Chad of Mercia</w:t>
      </w:r>
      <w:r w:rsidR="00377E51">
        <w:rPr>
          <w:rStyle w:val="FootnoteReference"/>
        </w:rPr>
        <w:footnoteReference w:id="954"/>
      </w:r>
      <w:bookmarkEnd w:id="1513"/>
    </w:p>
    <w:p w14:paraId="668738F1" w14:textId="77777777" w:rsidR="006A140A" w:rsidRDefault="006A140A" w:rsidP="006A140A">
      <w:pPr>
        <w:pStyle w:val="Heading4"/>
      </w:pPr>
      <w:bookmarkStart w:id="1514" w:name="_Ref434492702"/>
      <w:r>
        <w:t>The Doxology</w:t>
      </w:r>
      <w:r w:rsidR="00B82753">
        <w:t xml:space="preserve"> for St. Chad of Mercia</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5" w:name="_Toc448227567"/>
      <w:r>
        <w:t>March 4 / Phamenoth 8: Martyrdom of St. Matthias the Apostle</w:t>
      </w:r>
      <w:bookmarkEnd w:id="1515"/>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6" w:name="_Toc448227568"/>
      <w:r>
        <w:t xml:space="preserve">March 6 / Phamenoth 10: </w:t>
      </w:r>
      <w:r w:rsidR="00495F1A">
        <w:t>The Finding of the Holy Cross</w:t>
      </w:r>
      <w:bookmarkEnd w:id="1512"/>
      <w:bookmarkEnd w:id="1511"/>
      <w:bookmarkEnd w:id="1510"/>
      <w:bookmarkEnd w:id="1516"/>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7" w:name="_Toc448227569"/>
      <w:r>
        <w:t>March 8 / Phamenoth</w:t>
      </w:r>
      <w:r w:rsidR="005329C1">
        <w:t xml:space="preserve"> 12</w:t>
      </w:r>
      <w:r>
        <w:t>: Commemoration of Archangel Michael</w:t>
      </w:r>
      <w:bookmarkEnd w:id="1517"/>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8" w:name="_Toc448227570"/>
      <w:r>
        <w:t>March 9 / Phamenoth 13: Return of St. Macarius the Great and St. Macarius of Alexandria from Exile</w:t>
      </w:r>
      <w:bookmarkEnd w:id="1518"/>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9" w:name="_Toc448227571"/>
      <w:r>
        <w:t>March 15 / Phamenoth 19: Martyrdom of St. Aristobulus the Apostle</w:t>
      </w:r>
      <w:bookmarkEnd w:id="1519"/>
    </w:p>
    <w:p w14:paraId="57821F33" w14:textId="2A2E8D9E" w:rsidR="00191A26" w:rsidRDefault="00191A26" w:rsidP="00191A26">
      <w:pPr>
        <w:pStyle w:val="Rubric"/>
      </w:pPr>
      <w:bookmarkStart w:id="1520" w:name="_Toc410196213"/>
      <w:bookmarkStart w:id="1521" w:name="_Toc410196455"/>
      <w:bookmarkStart w:id="1522"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3" w:name="_Toc448227572"/>
      <w:r>
        <w:t>March 17 / Phamenoth 21: Commemoration of the Theotokos</w:t>
      </w:r>
      <w:bookmarkEnd w:id="1523"/>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4" w:name="_Ref434563557"/>
      <w:bookmarkStart w:id="1525" w:name="_Toc448227573"/>
      <w:r>
        <w:t>March 23 / Phamenoth 27: St. Macarius the Great</w:t>
      </w:r>
      <w:bookmarkEnd w:id="1524"/>
      <w:bookmarkEnd w:id="1525"/>
    </w:p>
    <w:p w14:paraId="19445963" w14:textId="77777777" w:rsidR="003E7329" w:rsidRDefault="003E7329" w:rsidP="003E7329">
      <w:pPr>
        <w:pStyle w:val="Heading4"/>
      </w:pPr>
      <w:bookmarkStart w:id="1526" w:name="_Ref434490507"/>
      <w:r>
        <w:t>The Doxology of St. Macarius the Great</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3" w:name="_Ref434490525"/>
      <w:r>
        <w:t>Another Doxology of St. Macarius the Great</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4" w:name="_Ref434490542"/>
      <w:r>
        <w:t>Another</w:t>
      </w:r>
      <w:r w:rsidR="00C30529">
        <w:t xml:space="preserve"> Doxology</w:t>
      </w:r>
      <w:r>
        <w:t xml:space="preserve"> of St. Macarius the Great</w:t>
      </w:r>
      <w:r>
        <w:rPr>
          <w:rStyle w:val="FootnoteReference"/>
        </w:rPr>
        <w:footnoteReference w:id="957"/>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5" w:name="_Toc448227574"/>
      <w:r>
        <w:t xml:space="preserve">March 25 / Phamenoth 29: </w:t>
      </w:r>
      <w:r w:rsidR="00495F1A">
        <w:t>Annunciation</w:t>
      </w:r>
      <w:bookmarkEnd w:id="1520"/>
      <w:bookmarkEnd w:id="1521"/>
      <w:bookmarkEnd w:id="1522"/>
      <w:bookmarkEnd w:id="1535"/>
    </w:p>
    <w:p w14:paraId="2B8989CB" w14:textId="77777777" w:rsidR="004246C3" w:rsidRDefault="004246C3" w:rsidP="004246C3">
      <w:pPr>
        <w:pStyle w:val="Heading4"/>
      </w:pPr>
      <w:bookmarkStart w:id="1536"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7" w:name="_Ref434475566"/>
      <w:bookmarkStart w:id="1538" w:name="_Toc410196214"/>
      <w:bookmarkStart w:id="1539" w:name="_Toc410196456"/>
      <w:bookmarkStart w:id="1540" w:name="_Toc410196958"/>
      <w:r>
        <w:t>The Psali Adam</w:t>
      </w:r>
      <w:r w:rsidR="006C1B94">
        <w:t xml:space="preserve"> for Annunciation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1"/>
            <w:r>
              <w:t>Head</w:t>
            </w:r>
            <w:commentRangeEnd w:id="1541"/>
            <w:r>
              <w:rPr>
                <w:rStyle w:val="CommentReference"/>
              </w:rPr>
              <w:commentReference w:id="154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2" w:name="_Ref434475591"/>
      <w:r>
        <w:t>The Psali Batos</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3"/>
            <w:r>
              <w:t>ruler</w:t>
            </w:r>
            <w:commentRangeEnd w:id="1543"/>
            <w:r>
              <w:rPr>
                <w:rStyle w:val="CommentReference"/>
              </w:rPr>
              <w:commentReference w:id="154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4"/>
            <w:r>
              <w:t xml:space="preserve">peoples </w:t>
            </w:r>
            <w:commentRangeEnd w:id="1544"/>
            <w:r>
              <w:rPr>
                <w:rStyle w:val="CommentReference"/>
              </w:rPr>
              <w:commentReference w:id="154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5"/>
            <w:r>
              <w:t>burned</w:t>
            </w:r>
            <w:commentRangeEnd w:id="1545"/>
            <w:r>
              <w:rPr>
                <w:rStyle w:val="CommentReference"/>
              </w:rPr>
              <w:commentReference w:id="154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6"/>
            <w:r>
              <w:t>Servant</w:t>
            </w:r>
            <w:commentRangeEnd w:id="1546"/>
            <w:r>
              <w:rPr>
                <w:rStyle w:val="CommentReference"/>
              </w:rPr>
              <w:commentReference w:id="154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7"/>
            <w:r>
              <w:t xml:space="preserve">Ⲫⲱⲕ </w:t>
            </w:r>
            <w:commentRangeEnd w:id="1547"/>
            <w:r>
              <w:rPr>
                <w:rStyle w:val="CommentReference"/>
                <w:rFonts w:ascii="Times New Roman" w:hAnsi="Times New Roman"/>
              </w:rPr>
              <w:commentReference w:id="154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8" w:name="_Ref434562998"/>
      <w:bookmarkStart w:id="1549" w:name="_Toc448227575"/>
      <w:r>
        <w:t xml:space="preserve">March 26 / Phamenoth 30: </w:t>
      </w:r>
      <w:r w:rsidR="00D31016">
        <w:t>Arch</w:t>
      </w:r>
      <w:r>
        <w:t>angel Gabriel</w:t>
      </w:r>
      <w:bookmarkEnd w:id="1548"/>
      <w:bookmarkEnd w:id="1549"/>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0" w:name="_Toc448227576"/>
      <w:r>
        <w:t xml:space="preserve">March 28 / Pharamuthi 2: Martyrdom of St. James </w:t>
      </w:r>
      <w:r w:rsidR="008762FF">
        <w:t xml:space="preserve">the son of </w:t>
      </w:r>
      <w:r w:rsidR="002E495E">
        <w:t>Zebedee</w:t>
      </w:r>
      <w:r>
        <w:t>, the Apostles</w:t>
      </w:r>
      <w:bookmarkEnd w:id="1550"/>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1" w:name="_Toc448696652"/>
      <w:bookmarkStart w:id="1552" w:name="April"/>
      <w:bookmarkEnd w:id="1509"/>
      <w:r>
        <w:t>April</w:t>
      </w:r>
      <w:bookmarkEnd w:id="1538"/>
      <w:bookmarkEnd w:id="1539"/>
      <w:bookmarkEnd w:id="154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1"/>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207AB0">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207AB0">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207AB0">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207AB0">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207AB0">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207AB0">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207AB0">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207AB0">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207AB0">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207AB0">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207AB0">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3" w:name="_Toc448227577"/>
      <w:r>
        <w:t>April 1 / Pharamuthi 6</w:t>
      </w:r>
      <w:r w:rsidR="006E4762">
        <w:t xml:space="preserve">: </w:t>
      </w:r>
      <w:r>
        <w:t>Saint Mary of Egypt</w:t>
      </w:r>
      <w:bookmarkEnd w:id="1553"/>
    </w:p>
    <w:p w14:paraId="70D0F650" w14:textId="77777777" w:rsidR="00254945" w:rsidRDefault="00254945" w:rsidP="00254945">
      <w:pPr>
        <w:pStyle w:val="Heading4"/>
      </w:pPr>
      <w:bookmarkStart w:id="1554" w:name="_Ref434491512"/>
      <w:r>
        <w:t>The Doxology</w:t>
      </w:r>
      <w:r w:rsidR="00810F04">
        <w:t xml:space="preserve"> for St. Mary of Egypt</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5" w:name="_Toc448227578"/>
      <w:r>
        <w:t>April 7 / Pharamuthi 12: Commemoration of Archangel Michael</w:t>
      </w:r>
      <w:bookmarkEnd w:id="1555"/>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6" w:name="_Toc448227579"/>
      <w:r>
        <w:t>April 10 / Pharamuthi 15: Consecrating of the Church of St. Agabus the Apostle</w:t>
      </w:r>
      <w:bookmarkEnd w:id="1556"/>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7" w:name="_Toc448227580"/>
      <w:r>
        <w:t xml:space="preserve">April 12 / Pharamuthi 17: Martyrdom of St. </w:t>
      </w:r>
      <w:commentRangeStart w:id="1558"/>
      <w:r>
        <w:t xml:space="preserve">James </w:t>
      </w:r>
      <w:commentRangeEnd w:id="1558"/>
      <w:r>
        <w:rPr>
          <w:rStyle w:val="CommentReference"/>
          <w:rFonts w:eastAsiaTheme="minorHAnsi" w:cstheme="minorBidi"/>
          <w:b w:val="0"/>
          <w:bCs w:val="0"/>
        </w:rPr>
        <w:commentReference w:id="1558"/>
      </w:r>
      <w:r>
        <w:t xml:space="preserve">the brother of </w:t>
      </w:r>
      <w:r w:rsidR="002E495E">
        <w:t>the Lord the bishop of Jerusalem</w:t>
      </w:r>
      <w:bookmarkEnd w:id="1557"/>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9" w:name="_Toc448227581"/>
      <w:r>
        <w:t>April 16 / Pharamuthi 21: Commemoration of the Theotokos</w:t>
      </w:r>
      <w:bookmarkEnd w:id="1559"/>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60" w:name="_Ref434560035"/>
      <w:bookmarkStart w:id="1561" w:name="_Toc448227582"/>
      <w:r>
        <w:t>April 18 / Pharamuthi 23: Martyrdom of St. George the Prince of the Martyrs</w:t>
      </w:r>
      <w:bookmarkEnd w:id="1560"/>
      <w:bookmarkEnd w:id="1561"/>
    </w:p>
    <w:p w14:paraId="480B7CF0" w14:textId="77777777" w:rsidR="00AF6D10" w:rsidRDefault="00AF6D10" w:rsidP="00AF6D10">
      <w:pPr>
        <w:pStyle w:val="Heading4"/>
      </w:pPr>
      <w:bookmarkStart w:id="1562" w:name="_Ref434489211"/>
      <w:r>
        <w:t>Another Doxology of St. George</w:t>
      </w:r>
      <w:bookmarkEnd w:id="1562"/>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3" w:name="_Toc448227583"/>
      <w:r>
        <w:t>April 24 / Pharamuthi 29: Commemoration of the Annunciation, Nativity, and Resurrection on the 29</w:t>
      </w:r>
      <w:r w:rsidRPr="00C0205C">
        <w:rPr>
          <w:vertAlign w:val="superscript"/>
        </w:rPr>
        <w:t>th</w:t>
      </w:r>
      <w:r>
        <w:t xml:space="preserve"> of Every Month</w:t>
      </w:r>
      <w:bookmarkEnd w:id="1563"/>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4" w:name="_Toc448227584"/>
      <w:r>
        <w:t xml:space="preserve">April 24 / Pharamuthi 29: </w:t>
      </w:r>
      <w:r w:rsidR="00B52D77">
        <w:t xml:space="preserve">Also the </w:t>
      </w:r>
      <w:r>
        <w:t>Departure of St. Erastus the Apostle</w:t>
      </w:r>
      <w:bookmarkEnd w:id="1564"/>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5" w:name="_Ref434562195"/>
      <w:bookmarkStart w:id="1566" w:name="_Toc448227585"/>
      <w:r>
        <w:t>April 25 / Pharamuthi 30: Martyrdom of St. Mark the Evangelist</w:t>
      </w:r>
      <w:bookmarkEnd w:id="1565"/>
      <w:bookmarkEnd w:id="1566"/>
    </w:p>
    <w:p w14:paraId="1A50F251" w14:textId="77777777" w:rsidR="00072324" w:rsidRDefault="00B46E6E" w:rsidP="00072324">
      <w:pPr>
        <w:pStyle w:val="Heading4"/>
      </w:pPr>
      <w:bookmarkStart w:id="1567" w:name="_Ref434488936"/>
      <w:r>
        <w:t>Another</w:t>
      </w:r>
      <w:r w:rsidR="00072324">
        <w:t xml:space="preserve"> Doxology</w:t>
      </w:r>
      <w:r>
        <w:t xml:space="preserve"> of St. Mark</w:t>
      </w:r>
      <w:bookmarkEnd w:id="1567"/>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8" w:name="_Toc448227586"/>
      <w:r>
        <w:t>April 26 / Pashons 1: Nativity of the Theotokos</w:t>
      </w:r>
      <w:bookmarkEnd w:id="1568"/>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9" w:name="_Toc448227587"/>
      <w:r>
        <w:t>April 28 /</w:t>
      </w:r>
      <w:r w:rsidR="00F66BB3">
        <w:t xml:space="preserve"> Pashons 3: Departure of St. Jas</w:t>
      </w:r>
      <w:r>
        <w:t>on the Disciple</w:t>
      </w:r>
      <w:bookmarkEnd w:id="1569"/>
    </w:p>
    <w:p w14:paraId="588AE276" w14:textId="320C1CD5" w:rsidR="00191A26" w:rsidRDefault="00191A26" w:rsidP="00191A26">
      <w:pPr>
        <w:pStyle w:val="Rubric"/>
      </w:pPr>
      <w:bookmarkStart w:id="1570" w:name="_Toc410196215"/>
      <w:bookmarkStart w:id="1571" w:name="_Toc410196457"/>
      <w:bookmarkStart w:id="1572"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3" w:name="_Toc448227588"/>
      <w:r>
        <w:t>April 28 / Pashons 3: Also St. Theodore</w:t>
      </w:r>
      <w:r w:rsidR="00AF6F9B">
        <w:t xml:space="preserve"> the Disciple of St. Pachom</w:t>
      </w:r>
      <w:bookmarkEnd w:id="157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4" w:name="_Toc448696653"/>
      <w:bookmarkStart w:id="1575" w:name="May"/>
      <w:bookmarkEnd w:id="1552"/>
      <w:r>
        <w:t>May</w:t>
      </w:r>
      <w:r w:rsidR="00495F1A">
        <w:t xml:space="preserve"> or </w:t>
      </w:r>
      <w:bookmarkEnd w:id="1570"/>
      <w:bookmarkEnd w:id="1571"/>
      <w:bookmarkEnd w:id="1572"/>
      <w:r w:rsidRPr="00FB5E62">
        <w:rPr>
          <w:rFonts w:ascii="FreeSerifAvvaShenouda" w:eastAsia="Arial Unicode MS" w:hAnsi="FreeSerifAvvaShenouda" w:cs="FreeSerifAvvaShenouda"/>
          <w:lang w:val="en-US"/>
        </w:rPr>
        <w:t>Ⲡⲁϣⲁⲛⲥ</w:t>
      </w:r>
      <w:bookmarkEnd w:id="1574"/>
    </w:p>
    <w:bookmarkStart w:id="1576" w:name="_Ref434563583" w:displacedByCustomXml="next"/>
    <w:bookmarkStart w:id="1577" w:name="_Toc410196960" w:displacedByCustomXml="next"/>
    <w:bookmarkStart w:id="1578" w:name="_Toc410196458" w:displacedByCustomXml="next"/>
    <w:bookmarkStart w:id="1579"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207AB0">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207AB0">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207AB0">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207AB0">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207AB0">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207AB0">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207AB0">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207AB0">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207AB0">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207AB0">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207AB0">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207AB0">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207AB0">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207AB0">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207AB0">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207AB0">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207AB0">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207AB0">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207AB0">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207AB0">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0" w:name="_Ref436250616"/>
      <w:bookmarkStart w:id="1581" w:name="_Toc448227589"/>
      <w:r>
        <w:t>May 1 / Pashons 6: St. Macarius of Alexandria, the Presbyter</w:t>
      </w:r>
      <w:bookmarkEnd w:id="1576"/>
      <w:bookmarkEnd w:id="1580"/>
      <w:bookmarkEnd w:id="1581"/>
    </w:p>
    <w:p w14:paraId="65054283" w14:textId="77777777" w:rsidR="00137929" w:rsidRDefault="00137929" w:rsidP="00137929">
      <w:pPr>
        <w:pStyle w:val="Heading4"/>
      </w:pPr>
      <w:bookmarkStart w:id="1582" w:name="_Ref434490596"/>
      <w:r>
        <w:t>The Doxology</w:t>
      </w:r>
      <w:r w:rsidR="00B46E6E">
        <w:t xml:space="preserve"> for St. Macarius of Alexandria, the Presbyter</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3" w:name="_Ref434560539"/>
      <w:bookmarkStart w:id="1584" w:name="_Toc448227590"/>
      <w:r>
        <w:t>May 2 / Pashons 7: St. Athanasius the Apostolic</w:t>
      </w:r>
      <w:bookmarkEnd w:id="1583"/>
      <w:bookmarkEnd w:id="1584"/>
    </w:p>
    <w:p w14:paraId="5C918841" w14:textId="77777777" w:rsidR="00EE657B" w:rsidRDefault="00EE657B" w:rsidP="00EE657B">
      <w:pPr>
        <w:pStyle w:val="Heading4"/>
      </w:pPr>
      <w:bookmarkStart w:id="1585" w:name="_Ref434492183"/>
      <w:r>
        <w:t>The Doxology</w:t>
      </w:r>
      <w:r w:rsidR="00B82753">
        <w:t xml:space="preserve"> for St. Athanasius the Apostolic</w:t>
      </w:r>
      <w:bookmarkEnd w:id="1585"/>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6" w:name="_Ref434492196"/>
      <w:r>
        <w:t>Another</w:t>
      </w:r>
      <w:r w:rsidR="0047441D">
        <w:t xml:space="preserve"> Doxology</w:t>
      </w:r>
      <w:r>
        <w:t xml:space="preserve"> for St. Athanasius the Apostolic</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9"/>
            </w:r>
            <w:r>
              <w:t>;</w:t>
            </w:r>
          </w:p>
          <w:p w14:paraId="38DFDD79" w14:textId="77777777" w:rsidR="0047441D" w:rsidRDefault="0047441D" w:rsidP="0047441D">
            <w:pPr>
              <w:pStyle w:val="EngHang"/>
            </w:pPr>
            <w:r>
              <w:t>He sent them “the Father of Peace</w:t>
            </w:r>
            <w:r>
              <w:rPr>
                <w:rStyle w:val="FootnoteReference"/>
              </w:rPr>
              <w:footnoteReference w:id="96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7" w:name="_Toc448227591"/>
      <w:r>
        <w:t>May 7 / Pashons 12: Commemoration of Archangel Michael</w:t>
      </w:r>
      <w:bookmarkEnd w:id="1587"/>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8" w:name="_Toc448227592"/>
      <w:r>
        <w:t>May 7 / Pashons 12: Also the Consecration of the Church of St. Demiana</w:t>
      </w:r>
      <w:bookmarkEnd w:id="1588"/>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9" w:name="_Toc448227593"/>
      <w:r>
        <w:t>May 8 / Pashons 13 St. Junia of the Seventy Two Disciples</w:t>
      </w:r>
      <w:bookmarkEnd w:id="1589"/>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90" w:name="_Toc448227594"/>
      <w:r>
        <w:t xml:space="preserve">May 8 / Pashons 13 Also St. </w:t>
      </w:r>
      <w:commentRangeStart w:id="1591"/>
      <w:r>
        <w:t>Arsenius</w:t>
      </w:r>
      <w:commentRangeEnd w:id="1591"/>
      <w:r>
        <w:rPr>
          <w:rStyle w:val="CommentReference"/>
          <w:rFonts w:eastAsiaTheme="minorHAnsi" w:cstheme="minorBidi"/>
          <w:b w:val="0"/>
          <w:bCs w:val="0"/>
        </w:rPr>
        <w:commentReference w:id="1591"/>
      </w:r>
      <w:bookmarkEnd w:id="1590"/>
    </w:p>
    <w:p w14:paraId="2EEE01C8" w14:textId="77777777" w:rsidR="00220DFD" w:rsidRDefault="00220DFD" w:rsidP="00220DFD">
      <w:pPr>
        <w:pStyle w:val="Heading4"/>
      </w:pPr>
      <w:bookmarkStart w:id="1592" w:name="_Ref434490892"/>
      <w:r>
        <w:t>The Doxology</w:t>
      </w:r>
      <w:r w:rsidR="00810F04">
        <w:t xml:space="preserve"> for St. Arsenius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3" w:name="_Toc448227595"/>
      <w:r>
        <w:t>May 9 / Pashons 14: St. Pachomius</w:t>
      </w:r>
      <w:bookmarkEnd w:id="1593"/>
    </w:p>
    <w:p w14:paraId="1731E46B" w14:textId="77777777" w:rsidR="00C30529" w:rsidRDefault="00C30529" w:rsidP="00C30529">
      <w:pPr>
        <w:pStyle w:val="Heading4"/>
      </w:pPr>
      <w:bookmarkStart w:id="1594" w:name="_Ref434491150"/>
      <w:r>
        <w:t>The Doxology</w:t>
      </w:r>
      <w:r w:rsidR="00810F04">
        <w:t xml:space="preserve"> for St. Pachomius</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5" w:name="_Toc448227596"/>
      <w:r>
        <w:t>May 11 / Pashons 16: Commemoration of St. John the Evangelist</w:t>
      </w:r>
      <w:bookmarkEnd w:id="1595"/>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6" w:name="_Toc448227597"/>
      <w:r>
        <w:t>May 16 / Pashons 21: Commemoration of the Theotokos</w:t>
      </w:r>
      <w:bookmarkEnd w:id="1596"/>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7" w:name="_Toc448227598"/>
      <w:r>
        <w:t xml:space="preserve">May 17 / Pashons 22: Departure of St. Andronicus the </w:t>
      </w:r>
      <w:r w:rsidR="00191A26">
        <w:t>Disciple</w:t>
      </w:r>
      <w:bookmarkEnd w:id="1597"/>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8" w:name="_Toc448227599"/>
      <w:r>
        <w:t xml:space="preserve">May 19 / Pashons 24: </w:t>
      </w:r>
      <w:r w:rsidR="00495F1A">
        <w:t>The Entrance into Egypt</w:t>
      </w:r>
      <w:bookmarkEnd w:id="1579"/>
      <w:bookmarkEnd w:id="1578"/>
      <w:bookmarkEnd w:id="1577"/>
      <w:bookmarkEnd w:id="1598"/>
    </w:p>
    <w:p w14:paraId="608201BF" w14:textId="77777777" w:rsidR="00C30529" w:rsidRDefault="00C30529" w:rsidP="00C30529">
      <w:pPr>
        <w:pStyle w:val="Heading4"/>
      </w:pPr>
      <w:bookmarkStart w:id="1599" w:name="_Ref434477906"/>
      <w:r>
        <w:t>The Doxology</w:t>
      </w:r>
      <w:r w:rsidR="00E21EA3">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0" w:name="_Ref434476089"/>
      <w:r>
        <w:t>The Psali Adam</w:t>
      </w:r>
      <w:r w:rsidR="006C1B94">
        <w:t xml:space="preserve"> for the Entrance into Egypt</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1" w:name="_Ref434476112"/>
      <w:r>
        <w:t>The Psali Batos</w:t>
      </w:r>
      <w:r w:rsidR="006C1B94">
        <w:t xml:space="preserve"> for the Entrance into Egypt</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2"/>
            <w:r>
              <w:t>approached</w:t>
            </w:r>
            <w:commentRangeEnd w:id="1602"/>
            <w:r>
              <w:rPr>
                <w:rStyle w:val="CommentReference"/>
              </w:rPr>
              <w:commentReference w:id="160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3"/>
            <w:r>
              <w:t xml:space="preserve">Ⲫⲱⲕ </w:t>
            </w:r>
            <w:commentRangeEnd w:id="1603"/>
            <w:r>
              <w:rPr>
                <w:rStyle w:val="CommentReference"/>
                <w:rFonts w:ascii="Times New Roman" w:hAnsi="Times New Roman"/>
              </w:rPr>
              <w:commentReference w:id="160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4" w:name="_Toc448227600"/>
      <w:r>
        <w:t>May 19 / Pashons 24: Also, St. Pashnouni, the Monk and Martyr</w:t>
      </w:r>
      <w:bookmarkEnd w:id="1604"/>
    </w:p>
    <w:p w14:paraId="408F0E44" w14:textId="77777777" w:rsidR="00A055D8" w:rsidRDefault="00A055D8" w:rsidP="00A055D8">
      <w:pPr>
        <w:pStyle w:val="Heading4"/>
      </w:pPr>
      <w:bookmarkStart w:id="1605" w:name="_Ref434491429"/>
      <w:r>
        <w:t>The Doxology</w:t>
      </w:r>
      <w:r w:rsidR="00810F04">
        <w:t xml:space="preserve"> for St. Pashnouni</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6" w:name="_Toc448227601"/>
      <w:r>
        <w:t xml:space="preserve">May 21 / Pashons 26: </w:t>
      </w:r>
      <w:r w:rsidR="00072324">
        <w:t>Martyrdom of St. Thomas the Apostle</w:t>
      </w:r>
      <w:bookmarkEnd w:id="1606"/>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7" w:name="_Toc448227602"/>
      <w:r>
        <w:t>May 22 / Pashons 27: St. Thomas the Anchorite</w:t>
      </w:r>
      <w:bookmarkEnd w:id="1607"/>
    </w:p>
    <w:p w14:paraId="638D349A" w14:textId="77777777" w:rsidR="007A6E4F" w:rsidRDefault="007A6E4F" w:rsidP="007A6E4F">
      <w:pPr>
        <w:pStyle w:val="Heading4"/>
      </w:pPr>
      <w:bookmarkStart w:id="1608" w:name="_Ref434490403"/>
      <w:r>
        <w:t>The Doxology</w:t>
      </w:r>
      <w:r w:rsidR="00B46E6E">
        <w:t xml:space="preserve"> for St. Thomas the Anchorite</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9"/>
            <w:r>
              <w:t>Like amber</w:t>
            </w:r>
          </w:p>
          <w:p w14:paraId="2CE5E879" w14:textId="77777777" w:rsidR="007A6E4F" w:rsidRDefault="007A6E4F" w:rsidP="007A6E4F">
            <w:pPr>
              <w:pStyle w:val="EngHangEnd"/>
            </w:pPr>
            <w:r>
              <w:t>Spreading in paradise.</w:t>
            </w:r>
            <w:commentRangeEnd w:id="1609"/>
            <w:r>
              <w:rPr>
                <w:rStyle w:val="CommentReference"/>
                <w:rFonts w:ascii="Times New Roman" w:eastAsiaTheme="minorHAnsi" w:hAnsi="Times New Roman" w:cstheme="minorBidi"/>
                <w:color w:val="auto"/>
              </w:rPr>
              <w:commentReference w:id="160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0" w:name="_Toc448227603"/>
      <w:r>
        <w:t>May 24 (25) / Pashons 29: Commemoration of the Annunciation, Nativity, and Resurrection on the 29</w:t>
      </w:r>
      <w:r w:rsidRPr="00C0205C">
        <w:rPr>
          <w:vertAlign w:val="superscript"/>
        </w:rPr>
        <w:t>th</w:t>
      </w:r>
      <w:r>
        <w:t xml:space="preserve"> of Every Month</w:t>
      </w:r>
      <w:bookmarkEnd w:id="1610"/>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11" w:name="_Toc448227604"/>
      <w:r>
        <w:t xml:space="preserve">May 24 (25) / Pashons 29: Also St. </w:t>
      </w:r>
      <w:r w:rsidR="00F525F0">
        <w:t>Simeon</w:t>
      </w:r>
      <w:r>
        <w:t xml:space="preserve"> the Stylite</w:t>
      </w:r>
      <w:bookmarkEnd w:id="1611"/>
    </w:p>
    <w:p w14:paraId="6BC6625E" w14:textId="07CBC558" w:rsidR="00F525F0" w:rsidRPr="00F525F0" w:rsidRDefault="00F525F0" w:rsidP="00F525F0">
      <w:pPr>
        <w:pStyle w:val="Heading4"/>
      </w:pPr>
      <w:bookmarkStart w:id="1612" w:name="_Ref439328220"/>
      <w:r>
        <w:t>The Doxology for St. Simeon the Stylite</w:t>
      </w:r>
      <w:r w:rsidR="00BD2B3F">
        <w:rPr>
          <w:rStyle w:val="FootnoteReference"/>
        </w:rPr>
        <w:footnoteReference w:id="961"/>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3" w:name="_Toc448227605"/>
      <w:r>
        <w:t>May 25 / Pashons 30: Departure of St. Fournous the Disciple</w:t>
      </w:r>
      <w:bookmarkEnd w:id="1613"/>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4" w:name="_Toc448227606"/>
      <w:r>
        <w:t>May 27 / Paoni 2: St. Commemoration of the Appearance of the Bodies of St. John the Baptist and Elisha the Prophet</w:t>
      </w:r>
      <w:bookmarkEnd w:id="1614"/>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5" w:name="_Toc448227607"/>
      <w:r>
        <w:t>May 28 / Paoni 3: Consecration of St. George’s Church</w:t>
      </w:r>
      <w:bookmarkEnd w:id="1615"/>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6" w:name="_Toc448227608"/>
      <w:r>
        <w:t xml:space="preserve">May 28 / Paoni 3: </w:t>
      </w:r>
      <w:r w:rsidR="00601ED3">
        <w:t xml:space="preserve">Also </w:t>
      </w:r>
      <w:r>
        <w:t>St. Abraam of Fayyoum</w:t>
      </w:r>
      <w:bookmarkEnd w:id="1616"/>
    </w:p>
    <w:p w14:paraId="26D71FAF" w14:textId="77777777" w:rsidR="00C30529" w:rsidRDefault="00C30529" w:rsidP="00C30529">
      <w:pPr>
        <w:pStyle w:val="Heading4"/>
      </w:pPr>
      <w:bookmarkStart w:id="1617" w:name="_Ref434492469"/>
      <w:r>
        <w:t>The Doxology</w:t>
      </w:r>
      <w:r w:rsidR="00B82753">
        <w:t xml:space="preserve"> for St. Abraam of Fayyoum</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1" w:name="_Toc448227609"/>
      <w:r>
        <w:t>May 30 / Paoni 5: Consecration of the Church of St. Victor</w:t>
      </w:r>
      <w:bookmarkEnd w:id="1621"/>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2" w:name="_Toc410196217"/>
      <w:bookmarkStart w:id="1623" w:name="_Toc410196459"/>
      <w:bookmarkStart w:id="1624" w:name="_Toc410196961"/>
      <w:bookmarkStart w:id="1625" w:name="_Toc448696654"/>
      <w:bookmarkStart w:id="1626" w:name="June"/>
      <w:bookmarkEnd w:id="1575"/>
      <w:r>
        <w:t>June</w:t>
      </w:r>
      <w:bookmarkEnd w:id="1622"/>
      <w:bookmarkEnd w:id="1623"/>
      <w:bookmarkEnd w:id="1624"/>
      <w:r w:rsidR="00C30529">
        <w:t xml:space="preserve"> or </w:t>
      </w:r>
      <w:r w:rsidR="00C30529">
        <w:rPr>
          <w:rFonts w:ascii="FreeSerifAvvaShenouda" w:hAnsi="FreeSerifAvvaShenouda" w:cs="FreeSerifAvvaShenouda"/>
        </w:rPr>
        <w:t>Ⲡⲁⲱⲛⲉ</w:t>
      </w:r>
      <w:bookmarkEnd w:id="1625"/>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207AB0">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207AB0">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207AB0">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207AB0">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207AB0">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207AB0">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207AB0">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207AB0">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207AB0">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207AB0">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207AB0">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207AB0">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207AB0">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207AB0">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207AB0">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207AB0">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207AB0">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207AB0">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207AB0">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7" w:name="_Toc448227610"/>
      <w:r>
        <w:t>The Apostles' Fast</w:t>
      </w:r>
      <w:bookmarkEnd w:id="1627"/>
    </w:p>
    <w:p w14:paraId="06362FF7" w14:textId="77777777" w:rsidR="00654C55" w:rsidRDefault="00654C55" w:rsidP="00654C55">
      <w:pPr>
        <w:pStyle w:val="Heading4"/>
      </w:pPr>
      <w:bookmarkStart w:id="1628" w:name="_Ref434476183"/>
      <w:r>
        <w:t>The Psali Adam</w:t>
      </w:r>
      <w:r w:rsidR="006C1B94">
        <w:t xml:space="preserve"> for the Apostles’ Fast</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9" w:name="_Ref434476204"/>
      <w:r>
        <w:t>The Psali Batos</w:t>
      </w:r>
      <w:r w:rsidR="006C1B94">
        <w:t xml:space="preserve"> for the Apostles’ Fast</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0"/>
            <w:r>
              <w:t xml:space="preserve">the </w:t>
            </w:r>
            <w:commentRangeEnd w:id="1630"/>
            <w:r>
              <w:rPr>
                <w:rStyle w:val="CommentReference"/>
              </w:rPr>
              <w:commentReference w:id="163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1" w:name="_Toc448227611"/>
      <w:r>
        <w:t>June 6 / Paoni 12: Commemoration of Archangel Michael</w:t>
      </w:r>
      <w:bookmarkEnd w:id="1631"/>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2" w:name="_Toc448227612"/>
      <w:r>
        <w:t>June 7 / Paoni 13: Archangel Gabriel</w:t>
      </w:r>
      <w:r w:rsidR="00D31016">
        <w:t>, the Evangelist of Daniel</w:t>
      </w:r>
      <w:bookmarkEnd w:id="1632"/>
    </w:p>
    <w:p w14:paraId="00F4ACC1" w14:textId="77777777" w:rsidR="00595AF3" w:rsidRPr="00980D99" w:rsidRDefault="00595AF3" w:rsidP="00595AF3">
      <w:pPr>
        <w:pStyle w:val="Heading4"/>
      </w:pPr>
      <w:bookmarkStart w:id="1633" w:name="_Ref434488149"/>
      <w:r>
        <w:t>The Doxology</w:t>
      </w:r>
      <w:r w:rsidR="00B46E6E">
        <w:t xml:space="preserve"> for Archangel Gabriel, the Evangelist of Daniel</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4" w:name="_Ref434564551"/>
      <w:bookmarkStart w:id="1635" w:name="_Toc448227613"/>
      <w:r>
        <w:t>June 8 / Paoni 14: Sts. Apakir and John</w:t>
      </w:r>
      <w:bookmarkEnd w:id="1634"/>
      <w:bookmarkEnd w:id="1635"/>
    </w:p>
    <w:p w14:paraId="25CBD4EF" w14:textId="77777777" w:rsidR="006A0D7C" w:rsidRPr="00980D99" w:rsidRDefault="006A0D7C" w:rsidP="006A0D7C">
      <w:pPr>
        <w:pStyle w:val="Heading4"/>
      </w:pPr>
      <w:bookmarkStart w:id="1636" w:name="_Ref434489722"/>
      <w:r>
        <w:t>The Doxology</w:t>
      </w:r>
      <w:r w:rsidR="00B46E6E">
        <w:t xml:space="preserve"> for Sts. Apakir and John</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7" w:name="_Toc448227614"/>
      <w:r>
        <w:rPr>
          <w:lang w:val="en-US"/>
        </w:rPr>
        <w:t>June 9 / Paoni 15: Handing over of St. Mark's Relics</w:t>
      </w:r>
      <w:bookmarkEnd w:id="1637"/>
    </w:p>
    <w:p w14:paraId="12A16B61" w14:textId="77777777" w:rsidR="00980D99" w:rsidRDefault="00980D99" w:rsidP="00980D99">
      <w:pPr>
        <w:pStyle w:val="Heading3"/>
        <w:rPr>
          <w:lang w:val="en-US"/>
        </w:rPr>
      </w:pPr>
      <w:bookmarkStart w:id="1638" w:name="_Toc448227615"/>
      <w:r>
        <w:rPr>
          <w:lang w:val="en-US"/>
        </w:rPr>
        <w:t>June 11 / Paoni 17: Return of St. Mark's Relics</w:t>
      </w:r>
      <w:bookmarkEnd w:id="1638"/>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9" w:name="_Toc448227616"/>
      <w:r>
        <w:rPr>
          <w:lang w:val="en-US"/>
        </w:rPr>
        <w:t>June 13 / Paoni 19: Martyrdom of St. George of Zahim</w:t>
      </w:r>
      <w:bookmarkEnd w:id="1639"/>
    </w:p>
    <w:p w14:paraId="4EBBC2F1" w14:textId="77777777" w:rsidR="006D27E4" w:rsidRPr="00980D99" w:rsidRDefault="006D27E4" w:rsidP="006D27E4">
      <w:pPr>
        <w:pStyle w:val="Heading4"/>
      </w:pPr>
      <w:bookmarkStart w:id="1640" w:name="_Ref434489925"/>
      <w:r>
        <w:t>The Doxology</w:t>
      </w:r>
      <w:r w:rsidR="00B46E6E">
        <w:t xml:space="preserve"> for St. George of Zahim</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1" w:name="_Toc448227617"/>
      <w:r>
        <w:t>June 15 / Paoni 21: Commemoration of the Theotokos</w:t>
      </w:r>
      <w:bookmarkEnd w:id="1641"/>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2" w:name="_Toc448227618"/>
      <w:r>
        <w:t>June 16 / Paoni 22: Consecration of a Church of St. Cosmas and Damian, Their Brothers and Their Mother</w:t>
      </w:r>
      <w:bookmarkEnd w:id="1642"/>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3" w:name="_Toc448227619"/>
      <w:r>
        <w:rPr>
          <w:lang w:val="en-US"/>
        </w:rPr>
        <w:t xml:space="preserve">June 18 / Paoni 24: </w:t>
      </w:r>
      <w:r w:rsidR="001B4E41">
        <w:rPr>
          <w:lang w:val="en-US"/>
        </w:rPr>
        <w:t xml:space="preserve">The Strong </w:t>
      </w:r>
      <w:r>
        <w:rPr>
          <w:lang w:val="en-US"/>
        </w:rPr>
        <w:t>St. Moses</w:t>
      </w:r>
      <w:bookmarkEnd w:id="1643"/>
    </w:p>
    <w:p w14:paraId="5BCAE9A6" w14:textId="77777777" w:rsidR="00980D99" w:rsidRDefault="00980D99" w:rsidP="00980D99">
      <w:pPr>
        <w:pStyle w:val="Heading4"/>
        <w:rPr>
          <w:lang w:val="en-US"/>
        </w:rPr>
      </w:pPr>
      <w:bookmarkStart w:id="1644" w:name="_Ref434491006"/>
      <w:r>
        <w:rPr>
          <w:lang w:val="en-US"/>
        </w:rPr>
        <w:t>The Doxology</w:t>
      </w:r>
      <w:r w:rsidR="00810F04">
        <w:rPr>
          <w:lang w:val="en-US"/>
        </w:rPr>
        <w:t xml:space="preserve"> for the Strong St. Moses</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5" w:name="_Toc448227620"/>
      <w:r>
        <w:rPr>
          <w:lang w:val="en-US"/>
        </w:rPr>
        <w:t>June 19 / Paoni 25: Martyrdom of St</w:t>
      </w:r>
      <w:r w:rsidR="00191A26">
        <w:rPr>
          <w:lang w:val="en-US"/>
        </w:rPr>
        <w:t>. Jude the Disciple and Epistle-</w:t>
      </w:r>
      <w:r>
        <w:rPr>
          <w:lang w:val="en-US"/>
        </w:rPr>
        <w:t>Writer</w:t>
      </w:r>
      <w:bookmarkEnd w:id="1655"/>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6" w:name="_Toc448227621"/>
      <w:r>
        <w:t xml:space="preserve">June 20 / Paoni 26: </w:t>
      </w:r>
      <w:r w:rsidR="00237D47">
        <w:t xml:space="preserve">Consecration of the Church of </w:t>
      </w:r>
      <w:r>
        <w:t>Archangel Gabriel</w:t>
      </w:r>
      <w:bookmarkEnd w:id="1656"/>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7" w:name="_Toc448227622"/>
      <w:r>
        <w:rPr>
          <w:lang w:val="en-US"/>
        </w:rPr>
        <w:t>June 21 / Paoni 27: Martyrdom of St. Ananias the Apostle</w:t>
      </w:r>
      <w:bookmarkEnd w:id="1657"/>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8" w:name="_Toc448227623"/>
      <w:r>
        <w:t>June 23 / Paoni 29: Commemoration of the Annunciation, Nativity, and Resurrection on the 29</w:t>
      </w:r>
      <w:r w:rsidRPr="00C0205C">
        <w:rPr>
          <w:vertAlign w:val="superscript"/>
        </w:rPr>
        <w:t>th</w:t>
      </w:r>
      <w:r>
        <w:t xml:space="preserve"> of Every Month</w:t>
      </w:r>
      <w:bookmarkEnd w:id="1658"/>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9" w:name="_Toc448227624"/>
      <w:r>
        <w:rPr>
          <w:lang w:val="en-US"/>
        </w:rPr>
        <w:t>June 24 / Paoni 30: The Nativity of St. John the Baptist</w:t>
      </w:r>
      <w:bookmarkEnd w:id="1659"/>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60" w:name="_Toc448227625"/>
      <w:r>
        <w:t>June 26 / Epip 2: Departure of St. Thaddaeus the Apostle</w:t>
      </w:r>
      <w:bookmarkEnd w:id="1660"/>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61" w:name="_Toc448227626"/>
      <w:r>
        <w:t>June 27 / Epip 3: St. Cyril of Alexandria</w:t>
      </w:r>
      <w:bookmarkEnd w:id="166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2" w:name="_Toc448227627"/>
      <w:r>
        <w:t>June 28 / Epip 4: Sts. Apakir and John</w:t>
      </w:r>
      <w:bookmarkEnd w:id="1662"/>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3"/>
    </w:p>
    <w:p w14:paraId="6FD478B9" w14:textId="77777777" w:rsidR="004C7F73" w:rsidRDefault="004C7F73" w:rsidP="004C7F73">
      <w:pPr>
        <w:pStyle w:val="Heading4"/>
      </w:pPr>
      <w:bookmarkStart w:id="1664" w:name="_Ref434477973"/>
      <w:r>
        <w:t>The Doxology of Sts. Peter and Paul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5"/>
            <w:r>
              <w:t>Are the working husbandmen</w:t>
            </w:r>
            <w:commentRangeEnd w:id="1665"/>
            <w:r>
              <w:rPr>
                <w:rStyle w:val="CommentReference"/>
                <w:rFonts w:ascii="Times New Roman" w:eastAsiaTheme="minorHAnsi" w:hAnsi="Times New Roman" w:cstheme="minorBidi"/>
                <w:color w:val="auto"/>
              </w:rPr>
              <w:commentReference w:id="166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6"/>
            <w:r>
              <w:t xml:space="preserve">With </w:t>
            </w:r>
            <w:commentRangeEnd w:id="1666"/>
            <w:r>
              <w:rPr>
                <w:rStyle w:val="CommentReference"/>
                <w:rFonts w:ascii="Times New Roman" w:eastAsiaTheme="minorHAnsi" w:hAnsi="Times New Roman" w:cstheme="minorBidi"/>
                <w:color w:val="auto"/>
              </w:rPr>
              <w:commentReference w:id="166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7"/>
            <w:commentRangeStart w:id="1668"/>
            <w:r>
              <w:t xml:space="preserve">sound </w:t>
            </w:r>
            <w:commentRangeEnd w:id="1667"/>
            <w:r>
              <w:rPr>
                <w:rStyle w:val="CommentReference"/>
                <w:rFonts w:ascii="Times New Roman" w:eastAsiaTheme="minorHAnsi" w:hAnsi="Times New Roman" w:cstheme="minorBidi"/>
                <w:color w:val="auto"/>
              </w:rPr>
              <w:commentReference w:id="1667"/>
            </w:r>
            <w:commentRangeEnd w:id="1668"/>
            <w:r>
              <w:rPr>
                <w:rStyle w:val="CommentReference"/>
                <w:rFonts w:ascii="Times New Roman" w:eastAsiaTheme="minorHAnsi" w:hAnsi="Times New Roman" w:cstheme="minorBidi"/>
                <w:color w:val="auto"/>
              </w:rPr>
              <w:commentReference w:id="166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9" w:name="_Ref434488724"/>
      <w:r>
        <w:t>The Doxology of St.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1"/>
            <w:r>
              <w:t xml:space="preserve">To </w:t>
            </w:r>
            <w:commentRangeEnd w:id="1671"/>
            <w:r>
              <w:rPr>
                <w:rStyle w:val="CommentReference"/>
                <w:rFonts w:ascii="Times New Roman" w:eastAsiaTheme="minorHAnsi" w:hAnsi="Times New Roman" w:cstheme="minorBidi"/>
                <w:color w:val="auto"/>
              </w:rPr>
              <w:commentReference w:id="1671"/>
            </w:r>
            <w:r>
              <w:t xml:space="preserve">all the </w:t>
            </w:r>
            <w:commentRangeStart w:id="1672"/>
            <w:r>
              <w:t>Gentiles</w:t>
            </w:r>
            <w:commentRangeEnd w:id="1672"/>
            <w:r>
              <w:rPr>
                <w:rStyle w:val="CommentReference"/>
                <w:rFonts w:ascii="Times New Roman" w:eastAsiaTheme="minorHAnsi" w:hAnsi="Times New Roman" w:cstheme="minorBidi"/>
                <w:color w:val="auto"/>
              </w:rPr>
              <w:commentReference w:id="167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3"/>
            <w:r>
              <w:t>To be completely filled</w:t>
            </w:r>
          </w:p>
          <w:p w14:paraId="68A85021" w14:textId="77777777" w:rsidR="00306181" w:rsidRDefault="00306181" w:rsidP="00306181">
            <w:pPr>
              <w:pStyle w:val="EngHangEnd"/>
            </w:pPr>
            <w:r>
              <w:t>With God in love.</w:t>
            </w:r>
            <w:commentRangeEnd w:id="1673"/>
            <w:r>
              <w:rPr>
                <w:rStyle w:val="CommentReference"/>
                <w:rFonts w:ascii="Times New Roman" w:eastAsiaTheme="minorHAnsi" w:hAnsi="Times New Roman" w:cstheme="minorBidi"/>
                <w:color w:val="auto"/>
              </w:rPr>
              <w:commentReference w:id="167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4" w:name="_Ref434476236"/>
      <w:r>
        <w:t>The Psali Adam</w:t>
      </w:r>
      <w:r w:rsidR="006C1B94">
        <w:t xml:space="preserve"> for the Apostles’ Feast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5" w:name="_Ref434476261"/>
      <w:r>
        <w:t>The Psali Batos</w:t>
      </w:r>
      <w:r w:rsidR="006C1B94">
        <w:t xml:space="preserve"> for the Apostles’ Feast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6" w:name="_Toc448227629"/>
      <w:r>
        <w:rPr>
          <w:lang w:val="en-US"/>
        </w:rPr>
        <w:t>June 30 / Epip 6: Martyrdom of St. Aoulimpas the Apostle</w:t>
      </w:r>
      <w:bookmarkEnd w:id="1676"/>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7" w:name="_Toc410196218"/>
      <w:bookmarkStart w:id="1678" w:name="_Toc410196460"/>
      <w:bookmarkStart w:id="1679" w:name="_Toc410196962"/>
      <w:bookmarkStart w:id="1680" w:name="_Toc448696655"/>
      <w:bookmarkStart w:id="1681" w:name="July"/>
      <w:bookmarkEnd w:id="1626"/>
      <w:r>
        <w:t>July</w:t>
      </w:r>
      <w:bookmarkEnd w:id="1677"/>
      <w:bookmarkEnd w:id="1678"/>
      <w:bookmarkEnd w:id="1679"/>
      <w:r w:rsidR="00980D99">
        <w:t xml:space="preserve"> or </w:t>
      </w:r>
      <w:r w:rsidR="00980D99">
        <w:rPr>
          <w:rFonts w:ascii="FreeSerifAvvaShenouda" w:hAnsi="FreeSerifAvvaShenouda" w:cs="FreeSerifAvvaShenouda"/>
        </w:rPr>
        <w:t>Ⲉⲡⲏⲡ</w:t>
      </w:r>
      <w:bookmarkEnd w:id="1680"/>
    </w:p>
    <w:bookmarkStart w:id="1682" w:name="_Ref434562742" w:displacedByCustomXml="next"/>
    <w:bookmarkStart w:id="1683" w:name="_Toc410196965" w:displacedByCustomXml="next"/>
    <w:bookmarkStart w:id="1684" w:name="_Toc410196463" w:displacedByCustomXml="next"/>
    <w:bookmarkStart w:id="1685"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207AB0">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207AB0">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207AB0">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207AB0">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207AB0">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207AB0">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207AB0">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207AB0">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207AB0">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207AB0">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207AB0">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207AB0">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207AB0">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207AB0">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207AB0">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207AB0">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6" w:name="_Ref436250323"/>
      <w:bookmarkStart w:id="1687" w:name="_Toc448227630"/>
      <w:r>
        <w:rPr>
          <w:rFonts w:ascii="Times New Roman" w:hAnsi="Times New Roman" w:cs="Times New Roman"/>
        </w:rPr>
        <w:t>July 1 / Epip 7: St. Shenoute</w:t>
      </w:r>
      <w:bookmarkEnd w:id="1682"/>
      <w:bookmarkEnd w:id="1686"/>
      <w:bookmarkEnd w:id="1687"/>
    </w:p>
    <w:p w14:paraId="5B5A5AD3" w14:textId="77777777" w:rsidR="00980D99" w:rsidRDefault="00980D99" w:rsidP="00980D99">
      <w:pPr>
        <w:pStyle w:val="Heading4"/>
        <w:rPr>
          <w:lang w:val="en-US"/>
        </w:rPr>
      </w:pPr>
      <w:bookmarkStart w:id="1688" w:name="_Ref434491186"/>
      <w:r>
        <w:rPr>
          <w:lang w:val="en-US"/>
        </w:rPr>
        <w:t>The Doxology</w:t>
      </w:r>
      <w:r w:rsidR="00810F04">
        <w:rPr>
          <w:lang w:val="en-US"/>
        </w:rPr>
        <w:t xml:space="preserve"> for St. Shenoute</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2" w:name="_Ref434491207"/>
      <w:r>
        <w:rPr>
          <w:lang w:val="en-US"/>
        </w:rPr>
        <w:t>A Doxology for St. Besa</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3" w:name="_Toc448227631"/>
      <w:r>
        <w:rPr>
          <w:rFonts w:ascii="Times New Roman" w:hAnsi="Times New Roman" w:cs="Times New Roman"/>
        </w:rPr>
        <w:t>July 1 / Epip 7: Also St. Ignatius</w:t>
      </w:r>
      <w:bookmarkEnd w:id="1693"/>
    </w:p>
    <w:p w14:paraId="08CD1881" w14:textId="77777777" w:rsidR="00980D99" w:rsidRDefault="00980D99" w:rsidP="00980D99">
      <w:pPr>
        <w:pStyle w:val="Heading3"/>
        <w:rPr>
          <w:lang w:val="en-US"/>
        </w:rPr>
      </w:pPr>
      <w:bookmarkStart w:id="1694" w:name="_Ref434560325"/>
      <w:bookmarkStart w:id="1695" w:name="_Toc448227632"/>
      <w:r>
        <w:rPr>
          <w:lang w:val="en-US"/>
        </w:rPr>
        <w:t>July 2 / Epip 8: St. Pishoy</w:t>
      </w:r>
      <w:bookmarkEnd w:id="1694"/>
      <w:bookmarkEnd w:id="1695"/>
    </w:p>
    <w:p w14:paraId="3F31CCDA" w14:textId="77777777" w:rsidR="00980D99" w:rsidRDefault="00980D99" w:rsidP="00980D99">
      <w:pPr>
        <w:pStyle w:val="Heading4"/>
        <w:rPr>
          <w:lang w:val="en-US"/>
        </w:rPr>
      </w:pPr>
      <w:bookmarkStart w:id="1696" w:name="_Ref434490783"/>
      <w:r>
        <w:rPr>
          <w:lang w:val="en-US"/>
        </w:rPr>
        <w:t>The Doxology</w:t>
      </w:r>
      <w:r w:rsidR="00810F04">
        <w:rPr>
          <w:lang w:val="en-US"/>
        </w:rPr>
        <w:t xml:space="preserve"> for St. Pishoy</w:t>
      </w:r>
      <w:bookmarkEnd w:id="1696"/>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6" w:name="_Toc448227633"/>
      <w:r>
        <w:t>The Virgin’s Fast</w:t>
      </w:r>
      <w:bookmarkEnd w:id="1685"/>
      <w:bookmarkEnd w:id="1684"/>
      <w:bookmarkEnd w:id="1683"/>
      <w:bookmarkEnd w:id="1706"/>
    </w:p>
    <w:p w14:paraId="67B94F6A" w14:textId="77777777" w:rsidR="005B716A" w:rsidRDefault="005B716A" w:rsidP="005B716A">
      <w:pPr>
        <w:pStyle w:val="Heading3"/>
        <w:rPr>
          <w:lang w:val="en-US"/>
        </w:rPr>
      </w:pPr>
      <w:bookmarkStart w:id="1707" w:name="_Toc448227634"/>
      <w:r>
        <w:rPr>
          <w:lang w:val="en-US"/>
        </w:rPr>
        <w:t>July 3 / Epip 9: Martyrdom of</w:t>
      </w:r>
      <w:r w:rsidR="00FE0AE4">
        <w:rPr>
          <w:lang w:val="en-US"/>
        </w:rPr>
        <w:t xml:space="preserve"> </w:t>
      </w:r>
      <w:r>
        <w:rPr>
          <w:lang w:val="en-US"/>
        </w:rPr>
        <w:t>St. Simon Cleophas the Apostle</w:t>
      </w:r>
      <w:bookmarkEnd w:id="1707"/>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8" w:name="_Toc448227635"/>
      <w:r>
        <w:t>July 6 / Epip 12: Commemoration of Archangel Michael</w:t>
      </w:r>
      <w:bookmarkEnd w:id="1708"/>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9" w:name="_Toc448227636"/>
      <w:r>
        <w:t>July 12 / Epip 18: Martyrdom of St. James the Apostle, the Bishop of Jerusalem</w:t>
      </w:r>
      <w:bookmarkEnd w:id="1709"/>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10" w:name="_Ref434562330"/>
      <w:bookmarkStart w:id="1711" w:name="_Toc448227637"/>
      <w:r>
        <w:t>July 14 / Epip 20: Martyrdom of St. Theodore of Shotep, the General</w:t>
      </w:r>
      <w:bookmarkEnd w:id="1710"/>
      <w:bookmarkEnd w:id="1711"/>
    </w:p>
    <w:p w14:paraId="7B584133" w14:textId="77777777" w:rsidR="009C1989" w:rsidRDefault="009C1989" w:rsidP="009C1989">
      <w:pPr>
        <w:pStyle w:val="Heading4"/>
      </w:pPr>
      <w:bookmarkStart w:id="1712" w:name="_Ref434489277"/>
      <w:r>
        <w:t>The Doxology of St. Theodore of Shotep, the General</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3" w:name="_Ref434489296"/>
      <w:r>
        <w:t>Another Doxology of St. Theodore of Shotep, the General</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4"/>
            <w:r>
              <w:t>struggler</w:t>
            </w:r>
            <w:commentRangeEnd w:id="1714"/>
            <w:r>
              <w:rPr>
                <w:rStyle w:val="CommentReference"/>
                <w:rFonts w:ascii="Times New Roman" w:eastAsiaTheme="minorHAnsi" w:hAnsi="Times New Roman" w:cstheme="minorBidi"/>
                <w:color w:val="auto"/>
              </w:rPr>
              <w:commentReference w:id="171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5" w:name="_Toc448227638"/>
      <w:r>
        <w:t>July 15 / Epip 21: Commemoration of the Theotokos</w:t>
      </w:r>
      <w:bookmarkEnd w:id="1715"/>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6" w:name="_Ref434562663"/>
      <w:bookmarkStart w:id="1717" w:name="_Toc448227639"/>
      <w:r>
        <w:t>July 17 / Epip 23: The Martyrdom of St. Marina</w:t>
      </w:r>
      <w:bookmarkEnd w:id="1716"/>
      <w:bookmarkEnd w:id="1717"/>
    </w:p>
    <w:p w14:paraId="71210AE6" w14:textId="77777777" w:rsidR="0078548F" w:rsidRDefault="0078548F" w:rsidP="0078548F">
      <w:pPr>
        <w:pStyle w:val="Heading4"/>
      </w:pPr>
      <w:bookmarkStart w:id="1718" w:name="_Ref434490204"/>
      <w:r>
        <w:t>The Doxology</w:t>
      </w:r>
      <w:r w:rsidR="00B46E6E">
        <w:t xml:space="preserve"> for St. Marina</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9" w:name="_Toc448227640"/>
      <w:r>
        <w:t>July 18 / Epip 24: The Martyrdom of Abba Noub</w:t>
      </w:r>
      <w:bookmarkEnd w:id="1719"/>
    </w:p>
    <w:p w14:paraId="45A4C76D" w14:textId="77777777" w:rsidR="00951605" w:rsidRDefault="00951605" w:rsidP="00951605">
      <w:pPr>
        <w:pStyle w:val="Heading4"/>
      </w:pPr>
      <w:bookmarkStart w:id="1720" w:name="_Ref434489534"/>
      <w:r>
        <w:t>The Doxology</w:t>
      </w:r>
      <w:r w:rsidR="00B46E6E">
        <w:t xml:space="preserve"> for Abba Noub</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1"/>
            <w:r>
              <w:t>Abba Noub</w:t>
            </w:r>
            <w:commentRangeEnd w:id="1721"/>
            <w:r>
              <w:rPr>
                <w:rStyle w:val="CommentReference"/>
                <w:rFonts w:ascii="Times New Roman" w:eastAsiaTheme="minorHAnsi" w:hAnsi="Times New Roman" w:cstheme="minorBidi"/>
                <w:color w:val="auto"/>
              </w:rPr>
              <w:commentReference w:id="172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2"/>
            <w:r>
              <w:t xml:space="preserve">upright </w:t>
            </w:r>
            <w:commentRangeEnd w:id="1722"/>
            <w:r>
              <w:rPr>
                <w:rStyle w:val="CommentReference"/>
                <w:rFonts w:ascii="Times New Roman" w:eastAsiaTheme="minorHAnsi" w:hAnsi="Times New Roman" w:cstheme="minorBidi"/>
                <w:color w:val="auto"/>
              </w:rPr>
              <w:commentReference w:id="172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3" w:name="_Toc448227641"/>
      <w:r>
        <w:t>July 20 / Epip 26: Joseph the Carpenter</w:t>
      </w:r>
      <w:bookmarkEnd w:id="1723"/>
    </w:p>
    <w:p w14:paraId="5DE3B33E" w14:textId="77777777" w:rsidR="00BF240D" w:rsidRDefault="00BF240D" w:rsidP="00BF240D">
      <w:pPr>
        <w:pStyle w:val="Heading4"/>
      </w:pPr>
      <w:bookmarkStart w:id="1724" w:name="_Ref434488476"/>
      <w:r>
        <w:t>The Doxology</w:t>
      </w:r>
      <w:r w:rsidR="00B46E6E">
        <w:t xml:space="preserve"> for St. Joseph the Carpenter</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5" w:name="_Toc448227642"/>
      <w:bookmarkStart w:id="1726" w:name="_Toc410196222"/>
      <w:bookmarkStart w:id="1727" w:name="_Toc410196464"/>
      <w:bookmarkStart w:id="1728" w:name="_Toc410196966"/>
      <w:r>
        <w:t>July 20 / Epip 26: Also St. Frumentius (Abune Selama), the First Bishop of Ethiopia</w:t>
      </w:r>
      <w:bookmarkEnd w:id="1725"/>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9" w:name="_Toc448227643"/>
      <w:r>
        <w:t>July 22 / Epip 28: Departure of St. Mary Magdalene</w:t>
      </w:r>
      <w:bookmarkEnd w:id="1729"/>
    </w:p>
    <w:p w14:paraId="41ADBBFF" w14:textId="77777777" w:rsidR="00C325FC" w:rsidRDefault="00C325FC" w:rsidP="00C325FC">
      <w:pPr>
        <w:pStyle w:val="Heading4"/>
      </w:pPr>
      <w:bookmarkStart w:id="1730" w:name="_Ref434489077"/>
      <w:r>
        <w:t>The Doxology</w:t>
      </w:r>
      <w:r w:rsidR="00B46E6E">
        <w:t xml:space="preserve"> for St. Mary Magdalene</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1"/>
            <w:r>
              <w:t xml:space="preserve">ϯⲁⲅⲓⲁ </w:t>
            </w:r>
            <w:commentRangeEnd w:id="1731"/>
            <w:r>
              <w:rPr>
                <w:rStyle w:val="CommentReference"/>
                <w:rFonts w:ascii="Times New Roman" w:hAnsi="Times New Roman" w:cstheme="minorBidi"/>
                <w:noProof w:val="0"/>
              </w:rPr>
              <w:commentReference w:id="173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2"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2"/>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3" w:name="_Toc448227645"/>
      <w:r>
        <w:t xml:space="preserve">July 23 / Epip 29: </w:t>
      </w:r>
      <w:r w:rsidR="00B52D77">
        <w:t xml:space="preserve">Also the </w:t>
      </w:r>
      <w:r>
        <w:t>Translocation of the Relics of St. Andrew, the Apostle</w:t>
      </w:r>
      <w:bookmarkEnd w:id="1733"/>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4" w:name="_Toc448227646"/>
      <w:r>
        <w:t>July 28 / Mesori 4: Consecration of the Church of St. Anthony</w:t>
      </w:r>
      <w:bookmarkEnd w:id="1734"/>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81"/>
      <w:r>
        <w:t>.</w:t>
      </w:r>
    </w:p>
    <w:p w14:paraId="62D72F65" w14:textId="77777777" w:rsidR="00495F1A" w:rsidRPr="00980D99" w:rsidRDefault="00495F1A" w:rsidP="00495F1A">
      <w:pPr>
        <w:pStyle w:val="Heading2"/>
        <w:rPr>
          <w:lang w:val="en-US"/>
        </w:rPr>
      </w:pPr>
      <w:bookmarkStart w:id="1735" w:name="_Toc448696656"/>
      <w:bookmarkStart w:id="1736" w:name="August"/>
      <w:r>
        <w:t>August</w:t>
      </w:r>
      <w:bookmarkEnd w:id="1726"/>
      <w:bookmarkEnd w:id="1727"/>
      <w:bookmarkEnd w:id="172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5"/>
    </w:p>
    <w:bookmarkStart w:id="1737" w:name="_Toc410196967" w:displacedByCustomXml="next"/>
    <w:bookmarkStart w:id="1738" w:name="_Toc410196465" w:displacedByCustomXml="next"/>
    <w:bookmarkStart w:id="1739"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207AB0">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207AB0">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207AB0">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207AB0">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207AB0">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207AB0">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207AB0">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207AB0">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207AB0">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207AB0">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207AB0">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207AB0">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0" w:name="_Toc448227647"/>
      <w:r>
        <w:t>August 1 / Mesori 8: The Confession of St. Peter</w:t>
      </w:r>
      <w:bookmarkEnd w:id="1740"/>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41" w:name="_Toc448227648"/>
      <w:r>
        <w:t>August 5 / Mesori 12: Commemoration of Archangel Michael</w:t>
      </w:r>
      <w:bookmarkEnd w:id="1741"/>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2" w:name="_Toc448227649"/>
      <w:r>
        <w:t xml:space="preserve">August 6 / Mesori 13: </w:t>
      </w:r>
      <w:r w:rsidR="00495F1A">
        <w:t>The Transfiguration</w:t>
      </w:r>
      <w:bookmarkEnd w:id="1739"/>
      <w:bookmarkEnd w:id="1738"/>
      <w:bookmarkEnd w:id="1737"/>
      <w:bookmarkEnd w:id="1742"/>
    </w:p>
    <w:p w14:paraId="1EF4D652" w14:textId="77777777" w:rsidR="00980D99" w:rsidRDefault="00980D99" w:rsidP="00980D99">
      <w:pPr>
        <w:pStyle w:val="Heading4"/>
      </w:pPr>
      <w:bookmarkStart w:id="1743" w:name="_Ref434478012"/>
      <w:r>
        <w:t>The Doxology</w:t>
      </w:r>
      <w:r w:rsidR="00E21EA3">
        <w:t xml:space="preserve"> of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4" w:name="_Ref434476299"/>
      <w:r>
        <w:t>The Psali Adam</w:t>
      </w:r>
      <w:r w:rsidR="006C1B94">
        <w:t xml:space="preserve"> for the Transfiguration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5" w:name="_Ref434476316"/>
      <w:r>
        <w:t>The Psali Batos</w:t>
      </w:r>
      <w:r w:rsidR="006C1B94">
        <w:t xml:space="preserve"> for the Transfiguration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6" w:name="_Toc410196224"/>
      <w:bookmarkStart w:id="1747" w:name="_Toc410196466"/>
      <w:bookmarkStart w:id="1748" w:name="_Toc410196968"/>
      <w:bookmarkStart w:id="1749" w:name="_Ref435642801"/>
      <w:bookmarkStart w:id="1750" w:name="_Ref435642808"/>
      <w:bookmarkStart w:id="1751" w:name="_Toc448227650"/>
      <w:r>
        <w:t xml:space="preserve">August 9 / Mesori 16: </w:t>
      </w:r>
      <w:r w:rsidR="00495F1A">
        <w:t>The Assumption of the Virgin</w:t>
      </w:r>
      <w:bookmarkEnd w:id="1746"/>
      <w:bookmarkEnd w:id="1747"/>
      <w:bookmarkEnd w:id="1748"/>
      <w:bookmarkEnd w:id="1749"/>
      <w:bookmarkEnd w:id="1750"/>
      <w:bookmarkEnd w:id="1751"/>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2" w:name="_Ref435642763"/>
      <w:r>
        <w:t xml:space="preserve">The Psali </w:t>
      </w:r>
      <w:commentRangeStart w:id="1753"/>
      <w:r>
        <w:t xml:space="preserve">Adam </w:t>
      </w:r>
      <w:commentRangeEnd w:id="1753"/>
      <w:r>
        <w:rPr>
          <w:rStyle w:val="CommentReference"/>
          <w:rFonts w:eastAsiaTheme="minorHAnsi" w:cstheme="minorBidi"/>
          <w:b w:val="0"/>
          <w:bCs w:val="0"/>
          <w:iCs w:val="0"/>
          <w:color w:val="auto"/>
        </w:rPr>
        <w:commentReference w:id="1753"/>
      </w:r>
      <w:r>
        <w:t>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4"/>
            <w:r>
              <w:t>With divine hands.”</w:t>
            </w:r>
            <w:commentRangeEnd w:id="1754"/>
            <w:r>
              <w:rPr>
                <w:rStyle w:val="CommentReference"/>
                <w:rFonts w:ascii="Times New Roman" w:eastAsiaTheme="minorHAnsi" w:hAnsi="Times New Roman" w:cstheme="minorBidi"/>
                <w:color w:val="auto"/>
              </w:rPr>
              <w:commentReference w:id="175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5" w:name="_Ref435734818"/>
      <w:r>
        <w:t>The Psali Batos for the Virgin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6"/>
            <w:r>
              <w:t>forever</w:t>
            </w:r>
            <w:commentRangeEnd w:id="1756"/>
            <w:r>
              <w:rPr>
                <w:rStyle w:val="CommentReference"/>
                <w:rFonts w:ascii="Times New Roman" w:eastAsiaTheme="minorHAnsi" w:hAnsi="Times New Roman" w:cstheme="minorBidi"/>
                <w:color w:val="auto"/>
              </w:rPr>
              <w:commentReference w:id="175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7"/>
            <w:r>
              <w:t>In the unshakable places.</w:t>
            </w:r>
            <w:commentRangeEnd w:id="1757"/>
            <w:r>
              <w:rPr>
                <w:rStyle w:val="CommentReference"/>
                <w:rFonts w:ascii="Times New Roman" w:eastAsiaTheme="minorHAnsi" w:hAnsi="Times New Roman" w:cstheme="minorBidi"/>
                <w:color w:val="auto"/>
              </w:rPr>
              <w:commentReference w:id="175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8"/>
            <w:r>
              <w:t>Your name adorns our works.</w:t>
            </w:r>
            <w:commentRangeEnd w:id="1758"/>
            <w:r>
              <w:rPr>
                <w:rStyle w:val="CommentReference"/>
                <w:rFonts w:ascii="Times New Roman" w:eastAsiaTheme="minorHAnsi" w:hAnsi="Times New Roman" w:cstheme="minorBidi"/>
                <w:color w:val="auto"/>
              </w:rPr>
              <w:commentReference w:id="175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9"/>
            <w:r>
              <w:t xml:space="preserve">Interceding </w:t>
            </w:r>
            <w:commentRangeEnd w:id="1759"/>
            <w:r>
              <w:rPr>
                <w:rStyle w:val="CommentReference"/>
                <w:rFonts w:ascii="Times New Roman" w:eastAsiaTheme="minorHAnsi" w:hAnsi="Times New Roman" w:cstheme="minorBidi"/>
                <w:color w:val="auto"/>
              </w:rPr>
              <w:commentReference w:id="175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0" w:name="_Toc448227651"/>
      <w:r>
        <w:t>August 12 / Mesori 19: Translocation of the Relics of St. Macarius the Great</w:t>
      </w:r>
      <w:bookmarkEnd w:id="1760"/>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61" w:name="_Toc448227652"/>
      <w:r>
        <w:t>August 14 / Mesori 21: Commemoration of the Theotokos</w:t>
      </w:r>
      <w:bookmarkEnd w:id="1761"/>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2" w:name="_Ref434563030"/>
      <w:bookmarkStart w:id="1763" w:name="_Toc448227653"/>
      <w:r>
        <w:t>August 17 / Mesori 24: Departure of St. Takle Haymanot</w:t>
      </w:r>
      <w:bookmarkEnd w:id="1762"/>
      <w:bookmarkEnd w:id="1763"/>
    </w:p>
    <w:p w14:paraId="34845613" w14:textId="77777777" w:rsidR="009F60F1" w:rsidRDefault="009F60F1" w:rsidP="009F60F1">
      <w:pPr>
        <w:pStyle w:val="Heading4"/>
      </w:pPr>
      <w:bookmarkStart w:id="1764" w:name="_Ref434492302"/>
      <w:r>
        <w:t>The Doxology</w:t>
      </w:r>
      <w:r w:rsidR="00B82753">
        <w:t xml:space="preserve"> for St. Takle Haymanot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5" w:name="_Toc448227654"/>
      <w:r>
        <w:t>August 21 / Mesori 28: The Patriarchs: Abraham, Isaac, and Jacob</w:t>
      </w:r>
      <w:bookmarkEnd w:id="1765"/>
    </w:p>
    <w:p w14:paraId="1D063B19" w14:textId="77777777" w:rsidR="00431ABD" w:rsidRDefault="00431ABD" w:rsidP="00431ABD">
      <w:pPr>
        <w:pStyle w:val="Heading4"/>
      </w:pPr>
      <w:bookmarkStart w:id="1766" w:name="_Ref434492413"/>
      <w:r>
        <w:t>The Doxology</w:t>
      </w:r>
      <w:r w:rsidR="00B82753">
        <w:t xml:space="preserve"> for the Patriarchs: Abraham, Isaac, and Jacob</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7" w:name="_Toc448227655"/>
      <w:r>
        <w:t>August 22 / Mesori 29: Commemoration of the Annunciation, Nativity, and Resurrection on the 29</w:t>
      </w:r>
      <w:r w:rsidRPr="00C0205C">
        <w:rPr>
          <w:vertAlign w:val="superscript"/>
        </w:rPr>
        <w:t>th</w:t>
      </w:r>
      <w:r>
        <w:t xml:space="preserve"> of Every Month</w:t>
      </w:r>
      <w:bookmarkEnd w:id="1767"/>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8" w:name="_Toc448227656"/>
      <w:r>
        <w:t xml:space="preserve">August 22 / Mesori 29: </w:t>
      </w:r>
      <w:r w:rsidR="007D439A">
        <w:t xml:space="preserve">Also the </w:t>
      </w:r>
      <w:r>
        <w:t>Translocation of the Relics of St. John the Short to Scetis</w:t>
      </w:r>
      <w:bookmarkEnd w:id="1768"/>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9" w:name="_Toc448227657"/>
      <w:r>
        <w:t>August 25 / Little Month 2: Departure of St. Titus the Apostle</w:t>
      </w:r>
      <w:bookmarkEnd w:id="1769"/>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70" w:name="_Toc448227658"/>
      <w:r>
        <w:t>August 26 / Little Month 3: Archangel Raphael</w:t>
      </w:r>
      <w:bookmarkEnd w:id="1770"/>
    </w:p>
    <w:p w14:paraId="0292BCC5" w14:textId="77777777" w:rsidR="00C30039" w:rsidRDefault="00C30039" w:rsidP="00C30039">
      <w:pPr>
        <w:pStyle w:val="Heading4"/>
      </w:pPr>
      <w:bookmarkStart w:id="1771" w:name="_Ref434488208"/>
      <w:r>
        <w:t>The Doxology</w:t>
      </w:r>
      <w:r w:rsidR="00B46E6E">
        <w:t xml:space="preserve"> for Archangel Raphael</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2" w:name="_Toc448227659"/>
      <w:r>
        <w:t>August 28 / Little Month 5</w:t>
      </w:r>
      <w:r w:rsidR="00980D99">
        <w:t>: St. Parsouma</w:t>
      </w:r>
      <w:bookmarkEnd w:id="1772"/>
    </w:p>
    <w:p w14:paraId="32F5CFB7" w14:textId="77777777" w:rsidR="00980D99" w:rsidRDefault="00980D99" w:rsidP="00980D99">
      <w:pPr>
        <w:pStyle w:val="Heading4"/>
      </w:pPr>
      <w:bookmarkStart w:id="1773" w:name="_Ref434491294"/>
      <w:r>
        <w:t>The Doxology</w:t>
      </w:r>
      <w:r w:rsidR="00810F04">
        <w:t xml:space="preserve"> for St. Parsouma</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7"/>
            <w:r>
              <w:t xml:space="preserve">ⲙ̀Ⲡⲭ̄ⲥ̄ </w:t>
            </w:r>
            <w:commentRangeEnd w:id="1777"/>
            <w:r>
              <w:rPr>
                <w:rStyle w:val="CommentReference"/>
                <w:rFonts w:ascii="Times New Roman" w:hAnsi="Times New Roman" w:cstheme="minorBidi"/>
                <w:noProof w:val="0"/>
              </w:rPr>
              <w:commentReference w:id="177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8"/>
            <w:r>
              <w:t xml:space="preserve">ⲡⲉⲛⲥⲱⲧⲏⲣ </w:t>
            </w:r>
            <w:commentRangeEnd w:id="1778"/>
            <w:r>
              <w:rPr>
                <w:rStyle w:val="CommentReference"/>
                <w:rFonts w:ascii="Times New Roman" w:hAnsi="Times New Roman" w:cstheme="minorBidi"/>
                <w:noProof w:val="0"/>
              </w:rPr>
              <w:commentReference w:id="177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9" w:name="_Toc410196226"/>
      <w:bookmarkStart w:id="1780" w:name="_Toc410196468"/>
      <w:bookmarkStart w:id="1781" w:name="_Toc410196970"/>
      <w:bookmarkStart w:id="1782" w:name="_Toc448696657"/>
      <w:bookmarkStart w:id="1783" w:name="Pascal"/>
      <w:bookmarkEnd w:id="1736"/>
      <w:r>
        <w:t>The Pascal Cycle</w:t>
      </w:r>
      <w:bookmarkEnd w:id="1779"/>
      <w:bookmarkEnd w:id="1780"/>
      <w:bookmarkEnd w:id="1781"/>
      <w:bookmarkEnd w:id="1782"/>
    </w:p>
    <w:bookmarkStart w:id="1784" w:name="_Toc410196971" w:displacedByCustomXml="next"/>
    <w:bookmarkStart w:id="1785" w:name="_Toc410196469" w:displacedByCustomXml="next"/>
    <w:bookmarkStart w:id="1786"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207AB0">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207AB0">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207AB0">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207AB0">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207AB0">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207AB0">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207AB0">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207AB0">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207AB0">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7" w:name="_Toc448227660"/>
      <w:r>
        <w:t>Jonah’s Fast</w:t>
      </w:r>
      <w:bookmarkEnd w:id="1786"/>
      <w:bookmarkEnd w:id="1785"/>
      <w:bookmarkEnd w:id="1784"/>
      <w:bookmarkEnd w:id="1787"/>
    </w:p>
    <w:p w14:paraId="7A658690" w14:textId="77777777" w:rsidR="001E5E16" w:rsidRPr="001E5E16" w:rsidRDefault="001E5E16" w:rsidP="001E5E16">
      <w:pPr>
        <w:pStyle w:val="Heading4"/>
      </w:pPr>
      <w:bookmarkStart w:id="1788" w:name="_Ref434478053"/>
      <w:r>
        <w:t>The Doxology</w:t>
      </w:r>
      <w:r w:rsidR="00E21EA3">
        <w:t xml:space="preserve"> of Jonah’s Fast</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9" w:name="_Toc410196228"/>
      <w:bookmarkStart w:id="1790" w:name="_Toc410196470"/>
      <w:bookmarkStart w:id="1791" w:name="_Toc410196972"/>
      <w:bookmarkStart w:id="1792" w:name="_Toc448227661"/>
      <w:r>
        <w:t>Jonah’s Feast</w:t>
      </w:r>
      <w:bookmarkEnd w:id="1789"/>
      <w:bookmarkEnd w:id="1790"/>
      <w:bookmarkEnd w:id="1791"/>
      <w:bookmarkEnd w:id="1792"/>
    </w:p>
    <w:p w14:paraId="6EE6C439" w14:textId="77777777" w:rsidR="00495F1A" w:rsidRDefault="00495F1A" w:rsidP="00495F1A">
      <w:pPr>
        <w:pStyle w:val="Heading3"/>
      </w:pPr>
      <w:bookmarkStart w:id="1793" w:name="_Toc410196229"/>
      <w:bookmarkStart w:id="1794" w:name="_Toc410196471"/>
      <w:bookmarkStart w:id="1795" w:name="_Toc410196973"/>
      <w:bookmarkStart w:id="1796" w:name="_Toc448227662"/>
      <w:r>
        <w:t>Great Lent</w:t>
      </w:r>
      <w:bookmarkEnd w:id="1793"/>
      <w:bookmarkEnd w:id="1794"/>
      <w:bookmarkEnd w:id="1795"/>
      <w:bookmarkEnd w:id="1796"/>
    </w:p>
    <w:p w14:paraId="2602B6E5" w14:textId="77777777" w:rsidR="00EC2AEB" w:rsidRPr="001E5E16" w:rsidRDefault="00EC2AEB" w:rsidP="00EC2AEB">
      <w:pPr>
        <w:pStyle w:val="Heading4"/>
      </w:pPr>
      <w:bookmarkStart w:id="1797" w:name="_Ref434478080"/>
      <w:r>
        <w:t>The Doxology</w:t>
      </w:r>
      <w:r w:rsidR="00420CFA">
        <w:t xml:space="preserve"> for Saturday and Sunday</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8" w:name="_Ref434478104"/>
      <w:r>
        <w:t>The Doxology</w:t>
      </w:r>
      <w:r w:rsidR="00E21EA3">
        <w:t xml:space="preserve"> for Weekdays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9"/>
            <w:r>
              <w:t>ⲛⲓⲉ̀ⲛⲉϩ</w:t>
            </w:r>
            <w:commentRangeEnd w:id="1799"/>
            <w:r>
              <w:rPr>
                <w:rStyle w:val="CommentReference"/>
                <w:rFonts w:ascii="Times New Roman" w:hAnsi="Times New Roman" w:cstheme="minorBidi"/>
                <w:noProof w:val="0"/>
              </w:rPr>
              <w:commentReference w:id="1799"/>
            </w:r>
            <w:r>
              <w:t>.</w:t>
            </w:r>
          </w:p>
        </w:tc>
      </w:tr>
    </w:tbl>
    <w:p w14:paraId="1A70F51E" w14:textId="77777777" w:rsidR="00420CFA" w:rsidRPr="001E5E16" w:rsidRDefault="00420CFA" w:rsidP="00420CFA">
      <w:pPr>
        <w:pStyle w:val="Heading4"/>
      </w:pPr>
      <w:bookmarkStart w:id="1800" w:name="_Ref434478128"/>
      <w:r>
        <w:t>A Second Doxology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1"/>
            <w:r>
              <w:t xml:space="preserve">He </w:t>
            </w:r>
            <w:r w:rsidR="00253DD3">
              <w:t>humiliated</w:t>
            </w:r>
          </w:p>
          <w:p w14:paraId="774AFAE4" w14:textId="77777777" w:rsidR="00420CFA" w:rsidRDefault="00420CFA" w:rsidP="00420CFA">
            <w:pPr>
              <w:pStyle w:val="EngHangEnd"/>
            </w:pPr>
            <w:r>
              <w:t>The Tempter</w:t>
            </w:r>
            <w:commentRangeEnd w:id="1801"/>
            <w:r>
              <w:rPr>
                <w:rStyle w:val="CommentReference"/>
              </w:rPr>
              <w:commentReference w:id="180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2"/>
            <w:r>
              <w:t>“Fast in watchfulness</w:t>
            </w:r>
          </w:p>
          <w:p w14:paraId="6B2FDE71" w14:textId="77777777" w:rsidR="00420CFA" w:rsidRDefault="00420CFA" w:rsidP="00420CFA">
            <w:pPr>
              <w:pStyle w:val="EngHangEnd"/>
            </w:pPr>
            <w:r>
              <w:t>By day and by night.”</w:t>
            </w:r>
            <w:commentRangeEnd w:id="1802"/>
            <w:r>
              <w:rPr>
                <w:rStyle w:val="CommentReference"/>
              </w:rPr>
              <w:commentReference w:id="180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3" w:name="_Ref434478147"/>
      <w:r>
        <w:t>A Third</w:t>
      </w:r>
      <w:r w:rsidR="00420CFA">
        <w:t xml:space="preserve"> Doxology</w:t>
      </w:r>
      <w:r>
        <w:t xml:space="preserve"> for Weekdays</w:t>
      </w:r>
      <w:r w:rsidR="00E21EA3">
        <w:t xml:space="preserve">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4" w:name="_Ref434478172"/>
      <w:r>
        <w:t xml:space="preserve">The </w:t>
      </w:r>
      <w:r w:rsidR="007A72D2">
        <w:t xml:space="preserve">Fourth </w:t>
      </w:r>
      <w:r>
        <w:t>Doxology</w:t>
      </w:r>
      <w:r w:rsidR="007A72D2">
        <w:t xml:space="preserve"> </w:t>
      </w:r>
      <w:r w:rsidR="00E21EA3">
        <w:t>for Great Lent</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5"/>
            <w:r>
              <w:t xml:space="preserve">Ϯⲛⲏⲥⲧⲓⲁ̀ </w:t>
            </w:r>
            <w:commentRangeEnd w:id="1805"/>
            <w:r>
              <w:rPr>
                <w:rStyle w:val="CommentReference"/>
                <w:rFonts w:ascii="Times New Roman" w:hAnsi="Times New Roman" w:cstheme="minorBidi"/>
                <w:noProof w:val="0"/>
              </w:rPr>
              <w:commentReference w:id="180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6"/>
            <w:r>
              <w:t>pretense</w:t>
            </w:r>
            <w:commentRangeEnd w:id="1806"/>
            <w:r>
              <w:rPr>
                <w:rStyle w:val="CommentReference"/>
              </w:rPr>
              <w:commentReference w:id="180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7"/>
            <w:r>
              <w:t>strugglers</w:t>
            </w:r>
            <w:commentRangeEnd w:id="1807"/>
            <w:r>
              <w:rPr>
                <w:rStyle w:val="CommentReference"/>
              </w:rPr>
              <w:commentReference w:id="180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8"/>
            <w:r>
              <w:t>martyrdom</w:t>
            </w:r>
            <w:commentRangeEnd w:id="1808"/>
            <w:r>
              <w:rPr>
                <w:rStyle w:val="CommentReference"/>
              </w:rPr>
              <w:commentReference w:id="180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9"/>
            <w:r>
              <w:t xml:space="preserve">carries </w:t>
            </w:r>
            <w:commentRangeEnd w:id="1809"/>
            <w:r>
              <w:rPr>
                <w:rStyle w:val="CommentReference"/>
              </w:rPr>
              <w:commentReference w:id="180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0"/>
            <w:r>
              <w:t>assembly</w:t>
            </w:r>
            <w:commentRangeEnd w:id="1810"/>
            <w:r>
              <w:rPr>
                <w:rStyle w:val="CommentReference"/>
              </w:rPr>
              <w:commentReference w:id="1810"/>
            </w:r>
            <w:r>
              <w:t>,</w:t>
            </w:r>
          </w:p>
          <w:p w14:paraId="33941A18" w14:textId="77777777" w:rsidR="006A78B4" w:rsidRDefault="006A78B4" w:rsidP="006A78B4">
            <w:pPr>
              <w:pStyle w:val="EngHangEnd"/>
            </w:pPr>
            <w:r>
              <w:t xml:space="preserve">From now until the </w:t>
            </w:r>
            <w:commentRangeStart w:id="1811"/>
            <w:r>
              <w:t>ages of ages</w:t>
            </w:r>
            <w:commentRangeEnd w:id="1811"/>
            <w:r>
              <w:rPr>
                <w:rStyle w:val="CommentReference"/>
              </w:rPr>
              <w:commentReference w:id="181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2" w:name="_Ref434476347"/>
      <w:r>
        <w:t>The Psali Adam</w:t>
      </w:r>
      <w:r w:rsidR="006C1B94">
        <w:t xml:space="preserve"> for Great Lent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3" w:name="_Ref434476369"/>
      <w:r>
        <w:t>The Psali Batos</w:t>
      </w:r>
      <w:r w:rsidR="006C1B94">
        <w:t xml:space="preserve"> for Great Lent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4" w:name="_Toc410196230"/>
      <w:bookmarkStart w:id="1815" w:name="_Toc410196472"/>
      <w:bookmarkStart w:id="1816" w:name="_Toc410196974"/>
      <w:bookmarkStart w:id="1817" w:name="_Toc448227663"/>
      <w:r>
        <w:t>Lazarus Saturday</w:t>
      </w:r>
      <w:bookmarkEnd w:id="1814"/>
      <w:bookmarkEnd w:id="1815"/>
      <w:bookmarkEnd w:id="1816"/>
      <w:bookmarkEnd w:id="1817"/>
    </w:p>
    <w:p w14:paraId="536840DE" w14:textId="77777777" w:rsidR="00EC2AEB" w:rsidRPr="001E5E16" w:rsidRDefault="00EC2AEB" w:rsidP="00EC2AEB">
      <w:pPr>
        <w:pStyle w:val="Heading4"/>
      </w:pPr>
      <w:bookmarkStart w:id="1818" w:name="_Ref434478195"/>
      <w:r>
        <w:t>The Doxology</w:t>
      </w:r>
      <w:r w:rsidR="00E21EA3">
        <w:t xml:space="preserve"> for Lazarus Saturday</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9" w:name="_Ref434476394"/>
      <w:r>
        <w:t>The Psali Batos</w:t>
      </w:r>
      <w:r w:rsidR="006C1B94">
        <w:t xml:space="preserve"> for Lazarus Saturday</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0"/>
            <w:r>
              <w:t>With glory befitting You</w:t>
            </w:r>
            <w:commentRangeEnd w:id="1820"/>
            <w:r>
              <w:rPr>
                <w:rStyle w:val="CommentReference"/>
              </w:rPr>
              <w:commentReference w:id="182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1" w:name="_Toc410196231"/>
      <w:bookmarkStart w:id="1822" w:name="_Toc410196473"/>
      <w:bookmarkStart w:id="1823" w:name="_Toc410196975"/>
      <w:bookmarkStart w:id="1824" w:name="_Toc448227664"/>
      <w:r>
        <w:t>Palm Sunday</w:t>
      </w:r>
      <w:bookmarkEnd w:id="1821"/>
      <w:bookmarkEnd w:id="1822"/>
      <w:bookmarkEnd w:id="1823"/>
      <w:bookmarkEnd w:id="1824"/>
    </w:p>
    <w:p w14:paraId="5FD5B809" w14:textId="77777777" w:rsidR="00EC2AEB" w:rsidRPr="001E5E16" w:rsidRDefault="00EC2AEB" w:rsidP="00EC2AEB">
      <w:pPr>
        <w:pStyle w:val="Heading4"/>
      </w:pPr>
      <w:bookmarkStart w:id="1825" w:name="_Ref434478217"/>
      <w:r>
        <w:t xml:space="preserve">The </w:t>
      </w:r>
      <w:r w:rsidR="00FA139D">
        <w:t xml:space="preserve">First </w:t>
      </w:r>
      <w:r>
        <w:t>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6"/>
            <w:r>
              <w:t>To the ages.</w:t>
            </w:r>
            <w:commentRangeEnd w:id="1826"/>
            <w:r>
              <w:rPr>
                <w:rStyle w:val="CommentReference"/>
              </w:rPr>
              <w:commentReference w:id="182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7" w:name="_Ref434478234"/>
      <w:r>
        <w:t>The Second Doxology</w:t>
      </w:r>
      <w:r w:rsidR="00E21EA3">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8" w:name="_Ref434478255"/>
      <w:r>
        <w:t>The Third Doxology</w:t>
      </w:r>
      <w:r w:rsidR="00E21EA3">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9"/>
            <w:r>
              <w:t xml:space="preserve">is </w:t>
            </w:r>
            <w:commentRangeEnd w:id="1829"/>
            <w:r>
              <w:rPr>
                <w:rStyle w:val="CommentReference"/>
              </w:rPr>
              <w:commentReference w:id="182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0" w:name="_Ref434476417"/>
      <w:r>
        <w:t>The Psali Adam</w:t>
      </w:r>
      <w:r w:rsidR="006C1B94">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1"/>
            <w:r>
              <w:t xml:space="preserve">Offer </w:t>
            </w:r>
            <w:commentRangeEnd w:id="1831"/>
            <w:r>
              <w:rPr>
                <w:rStyle w:val="CommentReference"/>
              </w:rPr>
              <w:commentReference w:id="183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2"/>
            <w:r>
              <w:t>Kranion</w:t>
            </w:r>
            <w:commentRangeEnd w:id="1832"/>
            <w:r>
              <w:rPr>
                <w:rStyle w:val="CommentReference"/>
              </w:rPr>
              <w:commentReference w:id="183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3" w:name="_Toc448227665"/>
      <w:bookmarkStart w:id="1834" w:name="_Toc410196232"/>
      <w:bookmarkStart w:id="1835" w:name="_Toc410196474"/>
      <w:bookmarkStart w:id="1836" w:name="_Toc410196976"/>
      <w:r>
        <w:t>Joyous Saturday</w:t>
      </w:r>
      <w:bookmarkEnd w:id="1833"/>
    </w:p>
    <w:p w14:paraId="65F4337A" w14:textId="2CA465AF" w:rsidR="003E106D" w:rsidRDefault="003E106D" w:rsidP="003E106D">
      <w:pPr>
        <w:pStyle w:val="Heading4"/>
      </w:pPr>
      <w:bookmarkStart w:id="1837" w:name="_Ref435562018"/>
      <w:r>
        <w:t>The Psali Batos for the Joyous Saturday</w:t>
      </w:r>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8"/>
            <w:r>
              <w:t xml:space="preserve">abolished </w:t>
            </w:r>
            <w:commentRangeEnd w:id="1838"/>
            <w:r>
              <w:rPr>
                <w:rStyle w:val="CommentReference"/>
              </w:rPr>
              <w:commentReference w:id="18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9"/>
            <w:r>
              <w:t>power</w:t>
            </w:r>
            <w:commentRangeEnd w:id="1839"/>
            <w:r>
              <w:rPr>
                <w:rStyle w:val="CommentReference"/>
              </w:rPr>
              <w:commentReference w:id="18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0" w:name="_Toc448227666"/>
      <w:r>
        <w:t>Resurrection</w:t>
      </w:r>
      <w:bookmarkEnd w:id="1834"/>
      <w:bookmarkEnd w:id="1835"/>
      <w:bookmarkEnd w:id="1836"/>
      <w:r w:rsidR="003E106D">
        <w:t xml:space="preserve"> Sunday</w:t>
      </w:r>
      <w:bookmarkEnd w:id="1840"/>
    </w:p>
    <w:p w14:paraId="48D283B9" w14:textId="77777777" w:rsidR="00EC2AEB" w:rsidRPr="001E5E16" w:rsidRDefault="00EC2AEB" w:rsidP="00EC2AEB">
      <w:pPr>
        <w:pStyle w:val="Heading4"/>
      </w:pPr>
      <w:bookmarkStart w:id="1841" w:name="_Ref434478294"/>
      <w:r>
        <w:t>The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2"/>
            <w:r>
              <w:t>Name</w:t>
            </w:r>
            <w:commentRangeEnd w:id="1842"/>
            <w:r>
              <w:rPr>
                <w:rStyle w:val="CommentReference"/>
              </w:rPr>
              <w:commentReference w:id="184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3" w:name="_Ref434478317"/>
      <w:r>
        <w:t>A</w:t>
      </w:r>
      <w:r w:rsidR="00E21EA3">
        <w:t>nother</w:t>
      </w:r>
      <w:r>
        <w:t xml:space="preserve"> Doxology</w:t>
      </w:r>
      <w:r w:rsidR="00E21EA3">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4" w:name="_Ref434478347"/>
      <w:r>
        <w:t>A Doxology for Archangel Michael</w:t>
      </w:r>
      <w:r w:rsidR="00E21EA3">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5" w:name="_Ref434476440"/>
      <w:r>
        <w:t>The Psali Adam</w:t>
      </w:r>
      <w:r w:rsidR="006C1B94">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6" w:name="_Ref434476459"/>
      <w:r>
        <w:t>The Psali Batos</w:t>
      </w:r>
      <w:r w:rsidR="006C1B94">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7" w:name="_Toc410196233"/>
      <w:bookmarkStart w:id="1848" w:name="_Toc410196475"/>
      <w:bookmarkStart w:id="1849" w:name="_Toc410196977"/>
      <w:bookmarkStart w:id="1850" w:name="_Toc448227667"/>
      <w:r>
        <w:t>Thomas Sunday</w:t>
      </w:r>
      <w:bookmarkEnd w:id="1847"/>
      <w:bookmarkEnd w:id="1848"/>
      <w:bookmarkEnd w:id="1849"/>
      <w:bookmarkEnd w:id="1850"/>
    </w:p>
    <w:p w14:paraId="1CFE554E" w14:textId="77777777" w:rsidR="00EC2AEB" w:rsidRDefault="00EC2AEB" w:rsidP="00EC2AEB">
      <w:pPr>
        <w:pStyle w:val="Heading4"/>
      </w:pPr>
      <w:bookmarkStart w:id="1851" w:name="_Ref434478375"/>
      <w:r>
        <w:t>The Doxology</w:t>
      </w:r>
      <w:r w:rsidR="00E21EA3">
        <w:t xml:space="preserve"> for Thomas Sunday</w:t>
      </w:r>
      <w:bookmarkEnd w:id="1851"/>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2"/>
            <w:r>
              <w:t xml:space="preserve">Jesus </w:t>
            </w:r>
            <w:commentRangeEnd w:id="1852"/>
            <w:r>
              <w:rPr>
                <w:rStyle w:val="CommentReference"/>
                <w:rFonts w:ascii="Times New Roman" w:hAnsi="Times New Roman"/>
              </w:rPr>
              <w:commentReference w:id="185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3" w:name="_Toc410196235"/>
      <w:bookmarkStart w:id="1854" w:name="_Toc410196477"/>
      <w:bookmarkStart w:id="1855" w:name="_Toc410196979"/>
      <w:bookmarkStart w:id="1856" w:name="_Toc448227668"/>
      <w:r>
        <w:t>Ascension</w:t>
      </w:r>
      <w:bookmarkEnd w:id="1853"/>
      <w:bookmarkEnd w:id="1854"/>
      <w:bookmarkEnd w:id="1855"/>
      <w:bookmarkEnd w:id="1856"/>
    </w:p>
    <w:p w14:paraId="41C1E8F1" w14:textId="77777777" w:rsidR="00EC2AEB" w:rsidRPr="001E5E16" w:rsidRDefault="00EC2AEB" w:rsidP="00EC2AEB">
      <w:pPr>
        <w:pStyle w:val="Heading4"/>
      </w:pPr>
      <w:bookmarkStart w:id="1857" w:name="_Ref434478556"/>
      <w:r>
        <w:t>The Doxology</w:t>
      </w:r>
      <w:r w:rsidR="00CC1CA8">
        <w:t xml:space="preserve"> for the Ascension</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8"/>
            <w:r>
              <w:t>Name</w:t>
            </w:r>
            <w:commentRangeEnd w:id="1858"/>
            <w:r>
              <w:rPr>
                <w:rStyle w:val="CommentReference"/>
              </w:rPr>
              <w:commentReference w:id="185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9"/>
            <w:r>
              <w:t>to Him</w:t>
            </w:r>
            <w:commentRangeEnd w:id="1859"/>
            <w:r>
              <w:rPr>
                <w:rStyle w:val="CommentReference"/>
              </w:rPr>
              <w:commentReference w:id="185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0"/>
            <w:r>
              <w:t>might</w:t>
            </w:r>
            <w:commentRangeEnd w:id="1860"/>
            <w:r>
              <w:rPr>
                <w:rStyle w:val="CommentReference"/>
              </w:rPr>
              <w:commentReference w:id="186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1"/>
            <w:r>
              <w:t xml:space="preserve">Jesus </w:t>
            </w:r>
            <w:commentRangeEnd w:id="1861"/>
            <w:r>
              <w:rPr>
                <w:rStyle w:val="CommentReference"/>
                <w:rFonts w:ascii="Times New Roman" w:hAnsi="Times New Roman"/>
              </w:rPr>
              <w:commentReference w:id="186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2" w:name="_Ref434476482"/>
      <w:r>
        <w:t>The Psali Adam</w:t>
      </w:r>
      <w:r w:rsidR="006C1B94">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3" w:name="_Ref434476541"/>
      <w:r>
        <w:t>The Psali Batos</w:t>
      </w:r>
      <w:r w:rsidR="006C1B94">
        <w:t xml:space="preserve"> for the Ascension</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4"/>
            <w:r>
              <w:t>miracles</w:t>
            </w:r>
            <w:commentRangeEnd w:id="1864"/>
            <w:r>
              <w:rPr>
                <w:rStyle w:val="CommentReference"/>
              </w:rPr>
              <w:commentReference w:id="186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5" w:name="_Toc410196236"/>
      <w:bookmarkStart w:id="1866" w:name="_Toc410196478"/>
      <w:bookmarkStart w:id="1867" w:name="_Toc410196980"/>
      <w:bookmarkStart w:id="1868" w:name="_Toc448227669"/>
      <w:r>
        <w:t>Pentecost</w:t>
      </w:r>
      <w:bookmarkEnd w:id="1865"/>
      <w:bookmarkEnd w:id="1866"/>
      <w:bookmarkEnd w:id="1867"/>
      <w:bookmarkEnd w:id="1868"/>
    </w:p>
    <w:p w14:paraId="79712352" w14:textId="77777777" w:rsidR="00EC2AEB" w:rsidRPr="001E5E16" w:rsidRDefault="00EC2AEB" w:rsidP="00EC2AEB">
      <w:pPr>
        <w:pStyle w:val="Heading4"/>
      </w:pPr>
      <w:bookmarkStart w:id="1869" w:name="_Ref434478581"/>
      <w:r>
        <w:t>The Doxology</w:t>
      </w:r>
      <w:r w:rsidR="00CC1CA8">
        <w:t xml:space="preserve"> for Pentecost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0"/>
            <w:r>
              <w:t>Name</w:t>
            </w:r>
            <w:commentRangeEnd w:id="1870"/>
            <w:r>
              <w:rPr>
                <w:rStyle w:val="CommentReference"/>
              </w:rPr>
              <w:commentReference w:id="187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1"/>
            <w:r>
              <w:t>to Him</w:t>
            </w:r>
            <w:commentRangeEnd w:id="1871"/>
            <w:r>
              <w:rPr>
                <w:rStyle w:val="CommentReference"/>
              </w:rPr>
              <w:commentReference w:id="187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2"/>
            <w:r>
              <w:t>might</w:t>
            </w:r>
            <w:commentRangeEnd w:id="1872"/>
            <w:r>
              <w:rPr>
                <w:rStyle w:val="CommentReference"/>
              </w:rPr>
              <w:commentReference w:id="187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3" w:name="_Ref434476566"/>
      <w:r>
        <w:t>The Psali Adam</w:t>
      </w:r>
      <w:r w:rsidR="006C1B94">
        <w:t xml:space="preserve"> for Pentecost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4" w:name="_Toc410196981"/>
      <w:bookmarkStart w:id="1875" w:name="_Toc448696658"/>
      <w:bookmarkEnd w:id="1783"/>
      <w:r>
        <w:t>Hymns for Koiak</w:t>
      </w:r>
      <w:bookmarkEnd w:id="176"/>
      <w:bookmarkEnd w:id="177"/>
      <w:bookmarkEnd w:id="178"/>
      <w:bookmarkEnd w:id="1874"/>
      <w:bookmarkEnd w:id="1875"/>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6" w:name="_Ref452619392"/>
      <w:r>
        <w:t>The December or Koiak Canticle</w:t>
      </w:r>
      <w:bookmarkEnd w:id="1876"/>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8"/>
      </w:r>
      <w:r>
        <w:t>, manifest Yourself</w:t>
      </w:r>
      <w:r>
        <w:rPr>
          <w:rStyle w:val="FootnoteReference"/>
        </w:rPr>
        <w:footnoteReference w:id="98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3"/>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7"/>
      </w:r>
    </w:p>
    <w:p w14:paraId="6433B72D" w14:textId="77777777" w:rsidR="00394CC7" w:rsidRPr="00AB1781" w:rsidRDefault="00394CC7" w:rsidP="00394CC7">
      <w:pPr>
        <w:pStyle w:val="EnglishHangNoCoptic"/>
      </w:pPr>
      <w:r>
        <w:tab/>
        <w:t>and, “a man was born in her,”</w:t>
      </w:r>
      <w:r>
        <w:rPr>
          <w:rStyle w:val="FootnoteReference"/>
        </w:rPr>
        <w:footnoteReference w:id="99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0"/>
      </w:r>
      <w:r>
        <w:t xml:space="preserve"> flames of fire.</w:t>
      </w:r>
      <w:r w:rsidRPr="00AB1781">
        <w:rPr>
          <w:rStyle w:val="FootnoteReference"/>
        </w:rPr>
        <w:footnoteReference w:id="100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7"/>
      <w:r>
        <w:t>102</w:t>
      </w:r>
      <w:commentRangeEnd w:id="1877"/>
      <w:r w:rsidR="00DE00C0">
        <w:rPr>
          <w:rStyle w:val="CommentReference"/>
          <w:rFonts w:eastAsiaTheme="minorHAnsi" w:cstheme="minorBidi"/>
          <w:color w:val="auto"/>
          <w:lang w:val="en-CA"/>
        </w:rPr>
        <w:commentReference w:id="1877"/>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5"/>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4"/>
      </w:r>
      <w:r>
        <w:t>,</w:t>
      </w:r>
      <w:r w:rsidRPr="00AB1781">
        <w:t xml:space="preserve"> all you </w:t>
      </w:r>
      <w:r>
        <w:t>upright in</w:t>
      </w:r>
      <w:r w:rsidRPr="00AB1781">
        <w:t xml:space="preserve"> heart.</w:t>
      </w:r>
      <w:r w:rsidRPr="00AB1781">
        <w:rPr>
          <w:rStyle w:val="FootnoteReference"/>
        </w:rPr>
        <w:footnoteReference w:id="101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8" w:name="_Ref452619413"/>
      <w:r>
        <w:t>Psali Before the First Canticle (A</w:t>
      </w:r>
      <w:r w:rsidR="00E25E68">
        <w:t>gios</w:t>
      </w:r>
      <w:r w:rsidR="00E27B27">
        <w:t xml:space="preserve"> O T</w:t>
      </w:r>
      <w:r w:rsidR="00E25E68">
        <w:t>heo</w:t>
      </w:r>
      <w:r>
        <w:t>s)</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9" w:name="_Ref452619578"/>
      <w:r>
        <w:rPr>
          <w:sz w:val="24"/>
        </w:rPr>
        <w:t>Psali Adam After the First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0" w:name="_Ref452619819"/>
      <w:r>
        <w:rPr>
          <w:sz w:val="24"/>
        </w:rPr>
        <w:t>Psali Adam On (Before) the Second Canticle</w:t>
      </w:r>
      <w:bookmarkEnd w:id="1880"/>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1" w:name="_Ref435645565"/>
      <w:r>
        <w:rPr>
          <w:sz w:val="24"/>
        </w:rPr>
        <w:t>Psali Adam After the</w:t>
      </w:r>
      <w:r w:rsidR="00860765">
        <w:t xml:space="preserve"> </w:t>
      </w:r>
      <w:r>
        <w:t>Second Cantilce</w:t>
      </w:r>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2" w:name="_Ref452620167"/>
      <w:bookmarkStart w:id="1883" w:name="_Ref435645593"/>
      <w:r>
        <w:t xml:space="preserve">The Psali </w:t>
      </w:r>
      <w:r w:rsidR="00F71C56">
        <w:t>Adam</w:t>
      </w:r>
      <w:r>
        <w:t xml:space="preserve"> On (Before) the Third Canticle</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4" w:name="_Ref452620325"/>
      <w:r>
        <w:t>Psali Batos</w:t>
      </w:r>
      <w:r w:rsidR="00860765">
        <w:rPr>
          <w:lang w:val="en-US"/>
        </w:rPr>
        <w:t xml:space="preserve"> </w:t>
      </w:r>
      <w:r>
        <w:rPr>
          <w:lang w:val="en-US"/>
        </w:rPr>
        <w:t>On (After) the Third Canticle</w:t>
      </w:r>
      <w:bookmarkEnd w:id="1883"/>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5" w:name="_Ref452620881"/>
      <w:r>
        <w:t xml:space="preserve">Hymn on the Sunday </w:t>
      </w:r>
      <w:r w:rsidR="005C6B53">
        <w:t>Psali</w:t>
      </w:r>
      <w:bookmarkEnd w:id="1885"/>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6" w:name="_Ref452620856"/>
      <w:r>
        <w:t>Interpretation on (After) the Sunday Theotokia Part 1</w:t>
      </w:r>
      <w:bookmarkEnd w:id="1886"/>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7" w:name="_Ref452619669"/>
      <w:r>
        <w:t>Hymn on the Monday Theotokia</w:t>
      </w:r>
      <w:bookmarkEnd w:id="1887"/>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8" w:name="_Ref452619779"/>
      <w:r>
        <w:t>Hymn on the Tuesday Theotokia</w:t>
      </w:r>
      <w:bookmarkEnd w:id="1888"/>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9" w:name="_Ref452620017"/>
      <w:r>
        <w:t>Hymn on the Wednesday Theotokia</w:t>
      </w:r>
      <w:bookmarkEnd w:id="1889"/>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0" w:name="_Ref435645467"/>
      <w:r>
        <w:t>Hymn on the Thursday Theotokia (The Fiery Bush)</w:t>
      </w:r>
      <w:bookmarkEnd w:id="1890"/>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1" w:name="_Ref452620495"/>
      <w:r>
        <w:t>Hymn on the Friday Theotokia</w:t>
      </w:r>
      <w:bookmarkEnd w:id="1891"/>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2" w:name="_Ref452620614"/>
      <w:r>
        <w:t>Hymn on the Saturday Theotokia</w:t>
      </w:r>
      <w:bookmarkEnd w:id="1892"/>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3" w:name="_Ref452620695"/>
      <w:r>
        <w:t>The First Batos Lobsh</w:t>
      </w:r>
      <w:bookmarkEnd w:id="1893"/>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4" w:name="_Ref452620704"/>
      <w:r>
        <w:t>The Second Batos Lobsh</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5" w:name="_Toc448696659"/>
      <w:r>
        <w:t>Index of Psalis</w:t>
      </w:r>
      <w:bookmarkEnd w:id="1895"/>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 xml:space="preserve">The Psali </w:t>
      </w:r>
      <w:commentRangeStart w:id="1896"/>
      <w:r w:rsidR="000C7DE2">
        <w:t xml:space="preserve">Adam </w:t>
      </w:r>
      <w:commentRangeEnd w:id="1896"/>
      <w:r w:rsidR="000C7DE2">
        <w:t>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7" w:name="_Toc448696660"/>
      <w:r>
        <w:t>Index of Doxologies</w:t>
      </w:r>
      <w:bookmarkEnd w:id="1897"/>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8" w:name="_Ref435642966"/>
      <w:r>
        <w:t>Seasonal Doxologies</w:t>
      </w:r>
      <w:bookmarkEnd w:id="1898"/>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9" w:name="_Ref435643009"/>
      <w:r>
        <w:t>Saints’ Doxologies</w:t>
      </w:r>
      <w:bookmarkEnd w:id="1899"/>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453A38" w:rsidRDefault="00453A38"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453A38" w:rsidRDefault="00453A38">
      <w:pPr>
        <w:pStyle w:val="CommentText"/>
      </w:pPr>
      <w:r>
        <w:rPr>
          <w:rStyle w:val="CommentReference"/>
        </w:rPr>
        <w:annotationRef/>
      </w:r>
      <w:r>
        <w:t>Compare to various translations</w:t>
      </w:r>
    </w:p>
  </w:comment>
  <w:comment w:id="94" w:author="Windows User" w:date="2015-10-30T12:37:00Z" w:initials="WU">
    <w:p w14:paraId="00B9961B" w14:textId="77777777" w:rsidR="00453A38" w:rsidRDefault="00453A38">
      <w:pPr>
        <w:pStyle w:val="CommentText"/>
      </w:pPr>
      <w:r>
        <w:rPr>
          <w:rStyle w:val="CommentReference"/>
        </w:rPr>
        <w:annotationRef/>
      </w:r>
      <w:r>
        <w:t>Is this supposed to be doubled?</w:t>
      </w:r>
    </w:p>
  </w:comment>
  <w:comment w:id="95" w:author="Windows User" w:date="2015-11-27T20:09:00Z" w:initials="WU">
    <w:p w14:paraId="218998C8" w14:textId="77777777" w:rsidR="00453A38" w:rsidRDefault="00453A38"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453A38" w:rsidRDefault="00453A38">
      <w:pPr>
        <w:pStyle w:val="CommentText"/>
      </w:pPr>
      <w:r>
        <w:rPr>
          <w:rStyle w:val="CommentReference"/>
        </w:rPr>
        <w:annotationRef/>
      </w:r>
      <w:r>
        <w:t>Does this go before Creed?</w:t>
      </w:r>
    </w:p>
  </w:comment>
  <w:comment w:id="99" w:author="Windows User" w:date="2015-11-06T13:03:00Z" w:initials="WU">
    <w:p w14:paraId="6B9D0F75" w14:textId="77777777" w:rsidR="00453A38" w:rsidRDefault="00453A38">
      <w:pPr>
        <w:pStyle w:val="CommentText"/>
      </w:pPr>
      <w:r>
        <w:rPr>
          <w:rStyle w:val="CommentReference"/>
        </w:rPr>
        <w:annotationRef/>
      </w:r>
      <w:r>
        <w:t>Coptic reader has Ps 3 here!</w:t>
      </w:r>
    </w:p>
  </w:comment>
  <w:comment w:id="116" w:author="Windows User" w:date="2015-11-02T08:54:00Z" w:initials="WU">
    <w:p w14:paraId="0366F544" w14:textId="77777777" w:rsidR="00453A38" w:rsidRDefault="00453A38">
      <w:pPr>
        <w:pStyle w:val="CommentText"/>
      </w:pPr>
      <w:r>
        <w:rPr>
          <w:rStyle w:val="CommentReference"/>
        </w:rPr>
        <w:annotationRef/>
      </w:r>
      <w:r>
        <w:t>Is there a phrase missing here?</w:t>
      </w:r>
    </w:p>
  </w:comment>
  <w:comment w:id="122" w:author="Windows User" w:date="2015-10-30T08:56:00Z" w:initials="WU">
    <w:p w14:paraId="1FDBEBA0" w14:textId="77777777" w:rsidR="00453A38" w:rsidRDefault="00453A38">
      <w:pPr>
        <w:pStyle w:val="CommentText"/>
      </w:pPr>
      <w:r>
        <w:rPr>
          <w:rStyle w:val="CommentReference"/>
        </w:rPr>
        <w:annotationRef/>
      </w:r>
      <w:r>
        <w:t>Should Glory be be here?</w:t>
      </w:r>
    </w:p>
  </w:comment>
  <w:comment w:id="127" w:author="Brett Slote" w:date="2016-05-02T12:37:00Z" w:initials="BS">
    <w:p w14:paraId="6A57FE90" w14:textId="269377C2" w:rsidR="00453A38" w:rsidRDefault="00453A38">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453A38" w:rsidRDefault="00453A38"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453A38" w:rsidRDefault="00453A38" w:rsidP="000C38C3">
      <w:pPr>
        <w:pStyle w:val="CommentText"/>
      </w:pPr>
      <w:r>
        <w:rPr>
          <w:rStyle w:val="CommentReference"/>
        </w:rPr>
        <w:annotationRef/>
      </w:r>
      <w:r>
        <w:t>works or deeds?</w:t>
      </w:r>
    </w:p>
  </w:comment>
  <w:comment w:id="130" w:author="Windows User" w:date="2015-11-21T13:24:00Z" w:initials="WU">
    <w:p w14:paraId="00EA2A44" w14:textId="77777777" w:rsidR="00453A38" w:rsidRDefault="00453A38" w:rsidP="000C38C3">
      <w:pPr>
        <w:pStyle w:val="CommentText"/>
      </w:pPr>
      <w:r>
        <w:rPr>
          <w:rStyle w:val="CommentReference"/>
        </w:rPr>
        <w:annotationRef/>
      </w:r>
      <w:r>
        <w:t>review</w:t>
      </w:r>
    </w:p>
  </w:comment>
  <w:comment w:id="131" w:author="Windows User" w:date="2015-10-30T08:56:00Z" w:initials="BS">
    <w:p w14:paraId="326418FE" w14:textId="77777777" w:rsidR="00453A38" w:rsidRDefault="00453A38" w:rsidP="000C38C3">
      <w:pPr>
        <w:pStyle w:val="CommentText"/>
      </w:pPr>
      <w:r>
        <w:rPr>
          <w:rStyle w:val="CommentReference"/>
        </w:rPr>
        <w:annotationRef/>
      </w:r>
      <w:r>
        <w:t>does Coptic have 'high'?</w:t>
      </w:r>
    </w:p>
  </w:comment>
  <w:comment w:id="132" w:author="Windows User" w:date="2015-11-21T13:24:00Z" w:initials="WU">
    <w:p w14:paraId="451F9B25" w14:textId="77777777" w:rsidR="00453A38" w:rsidRDefault="00453A38" w:rsidP="000C38C3">
      <w:pPr>
        <w:pStyle w:val="CommentText"/>
      </w:pPr>
      <w:r>
        <w:rPr>
          <w:rStyle w:val="CommentReference"/>
        </w:rPr>
        <w:annotationRef/>
      </w:r>
      <w:r>
        <w:t>review, add variant</w:t>
      </w:r>
    </w:p>
  </w:comment>
  <w:comment w:id="133" w:author="Windows User" w:date="2015-10-30T08:56:00Z" w:initials="BS">
    <w:p w14:paraId="688FBBBC" w14:textId="77777777" w:rsidR="00453A38" w:rsidRDefault="00453A38"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453A38" w:rsidRDefault="00453A38">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453A38" w:rsidRDefault="00453A38" w:rsidP="000278EC">
      <w:pPr>
        <w:pStyle w:val="CommentText"/>
      </w:pPr>
      <w:r>
        <w:rPr>
          <w:rStyle w:val="CommentReference"/>
        </w:rPr>
        <w:annotationRef/>
      </w:r>
      <w:r>
        <w:t>Gives light? Enlightens?</w:t>
      </w:r>
    </w:p>
  </w:comment>
  <w:comment w:id="171" w:author="Windows User" w:date="2015-10-30T08:56:00Z" w:initials="WU">
    <w:p w14:paraId="274DD96D" w14:textId="77777777" w:rsidR="00453A38" w:rsidRDefault="00453A38">
      <w:pPr>
        <w:pStyle w:val="CommentText"/>
      </w:pPr>
      <w:r>
        <w:rPr>
          <w:rStyle w:val="CommentReference"/>
        </w:rPr>
        <w:annotationRef/>
      </w:r>
      <w:r>
        <w:t>split after this vs?</w:t>
      </w:r>
    </w:p>
  </w:comment>
  <w:comment w:id="206" w:author="Windows User" w:date="2015-11-04T08:53:00Z" w:initials="WU">
    <w:p w14:paraId="057654D4" w14:textId="77777777" w:rsidR="00453A38" w:rsidRDefault="00453A38">
      <w:pPr>
        <w:pStyle w:val="CommentText"/>
      </w:pPr>
      <w:r>
        <w:rPr>
          <w:rStyle w:val="CommentReference"/>
        </w:rPr>
        <w:annotationRef/>
      </w:r>
      <w:r>
        <w:t>Life giver or giver of life?</w:t>
      </w:r>
    </w:p>
  </w:comment>
  <w:comment w:id="207" w:author="Windows User" w:date="2015-11-04T08:54:00Z" w:initials="WU">
    <w:p w14:paraId="27A10A48" w14:textId="77777777" w:rsidR="00453A38" w:rsidRDefault="00453A38">
      <w:pPr>
        <w:pStyle w:val="CommentText"/>
      </w:pPr>
      <w:r>
        <w:rPr>
          <w:rStyle w:val="CommentReference"/>
        </w:rPr>
        <w:annotationRef/>
      </w:r>
      <w:r>
        <w:t>Fix. Middle of this got deleted.</w:t>
      </w:r>
    </w:p>
  </w:comment>
  <w:comment w:id="218" w:author="Windows User" w:date="2015-10-30T08:56:00Z" w:initials="BS">
    <w:p w14:paraId="681427A6" w14:textId="77777777" w:rsidR="00453A38" w:rsidRDefault="00453A38">
      <w:pPr>
        <w:pStyle w:val="CommentText"/>
      </w:pPr>
      <w:r>
        <w:rPr>
          <w:rStyle w:val="CommentReference"/>
        </w:rPr>
        <w:annotationRef/>
      </w:r>
      <w:r>
        <w:t>coptic has confess</w:t>
      </w:r>
    </w:p>
  </w:comment>
  <w:comment w:id="242" w:author="Microsoft Office User" w:date="2015-12-11T19:51:00Z" w:initials="Office">
    <w:p w14:paraId="37A50849" w14:textId="7A27E5BD" w:rsidR="00453A38" w:rsidRDefault="00453A38">
      <w:pPr>
        <w:pStyle w:val="CommentText"/>
      </w:pPr>
      <w:r>
        <w:rPr>
          <w:rStyle w:val="CommentReference"/>
        </w:rPr>
        <w:annotationRef/>
      </w:r>
      <w:r>
        <w:t>this one needs rewording</w:t>
      </w:r>
    </w:p>
  </w:comment>
  <w:comment w:id="335" w:author="Windows User" w:date="2015-11-02T12:45:00Z" w:initials="WU">
    <w:p w14:paraId="7D99A743" w14:textId="77777777" w:rsidR="00453A38" w:rsidRDefault="00453A38"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453A38" w:rsidRDefault="00453A38" w:rsidP="00D31F38">
      <w:pPr>
        <w:pStyle w:val="CommentText"/>
      </w:pPr>
      <w:r>
        <w:rPr>
          <w:rStyle w:val="CommentReference"/>
        </w:rPr>
        <w:annotationRef/>
      </w:r>
      <w:r>
        <w:t>flesh or body?</w:t>
      </w:r>
    </w:p>
  </w:comment>
  <w:comment w:id="337" w:author="Windows User" w:date="2015-10-30T08:56:00Z" w:initials="WU">
    <w:p w14:paraId="0375B80F" w14:textId="77777777" w:rsidR="00453A38" w:rsidRDefault="00453A38" w:rsidP="00D31F38">
      <w:pPr>
        <w:pStyle w:val="CommentText"/>
      </w:pPr>
      <w:r>
        <w:rPr>
          <w:rStyle w:val="CommentReference"/>
        </w:rPr>
        <w:annotationRef/>
      </w:r>
      <w:r>
        <w:t>Send up, or ascribe?</w:t>
      </w:r>
    </w:p>
  </w:comment>
  <w:comment w:id="338" w:author="Windows User" w:date="2015-10-30T08:56:00Z" w:initials="WU">
    <w:p w14:paraId="5622D018" w14:textId="77777777" w:rsidR="00453A38" w:rsidRDefault="00453A38" w:rsidP="00D31F38">
      <w:pPr>
        <w:pStyle w:val="CommentText"/>
      </w:pPr>
      <w:r>
        <w:rPr>
          <w:rStyle w:val="CommentReference"/>
        </w:rPr>
        <w:annotationRef/>
      </w:r>
      <w:r>
        <w:t>doxology or glorification?</w:t>
      </w:r>
    </w:p>
  </w:comment>
  <w:comment w:id="339" w:author="Windows User" w:date="2015-10-30T08:56:00Z" w:initials="WU">
    <w:p w14:paraId="10960ED9" w14:textId="77777777" w:rsidR="00453A38" w:rsidRDefault="00453A38"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453A38" w:rsidRDefault="00453A38" w:rsidP="00D31F38">
      <w:pPr>
        <w:pStyle w:val="CommentText"/>
      </w:pPr>
      <w:r>
        <w:rPr>
          <w:rStyle w:val="CommentReference"/>
        </w:rPr>
        <w:annotationRef/>
      </w:r>
      <w:r>
        <w:t>You?</w:t>
      </w:r>
    </w:p>
  </w:comment>
  <w:comment w:id="341" w:author="Windows User" w:date="2015-10-30T08:56:00Z" w:initials="WU">
    <w:p w14:paraId="744CF838" w14:textId="77777777" w:rsidR="00453A38" w:rsidRDefault="00453A38"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453A38" w:rsidRDefault="00453A38"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453A38" w:rsidRDefault="00453A38" w:rsidP="00D31F38">
      <w:pPr>
        <w:pStyle w:val="CommentText"/>
      </w:pPr>
      <w:r>
        <w:rPr>
          <w:rStyle w:val="CommentReference"/>
        </w:rPr>
        <w:annotationRef/>
      </w:r>
      <w:r>
        <w:t>supplication or cry?</w:t>
      </w:r>
    </w:p>
  </w:comment>
  <w:comment w:id="344" w:author="Windows User" w:date="2015-10-30T08:56:00Z" w:initials="WU">
    <w:p w14:paraId="4FD2340C" w14:textId="77777777" w:rsidR="00453A38" w:rsidRDefault="00453A38"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453A38" w:rsidRDefault="00453A38" w:rsidP="00D31F38">
      <w:pPr>
        <w:pStyle w:val="CommentText"/>
      </w:pPr>
      <w:r>
        <w:rPr>
          <w:rStyle w:val="CommentReference"/>
        </w:rPr>
        <w:annotationRef/>
      </w:r>
      <w:r>
        <w:t>revive or deliver?</w:t>
      </w:r>
    </w:p>
  </w:comment>
  <w:comment w:id="346" w:author="Windows User" w:date="2015-10-30T08:56:00Z" w:initials="WU">
    <w:p w14:paraId="45934B86" w14:textId="77777777" w:rsidR="00453A38" w:rsidRDefault="00453A38"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453A38" w:rsidRDefault="00453A38" w:rsidP="00D31F38">
      <w:pPr>
        <w:pStyle w:val="CommentText"/>
      </w:pPr>
      <w:r>
        <w:rPr>
          <w:rStyle w:val="CommentReference"/>
        </w:rPr>
        <w:annotationRef/>
      </w:r>
      <w:r>
        <w:t>blessing or praise?</w:t>
      </w:r>
    </w:p>
  </w:comment>
  <w:comment w:id="348" w:author="Windows User" w:date="2015-10-30T08:56:00Z" w:initials="WU">
    <w:p w14:paraId="30167A78" w14:textId="77777777" w:rsidR="00453A38" w:rsidRDefault="00453A38"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453A38" w:rsidRDefault="00453A38" w:rsidP="00D31F38">
      <w:pPr>
        <w:pStyle w:val="CommentText"/>
      </w:pPr>
      <w:r>
        <w:rPr>
          <w:rStyle w:val="CommentReference"/>
        </w:rPr>
        <w:annotationRef/>
      </w:r>
      <w:r>
        <w:t>rightous, true, or truth?</w:t>
      </w:r>
    </w:p>
  </w:comment>
  <w:comment w:id="350" w:author="Windows User" w:date="2015-10-30T08:56:00Z" w:initials="WU">
    <w:p w14:paraId="668FF70C" w14:textId="77777777" w:rsidR="00453A38" w:rsidRDefault="00453A38" w:rsidP="00D31F38">
      <w:pPr>
        <w:pStyle w:val="CommentText"/>
      </w:pPr>
      <w:r>
        <w:rPr>
          <w:rStyle w:val="CommentReference"/>
        </w:rPr>
        <w:annotationRef/>
      </w:r>
      <w:r>
        <w:t>meditation, or delight?</w:t>
      </w:r>
    </w:p>
  </w:comment>
  <w:comment w:id="351" w:author="Windows User" w:date="2015-10-30T08:56:00Z" w:initials="WU">
    <w:p w14:paraId="3C05865D" w14:textId="77777777" w:rsidR="00453A38" w:rsidRDefault="00453A38" w:rsidP="00D31F38">
      <w:pPr>
        <w:pStyle w:val="CommentText"/>
      </w:pPr>
      <w:r>
        <w:rPr>
          <w:rStyle w:val="CommentReference"/>
        </w:rPr>
        <w:annotationRef/>
      </w:r>
      <w:r>
        <w:t>forever or always?</w:t>
      </w:r>
    </w:p>
  </w:comment>
  <w:comment w:id="352" w:author="Windows User" w:date="2015-10-30T08:56:00Z" w:initials="WU">
    <w:p w14:paraId="3B00730E" w14:textId="77777777" w:rsidR="00453A38" w:rsidRDefault="00453A38" w:rsidP="00D31F38">
      <w:pPr>
        <w:pStyle w:val="CommentText"/>
      </w:pPr>
      <w:r>
        <w:rPr>
          <w:rStyle w:val="CommentReference"/>
        </w:rPr>
        <w:annotationRef/>
      </w:r>
      <w:r>
        <w:t>and forever?</w:t>
      </w:r>
    </w:p>
  </w:comment>
  <w:comment w:id="353" w:author="Windows User" w:date="2015-10-30T08:56:00Z" w:initials="WU">
    <w:p w14:paraId="1B4AAEB0" w14:textId="77777777" w:rsidR="00453A38" w:rsidRDefault="00453A38" w:rsidP="00D31F38">
      <w:pPr>
        <w:pStyle w:val="CommentText"/>
      </w:pPr>
      <w:r>
        <w:rPr>
          <w:rStyle w:val="CommentReference"/>
        </w:rPr>
        <w:annotationRef/>
      </w:r>
      <w:r>
        <w:t>be?</w:t>
      </w:r>
    </w:p>
  </w:comment>
  <w:comment w:id="354" w:author="Windows User" w:date="2015-10-30T08:56:00Z" w:initials="WU">
    <w:p w14:paraId="1B1C5E2C" w14:textId="77777777" w:rsidR="00453A38" w:rsidRDefault="00453A38" w:rsidP="00D31F38">
      <w:pPr>
        <w:pStyle w:val="CommentText"/>
      </w:pPr>
      <w:r>
        <w:rPr>
          <w:rStyle w:val="CommentReference"/>
        </w:rPr>
        <w:annotationRef/>
      </w:r>
      <w:r>
        <w:t>be?</w:t>
      </w:r>
    </w:p>
  </w:comment>
  <w:comment w:id="355" w:author="Windows User" w:date="2015-10-30T08:56:00Z" w:initials="WU">
    <w:p w14:paraId="2A55755C" w14:textId="77777777" w:rsidR="00453A38" w:rsidRDefault="00453A38"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453A38" w:rsidRDefault="00453A38" w:rsidP="00D31F38">
      <w:pPr>
        <w:pStyle w:val="CommentText"/>
      </w:pPr>
      <w:r>
        <w:rPr>
          <w:rStyle w:val="CommentReference"/>
        </w:rPr>
        <w:annotationRef/>
      </w:r>
      <w:r>
        <w:t>utter or declare?</w:t>
      </w:r>
    </w:p>
  </w:comment>
  <w:comment w:id="364" w:author="Windows User" w:date="2015-10-30T08:56:00Z" w:initials="BS">
    <w:p w14:paraId="5E20C97F" w14:textId="77777777" w:rsidR="00453A38" w:rsidRDefault="00453A38" w:rsidP="00D31F38">
      <w:pPr>
        <w:pStyle w:val="CommentText"/>
      </w:pPr>
      <w:r>
        <w:rPr>
          <w:rStyle w:val="CommentReference"/>
        </w:rPr>
        <w:annotationRef/>
      </w:r>
      <w:r>
        <w:t>look at? look upon? regard?</w:t>
      </w:r>
    </w:p>
  </w:comment>
  <w:comment w:id="365" w:author="Windows User" w:date="2015-10-30T08:56:00Z" w:initials="BS">
    <w:p w14:paraId="2ADF0207" w14:textId="77777777" w:rsidR="00453A38" w:rsidRDefault="00453A38" w:rsidP="00D31F38">
      <w:pPr>
        <w:pStyle w:val="CommentText"/>
      </w:pPr>
      <w:r>
        <w:rPr>
          <w:rStyle w:val="CommentReference"/>
        </w:rPr>
        <w:annotationRef/>
      </w:r>
      <w:r>
        <w:t>no one?</w:t>
      </w:r>
    </w:p>
  </w:comment>
  <w:comment w:id="366" w:author="Windows User" w:date="2015-10-30T08:56:00Z" w:initials="BS">
    <w:p w14:paraId="485D87CE" w14:textId="77777777" w:rsidR="00453A38" w:rsidRDefault="00453A38" w:rsidP="00D31F38">
      <w:pPr>
        <w:pStyle w:val="CommentText"/>
      </w:pPr>
      <w:r>
        <w:rPr>
          <w:rStyle w:val="CommentReference"/>
        </w:rPr>
        <w:annotationRef/>
      </w:r>
      <w:r>
        <w:t>in?</w:t>
      </w:r>
    </w:p>
    <w:p w14:paraId="472FCBB1" w14:textId="77777777" w:rsidR="00453A38" w:rsidRDefault="00453A38" w:rsidP="00D31F38">
      <w:pPr>
        <w:pStyle w:val="CommentText"/>
      </w:pPr>
    </w:p>
  </w:comment>
  <w:comment w:id="367" w:author="Windows User" w:date="2015-10-30T08:56:00Z" w:initials="BS">
    <w:p w14:paraId="0FA627AF" w14:textId="77777777" w:rsidR="00453A38" w:rsidRDefault="00453A38" w:rsidP="00D31F38">
      <w:pPr>
        <w:pStyle w:val="CommentText"/>
      </w:pPr>
      <w:r>
        <w:rPr>
          <w:rStyle w:val="CommentReference"/>
        </w:rPr>
        <w:annotationRef/>
      </w:r>
      <w:r>
        <w:t>before?</w:t>
      </w:r>
    </w:p>
  </w:comment>
  <w:comment w:id="368" w:author="Windows User" w:date="2015-10-30T08:56:00Z" w:initials="BS">
    <w:p w14:paraId="744D2B01" w14:textId="77777777" w:rsidR="00453A38" w:rsidRDefault="00453A38"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453A38" w:rsidRDefault="00453A38"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453A38" w:rsidRDefault="00453A38"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453A38" w:rsidRDefault="00453A38"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453A38" w:rsidRDefault="00453A38" w:rsidP="00D31F38">
      <w:pPr>
        <w:pStyle w:val="CommentText"/>
      </w:pPr>
      <w:r>
        <w:rPr>
          <w:rStyle w:val="CommentReference"/>
        </w:rPr>
        <w:annotationRef/>
      </w:r>
      <w:r>
        <w:t>spices or ointment</w:t>
      </w:r>
    </w:p>
  </w:comment>
  <w:comment w:id="373" w:author="Windows User" w:date="2015-10-30T08:56:00Z" w:initials="BS">
    <w:p w14:paraId="5C973492" w14:textId="77777777" w:rsidR="00453A38" w:rsidRDefault="00453A38" w:rsidP="00D31F38">
      <w:pPr>
        <w:pStyle w:val="CommentText"/>
      </w:pPr>
      <w:r>
        <w:rPr>
          <w:rStyle w:val="CommentReference"/>
        </w:rPr>
        <w:annotationRef/>
      </w:r>
      <w:r>
        <w:t>Is risen or has risen?</w:t>
      </w:r>
    </w:p>
  </w:comment>
  <w:comment w:id="374" w:author="Windows User" w:date="2015-10-30T08:56:00Z" w:initials="BS">
    <w:p w14:paraId="2FC8AFF7" w14:textId="77777777" w:rsidR="00453A38" w:rsidRDefault="00453A38"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453A38" w:rsidRDefault="00453A38"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453A38" w:rsidRDefault="00453A38" w:rsidP="00D31F38">
      <w:pPr>
        <w:pStyle w:val="CommentText"/>
      </w:pPr>
      <w:r>
        <w:rPr>
          <w:rStyle w:val="CommentReference"/>
        </w:rPr>
        <w:annotationRef/>
      </w:r>
      <w:r>
        <w:t xml:space="preserve">decay? </w:t>
      </w:r>
    </w:p>
  </w:comment>
  <w:comment w:id="378" w:author="Windows User" w:date="2015-10-30T08:56:00Z" w:initials="WU">
    <w:p w14:paraId="70A28C39" w14:textId="77777777" w:rsidR="00453A38" w:rsidRDefault="00453A38"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453A38" w:rsidRDefault="00453A38"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453A38" w:rsidRDefault="00453A38"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453A38" w:rsidRDefault="00453A38"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453A38" w:rsidRDefault="00453A38"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453A38" w:rsidRDefault="00453A38" w:rsidP="00D31F38">
      <w:pPr>
        <w:pStyle w:val="CommentText"/>
      </w:pPr>
      <w:r>
        <w:rPr>
          <w:rStyle w:val="CommentReference"/>
        </w:rPr>
        <w:annotationRef/>
      </w:r>
      <w:r>
        <w:t>crushed or destroyed?</w:t>
      </w:r>
    </w:p>
  </w:comment>
  <w:comment w:id="384" w:author="Windows User" w:date="2015-10-30T08:56:00Z" w:initials="WU">
    <w:p w14:paraId="2D37744E" w14:textId="77777777" w:rsidR="00453A38" w:rsidRDefault="00453A38"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453A38" w:rsidRDefault="00453A38" w:rsidP="00D31F38">
      <w:pPr>
        <w:pStyle w:val="CommentText"/>
      </w:pPr>
      <w:r>
        <w:rPr>
          <w:rStyle w:val="CommentReference"/>
        </w:rPr>
        <w:annotationRef/>
      </w:r>
      <w:r>
        <w:t>sent or sent forth?</w:t>
      </w:r>
    </w:p>
  </w:comment>
  <w:comment w:id="386" w:author="Windows User" w:date="2015-10-30T08:56:00Z" w:initials="WU">
    <w:p w14:paraId="6E78BA80" w14:textId="77777777" w:rsidR="00453A38" w:rsidRDefault="00453A38" w:rsidP="00D31F38">
      <w:pPr>
        <w:pStyle w:val="CommentText"/>
      </w:pPr>
      <w:r>
        <w:rPr>
          <w:rStyle w:val="CommentReference"/>
        </w:rPr>
        <w:annotationRef/>
      </w:r>
      <w:r>
        <w:t>or saints? ft note?</w:t>
      </w:r>
    </w:p>
  </w:comment>
  <w:comment w:id="387" w:author="Windows User" w:date="2015-10-30T08:56:00Z" w:initials="WU">
    <w:p w14:paraId="2897BA2F" w14:textId="77777777" w:rsidR="00453A38" w:rsidRDefault="00453A38"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453A38" w:rsidRDefault="00453A38" w:rsidP="00D31F38">
      <w:pPr>
        <w:pStyle w:val="CommentText"/>
      </w:pPr>
      <w:r>
        <w:rPr>
          <w:rStyle w:val="CommentReference"/>
        </w:rPr>
        <w:annotationRef/>
      </w:r>
      <w:r>
        <w:t>redeemed? or chose?</w:t>
      </w:r>
    </w:p>
  </w:comment>
  <w:comment w:id="389" w:author="Windows User" w:date="2015-10-30T08:56:00Z" w:initials="WU">
    <w:p w14:paraId="0E9DC1B8" w14:textId="77777777" w:rsidR="00453A38" w:rsidRDefault="00453A38"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453A38" w:rsidRDefault="00453A38" w:rsidP="00D31F38">
      <w:pPr>
        <w:pStyle w:val="CommentText"/>
      </w:pPr>
      <w:r>
        <w:rPr>
          <w:rStyle w:val="CommentReference"/>
        </w:rPr>
        <w:annotationRef/>
      </w:r>
      <w:r>
        <w:t>Nets has pangs.</w:t>
      </w:r>
    </w:p>
  </w:comment>
  <w:comment w:id="391" w:author="Windows User" w:date="2015-10-30T08:56:00Z" w:initials="WU">
    <w:p w14:paraId="6297DC8C" w14:textId="77777777" w:rsidR="00453A38" w:rsidRDefault="00453A38"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453A38" w:rsidRDefault="00453A38"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453A38" w:rsidRDefault="00453A38"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453A38" w:rsidRDefault="00453A38" w:rsidP="00D31F38">
      <w:pPr>
        <w:pStyle w:val="CommentText"/>
      </w:pPr>
      <w:r>
        <w:rPr>
          <w:rStyle w:val="CommentReference"/>
        </w:rPr>
        <w:annotationRef/>
      </w:r>
      <w:r>
        <w:t>For? or Since?</w:t>
      </w:r>
    </w:p>
  </w:comment>
  <w:comment w:id="395" w:author="Windows User" w:date="2015-10-30T08:56:00Z" w:initials="WU">
    <w:p w14:paraId="031A7CF6" w14:textId="77777777" w:rsidR="00453A38" w:rsidRDefault="00453A38"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453A38" w:rsidRDefault="00453A38">
      <w:pPr>
        <w:pStyle w:val="CommentText"/>
      </w:pPr>
      <w:r>
        <w:rPr>
          <w:rStyle w:val="CommentReference"/>
        </w:rPr>
        <w:annotationRef/>
      </w:r>
      <w:r>
        <w:t>Or “he has greatly glorified Himself, as NETS?</w:t>
      </w:r>
    </w:p>
  </w:comment>
  <w:comment w:id="397" w:author="Windows User" w:date="2015-10-30T08:56:00Z" w:initials="WU">
    <w:p w14:paraId="2A38A2FD" w14:textId="77777777" w:rsidR="00453A38" w:rsidRDefault="00453A38"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453A38" w:rsidRDefault="00453A38"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453A38" w:rsidRDefault="00453A38" w:rsidP="00D31F38">
      <w:pPr>
        <w:pStyle w:val="CommentText"/>
      </w:pPr>
      <w:r>
        <w:rPr>
          <w:rStyle w:val="CommentReference"/>
        </w:rPr>
        <w:annotationRef/>
      </w:r>
      <w:r>
        <w:t>path or walkway?</w:t>
      </w:r>
    </w:p>
  </w:comment>
  <w:comment w:id="406" w:author="Brett Slote" w:date="2015-10-30T08:56:00Z" w:initials="BS">
    <w:p w14:paraId="049D3BBD" w14:textId="77777777" w:rsidR="00453A38" w:rsidRDefault="00453A38"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453A38" w:rsidRDefault="00453A38"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453A38" w:rsidRDefault="00453A38"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453A38" w:rsidRDefault="00453A38" w:rsidP="00D31F38">
      <w:pPr>
        <w:pStyle w:val="CommentText"/>
      </w:pPr>
      <w:r>
        <w:rPr>
          <w:rStyle w:val="CommentReference"/>
        </w:rPr>
        <w:annotationRef/>
      </w:r>
      <w:r>
        <w:t>praising or singing?</w:t>
      </w:r>
    </w:p>
  </w:comment>
  <w:comment w:id="410" w:author="Windows User" w:date="2015-10-30T08:56:00Z" w:initials="WU">
    <w:p w14:paraId="56B7B31B" w14:textId="77777777" w:rsidR="00453A38" w:rsidRDefault="00453A38"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453A38" w:rsidRDefault="00453A38" w:rsidP="00344A59">
      <w:pPr>
        <w:pStyle w:val="CommentText"/>
      </w:pPr>
      <w:r>
        <w:rPr>
          <w:rStyle w:val="CommentReference"/>
        </w:rPr>
        <w:annotationRef/>
      </w:r>
      <w:r>
        <w:t>check</w:t>
      </w:r>
    </w:p>
  </w:comment>
  <w:comment w:id="431" w:author="Windows User" w:date="2015-10-30T08:56:00Z" w:initials="BS">
    <w:p w14:paraId="396316C8" w14:textId="77777777" w:rsidR="00453A38" w:rsidRDefault="00453A38"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453A38" w:rsidRDefault="00453A38"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453A38" w:rsidRDefault="00453A38" w:rsidP="00D31F38">
      <w:pPr>
        <w:pStyle w:val="CommentText"/>
      </w:pPr>
      <w:r>
        <w:rPr>
          <w:rStyle w:val="CommentReference"/>
        </w:rPr>
        <w:annotationRef/>
      </w:r>
      <w:r>
        <w:t>heavens?</w:t>
      </w:r>
    </w:p>
  </w:comment>
  <w:comment w:id="445" w:author="Windows User" w:date="2015-10-30T08:56:00Z" w:initials="BS">
    <w:p w14:paraId="57E2DDC4" w14:textId="77777777" w:rsidR="00453A38" w:rsidRDefault="00453A38" w:rsidP="00D31F38">
      <w:pPr>
        <w:pStyle w:val="CommentText"/>
      </w:pPr>
      <w:r>
        <w:rPr>
          <w:rStyle w:val="CommentReference"/>
        </w:rPr>
        <w:annotationRef/>
      </w:r>
      <w:r>
        <w:t>NETS omits clouds</w:t>
      </w:r>
    </w:p>
  </w:comment>
  <w:comment w:id="446" w:author="Windows User" w:date="2015-10-30T08:56:00Z" w:initials="BS">
    <w:p w14:paraId="35628364" w14:textId="77777777" w:rsidR="00453A38" w:rsidRDefault="00453A38" w:rsidP="00D31F38">
      <w:pPr>
        <w:pStyle w:val="CommentText"/>
      </w:pPr>
      <w:r>
        <w:rPr>
          <w:rStyle w:val="CommentReference"/>
        </w:rPr>
        <w:annotationRef/>
      </w:r>
      <w:r>
        <w:t>NETS omits this vs</w:t>
      </w:r>
    </w:p>
  </w:comment>
  <w:comment w:id="447" w:author="Windows User" w:date="2015-10-30T08:56:00Z" w:initials="BS">
    <w:p w14:paraId="1F576F58" w14:textId="77777777" w:rsidR="00453A38" w:rsidRDefault="00453A38"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453A38" w:rsidRDefault="00453A38"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453A38" w:rsidRDefault="00453A38"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453A38" w:rsidRDefault="00453A38" w:rsidP="00D31F38">
      <w:pPr>
        <w:pStyle w:val="CommentText"/>
      </w:pPr>
      <w:r>
        <w:rPr>
          <w:rStyle w:val="CommentReference"/>
        </w:rPr>
        <w:annotationRef/>
      </w:r>
      <w:r>
        <w:t>Get rid of ye’s!</w:t>
      </w:r>
    </w:p>
  </w:comment>
  <w:comment w:id="451" w:author="Windows User" w:date="2015-10-30T08:56:00Z" w:initials="BS">
    <w:p w14:paraId="66BEE13E" w14:textId="77777777" w:rsidR="00453A38" w:rsidRDefault="00453A38" w:rsidP="00D31F38">
      <w:pPr>
        <w:pStyle w:val="CommentText"/>
      </w:pPr>
      <w:r>
        <w:rPr>
          <w:rStyle w:val="CommentReference"/>
        </w:rPr>
        <w:annotationRef/>
      </w:r>
      <w:r>
        <w:t>NETS has sea-monsters</w:t>
      </w:r>
    </w:p>
  </w:comment>
  <w:comment w:id="452" w:author="Windows User" w:date="2015-10-30T08:56:00Z" w:initials="BS">
    <w:p w14:paraId="43D401E2" w14:textId="77777777" w:rsidR="00453A38" w:rsidRDefault="00453A38"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453A38" w:rsidRDefault="00453A38" w:rsidP="00D31F38">
      <w:pPr>
        <w:pStyle w:val="CommentText"/>
      </w:pPr>
      <w:r>
        <w:rPr>
          <w:rStyle w:val="CommentReference"/>
        </w:rPr>
        <w:annotationRef/>
      </w:r>
      <w:r>
        <w:t>NETS has all humans on earth</w:t>
      </w:r>
    </w:p>
  </w:comment>
  <w:comment w:id="454" w:author="Windows User" w:date="2015-10-30T08:56:00Z" w:initials="BS">
    <w:p w14:paraId="6D54AC70" w14:textId="77777777" w:rsidR="00453A38" w:rsidRDefault="00453A38"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453A38" w:rsidRDefault="00453A38" w:rsidP="00D31F38">
      <w:pPr>
        <w:pStyle w:val="CommentText"/>
      </w:pPr>
      <w:r>
        <w:rPr>
          <w:rStyle w:val="CommentReference"/>
        </w:rPr>
        <w:annotationRef/>
      </w:r>
      <w:r>
        <w:t>NETS ends quite differently</w:t>
      </w:r>
    </w:p>
  </w:comment>
  <w:comment w:id="461" w:author="Windows User" w:date="2015-10-30T08:56:00Z" w:initials="BS">
    <w:p w14:paraId="72C14B6E" w14:textId="77777777" w:rsidR="00453A38" w:rsidRDefault="00453A38"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453A38" w:rsidRDefault="00453A38" w:rsidP="003758F4">
      <w:pPr>
        <w:pStyle w:val="CommentText"/>
      </w:pPr>
      <w:r>
        <w:rPr>
          <w:rStyle w:val="CommentReference"/>
        </w:rPr>
        <w:annotationRef/>
      </w:r>
      <w:r>
        <w:t>heavens?</w:t>
      </w:r>
    </w:p>
  </w:comment>
  <w:comment w:id="463" w:author="Windows User" w:date="2015-10-30T08:56:00Z" w:initials="BS">
    <w:p w14:paraId="18B419AF" w14:textId="77777777" w:rsidR="00453A38" w:rsidRDefault="00453A38"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453A38" w:rsidRDefault="00453A38"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453A38" w:rsidRDefault="00453A38"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453A38" w:rsidRDefault="00453A38" w:rsidP="003758F4">
      <w:pPr>
        <w:pStyle w:val="CommentText"/>
      </w:pPr>
      <w:r>
        <w:rPr>
          <w:rStyle w:val="CommentReference"/>
        </w:rPr>
        <w:annotationRef/>
      </w:r>
      <w:r>
        <w:t>NETS has all humans on earth</w:t>
      </w:r>
    </w:p>
  </w:comment>
  <w:comment w:id="467" w:author="Windows User" w:date="2015-10-30T08:56:00Z" w:initials="BS">
    <w:p w14:paraId="4CB6D1D8" w14:textId="77777777" w:rsidR="00453A38" w:rsidRDefault="00453A38"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453A38" w:rsidRDefault="00453A38" w:rsidP="003758F4">
      <w:pPr>
        <w:pStyle w:val="CommentText"/>
      </w:pPr>
      <w:r>
        <w:rPr>
          <w:rStyle w:val="CommentReference"/>
        </w:rPr>
        <w:annotationRef/>
      </w:r>
      <w:r>
        <w:t>NETS ends quite differently</w:t>
      </w:r>
    </w:p>
  </w:comment>
  <w:comment w:id="470" w:author="Windows User" w:date="2015-10-30T08:56:00Z" w:initials="BS">
    <w:p w14:paraId="499D113D" w14:textId="77777777" w:rsidR="00453A38" w:rsidRDefault="00453A38" w:rsidP="00D31F38">
      <w:pPr>
        <w:pStyle w:val="CommentText"/>
      </w:pPr>
      <w:r>
        <w:rPr>
          <w:rStyle w:val="CommentReference"/>
        </w:rPr>
        <w:annotationRef/>
      </w:r>
      <w:r>
        <w:t>giver, or maker?</w:t>
      </w:r>
    </w:p>
  </w:comment>
  <w:comment w:id="471" w:author="Windows User" w:date="2015-10-30T08:56:00Z" w:initials="BS">
    <w:p w14:paraId="29AB3125" w14:textId="77777777" w:rsidR="00453A38" w:rsidRDefault="00453A38" w:rsidP="00D31F38">
      <w:pPr>
        <w:pStyle w:val="CommentText"/>
      </w:pPr>
      <w:r>
        <w:rPr>
          <w:rStyle w:val="CommentReference"/>
        </w:rPr>
        <w:annotationRef/>
      </w:r>
      <w:r>
        <w:t>even NETS has Hananias</w:t>
      </w:r>
    </w:p>
  </w:comment>
  <w:comment w:id="472" w:author="Windows User" w:date="2015-10-30T08:56:00Z" w:initials="BS">
    <w:p w14:paraId="27892612" w14:textId="77777777" w:rsidR="00453A38" w:rsidRDefault="00453A38"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453A38" w:rsidRDefault="00453A38" w:rsidP="00D31F38">
      <w:pPr>
        <w:pStyle w:val="CommentText"/>
      </w:pPr>
      <w:r>
        <w:rPr>
          <w:rStyle w:val="CommentReference"/>
        </w:rPr>
        <w:annotationRef/>
      </w:r>
      <w:r>
        <w:t>Coptic doesn't have "Our God"</w:t>
      </w:r>
    </w:p>
  </w:comment>
  <w:comment w:id="474" w:author="Windows User" w:date="2015-10-30T08:56:00Z" w:initials="BS">
    <w:p w14:paraId="5F8EC33A" w14:textId="77777777" w:rsidR="00453A38" w:rsidRDefault="00453A38" w:rsidP="00D31F38">
      <w:pPr>
        <w:pStyle w:val="CommentText"/>
      </w:pPr>
      <w:r>
        <w:rPr>
          <w:rStyle w:val="CommentReference"/>
        </w:rPr>
        <w:annotationRef/>
      </w:r>
      <w:r>
        <w:t>celebrate or proclaim?</w:t>
      </w:r>
    </w:p>
  </w:comment>
  <w:comment w:id="475" w:author="Windows User" w:date="2015-10-30T08:56:00Z" w:initials="BS">
    <w:p w14:paraId="02E465F6" w14:textId="77777777" w:rsidR="00453A38" w:rsidRDefault="00453A38" w:rsidP="00D31F38">
      <w:pPr>
        <w:pStyle w:val="CommentText"/>
      </w:pPr>
      <w:r>
        <w:rPr>
          <w:rStyle w:val="CommentReference"/>
        </w:rPr>
        <w:annotationRef/>
      </w:r>
      <w:r>
        <w:t>persevere or be sober?</w:t>
      </w:r>
    </w:p>
  </w:comment>
  <w:comment w:id="476" w:author="Windows User" w:date="2015-10-30T08:56:00Z" w:initials="BS">
    <w:p w14:paraId="0F283256" w14:textId="77777777" w:rsidR="00453A38" w:rsidRDefault="00453A38"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453A38" w:rsidRDefault="00453A38" w:rsidP="00D31F38">
      <w:pPr>
        <w:pStyle w:val="CommentText"/>
      </w:pPr>
      <w:r>
        <w:rPr>
          <w:rStyle w:val="CommentReference"/>
        </w:rPr>
        <w:annotationRef/>
      </w:r>
      <w:r>
        <w:t>esmo is bless, not praise...</w:t>
      </w:r>
    </w:p>
  </w:comment>
  <w:comment w:id="478" w:author="Windows User" w:date="2015-10-30T08:56:00Z" w:initials="BS">
    <w:p w14:paraId="22452F1B" w14:textId="77777777" w:rsidR="00453A38" w:rsidRDefault="00453A38"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453A38" w:rsidRDefault="00453A38"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453A38" w:rsidRDefault="00453A38"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453A38" w:rsidRDefault="00453A38"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453A38" w:rsidRDefault="00453A38" w:rsidP="00D31F38">
      <w:pPr>
        <w:pStyle w:val="CommentText"/>
      </w:pPr>
      <w:r>
        <w:rPr>
          <w:rStyle w:val="CommentReference"/>
        </w:rPr>
        <w:annotationRef/>
      </w:r>
      <w:r>
        <w:t>disobedient? heretics?</w:t>
      </w:r>
    </w:p>
  </w:comment>
  <w:comment w:id="483" w:author="Windows User" w:date="2015-10-30T08:56:00Z" w:initials="BS">
    <w:p w14:paraId="298A6523" w14:textId="77777777" w:rsidR="00453A38" w:rsidRDefault="00453A38" w:rsidP="00D31F38">
      <w:pPr>
        <w:pStyle w:val="CommentText"/>
      </w:pPr>
      <w:r>
        <w:rPr>
          <w:rStyle w:val="CommentReference"/>
        </w:rPr>
        <w:annotationRef/>
      </w:r>
      <w:r>
        <w:t>souls or spirits?</w:t>
      </w:r>
    </w:p>
  </w:comment>
  <w:comment w:id="484" w:author="Windows User" w:date="2015-10-30T08:56:00Z" w:initials="BS">
    <w:p w14:paraId="3D56C030" w14:textId="77777777" w:rsidR="00453A38" w:rsidRDefault="00453A38" w:rsidP="00D31F38">
      <w:pPr>
        <w:pStyle w:val="CommentText"/>
      </w:pPr>
      <w:r>
        <w:rPr>
          <w:rStyle w:val="CommentReference"/>
        </w:rPr>
        <w:annotationRef/>
      </w:r>
      <w:r>
        <w:t>humble or contrite?</w:t>
      </w:r>
    </w:p>
  </w:comment>
  <w:comment w:id="485" w:author="Windows User" w:date="2015-10-30T08:56:00Z" w:initials="BS">
    <w:p w14:paraId="4417CE6C" w14:textId="77777777" w:rsidR="00453A38" w:rsidRDefault="00453A38" w:rsidP="00D31F38">
      <w:pPr>
        <w:pStyle w:val="CommentText"/>
      </w:pPr>
      <w:r>
        <w:rPr>
          <w:rStyle w:val="CommentReference"/>
        </w:rPr>
        <w:annotationRef/>
      </w:r>
      <w:r>
        <w:t>hearts?</w:t>
      </w:r>
    </w:p>
  </w:comment>
  <w:comment w:id="486" w:author="Windows User" w:date="2015-10-30T08:56:00Z" w:initials="BS">
    <w:p w14:paraId="6056EF08" w14:textId="77777777" w:rsidR="00453A38" w:rsidRDefault="00453A38" w:rsidP="00D31F38">
      <w:pPr>
        <w:pStyle w:val="CommentText"/>
      </w:pPr>
      <w:r>
        <w:rPr>
          <w:rStyle w:val="CommentReference"/>
        </w:rPr>
        <w:annotationRef/>
      </w:r>
      <w:r>
        <w:t>this or LA?</w:t>
      </w:r>
    </w:p>
  </w:comment>
  <w:comment w:id="487" w:author="Windows User" w:date="2015-10-30T08:56:00Z" w:initials="BS">
    <w:p w14:paraId="021CF208" w14:textId="77777777" w:rsidR="00453A38" w:rsidRDefault="00453A38" w:rsidP="00D31F38">
      <w:pPr>
        <w:pStyle w:val="CommentText"/>
      </w:pPr>
      <w:r>
        <w:rPr>
          <w:rStyle w:val="CommentReference"/>
        </w:rPr>
        <w:annotationRef/>
      </w:r>
      <w:r>
        <w:t>righteous of, or who revere</w:t>
      </w:r>
    </w:p>
  </w:comment>
  <w:comment w:id="488" w:author="Windows User" w:date="2015-10-30T08:56:00Z" w:initials="BS">
    <w:p w14:paraId="2B7DD481" w14:textId="77777777" w:rsidR="00453A38" w:rsidRDefault="00453A38"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453A38" w:rsidRDefault="00453A38" w:rsidP="00D31F38">
      <w:pPr>
        <w:pStyle w:val="CommentText"/>
      </w:pPr>
      <w:r>
        <w:rPr>
          <w:rStyle w:val="CommentReference"/>
        </w:rPr>
        <w:annotationRef/>
      </w:r>
      <w:r>
        <w:t>that he may praise and say?</w:t>
      </w:r>
    </w:p>
  </w:comment>
  <w:comment w:id="507" w:author="Windows User" w:date="2015-11-21T13:00:00Z" w:initials="WU">
    <w:p w14:paraId="72B45ACE" w14:textId="77777777" w:rsidR="00453A38" w:rsidRDefault="00453A38" w:rsidP="00D31F38">
      <w:pPr>
        <w:pStyle w:val="CommentText"/>
      </w:pPr>
      <w:r>
        <w:rPr>
          <w:rStyle w:val="CommentReference"/>
        </w:rPr>
        <w:annotationRef/>
      </w:r>
      <w:r>
        <w:t>Check, and 2 above.</w:t>
      </w:r>
    </w:p>
  </w:comment>
  <w:comment w:id="508" w:author="Brett Slote" w:date="2015-10-30T08:56:00Z" w:initials="BS">
    <w:p w14:paraId="0C0C90F8" w14:textId="77777777" w:rsidR="00453A38" w:rsidRDefault="00453A38"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453A38" w:rsidRDefault="00453A38" w:rsidP="00D31F38">
      <w:pPr>
        <w:pStyle w:val="CommentText"/>
      </w:pPr>
      <w:r>
        <w:rPr>
          <w:rStyle w:val="CommentReference"/>
        </w:rPr>
        <w:annotationRef/>
      </w:r>
      <w:r>
        <w:t>check</w:t>
      </w:r>
    </w:p>
  </w:comment>
  <w:comment w:id="510" w:author="Windows User" w:date="2015-11-21T13:00:00Z" w:initials="WU">
    <w:p w14:paraId="0CFC2594" w14:textId="77777777" w:rsidR="00453A38" w:rsidRDefault="00453A38" w:rsidP="00D31F38">
      <w:pPr>
        <w:pStyle w:val="CommentText"/>
      </w:pPr>
      <w:r>
        <w:rPr>
          <w:rStyle w:val="CommentReference"/>
        </w:rPr>
        <w:annotationRef/>
      </w:r>
      <w:r>
        <w:t>check</w:t>
      </w:r>
    </w:p>
  </w:comment>
  <w:comment w:id="511" w:author="Windows User" w:date="2015-11-21T13:01:00Z" w:initials="WU">
    <w:p w14:paraId="403A6460" w14:textId="77777777" w:rsidR="00453A38" w:rsidRDefault="00453A38" w:rsidP="00D31F38">
      <w:pPr>
        <w:pStyle w:val="CommentText"/>
      </w:pPr>
      <w:r>
        <w:rPr>
          <w:rStyle w:val="CommentReference"/>
        </w:rPr>
        <w:annotationRef/>
      </w:r>
      <w:r>
        <w:t>check, find Copitic</w:t>
      </w:r>
    </w:p>
  </w:comment>
  <w:comment w:id="512" w:author="Windows User" w:date="2015-10-30T08:56:00Z" w:initials="BS">
    <w:p w14:paraId="1B2986E7" w14:textId="77777777" w:rsidR="00453A38" w:rsidRDefault="00453A38"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453A38" w:rsidRDefault="00453A38" w:rsidP="00D31F38">
      <w:pPr>
        <w:pStyle w:val="CommentText"/>
      </w:pPr>
      <w:r>
        <w:rPr>
          <w:rStyle w:val="CommentReference"/>
        </w:rPr>
        <w:annotationRef/>
      </w:r>
      <w:r>
        <w:t>add</w:t>
      </w:r>
    </w:p>
  </w:comment>
  <w:comment w:id="516" w:author="Windows User" w:date="2015-10-30T08:56:00Z" w:initials="BS">
    <w:p w14:paraId="76CF17E1" w14:textId="77777777" w:rsidR="00453A38" w:rsidRDefault="00453A38"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453A38" w:rsidRDefault="00453A38" w:rsidP="00D31F38">
      <w:pPr>
        <w:pStyle w:val="CommentText"/>
      </w:pPr>
      <w:r>
        <w:rPr>
          <w:rStyle w:val="CommentReference"/>
        </w:rPr>
        <w:annotationRef/>
      </w:r>
      <w:r>
        <w:t>Communion or commemoration?</w:t>
      </w:r>
    </w:p>
  </w:comment>
  <w:comment w:id="518" w:author="Windows User" w:date="2015-11-21T13:01:00Z" w:initials="WU">
    <w:p w14:paraId="3C8EDFD6" w14:textId="77777777" w:rsidR="00453A38" w:rsidRDefault="00453A38" w:rsidP="00D31F38">
      <w:pPr>
        <w:pStyle w:val="CommentText"/>
      </w:pPr>
      <w:r>
        <w:rPr>
          <w:rStyle w:val="CommentReference"/>
        </w:rPr>
        <w:annotationRef/>
      </w:r>
      <w:r>
        <w:t>Check, and 2 above</w:t>
      </w:r>
    </w:p>
  </w:comment>
  <w:comment w:id="519" w:author="Brett Slote" w:date="2015-10-30T08:56:00Z" w:initials="BS">
    <w:p w14:paraId="502DF58D" w14:textId="77777777" w:rsidR="00453A38" w:rsidRDefault="00453A38"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453A38" w:rsidRDefault="00453A38" w:rsidP="00D31F38">
      <w:pPr>
        <w:pStyle w:val="CommentText"/>
      </w:pPr>
      <w:r>
        <w:rPr>
          <w:rStyle w:val="CommentReference"/>
        </w:rPr>
        <w:annotationRef/>
      </w:r>
      <w:r>
        <w:t>check</w:t>
      </w:r>
    </w:p>
  </w:comment>
  <w:comment w:id="521" w:author="Windows User" w:date="2015-10-30T08:56:00Z" w:initials="BS">
    <w:p w14:paraId="303AD0FE" w14:textId="77777777" w:rsidR="00453A38" w:rsidRDefault="00453A38"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453A38" w:rsidRDefault="00453A38" w:rsidP="00D31F38">
      <w:pPr>
        <w:pStyle w:val="CommentText"/>
      </w:pPr>
      <w:r>
        <w:rPr>
          <w:rStyle w:val="CommentReference"/>
        </w:rPr>
        <w:annotationRef/>
      </w:r>
      <w:r>
        <w:t>check.  Add Coptic</w:t>
      </w:r>
    </w:p>
  </w:comment>
  <w:comment w:id="528" w:author="Windows User" w:date="2015-11-02T12:45:00Z" w:initials="BS">
    <w:p w14:paraId="02E474EA" w14:textId="77777777" w:rsidR="00453A38" w:rsidRDefault="00453A38" w:rsidP="00D31F38">
      <w:pPr>
        <w:pStyle w:val="CommentText"/>
      </w:pPr>
      <w:r>
        <w:rPr>
          <w:rStyle w:val="CommentReference"/>
        </w:rPr>
        <w:annotationRef/>
      </w:r>
      <w:r>
        <w:t>Godhead or Divinity?</w:t>
      </w:r>
    </w:p>
  </w:comment>
  <w:comment w:id="529" w:author="Windows User" w:date="2015-10-30T08:56:00Z" w:initials="BS">
    <w:p w14:paraId="1165D588" w14:textId="77777777" w:rsidR="00453A38" w:rsidRDefault="00453A38"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453A38" w:rsidRDefault="00453A38"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453A38" w:rsidRDefault="00453A38"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453A38" w:rsidRDefault="00453A38" w:rsidP="00D31F38">
      <w:pPr>
        <w:pStyle w:val="CommentText"/>
      </w:pPr>
      <w:r>
        <w:rPr>
          <w:rStyle w:val="CommentReference"/>
        </w:rPr>
        <w:annotationRef/>
      </w:r>
      <w:r>
        <w:t>check</w:t>
      </w:r>
    </w:p>
  </w:comment>
  <w:comment w:id="545" w:author="Windows User" w:date="2015-11-21T13:03:00Z" w:initials="WU">
    <w:p w14:paraId="2CFCDBC4" w14:textId="77777777" w:rsidR="00453A38" w:rsidRDefault="00453A38" w:rsidP="00D31F38">
      <w:pPr>
        <w:pStyle w:val="CommentText"/>
      </w:pPr>
      <w:r>
        <w:rPr>
          <w:rStyle w:val="CommentReference"/>
        </w:rPr>
        <w:annotationRef/>
      </w:r>
      <w:r>
        <w:t>check</w:t>
      </w:r>
    </w:p>
  </w:comment>
  <w:comment w:id="546" w:author="Windows User" w:date="2015-11-21T13:04:00Z" w:initials="WU">
    <w:p w14:paraId="7B87BF1F" w14:textId="77777777" w:rsidR="00453A38" w:rsidRDefault="00453A38" w:rsidP="00D31F38">
      <w:pPr>
        <w:pStyle w:val="CommentText"/>
      </w:pPr>
      <w:r>
        <w:rPr>
          <w:rStyle w:val="CommentReference"/>
        </w:rPr>
        <w:annotationRef/>
      </w:r>
      <w:r>
        <w:t>check</w:t>
      </w:r>
    </w:p>
  </w:comment>
  <w:comment w:id="547" w:author="Windows User" w:date="2015-10-30T08:56:00Z" w:initials="BS">
    <w:p w14:paraId="469A8399" w14:textId="77777777" w:rsidR="00453A38" w:rsidRDefault="00453A38"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453A38" w:rsidRDefault="00453A38"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453A38" w:rsidRDefault="00453A38"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453A38" w:rsidRDefault="00453A38"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453A38" w:rsidRDefault="00453A38"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453A38" w:rsidRDefault="00453A38" w:rsidP="00D31F38">
      <w:pPr>
        <w:pStyle w:val="CommentText"/>
      </w:pPr>
      <w:r>
        <w:rPr>
          <w:rStyle w:val="CommentReference"/>
        </w:rPr>
        <w:annotationRef/>
      </w:r>
      <w:r>
        <w:t>NETS has rebukes. punishments?</w:t>
      </w:r>
    </w:p>
  </w:comment>
  <w:comment w:id="563" w:author="Windows User" w:date="2015-10-30T08:56:00Z" w:initials="BS">
    <w:p w14:paraId="37F1C98E" w14:textId="77777777" w:rsidR="00453A38" w:rsidRDefault="00453A38" w:rsidP="00D31F38">
      <w:pPr>
        <w:pStyle w:val="CommentText"/>
      </w:pPr>
      <w:r>
        <w:rPr>
          <w:rStyle w:val="CommentReference"/>
        </w:rPr>
        <w:annotationRef/>
      </w:r>
      <w:r>
        <w:t>psaltry? or lyre?</w:t>
      </w:r>
    </w:p>
  </w:comment>
  <w:comment w:id="564" w:author="Windows User" w:date="2015-10-30T08:56:00Z" w:initials="BS">
    <w:p w14:paraId="51CE2A65" w14:textId="77777777" w:rsidR="00453A38" w:rsidRDefault="00453A38" w:rsidP="00D31F38">
      <w:pPr>
        <w:pStyle w:val="CommentText"/>
      </w:pPr>
      <w:r>
        <w:rPr>
          <w:rStyle w:val="CommentReference"/>
        </w:rPr>
        <w:annotationRef/>
      </w:r>
      <w:r>
        <w:t>NETS has drum and dance.</w:t>
      </w:r>
    </w:p>
  </w:comment>
  <w:comment w:id="577" w:author="Windows User" w:date="2015-11-21T13:04:00Z" w:initials="WU">
    <w:p w14:paraId="43A5D1B1" w14:textId="77777777" w:rsidR="00453A38" w:rsidRDefault="00453A38" w:rsidP="00E35F1F">
      <w:pPr>
        <w:pStyle w:val="CommentText"/>
      </w:pPr>
      <w:r>
        <w:rPr>
          <w:rStyle w:val="CommentReference"/>
        </w:rPr>
        <w:annotationRef/>
      </w:r>
      <w:r>
        <w:t>check</w:t>
      </w:r>
    </w:p>
  </w:comment>
  <w:comment w:id="578" w:author="Windows User" w:date="2015-11-21T13:04:00Z" w:initials="WU">
    <w:p w14:paraId="4B6A4DE4" w14:textId="77777777" w:rsidR="00453A38" w:rsidRDefault="00453A38" w:rsidP="00E35F1F">
      <w:pPr>
        <w:pStyle w:val="CommentText"/>
      </w:pPr>
      <w:r>
        <w:rPr>
          <w:rStyle w:val="CommentReference"/>
        </w:rPr>
        <w:annotationRef/>
      </w:r>
      <w:r>
        <w:t>check</w:t>
      </w:r>
    </w:p>
  </w:comment>
  <w:comment w:id="579" w:author="Windows User" w:date="2015-10-30T08:56:00Z" w:initials="BS">
    <w:p w14:paraId="483AEE75" w14:textId="77777777" w:rsidR="00453A38" w:rsidRDefault="00453A38" w:rsidP="00E35F1F">
      <w:pPr>
        <w:pStyle w:val="CommentText"/>
      </w:pPr>
      <w:r>
        <w:rPr>
          <w:rStyle w:val="CommentReference"/>
        </w:rPr>
        <w:annotationRef/>
      </w:r>
      <w:r>
        <w:t>tense? praise or will praise?</w:t>
      </w:r>
    </w:p>
  </w:comment>
  <w:comment w:id="580" w:author="Windows User" w:date="2015-10-30T08:56:00Z" w:initials="BS">
    <w:p w14:paraId="17DAD50D" w14:textId="77777777" w:rsidR="00453A38" w:rsidRDefault="00453A38" w:rsidP="00E35F1F">
      <w:pPr>
        <w:pStyle w:val="CommentText"/>
      </w:pPr>
      <w:r>
        <w:rPr>
          <w:rStyle w:val="CommentReference"/>
        </w:rPr>
        <w:annotationRef/>
      </w:r>
      <w:r>
        <w:t>earth? land? creation?</w:t>
      </w:r>
    </w:p>
  </w:comment>
  <w:comment w:id="581" w:author="Windows User" w:date="2015-11-21T13:05:00Z" w:initials="WU">
    <w:p w14:paraId="412BFF55" w14:textId="77777777" w:rsidR="00453A38" w:rsidRDefault="00453A38" w:rsidP="00E35F1F">
      <w:pPr>
        <w:pStyle w:val="CommentText"/>
      </w:pPr>
      <w:r>
        <w:rPr>
          <w:rStyle w:val="CommentReference"/>
        </w:rPr>
        <w:annotationRef/>
      </w:r>
      <w:r>
        <w:t>check</w:t>
      </w:r>
    </w:p>
  </w:comment>
  <w:comment w:id="582" w:author="Windows User" w:date="2015-10-30T08:56:00Z" w:initials="BS">
    <w:p w14:paraId="4FEF2EC7" w14:textId="77777777" w:rsidR="00453A38" w:rsidRDefault="00453A38"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453A38" w:rsidRDefault="00453A38"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453A38" w:rsidRDefault="00453A38"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453A38" w:rsidRDefault="00453A38" w:rsidP="00E35F1F">
      <w:pPr>
        <w:pStyle w:val="CommentText"/>
      </w:pPr>
      <w:r>
        <w:rPr>
          <w:rStyle w:val="CommentReference"/>
        </w:rPr>
        <w:annotationRef/>
      </w:r>
      <w:r>
        <w:t>patience or longsuffering?</w:t>
      </w:r>
    </w:p>
  </w:comment>
  <w:comment w:id="586" w:author="Windows User" w:date="2015-10-30T08:56:00Z" w:initials="BS">
    <w:p w14:paraId="2E20A232" w14:textId="77777777" w:rsidR="00453A38" w:rsidRDefault="00453A38" w:rsidP="00E35F1F">
      <w:pPr>
        <w:pStyle w:val="CommentText"/>
      </w:pPr>
      <w:r>
        <w:rPr>
          <w:rStyle w:val="CommentReference"/>
        </w:rPr>
        <w:annotationRef/>
      </w:r>
      <w:r>
        <w:t>just "at the first watch"?</w:t>
      </w:r>
    </w:p>
  </w:comment>
  <w:comment w:id="587" w:author="Windows User" w:date="2015-10-30T08:56:00Z" w:initials="BS">
    <w:p w14:paraId="34FB1BC0" w14:textId="77777777" w:rsidR="00453A38" w:rsidRDefault="00453A38" w:rsidP="00E35F1F">
      <w:pPr>
        <w:pStyle w:val="CommentText"/>
      </w:pPr>
      <w:r>
        <w:rPr>
          <w:rStyle w:val="CommentReference"/>
        </w:rPr>
        <w:annotationRef/>
      </w:r>
      <w:r>
        <w:t>sweet, or easy?</w:t>
      </w:r>
    </w:p>
  </w:comment>
  <w:comment w:id="588" w:author="Windows User" w:date="2015-10-30T08:56:00Z" w:initials="BS">
    <w:p w14:paraId="20646872" w14:textId="77777777" w:rsidR="00453A38" w:rsidRDefault="00453A38"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453A38" w:rsidRDefault="00453A38" w:rsidP="00E35F1F">
      <w:pPr>
        <w:pStyle w:val="CommentText"/>
      </w:pPr>
      <w:r>
        <w:rPr>
          <w:rStyle w:val="CommentReference"/>
        </w:rPr>
        <w:annotationRef/>
      </w:r>
      <w:r>
        <w:t>sound better if omit of?</w:t>
      </w:r>
    </w:p>
  </w:comment>
  <w:comment w:id="590" w:author="Windows User" w:date="2015-10-30T08:56:00Z" w:initials="BS">
    <w:p w14:paraId="0D6FF167" w14:textId="77777777" w:rsidR="00453A38" w:rsidRDefault="00453A38" w:rsidP="00E35F1F">
      <w:pPr>
        <w:pStyle w:val="CommentText"/>
      </w:pPr>
      <w:r>
        <w:rPr>
          <w:rStyle w:val="CommentReference"/>
        </w:rPr>
        <w:annotationRef/>
      </w:r>
      <w:r>
        <w:t>truth, or righteousness?</w:t>
      </w:r>
    </w:p>
  </w:comment>
  <w:comment w:id="591" w:author="Windows User" w:date="2015-10-30T08:56:00Z" w:initials="BS">
    <w:p w14:paraId="1A8CABED" w14:textId="77777777" w:rsidR="00453A38" w:rsidRDefault="00453A38" w:rsidP="00E35F1F">
      <w:pPr>
        <w:pStyle w:val="CommentText"/>
      </w:pPr>
      <w:r>
        <w:rPr>
          <w:rStyle w:val="CommentReference"/>
        </w:rPr>
        <w:annotationRef/>
      </w:r>
      <w:r>
        <w:t>true, or perfecvt?</w:t>
      </w:r>
    </w:p>
  </w:comment>
  <w:comment w:id="592" w:author="Windows User" w:date="2015-10-30T08:56:00Z" w:initials="BS">
    <w:p w14:paraId="21AC5CB8" w14:textId="77777777" w:rsidR="00453A38" w:rsidRDefault="00453A38" w:rsidP="00E35F1F">
      <w:pPr>
        <w:pStyle w:val="CommentText"/>
      </w:pPr>
      <w:r>
        <w:rPr>
          <w:rStyle w:val="CommentReference"/>
        </w:rPr>
        <w:annotationRef/>
      </w:r>
      <w:r>
        <w:t>and?</w:t>
      </w:r>
    </w:p>
  </w:comment>
  <w:comment w:id="593" w:author="Windows User" w:date="2015-10-30T08:56:00Z" w:initials="BS">
    <w:p w14:paraId="6C6DCC78" w14:textId="77777777" w:rsidR="00453A38" w:rsidRDefault="00453A38"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453A38" w:rsidRDefault="00453A38" w:rsidP="00E35F1F">
      <w:pPr>
        <w:pStyle w:val="CommentText"/>
      </w:pPr>
      <w:r>
        <w:rPr>
          <w:rStyle w:val="CommentReference"/>
        </w:rPr>
        <w:annotationRef/>
      </w:r>
      <w:r>
        <w:t>will?</w:t>
      </w:r>
    </w:p>
  </w:comment>
  <w:comment w:id="595" w:author="Windows User" w:date="2015-10-30T08:56:00Z" w:initials="BS">
    <w:p w14:paraId="6FC8752C" w14:textId="77777777" w:rsidR="00453A38" w:rsidRDefault="00453A38" w:rsidP="00E35F1F">
      <w:pPr>
        <w:pStyle w:val="CommentText"/>
      </w:pPr>
      <w:r>
        <w:rPr>
          <w:rStyle w:val="CommentReference"/>
        </w:rPr>
        <w:annotationRef/>
      </w:r>
      <w:r>
        <w:t>save? keep? deliver?</w:t>
      </w:r>
    </w:p>
  </w:comment>
  <w:comment w:id="596" w:author="Windows User" w:date="2015-10-30T08:56:00Z" w:initials="BS">
    <w:p w14:paraId="7843FDD6" w14:textId="77777777" w:rsidR="00453A38" w:rsidRDefault="00453A38"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453A38" w:rsidRDefault="00453A38"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453A38" w:rsidRDefault="00453A38"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453A38" w:rsidRDefault="00453A38"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453A38" w:rsidRDefault="00453A38" w:rsidP="00E35F1F">
      <w:pPr>
        <w:pStyle w:val="CommentText"/>
      </w:pPr>
      <w:r>
        <w:rPr>
          <w:rStyle w:val="CommentReference"/>
        </w:rPr>
        <w:annotationRef/>
      </w:r>
      <w:r>
        <w:t>tense?</w:t>
      </w:r>
    </w:p>
  </w:comment>
  <w:comment w:id="612" w:author="Windows User" w:date="2015-10-30T08:56:00Z" w:initials="BS">
    <w:p w14:paraId="5C472088" w14:textId="77777777" w:rsidR="00453A38" w:rsidRDefault="00453A38" w:rsidP="00E35F1F">
      <w:pPr>
        <w:pStyle w:val="CommentText"/>
      </w:pPr>
      <w:r>
        <w:rPr>
          <w:rStyle w:val="CommentReference"/>
        </w:rPr>
        <w:annotationRef/>
      </w:r>
      <w:r>
        <w:t>exalt or magnify?</w:t>
      </w:r>
    </w:p>
  </w:comment>
  <w:comment w:id="613" w:author="Windows User" w:date="2015-10-30T08:56:00Z" w:initials="BS">
    <w:p w14:paraId="2FB7E2BD" w14:textId="77777777" w:rsidR="00453A38" w:rsidRDefault="00453A38" w:rsidP="00E35F1F">
      <w:pPr>
        <w:pStyle w:val="CommentText"/>
      </w:pPr>
      <w:r>
        <w:rPr>
          <w:rStyle w:val="CommentReference"/>
        </w:rPr>
        <w:annotationRef/>
      </w:r>
      <w:r>
        <w:t>or iwn?</w:t>
      </w:r>
    </w:p>
  </w:comment>
  <w:comment w:id="617" w:author="Windows User" w:date="2015-10-30T08:56:00Z" w:initials="BS">
    <w:p w14:paraId="3C8244A0" w14:textId="77777777" w:rsidR="00453A38" w:rsidRDefault="00453A38"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453A38" w:rsidRDefault="00453A38"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453A38" w:rsidRDefault="00453A38"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453A38" w:rsidRDefault="00453A38"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453A38" w:rsidRDefault="00453A38" w:rsidP="00E35F1F">
      <w:pPr>
        <w:pStyle w:val="CommentText"/>
      </w:pPr>
      <w:r>
        <w:rPr>
          <w:rStyle w:val="CommentReference"/>
        </w:rPr>
        <w:annotationRef/>
      </w:r>
      <w:r>
        <w:t>coessential or consubstantial?</w:t>
      </w:r>
    </w:p>
  </w:comment>
  <w:comment w:id="622" w:author="Windows User" w:date="2015-10-30T08:56:00Z" w:initials="BS">
    <w:p w14:paraId="66C0B0D7" w14:textId="77777777" w:rsidR="00453A38" w:rsidRDefault="00453A38" w:rsidP="00E35F1F">
      <w:pPr>
        <w:pStyle w:val="CommentText"/>
      </w:pPr>
      <w:r>
        <w:rPr>
          <w:rStyle w:val="CommentReference"/>
        </w:rPr>
        <w:annotationRef/>
      </w:r>
      <w:r>
        <w:t>made one or joined?</w:t>
      </w:r>
    </w:p>
  </w:comment>
  <w:comment w:id="623" w:author="Windows User" w:date="2015-10-30T08:56:00Z" w:initials="BS">
    <w:p w14:paraId="094D26E3" w14:textId="77777777" w:rsidR="00453A38" w:rsidRDefault="00453A38"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453A38" w:rsidRDefault="00453A38"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453A38" w:rsidRDefault="00453A38" w:rsidP="00E35F1F">
      <w:pPr>
        <w:pStyle w:val="CommentText"/>
      </w:pPr>
      <w:r>
        <w:rPr>
          <w:rStyle w:val="CommentReference"/>
        </w:rPr>
        <w:annotationRef/>
      </w:r>
      <w:r>
        <w:t>woven or fine?</w:t>
      </w:r>
    </w:p>
  </w:comment>
  <w:comment w:id="626" w:author="Windows User" w:date="2015-10-30T08:56:00Z" w:initials="BS">
    <w:p w14:paraId="7A9FC970" w14:textId="77777777" w:rsidR="00453A38" w:rsidRDefault="00453A38" w:rsidP="00E35F1F">
      <w:pPr>
        <w:pStyle w:val="CommentText"/>
      </w:pPr>
      <w:r>
        <w:rPr>
          <w:rStyle w:val="CommentReference"/>
        </w:rPr>
        <w:annotationRef/>
      </w:r>
      <w:r>
        <w:t>palin</w:t>
      </w:r>
    </w:p>
  </w:comment>
  <w:comment w:id="627" w:author="Windows User" w:date="2015-10-30T08:56:00Z" w:initials="BS">
    <w:p w14:paraId="5EFFC3EC" w14:textId="77777777" w:rsidR="00453A38" w:rsidRDefault="00453A38" w:rsidP="00E35F1F">
      <w:pPr>
        <w:pStyle w:val="CommentText"/>
      </w:pPr>
      <w:r>
        <w:rPr>
          <w:rStyle w:val="CommentReference"/>
        </w:rPr>
        <w:annotationRef/>
      </w:r>
      <w:r>
        <w:t>exalt or magnify?</w:t>
      </w:r>
    </w:p>
  </w:comment>
  <w:comment w:id="628" w:author="Windows User" w:date="2015-10-30T08:56:00Z" w:initials="BS">
    <w:p w14:paraId="150C26DA" w14:textId="77777777" w:rsidR="00453A38" w:rsidRDefault="00453A38" w:rsidP="00E35F1F">
      <w:pPr>
        <w:pStyle w:val="CommentText"/>
      </w:pPr>
      <w:r>
        <w:rPr>
          <w:rStyle w:val="CommentReference"/>
        </w:rPr>
        <w:annotationRef/>
      </w:r>
      <w:r>
        <w:t>or iwn?</w:t>
      </w:r>
    </w:p>
  </w:comment>
  <w:comment w:id="632" w:author="Windows User" w:date="2015-10-30T08:56:00Z" w:initials="BS">
    <w:p w14:paraId="0E3B452D" w14:textId="77777777" w:rsidR="00453A38" w:rsidRDefault="00453A38"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453A38" w:rsidRDefault="00453A38" w:rsidP="00E35F1F">
      <w:pPr>
        <w:pStyle w:val="CommentText"/>
      </w:pPr>
      <w:r>
        <w:rPr>
          <w:rStyle w:val="CommentReference"/>
        </w:rPr>
        <w:annotationRef/>
      </w:r>
      <w:r>
        <w:t>forged or beaten?</w:t>
      </w:r>
    </w:p>
  </w:comment>
  <w:comment w:id="634" w:author="Windows User" w:date="2015-10-30T08:56:00Z" w:initials="BS">
    <w:p w14:paraId="3E8ADE2B" w14:textId="77777777" w:rsidR="00453A38" w:rsidRDefault="00453A38"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453A38" w:rsidRDefault="00453A38"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453A38" w:rsidRDefault="00453A38" w:rsidP="00E35F1F">
      <w:pPr>
        <w:pStyle w:val="CommentText"/>
      </w:pPr>
      <w:r>
        <w:rPr>
          <w:rStyle w:val="CommentReference"/>
        </w:rPr>
        <w:annotationRef/>
      </w:r>
      <w:r>
        <w:t>why does Abouna omit sin?</w:t>
      </w:r>
    </w:p>
  </w:comment>
  <w:comment w:id="637" w:author="Windows User" w:date="2015-10-30T08:56:00Z" w:initials="BS">
    <w:p w14:paraId="027A16CD" w14:textId="77777777" w:rsidR="00453A38" w:rsidRDefault="00453A38" w:rsidP="00E35F1F">
      <w:pPr>
        <w:pStyle w:val="CommentText"/>
      </w:pPr>
      <w:r>
        <w:rPr>
          <w:rStyle w:val="CommentReference"/>
        </w:rPr>
        <w:annotationRef/>
      </w:r>
      <w:r>
        <w:t>exalt or magnify?</w:t>
      </w:r>
    </w:p>
  </w:comment>
  <w:comment w:id="638" w:author="Windows User" w:date="2015-10-30T08:56:00Z" w:initials="BS">
    <w:p w14:paraId="20C9574B" w14:textId="77777777" w:rsidR="00453A38" w:rsidRDefault="00453A38" w:rsidP="00E35F1F">
      <w:pPr>
        <w:pStyle w:val="CommentText"/>
      </w:pPr>
      <w:r>
        <w:rPr>
          <w:rStyle w:val="CommentReference"/>
        </w:rPr>
        <w:annotationRef/>
      </w:r>
      <w:r>
        <w:t>or iwn?</w:t>
      </w:r>
    </w:p>
  </w:comment>
  <w:comment w:id="642" w:author="Windows User" w:date="2015-10-30T08:56:00Z" w:initials="BS">
    <w:p w14:paraId="6726A127" w14:textId="77777777" w:rsidR="00453A38" w:rsidRDefault="00453A38"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453A38" w:rsidRDefault="00453A38"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453A38" w:rsidRDefault="00453A38" w:rsidP="00E35F1F">
      <w:pPr>
        <w:pStyle w:val="CommentText"/>
      </w:pPr>
      <w:r>
        <w:rPr>
          <w:rStyle w:val="CommentReference"/>
        </w:rPr>
        <w:annotationRef/>
      </w:r>
      <w:r>
        <w:t>exalt or magnify?</w:t>
      </w:r>
    </w:p>
  </w:comment>
  <w:comment w:id="645" w:author="Windows User" w:date="2015-10-30T08:56:00Z" w:initials="BS">
    <w:p w14:paraId="3A4414A4" w14:textId="77777777" w:rsidR="00453A38" w:rsidRDefault="00453A38" w:rsidP="00E35F1F">
      <w:pPr>
        <w:pStyle w:val="CommentText"/>
      </w:pPr>
      <w:r>
        <w:rPr>
          <w:rStyle w:val="CommentReference"/>
        </w:rPr>
        <w:annotationRef/>
      </w:r>
      <w:r>
        <w:t>or iwn?</w:t>
      </w:r>
    </w:p>
  </w:comment>
  <w:comment w:id="649" w:author="Windows User" w:date="2015-10-30T08:56:00Z" w:initials="BS">
    <w:p w14:paraId="60D89983" w14:textId="77777777" w:rsidR="00453A38" w:rsidRDefault="00453A38" w:rsidP="00E35F1F">
      <w:pPr>
        <w:pStyle w:val="CommentText"/>
      </w:pPr>
      <w:r>
        <w:rPr>
          <w:rStyle w:val="CommentReference"/>
        </w:rPr>
        <w:annotationRef/>
      </w:r>
      <w:r>
        <w:t>perpetual lamp?</w:t>
      </w:r>
    </w:p>
  </w:comment>
  <w:comment w:id="650" w:author="Windows User" w:date="2015-10-30T08:56:00Z" w:initials="BS">
    <w:p w14:paraId="708630CC" w14:textId="77777777" w:rsidR="00453A38" w:rsidRDefault="00453A38" w:rsidP="00E35F1F">
      <w:pPr>
        <w:pStyle w:val="CommentText"/>
      </w:pPr>
      <w:r>
        <w:rPr>
          <w:rStyle w:val="CommentReference"/>
        </w:rPr>
        <w:annotationRef/>
      </w:r>
      <w:r>
        <w:t>parousia?</w:t>
      </w:r>
    </w:p>
  </w:comment>
  <w:comment w:id="651" w:author="Windows User" w:date="2015-10-30T08:56:00Z" w:initials="BS">
    <w:p w14:paraId="670AE5C3" w14:textId="77777777" w:rsidR="00453A38" w:rsidRDefault="00453A38" w:rsidP="00E35F1F">
      <w:pPr>
        <w:pStyle w:val="CommentText"/>
      </w:pPr>
      <w:r>
        <w:rPr>
          <w:rStyle w:val="CommentReference"/>
        </w:rPr>
        <w:annotationRef/>
      </w:r>
      <w:r>
        <w:t>tense?</w:t>
      </w:r>
    </w:p>
  </w:comment>
  <w:comment w:id="652" w:author="Windows User" w:date="2015-10-30T08:56:00Z" w:initials="BS">
    <w:p w14:paraId="281D5A29" w14:textId="77777777" w:rsidR="00453A38" w:rsidRDefault="00453A38" w:rsidP="00E35F1F">
      <w:pPr>
        <w:pStyle w:val="CommentText"/>
      </w:pPr>
      <w:r>
        <w:rPr>
          <w:rStyle w:val="CommentReference"/>
        </w:rPr>
        <w:annotationRef/>
      </w:r>
      <w:r>
        <w:t>enlightens?</w:t>
      </w:r>
    </w:p>
  </w:comment>
  <w:comment w:id="653" w:author="Windows User" w:date="2015-10-30T08:56:00Z" w:initials="BS">
    <w:p w14:paraId="09189517" w14:textId="77777777" w:rsidR="00453A38" w:rsidRDefault="00453A38" w:rsidP="00E35F1F">
      <w:pPr>
        <w:pStyle w:val="CommentText"/>
      </w:pPr>
      <w:r>
        <w:rPr>
          <w:rStyle w:val="CommentReference"/>
        </w:rPr>
        <w:annotationRef/>
      </w:r>
      <w:r>
        <w:t>exalt or magnify?</w:t>
      </w:r>
    </w:p>
  </w:comment>
  <w:comment w:id="654" w:author="Windows User" w:date="2015-10-30T08:56:00Z" w:initials="BS">
    <w:p w14:paraId="0F1C3DB1" w14:textId="77777777" w:rsidR="00453A38" w:rsidRDefault="00453A38" w:rsidP="00E35F1F">
      <w:pPr>
        <w:pStyle w:val="CommentText"/>
      </w:pPr>
      <w:r>
        <w:rPr>
          <w:rStyle w:val="CommentReference"/>
        </w:rPr>
        <w:annotationRef/>
      </w:r>
      <w:r>
        <w:t>or iwn?</w:t>
      </w:r>
    </w:p>
  </w:comment>
  <w:comment w:id="658" w:author="Windows User" w:date="2015-10-30T08:56:00Z" w:initials="BS">
    <w:p w14:paraId="49777AD4" w14:textId="77777777" w:rsidR="00453A38" w:rsidRDefault="00453A38" w:rsidP="00E35F1F">
      <w:pPr>
        <w:pStyle w:val="CommentText"/>
      </w:pPr>
      <w:r>
        <w:rPr>
          <w:rStyle w:val="CommentReference"/>
        </w:rPr>
        <w:annotationRef/>
      </w:r>
      <w:r>
        <w:t>this order better or worse?</w:t>
      </w:r>
    </w:p>
  </w:comment>
  <w:comment w:id="659" w:author="Windows User" w:date="2015-10-30T08:56:00Z" w:initials="BS">
    <w:p w14:paraId="07AFF474" w14:textId="77777777" w:rsidR="00453A38" w:rsidRDefault="00453A38" w:rsidP="00E35F1F">
      <w:pPr>
        <w:pStyle w:val="CommentText"/>
      </w:pPr>
      <w:r>
        <w:rPr>
          <w:rStyle w:val="CommentReference"/>
        </w:rPr>
        <w:annotationRef/>
      </w:r>
      <w:r>
        <w:t>I think upon should stay here</w:t>
      </w:r>
    </w:p>
  </w:comment>
  <w:comment w:id="660" w:author="Windows User" w:date="2015-10-30T08:56:00Z" w:initials="BS">
    <w:p w14:paraId="0441CD07" w14:textId="77777777" w:rsidR="00453A38" w:rsidRDefault="00453A38" w:rsidP="00E35F1F">
      <w:pPr>
        <w:pStyle w:val="CommentText"/>
      </w:pPr>
      <w:r>
        <w:rPr>
          <w:rStyle w:val="CommentReference"/>
        </w:rPr>
        <w:annotationRef/>
      </w:r>
      <w:r>
        <w:t>exalt or magnify?</w:t>
      </w:r>
    </w:p>
  </w:comment>
  <w:comment w:id="661" w:author="Windows User" w:date="2015-10-30T08:56:00Z" w:initials="BS">
    <w:p w14:paraId="6B633293" w14:textId="77777777" w:rsidR="00453A38" w:rsidRDefault="00453A38" w:rsidP="00E35F1F">
      <w:pPr>
        <w:pStyle w:val="CommentText"/>
      </w:pPr>
      <w:r>
        <w:rPr>
          <w:rStyle w:val="CommentReference"/>
        </w:rPr>
        <w:annotationRef/>
      </w:r>
      <w:r>
        <w:t>or iwn?</w:t>
      </w:r>
    </w:p>
  </w:comment>
  <w:comment w:id="669" w:author="Windows User" w:date="2015-10-30T08:56:00Z" w:initials="BS">
    <w:p w14:paraId="5798119C" w14:textId="77777777" w:rsidR="00453A38" w:rsidRDefault="00453A38"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453A38" w:rsidRDefault="00453A38"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453A38" w:rsidRDefault="00453A38"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453A38" w:rsidRDefault="00453A38"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453A38" w:rsidRDefault="00453A38" w:rsidP="00E35F1F">
      <w:pPr>
        <w:pStyle w:val="CommentText"/>
      </w:pPr>
      <w:r>
        <w:rPr>
          <w:rStyle w:val="CommentReference"/>
        </w:rPr>
        <w:annotationRef/>
      </w:r>
      <w:r>
        <w:t>exalt or magnify?</w:t>
      </w:r>
    </w:p>
  </w:comment>
  <w:comment w:id="674" w:author="Windows User" w:date="2015-10-30T08:56:00Z" w:initials="BS">
    <w:p w14:paraId="6604F03B" w14:textId="77777777" w:rsidR="00453A38" w:rsidRDefault="00453A38" w:rsidP="00E35F1F">
      <w:pPr>
        <w:pStyle w:val="CommentText"/>
      </w:pPr>
      <w:r>
        <w:rPr>
          <w:rStyle w:val="CommentReference"/>
        </w:rPr>
        <w:annotationRef/>
      </w:r>
      <w:r>
        <w:t>or iwn?</w:t>
      </w:r>
    </w:p>
  </w:comment>
  <w:comment w:id="678" w:author="Windows User" w:date="2015-10-30T08:56:00Z" w:initials="BS">
    <w:p w14:paraId="6680EED5" w14:textId="77777777" w:rsidR="00453A38" w:rsidRDefault="00453A38" w:rsidP="00E35F1F">
      <w:pPr>
        <w:pStyle w:val="CommentText"/>
      </w:pPr>
      <w:r>
        <w:rPr>
          <w:rStyle w:val="CommentReference"/>
        </w:rPr>
        <w:annotationRef/>
      </w:r>
      <w:r>
        <w:t>does this work?</w:t>
      </w:r>
    </w:p>
  </w:comment>
  <w:comment w:id="679" w:author="Windows User" w:date="2015-10-30T08:56:00Z" w:initials="BS">
    <w:p w14:paraId="7B5754B1" w14:textId="77777777" w:rsidR="00453A38" w:rsidRDefault="00453A38" w:rsidP="00E35F1F">
      <w:pPr>
        <w:pStyle w:val="CommentText"/>
      </w:pPr>
      <w:r>
        <w:rPr>
          <w:rStyle w:val="CommentReference"/>
        </w:rPr>
        <w:annotationRef/>
      </w:r>
      <w:r>
        <w:t>is this right?</w:t>
      </w:r>
    </w:p>
  </w:comment>
  <w:comment w:id="680" w:author="Windows User" w:date="2015-10-30T08:56:00Z" w:initials="BS">
    <w:p w14:paraId="6058F90B" w14:textId="77777777" w:rsidR="00453A38" w:rsidRDefault="00453A38" w:rsidP="00E35F1F">
      <w:pPr>
        <w:pStyle w:val="CommentText"/>
      </w:pPr>
      <w:r>
        <w:rPr>
          <w:rStyle w:val="CommentReference"/>
        </w:rPr>
        <w:annotationRef/>
      </w:r>
      <w:r>
        <w:t>?</w:t>
      </w:r>
    </w:p>
  </w:comment>
  <w:comment w:id="681" w:author="Windows User" w:date="2015-10-30T08:56:00Z" w:initials="BS">
    <w:p w14:paraId="505706D1" w14:textId="77777777" w:rsidR="00453A38" w:rsidRDefault="00453A38" w:rsidP="00E35F1F">
      <w:pPr>
        <w:pStyle w:val="CommentText"/>
      </w:pPr>
      <w:r>
        <w:rPr>
          <w:rStyle w:val="CommentReference"/>
        </w:rPr>
        <w:annotationRef/>
      </w:r>
      <w:r>
        <w:t>about or to?</w:t>
      </w:r>
    </w:p>
  </w:comment>
  <w:comment w:id="682" w:author="Windows User" w:date="2015-10-30T08:56:00Z" w:initials="BS">
    <w:p w14:paraId="35AD6860" w14:textId="77777777" w:rsidR="00453A38" w:rsidRDefault="00453A38" w:rsidP="00E35F1F">
      <w:pPr>
        <w:pStyle w:val="CommentText"/>
      </w:pPr>
      <w:r>
        <w:rPr>
          <w:rStyle w:val="CommentReference"/>
        </w:rPr>
        <w:annotationRef/>
      </w:r>
      <w:r>
        <w:t>proclaim or cry?</w:t>
      </w:r>
    </w:p>
  </w:comment>
  <w:comment w:id="683" w:author="Windows User" w:date="2015-10-30T08:56:00Z" w:initials="BS">
    <w:p w14:paraId="588A0CA8" w14:textId="77777777" w:rsidR="00453A38" w:rsidRDefault="00453A38" w:rsidP="00E35F1F">
      <w:pPr>
        <w:pStyle w:val="CommentText"/>
      </w:pPr>
      <w:r>
        <w:rPr>
          <w:rStyle w:val="CommentReference"/>
        </w:rPr>
        <w:annotationRef/>
      </w:r>
      <w:r>
        <w:t>??</w:t>
      </w:r>
    </w:p>
  </w:comment>
  <w:comment w:id="684" w:author="Windows User" w:date="2015-10-30T08:56:00Z" w:initials="BS">
    <w:p w14:paraId="43146472" w14:textId="77777777" w:rsidR="00453A38" w:rsidRDefault="00453A38" w:rsidP="00E35F1F">
      <w:pPr>
        <w:pStyle w:val="CommentText"/>
      </w:pPr>
      <w:r>
        <w:rPr>
          <w:rStyle w:val="CommentReference"/>
        </w:rPr>
        <w:annotationRef/>
      </w:r>
      <w:r>
        <w:t>just?</w:t>
      </w:r>
    </w:p>
  </w:comment>
  <w:comment w:id="685" w:author="Windows User" w:date="2015-10-30T08:56:00Z" w:initials="BS">
    <w:p w14:paraId="005E33F9" w14:textId="77777777" w:rsidR="00453A38" w:rsidRDefault="00453A38" w:rsidP="00E35F1F">
      <w:pPr>
        <w:pStyle w:val="CommentText"/>
      </w:pPr>
      <w:r>
        <w:rPr>
          <w:rStyle w:val="CommentReference"/>
        </w:rPr>
        <w:annotationRef/>
      </w:r>
      <w:r>
        <w:t>chaste or meek?</w:t>
      </w:r>
    </w:p>
  </w:comment>
  <w:comment w:id="686" w:author="Windows User" w:date="2015-10-30T08:56:00Z" w:initials="BS">
    <w:p w14:paraId="38FC80AB" w14:textId="77777777" w:rsidR="00453A38" w:rsidRDefault="00453A38" w:rsidP="00E35F1F">
      <w:pPr>
        <w:pStyle w:val="CommentText"/>
      </w:pPr>
      <w:r>
        <w:rPr>
          <w:rStyle w:val="CommentReference"/>
        </w:rPr>
        <w:annotationRef/>
      </w:r>
      <w:r>
        <w:t>St. Isaac? Holy issac?</w:t>
      </w:r>
    </w:p>
  </w:comment>
  <w:comment w:id="687" w:author="Windows User" w:date="2015-10-30T08:56:00Z" w:initials="BS">
    <w:p w14:paraId="49E0F637" w14:textId="77777777" w:rsidR="00453A38" w:rsidRDefault="00453A38" w:rsidP="00E35F1F">
      <w:pPr>
        <w:pStyle w:val="CommentText"/>
      </w:pPr>
      <w:r>
        <w:rPr>
          <w:rStyle w:val="CommentReference"/>
        </w:rPr>
        <w:annotationRef/>
      </w:r>
      <w:r>
        <w:t>ten thousand time?</w:t>
      </w:r>
    </w:p>
  </w:comment>
  <w:comment w:id="688" w:author="Windows User" w:date="2015-10-30T08:56:00Z" w:initials="BS">
    <w:p w14:paraId="565278E4" w14:textId="77777777" w:rsidR="00453A38" w:rsidRDefault="00453A38"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453A38" w:rsidRDefault="00453A38" w:rsidP="00E35F1F">
      <w:pPr>
        <w:pStyle w:val="CommentText"/>
      </w:pPr>
      <w:r>
        <w:rPr>
          <w:rStyle w:val="CommentReference"/>
        </w:rPr>
        <w:annotationRef/>
      </w:r>
      <w:r>
        <w:t>honour or pride?</w:t>
      </w:r>
    </w:p>
  </w:comment>
  <w:comment w:id="690" w:author="Windows User" w:date="2015-10-30T08:56:00Z" w:initials="BS">
    <w:p w14:paraId="28840E47" w14:textId="77777777" w:rsidR="00453A38" w:rsidRDefault="00453A38" w:rsidP="00E35F1F">
      <w:pPr>
        <w:pStyle w:val="CommentText"/>
      </w:pPr>
      <w:r>
        <w:rPr>
          <w:rStyle w:val="CommentReference"/>
        </w:rPr>
        <w:annotationRef/>
      </w:r>
      <w:r>
        <w:t>spouse or friend???</w:t>
      </w:r>
    </w:p>
  </w:comment>
  <w:comment w:id="691" w:author="Windows User" w:date="2015-10-30T08:56:00Z" w:initials="BS">
    <w:p w14:paraId="6D247103" w14:textId="77777777" w:rsidR="00453A38" w:rsidRDefault="00453A38"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453A38" w:rsidRDefault="00453A38"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453A38" w:rsidRDefault="00453A38"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453A38" w:rsidRDefault="00453A38"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453A38" w:rsidRDefault="00453A38"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453A38" w:rsidRDefault="00453A38" w:rsidP="00E35F1F">
      <w:pPr>
        <w:pStyle w:val="CommentText"/>
      </w:pPr>
      <w:r>
        <w:rPr>
          <w:rStyle w:val="CommentReference"/>
        </w:rPr>
        <w:annotationRef/>
      </w:r>
      <w:r>
        <w:t>Are more honoured?</w:t>
      </w:r>
    </w:p>
  </w:comment>
  <w:comment w:id="703" w:author="Windows User" w:date="2015-10-30T08:56:00Z" w:initials="WU">
    <w:p w14:paraId="38104BB5" w14:textId="77777777" w:rsidR="00453A38" w:rsidRDefault="00453A38"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453A38" w:rsidRDefault="00453A38"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453A38" w:rsidRDefault="00453A38"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453A38" w:rsidRDefault="00453A38" w:rsidP="00E35F1F">
      <w:pPr>
        <w:pStyle w:val="CommentText"/>
      </w:pPr>
      <w:r>
        <w:rPr>
          <w:rStyle w:val="CommentReference"/>
        </w:rPr>
        <w:annotationRef/>
      </w:r>
      <w:r>
        <w:t>The Virgin Mary?</w:t>
      </w:r>
    </w:p>
  </w:comment>
  <w:comment w:id="716" w:author="Windows User" w:date="2015-10-30T08:56:00Z" w:initials="WU">
    <w:p w14:paraId="104BFD73" w14:textId="77777777" w:rsidR="00453A38" w:rsidRDefault="00453A38"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453A38" w:rsidRDefault="00453A38"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453A38" w:rsidRDefault="00453A38" w:rsidP="00E35F1F">
      <w:pPr>
        <w:pStyle w:val="CommentText"/>
      </w:pPr>
      <w:r>
        <w:rPr>
          <w:rStyle w:val="CommentReference"/>
        </w:rPr>
        <w:annotationRef/>
      </w:r>
      <w:r>
        <w:t>Not lampstand?</w:t>
      </w:r>
    </w:p>
  </w:comment>
  <w:comment w:id="722" w:author="Windows User" w:date="2015-10-30T08:56:00Z" w:initials="WU">
    <w:p w14:paraId="71035455" w14:textId="77777777" w:rsidR="00453A38" w:rsidRDefault="00453A38"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453A38" w:rsidRDefault="00453A38"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453A38" w:rsidRDefault="00453A38" w:rsidP="00E35F1F">
      <w:pPr>
        <w:pStyle w:val="CommentText"/>
      </w:pPr>
      <w:r>
        <w:rPr>
          <w:rStyle w:val="CommentReference"/>
        </w:rPr>
        <w:annotationRef/>
      </w:r>
      <w:r>
        <w:t>Tense(s) of this vs?</w:t>
      </w:r>
    </w:p>
  </w:comment>
  <w:comment w:id="728" w:author="Windows User" w:date="2015-10-30T08:56:00Z" w:initials="WU">
    <w:p w14:paraId="596EE3A5" w14:textId="77777777" w:rsidR="00453A38" w:rsidRDefault="00453A38"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453A38" w:rsidRPr="00FA5B8C" w:rsidRDefault="00453A38"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453A38" w:rsidRDefault="00453A38"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453A38" w:rsidRDefault="00453A38"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453A38" w:rsidRDefault="00453A38" w:rsidP="00E35F1F">
      <w:pPr>
        <w:pStyle w:val="CommentText"/>
      </w:pPr>
      <w:r>
        <w:rPr>
          <w:rStyle w:val="CommentReference"/>
        </w:rPr>
        <w:annotationRef/>
      </w:r>
      <w:r>
        <w:t>Care or concern?</w:t>
      </w:r>
    </w:p>
  </w:comment>
  <w:comment w:id="742" w:author="Windows User" w:date="2015-10-30T08:56:00Z" w:initials="WU">
    <w:p w14:paraId="78E58888" w14:textId="77777777" w:rsidR="00453A38" w:rsidRDefault="00453A38"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453A38" w:rsidRDefault="00453A38" w:rsidP="00E35F1F">
      <w:pPr>
        <w:pStyle w:val="CommentText"/>
      </w:pPr>
      <w:r>
        <w:rPr>
          <w:rStyle w:val="CommentReference"/>
        </w:rPr>
        <w:annotationRef/>
      </w:r>
      <w:r>
        <w:t>Exceedingly? Too? So?</w:t>
      </w:r>
    </w:p>
  </w:comment>
  <w:comment w:id="752" w:author="Windows User" w:date="2015-10-30T08:56:00Z" w:initials="WU">
    <w:p w14:paraId="44897493" w14:textId="77777777" w:rsidR="00453A38" w:rsidRDefault="00453A38" w:rsidP="00E35F1F">
      <w:pPr>
        <w:pStyle w:val="CommentText"/>
      </w:pPr>
      <w:r>
        <w:rPr>
          <w:rStyle w:val="CommentReference"/>
        </w:rPr>
        <w:annotationRef/>
      </w:r>
      <w:r>
        <w:t>Count or heed?</w:t>
      </w:r>
    </w:p>
  </w:comment>
  <w:comment w:id="753" w:author="Windows User" w:date="2015-10-30T08:56:00Z" w:initials="WU">
    <w:p w14:paraId="6849FDD2" w14:textId="77777777" w:rsidR="00453A38" w:rsidRDefault="00453A38" w:rsidP="00E35F1F">
      <w:pPr>
        <w:pStyle w:val="CommentText"/>
      </w:pPr>
      <w:r>
        <w:rPr>
          <w:rStyle w:val="CommentReference"/>
        </w:rPr>
        <w:annotationRef/>
      </w:r>
      <w:r>
        <w:t>Ramez, I or me?</w:t>
      </w:r>
    </w:p>
  </w:comment>
  <w:comment w:id="754" w:author="Windows User" w:date="2015-10-30T08:56:00Z" w:initials="WU">
    <w:p w14:paraId="799B59FF" w14:textId="77777777" w:rsidR="00453A38" w:rsidRDefault="00453A38"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453A38" w:rsidRDefault="00453A38"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453A38" w:rsidRDefault="00453A38" w:rsidP="00E35F1F">
      <w:pPr>
        <w:pStyle w:val="CommentText"/>
      </w:pPr>
      <w:r>
        <w:rPr>
          <w:rStyle w:val="CommentReference"/>
        </w:rPr>
        <w:annotationRef/>
      </w:r>
      <w:r>
        <w:t>Kind-hearted or merciful?</w:t>
      </w:r>
    </w:p>
  </w:comment>
  <w:comment w:id="757" w:author="Windows User" w:date="2015-10-30T08:56:00Z" w:initials="WU">
    <w:p w14:paraId="1370FE87" w14:textId="77777777" w:rsidR="00453A38" w:rsidRDefault="00453A38" w:rsidP="00E35F1F">
      <w:pPr>
        <w:pStyle w:val="CommentText"/>
      </w:pPr>
      <w:r>
        <w:rPr>
          <w:rStyle w:val="CommentReference"/>
        </w:rPr>
        <w:annotationRef/>
      </w:r>
      <w:r>
        <w:t>Compassions or tender mercies?</w:t>
      </w:r>
    </w:p>
  </w:comment>
  <w:comment w:id="758" w:author="Windows User" w:date="2015-10-30T08:56:00Z" w:initials="WU">
    <w:p w14:paraId="70E14B72" w14:textId="77777777" w:rsidR="00453A38" w:rsidRDefault="00453A38" w:rsidP="00E35F1F">
      <w:pPr>
        <w:pStyle w:val="CommentText"/>
      </w:pPr>
      <w:r>
        <w:rPr>
          <w:rStyle w:val="CommentReference"/>
        </w:rPr>
        <w:annotationRef/>
      </w:r>
      <w:r>
        <w:t>May He or that He may</w:t>
      </w:r>
    </w:p>
  </w:comment>
  <w:comment w:id="770" w:author="Windows User" w:date="2015-10-30T08:56:00Z" w:initials="BS">
    <w:p w14:paraId="1CD83694" w14:textId="77777777" w:rsidR="00453A38" w:rsidRDefault="00453A38" w:rsidP="00E35F1F">
      <w:pPr>
        <w:pStyle w:val="CommentText"/>
      </w:pPr>
      <w:r>
        <w:rPr>
          <w:rStyle w:val="CommentReference"/>
        </w:rPr>
        <w:annotationRef/>
      </w:r>
      <w:r>
        <w:t>very greatly is redundant...</w:t>
      </w:r>
    </w:p>
  </w:comment>
  <w:comment w:id="771" w:author="Windows User" w:date="2015-10-30T08:56:00Z" w:initials="BS">
    <w:p w14:paraId="2DB29619" w14:textId="77777777" w:rsidR="00453A38" w:rsidRDefault="00453A38" w:rsidP="00E35F1F">
      <w:pPr>
        <w:pStyle w:val="CommentText"/>
      </w:pPr>
      <w:r>
        <w:rPr>
          <w:rStyle w:val="CommentReference"/>
        </w:rPr>
        <w:annotationRef/>
      </w:r>
      <w:r>
        <w:t>above? in?</w:t>
      </w:r>
    </w:p>
  </w:comment>
  <w:comment w:id="772" w:author="Windows User" w:date="2015-10-30T08:56:00Z" w:initials="BS">
    <w:p w14:paraId="3734F7C0" w14:textId="77777777" w:rsidR="00453A38" w:rsidRDefault="00453A38"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453A38" w:rsidRDefault="00453A38" w:rsidP="00E35F1F">
      <w:pPr>
        <w:pStyle w:val="CommentText"/>
      </w:pPr>
      <w:r>
        <w:rPr>
          <w:rStyle w:val="CommentReference"/>
        </w:rPr>
        <w:annotationRef/>
      </w:r>
      <w:r>
        <w:t>mediated or put into practice?</w:t>
      </w:r>
    </w:p>
  </w:comment>
  <w:comment w:id="774" w:author="Windows User" w:date="2015-10-30T08:56:00Z" w:initials="BS">
    <w:p w14:paraId="6417B5A7" w14:textId="77777777" w:rsidR="00453A38" w:rsidRDefault="00453A38"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453A38" w:rsidRDefault="00453A38"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453A38" w:rsidRDefault="00453A38" w:rsidP="00E35F1F">
      <w:pPr>
        <w:pStyle w:val="CommentText"/>
      </w:pPr>
      <w:r>
        <w:rPr>
          <w:rStyle w:val="CommentReference"/>
        </w:rPr>
        <w:annotationRef/>
      </w:r>
      <w:r>
        <w:t>thoughts or senses?</w:t>
      </w:r>
    </w:p>
  </w:comment>
  <w:comment w:id="777" w:author="Windows User" w:date="2015-10-30T08:56:00Z" w:initials="BS">
    <w:p w14:paraId="5092C47C" w14:textId="77777777" w:rsidR="00453A38" w:rsidRDefault="00453A38" w:rsidP="00E35F1F">
      <w:pPr>
        <w:pStyle w:val="CommentText"/>
      </w:pPr>
      <w:r>
        <w:rPr>
          <w:rStyle w:val="CommentReference"/>
        </w:rPr>
        <w:annotationRef/>
      </w:r>
      <w:r>
        <w:t>lay? set? cast?</w:t>
      </w:r>
    </w:p>
  </w:comment>
  <w:comment w:id="778" w:author="Windows User" w:date="2015-10-30T08:56:00Z" w:initials="BS">
    <w:p w14:paraId="2988A4E9" w14:textId="77777777" w:rsidR="00453A38" w:rsidRDefault="00453A38"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453A38" w:rsidRDefault="00453A38" w:rsidP="00E35F1F">
      <w:pPr>
        <w:pStyle w:val="CommentText"/>
      </w:pPr>
      <w:r>
        <w:rPr>
          <w:rStyle w:val="CommentReference"/>
        </w:rPr>
        <w:annotationRef/>
      </w:r>
      <w:r>
        <w:t>types?</w:t>
      </w:r>
    </w:p>
  </w:comment>
  <w:comment w:id="788" w:author="Windows User" w:date="2015-10-30T08:56:00Z" w:initials="BS">
    <w:p w14:paraId="6A283326" w14:textId="77777777" w:rsidR="00453A38" w:rsidRDefault="00453A38"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453A38" w:rsidRDefault="00453A38" w:rsidP="00E35F1F">
      <w:pPr>
        <w:pStyle w:val="CommentText"/>
      </w:pPr>
      <w:r>
        <w:rPr>
          <w:rStyle w:val="CommentReference"/>
        </w:rPr>
        <w:annotationRef/>
      </w:r>
      <w:r>
        <w:t>risen, or shone?</w:t>
      </w:r>
    </w:p>
  </w:comment>
  <w:comment w:id="796" w:author="Windows User" w:date="2015-10-30T08:56:00Z" w:initials="BS">
    <w:p w14:paraId="4B4155FC" w14:textId="77777777" w:rsidR="00453A38" w:rsidRDefault="00453A38" w:rsidP="00E35F1F">
      <w:pPr>
        <w:pStyle w:val="CommentText"/>
      </w:pPr>
      <w:r>
        <w:rPr>
          <w:rStyle w:val="CommentReference"/>
        </w:rPr>
        <w:annotationRef/>
      </w:r>
      <w:r>
        <w:t>cap?</w:t>
      </w:r>
    </w:p>
  </w:comment>
  <w:comment w:id="797" w:author="Windows User" w:date="2015-10-30T08:56:00Z" w:initials="BS">
    <w:p w14:paraId="248C83A2" w14:textId="77777777" w:rsidR="00453A38" w:rsidRDefault="00453A38" w:rsidP="00E35F1F">
      <w:pPr>
        <w:pStyle w:val="CommentText"/>
      </w:pPr>
      <w:r>
        <w:rPr>
          <w:rStyle w:val="CommentReference"/>
        </w:rPr>
        <w:annotationRef/>
      </w:r>
      <w:r>
        <w:t>save? redeem?</w:t>
      </w:r>
    </w:p>
  </w:comment>
  <w:comment w:id="801" w:author="Windows User" w:date="2015-11-02T09:17:00Z" w:initials="BS">
    <w:p w14:paraId="3DA2A496" w14:textId="77777777" w:rsidR="00453A38" w:rsidRDefault="00453A38"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453A38" w:rsidRDefault="00453A38" w:rsidP="00E35F1F">
      <w:pPr>
        <w:pStyle w:val="CommentText"/>
      </w:pPr>
      <w:r>
        <w:rPr>
          <w:rStyle w:val="CommentReference"/>
        </w:rPr>
        <w:annotationRef/>
      </w:r>
      <w:r>
        <w:t>or should " be down here</w:t>
      </w:r>
    </w:p>
  </w:comment>
  <w:comment w:id="806" w:author="Windows User" w:date="2015-10-30T08:56:00Z" w:initials="BS">
    <w:p w14:paraId="061FF9BB" w14:textId="77777777" w:rsidR="00453A38" w:rsidRDefault="00453A38"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453A38" w:rsidRDefault="00453A38"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453A38" w:rsidRDefault="00453A38"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453A38" w:rsidRDefault="00453A38"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453A38" w:rsidRDefault="00453A38" w:rsidP="00E35F1F">
      <w:pPr>
        <w:pStyle w:val="CommentText"/>
      </w:pPr>
      <w:r>
        <w:rPr>
          <w:rStyle w:val="CommentReference"/>
        </w:rPr>
        <w:annotationRef/>
      </w:r>
      <w:r>
        <w:t>dividing wall?</w:t>
      </w:r>
    </w:p>
  </w:comment>
  <w:comment w:id="823" w:author="Windows User" w:date="2015-10-30T08:56:00Z" w:initials="BS">
    <w:p w14:paraId="0BDB9E8A" w14:textId="77777777" w:rsidR="00453A38" w:rsidRDefault="00453A38"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453A38" w:rsidRDefault="00453A38"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453A38" w:rsidRDefault="00453A38"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453A38" w:rsidRDefault="00453A38"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453A38" w:rsidRDefault="00453A38"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453A38" w:rsidRDefault="00453A38" w:rsidP="00E35F1F">
      <w:pPr>
        <w:pStyle w:val="CommentText"/>
      </w:pPr>
      <w:r>
        <w:rPr>
          <w:rStyle w:val="CommentReference"/>
        </w:rPr>
        <w:annotationRef/>
      </w:r>
      <w:r>
        <w:t>or "sining"?</w:t>
      </w:r>
    </w:p>
  </w:comment>
  <w:comment w:id="833" w:author="Windows User" w:date="2015-10-30T08:56:00Z" w:initials="BS">
    <w:p w14:paraId="1CF8EF29" w14:textId="77777777" w:rsidR="00453A38" w:rsidRDefault="00453A38"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453A38" w:rsidRDefault="00453A38"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453A38" w:rsidRDefault="00453A38"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453A38" w:rsidRDefault="00453A38"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453A38" w:rsidRDefault="00453A38"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453A38" w:rsidRDefault="00453A38"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453A38" w:rsidRDefault="00453A38" w:rsidP="00E35F1F">
      <w:pPr>
        <w:pStyle w:val="CommentText"/>
      </w:pPr>
      <w:r>
        <w:rPr>
          <w:rStyle w:val="CommentReference"/>
        </w:rPr>
        <w:annotationRef/>
      </w:r>
      <w:r>
        <w:t>Received or bought?</w:t>
      </w:r>
    </w:p>
  </w:comment>
  <w:comment w:id="871" w:author="Brett Slote" w:date="2015-10-30T08:56:00Z" w:initials="BS">
    <w:p w14:paraId="705AFE6E" w14:textId="77777777" w:rsidR="00453A38" w:rsidRDefault="00453A38"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453A38" w:rsidRDefault="00453A38" w:rsidP="00E35F1F">
      <w:pPr>
        <w:pStyle w:val="CommentText"/>
      </w:pPr>
      <w:r>
        <w:rPr>
          <w:rStyle w:val="CommentReference"/>
        </w:rPr>
        <w:annotationRef/>
      </w:r>
      <w:r>
        <w:t>Uncircumscript?</w:t>
      </w:r>
    </w:p>
  </w:comment>
  <w:comment w:id="877" w:author="Brett Slote" w:date="2015-10-30T08:56:00Z" w:initials="BS">
    <w:p w14:paraId="39A4B3F9" w14:textId="77777777" w:rsidR="00453A38" w:rsidRDefault="00453A38" w:rsidP="00E35F1F">
      <w:pPr>
        <w:pStyle w:val="CommentText"/>
      </w:pPr>
      <w:r>
        <w:rPr>
          <w:rStyle w:val="CommentReference"/>
        </w:rPr>
        <w:annotationRef/>
      </w:r>
      <w:r>
        <w:t>Orthodox?</w:t>
      </w:r>
    </w:p>
  </w:comment>
  <w:comment w:id="878" w:author="Brett Slote" w:date="2015-10-30T08:56:00Z" w:initials="BS">
    <w:p w14:paraId="7E993A49" w14:textId="77777777" w:rsidR="00453A38" w:rsidRDefault="00453A38" w:rsidP="00E35F1F">
      <w:pPr>
        <w:pStyle w:val="CommentText"/>
      </w:pPr>
      <w:r>
        <w:rPr>
          <w:rStyle w:val="CommentReference"/>
        </w:rPr>
        <w:annotationRef/>
      </w:r>
      <w:r>
        <w:t>Faith?</w:t>
      </w:r>
    </w:p>
  </w:comment>
  <w:comment w:id="881" w:author="Brett Slote" w:date="2015-10-30T08:56:00Z" w:initials="BS">
    <w:p w14:paraId="575DF2C3" w14:textId="77777777" w:rsidR="00453A38" w:rsidRDefault="00453A38" w:rsidP="00E35F1F">
      <w:pPr>
        <w:pStyle w:val="CommentText"/>
      </w:pPr>
      <w:r>
        <w:rPr>
          <w:rStyle w:val="CommentReference"/>
        </w:rPr>
        <w:annotationRef/>
      </w:r>
      <w:r>
        <w:t>Need a consistent policy</w:t>
      </w:r>
    </w:p>
  </w:comment>
  <w:comment w:id="885" w:author="Brett Slote" w:date="2015-10-30T08:56:00Z" w:initials="BS">
    <w:p w14:paraId="4A370093" w14:textId="77777777" w:rsidR="00453A38" w:rsidRDefault="00453A38" w:rsidP="00E35F1F">
      <w:pPr>
        <w:pStyle w:val="CommentText"/>
      </w:pPr>
      <w:r>
        <w:rPr>
          <w:rStyle w:val="CommentReference"/>
        </w:rPr>
        <w:annotationRef/>
      </w:r>
      <w:r>
        <w:t>Ramez, He or Him?</w:t>
      </w:r>
    </w:p>
  </w:comment>
  <w:comment w:id="886" w:author="Brett Slote" w:date="2015-10-30T08:56:00Z" w:initials="BS">
    <w:p w14:paraId="3B1DEA29" w14:textId="77777777" w:rsidR="00453A38" w:rsidRDefault="00453A38" w:rsidP="00E35F1F">
      <w:pPr>
        <w:pStyle w:val="CommentText"/>
      </w:pPr>
      <w:r>
        <w:rPr>
          <w:rStyle w:val="CommentReference"/>
        </w:rPr>
        <w:annotationRef/>
      </w:r>
      <w:r>
        <w:t>On? By?</w:t>
      </w:r>
    </w:p>
  </w:comment>
  <w:comment w:id="887" w:author="Windows User" w:date="2015-11-21T13:15:00Z" w:initials="WU">
    <w:p w14:paraId="05ACE9CF" w14:textId="77777777" w:rsidR="00453A38" w:rsidRDefault="00453A38" w:rsidP="00E35F1F">
      <w:pPr>
        <w:pStyle w:val="CommentText"/>
      </w:pPr>
      <w:r>
        <w:rPr>
          <w:rStyle w:val="CommentReference"/>
        </w:rPr>
        <w:annotationRef/>
      </w:r>
      <w:r>
        <w:t>check</w:t>
      </w:r>
    </w:p>
  </w:comment>
  <w:comment w:id="895" w:author="Windows User" w:date="2015-10-30T08:56:00Z" w:initials="BS">
    <w:p w14:paraId="5592658B" w14:textId="77777777" w:rsidR="00453A38" w:rsidRDefault="00453A38"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453A38" w:rsidRDefault="00453A38"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453A38" w:rsidRDefault="00453A38" w:rsidP="00E35F1F">
      <w:pPr>
        <w:pStyle w:val="CommentText"/>
      </w:pPr>
      <w:r>
        <w:rPr>
          <w:rStyle w:val="CommentReference"/>
        </w:rPr>
        <w:annotationRef/>
      </w:r>
      <w:r>
        <w:t>adjective? severe?</w:t>
      </w:r>
    </w:p>
  </w:comment>
  <w:comment w:id="906" w:author="Windows User" w:date="2015-11-21T13:15:00Z" w:initials="WU">
    <w:p w14:paraId="071C1D6C" w14:textId="77777777" w:rsidR="00453A38" w:rsidRDefault="00453A38" w:rsidP="00E35F1F">
      <w:pPr>
        <w:pStyle w:val="CommentText"/>
      </w:pPr>
      <w:r>
        <w:rPr>
          <w:rStyle w:val="CommentReference"/>
        </w:rPr>
        <w:annotationRef/>
      </w:r>
      <w:r>
        <w:t>check</w:t>
      </w:r>
    </w:p>
  </w:comment>
  <w:comment w:id="908" w:author="Windows User" w:date="2015-10-30T08:56:00Z" w:initials="BS">
    <w:p w14:paraId="5CA1796C" w14:textId="77777777" w:rsidR="00453A38" w:rsidRDefault="00453A38" w:rsidP="00E35F1F">
      <w:pPr>
        <w:pStyle w:val="CommentText"/>
      </w:pPr>
      <w:r>
        <w:rPr>
          <w:rStyle w:val="CommentReference"/>
        </w:rPr>
        <w:annotationRef/>
      </w:r>
      <w:r>
        <w:t>too literal?</w:t>
      </w:r>
    </w:p>
  </w:comment>
  <w:comment w:id="911" w:author="Windows User" w:date="2015-10-30T08:56:00Z" w:initials="BS">
    <w:p w14:paraId="39BBFF20" w14:textId="77777777" w:rsidR="00453A38" w:rsidRDefault="00453A38" w:rsidP="00E35F1F">
      <w:pPr>
        <w:pStyle w:val="CommentText"/>
      </w:pPr>
      <w:r>
        <w:rPr>
          <w:rStyle w:val="CommentReference"/>
        </w:rPr>
        <w:annotationRef/>
      </w:r>
      <w:r>
        <w:t>awkward</w:t>
      </w:r>
    </w:p>
  </w:comment>
  <w:comment w:id="912" w:author="Windows User" w:date="2015-10-30T08:56:00Z" w:initials="BS">
    <w:p w14:paraId="7C372EC3" w14:textId="77777777" w:rsidR="00453A38" w:rsidRDefault="00453A38"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453A38" w:rsidRDefault="00453A38" w:rsidP="00E35F1F">
      <w:pPr>
        <w:pStyle w:val="CommentText"/>
      </w:pPr>
      <w:r>
        <w:rPr>
          <w:rStyle w:val="CommentReference"/>
        </w:rPr>
        <w:annotationRef/>
      </w:r>
      <w:r>
        <w:t>awkward</w:t>
      </w:r>
    </w:p>
  </w:comment>
  <w:comment w:id="915" w:author="Windows User" w:date="2015-10-30T08:56:00Z" w:initials="BS">
    <w:p w14:paraId="512D6CE2" w14:textId="77777777" w:rsidR="00453A38" w:rsidRDefault="00453A38" w:rsidP="00E35F1F">
      <w:pPr>
        <w:pStyle w:val="CommentText"/>
      </w:pPr>
      <w:r>
        <w:rPr>
          <w:rStyle w:val="CommentReference"/>
        </w:rPr>
        <w:annotationRef/>
      </w:r>
      <w:r>
        <w:t>terribly awkward</w:t>
      </w:r>
    </w:p>
  </w:comment>
  <w:comment w:id="916" w:author="Windows User" w:date="2015-11-21T13:16:00Z" w:initials="WU">
    <w:p w14:paraId="56B70852" w14:textId="77777777" w:rsidR="00453A38" w:rsidRDefault="00453A38" w:rsidP="00E35F1F">
      <w:pPr>
        <w:pStyle w:val="CommentText"/>
      </w:pPr>
      <w:r>
        <w:rPr>
          <w:rStyle w:val="CommentReference"/>
        </w:rPr>
        <w:annotationRef/>
      </w:r>
      <w:r>
        <w:t>check</w:t>
      </w:r>
    </w:p>
  </w:comment>
  <w:comment w:id="917" w:author="Windows User" w:date="2015-11-21T13:16:00Z" w:initials="WU">
    <w:p w14:paraId="46C7130C" w14:textId="77777777" w:rsidR="00453A38" w:rsidRDefault="00453A38" w:rsidP="00E35F1F">
      <w:pPr>
        <w:pStyle w:val="CommentText"/>
      </w:pPr>
      <w:r>
        <w:rPr>
          <w:rStyle w:val="CommentReference"/>
        </w:rPr>
        <w:annotationRef/>
      </w:r>
      <w:r>
        <w:t>check</w:t>
      </w:r>
    </w:p>
  </w:comment>
  <w:comment w:id="918" w:author="Windows User" w:date="2015-11-21T13:16:00Z" w:initials="WU">
    <w:p w14:paraId="5E32845B" w14:textId="77777777" w:rsidR="00453A38" w:rsidRDefault="00453A38" w:rsidP="00E35F1F">
      <w:pPr>
        <w:pStyle w:val="CommentText"/>
      </w:pPr>
      <w:r>
        <w:rPr>
          <w:rStyle w:val="CommentReference"/>
        </w:rPr>
        <w:annotationRef/>
      </w:r>
      <w:r>
        <w:t>check</w:t>
      </w:r>
    </w:p>
  </w:comment>
  <w:comment w:id="919" w:author="Windows User" w:date="2015-11-21T13:16:00Z" w:initials="WU">
    <w:p w14:paraId="530C7E75" w14:textId="77777777" w:rsidR="00453A38" w:rsidRDefault="00453A38" w:rsidP="00E35F1F">
      <w:pPr>
        <w:pStyle w:val="CommentText"/>
      </w:pPr>
      <w:r>
        <w:rPr>
          <w:rStyle w:val="CommentReference"/>
        </w:rPr>
        <w:annotationRef/>
      </w:r>
      <w:r>
        <w:t>check</w:t>
      </w:r>
    </w:p>
  </w:comment>
  <w:comment w:id="921" w:author="Windows User" w:date="2015-10-30T08:56:00Z" w:initials="BS">
    <w:p w14:paraId="215C41D2" w14:textId="77777777" w:rsidR="00453A38" w:rsidRDefault="00453A38" w:rsidP="00E35F1F">
      <w:pPr>
        <w:pStyle w:val="CommentText"/>
      </w:pPr>
      <w:r>
        <w:rPr>
          <w:rStyle w:val="CommentReference"/>
        </w:rPr>
        <w:annotationRef/>
      </w:r>
      <w:r>
        <w:t>sat?</w:t>
      </w:r>
    </w:p>
  </w:comment>
  <w:comment w:id="922" w:author="Windows User" w:date="2015-11-21T13:17:00Z" w:initials="WU">
    <w:p w14:paraId="6B55DDAB" w14:textId="77777777" w:rsidR="00453A38" w:rsidRDefault="00453A38" w:rsidP="00E35F1F">
      <w:pPr>
        <w:pStyle w:val="CommentText"/>
      </w:pPr>
      <w:r>
        <w:rPr>
          <w:rStyle w:val="CommentReference"/>
        </w:rPr>
        <w:annotationRef/>
      </w:r>
      <w:r>
        <w:t>check</w:t>
      </w:r>
    </w:p>
  </w:comment>
  <w:comment w:id="923" w:author="Windows User" w:date="2015-11-21T13:17:00Z" w:initials="WU">
    <w:p w14:paraId="5825D4CB" w14:textId="77777777" w:rsidR="00453A38" w:rsidRDefault="00453A38" w:rsidP="00E35F1F">
      <w:pPr>
        <w:pStyle w:val="CommentText"/>
      </w:pPr>
      <w:r>
        <w:rPr>
          <w:rStyle w:val="CommentReference"/>
        </w:rPr>
        <w:annotationRef/>
      </w:r>
      <w:r>
        <w:t>check</w:t>
      </w:r>
    </w:p>
  </w:comment>
  <w:comment w:id="926" w:author="Windows User" w:date="2015-10-30T08:56:00Z" w:initials="BS">
    <w:p w14:paraId="3E614A56" w14:textId="77777777" w:rsidR="00453A38" w:rsidRDefault="00453A38"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453A38" w:rsidRDefault="00453A38" w:rsidP="00E35F1F">
      <w:pPr>
        <w:pStyle w:val="CommentText"/>
      </w:pPr>
      <w:r>
        <w:rPr>
          <w:rStyle w:val="CommentReference"/>
        </w:rPr>
        <w:annotationRef/>
      </w:r>
      <w:r>
        <w:t>appearing?</w:t>
      </w:r>
    </w:p>
  </w:comment>
  <w:comment w:id="928" w:author="Windows User" w:date="2015-10-30T08:56:00Z" w:initials="BS">
    <w:p w14:paraId="4735348E" w14:textId="77777777" w:rsidR="00453A38" w:rsidRDefault="00453A38" w:rsidP="00E35F1F">
      <w:pPr>
        <w:pStyle w:val="CommentText"/>
      </w:pPr>
      <w:r>
        <w:rPr>
          <w:rStyle w:val="CommentReference"/>
        </w:rPr>
        <w:annotationRef/>
      </w:r>
      <w:r>
        <w:t>He</w:t>
      </w:r>
    </w:p>
  </w:comment>
  <w:comment w:id="935" w:author="Windows User" w:date="2015-10-30T08:56:00Z" w:initials="BS">
    <w:p w14:paraId="5F2DFD8E" w14:textId="77777777" w:rsidR="00453A38" w:rsidRDefault="00453A38"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453A38" w:rsidRDefault="00453A38" w:rsidP="00E35F1F">
      <w:pPr>
        <w:pStyle w:val="CommentText"/>
      </w:pPr>
      <w:r>
        <w:rPr>
          <w:rStyle w:val="CommentReference"/>
        </w:rPr>
        <w:annotationRef/>
      </w:r>
      <w:r>
        <w:t>For forty days</w:t>
      </w:r>
    </w:p>
  </w:comment>
  <w:comment w:id="937" w:author="Windows User" w:date="2015-10-30T08:56:00Z" w:initials="BS">
    <w:p w14:paraId="7D69D9EF" w14:textId="77777777" w:rsidR="00453A38" w:rsidRDefault="00453A38"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453A38" w:rsidRDefault="00453A38"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453A38" w:rsidRDefault="00453A38"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453A38" w:rsidRDefault="00453A38"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453A38" w:rsidRDefault="00453A38"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453A38" w:rsidRDefault="00453A38" w:rsidP="00E35F1F">
      <w:pPr>
        <w:pStyle w:val="CommentText"/>
      </w:pPr>
      <w:r>
        <w:rPr>
          <w:rStyle w:val="CommentReference"/>
        </w:rPr>
        <w:annotationRef/>
      </w:r>
      <w:r>
        <w:t>repeat quotes or contiguious?</w:t>
      </w:r>
    </w:p>
  </w:comment>
  <w:comment w:id="953" w:author="Windows User" w:date="2015-10-30T08:56:00Z" w:initials="BS">
    <w:p w14:paraId="29400B5B" w14:textId="77777777" w:rsidR="00453A38" w:rsidRDefault="00453A38" w:rsidP="00E35F1F">
      <w:pPr>
        <w:pStyle w:val="CommentText"/>
      </w:pPr>
      <w:r>
        <w:rPr>
          <w:rStyle w:val="CommentReference"/>
        </w:rPr>
        <w:annotationRef/>
      </w:r>
      <w:r>
        <w:t>in strength?</w:t>
      </w:r>
    </w:p>
  </w:comment>
  <w:comment w:id="954" w:author="Windows User" w:date="2015-10-30T08:56:00Z" w:initials="BS">
    <w:p w14:paraId="19007B27" w14:textId="77777777" w:rsidR="00453A38" w:rsidRDefault="00453A38"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453A38" w:rsidRDefault="00453A38" w:rsidP="00E35F1F">
      <w:pPr>
        <w:pStyle w:val="CommentText"/>
      </w:pPr>
      <w:r>
        <w:rPr>
          <w:rStyle w:val="CommentReference"/>
        </w:rPr>
        <w:annotationRef/>
      </w:r>
      <w:r>
        <w:t>theotokos, not mav em ef Nooti</w:t>
      </w:r>
    </w:p>
  </w:comment>
  <w:comment w:id="957" w:author="Windows User" w:date="2015-10-30T08:56:00Z" w:initials="BS">
    <w:p w14:paraId="72887F8D" w14:textId="77777777" w:rsidR="00453A38" w:rsidRDefault="00453A38" w:rsidP="00E35F1F">
      <w:pPr>
        <w:pStyle w:val="CommentText"/>
      </w:pPr>
      <w:r>
        <w:rPr>
          <w:rStyle w:val="CommentReference"/>
        </w:rPr>
        <w:annotationRef/>
      </w:r>
      <w:r>
        <w:t>in?</w:t>
      </w:r>
    </w:p>
  </w:comment>
  <w:comment w:id="959" w:author="Windows User" w:date="2015-10-30T08:56:00Z" w:initials="BS">
    <w:p w14:paraId="79923510" w14:textId="77777777" w:rsidR="00453A38" w:rsidRDefault="00453A38"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453A38" w:rsidRDefault="00453A38" w:rsidP="00E35F1F">
      <w:pPr>
        <w:pStyle w:val="CommentText"/>
      </w:pPr>
      <w:r>
        <w:rPr>
          <w:rStyle w:val="CommentReference"/>
        </w:rPr>
        <w:annotationRef/>
      </w:r>
      <w:r>
        <w:t>tense?</w:t>
      </w:r>
    </w:p>
  </w:comment>
  <w:comment w:id="962" w:author="Windows User" w:date="2015-10-30T08:56:00Z" w:initials="BS">
    <w:p w14:paraId="2626B3B0" w14:textId="77777777" w:rsidR="00453A38" w:rsidRDefault="00453A38" w:rsidP="00E35F1F">
      <w:pPr>
        <w:pStyle w:val="CommentText"/>
      </w:pPr>
      <w:r>
        <w:rPr>
          <w:rStyle w:val="CommentReference"/>
        </w:rPr>
        <w:annotationRef/>
      </w:r>
      <w:r>
        <w:t>too far for a pronoun</w:t>
      </w:r>
    </w:p>
  </w:comment>
  <w:comment w:id="963" w:author="Windows User" w:date="2015-10-30T08:56:00Z" w:initials="BS">
    <w:p w14:paraId="35C833E4" w14:textId="77777777" w:rsidR="00453A38" w:rsidRDefault="00453A38" w:rsidP="00E35F1F">
      <w:pPr>
        <w:pStyle w:val="CommentText"/>
      </w:pPr>
      <w:r>
        <w:rPr>
          <w:rStyle w:val="CommentReference"/>
        </w:rPr>
        <w:annotationRef/>
      </w:r>
      <w:r>
        <w:t>deemed or made?</w:t>
      </w:r>
    </w:p>
  </w:comment>
  <w:comment w:id="965" w:author="Windows User" w:date="2015-10-30T08:56:00Z" w:initials="BS">
    <w:p w14:paraId="5C7B7A35" w14:textId="77777777" w:rsidR="00453A38" w:rsidRDefault="00453A38"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453A38" w:rsidRDefault="00453A38" w:rsidP="00E35F1F">
      <w:pPr>
        <w:pStyle w:val="CommentText"/>
      </w:pPr>
      <w:r>
        <w:rPr>
          <w:rStyle w:val="CommentReference"/>
        </w:rPr>
        <w:annotationRef/>
      </w:r>
      <w:r>
        <w:t>rises or shines?</w:t>
      </w:r>
    </w:p>
  </w:comment>
  <w:comment w:id="970" w:author="Windows User" w:date="2015-10-30T08:56:00Z" w:initials="BS">
    <w:p w14:paraId="5671149C" w14:textId="77777777" w:rsidR="00453A38" w:rsidRDefault="00453A38" w:rsidP="00E35F1F">
      <w:pPr>
        <w:pStyle w:val="CommentText"/>
      </w:pPr>
      <w:r>
        <w:rPr>
          <w:rStyle w:val="CommentReference"/>
        </w:rPr>
        <w:annotationRef/>
      </w:r>
      <w:r>
        <w:t>destroyed or damaged?</w:t>
      </w:r>
    </w:p>
  </w:comment>
  <w:comment w:id="978" w:author="Windows User" w:date="2015-10-30T08:56:00Z" w:initials="BS">
    <w:p w14:paraId="4B308EB2" w14:textId="77777777" w:rsidR="00453A38" w:rsidRDefault="00453A38" w:rsidP="00E35F1F">
      <w:pPr>
        <w:pStyle w:val="CommentText"/>
      </w:pPr>
      <w:r>
        <w:rPr>
          <w:rStyle w:val="CommentReference"/>
        </w:rPr>
        <w:annotationRef/>
      </w:r>
      <w:r>
        <w:t>servant, or slave?</w:t>
      </w:r>
    </w:p>
  </w:comment>
  <w:comment w:id="979" w:author="Windows User" w:date="2015-10-30T08:56:00Z" w:initials="BS">
    <w:p w14:paraId="20DF1D54" w14:textId="77777777" w:rsidR="00453A38" w:rsidRDefault="00453A38" w:rsidP="00E35F1F">
      <w:pPr>
        <w:pStyle w:val="CommentText"/>
      </w:pPr>
      <w:r>
        <w:rPr>
          <w:rStyle w:val="CommentReference"/>
        </w:rPr>
        <w:annotationRef/>
      </w:r>
      <w:r>
        <w:t>Feels way too literal</w:t>
      </w:r>
    </w:p>
  </w:comment>
  <w:comment w:id="980" w:author="Windows User" w:date="2015-11-21T13:18:00Z" w:initials="WU">
    <w:p w14:paraId="2A74F11D" w14:textId="77777777" w:rsidR="00453A38" w:rsidRDefault="00453A38" w:rsidP="00E35F1F">
      <w:pPr>
        <w:pStyle w:val="CommentText"/>
      </w:pPr>
      <w:r>
        <w:rPr>
          <w:rStyle w:val="CommentReference"/>
        </w:rPr>
        <w:annotationRef/>
      </w:r>
      <w:r>
        <w:t>check</w:t>
      </w:r>
    </w:p>
  </w:comment>
  <w:comment w:id="988" w:author="Windows User" w:date="2015-10-30T08:56:00Z" w:initials="BS">
    <w:p w14:paraId="6352B7F4" w14:textId="77777777" w:rsidR="00453A38" w:rsidRDefault="00453A38"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453A38" w:rsidRDefault="00453A38"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453A38" w:rsidRDefault="00453A38"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453A38" w:rsidRDefault="00453A38"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453A38" w:rsidRDefault="00453A38"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453A38" w:rsidRDefault="00453A38" w:rsidP="00E35F1F">
      <w:pPr>
        <w:pStyle w:val="CommentText"/>
      </w:pPr>
      <w:r>
        <w:rPr>
          <w:rStyle w:val="CommentReference"/>
        </w:rPr>
        <w:annotationRef/>
      </w:r>
      <w:r>
        <w:t>net or hook?</w:t>
      </w:r>
    </w:p>
  </w:comment>
  <w:comment w:id="1002" w:author="Windows User" w:date="2015-10-30T08:56:00Z" w:initials="BS">
    <w:p w14:paraId="631E73A0" w14:textId="77777777" w:rsidR="00453A38" w:rsidRDefault="00453A38"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453A38" w:rsidRDefault="00453A38" w:rsidP="00E35F1F">
      <w:pPr>
        <w:pStyle w:val="CommentText"/>
      </w:pPr>
      <w:r>
        <w:rPr>
          <w:rStyle w:val="CommentReference"/>
        </w:rPr>
        <w:annotationRef/>
      </w:r>
      <w:r>
        <w:t>what does this mean?</w:t>
      </w:r>
    </w:p>
  </w:comment>
  <w:comment w:id="1004" w:author="Windows User" w:date="2015-10-30T08:56:00Z" w:initials="BS">
    <w:p w14:paraId="0A6E9F00" w14:textId="77777777" w:rsidR="00453A38" w:rsidRDefault="00453A38" w:rsidP="00E35F1F">
      <w:pPr>
        <w:pStyle w:val="CommentText"/>
      </w:pPr>
      <w:r>
        <w:rPr>
          <w:rStyle w:val="CommentReference"/>
        </w:rPr>
        <w:annotationRef/>
      </w:r>
      <w:r>
        <w:t>Path? Or Way? i.e. Christ?</w:t>
      </w:r>
    </w:p>
  </w:comment>
  <w:comment w:id="1005" w:author="Windows User" w:date="2015-10-30T08:56:00Z" w:initials="BS">
    <w:p w14:paraId="50D676B3" w14:textId="77777777" w:rsidR="00453A38" w:rsidRDefault="00453A38" w:rsidP="00E35F1F">
      <w:pPr>
        <w:pStyle w:val="CommentText"/>
      </w:pPr>
      <w:r>
        <w:rPr>
          <w:rStyle w:val="CommentReference"/>
        </w:rPr>
        <w:annotationRef/>
      </w:r>
      <w:r>
        <w:t>forward to? Or towards?</w:t>
      </w:r>
    </w:p>
  </w:comment>
  <w:comment w:id="1006" w:author="Windows User" w:date="2015-10-30T08:56:00Z" w:initials="BS">
    <w:p w14:paraId="4E94979B" w14:textId="77777777" w:rsidR="00453A38" w:rsidRDefault="00453A38" w:rsidP="00E35F1F">
      <w:pPr>
        <w:pStyle w:val="CommentText"/>
      </w:pPr>
      <w:r>
        <w:rPr>
          <w:rStyle w:val="CommentReference"/>
        </w:rPr>
        <w:annotationRef/>
      </w:r>
      <w:r>
        <w:t>gladness</w:t>
      </w:r>
    </w:p>
  </w:comment>
  <w:comment w:id="1014" w:author="Windows User" w:date="2015-10-30T08:56:00Z" w:initials="BS">
    <w:p w14:paraId="3588E256" w14:textId="77777777" w:rsidR="00453A38" w:rsidRDefault="00453A38"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453A38" w:rsidRDefault="00453A38" w:rsidP="00E35F1F">
      <w:pPr>
        <w:pStyle w:val="CommentText"/>
      </w:pPr>
      <w:r>
        <w:rPr>
          <w:rStyle w:val="CommentReference"/>
        </w:rPr>
        <w:annotationRef/>
      </w:r>
      <w:r>
        <w:t>Everyday or a day?</w:t>
      </w:r>
    </w:p>
  </w:comment>
  <w:comment w:id="1016" w:author="Windows User" w:date="2015-10-30T08:56:00Z" w:initials="BS">
    <w:p w14:paraId="7938A467" w14:textId="77777777" w:rsidR="00453A38" w:rsidRDefault="00453A38"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453A38" w:rsidRDefault="00453A38" w:rsidP="00E35F1F">
      <w:pPr>
        <w:pStyle w:val="CommentText"/>
      </w:pPr>
      <w:r>
        <w:rPr>
          <w:rStyle w:val="CommentReference"/>
        </w:rPr>
        <w:annotationRef/>
      </w:r>
      <w:r>
        <w:t>glory, splendor or beauty?</w:t>
      </w:r>
    </w:p>
  </w:comment>
  <w:comment w:id="1018" w:author="Windows User" w:date="2015-10-30T08:56:00Z" w:initials="BS">
    <w:p w14:paraId="07A7FAB4" w14:textId="77777777" w:rsidR="00453A38" w:rsidRDefault="00453A38" w:rsidP="00E35F1F">
      <w:pPr>
        <w:pStyle w:val="CommentText"/>
      </w:pPr>
      <w:r>
        <w:rPr>
          <w:rStyle w:val="CommentReference"/>
        </w:rPr>
        <w:annotationRef/>
      </w:r>
      <w:r>
        <w:t>from or and?</w:t>
      </w:r>
    </w:p>
  </w:comment>
  <w:comment w:id="1019" w:author="Windows User" w:date="2015-10-30T08:56:00Z" w:initials="BS">
    <w:p w14:paraId="5249720E" w14:textId="77777777" w:rsidR="00453A38" w:rsidRDefault="00453A38"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453A38" w:rsidRDefault="00453A38"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453A38" w:rsidRDefault="00453A38" w:rsidP="00E35F1F">
      <w:pPr>
        <w:pStyle w:val="CommentText"/>
      </w:pPr>
      <w:r>
        <w:rPr>
          <w:rStyle w:val="CommentReference"/>
        </w:rPr>
        <w:annotationRef/>
      </w:r>
      <w:r>
        <w:t>is this right?</w:t>
      </w:r>
    </w:p>
  </w:comment>
  <w:comment w:id="1022" w:author="Windows User" w:date="2015-10-30T08:56:00Z" w:initials="BS">
    <w:p w14:paraId="21BA9344" w14:textId="77777777" w:rsidR="00453A38" w:rsidRDefault="00453A38" w:rsidP="00E35F1F">
      <w:pPr>
        <w:pStyle w:val="CommentText"/>
      </w:pPr>
      <w:r>
        <w:rPr>
          <w:rStyle w:val="CommentReference"/>
        </w:rPr>
        <w:annotationRef/>
      </w:r>
      <w:r>
        <w:t>isn't it of?</w:t>
      </w:r>
    </w:p>
  </w:comment>
  <w:comment w:id="1023" w:author="Windows User" w:date="2015-10-30T08:56:00Z" w:initials="BS">
    <w:p w14:paraId="0DB057D8" w14:textId="77777777" w:rsidR="00453A38" w:rsidRDefault="00453A38" w:rsidP="00E35F1F">
      <w:pPr>
        <w:pStyle w:val="CommentText"/>
      </w:pPr>
      <w:r>
        <w:rPr>
          <w:rStyle w:val="CommentReference"/>
        </w:rPr>
        <w:annotationRef/>
      </w:r>
      <w:r>
        <w:t>isn't it blesses?</w:t>
      </w:r>
    </w:p>
  </w:comment>
  <w:comment w:id="1024" w:author="Windows User" w:date="2015-10-30T08:56:00Z" w:initials="BS">
    <w:p w14:paraId="4126BF87" w14:textId="77777777" w:rsidR="00453A38" w:rsidRDefault="00453A38" w:rsidP="00E35F1F">
      <w:pPr>
        <w:pStyle w:val="CommentText"/>
      </w:pPr>
      <w:r>
        <w:rPr>
          <w:rStyle w:val="CommentReference"/>
        </w:rPr>
        <w:annotationRef/>
      </w:r>
      <w:r>
        <w:t>blessing or blessing?</w:t>
      </w:r>
    </w:p>
  </w:comment>
  <w:comment w:id="1025" w:author="Windows User" w:date="2015-10-30T08:56:00Z" w:initials="BS">
    <w:p w14:paraId="068E7184" w14:textId="77777777" w:rsidR="00453A38" w:rsidRDefault="00453A38"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453A38" w:rsidRDefault="00453A38" w:rsidP="00E35F1F">
      <w:pPr>
        <w:pStyle w:val="CommentText"/>
      </w:pPr>
      <w:r>
        <w:rPr>
          <w:rStyle w:val="CommentReference"/>
        </w:rPr>
        <w:annotationRef/>
      </w:r>
      <w:r>
        <w:t>perfect or true?</w:t>
      </w:r>
    </w:p>
  </w:comment>
  <w:comment w:id="1029" w:author="Windows User" w:date="2015-11-21T13:21:00Z" w:initials="WU">
    <w:p w14:paraId="686F5E9C" w14:textId="77777777" w:rsidR="00453A38" w:rsidRDefault="00453A38" w:rsidP="00E35F1F">
      <w:pPr>
        <w:pStyle w:val="CommentText"/>
      </w:pPr>
      <w:r>
        <w:rPr>
          <w:rStyle w:val="CommentReference"/>
        </w:rPr>
        <w:annotationRef/>
      </w:r>
    </w:p>
  </w:comment>
  <w:comment w:id="1036" w:author="Windows User" w:date="2015-10-30T08:56:00Z" w:initials="BS">
    <w:p w14:paraId="138D81C8" w14:textId="77777777" w:rsidR="00453A38" w:rsidRDefault="00453A38" w:rsidP="00E35F1F">
      <w:pPr>
        <w:pStyle w:val="CommentText"/>
      </w:pPr>
      <w:r>
        <w:rPr>
          <w:rStyle w:val="CommentReference"/>
        </w:rPr>
        <w:annotationRef/>
      </w:r>
      <w:r>
        <w:t>which word is right?</w:t>
      </w:r>
    </w:p>
  </w:comment>
  <w:comment w:id="1037" w:author="Windows User" w:date="2015-10-30T08:56:00Z" w:initials="BS">
    <w:p w14:paraId="36B899D8" w14:textId="77777777" w:rsidR="00453A38" w:rsidRDefault="00453A38" w:rsidP="00E35F1F">
      <w:pPr>
        <w:pStyle w:val="CommentText"/>
      </w:pPr>
      <w:r>
        <w:rPr>
          <w:rStyle w:val="CommentReference"/>
        </w:rPr>
        <w:annotationRef/>
      </w:r>
      <w:r>
        <w:t>wise?</w:t>
      </w:r>
    </w:p>
  </w:comment>
  <w:comment w:id="1039" w:author="Windows User" w:date="2015-10-30T08:56:00Z" w:initials="BS">
    <w:p w14:paraId="62F2B22F" w14:textId="77777777" w:rsidR="00453A38" w:rsidRDefault="00453A38" w:rsidP="00E35F1F">
      <w:pPr>
        <w:pStyle w:val="CommentText"/>
      </w:pPr>
      <w:r>
        <w:rPr>
          <w:rStyle w:val="CommentReference"/>
        </w:rPr>
        <w:annotationRef/>
      </w:r>
      <w:r>
        <w:t>bride, or bridal chamber?</w:t>
      </w:r>
    </w:p>
  </w:comment>
  <w:comment w:id="1040" w:author="Windows User" w:date="2015-10-30T08:56:00Z" w:initials="BS">
    <w:p w14:paraId="13AA9031" w14:textId="77777777" w:rsidR="00453A38" w:rsidRDefault="00453A38" w:rsidP="00E35F1F">
      <w:pPr>
        <w:pStyle w:val="CommentText"/>
      </w:pPr>
      <w:r>
        <w:rPr>
          <w:rStyle w:val="CommentReference"/>
        </w:rPr>
        <w:annotationRef/>
      </w:r>
      <w:r>
        <w:t>truth, logos, or true logos?</w:t>
      </w:r>
    </w:p>
  </w:comment>
  <w:comment w:id="1041" w:author="Windows User" w:date="2015-10-30T08:56:00Z" w:initials="BS">
    <w:p w14:paraId="116A567C" w14:textId="77777777" w:rsidR="00453A38" w:rsidRDefault="00453A38" w:rsidP="00E35F1F">
      <w:pPr>
        <w:pStyle w:val="CommentText"/>
      </w:pPr>
      <w:r>
        <w:rPr>
          <w:rStyle w:val="CommentReference"/>
        </w:rPr>
        <w:annotationRef/>
      </w:r>
      <w:r>
        <w:t>redeemed or saved?</w:t>
      </w:r>
    </w:p>
  </w:comment>
  <w:comment w:id="1043" w:author="Windows User" w:date="2015-10-30T08:56:00Z" w:initials="BS">
    <w:p w14:paraId="37848CBE" w14:textId="77777777" w:rsidR="00453A38" w:rsidRDefault="00453A38" w:rsidP="00E35F1F">
      <w:pPr>
        <w:pStyle w:val="CommentText"/>
      </w:pPr>
      <w:r>
        <w:rPr>
          <w:rStyle w:val="CommentReference"/>
        </w:rPr>
        <w:annotationRef/>
      </w:r>
      <w:r>
        <w:t>for us or unto us?</w:t>
      </w:r>
    </w:p>
  </w:comment>
  <w:comment w:id="1046" w:author="Windows User" w:date="2015-10-30T08:56:00Z" w:initials="BS">
    <w:p w14:paraId="7318299D" w14:textId="77777777" w:rsidR="00453A38" w:rsidRDefault="00453A38" w:rsidP="00E35F1F">
      <w:pPr>
        <w:pStyle w:val="CommentText"/>
      </w:pPr>
      <w:r>
        <w:rPr>
          <w:rStyle w:val="CommentReference"/>
        </w:rPr>
        <w:annotationRef/>
      </w:r>
      <w:r>
        <w:t>what does eshleelooi mean?</w:t>
      </w:r>
    </w:p>
  </w:comment>
  <w:comment w:id="1047" w:author="Windows User" w:date="2015-10-30T08:56:00Z" w:initials="BS">
    <w:p w14:paraId="01016F04" w14:textId="77777777" w:rsidR="00453A38" w:rsidRDefault="00453A38" w:rsidP="00E35F1F">
      <w:pPr>
        <w:pStyle w:val="CommentText"/>
      </w:pPr>
      <w:r>
        <w:rPr>
          <w:rStyle w:val="CommentReference"/>
        </w:rPr>
        <w:annotationRef/>
      </w:r>
      <w:r>
        <w:t>save or redeem?</w:t>
      </w:r>
    </w:p>
  </w:comment>
  <w:comment w:id="1049" w:author="Windows User" w:date="2015-10-30T08:56:00Z" w:initials="BS">
    <w:p w14:paraId="2F0C8D0C" w14:textId="77777777" w:rsidR="00453A38" w:rsidRDefault="00453A38"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453A38" w:rsidRDefault="00453A38"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453A38" w:rsidRDefault="00453A38"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453A38" w:rsidRDefault="00453A38" w:rsidP="00E35F1F">
      <w:pPr>
        <w:pStyle w:val="CommentText"/>
      </w:pPr>
      <w:r>
        <w:rPr>
          <w:rStyle w:val="CommentReference"/>
        </w:rPr>
        <w:annotationRef/>
      </w:r>
      <w:r>
        <w:t>Saviour or redeemer?</w:t>
      </w:r>
    </w:p>
  </w:comment>
  <w:comment w:id="1055" w:author="Windows User" w:date="2015-10-30T08:56:00Z" w:initials="BS">
    <w:p w14:paraId="7BA01F3B" w14:textId="77777777" w:rsidR="00453A38" w:rsidRDefault="00453A38"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453A38" w:rsidRDefault="00453A38"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453A38" w:rsidRDefault="00453A38"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453A38" w:rsidRDefault="00453A38"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453A38" w:rsidRDefault="00453A38"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453A38" w:rsidRDefault="00453A38"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453A38" w:rsidRDefault="00453A38"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453A38" w:rsidRDefault="00453A38"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453A38" w:rsidRDefault="00453A38"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453A38" w:rsidRDefault="00453A38"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453A38" w:rsidRDefault="00453A38" w:rsidP="00E35F1F">
      <w:pPr>
        <w:pStyle w:val="CommentText"/>
      </w:pPr>
      <w:r>
        <w:rPr>
          <w:rStyle w:val="CommentReference"/>
        </w:rPr>
        <w:annotationRef/>
      </w:r>
      <w:r>
        <w:t>review</w:t>
      </w:r>
    </w:p>
  </w:comment>
  <w:comment w:id="1078" w:author="Windows User" w:date="2015-10-30T08:56:00Z" w:initials="BS">
    <w:p w14:paraId="5D50DB65" w14:textId="77777777" w:rsidR="00453A38" w:rsidRDefault="00453A38"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453A38" w:rsidRDefault="00453A38" w:rsidP="00E35F1F">
      <w:pPr>
        <w:pStyle w:val="CommentText"/>
      </w:pPr>
      <w:r>
        <w:rPr>
          <w:rStyle w:val="CommentReference"/>
        </w:rPr>
        <w:annotationRef/>
      </w:r>
      <w:r>
        <w:t>works or deeds?</w:t>
      </w:r>
    </w:p>
  </w:comment>
  <w:comment w:id="1080" w:author="Windows User" w:date="2015-11-21T13:24:00Z" w:initials="WU">
    <w:p w14:paraId="7A990723" w14:textId="77777777" w:rsidR="00453A38" w:rsidRDefault="00453A38" w:rsidP="00E35F1F">
      <w:pPr>
        <w:pStyle w:val="CommentText"/>
      </w:pPr>
      <w:r>
        <w:rPr>
          <w:rStyle w:val="CommentReference"/>
        </w:rPr>
        <w:annotationRef/>
      </w:r>
      <w:r>
        <w:t>review</w:t>
      </w:r>
    </w:p>
  </w:comment>
  <w:comment w:id="1081" w:author="Windows User" w:date="2015-10-30T08:56:00Z" w:initials="BS">
    <w:p w14:paraId="5BB3D65B" w14:textId="77777777" w:rsidR="00453A38" w:rsidRDefault="00453A38" w:rsidP="00E35F1F">
      <w:pPr>
        <w:pStyle w:val="CommentText"/>
      </w:pPr>
      <w:r>
        <w:rPr>
          <w:rStyle w:val="CommentReference"/>
        </w:rPr>
        <w:annotationRef/>
      </w:r>
      <w:r>
        <w:t>does Coptic have 'high'?</w:t>
      </w:r>
    </w:p>
  </w:comment>
  <w:comment w:id="1082" w:author="Windows User" w:date="2015-11-21T13:24:00Z" w:initials="WU">
    <w:p w14:paraId="1D334F95" w14:textId="77777777" w:rsidR="00453A38" w:rsidRDefault="00453A38" w:rsidP="00E35F1F">
      <w:pPr>
        <w:pStyle w:val="CommentText"/>
      </w:pPr>
      <w:r>
        <w:rPr>
          <w:rStyle w:val="CommentReference"/>
        </w:rPr>
        <w:annotationRef/>
      </w:r>
      <w:r>
        <w:t>review, add variant</w:t>
      </w:r>
    </w:p>
  </w:comment>
  <w:comment w:id="1083" w:author="Windows User" w:date="2015-10-30T08:56:00Z" w:initials="BS">
    <w:p w14:paraId="5480B788" w14:textId="77777777" w:rsidR="00453A38" w:rsidRDefault="00453A38"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453A38" w:rsidRDefault="00453A38"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453A38" w:rsidRDefault="00453A38" w:rsidP="006869EE">
      <w:pPr>
        <w:pStyle w:val="CommentText"/>
      </w:pPr>
      <w:r>
        <w:rPr>
          <w:rStyle w:val="CommentReference"/>
        </w:rPr>
        <w:annotationRef/>
      </w:r>
      <w:r>
        <w:t>May He or that He may</w:t>
      </w:r>
    </w:p>
  </w:comment>
  <w:comment w:id="1094" w:author="Windows User" w:date="2015-10-30T08:56:00Z" w:initials="BS">
    <w:p w14:paraId="5BE9E7DF" w14:textId="77777777" w:rsidR="00453A38" w:rsidRDefault="00453A38" w:rsidP="006869EE">
      <w:pPr>
        <w:pStyle w:val="CommentText"/>
      </w:pPr>
      <w:r>
        <w:rPr>
          <w:rStyle w:val="CommentReference"/>
        </w:rPr>
        <w:annotationRef/>
      </w:r>
      <w:r>
        <w:t>protopresbyters?</w:t>
      </w:r>
    </w:p>
  </w:comment>
  <w:comment w:id="1095" w:author="Windows User" w:date="2015-10-30T08:56:00Z" w:initials="BS">
    <w:p w14:paraId="37712CA1" w14:textId="77777777" w:rsidR="00453A38" w:rsidRDefault="00453A38" w:rsidP="006869EE">
      <w:pPr>
        <w:pStyle w:val="CommentText"/>
      </w:pPr>
      <w:r>
        <w:rPr>
          <w:rStyle w:val="CommentReference"/>
        </w:rPr>
        <w:annotationRef/>
      </w:r>
      <w:r>
        <w:t>those who?</w:t>
      </w:r>
    </w:p>
  </w:comment>
  <w:comment w:id="1096" w:author="Windows User" w:date="2015-10-30T08:56:00Z" w:initials="BS">
    <w:p w14:paraId="0BC9F56F" w14:textId="77777777" w:rsidR="00453A38" w:rsidRDefault="00453A38" w:rsidP="006869EE">
      <w:pPr>
        <w:pStyle w:val="CommentText"/>
      </w:pPr>
      <w:r>
        <w:rPr>
          <w:rStyle w:val="CommentReference"/>
        </w:rPr>
        <w:annotationRef/>
      </w:r>
      <w:r>
        <w:t>Yourself?</w:t>
      </w:r>
    </w:p>
  </w:comment>
  <w:comment w:id="1100" w:author="Windows User" w:date="2015-11-27T20:09:00Z" w:initials="WU">
    <w:p w14:paraId="5DD947BD" w14:textId="77777777" w:rsidR="00453A38" w:rsidRDefault="00453A38"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453A38" w:rsidRDefault="00453A38"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453A38" w:rsidRDefault="00453A38" w:rsidP="006869EE">
      <w:pPr>
        <w:pStyle w:val="CommentText"/>
      </w:pPr>
      <w:r>
        <w:rPr>
          <w:rStyle w:val="CommentReference"/>
        </w:rPr>
        <w:annotationRef/>
      </w:r>
      <w:r>
        <w:t>Good News or Glad Tidings?</w:t>
      </w:r>
    </w:p>
  </w:comment>
  <w:comment w:id="1111" w:author="Windows User" w:date="2015-10-30T08:56:00Z" w:initials="WU">
    <w:p w14:paraId="07481CDA" w14:textId="77777777" w:rsidR="00453A38" w:rsidRDefault="00453A38"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453A38" w:rsidRDefault="00453A38"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453A38" w:rsidRDefault="00453A38" w:rsidP="006869EE">
      <w:pPr>
        <w:pStyle w:val="CommentText"/>
      </w:pPr>
      <w:r>
        <w:rPr>
          <w:rStyle w:val="CommentReference"/>
        </w:rPr>
        <w:annotationRef/>
      </w:r>
      <w:r>
        <w:t>Add footnote of what this is</w:t>
      </w:r>
    </w:p>
  </w:comment>
  <w:comment w:id="1123" w:author="Windows User" w:date="2016-02-10T12:41:00Z" w:initials="WU">
    <w:p w14:paraId="67A8D0BB" w14:textId="77777777" w:rsidR="00453A38" w:rsidRDefault="00453A38" w:rsidP="00CA3D47">
      <w:pPr>
        <w:pStyle w:val="CommentText"/>
      </w:pPr>
      <w:r>
        <w:rPr>
          <w:rStyle w:val="CommentReference"/>
        </w:rPr>
        <w:annotationRef/>
      </w:r>
      <w:r>
        <w:t>May He or that He may</w:t>
      </w:r>
    </w:p>
  </w:comment>
  <w:comment w:id="1134" w:author="Windows User" w:date="2015-10-30T08:56:00Z" w:initials="WU">
    <w:p w14:paraId="6841EDAF" w14:textId="77777777" w:rsidR="00453A38" w:rsidRDefault="00453A38">
      <w:pPr>
        <w:pStyle w:val="CommentText"/>
      </w:pPr>
      <w:r>
        <w:rPr>
          <w:rStyle w:val="CommentReference"/>
        </w:rPr>
        <w:annotationRef/>
      </w:r>
      <w:r>
        <w:t>Isn’t this one more faithful?</w:t>
      </w:r>
    </w:p>
  </w:comment>
  <w:comment w:id="1135" w:author="Windows User" w:date="2015-10-30T08:56:00Z" w:initials="WU">
    <w:p w14:paraId="44483F5F" w14:textId="77777777" w:rsidR="00453A38" w:rsidRDefault="00453A38">
      <w:pPr>
        <w:pStyle w:val="CommentText"/>
      </w:pPr>
      <w:r>
        <w:rPr>
          <w:rStyle w:val="CommentReference"/>
        </w:rPr>
        <w:annotationRef/>
      </w:r>
      <w:r>
        <w:t>Which one(s) are/is right?</w:t>
      </w:r>
    </w:p>
  </w:comment>
  <w:comment w:id="1136" w:author="Windows User" w:date="2015-10-30T08:56:00Z" w:initials="WU">
    <w:p w14:paraId="22B3EF76" w14:textId="77777777" w:rsidR="00453A38" w:rsidRDefault="00453A38">
      <w:pPr>
        <w:pStyle w:val="CommentText"/>
      </w:pPr>
      <w:r>
        <w:rPr>
          <w:rStyle w:val="CommentReference"/>
        </w:rPr>
        <w:annotationRef/>
      </w:r>
      <w:r>
        <w:t>Coptic doesn’t seem to have “O Lord”</w:t>
      </w:r>
    </w:p>
  </w:comment>
  <w:comment w:id="1140" w:author="Windows User" w:date="2015-10-30T08:56:00Z" w:initials="WU">
    <w:p w14:paraId="6BF65470" w14:textId="77777777" w:rsidR="00453A38" w:rsidRDefault="00453A38">
      <w:pPr>
        <w:pStyle w:val="CommentText"/>
      </w:pPr>
      <w:r>
        <w:rPr>
          <w:rStyle w:val="CommentReference"/>
        </w:rPr>
        <w:annotationRef/>
      </w:r>
      <w:r>
        <w:t>Called or named?</w:t>
      </w:r>
    </w:p>
  </w:comment>
  <w:comment w:id="1141" w:author="Windows User" w:date="2015-10-30T08:56:00Z" w:initials="WU">
    <w:p w14:paraId="64122CF8" w14:textId="77777777" w:rsidR="00453A38" w:rsidRDefault="00453A38">
      <w:pPr>
        <w:pStyle w:val="CommentText"/>
      </w:pPr>
      <w:r>
        <w:rPr>
          <w:rStyle w:val="CommentReference"/>
        </w:rPr>
        <w:annotationRef/>
      </w:r>
      <w:r>
        <w:t>John loved the Lord, or the Lord loved John?</w:t>
      </w:r>
    </w:p>
  </w:comment>
  <w:comment w:id="1143" w:author="Windows User" w:date="2015-10-30T08:56:00Z" w:initials="WU">
    <w:p w14:paraId="28540FAB" w14:textId="77777777" w:rsidR="00453A38" w:rsidRDefault="00453A38">
      <w:pPr>
        <w:pStyle w:val="CommentText"/>
      </w:pPr>
      <w:r>
        <w:rPr>
          <w:rStyle w:val="CommentReference"/>
        </w:rPr>
        <w:annotationRef/>
      </w:r>
      <w:r>
        <w:t>Not the Lord?</w:t>
      </w:r>
    </w:p>
  </w:comment>
  <w:comment w:id="1144" w:author="Windows User" w:date="2015-10-30T08:56:00Z" w:initials="WU">
    <w:p w14:paraId="3BE9EA57" w14:textId="77777777" w:rsidR="00453A38" w:rsidRDefault="00453A38">
      <w:pPr>
        <w:pStyle w:val="CommentText"/>
      </w:pPr>
      <w:r>
        <w:rPr>
          <w:rStyle w:val="CommentReference"/>
        </w:rPr>
        <w:annotationRef/>
      </w:r>
      <w:r>
        <w:t>The rest missing?</w:t>
      </w:r>
    </w:p>
  </w:comment>
  <w:comment w:id="1145" w:author="Windows User" w:date="2015-10-30T08:56:00Z" w:initials="WU">
    <w:p w14:paraId="17CFCF91" w14:textId="77777777" w:rsidR="00453A38" w:rsidRDefault="00453A38">
      <w:pPr>
        <w:pStyle w:val="CommentText"/>
      </w:pPr>
      <w:r>
        <w:rPr>
          <w:rStyle w:val="CommentReference"/>
        </w:rPr>
        <w:annotationRef/>
      </w:r>
      <w:r>
        <w:t>Completely different…</w:t>
      </w:r>
    </w:p>
  </w:comment>
  <w:comment w:id="1146" w:author="Windows User" w:date="2015-10-30T08:56:00Z" w:initials="WU">
    <w:p w14:paraId="1A5ABDDA" w14:textId="77777777" w:rsidR="00453A38" w:rsidRDefault="00453A38">
      <w:pPr>
        <w:pStyle w:val="CommentText"/>
      </w:pPr>
      <w:r>
        <w:rPr>
          <w:rStyle w:val="CommentReference"/>
        </w:rPr>
        <w:annotationRef/>
      </w:r>
      <w:r>
        <w:t>Sound or voices?</w:t>
      </w:r>
    </w:p>
  </w:comment>
  <w:comment w:id="1148" w:author="Windows User" w:date="2015-10-30T08:56:00Z" w:initials="WU">
    <w:p w14:paraId="2632154F" w14:textId="77777777" w:rsidR="00453A38" w:rsidRDefault="00453A38">
      <w:pPr>
        <w:pStyle w:val="CommentText"/>
      </w:pPr>
      <w:r>
        <w:rPr>
          <w:rStyle w:val="CommentReference"/>
        </w:rPr>
        <w:annotationRef/>
      </w:r>
      <w:r>
        <w:t>AAP has divinely inspired.</w:t>
      </w:r>
    </w:p>
  </w:comment>
  <w:comment w:id="1150" w:author="Windows User" w:date="2015-10-30T08:56:00Z" w:initials="WU">
    <w:p w14:paraId="6A684B9E" w14:textId="77777777" w:rsidR="00453A38" w:rsidRDefault="00453A38">
      <w:pPr>
        <w:pStyle w:val="CommentText"/>
      </w:pPr>
      <w:r>
        <w:rPr>
          <w:rStyle w:val="CommentReference"/>
        </w:rPr>
        <w:annotationRef/>
      </w:r>
      <w:r>
        <w:t>This one needs looking at.</w:t>
      </w:r>
    </w:p>
  </w:comment>
  <w:comment w:id="1151" w:author="Windows User" w:date="2015-10-30T08:56:00Z" w:initials="WU">
    <w:p w14:paraId="3E29D706" w14:textId="77777777" w:rsidR="00453A38" w:rsidRDefault="00453A38">
      <w:pPr>
        <w:pStyle w:val="CommentText"/>
      </w:pPr>
      <w:r>
        <w:rPr>
          <w:rStyle w:val="CommentReference"/>
        </w:rPr>
        <w:annotationRef/>
      </w:r>
      <w:r>
        <w:t>Partners?</w:t>
      </w:r>
    </w:p>
  </w:comment>
  <w:comment w:id="1156" w:author="Windows User" w:date="2015-10-30T08:56:00Z" w:initials="WU">
    <w:p w14:paraId="662AC6DC" w14:textId="77777777" w:rsidR="00453A38" w:rsidRDefault="00453A38">
      <w:pPr>
        <w:pStyle w:val="CommentText"/>
      </w:pPr>
      <w:r>
        <w:rPr>
          <w:rStyle w:val="CommentReference"/>
        </w:rPr>
        <w:annotationRef/>
      </w:r>
      <w:r>
        <w:t>What land?</w:t>
      </w:r>
    </w:p>
  </w:comment>
  <w:comment w:id="1158" w:author="Windows User" w:date="2015-10-30T08:56:00Z" w:initials="WU">
    <w:p w14:paraId="121BE348" w14:textId="77777777" w:rsidR="00453A38" w:rsidRDefault="00453A38">
      <w:pPr>
        <w:pStyle w:val="CommentText"/>
      </w:pPr>
      <w:r>
        <w:rPr>
          <w:rStyle w:val="CommentReference"/>
        </w:rPr>
        <w:annotationRef/>
      </w:r>
      <w:r>
        <w:t>Or englighten?</w:t>
      </w:r>
    </w:p>
  </w:comment>
  <w:comment w:id="1172" w:author="Windows User" w:date="2015-10-30T08:56:00Z" w:initials="WU">
    <w:p w14:paraId="52EAF036" w14:textId="77777777" w:rsidR="00453A38" w:rsidRDefault="00453A38">
      <w:pPr>
        <w:pStyle w:val="CommentText"/>
      </w:pPr>
      <w:r>
        <w:rPr>
          <w:rStyle w:val="CommentReference"/>
        </w:rPr>
        <w:annotationRef/>
      </w:r>
      <w:r>
        <w:t>What should this verse be?</w:t>
      </w:r>
    </w:p>
  </w:comment>
  <w:comment w:id="1183" w:author="Windows User" w:date="2015-10-30T08:56:00Z" w:initials="BS">
    <w:p w14:paraId="1A0E2428" w14:textId="77777777" w:rsidR="00453A38" w:rsidRDefault="00453A38">
      <w:pPr>
        <w:pStyle w:val="CommentText"/>
      </w:pPr>
      <w:r>
        <w:rPr>
          <w:rStyle w:val="CommentReference"/>
        </w:rPr>
        <w:annotationRef/>
      </w:r>
      <w:r>
        <w:t>wiles or snares?</w:t>
      </w:r>
    </w:p>
  </w:comment>
  <w:comment w:id="1185" w:author="Windows User" w:date="2015-10-30T08:56:00Z" w:initials="BS">
    <w:p w14:paraId="2B8DD286" w14:textId="77777777" w:rsidR="00453A38" w:rsidRDefault="00453A38">
      <w:pPr>
        <w:pStyle w:val="CommentText"/>
      </w:pPr>
      <w:r>
        <w:rPr>
          <w:rStyle w:val="CommentReference"/>
        </w:rPr>
        <w:annotationRef/>
      </w:r>
      <w:r>
        <w:t>I typed this Coptic... so it will have typos..</w:t>
      </w:r>
    </w:p>
  </w:comment>
  <w:comment w:id="1186" w:author="Windows User" w:date="2015-10-30T08:56:00Z" w:initials="WU">
    <w:p w14:paraId="7AD216CC" w14:textId="77777777" w:rsidR="00453A38" w:rsidRDefault="00453A38">
      <w:pPr>
        <w:pStyle w:val="CommentText"/>
      </w:pPr>
      <w:r>
        <w:rPr>
          <w:rStyle w:val="CommentReference"/>
        </w:rPr>
        <w:annotationRef/>
      </w:r>
      <w:r>
        <w:t>You reign? The dominion is yours? Yours is the dominion?</w:t>
      </w:r>
    </w:p>
  </w:comment>
  <w:comment w:id="1188" w:author="Windows User" w:date="2015-10-30T08:56:00Z" w:initials="BS">
    <w:p w14:paraId="68C1922F" w14:textId="77777777" w:rsidR="00453A38" w:rsidRDefault="00453A38">
      <w:pPr>
        <w:pStyle w:val="CommentText"/>
      </w:pPr>
      <w:r>
        <w:rPr>
          <w:rStyle w:val="CommentReference"/>
        </w:rPr>
        <w:annotationRef/>
      </w:r>
      <w:r>
        <w:t>omit 'be' in contemporary?</w:t>
      </w:r>
    </w:p>
  </w:comment>
  <w:comment w:id="1189" w:author="Windows User" w:date="2015-10-30T08:56:00Z" w:initials="BS">
    <w:p w14:paraId="6511FB80" w14:textId="77777777" w:rsidR="00453A38" w:rsidRDefault="00453A38">
      <w:pPr>
        <w:pStyle w:val="CommentText"/>
      </w:pPr>
      <w:r>
        <w:rPr>
          <w:rStyle w:val="CommentReference"/>
        </w:rPr>
        <w:annotationRef/>
      </w:r>
      <w:r>
        <w:t>Abouna Antony: I typed this Coptic from the black book. Jenkims were very unclear. Please proof for typos.</w:t>
      </w:r>
    </w:p>
  </w:comment>
  <w:comment w:id="1190" w:author="Windows User" w:date="2015-10-30T08:56:00Z" w:initials="BS">
    <w:p w14:paraId="7DEA42F3" w14:textId="77777777" w:rsidR="00453A38" w:rsidRDefault="00453A38">
      <w:pPr>
        <w:pStyle w:val="CommentText"/>
      </w:pPr>
      <w:r>
        <w:rPr>
          <w:rStyle w:val="CommentReference"/>
        </w:rPr>
        <w:annotationRef/>
      </w:r>
      <w:r>
        <w:t>"is" before "the King" would make this whole vs flow as a sentence...</w:t>
      </w:r>
    </w:p>
  </w:comment>
  <w:comment w:id="1191" w:author="Windows User" w:date="2015-10-30T08:56:00Z" w:initials="BS">
    <w:p w14:paraId="1F17623C" w14:textId="77777777" w:rsidR="00453A38" w:rsidRDefault="00453A38">
      <w:pPr>
        <w:pStyle w:val="CommentText"/>
      </w:pPr>
      <w:r>
        <w:rPr>
          <w:rStyle w:val="CommentReference"/>
        </w:rPr>
        <w:annotationRef/>
      </w:r>
      <w:r>
        <w:t>ask more modern than entreat... but not quite right?</w:t>
      </w:r>
    </w:p>
  </w:comment>
  <w:comment w:id="1210" w:author="Windows User" w:date="2015-10-30T08:56:00Z" w:initials="WU">
    <w:p w14:paraId="5F20584F" w14:textId="77777777" w:rsidR="00453A38" w:rsidRDefault="00453A38">
      <w:pPr>
        <w:pStyle w:val="CommentText"/>
      </w:pPr>
      <w:r>
        <w:rPr>
          <w:rStyle w:val="CommentReference"/>
        </w:rPr>
        <w:annotationRef/>
      </w:r>
      <w:r>
        <w:t>Needs work.</w:t>
      </w:r>
    </w:p>
  </w:comment>
  <w:comment w:id="1215" w:author="Windows User" w:date="2015-10-30T08:56:00Z" w:initials="WU">
    <w:p w14:paraId="76E8B799" w14:textId="77777777" w:rsidR="00453A38" w:rsidRDefault="00453A38">
      <w:pPr>
        <w:pStyle w:val="CommentText"/>
      </w:pPr>
      <w:r>
        <w:rPr>
          <w:rStyle w:val="CommentReference"/>
        </w:rPr>
        <w:annotationRef/>
      </w:r>
      <w:r>
        <w:t>Should this be tho-out 5? Or 25?</w:t>
      </w:r>
    </w:p>
  </w:comment>
  <w:comment w:id="1222" w:author="Windows User" w:date="2015-11-11T11:06:00Z" w:initials="WU">
    <w:p w14:paraId="58D84DCF" w14:textId="77777777" w:rsidR="00453A38" w:rsidRDefault="00453A38">
      <w:pPr>
        <w:pStyle w:val="CommentText"/>
      </w:pPr>
      <w:r>
        <w:rPr>
          <w:rStyle w:val="CommentReference"/>
        </w:rPr>
        <w:annotationRef/>
      </w:r>
      <w:r>
        <w:t>Should this be last age or something?</w:t>
      </w:r>
    </w:p>
  </w:comment>
  <w:comment w:id="1224" w:author="Windows User" w:date="2015-11-11T11:00:00Z" w:initials="WU">
    <w:p w14:paraId="7D2DE752" w14:textId="77777777" w:rsidR="00453A38" w:rsidRDefault="00453A38">
      <w:pPr>
        <w:pStyle w:val="CommentText"/>
      </w:pPr>
      <w:r>
        <w:rPr>
          <w:rStyle w:val="CommentReference"/>
        </w:rPr>
        <w:annotationRef/>
      </w:r>
      <w:r>
        <w:t>This needs reviewing!</w:t>
      </w:r>
    </w:p>
  </w:comment>
  <w:comment w:id="1225" w:author="Windows User" w:date="2015-11-11T11:00:00Z" w:initials="WU">
    <w:p w14:paraId="65102EEC" w14:textId="77777777" w:rsidR="00453A38" w:rsidRDefault="00453A38">
      <w:pPr>
        <w:pStyle w:val="CommentText"/>
      </w:pPr>
      <w:r>
        <w:rPr>
          <w:rStyle w:val="CommentReference"/>
        </w:rPr>
        <w:annotationRef/>
      </w:r>
      <w:r>
        <w:t xml:space="preserve">This is probably wrong. God on high? </w:t>
      </w:r>
    </w:p>
  </w:comment>
  <w:comment w:id="1230" w:author="Windows User" w:date="2015-10-30T08:56:00Z" w:initials="WU">
    <w:p w14:paraId="38E4F092" w14:textId="77777777" w:rsidR="00453A38" w:rsidRDefault="00453A38">
      <w:pPr>
        <w:pStyle w:val="CommentText"/>
      </w:pPr>
      <w:r>
        <w:rPr>
          <w:rStyle w:val="CommentReference"/>
        </w:rPr>
        <w:annotationRef/>
      </w:r>
      <w:r>
        <w:t>Confirmed?</w:t>
      </w:r>
    </w:p>
  </w:comment>
  <w:comment w:id="1241" w:author="Windows User" w:date="2015-10-30T08:56:00Z" w:initials="WU">
    <w:p w14:paraId="41EDECE7" w14:textId="77777777" w:rsidR="00453A38" w:rsidRDefault="00453A38">
      <w:pPr>
        <w:pStyle w:val="CommentText"/>
      </w:pPr>
      <w:r>
        <w:rPr>
          <w:rStyle w:val="CommentReference"/>
        </w:rPr>
        <w:annotationRef/>
      </w:r>
      <w:r>
        <w:t>Heroes, or athletes?</w:t>
      </w:r>
    </w:p>
  </w:comment>
  <w:comment w:id="1268" w:author="Windows User" w:date="2015-10-30T08:56:00Z" w:initials="WU">
    <w:p w14:paraId="5FA627EB" w14:textId="77777777" w:rsidR="00453A38" w:rsidRDefault="00453A38">
      <w:pPr>
        <w:pStyle w:val="CommentText"/>
      </w:pPr>
      <w:r>
        <w:rPr>
          <w:rStyle w:val="CommentReference"/>
        </w:rPr>
        <w:annotationRef/>
      </w:r>
      <w:r>
        <w:t>Beasts or creatures?</w:t>
      </w:r>
    </w:p>
  </w:comment>
  <w:comment w:id="1269" w:author="Windows User" w:date="2015-10-30T08:56:00Z" w:initials="WU">
    <w:p w14:paraId="04563F96" w14:textId="77777777" w:rsidR="00453A38" w:rsidRDefault="00453A38">
      <w:pPr>
        <w:pStyle w:val="CommentText"/>
      </w:pPr>
      <w:r>
        <w:rPr>
          <w:rStyle w:val="CommentReference"/>
        </w:rPr>
        <w:annotationRef/>
      </w:r>
      <w:r>
        <w:t>Incessant? Or unceasing?</w:t>
      </w:r>
    </w:p>
  </w:comment>
  <w:comment w:id="1270" w:author="Windows User" w:date="2015-10-30T08:56:00Z" w:initials="WU">
    <w:p w14:paraId="7BD20F77" w14:textId="77777777" w:rsidR="00453A38" w:rsidRDefault="00453A38">
      <w:pPr>
        <w:pStyle w:val="CommentText"/>
      </w:pPr>
      <w:r>
        <w:rPr>
          <w:rStyle w:val="CommentReference"/>
        </w:rPr>
        <w:annotationRef/>
      </w:r>
      <w:r>
        <w:t>Flames of fire or fervent as fire?</w:t>
      </w:r>
    </w:p>
  </w:comment>
  <w:comment w:id="1274" w:author="Windows User" w:date="2015-10-30T08:56:00Z" w:initials="WU">
    <w:p w14:paraId="44A84E5A" w14:textId="77777777" w:rsidR="00453A38" w:rsidRDefault="00453A38">
      <w:pPr>
        <w:pStyle w:val="CommentText"/>
      </w:pPr>
      <w:r>
        <w:rPr>
          <w:rStyle w:val="CommentReference"/>
        </w:rPr>
        <w:annotationRef/>
      </w:r>
      <w:r>
        <w:t>Serving the Lord, or serving before the Lord?</w:t>
      </w:r>
    </w:p>
  </w:comment>
  <w:comment w:id="1288" w:author="Windows User" w:date="2015-10-30T08:56:00Z" w:initials="WU">
    <w:p w14:paraId="07D2B1EF" w14:textId="77777777" w:rsidR="00453A38" w:rsidRDefault="00453A38">
      <w:pPr>
        <w:pStyle w:val="CommentText"/>
      </w:pPr>
      <w:r>
        <w:rPr>
          <w:rStyle w:val="CommentReference"/>
        </w:rPr>
        <w:annotationRef/>
      </w:r>
      <w:r>
        <w:t>Or voice of God?</w:t>
      </w:r>
    </w:p>
  </w:comment>
  <w:comment w:id="1289" w:author="Windows User" w:date="2015-10-30T08:56:00Z" w:initials="WU">
    <w:p w14:paraId="3900CC21" w14:textId="77777777" w:rsidR="00453A38" w:rsidRDefault="00453A38">
      <w:pPr>
        <w:pStyle w:val="CommentText"/>
      </w:pPr>
      <w:r>
        <w:rPr>
          <w:rStyle w:val="CommentReference"/>
        </w:rPr>
        <w:annotationRef/>
      </w:r>
      <w:r>
        <w:t>Received or accepted?</w:t>
      </w:r>
    </w:p>
  </w:comment>
  <w:comment w:id="1294" w:author="Windows User" w:date="2015-11-06T08:39:00Z" w:initials="WU">
    <w:p w14:paraId="6EA3F191" w14:textId="77777777" w:rsidR="00453A38" w:rsidRDefault="00453A38">
      <w:pPr>
        <w:pStyle w:val="CommentText"/>
      </w:pPr>
      <w:r>
        <w:rPr>
          <w:rStyle w:val="CommentReference"/>
        </w:rPr>
        <w:annotationRef/>
      </w:r>
      <w:r>
        <w:t>Is this the right St. Theodore?</w:t>
      </w:r>
    </w:p>
  </w:comment>
  <w:comment w:id="1300" w:author="Windows User" w:date="2015-10-30T08:56:00Z" w:initials="WU">
    <w:p w14:paraId="227730E1" w14:textId="77777777" w:rsidR="00453A38" w:rsidRDefault="00453A38">
      <w:pPr>
        <w:pStyle w:val="CommentText"/>
      </w:pPr>
      <w:r>
        <w:rPr>
          <w:rStyle w:val="CommentReference"/>
        </w:rPr>
        <w:annotationRef/>
      </w:r>
      <w:r>
        <w:t>Prabios or Arabius? Doctors and physicians or physicians and well learned?</w:t>
      </w:r>
    </w:p>
  </w:comment>
  <w:comment w:id="1301" w:author="Windows User" w:date="2015-10-30T08:56:00Z" w:initials="WU">
    <w:p w14:paraId="519ADC1D" w14:textId="77777777" w:rsidR="00453A38" w:rsidRDefault="00453A38">
      <w:pPr>
        <w:pStyle w:val="CommentText"/>
      </w:pPr>
      <w:r>
        <w:rPr>
          <w:rStyle w:val="CommentReference"/>
        </w:rPr>
        <w:annotationRef/>
      </w:r>
      <w:r>
        <w:t>Building them upon the Name?</w:t>
      </w:r>
    </w:p>
  </w:comment>
  <w:comment w:id="1311" w:author="Windows User" w:date="2015-10-30T08:56:00Z" w:initials="WU">
    <w:p w14:paraId="3CFB1D1A" w14:textId="77777777" w:rsidR="00453A38" w:rsidRDefault="00453A38">
      <w:pPr>
        <w:pStyle w:val="CommentText"/>
      </w:pPr>
      <w:r>
        <w:rPr>
          <w:rStyle w:val="CommentReference"/>
        </w:rPr>
        <w:annotationRef/>
      </w:r>
      <w:r>
        <w:t>Placed or established?</w:t>
      </w:r>
    </w:p>
  </w:comment>
  <w:comment w:id="1312" w:author="Windows User" w:date="2015-10-30T08:56:00Z" w:initials="WU">
    <w:p w14:paraId="08983CC0" w14:textId="77777777" w:rsidR="00453A38" w:rsidRDefault="00453A38">
      <w:pPr>
        <w:pStyle w:val="CommentText"/>
      </w:pPr>
      <w:r>
        <w:rPr>
          <w:rStyle w:val="CommentReference"/>
        </w:rPr>
        <w:annotationRef/>
      </w:r>
      <w:r>
        <w:t>Or refused?</w:t>
      </w:r>
    </w:p>
  </w:comment>
  <w:comment w:id="1318" w:author="Windows User" w:date="2015-10-30T08:56:00Z" w:initials="WU">
    <w:p w14:paraId="535F3E1B" w14:textId="77777777" w:rsidR="00453A38" w:rsidRDefault="00453A38">
      <w:pPr>
        <w:pStyle w:val="CommentText"/>
      </w:pPr>
      <w:r>
        <w:rPr>
          <w:rStyle w:val="CommentReference"/>
        </w:rPr>
        <w:annotationRef/>
      </w:r>
      <w:r>
        <w:t>Sprung forth? Came forth? Blossomed?</w:t>
      </w:r>
    </w:p>
  </w:comment>
  <w:comment w:id="1330" w:author="Windows User" w:date="2015-10-30T08:56:00Z" w:initials="BS">
    <w:p w14:paraId="07DE8008" w14:textId="77777777" w:rsidR="00453A38" w:rsidRDefault="00453A38">
      <w:pPr>
        <w:pStyle w:val="CommentText"/>
      </w:pPr>
      <w:r>
        <w:rPr>
          <w:rStyle w:val="CommentReference"/>
        </w:rPr>
        <w:annotationRef/>
      </w:r>
      <w:r>
        <w:t>what does this mean?</w:t>
      </w:r>
    </w:p>
  </w:comment>
  <w:comment w:id="1331" w:author="Windows User" w:date="2015-10-30T08:56:00Z" w:initials="BS">
    <w:p w14:paraId="7DE26DCC" w14:textId="77777777" w:rsidR="00453A38" w:rsidRDefault="00453A38">
      <w:pPr>
        <w:pStyle w:val="CommentText"/>
      </w:pPr>
      <w:r>
        <w:rPr>
          <w:rStyle w:val="CommentReference"/>
        </w:rPr>
        <w:annotationRef/>
      </w:r>
      <w:r>
        <w:t>announced or proclaimed?</w:t>
      </w:r>
    </w:p>
  </w:comment>
  <w:comment w:id="1335" w:author="Windows User" w:date="2015-10-30T08:56:00Z" w:initials="WU">
    <w:p w14:paraId="729B2278" w14:textId="77777777" w:rsidR="00453A38" w:rsidRDefault="00453A38">
      <w:pPr>
        <w:pStyle w:val="CommentText"/>
      </w:pPr>
      <w:r>
        <w:rPr>
          <w:rStyle w:val="CommentReference"/>
        </w:rPr>
        <w:annotationRef/>
      </w:r>
      <w:r>
        <w:t>?</w:t>
      </w:r>
    </w:p>
  </w:comment>
  <w:comment w:id="1336" w:author="Windows User" w:date="2015-10-30T08:56:00Z" w:initials="WU">
    <w:p w14:paraId="44863D12" w14:textId="77777777" w:rsidR="00453A38" w:rsidRDefault="00453A38">
      <w:pPr>
        <w:pStyle w:val="CommentText"/>
      </w:pPr>
      <w:r>
        <w:rPr>
          <w:rStyle w:val="CommentReference"/>
        </w:rPr>
        <w:annotationRef/>
      </w:r>
      <w:r>
        <w:t>Bride, no, not bridegroom?</w:t>
      </w:r>
    </w:p>
  </w:comment>
  <w:comment w:id="1339" w:author="Windows User" w:date="2015-10-30T08:56:00Z" w:initials="WU">
    <w:p w14:paraId="6CE1AF88" w14:textId="77777777" w:rsidR="00453A38" w:rsidRDefault="00453A38">
      <w:pPr>
        <w:pStyle w:val="CommentText"/>
      </w:pPr>
      <w:r>
        <w:rPr>
          <w:rStyle w:val="CommentReference"/>
        </w:rPr>
        <w:annotationRef/>
      </w:r>
      <w:r>
        <w:t>Return?</w:t>
      </w:r>
    </w:p>
  </w:comment>
  <w:comment w:id="1340" w:author="Windows User" w:date="2015-10-30T08:56:00Z" w:initials="WU">
    <w:p w14:paraId="2917E600" w14:textId="77777777" w:rsidR="00453A38" w:rsidRDefault="00453A38">
      <w:pPr>
        <w:pStyle w:val="CommentText"/>
      </w:pPr>
      <w:r>
        <w:rPr>
          <w:rStyle w:val="CommentReference"/>
        </w:rPr>
        <w:annotationRef/>
      </w:r>
      <w:r>
        <w:t>Establishment? Building up?</w:t>
      </w:r>
    </w:p>
  </w:comment>
  <w:comment w:id="1342" w:author="Windows User" w:date="2015-10-30T08:56:00Z" w:initials="WU">
    <w:p w14:paraId="14DF4F91" w14:textId="77777777" w:rsidR="00453A38" w:rsidRDefault="00453A38">
      <w:pPr>
        <w:pStyle w:val="CommentText"/>
      </w:pPr>
      <w:r>
        <w:rPr>
          <w:rStyle w:val="CommentReference"/>
        </w:rPr>
        <w:annotationRef/>
      </w:r>
      <w:r>
        <w:t>Heavenly evangelist? Good tidings? Glad tidings? Good news?</w:t>
      </w:r>
    </w:p>
  </w:comment>
  <w:comment w:id="1343" w:author="Windows User" w:date="2015-10-30T08:56:00Z" w:initials="WU">
    <w:p w14:paraId="55FC1EAE" w14:textId="77777777" w:rsidR="00453A38" w:rsidRDefault="00453A38">
      <w:pPr>
        <w:pStyle w:val="CommentText"/>
      </w:pPr>
      <w:r>
        <w:rPr>
          <w:rStyle w:val="CommentReference"/>
        </w:rPr>
        <w:annotationRef/>
      </w:r>
      <w:r>
        <w:t>I don’t see “the Lord is with you” in the Coptic</w:t>
      </w:r>
    </w:p>
    <w:p w14:paraId="4431CB1C" w14:textId="77777777" w:rsidR="00453A38" w:rsidRDefault="00453A38">
      <w:pPr>
        <w:pStyle w:val="CommentText"/>
      </w:pPr>
    </w:p>
  </w:comment>
  <w:comment w:id="1344" w:author="Windows User" w:date="2015-10-30T08:56:00Z" w:initials="WU">
    <w:p w14:paraId="4549B91A" w14:textId="77777777" w:rsidR="00453A38" w:rsidRDefault="00453A38">
      <w:pPr>
        <w:pStyle w:val="CommentText"/>
      </w:pPr>
      <w:r>
        <w:rPr>
          <w:rStyle w:val="CommentReference"/>
        </w:rPr>
        <w:annotationRef/>
      </w:r>
      <w:r>
        <w:t>Heavenly herald of Good News?</w:t>
      </w:r>
    </w:p>
    <w:p w14:paraId="384F02AC" w14:textId="77777777" w:rsidR="00453A38" w:rsidRDefault="00453A38">
      <w:pPr>
        <w:pStyle w:val="CommentText"/>
      </w:pPr>
    </w:p>
  </w:comment>
  <w:comment w:id="1351" w:author="Windows User" w:date="2015-10-30T08:56:00Z" w:initials="WU">
    <w:p w14:paraId="4A264D5C" w14:textId="77777777" w:rsidR="00453A38" w:rsidRDefault="00453A38">
      <w:pPr>
        <w:pStyle w:val="CommentText"/>
      </w:pPr>
      <w:r>
        <w:rPr>
          <w:rStyle w:val="CommentReference"/>
        </w:rPr>
        <w:annotationRef/>
      </w:r>
      <w:r>
        <w:t>I think we’re doing holy for ethowab, but saint for agios… open to discussion though.</w:t>
      </w:r>
    </w:p>
  </w:comment>
  <w:comment w:id="1373" w:author="Windows User" w:date="2015-10-30T08:56:00Z" w:initials="BS">
    <w:p w14:paraId="20FFD670" w14:textId="77777777" w:rsidR="00453A38" w:rsidRDefault="00453A38" w:rsidP="006A0382">
      <w:pPr>
        <w:pStyle w:val="CommentText"/>
      </w:pPr>
      <w:r>
        <w:rPr>
          <w:rStyle w:val="CommentReference"/>
        </w:rPr>
        <w:annotationRef/>
      </w:r>
      <w:r>
        <w:t>theotokos, not mav em ef Nooti</w:t>
      </w:r>
    </w:p>
  </w:comment>
  <w:comment w:id="1376" w:author="Windows User" w:date="2015-10-30T08:56:00Z" w:initials="WU">
    <w:p w14:paraId="3A72AA33" w14:textId="77777777" w:rsidR="00453A38" w:rsidRDefault="00453A38">
      <w:pPr>
        <w:pStyle w:val="CommentText"/>
      </w:pPr>
      <w:r>
        <w:rPr>
          <w:rStyle w:val="CommentReference"/>
        </w:rPr>
        <w:annotationRef/>
      </w:r>
      <w:r>
        <w:t>Redeemed?</w:t>
      </w:r>
    </w:p>
  </w:comment>
  <w:comment w:id="1377" w:author="Windows User" w:date="2015-10-30T08:56:00Z" w:initials="WU">
    <w:p w14:paraId="5BF82FF5" w14:textId="77777777" w:rsidR="00453A38" w:rsidRDefault="00453A38">
      <w:pPr>
        <w:pStyle w:val="CommentText"/>
      </w:pPr>
      <w:r>
        <w:rPr>
          <w:rStyle w:val="CommentReference"/>
        </w:rPr>
        <w:annotationRef/>
      </w:r>
      <w:r>
        <w:t>For? So?</w:t>
      </w:r>
    </w:p>
  </w:comment>
  <w:comment w:id="1382" w:author="Windows User" w:date="2015-10-30T08:56:00Z" w:initials="WU">
    <w:p w14:paraId="5B54A424" w14:textId="77777777" w:rsidR="00453A38" w:rsidRDefault="00453A38">
      <w:pPr>
        <w:pStyle w:val="CommentText"/>
      </w:pPr>
      <w:r>
        <w:rPr>
          <w:rStyle w:val="CommentReference"/>
        </w:rPr>
        <w:annotationRef/>
      </w:r>
      <w:r>
        <w:t>Or did shine and did illuminate</w:t>
      </w:r>
    </w:p>
  </w:comment>
  <w:comment w:id="1383" w:author="Windows User" w:date="2015-10-30T08:56:00Z" w:initials="WU">
    <w:p w14:paraId="5929E69F" w14:textId="77777777" w:rsidR="00453A38" w:rsidRDefault="00453A38">
      <w:pPr>
        <w:pStyle w:val="CommentText"/>
      </w:pPr>
      <w:r>
        <w:rPr>
          <w:rStyle w:val="CommentReference"/>
        </w:rPr>
        <w:annotationRef/>
      </w:r>
      <w:r>
        <w:t>What should this verse be?</w:t>
      </w:r>
    </w:p>
  </w:comment>
  <w:comment w:id="1384" w:author="Windows User" w:date="2015-10-30T08:56:00Z" w:initials="WU">
    <w:p w14:paraId="37815108" w14:textId="77777777" w:rsidR="00453A38" w:rsidRDefault="00453A38">
      <w:pPr>
        <w:pStyle w:val="CommentText"/>
      </w:pPr>
      <w:r>
        <w:rPr>
          <w:rStyle w:val="CommentReference"/>
        </w:rPr>
        <w:annotationRef/>
      </w:r>
      <w:r>
        <w:t>Uhm… does this mean something else, because saying the seal of the door Ezekiel saw was raised seems really bad …</w:t>
      </w:r>
    </w:p>
  </w:comment>
  <w:comment w:id="1385" w:author="Windows User" w:date="2015-10-30T08:56:00Z" w:initials="WU">
    <w:p w14:paraId="770E6FA0" w14:textId="77777777" w:rsidR="00453A38" w:rsidRDefault="00453A38">
      <w:pPr>
        <w:pStyle w:val="CommentText"/>
      </w:pPr>
      <w:r>
        <w:rPr>
          <w:rStyle w:val="CommentReference"/>
        </w:rPr>
        <w:annotationRef/>
      </w:r>
      <w:r>
        <w:t>Who?</w:t>
      </w:r>
    </w:p>
  </w:comment>
  <w:comment w:id="1386" w:author="Windows User" w:date="2015-10-30T08:56:00Z" w:initials="WU">
    <w:p w14:paraId="7FDD5784" w14:textId="77777777" w:rsidR="00453A38" w:rsidRDefault="00453A38">
      <w:pPr>
        <w:pStyle w:val="CommentText"/>
      </w:pPr>
      <w:r>
        <w:rPr>
          <w:rStyle w:val="CommentReference"/>
        </w:rPr>
        <w:annotationRef/>
      </w:r>
      <w:r>
        <w:t>Different adjective</w:t>
      </w:r>
    </w:p>
  </w:comment>
  <w:comment w:id="1387" w:author="Windows User" w:date="2015-10-30T08:56:00Z" w:initials="WU">
    <w:p w14:paraId="69734FAC" w14:textId="77777777" w:rsidR="00453A38" w:rsidRDefault="00453A38">
      <w:pPr>
        <w:pStyle w:val="CommentText"/>
      </w:pPr>
      <w:r>
        <w:rPr>
          <w:rStyle w:val="CommentReference"/>
        </w:rPr>
        <w:annotationRef/>
      </w:r>
      <w:r>
        <w:t>Sickness?</w:t>
      </w:r>
    </w:p>
  </w:comment>
  <w:comment w:id="1390" w:author="Windows User" w:date="2015-10-30T08:56:00Z" w:initials="BS">
    <w:p w14:paraId="07C468E8" w14:textId="77777777" w:rsidR="00453A38" w:rsidRDefault="00453A3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3" w:author="Windows User" w:date="2015-10-30T08:56:00Z" w:initials="WU">
    <w:p w14:paraId="14F94395" w14:textId="77777777" w:rsidR="00453A38" w:rsidRDefault="00453A38">
      <w:pPr>
        <w:pStyle w:val="CommentText"/>
      </w:pPr>
      <w:r>
        <w:rPr>
          <w:rStyle w:val="CommentReference"/>
        </w:rPr>
        <w:annotationRef/>
      </w:r>
      <w:r>
        <w:t>What?</w:t>
      </w:r>
    </w:p>
  </w:comment>
  <w:comment w:id="1402" w:author="Windows User" w:date="2015-10-30T08:56:00Z" w:initials="WU">
    <w:p w14:paraId="39A2608E" w14:textId="77777777" w:rsidR="00453A38" w:rsidRDefault="00453A38">
      <w:pPr>
        <w:pStyle w:val="CommentText"/>
      </w:pPr>
      <w:r>
        <w:rPr>
          <w:rStyle w:val="CommentReference"/>
        </w:rPr>
        <w:annotationRef/>
      </w:r>
    </w:p>
  </w:comment>
  <w:comment w:id="1413" w:author="Windows User" w:date="2015-10-30T08:56:00Z" w:initials="WU">
    <w:p w14:paraId="255EEE9F" w14:textId="77777777" w:rsidR="00453A38" w:rsidRDefault="00453A38">
      <w:pPr>
        <w:pStyle w:val="CommentText"/>
      </w:pPr>
      <w:r>
        <w:rPr>
          <w:rStyle w:val="CommentReference"/>
        </w:rPr>
        <w:annotationRef/>
      </w:r>
      <w:r>
        <w:t>Is abouna going by a different version of the Coptic?</w:t>
      </w:r>
    </w:p>
    <w:p w14:paraId="45F504BB" w14:textId="77777777" w:rsidR="00453A38" w:rsidRDefault="00453A38">
      <w:pPr>
        <w:pStyle w:val="CommentText"/>
      </w:pPr>
    </w:p>
  </w:comment>
  <w:comment w:id="1415" w:author="Windows User" w:date="2015-10-30T08:56:00Z" w:initials="WU">
    <w:p w14:paraId="63C351E6" w14:textId="77777777" w:rsidR="00453A38" w:rsidRDefault="00453A38">
      <w:pPr>
        <w:pStyle w:val="CommentText"/>
      </w:pPr>
      <w:r>
        <w:rPr>
          <w:rStyle w:val="CommentReference"/>
        </w:rPr>
        <w:annotationRef/>
      </w:r>
      <w:r>
        <w:t>Praise and victory doesn’t make sense.</w:t>
      </w:r>
    </w:p>
  </w:comment>
  <w:comment w:id="1417" w:author="Windows User" w:date="2015-10-30T08:56:00Z" w:initials="WU">
    <w:p w14:paraId="5729C7D5" w14:textId="77777777" w:rsidR="00453A38" w:rsidRDefault="00453A38">
      <w:pPr>
        <w:pStyle w:val="CommentText"/>
      </w:pPr>
      <w:r>
        <w:rPr>
          <w:rStyle w:val="CommentReference"/>
        </w:rPr>
        <w:annotationRef/>
      </w:r>
      <w:r>
        <w:t>Godhead?</w:t>
      </w:r>
    </w:p>
  </w:comment>
  <w:comment w:id="1426" w:author="Windows User" w:date="2015-10-30T08:56:00Z" w:initials="WU">
    <w:p w14:paraId="78E42A11" w14:textId="77777777" w:rsidR="00453A38" w:rsidRDefault="00453A38">
      <w:pPr>
        <w:pStyle w:val="CommentText"/>
      </w:pPr>
      <w:r>
        <w:rPr>
          <w:rStyle w:val="CommentReference"/>
        </w:rPr>
        <w:annotationRef/>
      </w:r>
      <w:r>
        <w:t>Establish?</w:t>
      </w:r>
    </w:p>
  </w:comment>
  <w:comment w:id="1427" w:author="Windows User" w:date="2015-10-30T08:56:00Z" w:initials="WU">
    <w:p w14:paraId="642EB965" w14:textId="77777777" w:rsidR="00453A38" w:rsidRDefault="00453A38">
      <w:pPr>
        <w:pStyle w:val="CommentText"/>
      </w:pPr>
      <w:r>
        <w:rPr>
          <w:rStyle w:val="CommentReference"/>
        </w:rPr>
        <w:annotationRef/>
      </w:r>
      <w:r>
        <w:t>Check another source… missing puncuation</w:t>
      </w:r>
    </w:p>
  </w:comment>
  <w:comment w:id="1428" w:author="Windows User" w:date="2015-10-30T08:56:00Z" w:initials="WU">
    <w:p w14:paraId="6F8B5532" w14:textId="77777777" w:rsidR="00453A38" w:rsidRDefault="00453A38">
      <w:pPr>
        <w:pStyle w:val="CommentText"/>
      </w:pPr>
      <w:r>
        <w:rPr>
          <w:rStyle w:val="CommentReference"/>
        </w:rPr>
        <w:annotationRef/>
      </w:r>
      <w:r>
        <w:t>Worked?</w:t>
      </w:r>
    </w:p>
  </w:comment>
  <w:comment w:id="1429" w:author="Windows User" w:date="2015-10-30T08:56:00Z" w:initials="WU">
    <w:p w14:paraId="4F504285" w14:textId="77777777" w:rsidR="00453A38" w:rsidRDefault="00453A38">
      <w:pPr>
        <w:pStyle w:val="CommentText"/>
      </w:pPr>
      <w:r>
        <w:rPr>
          <w:rStyle w:val="CommentReference"/>
        </w:rPr>
        <w:annotationRef/>
      </w:r>
      <w:r>
        <w:t>Thrice holy or Trisagion?</w:t>
      </w:r>
    </w:p>
  </w:comment>
  <w:comment w:id="1431" w:author="Windows User" w:date="2015-10-30T08:56:00Z" w:initials="WU">
    <w:p w14:paraId="5514BCC2" w14:textId="77777777" w:rsidR="00453A38" w:rsidRPr="00936DE7"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2" w:author="Windows User" w:date="2015-10-30T08:56:00Z" w:initials="WU">
    <w:p w14:paraId="179A5384" w14:textId="77777777" w:rsidR="00453A38" w:rsidRDefault="00453A38">
      <w:pPr>
        <w:pStyle w:val="CommentText"/>
      </w:pPr>
      <w:r>
        <w:rPr>
          <w:rStyle w:val="CommentReference"/>
        </w:rPr>
        <w:annotationRef/>
      </w:r>
      <w:r>
        <w:t>Right translation?</w:t>
      </w:r>
    </w:p>
  </w:comment>
  <w:comment w:id="1434" w:author="Windows User" w:date="2015-10-30T08:56:00Z" w:initials="WU">
    <w:p w14:paraId="1682BE28" w14:textId="77777777" w:rsidR="00453A38" w:rsidRDefault="00453A38">
      <w:pPr>
        <w:pStyle w:val="CommentText"/>
      </w:pPr>
      <w:r>
        <w:rPr>
          <w:rStyle w:val="CommentReference"/>
        </w:rPr>
        <w:annotationRef/>
      </w:r>
      <w:r>
        <w:t>What does this mean?</w:t>
      </w:r>
    </w:p>
  </w:comment>
  <w:comment w:id="1435" w:author="Windows User" w:date="2015-10-30T08:56:00Z" w:initials="WU">
    <w:p w14:paraId="30C5B7C9" w14:textId="77777777" w:rsidR="00453A38" w:rsidRDefault="00453A38">
      <w:pPr>
        <w:pStyle w:val="CommentText"/>
      </w:pPr>
      <w:r>
        <w:rPr>
          <w:rStyle w:val="CommentReference"/>
        </w:rPr>
        <w:annotationRef/>
      </w:r>
      <w:r>
        <w:t>To the end?</w:t>
      </w:r>
    </w:p>
  </w:comment>
  <w:comment w:id="1440" w:author="Windows User" w:date="2015-10-30T08:56:00Z" w:initials="WU">
    <w:p w14:paraId="2C2856CA" w14:textId="77777777" w:rsidR="00453A38" w:rsidRDefault="00453A38">
      <w:pPr>
        <w:pStyle w:val="CommentText"/>
      </w:pPr>
      <w:r>
        <w:rPr>
          <w:rStyle w:val="CommentReference"/>
        </w:rPr>
        <w:annotationRef/>
      </w:r>
      <w:r>
        <w:t>Or freedom?</w:t>
      </w:r>
    </w:p>
  </w:comment>
  <w:comment w:id="1441" w:author="Windows User" w:date="2015-10-30T08:56:00Z" w:initials="WU">
    <w:p w14:paraId="229642C6" w14:textId="77777777" w:rsidR="00453A38" w:rsidRDefault="00453A38">
      <w:pPr>
        <w:pStyle w:val="CommentText"/>
      </w:pPr>
      <w:r>
        <w:rPr>
          <w:rStyle w:val="CommentReference"/>
        </w:rPr>
        <w:annotationRef/>
      </w:r>
      <w:r>
        <w:t>Or establish?</w:t>
      </w:r>
    </w:p>
  </w:comment>
  <w:comment w:id="1449" w:author="Windows User" w:date="2015-10-30T08:56:00Z" w:initials="WU">
    <w:p w14:paraId="798C7307" w14:textId="77777777" w:rsidR="00453A38" w:rsidRDefault="00453A38">
      <w:pPr>
        <w:pStyle w:val="CommentText"/>
      </w:pPr>
      <w:r>
        <w:rPr>
          <w:rStyle w:val="CommentReference"/>
        </w:rPr>
        <w:annotationRef/>
      </w:r>
      <w:r>
        <w:t>Is this the correct date?</w:t>
      </w:r>
    </w:p>
  </w:comment>
  <w:comment w:id="1541" w:author="Windows User" w:date="2015-10-30T08:56:00Z" w:initials="WU">
    <w:p w14:paraId="1C25D03A" w14:textId="77777777" w:rsidR="00453A38" w:rsidRDefault="00453A38">
      <w:pPr>
        <w:pStyle w:val="CommentText"/>
      </w:pPr>
      <w:r>
        <w:rPr>
          <w:rStyle w:val="CommentReference"/>
        </w:rPr>
        <w:annotationRef/>
      </w:r>
      <w:r>
        <w:t>Can this be reworded?</w:t>
      </w:r>
    </w:p>
  </w:comment>
  <w:comment w:id="1543" w:author="Windows User" w:date="2015-10-30T08:56:00Z" w:initials="WU">
    <w:p w14:paraId="71B1FE22" w14:textId="77777777" w:rsidR="00453A38" w:rsidRDefault="00453A38">
      <w:pPr>
        <w:pStyle w:val="CommentText"/>
      </w:pPr>
      <w:r>
        <w:rPr>
          <w:rStyle w:val="CommentReference"/>
        </w:rPr>
        <w:annotationRef/>
      </w:r>
      <w:r>
        <w:t>Check other books for alternate word here.</w:t>
      </w:r>
    </w:p>
  </w:comment>
  <w:comment w:id="1544" w:author="Windows User" w:date="2015-10-30T08:56:00Z" w:initials="WU">
    <w:p w14:paraId="546F5FFA" w14:textId="77777777" w:rsidR="00453A38" w:rsidRDefault="00453A38">
      <w:pPr>
        <w:pStyle w:val="CommentText"/>
      </w:pPr>
      <w:r>
        <w:rPr>
          <w:rStyle w:val="CommentReference"/>
        </w:rPr>
        <w:annotationRef/>
      </w:r>
      <w:r>
        <w:t>Nations or peoples?</w:t>
      </w:r>
    </w:p>
  </w:comment>
  <w:comment w:id="1545" w:author="Windows User" w:date="2015-10-30T08:56:00Z" w:initials="WU">
    <w:p w14:paraId="4FC1DCF3" w14:textId="77777777" w:rsidR="00453A38" w:rsidRDefault="00453A38">
      <w:pPr>
        <w:pStyle w:val="CommentText"/>
      </w:pPr>
      <w:r>
        <w:rPr>
          <w:rStyle w:val="CommentReference"/>
        </w:rPr>
        <w:annotationRef/>
      </w:r>
      <w:r>
        <w:t>Burned or consumed?</w:t>
      </w:r>
    </w:p>
  </w:comment>
  <w:comment w:id="1546" w:author="Windows User" w:date="2015-10-30T08:56:00Z" w:initials="WU">
    <w:p w14:paraId="5B463C07" w14:textId="77777777" w:rsidR="00453A38" w:rsidRDefault="00453A38">
      <w:pPr>
        <w:pStyle w:val="CommentText"/>
      </w:pPr>
      <w:r>
        <w:rPr>
          <w:rStyle w:val="CommentReference"/>
        </w:rPr>
        <w:annotationRef/>
      </w:r>
      <w:r>
        <w:t>?</w:t>
      </w:r>
    </w:p>
  </w:comment>
  <w:comment w:id="1547" w:author="Windows User" w:date="2015-10-30T08:56:00Z" w:initials="WU">
    <w:p w14:paraId="3079CC02" w14:textId="77777777" w:rsidR="00453A38" w:rsidRPr="0098028B"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8" w:author="Windows User" w:date="2015-10-30T08:56:00Z" w:initials="WU">
    <w:p w14:paraId="4B943F0B" w14:textId="77777777" w:rsidR="00453A38" w:rsidRDefault="00453A38">
      <w:pPr>
        <w:pStyle w:val="CommentText"/>
      </w:pPr>
      <w:r>
        <w:rPr>
          <w:rStyle w:val="CommentReference"/>
        </w:rPr>
        <w:annotationRef/>
      </w:r>
      <w:r>
        <w:t>Synaxarium has St. James dying twice… likely one of them should be St. John!</w:t>
      </w:r>
    </w:p>
  </w:comment>
  <w:comment w:id="1591" w:author="Windows User" w:date="2015-10-30T08:56:00Z" w:initials="WU">
    <w:p w14:paraId="11436C6E" w14:textId="77777777" w:rsidR="00453A38" w:rsidRDefault="00453A38">
      <w:pPr>
        <w:pStyle w:val="CommentText"/>
      </w:pPr>
      <w:r>
        <w:rPr>
          <w:rStyle w:val="CommentReference"/>
        </w:rPr>
        <w:annotationRef/>
      </w:r>
      <w:r>
        <w:t>Ramez says print synacarium may have him in july</w:t>
      </w:r>
    </w:p>
  </w:comment>
  <w:comment w:id="1602" w:author="Windows User" w:date="2015-10-30T08:56:00Z" w:initials="WU">
    <w:p w14:paraId="62A36CDC" w14:textId="77777777" w:rsidR="00453A38" w:rsidRDefault="00453A38">
      <w:pPr>
        <w:pStyle w:val="CommentText"/>
      </w:pPr>
      <w:r>
        <w:rPr>
          <w:rStyle w:val="CommentReference"/>
        </w:rPr>
        <w:annotationRef/>
      </w:r>
      <w:r>
        <w:t>Approached? What does this vs mean?</w:t>
      </w:r>
    </w:p>
  </w:comment>
  <w:comment w:id="1603" w:author="Windows User" w:date="2015-10-30T08:56:00Z" w:initials="WU">
    <w:p w14:paraId="329416E7" w14:textId="77777777" w:rsidR="00453A38" w:rsidRPr="00035775"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9" w:author="Windows User" w:date="2015-10-30T08:56:00Z" w:initials="WU">
    <w:p w14:paraId="763F73BB" w14:textId="77777777" w:rsidR="00453A38" w:rsidRDefault="00453A38">
      <w:pPr>
        <w:pStyle w:val="CommentText"/>
      </w:pPr>
      <w:r>
        <w:rPr>
          <w:rStyle w:val="CommentReference"/>
        </w:rPr>
        <w:annotationRef/>
      </w:r>
      <w:r>
        <w:t>Thoughts?</w:t>
      </w:r>
    </w:p>
  </w:comment>
  <w:comment w:id="1630" w:author="Windows User" w:date="2015-10-30T08:56:00Z" w:initials="WU">
    <w:p w14:paraId="7B47C8A3" w14:textId="77777777" w:rsidR="00453A38" w:rsidRDefault="00453A3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5" w:author="Windows User" w:date="2015-10-30T08:56:00Z" w:initials="WU">
    <w:p w14:paraId="0BE9113A" w14:textId="77777777" w:rsidR="00453A38" w:rsidRDefault="00453A38">
      <w:pPr>
        <w:pStyle w:val="CommentText"/>
      </w:pPr>
      <w:r>
        <w:rPr>
          <w:rStyle w:val="CommentReference"/>
        </w:rPr>
        <w:annotationRef/>
      </w:r>
      <w:r>
        <w:t>Completely different.</w:t>
      </w:r>
    </w:p>
  </w:comment>
  <w:comment w:id="1666" w:author="Windows User" w:date="2015-10-30T08:56:00Z" w:initials="WU">
    <w:p w14:paraId="074682DD" w14:textId="77777777" w:rsidR="00453A38" w:rsidRDefault="00453A38">
      <w:pPr>
        <w:pStyle w:val="CommentText"/>
      </w:pPr>
      <w:r>
        <w:rPr>
          <w:rStyle w:val="CommentReference"/>
        </w:rPr>
        <w:annotationRef/>
      </w:r>
      <w:r>
        <w:t>With or in?</w:t>
      </w:r>
    </w:p>
  </w:comment>
  <w:comment w:id="1667" w:author="Windows User" w:date="2015-10-30T08:56:00Z" w:initials="WU">
    <w:p w14:paraId="371712E1" w14:textId="77777777" w:rsidR="00453A38" w:rsidRDefault="00453A38">
      <w:pPr>
        <w:pStyle w:val="CommentText"/>
      </w:pPr>
      <w:r>
        <w:rPr>
          <w:rStyle w:val="CommentReference"/>
        </w:rPr>
        <w:annotationRef/>
      </w:r>
    </w:p>
  </w:comment>
  <w:comment w:id="1668" w:author="Windows User" w:date="2015-10-30T08:56:00Z" w:initials="WU">
    <w:p w14:paraId="0B3C1D3B" w14:textId="77777777" w:rsidR="00453A38" w:rsidRDefault="00453A38">
      <w:pPr>
        <w:pStyle w:val="CommentText"/>
      </w:pPr>
      <w:r>
        <w:rPr>
          <w:rStyle w:val="CommentReference"/>
        </w:rPr>
        <w:annotationRef/>
      </w:r>
      <w:r>
        <w:t>Sound or voice?</w:t>
      </w:r>
    </w:p>
  </w:comment>
  <w:comment w:id="1670" w:author="Windows User" w:date="2015-10-30T08:56:00Z" w:initials="WU">
    <w:p w14:paraId="1C3A0B98" w14:textId="77777777" w:rsidR="00453A38" w:rsidRDefault="00453A38">
      <w:pPr>
        <w:pStyle w:val="CommentText"/>
      </w:pPr>
      <w:r>
        <w:rPr>
          <w:rStyle w:val="CommentReference"/>
        </w:rPr>
        <w:annotationRef/>
      </w:r>
      <w:r>
        <w:t>Open to suggetions.</w:t>
      </w:r>
    </w:p>
  </w:comment>
  <w:comment w:id="1671" w:author="Windows User" w:date="2015-10-30T08:56:00Z" w:initials="WU">
    <w:p w14:paraId="79DB91AB" w14:textId="77777777" w:rsidR="00453A38" w:rsidRDefault="00453A38">
      <w:pPr>
        <w:pStyle w:val="CommentText"/>
      </w:pPr>
      <w:r>
        <w:rPr>
          <w:rStyle w:val="CommentReference"/>
        </w:rPr>
        <w:annotationRef/>
      </w:r>
      <w:r>
        <w:t>Before?</w:t>
      </w:r>
    </w:p>
  </w:comment>
  <w:comment w:id="1672" w:author="Windows User" w:date="2015-10-30T08:56:00Z" w:initials="WU">
    <w:p w14:paraId="777049F3" w14:textId="77777777" w:rsidR="00453A38" w:rsidRDefault="00453A38">
      <w:pPr>
        <w:pStyle w:val="CommentText"/>
      </w:pPr>
      <w:r>
        <w:rPr>
          <w:rStyle w:val="CommentReference"/>
        </w:rPr>
        <w:annotationRef/>
      </w:r>
      <w:r>
        <w:t>Nations?</w:t>
      </w:r>
    </w:p>
  </w:comment>
  <w:comment w:id="1673" w:author="Windows User" w:date="2015-10-30T08:56:00Z" w:initials="WU">
    <w:p w14:paraId="29D1E0CC" w14:textId="77777777" w:rsidR="00453A38" w:rsidRDefault="00453A38">
      <w:pPr>
        <w:pStyle w:val="CommentText"/>
      </w:pPr>
      <w:r>
        <w:rPr>
          <w:rStyle w:val="CommentReference"/>
        </w:rPr>
        <w:annotationRef/>
      </w:r>
      <w:r>
        <w:t>?</w:t>
      </w:r>
    </w:p>
  </w:comment>
  <w:comment w:id="1714" w:author="Windows User" w:date="2015-10-30T08:56:00Z" w:initials="WU">
    <w:p w14:paraId="73A9ACC7" w14:textId="77777777" w:rsidR="00453A38" w:rsidRDefault="00453A38">
      <w:pPr>
        <w:pStyle w:val="CommentText"/>
      </w:pPr>
      <w:r>
        <w:rPr>
          <w:rStyle w:val="CommentReference"/>
        </w:rPr>
        <w:annotationRef/>
      </w:r>
      <w:r>
        <w:t>?</w:t>
      </w:r>
    </w:p>
  </w:comment>
  <w:comment w:id="1721" w:author="Windows User" w:date="2015-10-30T08:56:00Z" w:initials="WU">
    <w:p w14:paraId="4F5630C0" w14:textId="77777777" w:rsidR="00453A38" w:rsidRDefault="00453A38">
      <w:pPr>
        <w:pStyle w:val="CommentText"/>
      </w:pPr>
      <w:r>
        <w:rPr>
          <w:rStyle w:val="CommentReference"/>
        </w:rPr>
        <w:annotationRef/>
      </w:r>
      <w:r>
        <w:t>Abba Noub, abanoub, Apa Noub, Apnoub?</w:t>
      </w:r>
    </w:p>
  </w:comment>
  <w:comment w:id="1722" w:author="Windows User" w:date="2015-10-30T08:56:00Z" w:initials="WU">
    <w:p w14:paraId="3899034D" w14:textId="77777777" w:rsidR="00453A38" w:rsidRDefault="00453A38">
      <w:pPr>
        <w:pStyle w:val="CommentText"/>
      </w:pPr>
      <w:r>
        <w:rPr>
          <w:rStyle w:val="CommentReference"/>
        </w:rPr>
        <w:annotationRef/>
      </w:r>
      <w:r>
        <w:t>Upright, or orthodox?</w:t>
      </w:r>
    </w:p>
  </w:comment>
  <w:comment w:id="1731" w:author="Windows User" w:date="2015-10-30T08:56:00Z" w:initials="WU">
    <w:p w14:paraId="61207ABC" w14:textId="77777777" w:rsidR="00453A38" w:rsidRDefault="00453A38">
      <w:pPr>
        <w:pStyle w:val="CommentText"/>
      </w:pPr>
      <w:r>
        <w:rPr>
          <w:rStyle w:val="CommentReference"/>
        </w:rPr>
        <w:annotationRef/>
      </w:r>
      <w:r>
        <w:t>Are we going with ti agia = saint and ti ethowab = the holy?</w:t>
      </w:r>
    </w:p>
  </w:comment>
  <w:comment w:id="1753" w:author="Windows User" w:date="2015-11-18T20:43:00Z" w:initials="WU">
    <w:p w14:paraId="08613E46" w14:textId="00F90E8C" w:rsidR="00453A38" w:rsidRDefault="00453A38">
      <w:pPr>
        <w:pStyle w:val="CommentText"/>
      </w:pPr>
      <w:r>
        <w:rPr>
          <w:rStyle w:val="CommentReference"/>
        </w:rPr>
        <w:annotationRef/>
      </w:r>
      <w:r>
        <w:t>Is this for Adam days? Or just Sundays?</w:t>
      </w:r>
    </w:p>
  </w:comment>
  <w:comment w:id="1754" w:author="Windows User" w:date="2015-11-18T20:38:00Z" w:initials="WU">
    <w:p w14:paraId="43F9C3B7" w14:textId="77777777" w:rsidR="00453A38" w:rsidRDefault="00453A38">
      <w:pPr>
        <w:pStyle w:val="CommentText"/>
      </w:pPr>
      <w:r>
        <w:rPr>
          <w:rStyle w:val="CommentReference"/>
        </w:rPr>
        <w:annotationRef/>
      </w:r>
      <w:r>
        <w:t>What does this mean? I feel like we put something else somewhere else</w:t>
      </w:r>
    </w:p>
  </w:comment>
  <w:comment w:id="1756" w:author="Windows User" w:date="2015-11-19T22:12:00Z" w:initials="WU">
    <w:p w14:paraId="79F037D4" w14:textId="77777777" w:rsidR="00453A38" w:rsidRDefault="00453A38">
      <w:pPr>
        <w:pStyle w:val="CommentText"/>
      </w:pPr>
      <w:r>
        <w:rPr>
          <w:rStyle w:val="CommentReference"/>
        </w:rPr>
        <w:annotationRef/>
      </w:r>
      <w:r>
        <w:t>Theotokos forever, or ever-Theotokos?</w:t>
      </w:r>
    </w:p>
  </w:comment>
  <w:comment w:id="1757" w:author="Windows User" w:date="2015-11-19T22:12:00Z" w:initials="WU">
    <w:p w14:paraId="7E2C6DDB" w14:textId="77777777" w:rsidR="00453A38" w:rsidRDefault="00453A38">
      <w:pPr>
        <w:pStyle w:val="CommentText"/>
      </w:pPr>
      <w:r>
        <w:rPr>
          <w:rStyle w:val="CommentReference"/>
        </w:rPr>
        <w:annotationRef/>
      </w:r>
      <w:r>
        <w:t>What does this mean?</w:t>
      </w:r>
    </w:p>
  </w:comment>
  <w:comment w:id="1758" w:author="Windows User" w:date="2015-11-19T22:12:00Z" w:initials="WU">
    <w:p w14:paraId="71146019" w14:textId="77777777" w:rsidR="00453A38" w:rsidRDefault="00453A38">
      <w:pPr>
        <w:pStyle w:val="CommentText"/>
      </w:pPr>
      <w:r>
        <w:rPr>
          <w:rStyle w:val="CommentReference"/>
        </w:rPr>
        <w:annotationRef/>
      </w:r>
      <w:r>
        <w:t>What does this mean?</w:t>
      </w:r>
    </w:p>
  </w:comment>
  <w:comment w:id="1759" w:author="Windows User" w:date="2015-11-19T22:12:00Z" w:initials="WU">
    <w:p w14:paraId="24E4F57A" w14:textId="77777777" w:rsidR="00453A38" w:rsidRDefault="00453A38">
      <w:pPr>
        <w:pStyle w:val="CommentText"/>
      </w:pPr>
      <w:r>
        <w:rPr>
          <w:rStyle w:val="CommentReference"/>
        </w:rPr>
        <w:annotationRef/>
      </w:r>
      <w:r>
        <w:t>Praying or interceding?</w:t>
      </w:r>
    </w:p>
  </w:comment>
  <w:comment w:id="1777" w:author="Windows User" w:date="2015-10-30T08:56:00Z" w:initials="WU">
    <w:p w14:paraId="36116F5D" w14:textId="77777777" w:rsidR="00453A38" w:rsidRPr="00F905FE"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8" w:author="Windows User" w:date="2015-10-30T08:56:00Z" w:initials="WU">
    <w:p w14:paraId="55EA204B" w14:textId="77777777" w:rsidR="00453A38" w:rsidRDefault="00453A38">
      <w:pPr>
        <w:pStyle w:val="CommentText"/>
      </w:pPr>
      <w:r>
        <w:rPr>
          <w:rStyle w:val="CommentReference"/>
        </w:rPr>
        <w:annotationRef/>
      </w:r>
      <w:r>
        <w:t>Typo?</w:t>
      </w:r>
    </w:p>
  </w:comment>
  <w:comment w:id="1799" w:author="Windows User" w:date="2015-10-30T08:56:00Z" w:initials="WU">
    <w:p w14:paraId="11E5D177" w14:textId="77777777" w:rsidR="00453A38" w:rsidRPr="00DD5DBC"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1" w:author="Windows User" w:date="2015-10-30T08:56:00Z" w:initials="WU">
    <w:p w14:paraId="38A16B24" w14:textId="77777777" w:rsidR="00453A38" w:rsidRDefault="00453A38">
      <w:pPr>
        <w:pStyle w:val="CommentText"/>
      </w:pPr>
      <w:r>
        <w:rPr>
          <w:rStyle w:val="CommentReference"/>
        </w:rPr>
        <w:annotationRef/>
      </w:r>
      <w:r>
        <w:t>What does the Coptic say?</w:t>
      </w:r>
    </w:p>
  </w:comment>
  <w:comment w:id="1802" w:author="Windows User" w:date="2015-10-30T08:56:00Z" w:initials="WU">
    <w:p w14:paraId="239824AA" w14:textId="77777777" w:rsidR="00453A38" w:rsidRDefault="00453A38">
      <w:pPr>
        <w:pStyle w:val="CommentText"/>
      </w:pPr>
      <w:r>
        <w:rPr>
          <w:rStyle w:val="CommentReference"/>
        </w:rPr>
        <w:annotationRef/>
      </w:r>
      <w:r>
        <w:t>What is being quoted? 2Cor 5?</w:t>
      </w:r>
    </w:p>
  </w:comment>
  <w:comment w:id="1805" w:author="Windows User" w:date="2015-10-30T08:56:00Z" w:initials="WU">
    <w:p w14:paraId="1EC34668" w14:textId="77777777" w:rsidR="00453A38" w:rsidRDefault="00453A38">
      <w:pPr>
        <w:pStyle w:val="CommentText"/>
      </w:pPr>
      <w:r>
        <w:rPr>
          <w:rStyle w:val="CommentReference"/>
        </w:rPr>
        <w:annotationRef/>
      </w:r>
      <w:r>
        <w:t>This is clearly a late composition, bastardizing other hymns. “our father in heaven, the sinless one, with your good father…” right.</w:t>
      </w:r>
    </w:p>
  </w:comment>
  <w:comment w:id="1806" w:author="Windows User" w:date="2015-10-30T08:56:00Z" w:initials="WU">
    <w:p w14:paraId="4470C38C" w14:textId="77777777" w:rsidR="00453A38" w:rsidRDefault="00453A38">
      <w:pPr>
        <w:pStyle w:val="CommentText"/>
      </w:pPr>
      <w:r>
        <w:rPr>
          <w:rStyle w:val="CommentReference"/>
        </w:rPr>
        <w:annotationRef/>
      </w:r>
      <w:r>
        <w:t>Coptic is different from previous verse. What should English be?</w:t>
      </w:r>
    </w:p>
  </w:comment>
  <w:comment w:id="1807" w:author="Windows User" w:date="2015-10-30T08:56:00Z" w:initials="WU">
    <w:p w14:paraId="350A9B71" w14:textId="77777777" w:rsidR="00453A38" w:rsidRDefault="00453A38">
      <w:pPr>
        <w:pStyle w:val="CommentText"/>
      </w:pPr>
      <w:r>
        <w:rPr>
          <w:rStyle w:val="CommentReference"/>
        </w:rPr>
        <w:annotationRef/>
      </w:r>
      <w:r>
        <w:t>Or athletes? Or athletic martyrs?</w:t>
      </w:r>
    </w:p>
  </w:comment>
  <w:comment w:id="1808" w:author="Windows User" w:date="2015-10-30T08:56:00Z" w:initials="WU">
    <w:p w14:paraId="72F9FFC3" w14:textId="77777777" w:rsidR="00453A38" w:rsidRDefault="00453A38">
      <w:pPr>
        <w:pStyle w:val="CommentText"/>
      </w:pPr>
      <w:r>
        <w:rPr>
          <w:rStyle w:val="CommentReference"/>
        </w:rPr>
        <w:annotationRef/>
      </w:r>
      <w:r>
        <w:t>Or of the martyrs?</w:t>
      </w:r>
    </w:p>
  </w:comment>
  <w:comment w:id="1809" w:author="Windows User" w:date="2015-10-30T08:56:00Z" w:initials="WU">
    <w:p w14:paraId="7BD5C124" w14:textId="77777777" w:rsidR="00453A38" w:rsidRDefault="00453A38">
      <w:pPr>
        <w:pStyle w:val="CommentText"/>
      </w:pPr>
      <w:r>
        <w:rPr>
          <w:rStyle w:val="CommentReference"/>
        </w:rPr>
        <w:annotationRef/>
      </w:r>
      <w:r>
        <w:t>Carries or lifts?</w:t>
      </w:r>
    </w:p>
  </w:comment>
  <w:comment w:id="1810" w:author="Windows User" w:date="2015-10-30T08:56:00Z" w:initials="WU">
    <w:p w14:paraId="525F7218" w14:textId="77777777" w:rsidR="00453A38" w:rsidRDefault="00453A38">
      <w:pPr>
        <w:pStyle w:val="CommentText"/>
      </w:pPr>
      <w:r>
        <w:rPr>
          <w:rStyle w:val="CommentReference"/>
        </w:rPr>
        <w:annotationRef/>
      </w:r>
      <w:r>
        <w:t>Churches?</w:t>
      </w:r>
    </w:p>
    <w:p w14:paraId="32A8F1D7" w14:textId="77777777" w:rsidR="00453A38" w:rsidRDefault="00453A38">
      <w:pPr>
        <w:pStyle w:val="CommentText"/>
      </w:pPr>
    </w:p>
  </w:comment>
  <w:comment w:id="1811" w:author="Windows User" w:date="2015-10-30T08:56:00Z" w:initials="WU">
    <w:p w14:paraId="165286E5" w14:textId="77777777" w:rsidR="00453A38" w:rsidRDefault="00453A38">
      <w:pPr>
        <w:pStyle w:val="CommentText"/>
      </w:pPr>
      <w:r>
        <w:rPr>
          <w:rStyle w:val="CommentReference"/>
        </w:rPr>
        <w:annotationRef/>
      </w:r>
      <w:r>
        <w:t>End?</w:t>
      </w:r>
    </w:p>
  </w:comment>
  <w:comment w:id="1820" w:author="Windows User" w:date="2015-10-30T08:56:00Z" w:initials="WU">
    <w:p w14:paraId="770DC519" w14:textId="77777777" w:rsidR="00453A38" w:rsidRDefault="00453A38">
      <w:pPr>
        <w:pStyle w:val="CommentText"/>
      </w:pPr>
      <w:r>
        <w:rPr>
          <w:rStyle w:val="CommentReference"/>
        </w:rPr>
        <w:annotationRef/>
      </w:r>
      <w:r>
        <w:t>Or full stop. You are worthy of the glory,</w:t>
      </w:r>
    </w:p>
  </w:comment>
  <w:comment w:id="1826" w:author="Windows User" w:date="2015-10-30T08:56:00Z" w:initials="WU">
    <w:p w14:paraId="664F3BFA" w14:textId="77777777" w:rsidR="00453A38" w:rsidRDefault="00453A38">
      <w:pPr>
        <w:pStyle w:val="CommentText"/>
      </w:pPr>
      <w:r>
        <w:rPr>
          <w:rStyle w:val="CommentReference"/>
        </w:rPr>
        <w:annotationRef/>
      </w:r>
      <w:r>
        <w:t>?</w:t>
      </w:r>
    </w:p>
  </w:comment>
  <w:comment w:id="1829" w:author="Windows User" w:date="2015-10-30T08:56:00Z" w:initials="WU">
    <w:p w14:paraId="08BCD53E" w14:textId="77777777" w:rsidR="00453A38" w:rsidRDefault="00453A38">
      <w:pPr>
        <w:pStyle w:val="CommentText"/>
      </w:pPr>
      <w:r>
        <w:rPr>
          <w:rStyle w:val="CommentReference"/>
        </w:rPr>
        <w:annotationRef/>
      </w:r>
      <w:r>
        <w:t>Is? Or will be? Exalted, or highly exalted?</w:t>
      </w:r>
    </w:p>
  </w:comment>
  <w:comment w:id="1831" w:author="Windows User" w:date="2015-10-30T08:56:00Z" w:initials="WU">
    <w:p w14:paraId="4F4D62D2" w14:textId="77777777" w:rsidR="00453A38" w:rsidRDefault="00453A38">
      <w:pPr>
        <w:pStyle w:val="CommentText"/>
      </w:pPr>
      <w:r>
        <w:rPr>
          <w:rStyle w:val="CommentReference"/>
        </w:rPr>
        <w:annotationRef/>
      </w:r>
      <w:r>
        <w:t>Bring or offer</w:t>
      </w:r>
    </w:p>
  </w:comment>
  <w:comment w:id="1832" w:author="Windows User" w:date="2015-10-30T08:56:00Z" w:initials="WU">
    <w:p w14:paraId="66D4EE13" w14:textId="77777777" w:rsidR="00453A38" w:rsidRDefault="00453A38">
      <w:pPr>
        <w:pStyle w:val="CommentText"/>
      </w:pPr>
      <w:r>
        <w:rPr>
          <w:rStyle w:val="CommentReference"/>
        </w:rPr>
        <w:annotationRef/>
      </w:r>
      <w:r>
        <w:t>Spelling?</w:t>
      </w:r>
    </w:p>
  </w:comment>
  <w:comment w:id="1838" w:author="Windows User" w:date="2015-11-17T22:12:00Z" w:initials="WU">
    <w:p w14:paraId="412F0631" w14:textId="77777777" w:rsidR="00453A38" w:rsidRDefault="00453A38">
      <w:pPr>
        <w:pStyle w:val="CommentText"/>
      </w:pPr>
      <w:r>
        <w:rPr>
          <w:rStyle w:val="CommentReference"/>
        </w:rPr>
        <w:annotationRef/>
      </w:r>
      <w:r>
        <w:t>Literally trampled, right? Or crushed?</w:t>
      </w:r>
    </w:p>
  </w:comment>
  <w:comment w:id="1839" w:author="Windows User" w:date="2015-11-17T22:12:00Z" w:initials="WU">
    <w:p w14:paraId="135DCC31" w14:textId="77777777" w:rsidR="00453A38" w:rsidRDefault="00453A38">
      <w:pPr>
        <w:pStyle w:val="CommentText"/>
      </w:pPr>
      <w:r>
        <w:rPr>
          <w:rStyle w:val="CommentReference"/>
        </w:rPr>
        <w:annotationRef/>
      </w:r>
      <w:r>
        <w:t>Authority? Might? Reign?</w:t>
      </w:r>
    </w:p>
  </w:comment>
  <w:comment w:id="1842" w:author="Windows User" w:date="2015-10-30T08:56:00Z" w:initials="WU">
    <w:p w14:paraId="11BE3C4D" w14:textId="77777777" w:rsidR="00453A38" w:rsidRDefault="00453A38">
      <w:pPr>
        <w:pStyle w:val="CommentText"/>
      </w:pPr>
      <w:r>
        <w:rPr>
          <w:rStyle w:val="CommentReference"/>
        </w:rPr>
        <w:annotationRef/>
      </w:r>
      <w:r>
        <w:t>Name or Holy Name?</w:t>
      </w:r>
    </w:p>
  </w:comment>
  <w:comment w:id="1852" w:author="Windows User" w:date="2015-10-30T08:56:00Z" w:initials="WU">
    <w:p w14:paraId="4A1C10F1" w14:textId="77777777" w:rsidR="00453A38" w:rsidRDefault="00453A38">
      <w:pPr>
        <w:pStyle w:val="CommentText"/>
      </w:pPr>
      <w:r>
        <w:rPr>
          <w:rStyle w:val="CommentReference"/>
        </w:rPr>
        <w:annotationRef/>
      </w:r>
      <w:r>
        <w:t>Christ or Jesus Christ?</w:t>
      </w:r>
    </w:p>
  </w:comment>
  <w:comment w:id="1858" w:author="Windows User" w:date="2015-10-30T08:56:00Z" w:initials="WU">
    <w:p w14:paraId="31C2C585" w14:textId="77777777" w:rsidR="00453A38" w:rsidRDefault="00453A38">
      <w:pPr>
        <w:pStyle w:val="CommentText"/>
      </w:pPr>
      <w:r>
        <w:rPr>
          <w:rStyle w:val="CommentReference"/>
        </w:rPr>
        <w:annotationRef/>
      </w:r>
      <w:r>
        <w:t>Name or Holy Name?</w:t>
      </w:r>
    </w:p>
  </w:comment>
  <w:comment w:id="1859" w:author="Windows User" w:date="2015-10-30T08:56:00Z" w:initials="WU">
    <w:p w14:paraId="18203C3C" w14:textId="77777777" w:rsidR="00453A38" w:rsidRDefault="00453A38">
      <w:pPr>
        <w:pStyle w:val="CommentText"/>
      </w:pPr>
      <w:r>
        <w:rPr>
          <w:rStyle w:val="CommentReference"/>
        </w:rPr>
        <w:annotationRef/>
      </w:r>
      <w:r>
        <w:t>To Him? Or by His might/power?</w:t>
      </w:r>
    </w:p>
  </w:comment>
  <w:comment w:id="1860" w:author="Windows User" w:date="2015-10-30T08:56:00Z" w:initials="WU">
    <w:p w14:paraId="27B39720" w14:textId="77777777" w:rsidR="00453A38" w:rsidRDefault="00453A38">
      <w:pPr>
        <w:pStyle w:val="CommentText"/>
      </w:pPr>
      <w:r>
        <w:rPr>
          <w:rStyle w:val="CommentReference"/>
        </w:rPr>
        <w:annotationRef/>
      </w:r>
      <w:r>
        <w:t>Might, or may?</w:t>
      </w:r>
    </w:p>
  </w:comment>
  <w:comment w:id="1861" w:author="Windows User" w:date="2015-10-30T08:56:00Z" w:initials="WU">
    <w:p w14:paraId="2FB96B7C" w14:textId="77777777" w:rsidR="00453A38" w:rsidRDefault="00453A38" w:rsidP="00F77A5B">
      <w:pPr>
        <w:pStyle w:val="CommentText"/>
      </w:pPr>
      <w:r>
        <w:rPr>
          <w:rStyle w:val="CommentReference"/>
        </w:rPr>
        <w:annotationRef/>
      </w:r>
      <w:r>
        <w:t>Christ or Jesus Christ?</w:t>
      </w:r>
    </w:p>
  </w:comment>
  <w:comment w:id="1864" w:author="Windows User" w:date="2015-10-30T08:56:00Z" w:initials="WU">
    <w:p w14:paraId="775D4B1C" w14:textId="77777777" w:rsidR="00453A38" w:rsidRDefault="00453A38">
      <w:pPr>
        <w:pStyle w:val="CommentText"/>
      </w:pPr>
      <w:r>
        <w:rPr>
          <w:rStyle w:val="CommentReference"/>
        </w:rPr>
        <w:annotationRef/>
      </w:r>
      <w:r>
        <w:t>Miracles?</w:t>
      </w:r>
    </w:p>
  </w:comment>
  <w:comment w:id="1870" w:author="Windows User" w:date="2015-10-30T08:56:00Z" w:initials="WU">
    <w:p w14:paraId="511773EC" w14:textId="77777777" w:rsidR="00453A38" w:rsidRDefault="00453A38">
      <w:pPr>
        <w:pStyle w:val="CommentText"/>
      </w:pPr>
      <w:r>
        <w:rPr>
          <w:rStyle w:val="CommentReference"/>
        </w:rPr>
        <w:annotationRef/>
      </w:r>
      <w:r>
        <w:t>Name or Holy Name?</w:t>
      </w:r>
    </w:p>
  </w:comment>
  <w:comment w:id="1871" w:author="Windows User" w:date="2015-10-30T08:56:00Z" w:initials="WU">
    <w:p w14:paraId="0BC6FD3A" w14:textId="77777777" w:rsidR="00453A38" w:rsidRDefault="00453A38">
      <w:pPr>
        <w:pStyle w:val="CommentText"/>
      </w:pPr>
      <w:r>
        <w:rPr>
          <w:rStyle w:val="CommentReference"/>
        </w:rPr>
        <w:annotationRef/>
      </w:r>
      <w:r>
        <w:t>To Him? Or by His might/power?</w:t>
      </w:r>
    </w:p>
  </w:comment>
  <w:comment w:id="1872" w:author="Windows User" w:date="2015-10-30T08:56:00Z" w:initials="WU">
    <w:p w14:paraId="6BED6166" w14:textId="77777777" w:rsidR="00453A38" w:rsidRDefault="00453A38">
      <w:pPr>
        <w:pStyle w:val="CommentText"/>
      </w:pPr>
      <w:r>
        <w:rPr>
          <w:rStyle w:val="CommentReference"/>
        </w:rPr>
        <w:annotationRef/>
      </w:r>
      <w:r>
        <w:t>Might, or may?</w:t>
      </w:r>
    </w:p>
  </w:comment>
  <w:comment w:id="1877" w:author="Brett Slote" w:date="2016-05-06T20:19:00Z" w:initials="BS">
    <w:p w14:paraId="184BF56F" w14:textId="0C1ED1E8" w:rsidR="00453A38" w:rsidRDefault="00453A38">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2FCA3" w14:textId="77777777" w:rsidR="00207AB0" w:rsidRDefault="00207AB0" w:rsidP="006D61CA">
      <w:pPr>
        <w:spacing w:after="0" w:line="240" w:lineRule="auto"/>
      </w:pPr>
      <w:r>
        <w:separator/>
      </w:r>
    </w:p>
  </w:endnote>
  <w:endnote w:type="continuationSeparator" w:id="0">
    <w:p w14:paraId="7E318125" w14:textId="77777777" w:rsidR="00207AB0" w:rsidRDefault="00207AB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109035F" w:rsidR="00453A38" w:rsidRPr="004D6538" w:rsidRDefault="00453A38"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C7DE2">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53A38" w:rsidRPr="009654EE" w:rsidRDefault="00453A38"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D3052BF" w:rsidR="00453A38" w:rsidRPr="009654EE" w:rsidRDefault="00453A3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C7DE2">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D18D061" w:rsidR="00453A38" w:rsidRPr="006D61CA" w:rsidRDefault="00453A3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C7DE2">
      <w:rPr>
        <w:noProof/>
        <w:lang w:val="en-US"/>
      </w:rPr>
      <w:t>435</w:t>
    </w:r>
    <w:r w:rsidRPr="006D61CA">
      <w:rPr>
        <w:lang w:val="en-US"/>
      </w:rPr>
      <w:fldChar w:fldCharType="end"/>
    </w:r>
  </w:p>
  <w:p w14:paraId="1546C8BA" w14:textId="77777777" w:rsidR="00453A38" w:rsidRDefault="00453A38"/>
  <w:p w14:paraId="578F45FC" w14:textId="77777777" w:rsidR="00453A38" w:rsidRDefault="00453A3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2A665C7A" w:rsidR="00453A38" w:rsidRPr="006D61CA" w:rsidRDefault="00453A3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C7DE2">
      <w:rPr>
        <w:noProof/>
        <w:lang w:val="en-US"/>
      </w:rPr>
      <w:t>603</w:t>
    </w:r>
    <w:r w:rsidRPr="006D61CA">
      <w:rPr>
        <w:lang w:val="en-US"/>
      </w:rPr>
      <w:fldChar w:fldCharType="end"/>
    </w:r>
  </w:p>
  <w:p w14:paraId="6E3E0469" w14:textId="77777777" w:rsidR="00453A38" w:rsidRDefault="00453A38"/>
  <w:p w14:paraId="5C3C24E2" w14:textId="77777777" w:rsidR="00453A38" w:rsidRDefault="00453A3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6F79AD69" w:rsidR="00453A38" w:rsidRPr="004D6538" w:rsidRDefault="00453A3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C7DE2">
      <w:rPr>
        <w:noProof/>
        <w:lang w:val="en-US"/>
      </w:rPr>
      <w:t>602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FB777" w14:textId="77777777" w:rsidR="00207AB0" w:rsidRDefault="00207AB0" w:rsidP="006D61CA">
      <w:pPr>
        <w:spacing w:after="0" w:line="240" w:lineRule="auto"/>
      </w:pPr>
      <w:r>
        <w:separator/>
      </w:r>
    </w:p>
  </w:footnote>
  <w:footnote w:type="continuationSeparator" w:id="0">
    <w:p w14:paraId="50C87BCB" w14:textId="77777777" w:rsidR="00207AB0" w:rsidRDefault="00207AB0" w:rsidP="006D61CA">
      <w:pPr>
        <w:spacing w:after="0" w:line="240" w:lineRule="auto"/>
      </w:pPr>
      <w:r>
        <w:continuationSeparator/>
      </w:r>
    </w:p>
  </w:footnote>
  <w:footnote w:id="1">
    <w:p w14:paraId="1854ACC6" w14:textId="57C6305A" w:rsidR="00453A38" w:rsidRDefault="00453A38"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453A38" w:rsidRDefault="00453A38" w:rsidP="00F94412">
      <w:pPr>
        <w:pStyle w:val="footnote"/>
      </w:pPr>
      <w:r>
        <w:rPr>
          <w:rStyle w:val="FootnoteReference"/>
        </w:rPr>
        <w:footnoteRef/>
      </w:r>
      <w:r>
        <w:t xml:space="preserve"> [JS] or “assemblies”</w:t>
      </w:r>
    </w:p>
  </w:footnote>
  <w:footnote w:id="3">
    <w:p w14:paraId="5E4DFE5E" w14:textId="69B73039" w:rsidR="00453A38" w:rsidRPr="00926B87" w:rsidRDefault="00453A3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53A38" w:rsidRDefault="00453A38" w:rsidP="00031314">
      <w:pPr>
        <w:pStyle w:val="footnote"/>
      </w:pPr>
    </w:p>
  </w:footnote>
  <w:footnote w:id="4">
    <w:p w14:paraId="5EDE2D3A" w14:textId="77777777" w:rsidR="00453A38" w:rsidRDefault="00453A3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453A38" w:rsidRDefault="00453A38" w:rsidP="00323889">
      <w:pPr>
        <w:pStyle w:val="footnote"/>
      </w:pPr>
      <w:r>
        <w:rPr>
          <w:rStyle w:val="FootnoteReference"/>
        </w:rPr>
        <w:footnoteRef/>
      </w:r>
      <w:r>
        <w:t xml:space="preserve"> Or “The Lord’s Annointed”</w:t>
      </w:r>
    </w:p>
  </w:footnote>
  <w:footnote w:id="6">
    <w:p w14:paraId="31BBF667" w14:textId="77777777" w:rsidR="00453A38" w:rsidRPr="00926B87" w:rsidRDefault="00453A3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53A38" w:rsidRDefault="00453A38" w:rsidP="00441BAC">
      <w:pPr>
        <w:pStyle w:val="footnote"/>
      </w:pPr>
    </w:p>
  </w:footnote>
  <w:footnote w:id="7">
    <w:p w14:paraId="580FAEDD" w14:textId="77777777" w:rsidR="00453A38" w:rsidRDefault="00453A38" w:rsidP="00130E47">
      <w:pPr>
        <w:pStyle w:val="footnote"/>
      </w:pPr>
      <w:r>
        <w:rPr>
          <w:rStyle w:val="FootnoteReference"/>
        </w:rPr>
        <w:footnoteRef/>
      </w:r>
      <w:r>
        <w:t xml:space="preserve"> Or “The Lord’s Annointed”</w:t>
      </w:r>
    </w:p>
  </w:footnote>
  <w:footnote w:id="8">
    <w:p w14:paraId="74D64774" w14:textId="4A8F239B" w:rsidR="00453A38" w:rsidRDefault="00453A38"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453A38" w:rsidRDefault="00453A3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453A38" w:rsidRDefault="00453A3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453A38" w:rsidRDefault="00453A38" w:rsidP="00485E0C">
      <w:pPr>
        <w:pStyle w:val="footnote"/>
      </w:pPr>
      <w:r>
        <w:rPr>
          <w:rStyle w:val="FootnoteReference"/>
          <w:rFonts w:cs="@MingLiU"/>
          <w:szCs w:val="18"/>
        </w:rPr>
        <w:footnoteRef/>
      </w:r>
      <w:r w:rsidRPr="003C6041">
        <w:t>Literally, unbroken fence</w:t>
      </w:r>
    </w:p>
  </w:footnote>
  <w:footnote w:id="12">
    <w:p w14:paraId="7C2A9DE8" w14:textId="15E62972" w:rsidR="00453A38" w:rsidRDefault="00453A3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453A38" w:rsidRDefault="00453A3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453A38" w:rsidRDefault="00453A3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453A38" w:rsidRDefault="00453A3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453A38" w:rsidRDefault="00453A38" w:rsidP="006800D4">
      <w:pPr>
        <w:pStyle w:val="footnote"/>
      </w:pPr>
      <w:r>
        <w:rPr>
          <w:rStyle w:val="FootnoteReference"/>
        </w:rPr>
        <w:footnoteRef/>
      </w:r>
      <w:r>
        <w:t xml:space="preserve"> Or ‘Unique’</w:t>
      </w:r>
    </w:p>
  </w:footnote>
  <w:footnote w:id="17">
    <w:p w14:paraId="4D9AA31B" w14:textId="77777777" w:rsidR="00453A38" w:rsidRDefault="00453A38"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453A38" w:rsidRDefault="00453A3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453A38" w:rsidRDefault="00453A38"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453A38" w:rsidRDefault="00453A38"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453A38" w:rsidRDefault="00453A3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453A38" w:rsidRDefault="00453A38"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453A38" w:rsidRDefault="00453A3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453A38" w:rsidRDefault="00453A3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453A38" w:rsidRPr="004A3E27" w:rsidRDefault="00453A3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453A38" w:rsidRPr="004A3E27" w:rsidRDefault="00453A38"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453A38" w:rsidRPr="004A3E27" w:rsidRDefault="00453A3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453A38" w:rsidRPr="004A3E27" w:rsidRDefault="00453A3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453A38" w:rsidRDefault="00453A38"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453A38" w:rsidRPr="004A3E27" w:rsidRDefault="00453A3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453A38" w:rsidRPr="004A3E27" w:rsidRDefault="00453A38"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453A38" w:rsidRPr="004A3E27" w:rsidRDefault="00453A38"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453A38" w:rsidRDefault="00453A38" w:rsidP="00AC01E8">
      <w:pPr>
        <w:pStyle w:val="footnote"/>
      </w:pPr>
      <w:r>
        <w:rPr>
          <w:rStyle w:val="FootnoteReference"/>
        </w:rPr>
        <w:footnoteRef/>
      </w:r>
      <w:r>
        <w:t xml:space="preserve"> [JS] or “enlarged me”</w:t>
      </w:r>
    </w:p>
  </w:footnote>
  <w:footnote w:id="34">
    <w:p w14:paraId="369566FF" w14:textId="769E6598" w:rsidR="00453A38" w:rsidRPr="004A3E27" w:rsidRDefault="00453A38"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453A38" w:rsidRPr="004A3E27" w:rsidRDefault="00453A3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453A38" w:rsidRPr="004A3E27" w:rsidRDefault="00453A3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453A38" w:rsidRPr="004A3E27" w:rsidRDefault="00453A3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453A38" w:rsidRDefault="00453A38" w:rsidP="00AC01E8">
      <w:pPr>
        <w:pStyle w:val="footnote"/>
      </w:pPr>
      <w:r>
        <w:rPr>
          <w:rStyle w:val="FootnoteReference"/>
        </w:rPr>
        <w:footnoteRef/>
      </w:r>
      <w:r>
        <w:t xml:space="preserve"> [JS] literally, “face”</w:t>
      </w:r>
    </w:p>
  </w:footnote>
  <w:footnote w:id="39">
    <w:p w14:paraId="4A85A605" w14:textId="3B66CCF4" w:rsidR="00453A38" w:rsidRDefault="00453A38"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453A38" w:rsidRPr="004A3E27" w:rsidRDefault="00453A38"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453A38" w:rsidRPr="004A3E27" w:rsidRDefault="00453A3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453A38" w:rsidRDefault="00453A38" w:rsidP="00FE33CB">
      <w:pPr>
        <w:pStyle w:val="footnote"/>
      </w:pPr>
      <w:r>
        <w:rPr>
          <w:rStyle w:val="FootnoteReference"/>
        </w:rPr>
        <w:footnoteRef/>
      </w:r>
      <w:r>
        <w:t xml:space="preserve"> [JS] or “and You will see me.”</w:t>
      </w:r>
    </w:p>
  </w:footnote>
  <w:footnote w:id="43">
    <w:p w14:paraId="2738F1D2" w14:textId="121829F4" w:rsidR="00453A38" w:rsidRDefault="00453A38" w:rsidP="00DC2AAA">
      <w:pPr>
        <w:pStyle w:val="footnote"/>
      </w:pPr>
      <w:r>
        <w:rPr>
          <w:rStyle w:val="FootnoteReference"/>
        </w:rPr>
        <w:footnoteRef/>
      </w:r>
      <w:r>
        <w:t xml:space="preserve"> [JS] or lawlessness</w:t>
      </w:r>
    </w:p>
  </w:footnote>
  <w:footnote w:id="44">
    <w:p w14:paraId="0C722E17" w14:textId="0C245CCD" w:rsidR="00453A38" w:rsidRDefault="00453A38" w:rsidP="00423962">
      <w:pPr>
        <w:pStyle w:val="footnote"/>
      </w:pPr>
      <w:r>
        <w:rPr>
          <w:rStyle w:val="FootnoteReference"/>
        </w:rPr>
        <w:footnoteRef/>
      </w:r>
      <w:r>
        <w:t xml:space="preserve"> [JS] “do obeisance”, “worship”, referring to the physical act</w:t>
      </w:r>
    </w:p>
  </w:footnote>
  <w:footnote w:id="45">
    <w:p w14:paraId="673FFF4D" w14:textId="4AC67C07" w:rsidR="00453A38" w:rsidRPr="004A3E27" w:rsidRDefault="00453A38"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453A38" w:rsidRDefault="00453A3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453A38" w:rsidRPr="004A3E27" w:rsidRDefault="00453A38"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453A38" w:rsidRPr="004A3E27" w:rsidRDefault="00453A3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453A38" w:rsidRDefault="00453A38" w:rsidP="00530F84">
      <w:pPr>
        <w:pStyle w:val="footnote"/>
      </w:pPr>
      <w:r>
        <w:rPr>
          <w:rStyle w:val="FootnoteReference"/>
        </w:rPr>
        <w:footnoteRef/>
      </w:r>
      <w:r>
        <w:t xml:space="preserve"> [JS] or “give thanks”. The word conveys “thankfully confess with praise”</w:t>
      </w:r>
    </w:p>
  </w:footnote>
  <w:footnote w:id="50">
    <w:p w14:paraId="3C274CF7" w14:textId="753C99BC" w:rsidR="00453A38" w:rsidRPr="004A3E27" w:rsidRDefault="00453A38"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453A38" w:rsidRDefault="00453A38" w:rsidP="00530F84">
      <w:pPr>
        <w:pStyle w:val="footnote"/>
      </w:pPr>
      <w:r>
        <w:rPr>
          <w:rStyle w:val="FootnoteReference"/>
        </w:rPr>
        <w:footnoteRef/>
      </w:r>
      <w:r>
        <w:t xml:space="preserve"> [JS] Fr. Lazarus and Brenton interpolate “my enemy”</w:t>
      </w:r>
    </w:p>
  </w:footnote>
  <w:footnote w:id="52">
    <w:p w14:paraId="4AC07AFE" w14:textId="206B4893" w:rsidR="00453A38" w:rsidRPr="004A3E27" w:rsidRDefault="00453A38"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453A38" w:rsidRPr="004A3E27" w:rsidRDefault="00453A38" w:rsidP="00C06875">
      <w:pPr>
        <w:pStyle w:val="footnote"/>
      </w:pPr>
      <w:r w:rsidRPr="004A3E27">
        <w:rPr>
          <w:rStyle w:val="FootnoteReference"/>
        </w:rPr>
        <w:footnoteRef/>
      </w:r>
      <w:r w:rsidRPr="004A3E27">
        <w:t xml:space="preserve"> Empties fall (Ephes. 5:18).</w:t>
      </w:r>
    </w:p>
  </w:footnote>
  <w:footnote w:id="54">
    <w:p w14:paraId="5DDCA66E" w14:textId="77777777" w:rsidR="00453A38" w:rsidRPr="004A3E27" w:rsidRDefault="00453A3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453A38" w:rsidRDefault="00453A38" w:rsidP="00741EF6">
      <w:pPr>
        <w:pStyle w:val="footnote"/>
      </w:pPr>
      <w:r>
        <w:rPr>
          <w:rStyle w:val="FootnoteReference"/>
        </w:rPr>
        <w:footnoteRef/>
      </w:r>
      <w:r>
        <w:t xml:space="preserve"> [JS] or “give thanks to”, or “thankfully confess the Lord with Praise”</w:t>
      </w:r>
    </w:p>
  </w:footnote>
  <w:footnote w:id="56">
    <w:p w14:paraId="74E99F4D" w14:textId="77777777" w:rsidR="00453A38" w:rsidRPr="004A3E27" w:rsidRDefault="00453A3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53A38" w:rsidRPr="004A3E27" w:rsidRDefault="00453A38" w:rsidP="00C06875">
      <w:pPr>
        <w:pStyle w:val="footnote"/>
      </w:pPr>
      <w:r w:rsidRPr="004A3E27">
        <w:rPr>
          <w:rStyle w:val="FootnoteReference"/>
        </w:rPr>
        <w:footnoteRef/>
      </w:r>
      <w:r w:rsidRPr="004A3E27">
        <w:t xml:space="preserve"> Mt. 21:16.</w:t>
      </w:r>
    </w:p>
  </w:footnote>
  <w:footnote w:id="58">
    <w:p w14:paraId="263154A0" w14:textId="77777777" w:rsidR="00453A38" w:rsidRPr="004A3E27" w:rsidRDefault="00453A38"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53A38" w:rsidRPr="004A3E27" w:rsidRDefault="00453A38"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453A38" w:rsidRDefault="00453A38" w:rsidP="00741EF6">
      <w:pPr>
        <w:pStyle w:val="footnote"/>
      </w:pPr>
      <w:r>
        <w:rPr>
          <w:rStyle w:val="FootnoteReference"/>
        </w:rPr>
        <w:footnoteRef/>
      </w:r>
      <w:r>
        <w:t xml:space="preserve"> [JS] or “thank”, “I will thankfully confess You with praise”</w:t>
      </w:r>
    </w:p>
  </w:footnote>
  <w:footnote w:id="61">
    <w:p w14:paraId="4A64FA1B" w14:textId="245FE10B" w:rsidR="00453A38" w:rsidRDefault="00453A38" w:rsidP="005C7C41">
      <w:pPr>
        <w:pStyle w:val="footnote"/>
      </w:pPr>
      <w:r>
        <w:rPr>
          <w:rStyle w:val="FootnoteReference"/>
        </w:rPr>
        <w:footnoteRef/>
      </w:r>
      <w:r>
        <w:t xml:space="preserve"> [JS] Or, “I will confess You with thanksgiving”</w:t>
      </w:r>
    </w:p>
  </w:footnote>
  <w:footnote w:id="62">
    <w:p w14:paraId="70996BAC" w14:textId="67EDD120" w:rsidR="00453A38" w:rsidRDefault="00453A38" w:rsidP="00741EF6">
      <w:pPr>
        <w:pStyle w:val="footnote"/>
      </w:pPr>
      <w:r>
        <w:rPr>
          <w:rStyle w:val="FootnoteReference"/>
        </w:rPr>
        <w:footnoteRef/>
      </w:r>
      <w:r>
        <w:t xml:space="preserve"> [JS] literally, “from before Your face”</w:t>
      </w:r>
    </w:p>
  </w:footnote>
  <w:footnote w:id="63">
    <w:p w14:paraId="1EEFD7A1" w14:textId="55BF803F" w:rsidR="00453A38" w:rsidRPr="004A3E27" w:rsidRDefault="00453A38"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453A38" w:rsidRPr="004A3E27" w:rsidRDefault="00453A3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453A38" w:rsidRPr="004A3E27" w:rsidRDefault="00453A3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453A38" w:rsidRPr="004A3E27" w:rsidRDefault="00453A3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453A38" w:rsidRDefault="00453A38" w:rsidP="00AF711D">
      <w:pPr>
        <w:pStyle w:val="footnote"/>
      </w:pPr>
      <w:r>
        <w:rPr>
          <w:rStyle w:val="FootnoteReference"/>
        </w:rPr>
        <w:footnoteRef/>
      </w:r>
      <w:r>
        <w:t xml:space="preserve"> [JS] literally, “arm”</w:t>
      </w:r>
    </w:p>
  </w:footnote>
  <w:footnote w:id="68">
    <w:p w14:paraId="4F5EE238" w14:textId="67FB8443" w:rsidR="00453A38" w:rsidRPr="004A3E27" w:rsidRDefault="00453A38"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453A38" w:rsidRPr="004A3E27" w:rsidRDefault="00453A38"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453A38" w:rsidRPr="004A3E27" w:rsidRDefault="00453A38"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453A38" w:rsidRDefault="00453A38"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453A38" w:rsidRDefault="00453A38" w:rsidP="003F1DDB">
      <w:pPr>
        <w:pStyle w:val="footnote"/>
      </w:pPr>
      <w:r>
        <w:rPr>
          <w:rStyle w:val="FootnoteReference"/>
        </w:rPr>
        <w:footnoteRef/>
      </w:r>
      <w:r>
        <w:t xml:space="preserve"> [JS] from Fr. Athanasius</w:t>
      </w:r>
    </w:p>
  </w:footnote>
  <w:footnote w:id="73">
    <w:p w14:paraId="69DDC031" w14:textId="072B35A0" w:rsidR="00453A38" w:rsidRPr="004A3E27" w:rsidRDefault="00453A3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453A38" w:rsidRPr="004A3E27" w:rsidRDefault="00453A38"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453A38" w:rsidRPr="004A3E27" w:rsidRDefault="00453A3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453A38" w:rsidRPr="004A3E27" w:rsidRDefault="00453A38"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453A38" w:rsidRPr="004A3E27" w:rsidRDefault="00453A38"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453A38" w:rsidRPr="004A3E27" w:rsidRDefault="00453A38"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453A38" w:rsidRPr="004A3E27" w:rsidRDefault="00453A3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453A38" w:rsidRPr="004A3E27" w:rsidRDefault="00453A38"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453A38" w:rsidRDefault="00453A38"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453A38" w:rsidRPr="004A3E27" w:rsidRDefault="00453A3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453A38" w:rsidRDefault="00453A38" w:rsidP="00D47452">
      <w:pPr>
        <w:pStyle w:val="footnote"/>
      </w:pPr>
      <w:r>
        <w:rPr>
          <w:rStyle w:val="FootnoteReference"/>
        </w:rPr>
        <w:footnoteRef/>
      </w:r>
      <w:r>
        <w:t xml:space="preserve"> [JS] or “foundation”</w:t>
      </w:r>
    </w:p>
  </w:footnote>
  <w:footnote w:id="84">
    <w:p w14:paraId="3C5663F2" w14:textId="2A9D9C12" w:rsidR="00453A38" w:rsidRDefault="00453A38"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453A38" w:rsidRPr="004A3E27" w:rsidRDefault="00453A38"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453A38" w:rsidRPr="004A3E27" w:rsidRDefault="00453A38"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453A38" w:rsidRDefault="00453A38" w:rsidP="00D47452">
      <w:pPr>
        <w:pStyle w:val="footnote"/>
      </w:pPr>
      <w:r>
        <w:rPr>
          <w:rStyle w:val="FootnoteReference"/>
        </w:rPr>
        <w:footnoteRef/>
      </w:r>
      <w:r>
        <w:t xml:space="preserve"> [JS] literally, “then the sptrings of water were seen/appeared”</w:t>
      </w:r>
    </w:p>
  </w:footnote>
  <w:footnote w:id="88">
    <w:p w14:paraId="767519CF" w14:textId="3A0C4171" w:rsidR="00453A38" w:rsidRPr="004A3E27" w:rsidRDefault="00453A3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453A38" w:rsidRPr="004A3E27" w:rsidRDefault="00453A38"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453A38" w:rsidRPr="004A3E27" w:rsidRDefault="00453A38"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453A38" w:rsidRPr="004A3E27" w:rsidRDefault="00453A3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453A38" w:rsidRDefault="00453A38" w:rsidP="006303CE">
      <w:pPr>
        <w:pStyle w:val="footnote"/>
      </w:pPr>
      <w:r>
        <w:rPr>
          <w:rStyle w:val="FootnoteReference"/>
        </w:rPr>
        <w:footnoteRef/>
      </w:r>
      <w:r>
        <w:t xml:space="preserve"> [JS] or “give thanks to You”, or “thankfully confess You with praise”</w:t>
      </w:r>
    </w:p>
  </w:footnote>
  <w:footnote w:id="94">
    <w:p w14:paraId="57A591AD" w14:textId="5B4F539E" w:rsidR="00453A38" w:rsidRPr="004A3E27" w:rsidRDefault="00453A38"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453A38" w:rsidRPr="004A3E27" w:rsidRDefault="00453A3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453A38" w:rsidRDefault="00453A38" w:rsidP="00D019CA">
      <w:pPr>
        <w:pStyle w:val="footnote"/>
      </w:pPr>
      <w:r>
        <w:rPr>
          <w:rStyle w:val="FootnoteReference"/>
        </w:rPr>
        <w:footnoteRef/>
      </w:r>
      <w:r>
        <w:t xml:space="preserve"> [JS] lit. day to day</w:t>
      </w:r>
    </w:p>
  </w:footnote>
  <w:footnote w:id="97">
    <w:p w14:paraId="4D739E0B" w14:textId="0FB443F5" w:rsidR="00453A38" w:rsidRDefault="00453A38"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453A38" w:rsidRPr="004A3E27" w:rsidRDefault="00453A38" w:rsidP="00BD5BBE">
      <w:pPr>
        <w:pStyle w:val="footnote"/>
      </w:pPr>
      <w:r w:rsidRPr="004A3E27">
        <w:rPr>
          <w:rStyle w:val="FootnoteReference"/>
        </w:rPr>
        <w:footnoteRef/>
      </w:r>
      <w:r w:rsidRPr="004A3E27">
        <w:t xml:space="preserve"> Rom. 10:18.</w:t>
      </w:r>
    </w:p>
  </w:footnote>
  <w:footnote w:id="99">
    <w:p w14:paraId="774F183E" w14:textId="35452E5D" w:rsidR="00453A38" w:rsidRDefault="00453A38" w:rsidP="005E2409">
      <w:pPr>
        <w:pStyle w:val="footnote"/>
      </w:pPr>
      <w:r>
        <w:rPr>
          <w:rStyle w:val="FootnoteReference"/>
        </w:rPr>
        <w:footnoteRef/>
      </w:r>
      <w:r>
        <w:t xml:space="preserve"> [JS] Fr. Lazarus has “sanctuary”</w:t>
      </w:r>
    </w:p>
  </w:footnote>
  <w:footnote w:id="100">
    <w:p w14:paraId="28F942E6" w14:textId="353F357B" w:rsidR="00453A38" w:rsidRPr="004A3E27" w:rsidRDefault="00453A38"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453A38" w:rsidRDefault="00453A38" w:rsidP="005E2409">
      <w:pPr>
        <w:pStyle w:val="footnote"/>
      </w:pPr>
      <w:r>
        <w:rPr>
          <w:rStyle w:val="FootnoteReference"/>
        </w:rPr>
        <w:footnoteRef/>
      </w:r>
      <w:r>
        <w:t xml:space="preserve"> [JS] literally “giant”</w:t>
      </w:r>
    </w:p>
  </w:footnote>
  <w:footnote w:id="102">
    <w:p w14:paraId="4D5F61F1" w14:textId="397EFA8A" w:rsidR="00453A38" w:rsidRDefault="00453A38" w:rsidP="005E2409">
      <w:pPr>
        <w:pStyle w:val="footnote"/>
      </w:pPr>
      <w:r>
        <w:rPr>
          <w:rStyle w:val="FootnoteReference"/>
        </w:rPr>
        <w:footnoteRef/>
      </w:r>
      <w:r>
        <w:t xml:space="preserve"> [JS] or “it”</w:t>
      </w:r>
    </w:p>
  </w:footnote>
  <w:footnote w:id="103">
    <w:p w14:paraId="7D882E05" w14:textId="2F32DF97" w:rsidR="00453A38" w:rsidRPr="004A3E27" w:rsidRDefault="00453A38"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453A38" w:rsidRPr="004A3E27" w:rsidRDefault="00453A3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453A38" w:rsidRPr="004A3E27" w:rsidRDefault="00453A3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453A38" w:rsidRDefault="00453A38" w:rsidP="00223CB5">
      <w:pPr>
        <w:pStyle w:val="footnote"/>
      </w:pPr>
      <w:r>
        <w:rPr>
          <w:rStyle w:val="FootnoteReference"/>
        </w:rPr>
        <w:footnoteRef/>
      </w:r>
      <w:r>
        <w:t xml:space="preserve"> [JS] literally “holy place”.</w:t>
      </w:r>
    </w:p>
  </w:footnote>
  <w:footnote w:id="107">
    <w:p w14:paraId="383B4369" w14:textId="77D437E1" w:rsidR="00453A38" w:rsidRDefault="00453A38"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453A38" w:rsidRPr="004A3E27" w:rsidRDefault="00453A3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453A38" w:rsidRDefault="00453A38"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453A38" w:rsidRDefault="00453A38" w:rsidP="00A10A86">
      <w:pPr>
        <w:pStyle w:val="footnote"/>
      </w:pPr>
      <w:r>
        <w:rPr>
          <w:rStyle w:val="FootnoteReference"/>
        </w:rPr>
        <w:footnoteRef/>
      </w:r>
      <w:r>
        <w:t xml:space="preserve"> [JS] or “his glory is great by your salvation/deliverance”</w:t>
      </w:r>
    </w:p>
  </w:footnote>
  <w:footnote w:id="111">
    <w:p w14:paraId="40556A29" w14:textId="77777777" w:rsidR="00453A38" w:rsidRPr="004A3E27" w:rsidRDefault="00453A3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453A38" w:rsidRPr="004A3E27" w:rsidRDefault="00453A38"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453A38" w:rsidRPr="004A3E27" w:rsidRDefault="00453A38"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453A38" w:rsidRPr="004A3E27" w:rsidRDefault="00453A38"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453A38" w:rsidRDefault="00453A38" w:rsidP="00614947">
      <w:pPr>
        <w:pStyle w:val="footnote"/>
      </w:pPr>
      <w:r>
        <w:rPr>
          <w:rStyle w:val="FootnoteReference"/>
        </w:rPr>
        <w:footnoteRef/>
      </w:r>
      <w:r>
        <w:t xml:space="preserve"> [JS] Fr. Lazarus has “dwell in the holy place”.</w:t>
      </w:r>
    </w:p>
  </w:footnote>
  <w:footnote w:id="116">
    <w:p w14:paraId="41CC497C" w14:textId="77777777" w:rsidR="00453A38" w:rsidRPr="004A3E27" w:rsidRDefault="00453A38" w:rsidP="00BD5BBE">
      <w:pPr>
        <w:pStyle w:val="footnote"/>
      </w:pPr>
      <w:r w:rsidRPr="004A3E27">
        <w:rPr>
          <w:rStyle w:val="FootnoteReference"/>
        </w:rPr>
        <w:footnoteRef/>
      </w:r>
      <w:r w:rsidRPr="004A3E27">
        <w:t xml:space="preserve"> Mt. 27:39,43; Wis. 2:12-20.</w:t>
      </w:r>
    </w:p>
  </w:footnote>
  <w:footnote w:id="117">
    <w:p w14:paraId="552BFC80" w14:textId="77777777" w:rsidR="00453A38" w:rsidRPr="004A3E27" w:rsidRDefault="00453A38" w:rsidP="00BD5BBE">
      <w:pPr>
        <w:pStyle w:val="footnote"/>
      </w:pPr>
      <w:r w:rsidRPr="004A3E27">
        <w:rPr>
          <w:rStyle w:val="FootnoteReference"/>
        </w:rPr>
        <w:footnoteRef/>
      </w:r>
      <w:r w:rsidRPr="004A3E27">
        <w:t xml:space="preserve"> Lam. 2:16; 3:46.</w:t>
      </w:r>
    </w:p>
  </w:footnote>
  <w:footnote w:id="118">
    <w:p w14:paraId="1382AE44" w14:textId="77777777" w:rsidR="00453A38" w:rsidRPr="004A3E27" w:rsidRDefault="00453A38" w:rsidP="00BD5BBE">
      <w:pPr>
        <w:pStyle w:val="footnote"/>
      </w:pPr>
      <w:r w:rsidRPr="004A3E27">
        <w:rPr>
          <w:rStyle w:val="FootnoteReference"/>
        </w:rPr>
        <w:footnoteRef/>
      </w:r>
      <w:r w:rsidRPr="004A3E27">
        <w:t xml:space="preserve"> Jn. 19:37.</w:t>
      </w:r>
    </w:p>
  </w:footnote>
  <w:footnote w:id="119">
    <w:p w14:paraId="17643289" w14:textId="77777777" w:rsidR="00453A38" w:rsidRPr="004A3E27" w:rsidRDefault="00453A38" w:rsidP="00BD5BBE">
      <w:pPr>
        <w:pStyle w:val="footnote"/>
      </w:pPr>
      <w:r w:rsidRPr="004A3E27">
        <w:rPr>
          <w:rStyle w:val="FootnoteReference"/>
        </w:rPr>
        <w:footnoteRef/>
      </w:r>
      <w:r w:rsidRPr="004A3E27">
        <w:t xml:space="preserve"> Jn. 19:24.</w:t>
      </w:r>
    </w:p>
  </w:footnote>
  <w:footnote w:id="120">
    <w:p w14:paraId="79F35E59" w14:textId="3AF86606" w:rsidR="00453A38" w:rsidRPr="004A3E27" w:rsidRDefault="00453A38"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453A38" w:rsidRDefault="00453A38" w:rsidP="00ED0D70">
      <w:pPr>
        <w:pStyle w:val="footnote"/>
      </w:pPr>
      <w:r>
        <w:rPr>
          <w:rStyle w:val="FootnoteReference"/>
        </w:rPr>
        <w:footnoteRef/>
      </w:r>
      <w:r>
        <w:t xml:space="preserve"> [JS]Others have “and my only-begotten from the hand of the dog.”</w:t>
      </w:r>
    </w:p>
  </w:footnote>
  <w:footnote w:id="122">
    <w:p w14:paraId="18C385E9" w14:textId="2415B4A3" w:rsidR="00453A38" w:rsidRDefault="00453A38" w:rsidP="00ED0D70">
      <w:pPr>
        <w:pStyle w:val="footnote"/>
      </w:pPr>
      <w:r>
        <w:rPr>
          <w:rStyle w:val="FootnoteReference"/>
        </w:rPr>
        <w:footnoteRef/>
      </w:r>
      <w:r>
        <w:t xml:space="preserve"> [JS] Fr. Lazarus has “the rhinoceros.”</w:t>
      </w:r>
    </w:p>
  </w:footnote>
  <w:footnote w:id="123">
    <w:p w14:paraId="08777F76" w14:textId="77777777" w:rsidR="00453A38" w:rsidRPr="004A3E27" w:rsidRDefault="00453A38" w:rsidP="00BD5BBE">
      <w:pPr>
        <w:pStyle w:val="footnote"/>
      </w:pPr>
      <w:r w:rsidRPr="004A3E27">
        <w:rPr>
          <w:rStyle w:val="FootnoteReference"/>
        </w:rPr>
        <w:footnoteRef/>
      </w:r>
      <w:r w:rsidRPr="004A3E27">
        <w:t xml:space="preserve"> Hebrews 2:12.</w:t>
      </w:r>
    </w:p>
  </w:footnote>
  <w:footnote w:id="124">
    <w:p w14:paraId="1C395EA2" w14:textId="6F37561F" w:rsidR="00453A38" w:rsidRDefault="00453A38" w:rsidP="000651AA">
      <w:pPr>
        <w:pStyle w:val="footnote"/>
      </w:pPr>
      <w:r>
        <w:rPr>
          <w:rStyle w:val="FootnoteReference"/>
        </w:rPr>
        <w:footnoteRef/>
      </w:r>
      <w:r>
        <w:t xml:space="preserve"> [JS] literally “all you seed of Jacob”</w:t>
      </w:r>
    </w:p>
  </w:footnote>
  <w:footnote w:id="125">
    <w:p w14:paraId="077193E5" w14:textId="6727B2C9" w:rsidR="00453A38" w:rsidRDefault="00453A38" w:rsidP="007A2D16">
      <w:pPr>
        <w:pStyle w:val="footnote"/>
      </w:pPr>
      <w:r>
        <w:rPr>
          <w:rStyle w:val="FootnoteReference"/>
        </w:rPr>
        <w:footnoteRef/>
      </w:r>
      <w:r>
        <w:t xml:space="preserve"> [JS] Congregation or assembly, not building.</w:t>
      </w:r>
    </w:p>
  </w:footnote>
  <w:footnote w:id="126">
    <w:p w14:paraId="332BD906" w14:textId="38FB3FF8" w:rsidR="00453A38" w:rsidRDefault="00453A38" w:rsidP="007A2D16">
      <w:pPr>
        <w:pStyle w:val="footnote"/>
      </w:pPr>
      <w:r>
        <w:rPr>
          <w:rStyle w:val="FootnoteReference"/>
        </w:rPr>
        <w:footnoteRef/>
      </w:r>
      <w:r>
        <w:t xml:space="preserve"> [JS] or “give thanks to”</w:t>
      </w:r>
    </w:p>
  </w:footnote>
  <w:footnote w:id="127">
    <w:p w14:paraId="5B6174F4" w14:textId="35F5BA44" w:rsidR="00453A38" w:rsidRDefault="00453A38" w:rsidP="000651AA">
      <w:pPr>
        <w:pStyle w:val="footnote"/>
      </w:pPr>
      <w:r>
        <w:rPr>
          <w:rStyle w:val="FootnoteReference"/>
        </w:rPr>
        <w:footnoteRef/>
      </w:r>
      <w:r>
        <w:t xml:space="preserve"> [JS] did obeisance, i.e. the physical act of bowing down.</w:t>
      </w:r>
    </w:p>
  </w:footnote>
  <w:footnote w:id="128">
    <w:p w14:paraId="6B61808C" w14:textId="77777777" w:rsidR="00453A38" w:rsidRPr="004A3E27" w:rsidRDefault="00453A3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453A38" w:rsidRPr="004A3E27" w:rsidRDefault="00453A38" w:rsidP="00BD5BBE">
      <w:pPr>
        <w:pStyle w:val="footnote"/>
      </w:pPr>
      <w:r w:rsidRPr="004A3E27">
        <w:rPr>
          <w:rStyle w:val="FootnoteReference"/>
        </w:rPr>
        <w:footnoteRef/>
      </w:r>
      <w:r w:rsidRPr="004A3E27">
        <w:t xml:space="preserve"> Romans 3:24-26; John 17:4; 19:30.</w:t>
      </w:r>
    </w:p>
  </w:footnote>
  <w:footnote w:id="130">
    <w:p w14:paraId="47E5BE1D" w14:textId="6D6B1127" w:rsidR="00453A38" w:rsidRPr="004A3E27" w:rsidRDefault="00453A3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453A38" w:rsidRPr="004A3E27" w:rsidRDefault="00453A38"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453A38" w:rsidRPr="004A3E27" w:rsidRDefault="00453A38"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453A38" w:rsidRPr="004A3E27" w:rsidRDefault="00453A38"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453A38" w:rsidRPr="004A3E27" w:rsidRDefault="00453A38" w:rsidP="00BD5BBE">
      <w:pPr>
        <w:pStyle w:val="footnote"/>
      </w:pPr>
      <w:r w:rsidRPr="004A3E27">
        <w:rPr>
          <w:rStyle w:val="FootnoteReference"/>
        </w:rPr>
        <w:footnoteRef/>
      </w:r>
      <w:r w:rsidRPr="004A3E27">
        <w:t xml:space="preserve"> Is. 2:2; Dan. 2:35; 1 Cor. 10:4.</w:t>
      </w:r>
    </w:p>
  </w:footnote>
  <w:footnote w:id="135">
    <w:p w14:paraId="51F7905C" w14:textId="09ECCFBD" w:rsidR="00453A38" w:rsidRPr="004A3E27" w:rsidRDefault="00453A38"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453A38" w:rsidRDefault="00453A38" w:rsidP="005A5E13">
      <w:pPr>
        <w:pStyle w:val="footnote"/>
      </w:pPr>
      <w:r>
        <w:rPr>
          <w:rStyle w:val="FootnoteReference"/>
        </w:rPr>
        <w:footnoteRef/>
      </w:r>
      <w:r>
        <w:t xml:space="preserve"> [JS] literally: “because they are from of old”.</w:t>
      </w:r>
    </w:p>
  </w:footnote>
  <w:footnote w:id="137">
    <w:p w14:paraId="78816607" w14:textId="60AD0FEA" w:rsidR="00453A38" w:rsidRDefault="00453A38" w:rsidP="00055722">
      <w:pPr>
        <w:pStyle w:val="footnote"/>
      </w:pPr>
      <w:r>
        <w:rPr>
          <w:rStyle w:val="FootnoteReference"/>
        </w:rPr>
        <w:footnoteRef/>
      </w:r>
      <w:r>
        <w:t xml:space="preserve"> [JS] literally, “so He sets a law for those who sin in the way.”</w:t>
      </w:r>
    </w:p>
  </w:footnote>
  <w:footnote w:id="138">
    <w:p w14:paraId="2169EE05" w14:textId="77777777" w:rsidR="00453A38" w:rsidRPr="004A3E27" w:rsidRDefault="00453A38"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453A38" w:rsidRPr="004A3E27" w:rsidRDefault="00453A3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453A38" w:rsidRDefault="00453A38" w:rsidP="00055722">
      <w:pPr>
        <w:pStyle w:val="footnote"/>
      </w:pPr>
      <w:r>
        <w:rPr>
          <w:rStyle w:val="FootnoteReference"/>
        </w:rPr>
        <w:footnoteRef/>
      </w:r>
      <w:r>
        <w:t xml:space="preserve"> [JS] NETS and Fr. Athanasius have “You will”</w:t>
      </w:r>
    </w:p>
  </w:footnote>
  <w:footnote w:id="141">
    <w:p w14:paraId="71590F21" w14:textId="77777777" w:rsidR="00453A38" w:rsidRPr="004A3E27" w:rsidRDefault="00453A3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453A38" w:rsidRDefault="00453A38" w:rsidP="003B7D97">
      <w:pPr>
        <w:pStyle w:val="footnote"/>
      </w:pPr>
      <w:r>
        <w:rPr>
          <w:rStyle w:val="FootnoteReference"/>
        </w:rPr>
        <w:footnoteRef/>
      </w:r>
      <w:r>
        <w:t xml:space="preserve"> Present in Fr. Athanasius and OSB.</w:t>
      </w:r>
    </w:p>
  </w:footnote>
  <w:footnote w:id="143">
    <w:p w14:paraId="00A665CB" w14:textId="42EDEB47" w:rsidR="00453A38" w:rsidRPr="004A3E27" w:rsidRDefault="00453A3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4">
    <w:p w14:paraId="3EE7CB91" w14:textId="1CBB3112" w:rsidR="00453A38" w:rsidRDefault="00453A38"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65DF2916" w:rsidR="00453A38" w:rsidRPr="004A3E27" w:rsidRDefault="00453A3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7">
    <w:p w14:paraId="14877493" w14:textId="77777777" w:rsidR="00453A38" w:rsidRPr="004A3E27" w:rsidRDefault="00453A3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489B5950" w14:textId="37592C41" w:rsidR="00453A38" w:rsidRDefault="00453A38" w:rsidP="00550F3A">
      <w:pPr>
        <w:pStyle w:val="footnote"/>
      </w:pPr>
      <w:r>
        <w:rPr>
          <w:rStyle w:val="FootnoteReference"/>
        </w:rPr>
        <w:footnoteRef/>
      </w:r>
      <w:r>
        <w:t xml:space="preserve"> [JS] literally, “place”</w:t>
      </w:r>
    </w:p>
  </w:footnote>
  <w:footnote w:id="149">
    <w:p w14:paraId="2B8FEA02" w14:textId="77777777" w:rsidR="00453A38" w:rsidRPr="004A3E27" w:rsidRDefault="00453A38" w:rsidP="00BD5BBE">
      <w:pPr>
        <w:pStyle w:val="footnote"/>
      </w:pPr>
      <w:r w:rsidRPr="004A3E27">
        <w:rPr>
          <w:rStyle w:val="FootnoteReference"/>
        </w:rPr>
        <w:footnoteRef/>
      </w:r>
      <w:r w:rsidRPr="004A3E27">
        <w:t xml:space="preserve"> churches: assemblies, gatherings, congregations (not buildings).</w:t>
      </w:r>
    </w:p>
  </w:footnote>
  <w:footnote w:id="150">
    <w:p w14:paraId="4B110C34" w14:textId="6E0E41E0" w:rsidR="00453A38" w:rsidRPr="004A3E27" w:rsidRDefault="00453A3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1">
    <w:p w14:paraId="680E154C" w14:textId="77777777" w:rsidR="00453A38" w:rsidRPr="004A3E27" w:rsidRDefault="00453A3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53A38" w:rsidRPr="004A3E27" w:rsidRDefault="00453A38" w:rsidP="00BD5BBE">
      <w:pPr>
        <w:pStyle w:val="footnote"/>
      </w:pPr>
      <w:r w:rsidRPr="004A3E27">
        <w:tab/>
        <w:t>‘No sweeter fragrance than to follow Christ,</w:t>
      </w:r>
    </w:p>
    <w:p w14:paraId="506149C0" w14:textId="77777777" w:rsidR="00453A38" w:rsidRPr="004A3E27" w:rsidRDefault="00453A38" w:rsidP="00BD5BBE">
      <w:pPr>
        <w:pStyle w:val="footnote"/>
      </w:pPr>
      <w:r w:rsidRPr="004A3E27">
        <w:tab/>
        <w:t>when man makes offerings of a holy life,</w:t>
      </w:r>
    </w:p>
    <w:p w14:paraId="3F57220B" w14:textId="77777777" w:rsidR="00453A38" w:rsidRPr="004A3E27" w:rsidRDefault="00453A38" w:rsidP="00BD5BBE">
      <w:pPr>
        <w:pStyle w:val="footnote"/>
      </w:pPr>
      <w:r w:rsidRPr="004A3E27">
        <w:tab/>
        <w:t>and offers golden deeds in sacrifice’ (St. Prosper).</w:t>
      </w:r>
    </w:p>
  </w:footnote>
  <w:footnote w:id="152">
    <w:p w14:paraId="0CC1CAEE" w14:textId="1E5BC75B" w:rsidR="00453A38" w:rsidRPr="004A3E27" w:rsidRDefault="00453A38" w:rsidP="00BD5BBE">
      <w:pPr>
        <w:pStyle w:val="footnote"/>
      </w:pPr>
      <w:r w:rsidRPr="004A3E27">
        <w:rPr>
          <w:rStyle w:val="FootnoteReference"/>
        </w:rPr>
        <w:footnoteRef/>
      </w:r>
      <w:r w:rsidRPr="004A3E27">
        <w:t xml:space="preserve"> </w:t>
      </w:r>
      <w:r>
        <w:t>cf</w:t>
      </w:r>
      <w:r w:rsidRPr="004A3E27">
        <w:t>. Psalm 21:11.</w:t>
      </w:r>
    </w:p>
  </w:footnote>
  <w:footnote w:id="153">
    <w:p w14:paraId="0192B227" w14:textId="50425B88" w:rsidR="00453A38" w:rsidRPr="004A3E27" w:rsidRDefault="00453A38" w:rsidP="00BD5BBE">
      <w:pPr>
        <w:pStyle w:val="footnote"/>
      </w:pPr>
      <w:r w:rsidRPr="004A3E27">
        <w:rPr>
          <w:rStyle w:val="FootnoteReference"/>
        </w:rPr>
        <w:footnoteRef/>
      </w:r>
      <w:r w:rsidRPr="004A3E27">
        <w:t xml:space="preserve"> </w:t>
      </w:r>
      <w:r>
        <w:t>cf</w:t>
      </w:r>
      <w:r w:rsidRPr="004A3E27">
        <w:t>. Isaiah 5:12.</w:t>
      </w:r>
    </w:p>
  </w:footnote>
  <w:footnote w:id="154">
    <w:p w14:paraId="20F0DD6B" w14:textId="4B10F54B" w:rsidR="00453A38" w:rsidRDefault="00453A38" w:rsidP="005922FD">
      <w:pPr>
        <w:pStyle w:val="footnote"/>
      </w:pPr>
      <w:r>
        <w:rPr>
          <w:rStyle w:val="FootnoteReference"/>
        </w:rPr>
        <w:footnoteRef/>
      </w:r>
      <w:r>
        <w:t xml:space="preserve"> [JS] confess: or “give thanks to”, or “thankfully confess”</w:t>
      </w:r>
    </w:p>
  </w:footnote>
  <w:footnote w:id="155">
    <w:p w14:paraId="73C943A7" w14:textId="0F5D3F1A" w:rsidR="00453A38" w:rsidRPr="004A3E27" w:rsidRDefault="00453A38" w:rsidP="00BD5BBE">
      <w:pPr>
        <w:pStyle w:val="footnote"/>
      </w:pPr>
      <w:r w:rsidRPr="004A3E27">
        <w:rPr>
          <w:rStyle w:val="FootnoteReference"/>
        </w:rPr>
        <w:footnoteRef/>
      </w:r>
      <w:r w:rsidRPr="004A3E27">
        <w:t xml:space="preserve"> </w:t>
      </w:r>
      <w:r>
        <w:t>Cf</w:t>
      </w:r>
      <w:r w:rsidRPr="004A3E27">
        <w:t>. Isaiah 40:11; John 10:11.</w:t>
      </w:r>
    </w:p>
  </w:footnote>
  <w:footnote w:id="156">
    <w:p w14:paraId="73195CDE" w14:textId="44A40FB8" w:rsidR="00453A38" w:rsidRDefault="00453A38" w:rsidP="008A40DF">
      <w:pPr>
        <w:pStyle w:val="footnote"/>
      </w:pPr>
      <w:r>
        <w:rPr>
          <w:rStyle w:val="FootnoteReference"/>
        </w:rPr>
        <w:footnoteRef/>
      </w:r>
      <w:r>
        <w:t xml:space="preserve"> [JS] “do obeisance”, i.e. a physical act.</w:t>
      </w:r>
    </w:p>
  </w:footnote>
  <w:footnote w:id="157">
    <w:p w14:paraId="0B35546F" w14:textId="519CF713" w:rsidR="00453A38" w:rsidRPr="004A3E27" w:rsidRDefault="00453A38"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8">
    <w:p w14:paraId="17F4E198" w14:textId="77777777" w:rsidR="00453A38" w:rsidRPr="004A3E27" w:rsidRDefault="00453A3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9">
    <w:p w14:paraId="287F51B2" w14:textId="77777777" w:rsidR="00453A38" w:rsidRPr="004A3E27" w:rsidRDefault="00453A3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0">
    <w:p w14:paraId="376DEC76" w14:textId="77777777" w:rsidR="00453A38" w:rsidRPr="004A3E27" w:rsidRDefault="00453A3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1">
    <w:p w14:paraId="0F1539B2" w14:textId="75077CCC" w:rsidR="00453A38" w:rsidRPr="004A3E27" w:rsidRDefault="00453A38" w:rsidP="00BD5BBE">
      <w:pPr>
        <w:pStyle w:val="footnote"/>
      </w:pPr>
      <w:r w:rsidRPr="004A3E27">
        <w:rPr>
          <w:rStyle w:val="FootnoteReference"/>
        </w:rPr>
        <w:footnoteRef/>
      </w:r>
      <w:r w:rsidRPr="004A3E27">
        <w:t xml:space="preserve"> Blood signifies death (</w:t>
      </w:r>
      <w:r>
        <w:t>cf</w:t>
      </w:r>
      <w:r w:rsidRPr="004A3E27">
        <w:t>. Lev. 17:14).</w:t>
      </w:r>
    </w:p>
  </w:footnote>
  <w:footnote w:id="162">
    <w:p w14:paraId="3C531870" w14:textId="77777777" w:rsidR="00453A38" w:rsidRPr="004A3E27" w:rsidRDefault="00453A3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3">
    <w:p w14:paraId="14F5D59E" w14:textId="2CBEB04C" w:rsidR="00453A38" w:rsidRDefault="00453A38" w:rsidP="00643BB8">
      <w:pPr>
        <w:pStyle w:val="footnote"/>
      </w:pPr>
      <w:r>
        <w:rPr>
          <w:rStyle w:val="FootnoteReference"/>
        </w:rPr>
        <w:footnoteRef/>
      </w:r>
      <w:r>
        <w:t xml:space="preserve"> [JS] or “give thanks to You”, or “thankfully confess You with praise”</w:t>
      </w:r>
    </w:p>
  </w:footnote>
  <w:footnote w:id="164">
    <w:p w14:paraId="5ADD520F" w14:textId="77777777" w:rsidR="00453A38" w:rsidRPr="004A3E27" w:rsidRDefault="00453A3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5">
    <w:p w14:paraId="77A1ED53" w14:textId="77777777" w:rsidR="00453A38" w:rsidRPr="004A3E27" w:rsidRDefault="00453A38" w:rsidP="00BD5BBE">
      <w:pPr>
        <w:pStyle w:val="footnote"/>
      </w:pPr>
      <w:r w:rsidRPr="004A3E27">
        <w:rPr>
          <w:rStyle w:val="FootnoteReference"/>
        </w:rPr>
        <w:footnoteRef/>
      </w:r>
      <w:r w:rsidRPr="004A3E27">
        <w:t xml:space="preserve"> Luke 23:46.</w:t>
      </w:r>
    </w:p>
  </w:footnote>
  <w:footnote w:id="166">
    <w:p w14:paraId="1A1A8E3A" w14:textId="6D5B65DB" w:rsidR="00453A38" w:rsidRPr="004A3E27" w:rsidRDefault="00453A3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7">
    <w:p w14:paraId="07CF1154" w14:textId="0A7B732E" w:rsidR="00453A38" w:rsidRPr="004A3E27" w:rsidRDefault="00453A3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8">
    <w:p w14:paraId="5BAFF231" w14:textId="34FCFC7D" w:rsidR="00453A38" w:rsidRDefault="00453A3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9">
    <w:p w14:paraId="2DD87738" w14:textId="77777777" w:rsidR="00453A38" w:rsidRPr="004A3E27" w:rsidRDefault="00453A38" w:rsidP="00BD5BBE">
      <w:pPr>
        <w:pStyle w:val="footnote"/>
      </w:pPr>
      <w:r w:rsidRPr="004A3E27">
        <w:rPr>
          <w:rStyle w:val="FootnoteReference"/>
        </w:rPr>
        <w:footnoteRef/>
      </w:r>
      <w:r w:rsidRPr="004A3E27">
        <w:t xml:space="preserve"> The sense of separation from God is the great illusion and madness.</w:t>
      </w:r>
    </w:p>
  </w:footnote>
  <w:footnote w:id="170">
    <w:p w14:paraId="585E1DF2" w14:textId="7DBE80A8" w:rsidR="00453A38" w:rsidRDefault="00453A38" w:rsidP="00E87C17">
      <w:pPr>
        <w:pStyle w:val="footnote"/>
      </w:pPr>
      <w:r>
        <w:rPr>
          <w:rStyle w:val="FootnoteReference"/>
        </w:rPr>
        <w:footnoteRef/>
      </w:r>
      <w:r>
        <w:t xml:space="preserve"> [JS] or “seeks out”</w:t>
      </w:r>
    </w:p>
  </w:footnote>
  <w:footnote w:id="171">
    <w:p w14:paraId="33F185A4" w14:textId="0A48A721" w:rsidR="00453A38" w:rsidRDefault="00453A38"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2">
    <w:p w14:paraId="64625F8E"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3">
    <w:p w14:paraId="2CF8BDFA" w14:textId="519D5556" w:rsidR="00453A38" w:rsidRPr="004A3E27" w:rsidRDefault="00453A38"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4">
    <w:p w14:paraId="5D9CEF2B" w14:textId="77777777" w:rsidR="00453A38" w:rsidRPr="004A3E27" w:rsidRDefault="00453A3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5">
    <w:p w14:paraId="6173F75B" w14:textId="6720A6F1" w:rsidR="00453A38" w:rsidRDefault="00453A38" w:rsidP="00E87C17">
      <w:pPr>
        <w:pStyle w:val="footnote"/>
      </w:pPr>
      <w:r>
        <w:rPr>
          <w:rStyle w:val="FootnoteReference"/>
        </w:rPr>
        <w:footnoteRef/>
      </w:r>
      <w:r>
        <w:t xml:space="preserve"> [JS] or, “boast”</w:t>
      </w:r>
    </w:p>
  </w:footnote>
  <w:footnote w:id="176">
    <w:p w14:paraId="68902C2B" w14:textId="73BB21C7" w:rsidR="00453A38" w:rsidRPr="004A3E27" w:rsidRDefault="00453A38"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7">
    <w:p w14:paraId="556A07DE" w14:textId="42C5306E" w:rsidR="00453A38" w:rsidRDefault="00453A38" w:rsidP="00E87C17">
      <w:pPr>
        <w:pStyle w:val="footnote"/>
      </w:pPr>
      <w:r>
        <w:rPr>
          <w:rStyle w:val="FootnoteReference"/>
        </w:rPr>
        <w:footnoteRef/>
      </w:r>
      <w:r>
        <w:t xml:space="preserve"> [JS] or “give thanks to”, or “thankfully confess the Lord with praise with the lyre”</w:t>
      </w:r>
    </w:p>
  </w:footnote>
  <w:footnote w:id="178">
    <w:p w14:paraId="2DE8E71A" w14:textId="43288821" w:rsidR="00453A38" w:rsidRDefault="00453A38" w:rsidP="00643986">
      <w:pPr>
        <w:pStyle w:val="footnote"/>
      </w:pPr>
      <w:r>
        <w:rPr>
          <w:rStyle w:val="FootnoteReference"/>
        </w:rPr>
        <w:footnoteRef/>
      </w:r>
      <w:r>
        <w:t xml:space="preserve"> [JS] or “Confess the Lord with the harp.</w:t>
      </w:r>
    </w:p>
  </w:footnote>
  <w:footnote w:id="179">
    <w:p w14:paraId="7DFB6EDE" w14:textId="2BE29A55" w:rsidR="00453A38" w:rsidRPr="004A3E27" w:rsidRDefault="00453A3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0">
    <w:p w14:paraId="31D94784" w14:textId="1209EEE8" w:rsidR="00453A38" w:rsidRPr="004A3E27" w:rsidRDefault="00453A38"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1">
    <w:p w14:paraId="77995902" w14:textId="77777777" w:rsidR="00453A38" w:rsidRPr="004A3E27" w:rsidRDefault="00453A38" w:rsidP="00BD5BBE">
      <w:pPr>
        <w:pStyle w:val="footnote"/>
      </w:pPr>
      <w:r w:rsidRPr="004A3E27">
        <w:rPr>
          <w:rStyle w:val="FootnoteReference"/>
        </w:rPr>
        <w:footnoteRef/>
      </w:r>
      <w:r w:rsidRPr="004A3E27">
        <w:t xml:space="preserve"> Naturally and spiritually (Jn. 3:3-6).</w:t>
      </w:r>
    </w:p>
  </w:footnote>
  <w:footnote w:id="182">
    <w:p w14:paraId="21961A60" w14:textId="0C801544" w:rsidR="00453A38" w:rsidRDefault="00453A38" w:rsidP="002C27B3">
      <w:pPr>
        <w:pStyle w:val="footnote"/>
      </w:pPr>
      <w:r>
        <w:rPr>
          <w:rStyle w:val="FootnoteReference"/>
        </w:rPr>
        <w:footnoteRef/>
      </w:r>
      <w:r>
        <w:t xml:space="preserve"> [JS] Fr. Lazarus has “plans”</w:t>
      </w:r>
    </w:p>
  </w:footnote>
  <w:footnote w:id="183">
    <w:p w14:paraId="13FB143C" w14:textId="0A8A9BB8" w:rsidR="00453A38" w:rsidRDefault="00453A38" w:rsidP="00831460">
      <w:pPr>
        <w:pStyle w:val="footnote"/>
      </w:pPr>
      <w:r>
        <w:rPr>
          <w:rStyle w:val="FootnoteReference"/>
        </w:rPr>
        <w:footnoteRef/>
      </w:r>
      <w:r>
        <w:t xml:space="preserve"> [JS] or “fashioned”</w:t>
      </w:r>
    </w:p>
  </w:footnote>
  <w:footnote w:id="184">
    <w:p w14:paraId="1CA3C8B8" w14:textId="7384D6BF" w:rsidR="00453A38" w:rsidRDefault="00453A38" w:rsidP="00366380">
      <w:pPr>
        <w:pStyle w:val="footnote"/>
      </w:pPr>
      <w:r>
        <w:rPr>
          <w:rStyle w:val="FootnoteReference"/>
        </w:rPr>
        <w:footnoteRef/>
      </w:r>
      <w:r>
        <w:t xml:space="preserve"> Fr. Athanasius has “My soul shall make her boast in the Lord”</w:t>
      </w:r>
    </w:p>
  </w:footnote>
  <w:footnote w:id="185">
    <w:p w14:paraId="50F89B8F" w14:textId="77777777" w:rsidR="00453A38" w:rsidRPr="004A3E27" w:rsidRDefault="00453A3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6">
    <w:p w14:paraId="6C74A446" w14:textId="6A369907" w:rsidR="00453A38" w:rsidRPr="004A3E27" w:rsidRDefault="00453A38" w:rsidP="00BD5BBE">
      <w:pPr>
        <w:pStyle w:val="footnote"/>
      </w:pPr>
      <w:r w:rsidRPr="004A3E27">
        <w:rPr>
          <w:rStyle w:val="FootnoteReference"/>
        </w:rPr>
        <w:footnoteRef/>
      </w:r>
      <w:r w:rsidRPr="004A3E27">
        <w:t xml:space="preserve"> ‘The land of the living.’</w:t>
      </w:r>
      <w:r>
        <w:t xml:space="preserve"> [JS] Others have “earth”</w:t>
      </w:r>
    </w:p>
  </w:footnote>
  <w:footnote w:id="187">
    <w:p w14:paraId="2D88893B" w14:textId="5E64FA88" w:rsidR="00453A38" w:rsidRDefault="00453A38" w:rsidP="00E42174">
      <w:pPr>
        <w:pStyle w:val="footnote"/>
      </w:pPr>
      <w:r>
        <w:rPr>
          <w:rStyle w:val="FootnoteReference"/>
        </w:rPr>
        <w:footnoteRef/>
      </w:r>
      <w:r>
        <w:t xml:space="preserve"> [JS] or “contrite in heart”</w:t>
      </w:r>
    </w:p>
  </w:footnote>
  <w:footnote w:id="188">
    <w:p w14:paraId="7E58A13C" w14:textId="1AC06A85" w:rsidR="00453A38" w:rsidRDefault="00453A38" w:rsidP="00F803AB">
      <w:pPr>
        <w:pStyle w:val="footnote"/>
      </w:pPr>
      <w:r>
        <w:rPr>
          <w:rStyle w:val="FootnoteReference"/>
        </w:rPr>
        <w:footnoteRef/>
      </w:r>
      <w:r>
        <w:t xml:space="preserve"> [JS] Coptic has “eat their hearts”, which Fr. Athanasius renders, “regret”</w:t>
      </w:r>
    </w:p>
  </w:footnote>
  <w:footnote w:id="189">
    <w:p w14:paraId="54D93979" w14:textId="34E7EB30" w:rsidR="00453A38" w:rsidRDefault="00453A38" w:rsidP="00F803AB">
      <w:pPr>
        <w:pStyle w:val="footnote"/>
      </w:pPr>
      <w:r>
        <w:rPr>
          <w:rStyle w:val="FootnoteReference"/>
        </w:rPr>
        <w:footnoteRef/>
      </w:r>
      <w:r>
        <w:t xml:space="preserve"> [JS] or regret.</w:t>
      </w:r>
    </w:p>
  </w:footnote>
  <w:footnote w:id="190">
    <w:p w14:paraId="51CEFDC6" w14:textId="77777777" w:rsidR="00453A38" w:rsidRPr="004A3E27" w:rsidRDefault="00453A3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1">
    <w:p w14:paraId="703EC24D" w14:textId="0A8D7841" w:rsidR="00453A38" w:rsidRDefault="00453A38" w:rsidP="00442FE7">
      <w:pPr>
        <w:pStyle w:val="footnote"/>
      </w:pPr>
      <w:r>
        <w:rPr>
          <w:rStyle w:val="FootnoteReference"/>
        </w:rPr>
        <w:footnoteRef/>
      </w:r>
      <w:r>
        <w:t xml:space="preserve"> [JS] literally “and my soul with barrenness/childlessness.”</w:t>
      </w:r>
    </w:p>
  </w:footnote>
  <w:footnote w:id="192">
    <w:p w14:paraId="0CEA87F3" w14:textId="77777777" w:rsidR="00453A38" w:rsidRPr="004A3E27" w:rsidRDefault="00453A38" w:rsidP="00BD5BBE">
      <w:pPr>
        <w:pStyle w:val="footnote"/>
      </w:pPr>
      <w:r w:rsidRPr="004A3E27">
        <w:rPr>
          <w:rStyle w:val="FootnoteReference"/>
        </w:rPr>
        <w:footnoteRef/>
      </w:r>
      <w:r w:rsidRPr="004A3E27">
        <w:t xml:space="preserve"> John 19:1; Mt. 27:26.</w:t>
      </w:r>
    </w:p>
  </w:footnote>
  <w:footnote w:id="193">
    <w:p w14:paraId="1C6E21CA" w14:textId="4A1BFD04" w:rsidR="00453A38" w:rsidRPr="004A3E27" w:rsidRDefault="00453A38" w:rsidP="00BD5BBE">
      <w:pPr>
        <w:pStyle w:val="footnote"/>
      </w:pPr>
      <w:r w:rsidRPr="004A3E27">
        <w:rPr>
          <w:rStyle w:val="FootnoteReference"/>
        </w:rPr>
        <w:footnoteRef/>
      </w:r>
      <w:r w:rsidRPr="004A3E27">
        <w:t xml:space="preserve"> </w:t>
      </w:r>
      <w:r>
        <w:t>cf</w:t>
      </w:r>
      <w:r w:rsidRPr="004A3E27">
        <w:t>. Psalm 21:21.</w:t>
      </w:r>
    </w:p>
  </w:footnote>
  <w:footnote w:id="194">
    <w:p w14:paraId="7BC55212" w14:textId="5213FE4B" w:rsidR="00453A38" w:rsidRDefault="00453A38" w:rsidP="004E0429">
      <w:pPr>
        <w:pStyle w:val="footnote"/>
      </w:pPr>
      <w:r>
        <w:rPr>
          <w:rStyle w:val="FootnoteReference"/>
        </w:rPr>
        <w:footnoteRef/>
      </w:r>
      <w:r>
        <w:t xml:space="preserve"> [JS] or “give thanks to You,” or “thankfully confess You with praise in the great Church”</w:t>
      </w:r>
    </w:p>
  </w:footnote>
  <w:footnote w:id="195">
    <w:p w14:paraId="5E06AF48" w14:textId="4CED25A0" w:rsidR="00453A38" w:rsidRDefault="00453A38" w:rsidP="00E14083">
      <w:pPr>
        <w:pStyle w:val="footnote"/>
      </w:pPr>
      <w:r>
        <w:rPr>
          <w:rStyle w:val="FootnoteReference"/>
        </w:rPr>
        <w:footnoteRef/>
      </w:r>
      <w:r>
        <w:t xml:space="preserve"> [JS] [] found in Coptic</w:t>
      </w:r>
    </w:p>
  </w:footnote>
  <w:footnote w:id="196">
    <w:p w14:paraId="4812F1D0" w14:textId="6C4603E2" w:rsidR="00453A38" w:rsidRPr="004A3E27" w:rsidRDefault="00453A38" w:rsidP="00BD5BBE">
      <w:pPr>
        <w:pStyle w:val="footnote"/>
      </w:pPr>
      <w:r w:rsidRPr="004A3E27">
        <w:rPr>
          <w:rStyle w:val="FootnoteReference"/>
        </w:rPr>
        <w:footnoteRef/>
      </w:r>
      <w:r w:rsidRPr="004A3E27">
        <w:t xml:space="preserve"> </w:t>
      </w:r>
      <w:r>
        <w:t>cf</w:t>
      </w:r>
      <w:r w:rsidRPr="004A3E27">
        <w:t>. John 15:25.</w:t>
      </w:r>
    </w:p>
  </w:footnote>
  <w:footnote w:id="197">
    <w:p w14:paraId="2072EB12" w14:textId="0F03BC61" w:rsidR="00453A38" w:rsidRDefault="00453A38" w:rsidP="004E0429">
      <w:pPr>
        <w:pStyle w:val="footnote"/>
      </w:pPr>
      <w:r>
        <w:rPr>
          <w:rStyle w:val="FootnoteReference"/>
        </w:rPr>
        <w:footnoteRef/>
      </w:r>
      <w:r>
        <w:t xml:space="preserve"> [JS] or “Aha! Aha!” Or “Well done! Well done!”</w:t>
      </w:r>
    </w:p>
  </w:footnote>
  <w:footnote w:id="198">
    <w:p w14:paraId="55852630" w14:textId="48050399" w:rsidR="00453A38" w:rsidRDefault="00453A38"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9">
    <w:p w14:paraId="5AE758E3" w14:textId="591B2CD9" w:rsidR="00453A38" w:rsidRDefault="00453A38" w:rsidP="004E0429">
      <w:pPr>
        <w:pStyle w:val="footnote"/>
      </w:pPr>
      <w:r>
        <w:rPr>
          <w:rStyle w:val="FootnoteReference"/>
        </w:rPr>
        <w:footnoteRef/>
      </w:r>
      <w:r>
        <w:t xml:space="preserve"> [JS] Fr. Lazarus has, “towering mountains”</w:t>
      </w:r>
    </w:p>
  </w:footnote>
  <w:footnote w:id="200">
    <w:p w14:paraId="6484AC83" w14:textId="6D53CC8C" w:rsidR="00453A38" w:rsidRPr="004A3E27" w:rsidRDefault="00453A38" w:rsidP="00BD5BBE">
      <w:pPr>
        <w:pStyle w:val="footnote"/>
      </w:pPr>
      <w:r w:rsidRPr="004A3E27">
        <w:rPr>
          <w:rStyle w:val="FootnoteReference"/>
        </w:rPr>
        <w:footnoteRef/>
      </w:r>
      <w:r w:rsidRPr="004A3E27">
        <w:t xml:space="preserve"> </w:t>
      </w:r>
      <w:r>
        <w:t>cf</w:t>
      </w:r>
      <w:r w:rsidRPr="004A3E27">
        <w:t>. Psalm 109:7.</w:t>
      </w:r>
    </w:p>
  </w:footnote>
  <w:footnote w:id="201">
    <w:p w14:paraId="4449FD0E" w14:textId="7B6566B0" w:rsidR="00453A38" w:rsidRDefault="00453A38" w:rsidP="00090695">
      <w:pPr>
        <w:pStyle w:val="footnote"/>
      </w:pPr>
      <w:r>
        <w:rPr>
          <w:rStyle w:val="FootnoteReference"/>
        </w:rPr>
        <w:footnoteRef/>
      </w:r>
      <w:r>
        <w:t xml:space="preserve"> [JS] OSB has “many waters”</w:t>
      </w:r>
    </w:p>
  </w:footnote>
  <w:footnote w:id="202">
    <w:p w14:paraId="50DAFDF2" w14:textId="77777777" w:rsidR="00453A38" w:rsidRPr="004A3E27" w:rsidRDefault="00453A3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3">
    <w:p w14:paraId="7C4D1D61" w14:textId="77777777" w:rsidR="00453A38" w:rsidRPr="004A3E27" w:rsidRDefault="00453A38" w:rsidP="00BD5BBE">
      <w:pPr>
        <w:pStyle w:val="footnote"/>
      </w:pPr>
      <w:r w:rsidRPr="004A3E27">
        <w:rPr>
          <w:rStyle w:val="FootnoteReference"/>
        </w:rPr>
        <w:footnoteRef/>
      </w:r>
      <w:r w:rsidRPr="004A3E27">
        <w:t xml:space="preserve"> ‘The Prophet asks to be free from passion’ (St. Athanasius).</w:t>
      </w:r>
    </w:p>
  </w:footnote>
  <w:footnote w:id="204">
    <w:p w14:paraId="356D04BB" w14:textId="77777777" w:rsidR="00453A38" w:rsidRPr="004A3E27" w:rsidRDefault="00453A38" w:rsidP="00BD5BBE">
      <w:pPr>
        <w:pStyle w:val="footnote"/>
      </w:pPr>
      <w:r w:rsidRPr="004A3E27">
        <w:rPr>
          <w:rStyle w:val="FootnoteReference"/>
        </w:rPr>
        <w:footnoteRef/>
      </w:r>
      <w:r w:rsidRPr="004A3E27">
        <w:t xml:space="preserve"> Prov. 24:19.</w:t>
      </w:r>
    </w:p>
  </w:footnote>
  <w:footnote w:id="205">
    <w:p w14:paraId="325B4264" w14:textId="77777777" w:rsidR="00453A38" w:rsidRPr="004A3E27" w:rsidRDefault="00453A3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6">
    <w:p w14:paraId="720EC29A" w14:textId="0B7E8B17" w:rsidR="00453A38" w:rsidRPr="004A3E27" w:rsidRDefault="00453A38"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7">
    <w:p w14:paraId="3B4C8AB4" w14:textId="77777777" w:rsidR="00453A38" w:rsidRPr="004A3E27" w:rsidRDefault="00453A3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8">
    <w:p w14:paraId="6BB4D62E" w14:textId="6D468D83" w:rsidR="00453A38" w:rsidRDefault="00453A38" w:rsidP="00402CB0">
      <w:pPr>
        <w:pStyle w:val="footnote"/>
      </w:pPr>
      <w:r>
        <w:rPr>
          <w:rStyle w:val="FootnoteReference"/>
        </w:rPr>
        <w:footnoteRef/>
      </w:r>
      <w:r>
        <w:t xml:space="preserve"> [JS] or “judgment”</w:t>
      </w:r>
    </w:p>
  </w:footnote>
  <w:footnote w:id="209">
    <w:p w14:paraId="0271DF81" w14:textId="5DFB25DB" w:rsidR="00453A38" w:rsidRPr="004A3E27" w:rsidRDefault="00453A38"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0">
    <w:p w14:paraId="20ECCFFC" w14:textId="001E9B2E" w:rsidR="00453A38" w:rsidRDefault="00453A38" w:rsidP="00402CB0">
      <w:pPr>
        <w:pStyle w:val="footnote"/>
      </w:pPr>
      <w:r>
        <w:rPr>
          <w:rStyle w:val="FootnoteReference"/>
        </w:rPr>
        <w:footnoteRef/>
      </w:r>
      <w:r>
        <w:t xml:space="preserve"> [JS] or “fret”</w:t>
      </w:r>
    </w:p>
  </w:footnote>
  <w:footnote w:id="211">
    <w:p w14:paraId="0F35B29D" w14:textId="57DF774F" w:rsidR="00453A38" w:rsidRDefault="00453A38" w:rsidP="00414006">
      <w:pPr>
        <w:pStyle w:val="footnote"/>
      </w:pPr>
      <w:r>
        <w:rPr>
          <w:rStyle w:val="FootnoteReference"/>
        </w:rPr>
        <w:footnoteRef/>
      </w:r>
      <w:r>
        <w:t xml:space="preserve"> [JS] or “land”</w:t>
      </w:r>
    </w:p>
  </w:footnote>
  <w:footnote w:id="212">
    <w:p w14:paraId="65980F9C" w14:textId="79143A5A" w:rsidR="00453A38" w:rsidRPr="004A3E27" w:rsidRDefault="00453A38"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3">
    <w:p w14:paraId="159BB2E9" w14:textId="77777777" w:rsidR="00453A38" w:rsidRPr="004A3E27" w:rsidRDefault="00453A3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4">
    <w:p w14:paraId="031AB7AD" w14:textId="155ED80A" w:rsidR="00453A38" w:rsidRDefault="00453A38" w:rsidP="00090695">
      <w:pPr>
        <w:pStyle w:val="footnote"/>
      </w:pPr>
      <w:r>
        <w:rPr>
          <w:rStyle w:val="FootnoteReference"/>
        </w:rPr>
        <w:footnoteRef/>
      </w:r>
      <w:r>
        <w:t xml:space="preserve"> [JS] literally, “seed”, here and throughout</w:t>
      </w:r>
    </w:p>
  </w:footnote>
  <w:footnote w:id="215">
    <w:p w14:paraId="112B59F5" w14:textId="77777777" w:rsidR="00453A38" w:rsidRPr="004A3E27" w:rsidRDefault="00453A38"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453A38" w:rsidRPr="004A3E27" w:rsidRDefault="00453A38"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453A38" w:rsidRPr="004A3E27" w:rsidRDefault="00453A38"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453A38" w:rsidRDefault="00453A38" w:rsidP="003F50A7">
      <w:pPr>
        <w:pStyle w:val="footnote"/>
      </w:pPr>
      <w:r>
        <w:rPr>
          <w:rStyle w:val="FootnoteReference"/>
        </w:rPr>
        <w:footnoteRef/>
      </w:r>
      <w:r>
        <w:t xml:space="preserve"> [JS] literally “with a sad face”</w:t>
      </w:r>
    </w:p>
  </w:footnote>
  <w:footnote w:id="219">
    <w:p w14:paraId="18445857" w14:textId="0B799012" w:rsidR="00453A38" w:rsidRDefault="00453A38" w:rsidP="003F50A7">
      <w:pPr>
        <w:pStyle w:val="footnote"/>
      </w:pPr>
      <w:r>
        <w:rPr>
          <w:rStyle w:val="FootnoteReference"/>
        </w:rPr>
        <w:footnoteRef/>
      </w:r>
      <w:r>
        <w:t xml:space="preserve"> [JS] literally “loins”</w:t>
      </w:r>
    </w:p>
  </w:footnote>
  <w:footnote w:id="220">
    <w:p w14:paraId="72DD6C76" w14:textId="7D200E30" w:rsidR="00453A38" w:rsidRPr="004A3E27" w:rsidRDefault="00453A38"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453A38" w:rsidRDefault="00453A38" w:rsidP="002538F7">
      <w:pPr>
        <w:pStyle w:val="footnote"/>
      </w:pPr>
      <w:r>
        <w:rPr>
          <w:rStyle w:val="FootnoteReference"/>
        </w:rPr>
        <w:footnoteRef/>
      </w:r>
      <w:r>
        <w:t xml:space="preserve"> [JS] or “walks about like a phantom”</w:t>
      </w:r>
    </w:p>
  </w:footnote>
  <w:footnote w:id="222">
    <w:p w14:paraId="3396E2D4" w14:textId="4AC28F88" w:rsidR="00453A38" w:rsidRPr="004A3E27" w:rsidRDefault="00453A3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453A38" w:rsidRPr="004A3E27" w:rsidRDefault="00453A3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453A38" w:rsidRPr="004A3E27" w:rsidRDefault="00453A38"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453A38" w:rsidRPr="004A3E27" w:rsidRDefault="00453A3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453A38" w:rsidRPr="004A3E27" w:rsidRDefault="00453A38"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453A38" w:rsidRDefault="00453A38" w:rsidP="000F12A5">
      <w:pPr>
        <w:pStyle w:val="footnote"/>
      </w:pPr>
      <w:r>
        <w:rPr>
          <w:rStyle w:val="FootnoteReference"/>
        </w:rPr>
        <w:footnoteRef/>
      </w:r>
      <w:r>
        <w:t xml:space="preserve"> Fr. Athanasius adds here “my truth”. See Matins of the 12 Day of Paopi.</w:t>
      </w:r>
    </w:p>
  </w:footnote>
  <w:footnote w:id="228">
    <w:p w14:paraId="215A183B" w14:textId="1FC8DE97" w:rsidR="00453A38" w:rsidRDefault="00453A38" w:rsidP="005B3452">
      <w:pPr>
        <w:pStyle w:val="footnote"/>
      </w:pPr>
      <w:r>
        <w:rPr>
          <w:rStyle w:val="FootnoteReference"/>
        </w:rPr>
        <w:footnoteRef/>
      </w:r>
      <w:r>
        <w:t xml:space="preserve"> [JS] or “Aha! Aha!” or “Well done! Well done!”</w:t>
      </w:r>
    </w:p>
  </w:footnote>
  <w:footnote w:id="229">
    <w:p w14:paraId="37A0E454" w14:textId="77777777" w:rsidR="00453A38" w:rsidRPr="004A3E27" w:rsidRDefault="00453A38" w:rsidP="00BD5BBE">
      <w:pPr>
        <w:pStyle w:val="footnote"/>
      </w:pPr>
      <w:r w:rsidRPr="004A3E27">
        <w:rPr>
          <w:rStyle w:val="FootnoteReference"/>
        </w:rPr>
        <w:footnoteRef/>
      </w:r>
      <w:r w:rsidRPr="004A3E27">
        <w:t xml:space="preserve"> John 13:30.</w:t>
      </w:r>
    </w:p>
  </w:footnote>
  <w:footnote w:id="230">
    <w:p w14:paraId="32644EEC" w14:textId="77777777" w:rsidR="00453A38" w:rsidRPr="004A3E27" w:rsidRDefault="00453A3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453A38" w:rsidRPr="004A3E27" w:rsidRDefault="00453A3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453A38" w:rsidRPr="004A3E27" w:rsidRDefault="00453A38"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453A38" w:rsidRDefault="00453A38" w:rsidP="008612F3">
      <w:pPr>
        <w:pStyle w:val="footnote"/>
      </w:pPr>
      <w:r>
        <w:rPr>
          <w:rStyle w:val="FootnoteReference"/>
        </w:rPr>
        <w:footnoteRef/>
      </w:r>
      <w:r>
        <w:t xml:space="preserve"> [JS] or “from age to age. So be it! So be it!”</w:t>
      </w:r>
    </w:p>
  </w:footnote>
  <w:footnote w:id="234">
    <w:p w14:paraId="2B9F5A56" w14:textId="77777777" w:rsidR="00453A38" w:rsidRPr="004A3E27" w:rsidRDefault="00453A3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453A38" w:rsidRDefault="00453A38" w:rsidP="005B3452">
      <w:pPr>
        <w:pStyle w:val="footnote"/>
      </w:pPr>
      <w:r>
        <w:rPr>
          <w:rStyle w:val="FootnoteReference"/>
        </w:rPr>
        <w:footnoteRef/>
      </w:r>
      <w:r>
        <w:t xml:space="preserve"> [JS] or “thanksgiving”, or “thankful confession with praise”</w:t>
      </w:r>
    </w:p>
  </w:footnote>
  <w:footnote w:id="236">
    <w:p w14:paraId="53A5AE10" w14:textId="0674C819" w:rsidR="00453A38" w:rsidRDefault="00453A38"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453A38" w:rsidRDefault="00453A38"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453A38" w:rsidRDefault="00453A38" w:rsidP="00AD1AC9">
      <w:pPr>
        <w:pStyle w:val="footnote"/>
      </w:pPr>
      <w:r>
        <w:rPr>
          <w:rStyle w:val="FootnoteReference"/>
        </w:rPr>
        <w:footnoteRef/>
      </w:r>
      <w:r>
        <w:t xml:space="preserve"> [JS] Fr. Lazarus has “dwelling”</w:t>
      </w:r>
    </w:p>
  </w:footnote>
  <w:footnote w:id="239">
    <w:p w14:paraId="03275919" w14:textId="77777777" w:rsidR="00453A38" w:rsidRPr="004A3E27" w:rsidRDefault="00453A3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453A38" w:rsidRDefault="00453A38"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453A38" w:rsidRDefault="00453A38"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453A38" w:rsidRPr="004A3E27" w:rsidRDefault="00453A38"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453A38" w:rsidRDefault="00453A38" w:rsidP="006C1793">
      <w:pPr>
        <w:pStyle w:val="footnote"/>
      </w:pPr>
      <w:r>
        <w:rPr>
          <w:rStyle w:val="FootnoteReference"/>
        </w:rPr>
        <w:footnoteRef/>
      </w:r>
      <w:r>
        <w:t xml:space="preserve"> [JS] or “presence”</w:t>
      </w:r>
    </w:p>
  </w:footnote>
  <w:footnote w:id="244">
    <w:p w14:paraId="14C8DE9A" w14:textId="1AF2328A" w:rsidR="00453A38" w:rsidRDefault="00453A38" w:rsidP="006C1793">
      <w:pPr>
        <w:pStyle w:val="footnote"/>
      </w:pPr>
      <w:r>
        <w:rPr>
          <w:rStyle w:val="FootnoteReference"/>
        </w:rPr>
        <w:footnoteRef/>
      </w:r>
      <w:r>
        <w:t xml:space="preserve"> [JS] or “boast in” or “praise”</w:t>
      </w:r>
    </w:p>
  </w:footnote>
  <w:footnote w:id="245">
    <w:p w14:paraId="66A26B87" w14:textId="54FC310A" w:rsidR="00453A38" w:rsidRDefault="00453A38" w:rsidP="006C1793">
      <w:pPr>
        <w:pStyle w:val="footnote"/>
      </w:pPr>
      <w:r>
        <w:rPr>
          <w:rStyle w:val="FootnoteReference"/>
        </w:rPr>
        <w:footnoteRef/>
      </w:r>
      <w:r>
        <w:t xml:space="preserve"> [JS] or “give thanks to”, or “thankfully confess Your Name with praise”</w:t>
      </w:r>
    </w:p>
  </w:footnote>
  <w:footnote w:id="246">
    <w:p w14:paraId="4F22E4CE" w14:textId="77777777" w:rsidR="00453A38" w:rsidRPr="004A3E27" w:rsidRDefault="00453A3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453A38" w:rsidRPr="004A3E27" w:rsidRDefault="00453A3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453A38" w:rsidRPr="004A3E27" w:rsidRDefault="00453A3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453A38" w:rsidRDefault="00453A38" w:rsidP="00676E6A">
      <w:pPr>
        <w:pStyle w:val="footnote"/>
      </w:pPr>
      <w:r>
        <w:rPr>
          <w:rStyle w:val="FootnoteReference"/>
        </w:rPr>
        <w:footnoteRef/>
      </w:r>
      <w:r>
        <w:t xml:space="preserve"> [JS] or “grace was poured out on Your lips”</w:t>
      </w:r>
    </w:p>
  </w:footnote>
  <w:footnote w:id="250">
    <w:p w14:paraId="0FB99B7C" w14:textId="516B1CB2" w:rsidR="00453A38" w:rsidRPr="004A3E27" w:rsidRDefault="00453A38"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453A38" w:rsidRPr="004A3E27" w:rsidRDefault="00453A3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453A38" w:rsidRPr="004A3E27" w:rsidRDefault="00453A3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453A38" w:rsidRDefault="00453A38"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453A38" w:rsidRDefault="00453A38" w:rsidP="00E10FAF">
      <w:pPr>
        <w:pStyle w:val="footnote"/>
      </w:pPr>
      <w:r>
        <w:rPr>
          <w:rStyle w:val="FootnoteReference"/>
        </w:rPr>
        <w:footnoteRef/>
      </w:r>
      <w:r>
        <w:t xml:space="preserve"> [JS] literally “do obeisance”, i.e. “bow down to”</w:t>
      </w:r>
    </w:p>
  </w:footnote>
  <w:footnote w:id="255">
    <w:p w14:paraId="66A4B8D8" w14:textId="2A1C62C8" w:rsidR="00453A38" w:rsidRPr="004A3E27" w:rsidRDefault="00453A38"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453A38" w:rsidRPr="004A3E27" w:rsidRDefault="00453A38" w:rsidP="00714A98">
      <w:pPr>
        <w:pStyle w:val="footnote"/>
      </w:pPr>
      <w:r w:rsidRPr="004A3E27">
        <w:rPr>
          <w:rStyle w:val="FootnoteReference"/>
        </w:rPr>
        <w:footnoteRef/>
      </w:r>
      <w:r w:rsidRPr="004A3E27">
        <w:t xml:space="preserve"> Rev. 22:1.</w:t>
      </w:r>
    </w:p>
  </w:footnote>
  <w:footnote w:id="257">
    <w:p w14:paraId="0C57446A" w14:textId="77777777" w:rsidR="00453A38" w:rsidRDefault="00453A38" w:rsidP="00714A98">
      <w:pPr>
        <w:pStyle w:val="footnote"/>
      </w:pPr>
      <w:r>
        <w:rPr>
          <w:rStyle w:val="FootnoteReference"/>
        </w:rPr>
        <w:footnoteRef/>
      </w:r>
      <w:r>
        <w:t xml:space="preserve"> Fr. Lazarus has “dwelling-place”</w:t>
      </w:r>
    </w:p>
  </w:footnote>
  <w:footnote w:id="258">
    <w:p w14:paraId="77903F63" w14:textId="77777777" w:rsidR="00453A38" w:rsidRDefault="00453A38" w:rsidP="00714A98">
      <w:pPr>
        <w:pStyle w:val="footnote"/>
      </w:pPr>
      <w:r>
        <w:rPr>
          <w:rStyle w:val="FootnoteReference"/>
        </w:rPr>
        <w:footnoteRef/>
      </w:r>
      <w:r>
        <w:t xml:space="preserve"> [JS] the city’s</w:t>
      </w:r>
    </w:p>
  </w:footnote>
  <w:footnote w:id="259">
    <w:p w14:paraId="73DCC24E" w14:textId="7E226D89" w:rsidR="00453A38" w:rsidRPr="004A3E27" w:rsidRDefault="00453A38"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453A38" w:rsidRPr="004A3E27" w:rsidRDefault="00453A38"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453A38" w:rsidRPr="004A3E27" w:rsidRDefault="00453A38"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453A38" w:rsidRPr="004A3E27" w:rsidRDefault="00453A38"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453A38" w:rsidRPr="004A3E27" w:rsidRDefault="00453A38"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453A38" w:rsidRPr="004A3E27" w:rsidRDefault="00453A38"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453A38" w:rsidRPr="004A3E27" w:rsidRDefault="00453A3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453A38" w:rsidRDefault="00453A38" w:rsidP="008C19B4">
      <w:pPr>
        <w:pStyle w:val="footnote"/>
      </w:pPr>
      <w:r>
        <w:rPr>
          <w:rStyle w:val="FootnoteReference"/>
        </w:rPr>
        <w:footnoteRef/>
      </w:r>
      <w:r>
        <w:t xml:space="preserve"> [JS] or “beautifully situated”</w:t>
      </w:r>
    </w:p>
  </w:footnote>
  <w:footnote w:id="267">
    <w:p w14:paraId="5F050EEC" w14:textId="7F9EDEA1" w:rsidR="00453A38" w:rsidRPr="004A3E27" w:rsidRDefault="00453A38"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453A38" w:rsidRPr="004A3E27" w:rsidRDefault="00453A38"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453A38" w:rsidRPr="004A3E27" w:rsidRDefault="00453A38"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453A38" w:rsidRDefault="00453A38" w:rsidP="00183599">
      <w:pPr>
        <w:pStyle w:val="footnote"/>
      </w:pPr>
      <w:r>
        <w:rPr>
          <w:rStyle w:val="FootnoteReference"/>
        </w:rPr>
        <w:footnoteRef/>
      </w:r>
      <w:r>
        <w:t xml:space="preserve"> [JS] Fr. Lazarus adds “justice and right judgment” to “righteousness”</w:t>
      </w:r>
    </w:p>
  </w:footnote>
  <w:footnote w:id="271">
    <w:p w14:paraId="7F2EAAD2" w14:textId="77777777" w:rsidR="00453A38" w:rsidRPr="004A3E27" w:rsidRDefault="00453A3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453A38" w:rsidRPr="004A3E27" w:rsidRDefault="00453A3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453A38" w:rsidRDefault="00453A38" w:rsidP="00183599">
      <w:pPr>
        <w:pStyle w:val="footnote"/>
      </w:pPr>
      <w:r>
        <w:rPr>
          <w:rStyle w:val="FootnoteReference"/>
        </w:rPr>
        <w:footnoteRef/>
      </w:r>
      <w:r>
        <w:t xml:space="preserve"> [JS] or “eternally”</w:t>
      </w:r>
    </w:p>
  </w:footnote>
  <w:footnote w:id="274">
    <w:p w14:paraId="398A65D2" w14:textId="3A913DFE" w:rsidR="00453A38" w:rsidRDefault="00453A3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453A38" w:rsidRDefault="00453A38" w:rsidP="00183599">
      <w:pPr>
        <w:pStyle w:val="footnote"/>
      </w:pPr>
      <w:r>
        <w:rPr>
          <w:rStyle w:val="FootnoteReference"/>
        </w:rPr>
        <w:footnoteRef/>
      </w:r>
      <w:r>
        <w:t xml:space="preserve"> [JS] or “workers of iniquity”</w:t>
      </w:r>
    </w:p>
  </w:footnote>
  <w:footnote w:id="276">
    <w:p w14:paraId="3A50B91B" w14:textId="77777777" w:rsidR="00453A38" w:rsidRPr="004A3E27" w:rsidRDefault="00453A3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453A38" w:rsidRDefault="00453A38" w:rsidP="00183599">
      <w:pPr>
        <w:pStyle w:val="footnote"/>
      </w:pPr>
      <w:r>
        <w:rPr>
          <w:rStyle w:val="FootnoteReference"/>
        </w:rPr>
        <w:footnoteRef/>
      </w:r>
      <w:r>
        <w:t xml:space="preserve"> [JS] or “ransom”</w:t>
      </w:r>
    </w:p>
  </w:footnote>
  <w:footnote w:id="278">
    <w:p w14:paraId="058ED3C9" w14:textId="6776EDA1" w:rsidR="00453A38" w:rsidRDefault="00453A38" w:rsidP="001B710E">
      <w:pPr>
        <w:pStyle w:val="footnote"/>
      </w:pPr>
      <w:r>
        <w:rPr>
          <w:rStyle w:val="FootnoteReference"/>
        </w:rPr>
        <w:footnoteRef/>
      </w:r>
      <w:r>
        <w:t xml:space="preserve"> [JS] or tabernacles.</w:t>
      </w:r>
    </w:p>
  </w:footnote>
  <w:footnote w:id="279">
    <w:p w14:paraId="329608F2" w14:textId="7CC39845" w:rsidR="00453A38" w:rsidRDefault="00453A38"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453A38" w:rsidRDefault="00453A38" w:rsidP="005E4259">
      <w:pPr>
        <w:pStyle w:val="footnote"/>
      </w:pPr>
      <w:r>
        <w:rPr>
          <w:rStyle w:val="FootnoteReference"/>
        </w:rPr>
        <w:footnoteRef/>
      </w:r>
      <w:r>
        <w:t xml:space="preserve"> [JS] or “I will not find fault with your sacrifices”</w:t>
      </w:r>
    </w:p>
  </w:footnote>
  <w:footnote w:id="281">
    <w:p w14:paraId="45DA152E" w14:textId="77777777" w:rsidR="00453A38" w:rsidRPr="004A3E27" w:rsidRDefault="00453A3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453A38" w:rsidRDefault="00453A38" w:rsidP="007E0330">
      <w:pPr>
        <w:pStyle w:val="footnote"/>
      </w:pPr>
      <w:r>
        <w:rPr>
          <w:rStyle w:val="FootnoteReference"/>
        </w:rPr>
        <w:footnoteRef/>
      </w:r>
      <w:r>
        <w:t xml:space="preserve"> [JS] [] found in Coptic</w:t>
      </w:r>
    </w:p>
  </w:footnote>
  <w:footnote w:id="283">
    <w:p w14:paraId="5A6B4D6B" w14:textId="65293C06" w:rsidR="00453A38" w:rsidRPr="004A3E27" w:rsidRDefault="00453A3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453A38" w:rsidRDefault="00453A38" w:rsidP="007E0330">
      <w:pPr>
        <w:pStyle w:val="footnote"/>
      </w:pPr>
      <w:r>
        <w:rPr>
          <w:rStyle w:val="FootnoteReference"/>
        </w:rPr>
        <w:footnoteRef/>
      </w:r>
      <w:r>
        <w:t xml:space="preserve"> [JS] “showed me” or “made known to me”</w:t>
      </w:r>
    </w:p>
  </w:footnote>
  <w:footnote w:id="285">
    <w:p w14:paraId="6185D531" w14:textId="77777777" w:rsidR="00453A38" w:rsidRPr="004A3E27" w:rsidRDefault="00453A38" w:rsidP="00BD5BBE">
      <w:pPr>
        <w:pStyle w:val="footnote"/>
      </w:pPr>
      <w:r w:rsidRPr="004A3E27">
        <w:rPr>
          <w:rStyle w:val="FootnoteReference"/>
        </w:rPr>
        <w:footnoteRef/>
      </w:r>
      <w:r w:rsidRPr="004A3E27">
        <w:t xml:space="preserve"> Exodus 12:22; John 19:29; Hebrews 9:19.</w:t>
      </w:r>
    </w:p>
  </w:footnote>
  <w:footnote w:id="286">
    <w:p w14:paraId="3533F1BB" w14:textId="71B96EA6" w:rsidR="00453A38" w:rsidRDefault="00453A38" w:rsidP="007E0330">
      <w:pPr>
        <w:pStyle w:val="footnote"/>
      </w:pPr>
      <w:r>
        <w:rPr>
          <w:rStyle w:val="FootnoteReference"/>
        </w:rPr>
        <w:footnoteRef/>
      </w:r>
      <w:r>
        <w:t xml:space="preserve"> [JS] literally “face”.</w:t>
      </w:r>
    </w:p>
  </w:footnote>
  <w:footnote w:id="287">
    <w:p w14:paraId="1F9FC60F" w14:textId="3E919970" w:rsidR="00453A38" w:rsidRDefault="00453A38" w:rsidP="005E4259">
      <w:pPr>
        <w:pStyle w:val="footnote"/>
      </w:pPr>
      <w:r>
        <w:rPr>
          <w:rStyle w:val="FootnoteReference"/>
        </w:rPr>
        <w:footnoteRef/>
      </w:r>
      <w:r>
        <w:t xml:space="preserve"> [JS] or “blood-guiltiness”</w:t>
      </w:r>
    </w:p>
  </w:footnote>
  <w:footnote w:id="288">
    <w:p w14:paraId="202128F8" w14:textId="4DFF74D6" w:rsidR="00453A38" w:rsidRDefault="00453A38" w:rsidP="00284568">
      <w:pPr>
        <w:pStyle w:val="footnote"/>
      </w:pPr>
      <w:r>
        <w:rPr>
          <w:rStyle w:val="FootnoteReference"/>
        </w:rPr>
        <w:footnoteRef/>
      </w:r>
      <w:r>
        <w:t xml:space="preserve"> [JS] or “gives thanks to,” or “thankfully confess You with praise”</w:t>
      </w:r>
    </w:p>
  </w:footnote>
  <w:footnote w:id="289">
    <w:p w14:paraId="6650920A" w14:textId="4D441CB0" w:rsidR="00453A38" w:rsidRPr="004A3E27" w:rsidRDefault="00453A3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453A38" w:rsidRPr="004A3E27" w:rsidRDefault="00453A3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453A38" w:rsidRDefault="00453A38" w:rsidP="00284568">
      <w:pPr>
        <w:pStyle w:val="footnote"/>
      </w:pPr>
      <w:r>
        <w:rPr>
          <w:rStyle w:val="FootnoteReference"/>
        </w:rPr>
        <w:footnoteRef/>
      </w:r>
      <w:r>
        <w:t xml:space="preserve"> [JS] or “give thanks to You,” or “thankfully confess You with praise”</w:t>
      </w:r>
    </w:p>
  </w:footnote>
  <w:footnote w:id="292">
    <w:p w14:paraId="51837483" w14:textId="77777777" w:rsidR="00453A38" w:rsidRPr="004A3E27" w:rsidRDefault="00453A3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453A38" w:rsidRPr="004A3E27" w:rsidRDefault="00453A38" w:rsidP="00BD5BBE">
      <w:pPr>
        <w:pStyle w:val="footnote"/>
      </w:pPr>
      <w:r w:rsidRPr="004A3E27">
        <w:rPr>
          <w:rStyle w:val="FootnoteReference"/>
        </w:rPr>
        <w:footnoteRef/>
      </w:r>
      <w:r w:rsidRPr="004A3E27">
        <w:t xml:space="preserve"> Lk. 10:18; 2 Thess. 1:6.</w:t>
      </w:r>
    </w:p>
  </w:footnote>
  <w:footnote w:id="294">
    <w:p w14:paraId="649547A2" w14:textId="77777777" w:rsidR="00453A38" w:rsidRPr="004A3E27" w:rsidRDefault="00453A3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453A38" w:rsidRDefault="00453A38" w:rsidP="00125EB7">
      <w:pPr>
        <w:pStyle w:val="footnote"/>
      </w:pPr>
      <w:r>
        <w:rPr>
          <w:rStyle w:val="FootnoteReference"/>
        </w:rPr>
        <w:footnoteRef/>
      </w:r>
      <w:r>
        <w:t xml:space="preserve"> [JS] “it” refers to the iniquity and strife.</w:t>
      </w:r>
    </w:p>
  </w:footnote>
  <w:footnote w:id="296">
    <w:p w14:paraId="4DEA0F95" w14:textId="27D8C248" w:rsidR="00453A38" w:rsidRPr="004A3E27" w:rsidRDefault="00453A38"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453A38" w:rsidRPr="004A3E27" w:rsidRDefault="00453A38"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453A38" w:rsidRDefault="00453A38" w:rsidP="00A8553A">
      <w:pPr>
        <w:pStyle w:val="footnote"/>
      </w:pPr>
      <w:r>
        <w:rPr>
          <w:rStyle w:val="FootnoteReference"/>
        </w:rPr>
        <w:footnoteRef/>
      </w:r>
      <w:r>
        <w:t xml:space="preserve"> [JS] NETS omits “not”</w:t>
      </w:r>
    </w:p>
  </w:footnote>
  <w:footnote w:id="299">
    <w:p w14:paraId="594F6979" w14:textId="77777777" w:rsidR="00453A38" w:rsidRPr="004A3E27" w:rsidRDefault="00453A3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453A38" w:rsidRPr="004A3E27" w:rsidRDefault="00453A3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453A38" w:rsidRDefault="00453A38" w:rsidP="003E4AFE">
      <w:pPr>
        <w:pStyle w:val="footnote"/>
      </w:pPr>
      <w:r>
        <w:rPr>
          <w:rStyle w:val="FootnoteReference"/>
        </w:rPr>
        <w:footnoteRef/>
      </w:r>
      <w:r>
        <w:t xml:space="preserve"> [JS] or “I will sing and praise,” or “I will sing and make music”</w:t>
      </w:r>
    </w:p>
  </w:footnote>
  <w:footnote w:id="302">
    <w:p w14:paraId="5EA08A63" w14:textId="7ED730C0" w:rsidR="00453A38" w:rsidRDefault="00453A38"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453A38" w:rsidRDefault="00453A38" w:rsidP="005C1F97">
      <w:pPr>
        <w:pStyle w:val="footnote"/>
      </w:pPr>
      <w:r>
        <w:rPr>
          <w:rStyle w:val="FootnoteReference"/>
        </w:rPr>
        <w:footnoteRef/>
      </w:r>
      <w:r>
        <w:t xml:space="preserve"> [JS] Coptic has “Name” in place of “mercy”.</w:t>
      </w:r>
    </w:p>
  </w:footnote>
  <w:footnote w:id="304">
    <w:p w14:paraId="62A6540D" w14:textId="77777777" w:rsidR="00453A38" w:rsidRPr="004A3E27" w:rsidRDefault="00453A38"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453A38" w:rsidRDefault="00453A38" w:rsidP="0080248C">
      <w:pPr>
        <w:pStyle w:val="footnote"/>
      </w:pPr>
      <w:r>
        <w:rPr>
          <w:rStyle w:val="FootnoteReference"/>
        </w:rPr>
        <w:footnoteRef/>
      </w:r>
      <w:r>
        <w:t xml:space="preserve"> [JS] or “the lawless,” or “those that do wickedness”</w:t>
      </w:r>
    </w:p>
  </w:footnote>
  <w:footnote w:id="306">
    <w:p w14:paraId="21F36685" w14:textId="77777777" w:rsidR="00453A38" w:rsidRPr="004A3E27" w:rsidRDefault="00453A38" w:rsidP="00BD5BBE">
      <w:pPr>
        <w:pStyle w:val="footnote"/>
      </w:pPr>
      <w:r w:rsidRPr="004A3E27">
        <w:rPr>
          <w:rStyle w:val="FootnoteReference"/>
        </w:rPr>
        <w:footnoteRef/>
      </w:r>
      <w:r w:rsidRPr="004A3E27">
        <w:t xml:space="preserve"> Mercy: love (Luke 10:37).</w:t>
      </w:r>
    </w:p>
  </w:footnote>
  <w:footnote w:id="307">
    <w:p w14:paraId="6EFF888C" w14:textId="1261A193" w:rsidR="00453A38" w:rsidRPr="004A3E27" w:rsidRDefault="00453A38"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453A38" w:rsidRPr="004A3E27" w:rsidRDefault="00453A38"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453A38" w:rsidRPr="004A3E27" w:rsidRDefault="00453A38"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453A38" w:rsidRPr="004A3E27" w:rsidRDefault="00453A3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453A38" w:rsidRPr="004A3E27" w:rsidRDefault="00453A38"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453A38" w:rsidRPr="004A3E27" w:rsidRDefault="00453A38"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453A38" w:rsidRDefault="00453A38"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453A38" w:rsidRPr="004A3E27" w:rsidRDefault="00453A38" w:rsidP="009C1AC4">
      <w:pPr>
        <w:pStyle w:val="footnote"/>
      </w:pPr>
      <w:r w:rsidRPr="004A3E27">
        <w:rPr>
          <w:rStyle w:val="FootnoteReference"/>
        </w:rPr>
        <w:footnoteRef/>
      </w:r>
      <w:r w:rsidRPr="004A3E27">
        <w:t xml:space="preserve"> Job. 33:14.</w:t>
      </w:r>
    </w:p>
  </w:footnote>
  <w:footnote w:id="315">
    <w:p w14:paraId="3F4DF601" w14:textId="362CF8F1" w:rsidR="00453A38" w:rsidRDefault="00453A38" w:rsidP="004F49CE">
      <w:pPr>
        <w:pStyle w:val="footnote"/>
      </w:pPr>
      <w:r>
        <w:rPr>
          <w:rStyle w:val="FootnoteReference"/>
        </w:rPr>
        <w:footnoteRef/>
      </w:r>
      <w:r>
        <w:t xml:space="preserve"> [JS] literally, “holy place”</w:t>
      </w:r>
    </w:p>
  </w:footnote>
  <w:footnote w:id="316">
    <w:p w14:paraId="686CF1C0" w14:textId="1BBF228C" w:rsidR="00453A38" w:rsidRPr="004A3E27" w:rsidRDefault="00453A3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453A38" w:rsidRDefault="00453A38" w:rsidP="00C0729B">
      <w:pPr>
        <w:pStyle w:val="footnote"/>
      </w:pPr>
      <w:r>
        <w:rPr>
          <w:rStyle w:val="FootnoteReference"/>
        </w:rPr>
        <w:footnoteRef/>
      </w:r>
      <w:r>
        <w:t xml:space="preserve"> [JS] Fr. Athanasius’ translation from the Coptic has “shall glory”</w:t>
      </w:r>
    </w:p>
  </w:footnote>
  <w:footnote w:id="318">
    <w:p w14:paraId="33DDB994" w14:textId="5E62FF5E" w:rsidR="00453A38" w:rsidRDefault="00453A38"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453A38" w:rsidRDefault="00453A38" w:rsidP="00722B95">
      <w:pPr>
        <w:pStyle w:val="footnote"/>
      </w:pPr>
      <w:r>
        <w:rPr>
          <w:rStyle w:val="FootnoteReference"/>
        </w:rPr>
        <w:footnoteRef/>
      </w:r>
      <w:r>
        <w:t xml:space="preserve"> [] Found in Fr. Athanasius’ translation from the Coptic</w:t>
      </w:r>
    </w:p>
  </w:footnote>
  <w:footnote w:id="320">
    <w:p w14:paraId="7625453A" w14:textId="042835EA" w:rsidR="00453A38" w:rsidRDefault="00453A38" w:rsidP="005E733D">
      <w:pPr>
        <w:pStyle w:val="footnote"/>
      </w:pPr>
      <w:r>
        <w:rPr>
          <w:rStyle w:val="FootnoteReference"/>
        </w:rPr>
        <w:footnoteRef/>
      </w:r>
      <w:r>
        <w:t xml:space="preserve"> [JS] [] found in Coptic, see Vespers of Pashons 20.</w:t>
      </w:r>
    </w:p>
  </w:footnote>
  <w:footnote w:id="321">
    <w:p w14:paraId="36833249" w14:textId="34120CF1" w:rsidR="00453A38" w:rsidRPr="004A3E27" w:rsidRDefault="00453A3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453A38" w:rsidRPr="004A3E27" w:rsidRDefault="00453A38"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453A38" w:rsidRDefault="00453A38" w:rsidP="005438BF">
      <w:pPr>
        <w:pStyle w:val="footnote"/>
      </w:pPr>
      <w:r>
        <w:rPr>
          <w:rStyle w:val="FootnoteReference"/>
        </w:rPr>
        <w:footnoteRef/>
      </w:r>
      <w:r>
        <w:t xml:space="preserve"> [JS] lit, “filled with fatness.”</w:t>
      </w:r>
    </w:p>
  </w:footnote>
  <w:footnote w:id="324">
    <w:p w14:paraId="6F4E7A1F" w14:textId="704DC134" w:rsidR="00453A38" w:rsidRPr="004A3E27" w:rsidRDefault="00453A3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453A38" w:rsidRPr="004A3E27" w:rsidRDefault="00453A3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453A38" w:rsidRPr="004A3E27" w:rsidRDefault="00453A3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453A38" w:rsidRPr="004A3E27" w:rsidRDefault="00453A38" w:rsidP="00BD5BBE">
      <w:pPr>
        <w:pStyle w:val="footnote"/>
      </w:pPr>
      <w:r w:rsidRPr="004A3E27">
        <w:rPr>
          <w:rStyle w:val="FootnoteReference"/>
        </w:rPr>
        <w:footnoteRef/>
      </w:r>
      <w:r w:rsidRPr="004A3E27">
        <w:t xml:space="preserve"> See footnote 62. &lt;2 previously&gt;</w:t>
      </w:r>
    </w:p>
  </w:footnote>
  <w:footnote w:id="328">
    <w:p w14:paraId="520E1D4D" w14:textId="70DD6036" w:rsidR="00453A38" w:rsidRDefault="00453A38" w:rsidP="000E01D1">
      <w:pPr>
        <w:pStyle w:val="footnote"/>
      </w:pPr>
      <w:r>
        <w:rPr>
          <w:rStyle w:val="FootnoteReference"/>
        </w:rPr>
        <w:footnoteRef/>
      </w:r>
      <w:r>
        <w:t xml:space="preserve"> [JS], “do obeisance”, i.e. prostrate, not just an attitude, but an act</w:t>
      </w:r>
    </w:p>
  </w:footnote>
  <w:footnote w:id="329">
    <w:p w14:paraId="1B791EBC" w14:textId="77777777" w:rsidR="00453A38" w:rsidRPr="004A3E27" w:rsidRDefault="00453A3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453A38" w:rsidRPr="004A3E27" w:rsidRDefault="00453A38"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453A38" w:rsidRDefault="00453A38" w:rsidP="000E01D1">
      <w:pPr>
        <w:pStyle w:val="footnote"/>
      </w:pPr>
      <w:r>
        <w:rPr>
          <w:rStyle w:val="FootnoteReference"/>
        </w:rPr>
        <w:footnoteRef/>
      </w:r>
      <w:r>
        <w:t xml:space="preserve"> [JS] Fr. Lazarus has, “for”</w:t>
      </w:r>
    </w:p>
  </w:footnote>
  <w:footnote w:id="332">
    <w:p w14:paraId="693C7006" w14:textId="4BAA4AB8" w:rsidR="00453A38" w:rsidRPr="004A3E27" w:rsidRDefault="00453A3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453A38" w:rsidRPr="004A3E27" w:rsidRDefault="00453A38"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453A38" w:rsidRPr="004A3E27" w:rsidRDefault="00453A3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453A38" w:rsidRPr="004A3E27" w:rsidRDefault="00453A3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453A38" w:rsidRDefault="00453A38" w:rsidP="00F81502">
      <w:pPr>
        <w:pStyle w:val="footnote"/>
      </w:pPr>
      <w:r>
        <w:rPr>
          <w:rStyle w:val="FootnoteReference"/>
        </w:rPr>
        <w:footnoteRef/>
      </w:r>
      <w:r>
        <w:t xml:space="preserve"> [JS] or “give thanks to You” or “thankfully confess You with praise”</w:t>
      </w:r>
    </w:p>
  </w:footnote>
  <w:footnote w:id="337">
    <w:p w14:paraId="29F3A7DD" w14:textId="66A81F41" w:rsidR="00453A38" w:rsidRDefault="00453A38"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453A38" w:rsidRPr="004A3E27" w:rsidRDefault="00453A3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453A38" w:rsidRPr="004A3E27" w:rsidRDefault="00453A38"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453A38" w:rsidRPr="004A3E27" w:rsidRDefault="00453A3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453A38" w:rsidRDefault="00453A38" w:rsidP="00A66BCD">
      <w:pPr>
        <w:pStyle w:val="footnote"/>
      </w:pPr>
      <w:r>
        <w:rPr>
          <w:rStyle w:val="FootnoteReference"/>
        </w:rPr>
        <w:footnoteRef/>
      </w:r>
      <w:r>
        <w:t xml:space="preserve"> [JS] literally, “before the face of”</w:t>
      </w:r>
    </w:p>
  </w:footnote>
  <w:footnote w:id="342">
    <w:p w14:paraId="576015E9" w14:textId="7C434A30" w:rsidR="00453A38" w:rsidRPr="004A3E27" w:rsidRDefault="00453A38"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453A38" w:rsidRDefault="00453A38" w:rsidP="003863C1">
      <w:pPr>
        <w:pStyle w:val="footnote"/>
      </w:pPr>
      <w:r>
        <w:rPr>
          <w:rStyle w:val="FootnoteReference"/>
        </w:rPr>
        <w:footnoteRef/>
      </w:r>
      <w:r>
        <w:t xml:space="preserve"> [JS] literally “hosts”</w:t>
      </w:r>
    </w:p>
  </w:footnote>
  <w:footnote w:id="344">
    <w:p w14:paraId="65E1E4C5" w14:textId="144C5288" w:rsidR="00453A38" w:rsidRDefault="00453A38"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453A38" w:rsidRDefault="00453A38" w:rsidP="0080282E">
      <w:pPr>
        <w:pStyle w:val="footnote"/>
      </w:pPr>
      <w:r>
        <w:rPr>
          <w:rStyle w:val="FootnoteReference"/>
        </w:rPr>
        <w:footnoteRef/>
      </w:r>
      <w:r>
        <w:t xml:space="preserve"> [JS] literally, “ten-thousand fold”</w:t>
      </w:r>
    </w:p>
  </w:footnote>
  <w:footnote w:id="347">
    <w:p w14:paraId="1238C848" w14:textId="7921E5DF" w:rsidR="00453A38" w:rsidRDefault="00453A38"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453A38" w:rsidRPr="004A3E27" w:rsidRDefault="00453A38" w:rsidP="00BD5BBE">
      <w:pPr>
        <w:pStyle w:val="footnote"/>
      </w:pPr>
      <w:r w:rsidRPr="004A3E27">
        <w:rPr>
          <w:rStyle w:val="FootnoteReference"/>
        </w:rPr>
        <w:footnoteRef/>
      </w:r>
      <w:r w:rsidRPr="004A3E27">
        <w:t xml:space="preserve"> </w:t>
      </w:r>
      <w:r>
        <w:t>Cf</w:t>
      </w:r>
      <w:r w:rsidRPr="004A3E27">
        <w:t>. Ephes. 4:8.</w:t>
      </w:r>
    </w:p>
  </w:footnote>
  <w:footnote w:id="349">
    <w:p w14:paraId="27BEB11F" w14:textId="620450D8" w:rsidR="00453A38" w:rsidRDefault="00453A38" w:rsidP="004F47C2">
      <w:pPr>
        <w:pStyle w:val="footnote"/>
      </w:pPr>
      <w:r>
        <w:rPr>
          <w:rStyle w:val="FootnoteReference"/>
        </w:rPr>
        <w:footnoteRef/>
      </w:r>
      <w:r>
        <w:t xml:space="preserve"> [JS] Coptic has “will prepare our way for us.” See the Liturgy of Mesori 29.</w:t>
      </w:r>
    </w:p>
  </w:footnote>
  <w:footnote w:id="350">
    <w:p w14:paraId="6F7FE73D" w14:textId="3ED6EBEB" w:rsidR="00453A38" w:rsidRDefault="00453A38" w:rsidP="00AC3180">
      <w:pPr>
        <w:pStyle w:val="footnote"/>
      </w:pPr>
      <w:r>
        <w:rPr>
          <w:rStyle w:val="FootnoteReference"/>
        </w:rPr>
        <w:footnoteRef/>
      </w:r>
      <w:r>
        <w:t xml:space="preserve"> [JS] “assemblies” or “congregations”</w:t>
      </w:r>
    </w:p>
  </w:footnote>
  <w:footnote w:id="351">
    <w:p w14:paraId="1069FF00" w14:textId="77777777" w:rsidR="00453A38" w:rsidRPr="004A3E27" w:rsidRDefault="00453A3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2">
    <w:p w14:paraId="4D6861A4" w14:textId="77777777" w:rsidR="00453A38" w:rsidRPr="004A3E27" w:rsidRDefault="00453A3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3">
    <w:p w14:paraId="3876A4B9" w14:textId="77777777" w:rsidR="00453A38" w:rsidRPr="004A3E27" w:rsidRDefault="00453A3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4">
    <w:p w14:paraId="3A9A265F" w14:textId="622FDAFA" w:rsidR="00453A38" w:rsidRPr="004A3E27" w:rsidRDefault="00453A3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5">
    <w:p w14:paraId="46BEEA32" w14:textId="77777777" w:rsidR="00453A38" w:rsidRPr="004A3E27" w:rsidRDefault="00453A38" w:rsidP="00BD5BBE">
      <w:pPr>
        <w:pStyle w:val="footnote"/>
      </w:pPr>
      <w:r w:rsidRPr="004A3E27">
        <w:rPr>
          <w:rStyle w:val="FootnoteReference"/>
        </w:rPr>
        <w:footnoteRef/>
      </w:r>
      <w:r w:rsidRPr="004A3E27">
        <w:t xml:space="preserve"> Mk. 15:29; Jn. 2:17; Rom. 15:3.</w:t>
      </w:r>
    </w:p>
  </w:footnote>
  <w:footnote w:id="356">
    <w:p w14:paraId="252B5848" w14:textId="77777777" w:rsidR="00453A38" w:rsidRPr="004A3E27" w:rsidRDefault="00453A38" w:rsidP="00BD5BBE">
      <w:pPr>
        <w:pStyle w:val="footnote"/>
      </w:pPr>
      <w:r w:rsidRPr="004A3E27">
        <w:rPr>
          <w:rStyle w:val="FootnoteReference"/>
        </w:rPr>
        <w:footnoteRef/>
      </w:r>
      <w:r w:rsidRPr="004A3E27">
        <w:t xml:space="preserve"> The elders and chief priests.</w:t>
      </w:r>
    </w:p>
  </w:footnote>
  <w:footnote w:id="357">
    <w:p w14:paraId="0AE68D03" w14:textId="77777777" w:rsidR="00453A38" w:rsidRPr="004A3E27" w:rsidRDefault="00453A3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8">
    <w:p w14:paraId="49BC712C" w14:textId="77777777" w:rsidR="00453A38" w:rsidRPr="004A3E27" w:rsidRDefault="00453A38" w:rsidP="00BD5BBE">
      <w:pPr>
        <w:pStyle w:val="footnote"/>
      </w:pPr>
      <w:r w:rsidRPr="004A3E27">
        <w:rPr>
          <w:rStyle w:val="FootnoteReference"/>
        </w:rPr>
        <w:footnoteRef/>
      </w:r>
      <w:r w:rsidRPr="004A3E27">
        <w:t xml:space="preserve"> Mt. 16:21; Mk. 8:31.</w:t>
      </w:r>
    </w:p>
  </w:footnote>
  <w:footnote w:id="359">
    <w:p w14:paraId="5D4E90F4" w14:textId="77777777" w:rsidR="00453A38" w:rsidRPr="004A3E27" w:rsidRDefault="00453A38" w:rsidP="00BD5BBE">
      <w:pPr>
        <w:pStyle w:val="footnote"/>
      </w:pPr>
      <w:r w:rsidRPr="004A3E27">
        <w:rPr>
          <w:rStyle w:val="FootnoteReference"/>
        </w:rPr>
        <w:footnoteRef/>
      </w:r>
      <w:r w:rsidRPr="004A3E27">
        <w:t xml:space="preserve"> Mt. 27:34.</w:t>
      </w:r>
    </w:p>
  </w:footnote>
  <w:footnote w:id="360">
    <w:p w14:paraId="2A1BD707" w14:textId="2E0A380E" w:rsidR="00453A38" w:rsidRPr="004A3E27" w:rsidRDefault="00453A38" w:rsidP="00BD5BBE">
      <w:pPr>
        <w:pStyle w:val="footnote"/>
      </w:pPr>
      <w:r w:rsidRPr="004A3E27">
        <w:rPr>
          <w:rStyle w:val="FootnoteReference"/>
        </w:rPr>
        <w:footnoteRef/>
      </w:r>
      <w:r w:rsidRPr="004A3E27">
        <w:t xml:space="preserve"> </w:t>
      </w:r>
      <w:r>
        <w:t>Cf</w:t>
      </w:r>
      <w:r w:rsidRPr="004A3E27">
        <w:t>. Rom. 11:9,10.</w:t>
      </w:r>
    </w:p>
  </w:footnote>
  <w:footnote w:id="361">
    <w:p w14:paraId="09150116" w14:textId="70A37D6F" w:rsidR="00453A38" w:rsidRPr="004A3E27" w:rsidRDefault="00453A3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2">
    <w:p w14:paraId="05D75ECB" w14:textId="77777777" w:rsidR="00453A38" w:rsidRPr="004A3E27" w:rsidRDefault="00453A38" w:rsidP="00BD5BBE">
      <w:pPr>
        <w:pStyle w:val="footnote"/>
      </w:pPr>
      <w:r w:rsidRPr="004A3E27">
        <w:rPr>
          <w:rStyle w:val="FootnoteReference"/>
        </w:rPr>
        <w:footnoteRef/>
      </w:r>
      <w:r w:rsidRPr="004A3E27">
        <w:t xml:space="preserve"> Ps. 69:3-7 differs only slightly from Ps. 39:15-18.</w:t>
      </w:r>
    </w:p>
  </w:footnote>
  <w:footnote w:id="363">
    <w:p w14:paraId="3C5E1D6F" w14:textId="58735F32" w:rsidR="00453A38" w:rsidRDefault="00453A38" w:rsidP="004F3DCD">
      <w:pPr>
        <w:pStyle w:val="footnote"/>
      </w:pPr>
      <w:r>
        <w:rPr>
          <w:rStyle w:val="FootnoteReference"/>
        </w:rPr>
        <w:footnoteRef/>
      </w:r>
      <w:r>
        <w:t xml:space="preserve"> [JS] “Good! Good!”, or “Aha! Aha!”, or “Well done! Well done!” what one says when they think they have beaten their opponent.</w:t>
      </w:r>
    </w:p>
  </w:footnote>
  <w:footnote w:id="364">
    <w:p w14:paraId="325C5542" w14:textId="77777777" w:rsidR="00453A38" w:rsidRPr="004A3E27" w:rsidRDefault="00453A38" w:rsidP="00BD5BBE">
      <w:pPr>
        <w:pStyle w:val="footnote"/>
      </w:pPr>
      <w:r w:rsidRPr="004A3E27">
        <w:rPr>
          <w:rStyle w:val="FootnoteReference"/>
        </w:rPr>
        <w:footnoteRef/>
      </w:r>
      <w:r w:rsidRPr="004A3E27">
        <w:t xml:space="preserve"> The first three lines of Psalms 70 and 30 are identical. See footnote there.</w:t>
      </w:r>
    </w:p>
  </w:footnote>
  <w:footnote w:id="365">
    <w:p w14:paraId="1B3F91B5" w14:textId="58F71B16" w:rsidR="00453A38" w:rsidRPr="004A3E27" w:rsidRDefault="00453A3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6">
    <w:p w14:paraId="1479583A" w14:textId="0156B220" w:rsidR="00453A38" w:rsidRDefault="00453A38" w:rsidP="00C614C7">
      <w:pPr>
        <w:pStyle w:val="footnote"/>
      </w:pPr>
      <w:r>
        <w:rPr>
          <w:rStyle w:val="FootnoteReference"/>
        </w:rPr>
        <w:footnoteRef/>
      </w:r>
      <w:r>
        <w:t xml:space="preserve"> [JS] literally, “arm”.</w:t>
      </w:r>
    </w:p>
  </w:footnote>
  <w:footnote w:id="367">
    <w:p w14:paraId="523E76EA" w14:textId="77777777" w:rsidR="00453A38" w:rsidRPr="004A3E27" w:rsidRDefault="00453A38" w:rsidP="00C614C7">
      <w:pPr>
        <w:pStyle w:val="footnote"/>
      </w:pPr>
      <w:r w:rsidRPr="004A3E27">
        <w:rPr>
          <w:rStyle w:val="FootnoteReference"/>
        </w:rPr>
        <w:footnoteRef/>
      </w:r>
      <w:r w:rsidRPr="004A3E27">
        <w:t xml:space="preserve"> Ephes. 3:10; 4:8.</w:t>
      </w:r>
    </w:p>
  </w:footnote>
  <w:footnote w:id="368">
    <w:p w14:paraId="65732174" w14:textId="7AFAEA7C" w:rsidR="00453A38" w:rsidRDefault="00453A38" w:rsidP="00E269C1">
      <w:pPr>
        <w:pStyle w:val="footnote"/>
      </w:pPr>
      <w:r>
        <w:rPr>
          <w:rStyle w:val="FootnoteReference"/>
        </w:rPr>
        <w:footnoteRef/>
      </w:r>
      <w:r>
        <w:t xml:space="preserve"> [JS] or “praise Your” or “acknowledge You”, or “thankfully confess with praise [for Your]”</w:t>
      </w:r>
    </w:p>
  </w:footnote>
  <w:footnote w:id="369">
    <w:p w14:paraId="63D5291B" w14:textId="120CBC18" w:rsidR="00453A38" w:rsidRPr="004A3E27" w:rsidRDefault="00453A38"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0">
    <w:p w14:paraId="0396CA5A" w14:textId="2DEA52B7" w:rsidR="00453A38" w:rsidRPr="004A3E27" w:rsidRDefault="00453A38"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1">
    <w:p w14:paraId="145DE01A" w14:textId="6D6C89A5" w:rsidR="00453A38" w:rsidRDefault="00453A38" w:rsidP="00733705">
      <w:pPr>
        <w:pStyle w:val="footnote"/>
      </w:pPr>
      <w:r>
        <w:rPr>
          <w:rStyle w:val="FootnoteReference"/>
        </w:rPr>
        <w:footnoteRef/>
      </w:r>
      <w:r>
        <w:t xml:space="preserve"> [JS] literally “He will judge the poor of the people.”</w:t>
      </w:r>
    </w:p>
  </w:footnote>
  <w:footnote w:id="372">
    <w:p w14:paraId="4ADD947E" w14:textId="3381547D" w:rsidR="00453A38" w:rsidRPr="004A3E27" w:rsidRDefault="00453A38"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3">
    <w:p w14:paraId="31968FA6" w14:textId="77777777" w:rsidR="00453A38" w:rsidRPr="004A3E27" w:rsidRDefault="00453A38" w:rsidP="00BD5BBE">
      <w:pPr>
        <w:pStyle w:val="footnote"/>
      </w:pPr>
      <w:r w:rsidRPr="004A3E27">
        <w:rPr>
          <w:rStyle w:val="FootnoteReference"/>
        </w:rPr>
        <w:footnoteRef/>
      </w:r>
      <w:r w:rsidRPr="004A3E27">
        <w:t xml:space="preserve"> Rivers: Tigris and Euphrates.</w:t>
      </w:r>
    </w:p>
  </w:footnote>
  <w:footnote w:id="374">
    <w:p w14:paraId="7811A007" w14:textId="64EFDFFD" w:rsidR="00453A38" w:rsidRPr="004A3E27" w:rsidRDefault="00453A38" w:rsidP="00BD5BBE">
      <w:pPr>
        <w:pStyle w:val="footnote"/>
      </w:pPr>
      <w:r w:rsidRPr="004A3E27">
        <w:rPr>
          <w:rStyle w:val="FootnoteReference"/>
        </w:rPr>
        <w:footnoteRef/>
      </w:r>
      <w:r w:rsidRPr="004A3E27">
        <w:t xml:space="preserve"> </w:t>
      </w:r>
      <w:r>
        <w:t>Cf</w:t>
      </w:r>
      <w:r w:rsidRPr="004A3E27">
        <w:t>. Ps. 47:8.</w:t>
      </w:r>
    </w:p>
  </w:footnote>
  <w:footnote w:id="375">
    <w:p w14:paraId="34781B0F" w14:textId="1A0B612C" w:rsidR="00453A38" w:rsidRDefault="00453A38" w:rsidP="00E269C1">
      <w:pPr>
        <w:pStyle w:val="footnote"/>
      </w:pPr>
      <w:r>
        <w:rPr>
          <w:rStyle w:val="FootnoteReference"/>
        </w:rPr>
        <w:footnoteRef/>
      </w:r>
      <w:r>
        <w:t xml:space="preserve"> [JS] literally “do obeisance to”, i.e. the physical act of prostrating or bowing down.</w:t>
      </w:r>
    </w:p>
  </w:footnote>
  <w:footnote w:id="376">
    <w:p w14:paraId="57352CBF" w14:textId="0D12012F" w:rsidR="00453A38" w:rsidRPr="004A3E27" w:rsidRDefault="00453A38" w:rsidP="00BD5BBE">
      <w:pPr>
        <w:pStyle w:val="footnote"/>
      </w:pPr>
      <w:r w:rsidRPr="004A3E27">
        <w:rPr>
          <w:rStyle w:val="FootnoteReference"/>
        </w:rPr>
        <w:footnoteRef/>
      </w:r>
      <w:r w:rsidRPr="004A3E27">
        <w:t xml:space="preserve"> </w:t>
      </w:r>
      <w:r>
        <w:t>Cf</w:t>
      </w:r>
      <w:r w:rsidRPr="004A3E27">
        <w:t>. Rev. 1:18; Heb. 7:25; Num. 14:28.</w:t>
      </w:r>
    </w:p>
  </w:footnote>
  <w:footnote w:id="377">
    <w:p w14:paraId="2E026D23" w14:textId="77777777" w:rsidR="00453A38" w:rsidRPr="004A3E27" w:rsidRDefault="00453A3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8">
    <w:p w14:paraId="549B615A" w14:textId="3D5483AF" w:rsidR="00453A38" w:rsidRDefault="00453A38" w:rsidP="004B572C">
      <w:pPr>
        <w:pStyle w:val="footnote"/>
      </w:pPr>
      <w:r>
        <w:rPr>
          <w:rStyle w:val="FootnoteReference"/>
        </w:rPr>
        <w:footnoteRef/>
      </w:r>
      <w:r>
        <w:t xml:space="preserve"> [JS] Fr. Athanasius has, “all nations shall glorify Him.</w:t>
      </w:r>
    </w:p>
  </w:footnote>
  <w:footnote w:id="379">
    <w:p w14:paraId="550199CE" w14:textId="322C0FE5" w:rsidR="00453A38" w:rsidRDefault="00453A38" w:rsidP="005B5466">
      <w:pPr>
        <w:pStyle w:val="footnote"/>
      </w:pPr>
      <w:r>
        <w:rPr>
          <w:rStyle w:val="FootnoteReference"/>
        </w:rPr>
        <w:footnoteRef/>
      </w:r>
      <w:r>
        <w:t xml:space="preserve"> [JS] or, “So be it! So be it!”</w:t>
      </w:r>
    </w:p>
  </w:footnote>
  <w:footnote w:id="380">
    <w:p w14:paraId="2E2191B6" w14:textId="77777777" w:rsidR="00453A38" w:rsidRPr="004A3E27" w:rsidRDefault="00453A3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1">
    <w:p w14:paraId="58DFBD38" w14:textId="77777777" w:rsidR="00453A38" w:rsidRPr="004A3E27" w:rsidRDefault="00453A3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53A38" w:rsidRPr="004A3E27" w:rsidRDefault="00453A38" w:rsidP="00BD5BBE">
      <w:pPr>
        <w:pStyle w:val="footnote"/>
      </w:pPr>
      <w:r w:rsidRPr="004A3E27">
        <w:tab/>
        <w:t>For them there are no pains;</w:t>
      </w:r>
    </w:p>
    <w:p w14:paraId="15E57D33" w14:textId="77777777" w:rsidR="00453A38" w:rsidRPr="004A3E27" w:rsidRDefault="00453A38" w:rsidP="00BD5BBE">
      <w:pPr>
        <w:pStyle w:val="footnote"/>
      </w:pPr>
      <w:r w:rsidRPr="004A3E27">
        <w:tab/>
        <w:t>fit and strong are their bodies.</w:t>
      </w:r>
    </w:p>
  </w:footnote>
  <w:footnote w:id="382">
    <w:p w14:paraId="2000D9CE" w14:textId="77777777" w:rsidR="00453A38" w:rsidRPr="004A3E27" w:rsidRDefault="00453A38" w:rsidP="00BD5BBE">
      <w:pPr>
        <w:pStyle w:val="footnote"/>
      </w:pPr>
      <w:r w:rsidRPr="004A3E27">
        <w:rPr>
          <w:rStyle w:val="FootnoteReference"/>
        </w:rPr>
        <w:footnoteRef/>
      </w:r>
      <w:r w:rsidRPr="004A3E27">
        <w:t xml:space="preserve"> The apparent success and prosperity of the godless is transitory and short-lived.</w:t>
      </w:r>
    </w:p>
  </w:footnote>
  <w:footnote w:id="383">
    <w:p w14:paraId="5BB08A3A" w14:textId="77777777" w:rsidR="00453A38" w:rsidRPr="004A3E27" w:rsidRDefault="00453A3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4">
    <w:p w14:paraId="1EB3BD79" w14:textId="77777777" w:rsidR="00453A38" w:rsidRPr="004A3E27" w:rsidRDefault="00453A3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5">
    <w:p w14:paraId="70787BBC" w14:textId="7DA1EC54" w:rsidR="00453A38" w:rsidRPr="004A3E27" w:rsidRDefault="00453A38"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6">
    <w:p w14:paraId="592FBEA7" w14:textId="77777777" w:rsidR="00453A38" w:rsidRPr="004A3E27" w:rsidRDefault="00453A3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7">
    <w:p w14:paraId="17B1E11D" w14:textId="77777777" w:rsidR="00453A38" w:rsidRPr="004A3E27" w:rsidRDefault="00453A3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8">
    <w:p w14:paraId="1E15E436" w14:textId="77777777" w:rsidR="00453A38" w:rsidRPr="004A3E27" w:rsidRDefault="00453A3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9">
    <w:p w14:paraId="52B2065B" w14:textId="28E7781C" w:rsidR="00453A38" w:rsidRDefault="00453A38" w:rsidP="004B0577">
      <w:pPr>
        <w:pStyle w:val="footnote"/>
      </w:pPr>
      <w:r>
        <w:rPr>
          <w:rStyle w:val="FootnoteReference"/>
        </w:rPr>
        <w:footnoteRef/>
      </w:r>
      <w:r>
        <w:t xml:space="preserve"> [JS] holy places, could refer to a place, or people, i.e. “among Your saints”.</w:t>
      </w:r>
    </w:p>
  </w:footnote>
  <w:footnote w:id="390">
    <w:p w14:paraId="3D3DC9BD" w14:textId="4BA8FE39" w:rsidR="00453A38" w:rsidRDefault="00453A38" w:rsidP="004B0577">
      <w:pPr>
        <w:pStyle w:val="footnote"/>
      </w:pPr>
      <w:r>
        <w:rPr>
          <w:rStyle w:val="FootnoteReference"/>
        </w:rPr>
        <w:footnoteRef/>
      </w:r>
      <w:r>
        <w:t xml:space="preserve"> [JS] or emblems.</w:t>
      </w:r>
    </w:p>
  </w:footnote>
  <w:footnote w:id="391">
    <w:p w14:paraId="48E0BAD1" w14:textId="77777777" w:rsidR="00453A38" w:rsidRPr="004A3E27" w:rsidRDefault="00453A38" w:rsidP="00BD5BBE">
      <w:pPr>
        <w:pStyle w:val="footnote"/>
      </w:pPr>
      <w:r w:rsidRPr="004A3E27">
        <w:rPr>
          <w:rStyle w:val="FootnoteReference"/>
        </w:rPr>
        <w:footnoteRef/>
      </w:r>
      <w:r w:rsidRPr="004A3E27">
        <w:t xml:space="preserve"> Signs and miracles of God’s presence, protection and deliverance.</w:t>
      </w:r>
    </w:p>
  </w:footnote>
  <w:footnote w:id="392">
    <w:p w14:paraId="706BBD8A" w14:textId="77777777" w:rsidR="00453A38" w:rsidRPr="004A3E27" w:rsidRDefault="00453A3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3">
    <w:p w14:paraId="70533A43" w14:textId="77777777" w:rsidR="00453A38" w:rsidRPr="004A3E27" w:rsidRDefault="00453A3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4">
    <w:p w14:paraId="78FF1B50" w14:textId="32D86D96" w:rsidR="00453A38" w:rsidRPr="005B2E82" w:rsidRDefault="00453A38">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5">
    <w:p w14:paraId="2451EBE5" w14:textId="284A8300" w:rsidR="00453A38" w:rsidRDefault="00453A38" w:rsidP="00E269C1">
      <w:pPr>
        <w:pStyle w:val="footnote"/>
      </w:pPr>
      <w:r>
        <w:rPr>
          <w:rStyle w:val="FootnoteReference"/>
        </w:rPr>
        <w:footnoteRef/>
      </w:r>
      <w:r>
        <w:t xml:space="preserve"> [JS] or “give thanks to You” or “thankfully confess you with praise”</w:t>
      </w:r>
    </w:p>
  </w:footnote>
  <w:footnote w:id="396">
    <w:p w14:paraId="13B7F9F8" w14:textId="32B2D2FD" w:rsidR="00453A38" w:rsidRDefault="00453A38" w:rsidP="00220BA1">
      <w:pPr>
        <w:pStyle w:val="footnote"/>
      </w:pPr>
      <w:r>
        <w:rPr>
          <w:rStyle w:val="FootnoteReference"/>
        </w:rPr>
        <w:footnoteRef/>
      </w:r>
      <w:r>
        <w:t xml:space="preserve"> [JS] literally “from egress nor from setting” (NETS). OSB has “from the sunrise nor the sunset.”</w:t>
      </w:r>
    </w:p>
  </w:footnote>
  <w:footnote w:id="397">
    <w:p w14:paraId="5A7D4EBB" w14:textId="6C2E1ACC" w:rsidR="00453A38" w:rsidRDefault="00453A38" w:rsidP="00220BA1">
      <w:pPr>
        <w:pStyle w:val="footnote"/>
      </w:pPr>
      <w:r>
        <w:rPr>
          <w:rStyle w:val="FootnoteReference"/>
        </w:rPr>
        <w:footnoteRef/>
      </w:r>
      <w:r>
        <w:t xml:space="preserve"> [JS] literally “horn”, here and below.</w:t>
      </w:r>
    </w:p>
  </w:footnote>
  <w:footnote w:id="398">
    <w:p w14:paraId="43EF022B" w14:textId="270DF778" w:rsidR="00453A38" w:rsidRPr="004A3E27" w:rsidRDefault="00453A3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9">
    <w:p w14:paraId="4332FFC4" w14:textId="6C5875B6" w:rsidR="00453A38" w:rsidRPr="004A3E27" w:rsidRDefault="00453A38" w:rsidP="00BD5BBE">
      <w:pPr>
        <w:pStyle w:val="footnote"/>
      </w:pPr>
      <w:r w:rsidRPr="004A3E27">
        <w:rPr>
          <w:rStyle w:val="FootnoteReference"/>
        </w:rPr>
        <w:footnoteRef/>
      </w:r>
      <w:r w:rsidRPr="004A3E27">
        <w:t xml:space="preserve"> </w:t>
      </w:r>
      <w:r>
        <w:t>Cf</w:t>
      </w:r>
      <w:r w:rsidRPr="004A3E27">
        <w:t>. Ps. 45:10; Is. 2:4; 11:9; 65:25; Hos. 2:18; Zac. 9:10.</w:t>
      </w:r>
    </w:p>
  </w:footnote>
  <w:footnote w:id="400">
    <w:p w14:paraId="168ADB5F" w14:textId="77777777" w:rsidR="00453A38" w:rsidRPr="004A3E27" w:rsidRDefault="00453A38" w:rsidP="00BD5BBE">
      <w:pPr>
        <w:pStyle w:val="footnote"/>
      </w:pPr>
      <w:r w:rsidRPr="004A3E27">
        <w:rPr>
          <w:rStyle w:val="FootnoteReference"/>
        </w:rPr>
        <w:footnoteRef/>
      </w:r>
      <w:r w:rsidRPr="004A3E27">
        <w:t xml:space="preserve"> Sinai and Zion, Moses and Christ, the Law and the Gospel enlighten the earth.</w:t>
      </w:r>
    </w:p>
  </w:footnote>
  <w:footnote w:id="401">
    <w:p w14:paraId="680E84D4" w14:textId="51AC975C" w:rsidR="00453A38" w:rsidRPr="004A3E27" w:rsidRDefault="00453A3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2">
    <w:p w14:paraId="100AB77F" w14:textId="77777777" w:rsidR="00453A38" w:rsidRPr="004A3E27" w:rsidRDefault="00453A3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3">
    <w:p w14:paraId="19D36410" w14:textId="52AB6CF1" w:rsidR="00453A38" w:rsidRDefault="00453A3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4">
    <w:p w14:paraId="2AEE0DC8" w14:textId="2C9926C9" w:rsidR="00453A38" w:rsidRDefault="00453A38" w:rsidP="0077116C">
      <w:pPr>
        <w:pStyle w:val="footnote"/>
      </w:pPr>
      <w:r>
        <w:rPr>
          <w:rStyle w:val="FootnoteReference"/>
        </w:rPr>
        <w:footnoteRef/>
      </w:r>
      <w:r>
        <w:t xml:space="preserve"> [JS] literally, “their voice”</w:t>
      </w:r>
    </w:p>
  </w:footnote>
  <w:footnote w:id="405">
    <w:p w14:paraId="691BE305" w14:textId="638D6FB9" w:rsidR="00453A38" w:rsidRDefault="00453A38" w:rsidP="0077116C">
      <w:pPr>
        <w:pStyle w:val="footnote"/>
      </w:pPr>
      <w:r>
        <w:rPr>
          <w:rStyle w:val="FootnoteReference"/>
        </w:rPr>
        <w:footnoteRef/>
      </w:r>
      <w:r>
        <w:t xml:space="preserve"> [JS] literally, “arrows”</w:t>
      </w:r>
    </w:p>
  </w:footnote>
  <w:footnote w:id="406">
    <w:p w14:paraId="02B0A65D" w14:textId="5AC6E269" w:rsidR="00453A38" w:rsidRDefault="00453A38" w:rsidP="0077116C">
      <w:pPr>
        <w:pStyle w:val="footnote"/>
      </w:pPr>
      <w:r>
        <w:rPr>
          <w:rStyle w:val="FootnoteReference"/>
        </w:rPr>
        <w:footnoteRef/>
      </w:r>
      <w:r>
        <w:t xml:space="preserve"> [JS] literally, “voice”</w:t>
      </w:r>
    </w:p>
  </w:footnote>
  <w:footnote w:id="407">
    <w:p w14:paraId="23F3A799" w14:textId="20EBC598" w:rsidR="00453A38" w:rsidRDefault="00453A38" w:rsidP="00E21183">
      <w:pPr>
        <w:pStyle w:val="footnote"/>
      </w:pPr>
      <w:r>
        <w:rPr>
          <w:rStyle w:val="FootnoteReference"/>
        </w:rPr>
        <w:footnoteRef/>
      </w:r>
      <w:r>
        <w:t xml:space="preserve"> [JS] [] found in Coptic, in the Vespers Gospel of the Third Sunday of Tobi.</w:t>
      </w:r>
    </w:p>
  </w:footnote>
  <w:footnote w:id="408">
    <w:p w14:paraId="062E4DFE" w14:textId="77777777" w:rsidR="00453A38" w:rsidRDefault="00453A3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53A38" w:rsidRDefault="00453A38" w:rsidP="00BD5BBE">
      <w:pPr>
        <w:pStyle w:val="footnote"/>
      </w:pPr>
      <w:r>
        <w:tab/>
        <w:t>‘I will speak My mind in parables,</w:t>
      </w:r>
    </w:p>
    <w:p w14:paraId="04636509" w14:textId="5081AB06" w:rsidR="00453A38" w:rsidRDefault="00453A38" w:rsidP="00BD5BBE">
      <w:pPr>
        <w:pStyle w:val="footnote"/>
      </w:pPr>
      <w:r>
        <w:tab/>
        <w:t>divulge secrets hidden since creation’ (cf. Rev. 3:14).</w:t>
      </w:r>
    </w:p>
  </w:footnote>
  <w:footnote w:id="409">
    <w:p w14:paraId="7427B3ED" w14:textId="77777777" w:rsidR="00453A38" w:rsidRDefault="00453A3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0">
    <w:p w14:paraId="322E8B00" w14:textId="45C17DD9" w:rsidR="00453A38" w:rsidRDefault="00453A38" w:rsidP="00BD5BBE">
      <w:pPr>
        <w:pStyle w:val="footnote"/>
      </w:pPr>
      <w:r>
        <w:rPr>
          <w:rStyle w:val="FootnoteReference"/>
        </w:rPr>
        <w:footnoteRef/>
      </w:r>
      <w:r>
        <w:t xml:space="preserve"> Ephraim = Israel (cf. Hos. 7; Num. 14; 1 Sam. 4).</w:t>
      </w:r>
    </w:p>
  </w:footnote>
  <w:footnote w:id="411">
    <w:p w14:paraId="0E4A044E" w14:textId="4F6EBBCE" w:rsidR="00453A38" w:rsidRDefault="00453A38" w:rsidP="008A536F">
      <w:pPr>
        <w:pStyle w:val="footnote"/>
      </w:pPr>
      <w:r>
        <w:rPr>
          <w:rStyle w:val="FootnoteReference"/>
        </w:rPr>
        <w:footnoteRef/>
      </w:r>
      <w:r>
        <w:t xml:space="preserve"> [JS] literally, “a waterless land”</w:t>
      </w:r>
    </w:p>
  </w:footnote>
  <w:footnote w:id="412">
    <w:p w14:paraId="3B847EA8" w14:textId="49A093A4" w:rsidR="00453A38" w:rsidRDefault="00453A38" w:rsidP="00544441">
      <w:pPr>
        <w:pStyle w:val="footnote"/>
      </w:pPr>
      <w:r>
        <w:rPr>
          <w:rStyle w:val="FootnoteReference"/>
        </w:rPr>
        <w:footnoteRef/>
      </w:r>
      <w:r>
        <w:t xml:space="preserve"> [JS] Fr. Athanasius has “and the valleys flowed with water.” “wadis” is probably accurate.</w:t>
      </w:r>
    </w:p>
  </w:footnote>
  <w:footnote w:id="413">
    <w:p w14:paraId="3E975B3D" w14:textId="77777777" w:rsidR="00453A38" w:rsidRDefault="00453A38" w:rsidP="00BD5BBE">
      <w:pPr>
        <w:pStyle w:val="footnote"/>
      </w:pPr>
      <w:r>
        <w:rPr>
          <w:rStyle w:val="FootnoteReference"/>
        </w:rPr>
        <w:footnoteRef/>
      </w:r>
      <w:r>
        <w:t xml:space="preserve"> He deferred giving them the promised food and the Promised Land.</w:t>
      </w:r>
    </w:p>
  </w:footnote>
  <w:footnote w:id="414">
    <w:p w14:paraId="0FFCC018" w14:textId="5FB43138" w:rsidR="00453A38" w:rsidRDefault="00453A3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5">
    <w:p w14:paraId="7932D42F" w14:textId="0C4D29DA" w:rsidR="00453A38" w:rsidRDefault="00453A38" w:rsidP="00287CDE">
      <w:pPr>
        <w:pStyle w:val="footnote"/>
      </w:pPr>
      <w:r>
        <w:rPr>
          <w:rStyle w:val="FootnoteReference"/>
        </w:rPr>
        <w:footnoteRef/>
      </w:r>
      <w:r>
        <w:t xml:space="preserve"> [JS] Fr. Lazarus has “recovered from wine”</w:t>
      </w:r>
    </w:p>
  </w:footnote>
  <w:footnote w:id="416">
    <w:p w14:paraId="4F93FDA3" w14:textId="3D07B295" w:rsidR="00453A38" w:rsidRDefault="00453A38"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7">
    <w:p w14:paraId="7B76452E" w14:textId="635C6B00" w:rsidR="00453A38" w:rsidRDefault="00453A38" w:rsidP="00BD5BBE">
      <w:pPr>
        <w:pStyle w:val="footnote"/>
      </w:pPr>
      <w:r>
        <w:rPr>
          <w:rStyle w:val="FootnoteReference"/>
        </w:rPr>
        <w:footnoteRef/>
      </w:r>
      <w:r>
        <w:t xml:space="preserve"> sanctuary: </w:t>
      </w:r>
      <w:r w:rsidRPr="00636EF6">
        <w:rPr>
          <w:i/>
        </w:rPr>
        <w:t>lit</w:t>
      </w:r>
      <w:r>
        <w:t>. place. Cf. Psalm 131:5 and footnote there.</w:t>
      </w:r>
    </w:p>
  </w:footnote>
  <w:footnote w:id="418">
    <w:p w14:paraId="0348F64B" w14:textId="77777777" w:rsidR="00453A38" w:rsidRDefault="00453A38" w:rsidP="00BD5BBE">
      <w:pPr>
        <w:pStyle w:val="footnote"/>
      </w:pPr>
      <w:r>
        <w:rPr>
          <w:rStyle w:val="FootnoteReference"/>
        </w:rPr>
        <w:footnoteRef/>
      </w:r>
      <w:r>
        <w:t xml:space="preserve"> John 15.</w:t>
      </w:r>
    </w:p>
  </w:footnote>
  <w:footnote w:id="419">
    <w:p w14:paraId="211D4309" w14:textId="77777777" w:rsidR="00453A38" w:rsidRDefault="00453A38" w:rsidP="00BD5BBE">
      <w:pPr>
        <w:pStyle w:val="footnote"/>
      </w:pPr>
      <w:r>
        <w:rPr>
          <w:rStyle w:val="FootnoteReference"/>
        </w:rPr>
        <w:footnoteRef/>
      </w:r>
      <w:r>
        <w:t xml:space="preserve"> Joseph = Israel (Gen. 40:23; 48:15; Amos 6:6).</w:t>
      </w:r>
    </w:p>
  </w:footnote>
  <w:footnote w:id="420">
    <w:p w14:paraId="7AA1750E" w14:textId="77777777" w:rsidR="00453A38" w:rsidRDefault="00453A38" w:rsidP="00BD5BBE">
      <w:pPr>
        <w:pStyle w:val="footnote"/>
      </w:pPr>
      <w:r>
        <w:rPr>
          <w:rStyle w:val="FootnoteReference"/>
        </w:rPr>
        <w:footnoteRef/>
      </w:r>
      <w:r>
        <w:t xml:space="preserve"> 2 Sam. 6:2 (LXX).</w:t>
      </w:r>
    </w:p>
  </w:footnote>
  <w:footnote w:id="421">
    <w:p w14:paraId="4A2B3530" w14:textId="5B5CF4B9" w:rsidR="00453A38" w:rsidRDefault="00453A38" w:rsidP="006B0A9B">
      <w:pPr>
        <w:pStyle w:val="footnote"/>
      </w:pPr>
      <w:r>
        <w:rPr>
          <w:rStyle w:val="FootnoteReference"/>
        </w:rPr>
        <w:footnoteRef/>
      </w:r>
      <w:r>
        <w:t xml:space="preserve"> [JS] or “appear” or “reveal Yourself”</w:t>
      </w:r>
    </w:p>
  </w:footnote>
  <w:footnote w:id="422">
    <w:p w14:paraId="502F316B" w14:textId="0CF056C9" w:rsidR="00453A38" w:rsidRDefault="00453A38" w:rsidP="00542B9B">
      <w:pPr>
        <w:pStyle w:val="footnote"/>
      </w:pPr>
      <w:r>
        <w:rPr>
          <w:rStyle w:val="FootnoteReference"/>
        </w:rPr>
        <w:footnoteRef/>
      </w:r>
      <w:r>
        <w:t xml:space="preserve"> [JS] or “reveal Your face”.</w:t>
      </w:r>
    </w:p>
  </w:footnote>
  <w:footnote w:id="423">
    <w:p w14:paraId="7E586EB7" w14:textId="12BBDF20" w:rsidR="00453A38" w:rsidRDefault="00453A38"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4">
    <w:p w14:paraId="1F148131" w14:textId="7C16470D" w:rsidR="00453A38" w:rsidRDefault="00453A3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5">
    <w:p w14:paraId="70ACE5E0" w14:textId="77777777" w:rsidR="00453A38" w:rsidRDefault="00453A38" w:rsidP="00BD5BBE">
      <w:pPr>
        <w:pStyle w:val="footnote"/>
      </w:pPr>
      <w:r>
        <w:rPr>
          <w:rStyle w:val="FootnoteReference"/>
        </w:rPr>
        <w:footnoteRef/>
      </w:r>
      <w:r>
        <w:t xml:space="preserve"> ‘What tongue? The voice of God’ (St Athanasius).</w:t>
      </w:r>
    </w:p>
  </w:footnote>
  <w:footnote w:id="426">
    <w:p w14:paraId="33FBC19B" w14:textId="77777777" w:rsidR="00453A38" w:rsidRDefault="00453A38" w:rsidP="00BD5BBE">
      <w:pPr>
        <w:pStyle w:val="footnote"/>
      </w:pPr>
      <w:r>
        <w:rPr>
          <w:rStyle w:val="FootnoteReference"/>
        </w:rPr>
        <w:footnoteRef/>
      </w:r>
      <w:r>
        <w:t xml:space="preserve"> Exodus 9:23; 19:16.</w:t>
      </w:r>
    </w:p>
  </w:footnote>
  <w:footnote w:id="427">
    <w:p w14:paraId="5C3F1B44" w14:textId="608ECC60" w:rsidR="00453A38" w:rsidRDefault="00453A38" w:rsidP="00BD5BBE">
      <w:pPr>
        <w:pStyle w:val="footnote"/>
      </w:pPr>
      <w:r>
        <w:rPr>
          <w:rStyle w:val="FootnoteReference"/>
        </w:rPr>
        <w:footnoteRef/>
      </w:r>
      <w:r>
        <w:t xml:space="preserve"> ‘You have always been deaf to His voice, blind to the vision of Him’ (Jn. 5:37; cf. Deut. 18:16; Isaiah 48:18).</w:t>
      </w:r>
    </w:p>
  </w:footnote>
  <w:footnote w:id="428">
    <w:p w14:paraId="7C05F63D" w14:textId="2961204D" w:rsidR="00453A38" w:rsidRDefault="00453A3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9">
    <w:p w14:paraId="0BC469A4" w14:textId="77777777" w:rsidR="00453A38" w:rsidRDefault="00453A38" w:rsidP="00BD5BBE">
      <w:pPr>
        <w:pStyle w:val="footnote"/>
      </w:pPr>
      <w:r>
        <w:rPr>
          <w:rStyle w:val="FootnoteReference"/>
        </w:rPr>
        <w:footnoteRef/>
      </w:r>
      <w:r>
        <w:t xml:space="preserve"> </w:t>
      </w:r>
      <w:r>
        <w:rPr>
          <w:i/>
        </w:rPr>
        <w:t>See the previous footnote</w:t>
      </w:r>
      <w:r>
        <w:t>.</w:t>
      </w:r>
    </w:p>
  </w:footnote>
  <w:footnote w:id="430">
    <w:p w14:paraId="09156637" w14:textId="44D0701B" w:rsidR="00453A38" w:rsidRDefault="00453A38" w:rsidP="00BD5BBE">
      <w:pPr>
        <w:pStyle w:val="footnote"/>
      </w:pPr>
      <w:r>
        <w:rPr>
          <w:rStyle w:val="FootnoteReference"/>
        </w:rPr>
        <w:footnoteRef/>
      </w:r>
      <w:r>
        <w:t xml:space="preserve"> Cf. Isaiah 36:6; 2 Chron. 32:8; 1 Tim. 6:17; Ps. 74:4; Gal. 2:9; 1 Sam. 2:8.</w:t>
      </w:r>
    </w:p>
  </w:footnote>
  <w:footnote w:id="431">
    <w:p w14:paraId="14FEF0D9" w14:textId="77777777" w:rsidR="00453A38" w:rsidRDefault="00453A38" w:rsidP="00BD5BBE">
      <w:pPr>
        <w:pStyle w:val="footnote"/>
      </w:pPr>
      <w:r>
        <w:rPr>
          <w:rStyle w:val="FootnoteReference"/>
        </w:rPr>
        <w:footnoteRef/>
      </w:r>
      <w:r>
        <w:t xml:space="preserve"> John 10:34-36.</w:t>
      </w:r>
    </w:p>
  </w:footnote>
  <w:footnote w:id="432">
    <w:p w14:paraId="136A7666" w14:textId="77777777" w:rsidR="00453A38" w:rsidRDefault="00453A38" w:rsidP="00BD5BBE">
      <w:pPr>
        <w:pStyle w:val="footnote"/>
      </w:pPr>
      <w:r>
        <w:rPr>
          <w:rStyle w:val="FootnoteReference"/>
        </w:rPr>
        <w:footnoteRef/>
      </w:r>
      <w:r>
        <w:t xml:space="preserve"> This prayer is already answered (John 3:18; 9:39; 12:31; Acts 17:31).</w:t>
      </w:r>
    </w:p>
  </w:footnote>
  <w:footnote w:id="433">
    <w:p w14:paraId="764CD80E" w14:textId="77777777" w:rsidR="00453A38" w:rsidRDefault="00453A38" w:rsidP="00BD5BBE">
      <w:pPr>
        <w:pStyle w:val="footnote"/>
      </w:pPr>
      <w:r>
        <w:rPr>
          <w:rStyle w:val="FootnoteReference"/>
        </w:rPr>
        <w:footnoteRef/>
      </w:r>
      <w:r>
        <w:t xml:space="preserve"> </w:t>
      </w:r>
      <w:r w:rsidRPr="003111C9">
        <w:rPr>
          <w:i/>
        </w:rPr>
        <w:t>Lit</w:t>
      </w:r>
      <w:r>
        <w:t>. ‘How beloved are Your dwellings.’</w:t>
      </w:r>
    </w:p>
  </w:footnote>
  <w:footnote w:id="434">
    <w:p w14:paraId="7D098958" w14:textId="77777777" w:rsidR="00453A38" w:rsidRDefault="00453A38" w:rsidP="00BD5BBE">
      <w:pPr>
        <w:pStyle w:val="footnote"/>
      </w:pPr>
      <w:r>
        <w:rPr>
          <w:rStyle w:val="FootnoteReference"/>
        </w:rPr>
        <w:footnoteRef/>
      </w:r>
      <w:r>
        <w:t xml:space="preserve"> Man has made a mess of the earth (Gen. 3; Isaiah 24:4-6 etc.)</w:t>
      </w:r>
    </w:p>
  </w:footnote>
  <w:footnote w:id="435">
    <w:p w14:paraId="65885EA4" w14:textId="7CFB9AA8" w:rsidR="00453A38" w:rsidRDefault="00453A38" w:rsidP="00C7094F">
      <w:pPr>
        <w:pStyle w:val="footnote"/>
      </w:pPr>
      <w:r>
        <w:rPr>
          <w:rStyle w:val="FootnoteReference"/>
        </w:rPr>
        <w:footnoteRef/>
      </w:r>
      <w:r>
        <w:t xml:space="preserve"> [JS] or “anointed”</w:t>
      </w:r>
    </w:p>
  </w:footnote>
  <w:footnote w:id="436">
    <w:p w14:paraId="71E6E356" w14:textId="3B6C4C62" w:rsidR="00453A38" w:rsidRDefault="00453A38" w:rsidP="00BD5BBE">
      <w:pPr>
        <w:pStyle w:val="footnote"/>
      </w:pPr>
      <w:r>
        <w:rPr>
          <w:rStyle w:val="FootnoteReference"/>
        </w:rPr>
        <w:footnoteRef/>
      </w:r>
      <w:r>
        <w:t xml:space="preserve"> Cf. Lk. 13:25; Mk. 4:11; Col. 4:5; Rev. 22:15.</w:t>
      </w:r>
    </w:p>
  </w:footnote>
  <w:footnote w:id="437">
    <w:p w14:paraId="39C94F4B" w14:textId="0B87A78E" w:rsidR="00453A38" w:rsidRDefault="00453A38" w:rsidP="006B0A9B">
      <w:pPr>
        <w:pStyle w:val="footnote"/>
      </w:pPr>
      <w:r>
        <w:rPr>
          <w:rStyle w:val="FootnoteReference"/>
        </w:rPr>
        <w:footnoteRef/>
      </w:r>
      <w:r>
        <w:t xml:space="preserve"> [JS] or “transgressions”</w:t>
      </w:r>
    </w:p>
  </w:footnote>
  <w:footnote w:id="438">
    <w:p w14:paraId="41AC4983" w14:textId="77777777" w:rsidR="00453A38" w:rsidRDefault="00453A38" w:rsidP="00BD5BBE">
      <w:pPr>
        <w:pStyle w:val="footnote"/>
      </w:pPr>
      <w:r>
        <w:rPr>
          <w:rStyle w:val="FootnoteReference"/>
        </w:rPr>
        <w:footnoteRef/>
      </w:r>
      <w:r>
        <w:t xml:space="preserve"> God is love. Love covers all sins (see 1 Jn. 4:16; 1 Pet. 4:8; Prov. 10:12; Jas. 5:20; Lk. 7:47).</w:t>
      </w:r>
    </w:p>
  </w:footnote>
  <w:footnote w:id="439">
    <w:p w14:paraId="3B0173D6" w14:textId="15DA3620" w:rsidR="00453A38" w:rsidRDefault="00453A38" w:rsidP="009745F6">
      <w:pPr>
        <w:pStyle w:val="footnote"/>
      </w:pPr>
      <w:r>
        <w:rPr>
          <w:rStyle w:val="FootnoteReference"/>
        </w:rPr>
        <w:footnoteRef/>
      </w:r>
      <w:r>
        <w:t xml:space="preserve"> [JS] Fr. Lazarus has, “convert us”</w:t>
      </w:r>
    </w:p>
  </w:footnote>
  <w:footnote w:id="440">
    <w:p w14:paraId="5359A239" w14:textId="2D06041F" w:rsidR="00453A38" w:rsidRDefault="00453A38" w:rsidP="009745F6">
      <w:pPr>
        <w:pStyle w:val="footnote"/>
      </w:pPr>
      <w:r>
        <w:rPr>
          <w:rStyle w:val="FootnoteReference"/>
        </w:rPr>
        <w:footnoteRef/>
      </w:r>
      <w:r>
        <w:t xml:space="preserve"> [JS] or “sprouted”</w:t>
      </w:r>
    </w:p>
  </w:footnote>
  <w:footnote w:id="441">
    <w:p w14:paraId="098CF664" w14:textId="4B2C526D" w:rsidR="00453A38" w:rsidRDefault="00453A38" w:rsidP="00BD5BBE">
      <w:pPr>
        <w:pStyle w:val="footnote"/>
      </w:pPr>
      <w:r>
        <w:rPr>
          <w:rStyle w:val="FootnoteReference"/>
        </w:rPr>
        <w:footnoteRef/>
      </w:r>
      <w:r>
        <w:t xml:space="preserve"> holy: cf. 1 Cor. 3:16,17; 6:15-19; Heb. 3:1; 12:10; 1 Pet. 1:15,16; 2 Pet. 1-4.</w:t>
      </w:r>
    </w:p>
  </w:footnote>
  <w:footnote w:id="442">
    <w:p w14:paraId="7FD51EF5" w14:textId="77777777" w:rsidR="00453A38" w:rsidRDefault="00453A38" w:rsidP="00BD5BBE">
      <w:pPr>
        <w:pStyle w:val="footnote"/>
      </w:pPr>
      <w:r>
        <w:rPr>
          <w:rStyle w:val="FootnoteReference"/>
        </w:rPr>
        <w:footnoteRef/>
      </w:r>
      <w:r>
        <w:t xml:space="preserve"> Powers of the soul are will, desire, intellect, understanding, memory, imagination.</w:t>
      </w:r>
    </w:p>
  </w:footnote>
  <w:footnote w:id="443">
    <w:p w14:paraId="5045F193" w14:textId="6C847ECE" w:rsidR="00453A38" w:rsidRDefault="00453A38" w:rsidP="00751701">
      <w:pPr>
        <w:pStyle w:val="footnote"/>
      </w:pPr>
      <w:r>
        <w:rPr>
          <w:rStyle w:val="FootnoteReference"/>
        </w:rPr>
        <w:footnoteRef/>
      </w:r>
      <w:r>
        <w:t xml:space="preserve"> [JS] literally, “voice”</w:t>
      </w:r>
    </w:p>
  </w:footnote>
  <w:footnote w:id="444">
    <w:p w14:paraId="3DAD2C70" w14:textId="080A36FD" w:rsidR="00453A38" w:rsidRDefault="00453A38" w:rsidP="00C32C04">
      <w:pPr>
        <w:pStyle w:val="footnote"/>
      </w:pPr>
      <w:r>
        <w:rPr>
          <w:rStyle w:val="FootnoteReference"/>
        </w:rPr>
        <w:footnoteRef/>
      </w:r>
      <w:r>
        <w:t xml:space="preserve"> [JS] Literally, “do obeisance”, i.e. physically bow down</w:t>
      </w:r>
    </w:p>
  </w:footnote>
  <w:footnote w:id="445">
    <w:p w14:paraId="2E11ABE5" w14:textId="77777777" w:rsidR="00453A38" w:rsidRDefault="00453A38" w:rsidP="00BD5BBE">
      <w:pPr>
        <w:pStyle w:val="footnote"/>
      </w:pPr>
      <w:r>
        <w:rPr>
          <w:rStyle w:val="FootnoteReference"/>
        </w:rPr>
        <w:footnoteRef/>
      </w:r>
      <w:r>
        <w:t xml:space="preserve"> ‘The song of the Lamb.’ (Rev. 15:3-5; John 12:32).</w:t>
      </w:r>
    </w:p>
  </w:footnote>
  <w:footnote w:id="446">
    <w:p w14:paraId="7112E84B" w14:textId="2D3BBD84" w:rsidR="00453A38" w:rsidRDefault="00453A38" w:rsidP="00C32C04">
      <w:pPr>
        <w:pStyle w:val="footnote"/>
      </w:pPr>
      <w:r>
        <w:rPr>
          <w:rStyle w:val="FootnoteReference"/>
        </w:rPr>
        <w:footnoteRef/>
      </w:r>
      <w:r>
        <w:t xml:space="preserve"> [JS] Or “I will give thanks to You,” or “I will thankfully confess You with praise”</w:t>
      </w:r>
    </w:p>
  </w:footnote>
  <w:footnote w:id="447">
    <w:p w14:paraId="108052F0" w14:textId="2ED40FDD" w:rsidR="00453A38" w:rsidRDefault="00453A38" w:rsidP="00C32C04">
      <w:pPr>
        <w:pStyle w:val="footnote"/>
      </w:pPr>
      <w:r>
        <w:rPr>
          <w:rStyle w:val="FootnoteReference"/>
        </w:rPr>
        <w:footnoteRef/>
      </w:r>
      <w:r>
        <w:t xml:space="preserve"> [JS] or “lawless”</w:t>
      </w:r>
    </w:p>
  </w:footnote>
  <w:footnote w:id="448">
    <w:p w14:paraId="76D459DC" w14:textId="1D5E39F2" w:rsidR="00453A38" w:rsidRDefault="00453A38" w:rsidP="004A5192">
      <w:pPr>
        <w:pStyle w:val="footnote"/>
      </w:pPr>
      <w:r>
        <w:rPr>
          <w:rStyle w:val="FootnoteReference"/>
        </w:rPr>
        <w:footnoteRef/>
      </w:r>
      <w:r>
        <w:t xml:space="preserve"> [JS] Or, “band”, “gathering”, or “synagogue”</w:t>
      </w:r>
    </w:p>
  </w:footnote>
  <w:footnote w:id="449">
    <w:p w14:paraId="664DD95E" w14:textId="08E445BA" w:rsidR="00453A38" w:rsidRDefault="00453A38" w:rsidP="004A5192">
      <w:pPr>
        <w:pStyle w:val="footnote"/>
      </w:pPr>
      <w:r>
        <w:rPr>
          <w:rStyle w:val="FootnoteReference"/>
        </w:rPr>
        <w:footnoteRef/>
      </w:r>
      <w:r>
        <w:t xml:space="preserve"> [JS] or “pitful”, or “full of pity”, but that has a different connotation in English today.</w:t>
      </w:r>
    </w:p>
  </w:footnote>
  <w:footnote w:id="450">
    <w:p w14:paraId="76FC32A6" w14:textId="12211DCE" w:rsidR="00453A38" w:rsidRDefault="00453A38"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1">
    <w:p w14:paraId="44300EEE" w14:textId="77777777" w:rsidR="00453A38" w:rsidRDefault="00453A3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2">
    <w:p w14:paraId="585E74D4" w14:textId="33BA106A" w:rsidR="00453A38" w:rsidRDefault="00453A38" w:rsidP="00ED7AD3">
      <w:pPr>
        <w:pStyle w:val="footnote"/>
      </w:pPr>
      <w:r>
        <w:rPr>
          <w:rStyle w:val="FootnoteReference"/>
        </w:rPr>
        <w:footnoteRef/>
      </w:r>
      <w:r>
        <w:t xml:space="preserve"> [JS] or “Mother Zion will say,”</w:t>
      </w:r>
    </w:p>
  </w:footnote>
  <w:footnote w:id="453">
    <w:p w14:paraId="2178F99A" w14:textId="083F0AD6" w:rsidR="00453A38" w:rsidRDefault="00453A38" w:rsidP="00ED7AD3">
      <w:pPr>
        <w:pStyle w:val="footnote"/>
      </w:pPr>
      <w:r>
        <w:rPr>
          <w:rStyle w:val="FootnoteReference"/>
        </w:rPr>
        <w:footnoteRef/>
      </w:r>
      <w:r>
        <w:t xml:space="preserve"> [JS] Coptic has, “that a man and a man dwelt in her”</w:t>
      </w:r>
    </w:p>
  </w:footnote>
  <w:footnote w:id="454">
    <w:p w14:paraId="00496924" w14:textId="19753A18" w:rsidR="00453A38" w:rsidRDefault="00453A38" w:rsidP="00641372">
      <w:pPr>
        <w:pStyle w:val="footnote"/>
      </w:pPr>
      <w:r>
        <w:rPr>
          <w:rStyle w:val="FootnoteReference"/>
        </w:rPr>
        <w:footnoteRef/>
      </w:r>
      <w:r>
        <w:t xml:space="preserve"> [JS] Coptic has, “established her forever”</w:t>
      </w:r>
    </w:p>
  </w:footnote>
  <w:footnote w:id="455">
    <w:p w14:paraId="02B9876C" w14:textId="07273293" w:rsidR="00453A38" w:rsidRDefault="00453A3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6">
    <w:p w14:paraId="6A0707A1" w14:textId="1AC8DF0B" w:rsidR="00453A38" w:rsidRDefault="00453A38" w:rsidP="004E2A9B">
      <w:pPr>
        <w:pStyle w:val="footnote"/>
      </w:pPr>
      <w:r>
        <w:rPr>
          <w:rStyle w:val="FootnoteReference"/>
        </w:rPr>
        <w:footnoteRef/>
      </w:r>
      <w:r>
        <w:t xml:space="preserve"> [JS] or, “corpses”</w:t>
      </w:r>
    </w:p>
  </w:footnote>
  <w:footnote w:id="457">
    <w:p w14:paraId="228CEE3D" w14:textId="77777777" w:rsidR="00453A38" w:rsidRDefault="00453A3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8">
    <w:p w14:paraId="462F1208" w14:textId="4D992D60" w:rsidR="00453A38" w:rsidRDefault="00453A38" w:rsidP="004E2A9B">
      <w:pPr>
        <w:pStyle w:val="footnote"/>
      </w:pPr>
      <w:r>
        <w:rPr>
          <w:rStyle w:val="FootnoteReference"/>
        </w:rPr>
        <w:footnoteRef/>
      </w:r>
      <w:r>
        <w:t xml:space="preserve"> [JS] or “billows”</w:t>
      </w:r>
    </w:p>
  </w:footnote>
  <w:footnote w:id="459">
    <w:p w14:paraId="5ACFD856" w14:textId="14632015" w:rsidR="00453A38" w:rsidRDefault="00453A38" w:rsidP="00FF46D1">
      <w:pPr>
        <w:pStyle w:val="footnote"/>
      </w:pPr>
      <w:r>
        <w:rPr>
          <w:rStyle w:val="FootnoteReference"/>
        </w:rPr>
        <w:footnoteRef/>
      </w:r>
      <w:r>
        <w:t xml:space="preserve"> [JS] “they” refers to “the dead”, not to “physicians”</w:t>
      </w:r>
    </w:p>
  </w:footnote>
  <w:footnote w:id="460">
    <w:p w14:paraId="0E2F399B" w14:textId="26144FDB" w:rsidR="00453A38" w:rsidRDefault="00453A38" w:rsidP="00F06A9C">
      <w:pPr>
        <w:pStyle w:val="footnote"/>
      </w:pPr>
      <w:r>
        <w:rPr>
          <w:rStyle w:val="FootnoteReference"/>
        </w:rPr>
        <w:footnoteRef/>
      </w:r>
      <w:r>
        <w:t xml:space="preserve"> [JS] or “acknowledge You,” or “praise You,” or “thankfully confess You with praise”</w:t>
      </w:r>
    </w:p>
  </w:footnote>
  <w:footnote w:id="461">
    <w:p w14:paraId="73BB560B" w14:textId="3F96747B" w:rsidR="00453A38" w:rsidRDefault="00453A38" w:rsidP="00FF46D1">
      <w:pPr>
        <w:pStyle w:val="footnote"/>
      </w:pPr>
      <w:r>
        <w:rPr>
          <w:rStyle w:val="FootnoteReference"/>
        </w:rPr>
        <w:footnoteRef/>
      </w:r>
      <w:r>
        <w:t xml:space="preserve"> [JS] Fr. Lazarus has “the land of oblivion”. Being forgotten by God means death, being remembered by God means life.</w:t>
      </w:r>
    </w:p>
  </w:footnote>
  <w:footnote w:id="462">
    <w:p w14:paraId="139C4FE4" w14:textId="05D71ED0" w:rsidR="00453A38" w:rsidRDefault="00453A38" w:rsidP="00BD5BBE">
      <w:pPr>
        <w:pStyle w:val="footnote"/>
      </w:pPr>
      <w:r>
        <w:rPr>
          <w:rStyle w:val="FootnoteReference"/>
        </w:rPr>
        <w:footnoteRef/>
      </w:r>
      <w:r>
        <w:t xml:space="preserve"> ‘No eye has seen, no ear has heard... what God has planned for His lovers’ (1 Cor. 2:9).</w:t>
      </w:r>
    </w:p>
  </w:footnote>
  <w:footnote w:id="463">
    <w:p w14:paraId="6EB18B02" w14:textId="77777777" w:rsidR="00453A38" w:rsidRDefault="00453A38" w:rsidP="00BD5BBE">
      <w:pPr>
        <w:pStyle w:val="footnote"/>
      </w:pPr>
      <w:r>
        <w:rPr>
          <w:rStyle w:val="FootnoteReference"/>
        </w:rPr>
        <w:footnoteRef/>
      </w:r>
      <w:r>
        <w:t xml:space="preserve"> ‘God’s mercy is the salvation and grace granted by Christ’ (St. Athanasius).</w:t>
      </w:r>
    </w:p>
  </w:footnote>
  <w:footnote w:id="464">
    <w:p w14:paraId="2C2EB9DF" w14:textId="77777777" w:rsidR="00453A38" w:rsidRDefault="00453A3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5">
    <w:p w14:paraId="0AA4687D" w14:textId="4D39510D" w:rsidR="00453A38" w:rsidRDefault="00453A38" w:rsidP="006D6CF8">
      <w:pPr>
        <w:pStyle w:val="footnote"/>
      </w:pPr>
      <w:r>
        <w:rPr>
          <w:rStyle w:val="FootnoteReference"/>
        </w:rPr>
        <w:footnoteRef/>
      </w:r>
      <w:r>
        <w:t xml:space="preserve"> [JS] Fr. Lazarus has, “for an eternal reign”</w:t>
      </w:r>
    </w:p>
  </w:footnote>
  <w:footnote w:id="466">
    <w:p w14:paraId="71813680" w14:textId="7D3BCF59" w:rsidR="00453A38" w:rsidRDefault="00453A38" w:rsidP="006D6CF8">
      <w:pPr>
        <w:pStyle w:val="footnote"/>
      </w:pPr>
      <w:r>
        <w:rPr>
          <w:rStyle w:val="FootnoteReference"/>
        </w:rPr>
        <w:footnoteRef/>
      </w:r>
      <w:r>
        <w:t xml:space="preserve"> [JS] Fr. Lazarus has, “for all generations.”</w:t>
      </w:r>
    </w:p>
  </w:footnote>
  <w:footnote w:id="467">
    <w:p w14:paraId="3E8CA221" w14:textId="7ED1052D" w:rsidR="00453A38" w:rsidRDefault="00453A38"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8">
    <w:p w14:paraId="033CDC5C" w14:textId="2A3450CF" w:rsidR="00453A38" w:rsidRDefault="00453A38" w:rsidP="006D6CF8">
      <w:pPr>
        <w:pStyle w:val="footnote"/>
      </w:pPr>
      <w:r>
        <w:rPr>
          <w:rStyle w:val="FootnoteReference"/>
        </w:rPr>
        <w:footnoteRef/>
      </w:r>
      <w:r>
        <w:t xml:space="preserve"> [JS] literally, “an assembly of holy ones”</w:t>
      </w:r>
    </w:p>
  </w:footnote>
  <w:footnote w:id="469">
    <w:p w14:paraId="2A65B69B" w14:textId="51CE4DFD" w:rsidR="00453A38" w:rsidRDefault="00453A38" w:rsidP="003C363D">
      <w:pPr>
        <w:pStyle w:val="footnote"/>
      </w:pPr>
      <w:r>
        <w:rPr>
          <w:rStyle w:val="FootnoteReference"/>
        </w:rPr>
        <w:footnoteRef/>
      </w:r>
      <w:r>
        <w:t xml:space="preserve"> [</w:t>
      </w:r>
      <w:r w:rsidRPr="003C363D">
        <w:t>JS] Fr. Athanasius and Fr. Lazarus have, “above”</w:t>
      </w:r>
    </w:p>
  </w:footnote>
  <w:footnote w:id="470">
    <w:p w14:paraId="6F2C2B7E" w14:textId="7E83EAF6" w:rsidR="00453A38" w:rsidRDefault="00453A38" w:rsidP="00CC373E">
      <w:pPr>
        <w:pStyle w:val="footnote"/>
      </w:pPr>
      <w:r>
        <w:rPr>
          <w:rStyle w:val="FootnoteReference"/>
        </w:rPr>
        <w:footnoteRef/>
      </w:r>
      <w:r>
        <w:t xml:space="preserve"> [JS] OSB inserts “wind” here.</w:t>
      </w:r>
    </w:p>
  </w:footnote>
  <w:footnote w:id="471">
    <w:p w14:paraId="179D7A74" w14:textId="04A38D47" w:rsidR="00453A38" w:rsidRDefault="00453A3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2">
    <w:p w14:paraId="1EEEE9FB" w14:textId="52125690" w:rsidR="00453A38" w:rsidRDefault="00453A38" w:rsidP="001626CD">
      <w:pPr>
        <w:pStyle w:val="footnote"/>
      </w:pPr>
      <w:r>
        <w:rPr>
          <w:rStyle w:val="FootnoteReference"/>
        </w:rPr>
        <w:footnoteRef/>
      </w:r>
      <w:r>
        <w:t xml:space="preserve"> [JS] Fr. Lazarus has, “will pave the way for Your presence”</w:t>
      </w:r>
    </w:p>
  </w:footnote>
  <w:footnote w:id="473">
    <w:p w14:paraId="6DF491B9" w14:textId="2435757B" w:rsidR="00453A38" w:rsidRDefault="00453A38" w:rsidP="001626CD">
      <w:pPr>
        <w:pStyle w:val="footnote"/>
      </w:pPr>
      <w:r>
        <w:rPr>
          <w:rStyle w:val="FootnoteReference"/>
        </w:rPr>
        <w:footnoteRef/>
      </w:r>
      <w:r>
        <w:t xml:space="preserve"> [JS] or “face”</w:t>
      </w:r>
    </w:p>
  </w:footnote>
  <w:footnote w:id="474">
    <w:p w14:paraId="1815409B" w14:textId="50184218" w:rsidR="00453A38" w:rsidRDefault="00453A38" w:rsidP="00B5373A">
      <w:pPr>
        <w:pStyle w:val="footnote"/>
      </w:pPr>
      <w:r>
        <w:rPr>
          <w:rStyle w:val="FootnoteReference"/>
        </w:rPr>
        <w:footnoteRef/>
      </w:r>
      <w:r>
        <w:t xml:space="preserve"> [JS] Fr. Lazrus has “we are raised to power”</w:t>
      </w:r>
    </w:p>
  </w:footnote>
  <w:footnote w:id="475">
    <w:p w14:paraId="0F6F70D6" w14:textId="1994D705" w:rsidR="00453A38" w:rsidRDefault="00453A38" w:rsidP="00BD5BBE">
      <w:pPr>
        <w:pStyle w:val="footnote"/>
      </w:pPr>
      <w:r>
        <w:rPr>
          <w:rStyle w:val="FootnoteReference"/>
        </w:rPr>
        <w:footnoteRef/>
      </w:r>
      <w:r>
        <w:t xml:space="preserve"> Cf. 2 Samuel 7:4-17; 1 Chron. 17:3-14.</w:t>
      </w:r>
    </w:p>
  </w:footnote>
  <w:footnote w:id="476">
    <w:p w14:paraId="4FF1211C" w14:textId="57A861DB" w:rsidR="00453A38" w:rsidRDefault="00453A38" w:rsidP="00962B09">
      <w:pPr>
        <w:pStyle w:val="footnote"/>
      </w:pPr>
      <w:r>
        <w:rPr>
          <w:rStyle w:val="FootnoteReference"/>
        </w:rPr>
        <w:footnoteRef/>
      </w:r>
      <w:r>
        <w:t xml:space="preserve"> [JS] or “lawlessness,” or “transgression</w:t>
      </w:r>
    </w:p>
  </w:footnote>
  <w:footnote w:id="477">
    <w:p w14:paraId="192FE4A3" w14:textId="102CEBCC" w:rsidR="00453A38" w:rsidRDefault="00453A38" w:rsidP="00D72FDC">
      <w:pPr>
        <w:pStyle w:val="footnote"/>
      </w:pPr>
      <w:r>
        <w:rPr>
          <w:rStyle w:val="FootnoteReference"/>
        </w:rPr>
        <w:footnoteRef/>
      </w:r>
      <w:r>
        <w:t xml:space="preserve"> [JS] Coptic has “faithfulness”. See Matins of Mesori 3</w:t>
      </w:r>
    </w:p>
  </w:footnote>
  <w:footnote w:id="478">
    <w:p w14:paraId="5008AA97" w14:textId="7C635360" w:rsidR="00453A38" w:rsidRDefault="00453A38" w:rsidP="00B5373A">
      <w:pPr>
        <w:pStyle w:val="footnote"/>
      </w:pPr>
      <w:r>
        <w:rPr>
          <w:rStyle w:val="FootnoteReference"/>
        </w:rPr>
        <w:footnoteRef/>
      </w:r>
      <w:r>
        <w:t xml:space="preserve"> [JS] literally, “his horn will be exalted”</w:t>
      </w:r>
    </w:p>
  </w:footnote>
  <w:footnote w:id="479">
    <w:p w14:paraId="2D768480" w14:textId="725D7BB3" w:rsidR="00453A38" w:rsidRDefault="00453A38" w:rsidP="00B5373A">
      <w:pPr>
        <w:pStyle w:val="footnote"/>
      </w:pPr>
      <w:r>
        <w:rPr>
          <w:rStyle w:val="FootnoteReference"/>
        </w:rPr>
        <w:footnoteRef/>
      </w:r>
      <w:r>
        <w:t xml:space="preserve"> [JS] Fr. Lazarus has, “I will extend his power over the sea”</w:t>
      </w:r>
    </w:p>
  </w:footnote>
  <w:footnote w:id="480">
    <w:p w14:paraId="41487A2A" w14:textId="014FBA23" w:rsidR="00453A38" w:rsidRDefault="00453A38"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1">
    <w:p w14:paraId="73031B5F" w14:textId="4F21879A" w:rsidR="00453A38" w:rsidRDefault="00453A38" w:rsidP="00962B09">
      <w:pPr>
        <w:pStyle w:val="footnote"/>
      </w:pPr>
      <w:r>
        <w:rPr>
          <w:rStyle w:val="FootnoteReference"/>
        </w:rPr>
        <w:footnoteRef/>
      </w:r>
      <w:r>
        <w:t xml:space="preserve"> [JS] Fr. Lazarus renders this, “dynasty”</w:t>
      </w:r>
    </w:p>
  </w:footnote>
  <w:footnote w:id="482">
    <w:p w14:paraId="11323AA1" w14:textId="77777777" w:rsidR="00453A38" w:rsidRDefault="00453A3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3">
    <w:p w14:paraId="1FBA801A" w14:textId="38FE3F54" w:rsidR="00453A38" w:rsidRDefault="00453A38" w:rsidP="00B5373A">
      <w:pPr>
        <w:pStyle w:val="footnote"/>
      </w:pPr>
      <w:r>
        <w:rPr>
          <w:rStyle w:val="FootnoteReference"/>
        </w:rPr>
        <w:footnoteRef/>
      </w:r>
      <w:r>
        <w:t xml:space="preserve"> [JS] or “in my holy place”</w:t>
      </w:r>
    </w:p>
  </w:footnote>
  <w:footnote w:id="484">
    <w:p w14:paraId="4C1D0FC5" w14:textId="77777777" w:rsidR="00453A38" w:rsidRDefault="00453A38" w:rsidP="00C544D6">
      <w:pPr>
        <w:pStyle w:val="footnote"/>
      </w:pPr>
      <w:r>
        <w:rPr>
          <w:rStyle w:val="FootnoteReference"/>
        </w:rPr>
        <w:footnoteRef/>
      </w:r>
      <w:r>
        <w:t xml:space="preserve"> Rev. 1:5; 3:14.</w:t>
      </w:r>
    </w:p>
  </w:footnote>
  <w:footnote w:id="485">
    <w:p w14:paraId="0B7D22CC" w14:textId="391FD3DE" w:rsidR="00453A38" w:rsidRDefault="00453A38" w:rsidP="00B5373A">
      <w:pPr>
        <w:pStyle w:val="footnote"/>
      </w:pPr>
      <w:r>
        <w:rPr>
          <w:rStyle w:val="FootnoteReference"/>
        </w:rPr>
        <w:footnoteRef/>
      </w:r>
      <w:r>
        <w:t xml:space="preserve"> [JS] “anointed”</w:t>
      </w:r>
    </w:p>
  </w:footnote>
  <w:footnote w:id="486">
    <w:p w14:paraId="2C6B21AE" w14:textId="0FBCD630" w:rsidR="00453A38" w:rsidRDefault="00453A3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7">
    <w:p w14:paraId="5FCDABAE" w14:textId="06014163" w:rsidR="00453A38" w:rsidRDefault="00453A38" w:rsidP="00B5373A">
      <w:pPr>
        <w:pStyle w:val="footnote"/>
      </w:pPr>
      <w:r>
        <w:rPr>
          <w:rStyle w:val="FootnoteReference"/>
        </w:rPr>
        <w:footnoteRef/>
      </w:r>
      <w:r>
        <w:t xml:space="preserve"> [JS] “So be it! So be it!” or “May it be! May it be!”</w:t>
      </w:r>
    </w:p>
  </w:footnote>
  <w:footnote w:id="488">
    <w:p w14:paraId="33FEA89E" w14:textId="6A510F2C" w:rsidR="00453A38" w:rsidRDefault="00453A38" w:rsidP="006236CC">
      <w:pPr>
        <w:pStyle w:val="footnote"/>
      </w:pPr>
      <w:r>
        <w:rPr>
          <w:rStyle w:val="FootnoteReference"/>
        </w:rPr>
        <w:footnoteRef/>
      </w:r>
      <w:r>
        <w:t xml:space="preserve"> [JS] or “expired”</w:t>
      </w:r>
    </w:p>
  </w:footnote>
  <w:footnote w:id="489">
    <w:p w14:paraId="11F2D9AD" w14:textId="77777777" w:rsidR="00453A38" w:rsidRDefault="00453A3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0">
    <w:p w14:paraId="7DBCCA76" w14:textId="0938027F" w:rsidR="00453A38" w:rsidRDefault="00453A38" w:rsidP="00DB082B">
      <w:pPr>
        <w:pStyle w:val="footnote"/>
      </w:pPr>
      <w:r>
        <w:rPr>
          <w:rStyle w:val="FootnoteReference"/>
        </w:rPr>
        <w:footnoteRef/>
      </w:r>
      <w:r>
        <w:t xml:space="preserve"> [JS] or “chastened”</w:t>
      </w:r>
    </w:p>
  </w:footnote>
  <w:footnote w:id="491">
    <w:p w14:paraId="2C9584E9" w14:textId="0BF57A67" w:rsidR="00453A38" w:rsidRDefault="00453A38"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2">
    <w:p w14:paraId="7F18A7EC" w14:textId="77777777" w:rsidR="00453A38" w:rsidRDefault="00453A38" w:rsidP="00C544D6">
      <w:pPr>
        <w:pStyle w:val="footnote"/>
      </w:pPr>
      <w:r>
        <w:rPr>
          <w:rStyle w:val="FootnoteReference"/>
        </w:rPr>
        <w:footnoteRef/>
      </w:r>
      <w:r>
        <w:t xml:space="preserve"> That is, in the Kingdom (1 Cor. 4:20).</w:t>
      </w:r>
    </w:p>
  </w:footnote>
  <w:footnote w:id="493">
    <w:p w14:paraId="6FEEFB4C" w14:textId="77777777" w:rsidR="00453A38" w:rsidRDefault="00453A38" w:rsidP="00C544D6">
      <w:pPr>
        <w:pStyle w:val="footnote"/>
      </w:pPr>
      <w:r>
        <w:rPr>
          <w:rStyle w:val="FootnoteReference"/>
        </w:rPr>
        <w:footnoteRef/>
      </w:r>
      <w:r>
        <w:t xml:space="preserve"> Verses 11 and 12 were quoted by Satan to tempt Christ (Matt. 4:6; Lk. 4:10).</w:t>
      </w:r>
    </w:p>
  </w:footnote>
  <w:footnote w:id="494">
    <w:p w14:paraId="48783A18" w14:textId="295C4491" w:rsidR="00453A38" w:rsidRDefault="00453A38" w:rsidP="00D72FDC">
      <w:pPr>
        <w:pStyle w:val="footnote"/>
      </w:pPr>
      <w:r>
        <w:rPr>
          <w:rStyle w:val="FootnoteReference"/>
        </w:rPr>
        <w:footnoteRef/>
      </w:r>
      <w:r>
        <w:t xml:space="preserve"> [JS] Coptic may mean “bruise” rather than “trample”</w:t>
      </w:r>
    </w:p>
  </w:footnote>
  <w:footnote w:id="495">
    <w:p w14:paraId="3E2B8879" w14:textId="77777777" w:rsidR="00453A38" w:rsidRDefault="00453A38" w:rsidP="00C544D6">
      <w:pPr>
        <w:pStyle w:val="footnote"/>
      </w:pPr>
      <w:r>
        <w:rPr>
          <w:rStyle w:val="FootnoteReference"/>
        </w:rPr>
        <w:footnoteRef/>
      </w:r>
      <w:r>
        <w:t xml:space="preserve"> dragon: </w:t>
      </w:r>
      <w:r w:rsidRPr="0090411D">
        <w:rPr>
          <w:i/>
        </w:rPr>
        <w:t>or</w:t>
      </w:r>
      <w:r>
        <w:t xml:space="preserve"> serpent.</w:t>
      </w:r>
    </w:p>
  </w:footnote>
  <w:footnote w:id="496">
    <w:p w14:paraId="26EABD4D" w14:textId="6258FE51" w:rsidR="00453A38" w:rsidRDefault="00453A38" w:rsidP="003E7D85">
      <w:pPr>
        <w:pStyle w:val="footnote"/>
      </w:pPr>
      <w:r>
        <w:rPr>
          <w:rStyle w:val="FootnoteReference"/>
        </w:rPr>
        <w:footnoteRef/>
      </w:r>
      <w:r>
        <w:t xml:space="preserve"> [JS] or “to give thanks to the Lord,” or “to thankfully confess the Lord with praise”</w:t>
      </w:r>
    </w:p>
  </w:footnote>
  <w:footnote w:id="497">
    <w:p w14:paraId="0718D3EE" w14:textId="7B8EE1BA" w:rsidR="00453A38" w:rsidRDefault="00453A38" w:rsidP="00B74D74">
      <w:pPr>
        <w:pStyle w:val="footnote"/>
      </w:pPr>
      <w:r>
        <w:rPr>
          <w:rStyle w:val="FootnoteReference"/>
        </w:rPr>
        <w:footnoteRef/>
      </w:r>
      <w:r>
        <w:t xml:space="preserve"> [JS] Or “ode”</w:t>
      </w:r>
    </w:p>
  </w:footnote>
  <w:footnote w:id="498">
    <w:p w14:paraId="4C277098" w14:textId="02C8A24D" w:rsidR="00453A38" w:rsidRDefault="00453A38" w:rsidP="00B74D74">
      <w:pPr>
        <w:pStyle w:val="footnote"/>
      </w:pPr>
      <w:r>
        <w:rPr>
          <w:rStyle w:val="FootnoteReference"/>
        </w:rPr>
        <w:footnoteRef/>
      </w:r>
      <w:r>
        <w:t xml:space="preserve"> [JS] or “forever and ever.”</w:t>
      </w:r>
    </w:p>
  </w:footnote>
  <w:footnote w:id="499">
    <w:p w14:paraId="3BE1818B" w14:textId="556FC717" w:rsidR="00453A38" w:rsidRDefault="00453A38" w:rsidP="00B74D74">
      <w:pPr>
        <w:pStyle w:val="footnote"/>
      </w:pPr>
      <w:r>
        <w:rPr>
          <w:rStyle w:val="FootnoteReference"/>
        </w:rPr>
        <w:footnoteRef/>
      </w:r>
      <w:r>
        <w:t xml:space="preserve"> [JS] literally, “And my horn will be exalted like a unicorn’s”</w:t>
      </w:r>
    </w:p>
  </w:footnote>
  <w:footnote w:id="500">
    <w:p w14:paraId="0EA8E9DE" w14:textId="575E16F4" w:rsidR="00453A38" w:rsidRDefault="00453A38"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1">
    <w:p w14:paraId="271F5928" w14:textId="77777777" w:rsidR="00453A38" w:rsidRDefault="00453A38" w:rsidP="00C544D6">
      <w:pPr>
        <w:pStyle w:val="footnote"/>
      </w:pPr>
      <w:r>
        <w:rPr>
          <w:rStyle w:val="FootnoteReference"/>
        </w:rPr>
        <w:footnoteRef/>
      </w:r>
      <w:r>
        <w:t xml:space="preserve"> House—Home, Family, Church, Kingdom: where God’s will is done (1 Tim. 3:15; Heb. 3:2-6; Lk. 2:49; Mt. 6:10).</w:t>
      </w:r>
    </w:p>
  </w:footnote>
  <w:footnote w:id="502">
    <w:p w14:paraId="646109EB" w14:textId="4D40DAE6" w:rsidR="00453A38" w:rsidRDefault="00453A38" w:rsidP="00325B16">
      <w:pPr>
        <w:pStyle w:val="footnote"/>
      </w:pPr>
      <w:r>
        <w:rPr>
          <w:rStyle w:val="FootnoteReference"/>
        </w:rPr>
        <w:footnoteRef/>
      </w:r>
      <w:r>
        <w:t xml:space="preserve"> [JS] literally “still increase”</w:t>
      </w:r>
    </w:p>
  </w:footnote>
  <w:footnote w:id="503">
    <w:p w14:paraId="5C5C66FF" w14:textId="1F74D241" w:rsidR="00453A38" w:rsidRDefault="00453A38" w:rsidP="00325B16">
      <w:pPr>
        <w:pStyle w:val="footnote"/>
      </w:pPr>
      <w:r>
        <w:rPr>
          <w:rStyle w:val="FootnoteReference"/>
        </w:rPr>
        <w:footnoteRef/>
      </w:r>
      <w:r>
        <w:t xml:space="preserve"> [JS] literally, “rich” or “prosperous”</w:t>
      </w:r>
    </w:p>
  </w:footnote>
  <w:footnote w:id="504">
    <w:p w14:paraId="78AC2D24" w14:textId="77777777" w:rsidR="00453A38" w:rsidRDefault="00453A38" w:rsidP="00C544D6">
      <w:pPr>
        <w:pStyle w:val="footnote"/>
      </w:pPr>
      <w:r>
        <w:rPr>
          <w:rStyle w:val="FootnoteReference"/>
        </w:rPr>
        <w:footnoteRef/>
      </w:r>
      <w:r>
        <w:t xml:space="preserve"> John 7:38.</w:t>
      </w:r>
    </w:p>
  </w:footnote>
  <w:footnote w:id="505">
    <w:p w14:paraId="65FE19C9" w14:textId="6CEBCB66" w:rsidR="00453A38" w:rsidRDefault="00453A38" w:rsidP="00BC5328">
      <w:pPr>
        <w:pStyle w:val="footnote"/>
      </w:pPr>
      <w:r>
        <w:rPr>
          <w:rStyle w:val="FootnoteReference"/>
        </w:rPr>
        <w:footnoteRef/>
      </w:r>
      <w:r>
        <w:t xml:space="preserve"> Coptic has “it” here, and “beauty” in place of majesty.</w:t>
      </w:r>
    </w:p>
  </w:footnote>
  <w:footnote w:id="506">
    <w:p w14:paraId="5CC1789B" w14:textId="24DCEA5C" w:rsidR="00453A38" w:rsidRDefault="00453A38"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7">
    <w:p w14:paraId="6ED6A617" w14:textId="771AAD68" w:rsidR="00453A38" w:rsidRDefault="00453A38" w:rsidP="00350BD4">
      <w:pPr>
        <w:pStyle w:val="footnote"/>
      </w:pPr>
      <w:r>
        <w:rPr>
          <w:rStyle w:val="FootnoteReference"/>
        </w:rPr>
        <w:footnoteRef/>
      </w:r>
      <w:r>
        <w:t xml:space="preserve"> [JS] or “forever”</w:t>
      </w:r>
    </w:p>
  </w:footnote>
  <w:footnote w:id="508">
    <w:p w14:paraId="004CC793" w14:textId="74A20F1B" w:rsidR="00453A38" w:rsidRDefault="00453A38"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9">
    <w:p w14:paraId="7B4C2DB0" w14:textId="39648656" w:rsidR="00453A38" w:rsidRDefault="00453A38" w:rsidP="0002098A">
      <w:pPr>
        <w:pStyle w:val="footnote"/>
      </w:pPr>
      <w:r>
        <w:rPr>
          <w:rStyle w:val="FootnoteReference"/>
        </w:rPr>
        <w:footnoteRef/>
      </w:r>
      <w:r>
        <w:t xml:space="preserve"> [JS] resident alien</w:t>
      </w:r>
    </w:p>
  </w:footnote>
  <w:footnote w:id="510">
    <w:p w14:paraId="1C9111DE" w14:textId="17A2009E" w:rsidR="00453A38" w:rsidRDefault="00453A38" w:rsidP="00C544D6">
      <w:pPr>
        <w:pStyle w:val="footnote"/>
      </w:pPr>
      <w:r>
        <w:rPr>
          <w:rStyle w:val="FootnoteReference"/>
        </w:rPr>
        <w:footnoteRef/>
      </w:r>
      <w:r>
        <w:t xml:space="preserve"> Cf. 1 Cor. 3:20, ‘The Lord knows the thoughts of the wise…’</w:t>
      </w:r>
    </w:p>
  </w:footnote>
  <w:footnote w:id="511">
    <w:p w14:paraId="63074263" w14:textId="3DCC4808" w:rsidR="00453A38" w:rsidRDefault="00453A38" w:rsidP="003E7D85">
      <w:pPr>
        <w:pStyle w:val="footnote"/>
      </w:pPr>
      <w:r>
        <w:rPr>
          <w:rStyle w:val="FootnoteReference"/>
        </w:rPr>
        <w:footnoteRef/>
      </w:r>
      <w:r>
        <w:t xml:space="preserve"> [JS] or “lawless,” or “the throne of iniquity”</w:t>
      </w:r>
    </w:p>
  </w:footnote>
  <w:footnote w:id="512">
    <w:p w14:paraId="31260F30" w14:textId="198F9DB4" w:rsidR="00453A38" w:rsidRDefault="00453A38" w:rsidP="000470D3">
      <w:pPr>
        <w:pStyle w:val="footnote"/>
      </w:pPr>
      <w:r>
        <w:rPr>
          <w:rStyle w:val="FootnoteReference"/>
        </w:rPr>
        <w:footnoteRef/>
      </w:r>
      <w:r>
        <w:t xml:space="preserve"> [JS] i.e. presence</w:t>
      </w:r>
    </w:p>
  </w:footnote>
  <w:footnote w:id="513">
    <w:p w14:paraId="3F261962" w14:textId="2EC29D9D" w:rsidR="00453A38" w:rsidRDefault="00453A38" w:rsidP="000470D3">
      <w:pPr>
        <w:pStyle w:val="footnote"/>
      </w:pPr>
      <w:r>
        <w:rPr>
          <w:rStyle w:val="FootnoteReference"/>
        </w:rPr>
        <w:footnoteRef/>
      </w:r>
      <w:r>
        <w:t xml:space="preserve"> [JS] or thanksgiving, as in “awknowledgment”. Perhaps, “let us enter His presence and thankfully confess Him,” or “praise”</w:t>
      </w:r>
    </w:p>
  </w:footnote>
  <w:footnote w:id="514">
    <w:p w14:paraId="27D55A36" w14:textId="056A9076" w:rsidR="00453A38" w:rsidRDefault="00453A38" w:rsidP="000470D3">
      <w:pPr>
        <w:pStyle w:val="footnote"/>
      </w:pPr>
      <w:r>
        <w:rPr>
          <w:rStyle w:val="FootnoteReference"/>
        </w:rPr>
        <w:footnoteRef/>
      </w:r>
      <w:r>
        <w:t xml:space="preserve"> [JS] or melody</w:t>
      </w:r>
    </w:p>
  </w:footnote>
  <w:footnote w:id="515">
    <w:p w14:paraId="6606F51D" w14:textId="294AC06E" w:rsidR="00453A38" w:rsidRDefault="00453A38" w:rsidP="002A2713">
      <w:pPr>
        <w:pStyle w:val="footnote"/>
      </w:pPr>
      <w:r>
        <w:rPr>
          <w:rStyle w:val="FootnoteReference"/>
        </w:rPr>
        <w:footnoteRef/>
      </w:r>
      <w:r>
        <w:t xml:space="preserve"> [JS] “do obeisance”</w:t>
      </w:r>
    </w:p>
  </w:footnote>
  <w:footnote w:id="516">
    <w:p w14:paraId="23B88AAA" w14:textId="4D5A6129" w:rsidR="00453A38" w:rsidRDefault="00453A38" w:rsidP="002A2713">
      <w:pPr>
        <w:pStyle w:val="footnote"/>
      </w:pPr>
      <w:r>
        <w:rPr>
          <w:rStyle w:val="FootnoteReference"/>
        </w:rPr>
        <w:footnoteRef/>
      </w:r>
      <w:r>
        <w:t xml:space="preserve"> [JS] “prostrate”</w:t>
      </w:r>
    </w:p>
  </w:footnote>
  <w:footnote w:id="517">
    <w:p w14:paraId="0242B10E" w14:textId="597B77DF" w:rsidR="00453A38" w:rsidRDefault="00453A38" w:rsidP="002A2713">
      <w:pPr>
        <w:pStyle w:val="footnote"/>
      </w:pPr>
      <w:r>
        <w:rPr>
          <w:rStyle w:val="FootnoteReference"/>
        </w:rPr>
        <w:footnoteRef/>
      </w:r>
      <w:r>
        <w:t xml:space="preserve"> [JS] OSB has, “Rebellion,” NETS has “embittering”</w:t>
      </w:r>
    </w:p>
  </w:footnote>
  <w:footnote w:id="518">
    <w:p w14:paraId="046745B9" w14:textId="77777777" w:rsidR="00453A38" w:rsidRDefault="00453A38" w:rsidP="00C544D6">
      <w:pPr>
        <w:pStyle w:val="footnote"/>
      </w:pPr>
      <w:r>
        <w:rPr>
          <w:rStyle w:val="FootnoteReference"/>
        </w:rPr>
        <w:footnoteRef/>
      </w:r>
      <w:r>
        <w:t xml:space="preserve"> Ex. 17:1-7.</w:t>
      </w:r>
    </w:p>
  </w:footnote>
  <w:footnote w:id="519">
    <w:p w14:paraId="64AAAD4A" w14:textId="25E6F9F0" w:rsidR="00453A38" w:rsidRDefault="00453A38" w:rsidP="002A2713">
      <w:pPr>
        <w:pStyle w:val="footnote"/>
      </w:pPr>
      <w:r>
        <w:rPr>
          <w:rStyle w:val="FootnoteReference"/>
        </w:rPr>
        <w:footnoteRef/>
      </w:r>
      <w:r>
        <w:t xml:space="preserve"> [JS] or “tempted”</w:t>
      </w:r>
    </w:p>
  </w:footnote>
  <w:footnote w:id="520">
    <w:p w14:paraId="08EA846E" w14:textId="77777777" w:rsidR="00453A38" w:rsidRDefault="00453A38" w:rsidP="00C544D6">
      <w:pPr>
        <w:pStyle w:val="footnote"/>
      </w:pPr>
      <w:r>
        <w:rPr>
          <w:rStyle w:val="FootnoteReference"/>
        </w:rPr>
        <w:footnoteRef/>
      </w:r>
      <w:r>
        <w:t xml:space="preserve"> Num. 14:32-34.</w:t>
      </w:r>
    </w:p>
  </w:footnote>
  <w:footnote w:id="521">
    <w:p w14:paraId="27E7289C" w14:textId="49B8D2B5" w:rsidR="00453A38" w:rsidRDefault="00453A38" w:rsidP="00C544D6">
      <w:pPr>
        <w:pStyle w:val="footnote"/>
      </w:pPr>
      <w:r>
        <w:rPr>
          <w:rStyle w:val="FootnoteReference"/>
        </w:rPr>
        <w:footnoteRef/>
      </w:r>
      <w:r>
        <w:t xml:space="preserve"> Cf. Heb.3:7-11; 4:10.</w:t>
      </w:r>
    </w:p>
  </w:footnote>
  <w:footnote w:id="522">
    <w:p w14:paraId="6A0DA86F" w14:textId="27B2622D" w:rsidR="00453A38" w:rsidRDefault="00453A38" w:rsidP="00C544D6">
      <w:pPr>
        <w:pStyle w:val="footnote"/>
      </w:pPr>
      <w:r>
        <w:rPr>
          <w:rStyle w:val="FootnoteReference"/>
        </w:rPr>
        <w:footnoteRef/>
      </w:r>
      <w:r>
        <w:t xml:space="preserve"> Cf. Deut. 32:17; 1 Cor. 10:20; Psalm 105:36-38; 1 Chron. 16:26.</w:t>
      </w:r>
    </w:p>
  </w:footnote>
  <w:footnote w:id="523">
    <w:p w14:paraId="20A46088" w14:textId="101D0C08" w:rsidR="00453A38" w:rsidRDefault="00453A38" w:rsidP="00363583">
      <w:pPr>
        <w:pStyle w:val="footnote"/>
      </w:pPr>
      <w:r>
        <w:rPr>
          <w:rStyle w:val="FootnoteReference"/>
        </w:rPr>
        <w:footnoteRef/>
      </w:r>
      <w:r>
        <w:t xml:space="preserve"> [JS] or “thanksgiving”, or “praise”. Really, “thankful confession with praise”.</w:t>
      </w:r>
    </w:p>
  </w:footnote>
  <w:footnote w:id="524">
    <w:p w14:paraId="4CE9E737" w14:textId="37ADED0C" w:rsidR="00453A38" w:rsidRDefault="00453A38" w:rsidP="00363583">
      <w:pPr>
        <w:pStyle w:val="footnote"/>
      </w:pPr>
      <w:r>
        <w:rPr>
          <w:rStyle w:val="FootnoteReference"/>
        </w:rPr>
        <w:footnoteRef/>
      </w:r>
      <w:r>
        <w:t xml:space="preserve"> [JS] literally, “holy place”</w:t>
      </w:r>
    </w:p>
  </w:footnote>
  <w:footnote w:id="525">
    <w:p w14:paraId="0D26CC38" w14:textId="563291CA" w:rsidR="00453A38" w:rsidRDefault="00453A38" w:rsidP="00363583">
      <w:pPr>
        <w:pStyle w:val="footnote"/>
      </w:pPr>
      <w:r>
        <w:rPr>
          <w:rStyle w:val="FootnoteReference"/>
        </w:rPr>
        <w:footnoteRef/>
      </w:r>
      <w:r>
        <w:t xml:space="preserve"> [JS] or, “sacrifices”</w:t>
      </w:r>
    </w:p>
  </w:footnote>
  <w:footnote w:id="526">
    <w:p w14:paraId="3B6D0020" w14:textId="12CB55F6" w:rsidR="00453A38" w:rsidRDefault="00453A38" w:rsidP="00363583">
      <w:pPr>
        <w:pStyle w:val="footnote"/>
      </w:pPr>
      <w:r>
        <w:rPr>
          <w:rStyle w:val="FootnoteReference"/>
        </w:rPr>
        <w:footnoteRef/>
      </w:r>
      <w:r>
        <w:t xml:space="preserve"> [JS] “do obeisance”</w:t>
      </w:r>
    </w:p>
  </w:footnote>
  <w:footnote w:id="527">
    <w:p w14:paraId="0223F21B" w14:textId="2545193C" w:rsidR="00453A38" w:rsidRDefault="00453A3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8">
    <w:p w14:paraId="717DF0F4" w14:textId="601B218D" w:rsidR="00453A38" w:rsidRDefault="00453A38" w:rsidP="00445570">
      <w:pPr>
        <w:pStyle w:val="footnote"/>
      </w:pPr>
      <w:r>
        <w:rPr>
          <w:rStyle w:val="FootnoteReference"/>
        </w:rPr>
        <w:footnoteRef/>
      </w:r>
      <w:r>
        <w:t xml:space="preserve"> [JS] literally, “set right the world”.</w:t>
      </w:r>
    </w:p>
  </w:footnote>
  <w:footnote w:id="529">
    <w:p w14:paraId="29039A45" w14:textId="77777777" w:rsidR="00453A38" w:rsidRDefault="00453A38" w:rsidP="00C544D6">
      <w:pPr>
        <w:pStyle w:val="footnote"/>
      </w:pPr>
      <w:r>
        <w:rPr>
          <w:rStyle w:val="FootnoteReference"/>
        </w:rPr>
        <w:footnoteRef/>
      </w:r>
      <w:r>
        <w:t xml:space="preserve"> i.e. Let the sea dance and roar in thunderous applause as the King of Glory appears. (This line is identical with 97:7a).</w:t>
      </w:r>
    </w:p>
  </w:footnote>
  <w:footnote w:id="530">
    <w:p w14:paraId="0578D96E" w14:textId="3735D823" w:rsidR="00453A38" w:rsidRDefault="00453A38" w:rsidP="00445570">
      <w:pPr>
        <w:pStyle w:val="footnote"/>
      </w:pPr>
      <w:r>
        <w:rPr>
          <w:rStyle w:val="FootnoteReference"/>
        </w:rPr>
        <w:footnoteRef/>
      </w:r>
      <w:r>
        <w:t xml:space="preserve"> [JS] or “exult.”</w:t>
      </w:r>
    </w:p>
  </w:footnote>
  <w:footnote w:id="531">
    <w:p w14:paraId="027E6C5C" w14:textId="07849C22" w:rsidR="00453A38" w:rsidRDefault="00453A38" w:rsidP="00445570">
      <w:pPr>
        <w:pStyle w:val="footnote"/>
      </w:pPr>
      <w:r>
        <w:rPr>
          <w:rStyle w:val="FootnoteReference"/>
        </w:rPr>
        <w:footnoteRef/>
      </w:r>
      <w:r>
        <w:t xml:space="preserve"> [JS] i.e. “the the presence of the Lord”</w:t>
      </w:r>
    </w:p>
  </w:footnote>
  <w:footnote w:id="532">
    <w:p w14:paraId="502B0E29" w14:textId="363AF83B" w:rsidR="00453A38" w:rsidRDefault="00453A38" w:rsidP="00AF055B">
      <w:pPr>
        <w:pStyle w:val="footnote"/>
      </w:pPr>
      <w:r>
        <w:rPr>
          <w:rStyle w:val="FootnoteReference"/>
        </w:rPr>
        <w:footnoteRef/>
      </w:r>
      <w:r>
        <w:t xml:space="preserve"> [JS] or “keep His throne straight.”</w:t>
      </w:r>
    </w:p>
  </w:footnote>
  <w:footnote w:id="533">
    <w:p w14:paraId="0A420AC8" w14:textId="0E9B7FA2" w:rsidR="00453A38" w:rsidRDefault="00453A38" w:rsidP="00C544D6">
      <w:pPr>
        <w:pStyle w:val="footnote"/>
      </w:pPr>
      <w:r>
        <w:rPr>
          <w:rStyle w:val="FootnoteReference"/>
        </w:rPr>
        <w:footnoteRef/>
      </w:r>
      <w:r>
        <w:t xml:space="preserve"> Cf. Pss. 32:5b; 84:10b. Rom. 1:19-21; 2 Cor. 4:6; Jn. 1:14; 6:40; 17:22-24.</w:t>
      </w:r>
    </w:p>
  </w:footnote>
  <w:footnote w:id="534">
    <w:p w14:paraId="7B92C494" w14:textId="3893728C" w:rsidR="00453A38" w:rsidRDefault="00453A38" w:rsidP="00AF055B">
      <w:pPr>
        <w:pStyle w:val="footnote"/>
      </w:pPr>
      <w:r>
        <w:rPr>
          <w:rStyle w:val="FootnoteReference"/>
        </w:rPr>
        <w:footnoteRef/>
      </w:r>
      <w:r>
        <w:t xml:space="preserve"> [JS] “do obeisance to”</w:t>
      </w:r>
    </w:p>
  </w:footnote>
  <w:footnote w:id="535">
    <w:p w14:paraId="3C69AEE3" w14:textId="2FCFF9DA" w:rsidR="00453A38" w:rsidRDefault="00453A38" w:rsidP="00AF055B">
      <w:pPr>
        <w:pStyle w:val="footnote"/>
      </w:pPr>
      <w:r>
        <w:rPr>
          <w:rStyle w:val="FootnoteReference"/>
        </w:rPr>
        <w:footnoteRef/>
      </w:r>
      <w:r>
        <w:t xml:space="preserve"> [JS] “do obeisance to”</w:t>
      </w:r>
    </w:p>
  </w:footnote>
  <w:footnote w:id="536">
    <w:p w14:paraId="7E0327B2" w14:textId="516E0233" w:rsidR="00453A38" w:rsidRDefault="00453A38" w:rsidP="00AF055B">
      <w:pPr>
        <w:pStyle w:val="footnote"/>
      </w:pPr>
      <w:r>
        <w:rPr>
          <w:rStyle w:val="FootnoteReference"/>
        </w:rPr>
        <w:footnoteRef/>
      </w:r>
      <w:r>
        <w:t xml:space="preserve"> [JS] Fr. Lazarus has “lives”</w:t>
      </w:r>
    </w:p>
  </w:footnote>
  <w:footnote w:id="537">
    <w:p w14:paraId="202D3E03" w14:textId="48C7AC7B" w:rsidR="00453A38" w:rsidRDefault="00453A38"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8">
    <w:p w14:paraId="22A45999" w14:textId="660B33F2" w:rsidR="00453A38" w:rsidRDefault="00453A3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9">
    <w:p w14:paraId="160E0C3D" w14:textId="77777777" w:rsidR="00453A38" w:rsidRDefault="00453A38" w:rsidP="00C544D6">
      <w:pPr>
        <w:pStyle w:val="footnote"/>
      </w:pPr>
      <w:r>
        <w:rPr>
          <w:rStyle w:val="FootnoteReference"/>
        </w:rPr>
        <w:footnoteRef/>
      </w:r>
      <w:r>
        <w:t xml:space="preserve"> Rev. 4:6, Ezek. 1:5-10.</w:t>
      </w:r>
    </w:p>
  </w:footnote>
  <w:footnote w:id="540">
    <w:p w14:paraId="2C987C7D" w14:textId="7DA14E0E" w:rsidR="00453A38" w:rsidRDefault="00453A38" w:rsidP="006263C2">
      <w:pPr>
        <w:pStyle w:val="footnote"/>
      </w:pPr>
      <w:r>
        <w:rPr>
          <w:rStyle w:val="FootnoteReference"/>
        </w:rPr>
        <w:footnoteRef/>
      </w:r>
      <w:r>
        <w:t xml:space="preserve"> [JS] The word conveys both confessing Him and thanking or praising Him.</w:t>
      </w:r>
    </w:p>
  </w:footnote>
  <w:footnote w:id="541">
    <w:p w14:paraId="5846482D" w14:textId="3A662ECC" w:rsidR="00453A38" w:rsidRDefault="00453A38" w:rsidP="006263C2">
      <w:pPr>
        <w:pStyle w:val="footnote"/>
      </w:pPr>
      <w:r>
        <w:rPr>
          <w:rStyle w:val="FootnoteReference"/>
        </w:rPr>
        <w:footnoteRef/>
      </w:r>
      <w:r>
        <w:t xml:space="preserve"> [JS] Fr. Lazarus has “laws”</w:t>
      </w:r>
    </w:p>
  </w:footnote>
  <w:footnote w:id="542">
    <w:p w14:paraId="2FC019B3" w14:textId="70AAB5D0" w:rsidR="00453A38" w:rsidRDefault="00453A38" w:rsidP="006263C2">
      <w:pPr>
        <w:pStyle w:val="footnote"/>
      </w:pPr>
      <w:r>
        <w:rPr>
          <w:rStyle w:val="FootnoteReference"/>
        </w:rPr>
        <w:footnoteRef/>
      </w:r>
      <w:r>
        <w:t xml:space="preserve"> [JS] “do obeisance”, commonly rendered “worship”</w:t>
      </w:r>
    </w:p>
  </w:footnote>
  <w:footnote w:id="543">
    <w:p w14:paraId="7386C0B1" w14:textId="0080D811" w:rsidR="00453A38" w:rsidRDefault="00453A38" w:rsidP="004A1997">
      <w:pPr>
        <w:pStyle w:val="footnote"/>
      </w:pPr>
      <w:r>
        <w:rPr>
          <w:rStyle w:val="FootnoteReference"/>
        </w:rPr>
        <w:footnoteRef/>
      </w:r>
      <w:r>
        <w:t xml:space="preserve"> [JS] Fr. Lazarus has “correcting”</w:t>
      </w:r>
    </w:p>
  </w:footnote>
  <w:footnote w:id="544">
    <w:p w14:paraId="273EA178" w14:textId="4DFF2FD9" w:rsidR="00453A38" w:rsidRDefault="00453A38" w:rsidP="004A1997">
      <w:pPr>
        <w:pStyle w:val="footnote"/>
      </w:pPr>
      <w:r>
        <w:rPr>
          <w:rStyle w:val="FootnoteReference"/>
        </w:rPr>
        <w:footnoteRef/>
      </w:r>
      <w:r>
        <w:t xml:space="preserve"> [JS] “do obeisance” or “fall down”</w:t>
      </w:r>
    </w:p>
  </w:footnote>
  <w:footnote w:id="545">
    <w:p w14:paraId="6E38F9F7" w14:textId="307328EF" w:rsidR="00453A38" w:rsidRDefault="00453A38" w:rsidP="0016307C">
      <w:pPr>
        <w:pStyle w:val="footnote"/>
      </w:pPr>
      <w:r>
        <w:rPr>
          <w:rStyle w:val="FootnoteReference"/>
        </w:rPr>
        <w:footnoteRef/>
      </w:r>
      <w:r>
        <w:t xml:space="preserve"> [JS] as in “acknowledging”, or “thankfully confessing Him with praise”, not “confessing sins”</w:t>
      </w:r>
    </w:p>
  </w:footnote>
  <w:footnote w:id="546">
    <w:p w14:paraId="346D7C50" w14:textId="6DED6982" w:rsidR="00453A38" w:rsidRDefault="00453A38" w:rsidP="0016307C">
      <w:pPr>
        <w:pStyle w:val="footnote"/>
      </w:pPr>
      <w:r>
        <w:rPr>
          <w:rStyle w:val="FootnoteReference"/>
        </w:rPr>
        <w:footnoteRef/>
      </w:r>
      <w:r>
        <w:t xml:space="preserve"> [JS] or, “and not we Him”</w:t>
      </w:r>
    </w:p>
  </w:footnote>
  <w:footnote w:id="547">
    <w:p w14:paraId="14022FB6" w14:textId="4CE3B2A5" w:rsidR="00453A38" w:rsidRDefault="00453A38" w:rsidP="0016307C">
      <w:pPr>
        <w:pStyle w:val="footnote"/>
      </w:pPr>
      <w:r>
        <w:rPr>
          <w:rStyle w:val="FootnoteReference"/>
        </w:rPr>
        <w:footnoteRef/>
      </w:r>
      <w:r>
        <w:t xml:space="preserve"> [JS] not confession of sins, but confessing Him, with thanksgiving and praise.</w:t>
      </w:r>
    </w:p>
  </w:footnote>
  <w:footnote w:id="548">
    <w:p w14:paraId="74BE8AB4" w14:textId="15E7B0AD" w:rsidR="00453A38" w:rsidRDefault="00453A38" w:rsidP="00C050C7">
      <w:pPr>
        <w:pStyle w:val="footnote"/>
      </w:pPr>
      <w:r>
        <w:rPr>
          <w:rStyle w:val="FootnoteReference"/>
        </w:rPr>
        <w:footnoteRef/>
      </w:r>
      <w:r>
        <w:t xml:space="preserve"> [JS] or “do wrong,” or “the workers of iniquity”</w:t>
      </w:r>
    </w:p>
  </w:footnote>
  <w:footnote w:id="549">
    <w:p w14:paraId="4E28D6F6" w14:textId="75DDD646" w:rsidR="00453A38" w:rsidRDefault="00453A38" w:rsidP="00CD361B">
      <w:pPr>
        <w:pStyle w:val="footnote"/>
      </w:pPr>
      <w:r>
        <w:rPr>
          <w:rStyle w:val="FootnoteReference"/>
        </w:rPr>
        <w:footnoteRef/>
      </w:r>
      <w:r>
        <w:t xml:space="preserve"> [JS] or proud/haughty eyes.</w:t>
      </w:r>
    </w:p>
  </w:footnote>
  <w:footnote w:id="550">
    <w:p w14:paraId="33F848D7" w14:textId="77777777" w:rsidR="00453A38" w:rsidRDefault="00453A38" w:rsidP="00C544D6">
      <w:pPr>
        <w:pStyle w:val="footnote"/>
      </w:pPr>
      <w:r>
        <w:rPr>
          <w:rStyle w:val="FootnoteReference"/>
        </w:rPr>
        <w:footnoteRef/>
      </w:r>
      <w:r>
        <w:t xml:space="preserve"> Daily I pray for the lost. Sinners are slain by conversion into believers, saints, friends and lovers.</w:t>
      </w:r>
    </w:p>
  </w:footnote>
  <w:footnote w:id="551">
    <w:p w14:paraId="570F4149" w14:textId="77777777" w:rsidR="00453A38" w:rsidRDefault="00453A38" w:rsidP="00C544D6">
      <w:pPr>
        <w:pStyle w:val="footnote"/>
      </w:pPr>
      <w:r>
        <w:rPr>
          <w:rStyle w:val="FootnoteReference"/>
        </w:rPr>
        <w:footnoteRef/>
      </w:r>
      <w:r>
        <w:t xml:space="preserve"> Peter praised and confessed Christ, yet later he swore he did not know Him (Mt. 26:74; Mk. 14:71).</w:t>
      </w:r>
    </w:p>
  </w:footnote>
  <w:footnote w:id="552">
    <w:p w14:paraId="7F487DE9" w14:textId="1D877FA2" w:rsidR="00453A38" w:rsidRDefault="00453A38" w:rsidP="00C544D6">
      <w:pPr>
        <w:pStyle w:val="footnote"/>
      </w:pPr>
      <w:r>
        <w:rPr>
          <w:rStyle w:val="FootnoteReference"/>
        </w:rPr>
        <w:footnoteRef/>
      </w:r>
      <w:r>
        <w:t xml:space="preserve"> Cf. Ps. 38:7a.</w:t>
      </w:r>
    </w:p>
  </w:footnote>
  <w:footnote w:id="553">
    <w:p w14:paraId="1B133F2B" w14:textId="56FE4EC3" w:rsidR="00453A38" w:rsidRDefault="00453A3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4">
    <w:p w14:paraId="4C6B2146" w14:textId="77777777" w:rsidR="00453A38" w:rsidRDefault="00453A38" w:rsidP="00C544D6">
      <w:pPr>
        <w:pStyle w:val="footnote"/>
      </w:pPr>
      <w:r>
        <w:rPr>
          <w:rStyle w:val="FootnoteReference"/>
        </w:rPr>
        <w:footnoteRef/>
      </w:r>
      <w:r>
        <w:t xml:space="preserve"> descendants: </w:t>
      </w:r>
      <w:r w:rsidRPr="00A80C80">
        <w:rPr>
          <w:i/>
        </w:rPr>
        <w:t>lit</w:t>
      </w:r>
      <w:r>
        <w:t>. seed. Verses 26-28 are quoted at Heb. 1:10-12; 13:8.</w:t>
      </w:r>
    </w:p>
  </w:footnote>
  <w:footnote w:id="555">
    <w:p w14:paraId="44E84D4D" w14:textId="77777777" w:rsidR="00453A38" w:rsidRDefault="00453A38" w:rsidP="00C544D6">
      <w:pPr>
        <w:pStyle w:val="footnote"/>
      </w:pPr>
      <w:r>
        <w:rPr>
          <w:rStyle w:val="FootnoteReference"/>
        </w:rPr>
        <w:footnoteRef/>
      </w:r>
      <w:r>
        <w:t xml:space="preserve"> ‘God is love’ (1 John 4:8,16).</w:t>
      </w:r>
    </w:p>
  </w:footnote>
  <w:footnote w:id="556">
    <w:p w14:paraId="169A7896" w14:textId="77777777" w:rsidR="00453A38" w:rsidRDefault="00453A38" w:rsidP="00C37403">
      <w:pPr>
        <w:pStyle w:val="footnote"/>
      </w:pPr>
      <w:r>
        <w:rPr>
          <w:rStyle w:val="FootnoteReference"/>
        </w:rPr>
        <w:footnoteRef/>
      </w:r>
      <w:r>
        <w:t xml:space="preserve"> [JS] NETS has “who is very conciliatory towards all your acts of lawlessness”</w:t>
      </w:r>
    </w:p>
  </w:footnote>
  <w:footnote w:id="557">
    <w:p w14:paraId="1EEA58C5" w14:textId="195647BB" w:rsidR="00453A38" w:rsidRDefault="00453A38" w:rsidP="00C544D6">
      <w:pPr>
        <w:pStyle w:val="footnote"/>
      </w:pPr>
      <w:r>
        <w:rPr>
          <w:rStyle w:val="FootnoteReference"/>
        </w:rPr>
        <w:footnoteRef/>
      </w:r>
      <w:r>
        <w:t xml:space="preserve"> Cf. Ps. 147:8.</w:t>
      </w:r>
    </w:p>
  </w:footnote>
  <w:footnote w:id="558">
    <w:p w14:paraId="10DD3F1E" w14:textId="3BA67187" w:rsidR="00453A38" w:rsidRDefault="00453A38" w:rsidP="00B513C1">
      <w:pPr>
        <w:pStyle w:val="footnote"/>
      </w:pPr>
      <w:r>
        <w:rPr>
          <w:rStyle w:val="FootnoteReference"/>
        </w:rPr>
        <w:footnoteRef/>
      </w:r>
      <w:r>
        <w:t xml:space="preserve"> [JS] or “long-suffering”</w:t>
      </w:r>
    </w:p>
  </w:footnote>
  <w:footnote w:id="559">
    <w:p w14:paraId="3C4F2E7D" w14:textId="704C8BBC" w:rsidR="00453A38" w:rsidRDefault="00453A38" w:rsidP="001566BD">
      <w:pPr>
        <w:pStyle w:val="footnote"/>
      </w:pPr>
      <w:r>
        <w:rPr>
          <w:rStyle w:val="FootnoteReference"/>
        </w:rPr>
        <w:footnoteRef/>
      </w:r>
      <w:r>
        <w:t xml:space="preserve"> [JS] or “transgressions”</w:t>
      </w:r>
    </w:p>
  </w:footnote>
  <w:footnote w:id="560">
    <w:p w14:paraId="1F5C3038" w14:textId="77777777" w:rsidR="00453A38" w:rsidRDefault="00453A38" w:rsidP="00C544D6">
      <w:pPr>
        <w:pStyle w:val="footnote"/>
      </w:pPr>
      <w:r>
        <w:rPr>
          <w:rStyle w:val="FootnoteReference"/>
        </w:rPr>
        <w:footnoteRef/>
      </w:r>
      <w:r>
        <w:t xml:space="preserve"> East and West intersecting heaven and earth forms the Cross to which our sins were nailed (Col. 1:20; 2:14).</w:t>
      </w:r>
    </w:p>
  </w:footnote>
  <w:footnote w:id="561">
    <w:p w14:paraId="091111BB" w14:textId="79454437" w:rsidR="00453A38" w:rsidRDefault="00453A38" w:rsidP="00417F44">
      <w:pPr>
        <w:pStyle w:val="footnote"/>
      </w:pPr>
      <w:r>
        <w:rPr>
          <w:rStyle w:val="FootnoteReference"/>
        </w:rPr>
        <w:footnoteRef/>
      </w:r>
      <w:r>
        <w:t xml:space="preserve"> [JS] wind, or breath, spirit. The analogy is to “as the spirit passes from man, and he does not exist.”</w:t>
      </w:r>
    </w:p>
  </w:footnote>
  <w:footnote w:id="562">
    <w:p w14:paraId="2EB2A618" w14:textId="77777777" w:rsidR="00453A38" w:rsidRDefault="00453A38" w:rsidP="00C544D6">
      <w:pPr>
        <w:pStyle w:val="footnote"/>
      </w:pPr>
      <w:r>
        <w:rPr>
          <w:rStyle w:val="FootnoteReference"/>
        </w:rPr>
        <w:footnoteRef/>
      </w:r>
      <w:r>
        <w:t xml:space="preserve"> embraces all: </w:t>
      </w:r>
      <w:r w:rsidRPr="00A80C80">
        <w:rPr>
          <w:i/>
        </w:rPr>
        <w:t>or</w:t>
      </w:r>
      <w:r>
        <w:t>, ‘rules over all.’</w:t>
      </w:r>
    </w:p>
  </w:footnote>
  <w:footnote w:id="563">
    <w:p w14:paraId="74ECADBE" w14:textId="66332B8C" w:rsidR="00453A38" w:rsidRDefault="00453A38" w:rsidP="00342E73">
      <w:pPr>
        <w:pStyle w:val="footnote"/>
      </w:pPr>
      <w:r>
        <w:rPr>
          <w:rStyle w:val="FootnoteReference"/>
        </w:rPr>
        <w:footnoteRef/>
      </w:r>
      <w:r>
        <w:t xml:space="preserve"> [JS] Fr. Lazarus has “very great”</w:t>
      </w:r>
    </w:p>
  </w:footnote>
  <w:footnote w:id="564">
    <w:p w14:paraId="4F7FE92C" w14:textId="411FA40A" w:rsidR="00453A38" w:rsidRDefault="00453A38" w:rsidP="00342E73">
      <w:pPr>
        <w:pStyle w:val="footnote"/>
      </w:pPr>
      <w:r>
        <w:rPr>
          <w:rStyle w:val="FootnoteReference"/>
        </w:rPr>
        <w:footnoteRef/>
      </w:r>
      <w:r>
        <w:t xml:space="preserve"> [JS] or “thanksgiving,” or “thankful confession with praise”</w:t>
      </w:r>
    </w:p>
  </w:footnote>
  <w:footnote w:id="565">
    <w:p w14:paraId="169AA0B7" w14:textId="592F3FAF" w:rsidR="00453A38" w:rsidRDefault="00453A38"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6">
    <w:p w14:paraId="6BB1365A" w14:textId="27497F37" w:rsidR="00453A38" w:rsidRDefault="00453A38" w:rsidP="00342E73">
      <w:pPr>
        <w:pStyle w:val="footnote"/>
      </w:pPr>
      <w:r>
        <w:rPr>
          <w:rStyle w:val="FootnoteReference"/>
        </w:rPr>
        <w:footnoteRef/>
      </w:r>
      <w:r>
        <w:t xml:space="preserve"> [JS] or “makes the clouds His chariot”</w:t>
      </w:r>
    </w:p>
  </w:footnote>
  <w:footnote w:id="567">
    <w:p w14:paraId="62DF6E81" w14:textId="51054D24" w:rsidR="00453A38" w:rsidRDefault="00453A38" w:rsidP="00342E73">
      <w:pPr>
        <w:pStyle w:val="footnote"/>
      </w:pPr>
      <w:r>
        <w:rPr>
          <w:rStyle w:val="FootnoteReference"/>
        </w:rPr>
        <w:footnoteRef/>
      </w:r>
      <w:r>
        <w:t xml:space="preserve"> [JS] or “messengers”</w:t>
      </w:r>
    </w:p>
  </w:footnote>
  <w:footnote w:id="568">
    <w:p w14:paraId="168D3C90" w14:textId="7FDCEE0D" w:rsidR="00453A38" w:rsidRDefault="00453A38" w:rsidP="00342E73">
      <w:pPr>
        <w:pStyle w:val="footnote"/>
      </w:pPr>
      <w:r>
        <w:rPr>
          <w:rStyle w:val="FootnoteReference"/>
        </w:rPr>
        <w:footnoteRef/>
      </w:r>
      <w:r>
        <w:t xml:space="preserve"> [JS] Fr. Lazarus has “servants”</w:t>
      </w:r>
    </w:p>
  </w:footnote>
  <w:footnote w:id="569">
    <w:p w14:paraId="45145696" w14:textId="77777777" w:rsidR="00453A38" w:rsidRDefault="00453A38" w:rsidP="00C544D6">
      <w:pPr>
        <w:pStyle w:val="footnote"/>
      </w:pPr>
      <w:r>
        <w:rPr>
          <w:rStyle w:val="FootnoteReference"/>
        </w:rPr>
        <w:footnoteRef/>
      </w:r>
      <w:r>
        <w:t xml:space="preserve"> Heb. 1:7; Ezek. 1:14; 2 Esdras 8:22.</w:t>
      </w:r>
    </w:p>
  </w:footnote>
  <w:footnote w:id="570">
    <w:p w14:paraId="0185F645" w14:textId="47FC8356" w:rsidR="00453A38" w:rsidRDefault="00453A38" w:rsidP="00342E73">
      <w:pPr>
        <w:pStyle w:val="footnote"/>
      </w:pPr>
      <w:r>
        <w:rPr>
          <w:rStyle w:val="FootnoteReference"/>
        </w:rPr>
        <w:footnoteRef/>
      </w:r>
      <w:r>
        <w:t xml:space="preserve"> [JS] Fr. Lazarus has “axis”</w:t>
      </w:r>
    </w:p>
  </w:footnote>
  <w:footnote w:id="571">
    <w:p w14:paraId="62442F76" w14:textId="4CE61300" w:rsidR="00453A38" w:rsidRDefault="00453A38" w:rsidP="00342E73">
      <w:pPr>
        <w:pStyle w:val="footnote"/>
      </w:pPr>
      <w:r>
        <w:rPr>
          <w:rStyle w:val="FootnoteReference"/>
        </w:rPr>
        <w:footnoteRef/>
      </w:r>
      <w:r>
        <w:t xml:space="preserve"> [JS] Fr. Lazarus has “wander”. NETS has “be tilted”</w:t>
      </w:r>
    </w:p>
  </w:footnote>
  <w:footnote w:id="572">
    <w:p w14:paraId="1733D904" w14:textId="3B68C5C6" w:rsidR="00453A38" w:rsidRDefault="00453A38" w:rsidP="006A0F54">
      <w:pPr>
        <w:pStyle w:val="footnote"/>
      </w:pPr>
      <w:r>
        <w:rPr>
          <w:rStyle w:val="FootnoteReference"/>
        </w:rPr>
        <w:footnoteRef/>
      </w:r>
      <w:r>
        <w:t xml:space="preserve"> [JS] literally, “founded”</w:t>
      </w:r>
    </w:p>
  </w:footnote>
  <w:footnote w:id="573">
    <w:p w14:paraId="2075EA79" w14:textId="5E6B474F" w:rsidR="00453A38" w:rsidRDefault="00453A38" w:rsidP="006A0F54">
      <w:pPr>
        <w:pStyle w:val="footnote"/>
      </w:pPr>
      <w:r>
        <w:rPr>
          <w:rStyle w:val="FootnoteReference"/>
        </w:rPr>
        <w:footnoteRef/>
      </w:r>
      <w:r>
        <w:t xml:space="preserve"> [JS] or “takes the lead among them”</w:t>
      </w:r>
    </w:p>
  </w:footnote>
  <w:footnote w:id="574">
    <w:p w14:paraId="28E7BE34" w14:textId="16676F65" w:rsidR="00453A38" w:rsidRDefault="00453A38" w:rsidP="001566BD">
      <w:pPr>
        <w:pStyle w:val="footnote"/>
      </w:pPr>
      <w:r>
        <w:rPr>
          <w:rStyle w:val="FootnoteReference"/>
        </w:rPr>
        <w:footnoteRef/>
      </w:r>
      <w:r>
        <w:t xml:space="preserve"> [JS] or “serpent”</w:t>
      </w:r>
    </w:p>
  </w:footnote>
  <w:footnote w:id="575">
    <w:p w14:paraId="11DE9B53" w14:textId="0A5609C6" w:rsidR="00453A38" w:rsidRDefault="00453A38" w:rsidP="00915FD3">
      <w:pPr>
        <w:pStyle w:val="footnote"/>
      </w:pPr>
      <w:r>
        <w:rPr>
          <w:rStyle w:val="FootnoteReference"/>
        </w:rPr>
        <w:footnoteRef/>
      </w:r>
      <w:r>
        <w:t xml:space="preserve"> [JS] or, “the universe”</w:t>
      </w:r>
    </w:p>
  </w:footnote>
  <w:footnote w:id="576">
    <w:p w14:paraId="74093DC5" w14:textId="1E09F0AA" w:rsidR="00453A38" w:rsidRDefault="00453A38" w:rsidP="00915FD3">
      <w:pPr>
        <w:pStyle w:val="footnote"/>
      </w:pPr>
      <w:r>
        <w:rPr>
          <w:rStyle w:val="FootnoteReference"/>
        </w:rPr>
        <w:footnoteRef/>
      </w:r>
      <w:r>
        <w:t xml:space="preserve"> [JS] or, “breath”</w:t>
      </w:r>
    </w:p>
  </w:footnote>
  <w:footnote w:id="577">
    <w:p w14:paraId="7147B16E" w14:textId="621A8A9E" w:rsidR="00453A38" w:rsidRDefault="00453A38" w:rsidP="001566BD">
      <w:pPr>
        <w:pStyle w:val="footnote"/>
      </w:pPr>
      <w:r>
        <w:rPr>
          <w:rStyle w:val="FootnoteReference"/>
        </w:rPr>
        <w:footnoteRef/>
      </w:r>
      <w:r>
        <w:t xml:space="preserve"> [JS] Fr. Lazarus has, “meditation”</w:t>
      </w:r>
    </w:p>
  </w:footnote>
  <w:footnote w:id="578">
    <w:p w14:paraId="384A849F" w14:textId="641C79E3" w:rsidR="00453A38" w:rsidRDefault="00453A38" w:rsidP="00C544D6">
      <w:pPr>
        <w:pStyle w:val="footnote"/>
      </w:pPr>
      <w:r>
        <w:rPr>
          <w:rStyle w:val="FootnoteReference"/>
        </w:rPr>
        <w:footnoteRef/>
      </w:r>
      <w:r>
        <w:t xml:space="preserve"> Much of Psalm 104 occurs almost verbatim in 1 Chron. 16:8-22 (cf. vv. 7:36).</w:t>
      </w:r>
    </w:p>
  </w:footnote>
  <w:footnote w:id="579">
    <w:p w14:paraId="3905FF41" w14:textId="613F8D2E" w:rsidR="00453A38" w:rsidRDefault="00453A38" w:rsidP="00321F6F">
      <w:pPr>
        <w:pStyle w:val="footnote"/>
      </w:pPr>
      <w:r>
        <w:rPr>
          <w:rStyle w:val="FootnoteReference"/>
        </w:rPr>
        <w:footnoteRef/>
      </w:r>
      <w:r>
        <w:t xml:space="preserve"> [JS] or “give thanks to”. “Thankfully confess with praise”</w:t>
      </w:r>
    </w:p>
  </w:footnote>
  <w:footnote w:id="580">
    <w:p w14:paraId="01463307" w14:textId="64E551BC" w:rsidR="00453A38" w:rsidRDefault="00453A38" w:rsidP="00321F6F">
      <w:pPr>
        <w:pStyle w:val="footnote"/>
      </w:pPr>
      <w:r>
        <w:rPr>
          <w:rStyle w:val="FootnoteReference"/>
        </w:rPr>
        <w:footnoteRef/>
      </w:r>
      <w:r>
        <w:t xml:space="preserve"> [JS] or “make music to”</w:t>
      </w:r>
    </w:p>
  </w:footnote>
  <w:footnote w:id="581">
    <w:p w14:paraId="2B9E23B4" w14:textId="03FD2FE2" w:rsidR="00453A38" w:rsidRDefault="00453A38" w:rsidP="00321F6F">
      <w:pPr>
        <w:pStyle w:val="footnote"/>
      </w:pPr>
      <w:r>
        <w:rPr>
          <w:rStyle w:val="FootnoteReference"/>
        </w:rPr>
        <w:footnoteRef/>
      </w:r>
      <w:r>
        <w:t xml:space="preserve"> [JS] i.e. presence</w:t>
      </w:r>
    </w:p>
  </w:footnote>
  <w:footnote w:id="582">
    <w:p w14:paraId="2E47F8D1" w14:textId="2EDF8F12" w:rsidR="00453A38" w:rsidRDefault="00453A38" w:rsidP="00F60F42">
      <w:pPr>
        <w:pStyle w:val="footnote"/>
      </w:pPr>
      <w:r>
        <w:rPr>
          <w:rStyle w:val="FootnoteReference"/>
        </w:rPr>
        <w:footnoteRef/>
      </w:r>
      <w:r>
        <w:t xml:space="preserve"> [JS] [] From Fr. Athanasius’ translation from the Coptic. See Mesori 28</w:t>
      </w:r>
    </w:p>
  </w:footnote>
  <w:footnote w:id="583">
    <w:p w14:paraId="661C891F" w14:textId="3A70284B" w:rsidR="00453A38" w:rsidRDefault="00453A38" w:rsidP="00321F6F">
      <w:pPr>
        <w:pStyle w:val="footnote"/>
      </w:pPr>
      <w:r>
        <w:rPr>
          <w:rStyle w:val="FootnoteReference"/>
        </w:rPr>
        <w:footnoteRef/>
      </w:r>
      <w:r>
        <w:t xml:space="preserve"> [JS] literally, “seed”</w:t>
      </w:r>
    </w:p>
  </w:footnote>
  <w:footnote w:id="584">
    <w:p w14:paraId="329D8569" w14:textId="5DC45E53" w:rsidR="00453A38" w:rsidRDefault="00453A38" w:rsidP="00321F6F">
      <w:pPr>
        <w:pStyle w:val="footnote"/>
      </w:pPr>
      <w:r>
        <w:rPr>
          <w:rStyle w:val="FootnoteReference"/>
        </w:rPr>
        <w:footnoteRef/>
      </w:r>
      <w:r>
        <w:t xml:space="preserve"> [JS] literally, “He remembered His covenant forever”</w:t>
      </w:r>
    </w:p>
  </w:footnote>
  <w:footnote w:id="585">
    <w:p w14:paraId="6010B733" w14:textId="6B64E095" w:rsidR="00453A38" w:rsidRDefault="00453A38" w:rsidP="00321F6F">
      <w:pPr>
        <w:pStyle w:val="footnote"/>
      </w:pPr>
      <w:r>
        <w:rPr>
          <w:rStyle w:val="FootnoteReference"/>
        </w:rPr>
        <w:footnoteRef/>
      </w:r>
      <w:r>
        <w:t xml:space="preserve"> [JS] i.e. the covenant</w:t>
      </w:r>
    </w:p>
  </w:footnote>
  <w:footnote w:id="586">
    <w:p w14:paraId="301BA381" w14:textId="3C68C9E1" w:rsidR="00453A38" w:rsidRDefault="00453A38" w:rsidP="00280E2D">
      <w:pPr>
        <w:pStyle w:val="footnote"/>
      </w:pPr>
      <w:r>
        <w:rPr>
          <w:rStyle w:val="FootnoteReference"/>
        </w:rPr>
        <w:footnoteRef/>
      </w:r>
      <w:r>
        <w:t xml:space="preserve"> [JS] or foreigners, resident aliens.</w:t>
      </w:r>
    </w:p>
  </w:footnote>
  <w:footnote w:id="587">
    <w:p w14:paraId="1DCE9038" w14:textId="77777777" w:rsidR="00453A38" w:rsidRDefault="00453A3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8">
    <w:p w14:paraId="187F80A0" w14:textId="77777777" w:rsidR="00453A38" w:rsidRDefault="00453A38" w:rsidP="00C544D6">
      <w:pPr>
        <w:pStyle w:val="footnote"/>
      </w:pPr>
      <w:r>
        <w:rPr>
          <w:rStyle w:val="FootnoteReference"/>
        </w:rPr>
        <w:footnoteRef/>
      </w:r>
      <w:r>
        <w:t xml:space="preserve"> caterpillars: larva of the locust.</w:t>
      </w:r>
    </w:p>
  </w:footnote>
  <w:footnote w:id="589">
    <w:p w14:paraId="6E762A27" w14:textId="77777777" w:rsidR="00453A38" w:rsidRDefault="00453A38" w:rsidP="00C544D6">
      <w:pPr>
        <w:pStyle w:val="footnote"/>
      </w:pPr>
      <w:r>
        <w:rPr>
          <w:rStyle w:val="FootnoteReference"/>
        </w:rPr>
        <w:footnoteRef/>
      </w:r>
      <w:r>
        <w:t xml:space="preserve"> Ex. 16:12-15; Jn. 6:31-35.</w:t>
      </w:r>
    </w:p>
  </w:footnote>
  <w:footnote w:id="590">
    <w:p w14:paraId="49AE41C2" w14:textId="50246779" w:rsidR="00453A38" w:rsidRDefault="00453A38" w:rsidP="00E46516">
      <w:pPr>
        <w:pStyle w:val="footnote"/>
      </w:pPr>
      <w:r>
        <w:rPr>
          <w:rStyle w:val="FootnoteReference"/>
        </w:rPr>
        <w:footnoteRef/>
      </w:r>
      <w:r>
        <w:t xml:space="preserve"> [JS] or “promise”</w:t>
      </w:r>
    </w:p>
  </w:footnote>
  <w:footnote w:id="591">
    <w:p w14:paraId="463C0491" w14:textId="77777777" w:rsidR="00453A38" w:rsidRDefault="00453A38" w:rsidP="00C544D6">
      <w:pPr>
        <w:pStyle w:val="footnote"/>
      </w:pPr>
      <w:r>
        <w:rPr>
          <w:rStyle w:val="FootnoteReference"/>
        </w:rPr>
        <w:footnoteRef/>
      </w:r>
      <w:r>
        <w:t xml:space="preserve"> Gen. 15:14.</w:t>
      </w:r>
    </w:p>
  </w:footnote>
  <w:footnote w:id="592">
    <w:p w14:paraId="078805D2" w14:textId="5FA9820B" w:rsidR="00453A38" w:rsidRDefault="00453A38"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3">
    <w:p w14:paraId="6557E8C2" w14:textId="00E953DA" w:rsidR="00453A38" w:rsidRDefault="00453A38" w:rsidP="00854B91">
      <w:pPr>
        <w:pStyle w:val="footnote"/>
      </w:pPr>
      <w:r>
        <w:rPr>
          <w:rStyle w:val="FootnoteReference"/>
        </w:rPr>
        <w:footnoteRef/>
      </w:r>
      <w:r>
        <w:t xml:space="preserve"> [JS] or “give thanks to”. “Thankfully confess with praise”</w:t>
      </w:r>
    </w:p>
  </w:footnote>
  <w:footnote w:id="594">
    <w:p w14:paraId="08540649" w14:textId="77777777" w:rsidR="00453A38" w:rsidRDefault="00453A38" w:rsidP="00C544D6">
      <w:pPr>
        <w:pStyle w:val="footnote"/>
      </w:pPr>
      <w:r>
        <w:rPr>
          <w:rStyle w:val="FootnoteReference"/>
        </w:rPr>
        <w:footnoteRef/>
      </w:r>
      <w:r>
        <w:t xml:space="preserve"> mercy: </w:t>
      </w:r>
      <w:r w:rsidRPr="00B246C1">
        <w:rPr>
          <w:i/>
        </w:rPr>
        <w:t>or</w:t>
      </w:r>
      <w:r>
        <w:t xml:space="preserve"> love.</w:t>
      </w:r>
    </w:p>
  </w:footnote>
  <w:footnote w:id="595">
    <w:p w14:paraId="471071BF" w14:textId="61D7EC3C" w:rsidR="00453A38" w:rsidRDefault="00453A38" w:rsidP="00854B91">
      <w:pPr>
        <w:pStyle w:val="footnote"/>
      </w:pPr>
      <w:r>
        <w:rPr>
          <w:rStyle w:val="FootnoteReference"/>
        </w:rPr>
        <w:footnoteRef/>
      </w:r>
      <w:r>
        <w:t xml:space="preserve"> [JS] or “observe justice”</w:t>
      </w:r>
    </w:p>
  </w:footnote>
  <w:footnote w:id="596">
    <w:p w14:paraId="03E9E4DD" w14:textId="395B2D3C" w:rsidR="00453A38" w:rsidRDefault="00453A38" w:rsidP="00854B91">
      <w:pPr>
        <w:pStyle w:val="footnote"/>
      </w:pPr>
      <w:r>
        <w:rPr>
          <w:rStyle w:val="FootnoteReference"/>
        </w:rPr>
        <w:footnoteRef/>
      </w:r>
      <w:r>
        <w:t xml:space="preserve"> [JS] literally, “do”</w:t>
      </w:r>
    </w:p>
  </w:footnote>
  <w:footnote w:id="597">
    <w:p w14:paraId="5B7ACE2B" w14:textId="78E5BEF3" w:rsidR="00453A38" w:rsidRDefault="00453A38" w:rsidP="00854B91">
      <w:pPr>
        <w:pStyle w:val="footnote"/>
      </w:pPr>
      <w:r>
        <w:rPr>
          <w:rStyle w:val="FootnoteReference"/>
        </w:rPr>
        <w:footnoteRef/>
      </w:r>
      <w:r>
        <w:t xml:space="preserve"> [JS] or “because of the good will of Your people”</w:t>
      </w:r>
    </w:p>
  </w:footnote>
  <w:footnote w:id="598">
    <w:p w14:paraId="1A81CC74" w14:textId="6EC9F596" w:rsidR="00453A38" w:rsidRDefault="00453A38" w:rsidP="00C544D6">
      <w:pPr>
        <w:pStyle w:val="footnote"/>
      </w:pPr>
      <w:r>
        <w:rPr>
          <w:rStyle w:val="FootnoteReference"/>
        </w:rPr>
        <w:footnoteRef/>
      </w:r>
      <w:r>
        <w:t xml:space="preserve"> Cf. Mark 8:17-21; Matthew 16:9-12.</w:t>
      </w:r>
    </w:p>
  </w:footnote>
  <w:footnote w:id="599">
    <w:p w14:paraId="6D8403EE" w14:textId="7911CBB2" w:rsidR="00453A38" w:rsidRDefault="00453A38" w:rsidP="00FF4329">
      <w:pPr>
        <w:pStyle w:val="footnote"/>
      </w:pPr>
      <w:r>
        <w:rPr>
          <w:rStyle w:val="FootnoteReference"/>
        </w:rPr>
        <w:footnoteRef/>
      </w:r>
      <w:r>
        <w:t xml:space="preserve"> [JS] Fr. Lazarus has “will”</w:t>
      </w:r>
    </w:p>
  </w:footnote>
  <w:footnote w:id="600">
    <w:p w14:paraId="008D3EE2" w14:textId="77777777" w:rsidR="00453A38" w:rsidRDefault="00453A38" w:rsidP="00C544D6">
      <w:pPr>
        <w:pStyle w:val="footnote"/>
      </w:pPr>
      <w:r>
        <w:rPr>
          <w:rStyle w:val="FootnoteReference"/>
        </w:rPr>
        <w:footnoteRef/>
      </w:r>
      <w:r>
        <w:t xml:space="preserve"> Num. 11:34.</w:t>
      </w:r>
    </w:p>
  </w:footnote>
  <w:footnote w:id="601">
    <w:p w14:paraId="45B2152E" w14:textId="77777777" w:rsidR="00453A38" w:rsidRDefault="00453A38" w:rsidP="00C544D6">
      <w:pPr>
        <w:pStyle w:val="footnote"/>
      </w:pPr>
      <w:r>
        <w:rPr>
          <w:rStyle w:val="FootnoteReference"/>
        </w:rPr>
        <w:footnoteRef/>
      </w:r>
      <w:r>
        <w:t xml:space="preserve"> Num. 16:32.</w:t>
      </w:r>
    </w:p>
  </w:footnote>
  <w:footnote w:id="602">
    <w:p w14:paraId="4E447E07" w14:textId="714805BD" w:rsidR="00453A38" w:rsidRDefault="00453A38" w:rsidP="00FF4329">
      <w:pPr>
        <w:pStyle w:val="footnote"/>
      </w:pPr>
      <w:r>
        <w:rPr>
          <w:rStyle w:val="FootnoteReference"/>
        </w:rPr>
        <w:footnoteRef/>
      </w:r>
      <w:r>
        <w:t xml:space="preserve"> [JS] “did obeisance”. “bowed down to”.</w:t>
      </w:r>
    </w:p>
  </w:footnote>
  <w:footnote w:id="603">
    <w:p w14:paraId="74DDF551" w14:textId="7993EDFC" w:rsidR="00453A38" w:rsidRDefault="00453A38" w:rsidP="00FF4329">
      <w:pPr>
        <w:pStyle w:val="footnote"/>
      </w:pPr>
      <w:r>
        <w:rPr>
          <w:rStyle w:val="FootnoteReference"/>
        </w:rPr>
        <w:footnoteRef/>
      </w:r>
      <w:r>
        <w:t xml:space="preserve"> [JS] or fearful, terrible.</w:t>
      </w:r>
    </w:p>
  </w:footnote>
  <w:footnote w:id="604">
    <w:p w14:paraId="5BE35E93" w14:textId="77777777" w:rsidR="00453A38" w:rsidRDefault="00453A38" w:rsidP="00C544D6">
      <w:pPr>
        <w:pStyle w:val="footnote"/>
      </w:pPr>
      <w:r>
        <w:rPr>
          <w:rStyle w:val="FootnoteReference"/>
        </w:rPr>
        <w:footnoteRef/>
      </w:r>
      <w:r>
        <w:t xml:space="preserve"> children: </w:t>
      </w:r>
      <w:r w:rsidRPr="00B246C1">
        <w:rPr>
          <w:i/>
        </w:rPr>
        <w:t>lit</w:t>
      </w:r>
      <w:r>
        <w:t>. seed.</w:t>
      </w:r>
    </w:p>
  </w:footnote>
  <w:footnote w:id="605">
    <w:p w14:paraId="2898F4BB" w14:textId="7CD287CA" w:rsidR="00453A38" w:rsidRDefault="00453A38" w:rsidP="00335B68">
      <w:pPr>
        <w:pStyle w:val="footnote"/>
      </w:pPr>
      <w:r>
        <w:rPr>
          <w:rStyle w:val="FootnoteReference"/>
        </w:rPr>
        <w:footnoteRef/>
      </w:r>
      <w:r>
        <w:t xml:space="preserve"> [JS] or, “destruction”</w:t>
      </w:r>
    </w:p>
  </w:footnote>
  <w:footnote w:id="606">
    <w:p w14:paraId="6145EAB5" w14:textId="4C75086F" w:rsidR="00453A38" w:rsidRDefault="00453A38" w:rsidP="00335B68">
      <w:pPr>
        <w:pStyle w:val="footnote"/>
      </w:pPr>
      <w:r>
        <w:rPr>
          <w:rStyle w:val="FootnoteReference"/>
        </w:rPr>
        <w:footnoteRef/>
      </w:r>
      <w:r>
        <w:t xml:space="preserve"> [JS] or “the breach abated”</w:t>
      </w:r>
    </w:p>
  </w:footnote>
  <w:footnote w:id="607">
    <w:p w14:paraId="7BC84269" w14:textId="5FF802CF" w:rsidR="00453A38" w:rsidRDefault="00453A38" w:rsidP="00335B68">
      <w:pPr>
        <w:pStyle w:val="footnote"/>
      </w:pPr>
      <w:r>
        <w:rPr>
          <w:rStyle w:val="FootnoteReference"/>
        </w:rPr>
        <w:footnoteRef/>
      </w:r>
      <w:r>
        <w:t xml:space="preserve"> [JS] or “reckoned”</w:t>
      </w:r>
    </w:p>
  </w:footnote>
  <w:footnote w:id="608">
    <w:p w14:paraId="7C896B79" w14:textId="22421F6C" w:rsidR="00453A38" w:rsidRDefault="00453A38" w:rsidP="00335B68">
      <w:pPr>
        <w:pStyle w:val="footnote"/>
      </w:pPr>
      <w:r>
        <w:rPr>
          <w:rStyle w:val="FootnoteReference"/>
        </w:rPr>
        <w:footnoteRef/>
      </w:r>
      <w:r>
        <w:t xml:space="preserve"> [JS] literally “mingled” and “works”</w:t>
      </w:r>
    </w:p>
  </w:footnote>
  <w:footnote w:id="609">
    <w:p w14:paraId="642B0591" w14:textId="225C9085" w:rsidR="00453A38" w:rsidRDefault="00453A38" w:rsidP="00F208ED">
      <w:pPr>
        <w:pStyle w:val="footnote"/>
      </w:pPr>
      <w:r>
        <w:rPr>
          <w:rStyle w:val="FootnoteReference"/>
        </w:rPr>
        <w:footnoteRef/>
      </w:r>
      <w:r>
        <w:t xml:space="preserve"> [JS] or “give thanks to”, “thankfully confess with praise”</w:t>
      </w:r>
    </w:p>
  </w:footnote>
  <w:footnote w:id="610">
    <w:p w14:paraId="1D020CD0" w14:textId="190B32B1" w:rsidR="00453A38" w:rsidRDefault="00453A38" w:rsidP="00A87777">
      <w:pPr>
        <w:pStyle w:val="footnote"/>
      </w:pPr>
      <w:r>
        <w:rPr>
          <w:rStyle w:val="FootnoteReference"/>
        </w:rPr>
        <w:footnoteRef/>
      </w:r>
      <w:r>
        <w:t xml:space="preserve"> [JS] or “age to age”</w:t>
      </w:r>
    </w:p>
  </w:footnote>
  <w:footnote w:id="611">
    <w:p w14:paraId="0B2ABDB6" w14:textId="66F5B000" w:rsidR="00453A38" w:rsidRDefault="00453A38" w:rsidP="00F208ED">
      <w:pPr>
        <w:pStyle w:val="footnote"/>
      </w:pPr>
      <w:r>
        <w:rPr>
          <w:rStyle w:val="FootnoteReference"/>
        </w:rPr>
        <w:footnoteRef/>
      </w:r>
      <w:r>
        <w:t xml:space="preserve"> [JS] or “May it be! May it be” or “So be it! So be it!”</w:t>
      </w:r>
    </w:p>
  </w:footnote>
  <w:footnote w:id="612">
    <w:p w14:paraId="04C140F9" w14:textId="166D1F53" w:rsidR="00453A38" w:rsidRDefault="00453A38" w:rsidP="005843FD">
      <w:pPr>
        <w:pStyle w:val="footnote"/>
      </w:pPr>
      <w:r>
        <w:rPr>
          <w:rStyle w:val="FootnoteReference"/>
        </w:rPr>
        <w:footnoteRef/>
      </w:r>
      <w:r>
        <w:t xml:space="preserve"> [JS] or “give thanks to”, “thankfully confess with praise”</w:t>
      </w:r>
    </w:p>
  </w:footnote>
  <w:footnote w:id="613">
    <w:p w14:paraId="338DEC03" w14:textId="41CA3C59" w:rsidR="00453A38" w:rsidRDefault="00453A38" w:rsidP="005843FD">
      <w:pPr>
        <w:pStyle w:val="footnote"/>
      </w:pPr>
      <w:r>
        <w:rPr>
          <w:rStyle w:val="FootnoteReference"/>
        </w:rPr>
        <w:footnoteRef/>
      </w:r>
      <w:r>
        <w:t xml:space="preserve"> [JS] NETS and Fr. Lazarus have “sea” in place of “south”</w:t>
      </w:r>
    </w:p>
  </w:footnote>
  <w:footnote w:id="614">
    <w:p w14:paraId="6197905E" w14:textId="37F1FE6C" w:rsidR="00453A38" w:rsidRDefault="00453A38" w:rsidP="005843FD">
      <w:pPr>
        <w:pStyle w:val="footnote"/>
      </w:pPr>
      <w:r>
        <w:rPr>
          <w:rStyle w:val="FootnoteReference"/>
        </w:rPr>
        <w:footnoteRef/>
      </w:r>
      <w:r>
        <w:t xml:space="preserve"> [JS] or “praise and thank”, “thankfully confess with praise”</w:t>
      </w:r>
    </w:p>
  </w:footnote>
  <w:footnote w:id="615">
    <w:p w14:paraId="2927C9DC" w14:textId="30BA0C90" w:rsidR="00453A38" w:rsidRDefault="00453A38" w:rsidP="008B5FD0">
      <w:pPr>
        <w:pStyle w:val="footnote"/>
      </w:pPr>
      <w:r>
        <w:rPr>
          <w:rStyle w:val="FootnoteReference"/>
        </w:rPr>
        <w:footnoteRef/>
      </w:r>
      <w:r>
        <w:t xml:space="preserve"> [JS] or “praise and thank”, “thankfully confess with praise.”</w:t>
      </w:r>
    </w:p>
  </w:footnote>
  <w:footnote w:id="616">
    <w:p w14:paraId="6B4B3E8B" w14:textId="1A47DD82" w:rsidR="00453A38" w:rsidRDefault="00453A38" w:rsidP="005D0282">
      <w:pPr>
        <w:pStyle w:val="footnote"/>
      </w:pPr>
      <w:r>
        <w:rPr>
          <w:rStyle w:val="FootnoteReference"/>
        </w:rPr>
        <w:footnoteRef/>
      </w:r>
      <w:r>
        <w:t xml:space="preserve"> [JS] or “He helped them out of the way of their iniquity”</w:t>
      </w:r>
    </w:p>
  </w:footnote>
  <w:footnote w:id="617">
    <w:p w14:paraId="3CB0230A" w14:textId="77777777" w:rsidR="00453A38" w:rsidRDefault="00453A3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8">
    <w:p w14:paraId="4C3C4DC6" w14:textId="4D9A8A9A" w:rsidR="00453A38" w:rsidRDefault="00453A38" w:rsidP="008B5FD0">
      <w:pPr>
        <w:pStyle w:val="footnote"/>
      </w:pPr>
      <w:r>
        <w:rPr>
          <w:rStyle w:val="FootnoteReference"/>
        </w:rPr>
        <w:footnoteRef/>
      </w:r>
      <w:r>
        <w:t xml:space="preserve"> [JS] or “praise and thank”, “thankfully confess with praise”</w:t>
      </w:r>
    </w:p>
  </w:footnote>
  <w:footnote w:id="619">
    <w:p w14:paraId="678ED315" w14:textId="00F5D3AB" w:rsidR="00453A38" w:rsidRDefault="00453A38" w:rsidP="0048178C">
      <w:pPr>
        <w:pStyle w:val="footnote"/>
      </w:pPr>
      <w:r>
        <w:rPr>
          <w:rStyle w:val="FootnoteReference"/>
        </w:rPr>
        <w:footnoteRef/>
      </w:r>
      <w:r>
        <w:t xml:space="preserve"> [JS] Fr. Lazarus has “all their skill was scuttled.”</w:t>
      </w:r>
    </w:p>
  </w:footnote>
  <w:footnote w:id="620">
    <w:p w14:paraId="34CCA381" w14:textId="4D43FBED" w:rsidR="00453A38" w:rsidRDefault="00453A38" w:rsidP="0048178C">
      <w:pPr>
        <w:pStyle w:val="footnote"/>
      </w:pPr>
      <w:r>
        <w:rPr>
          <w:rStyle w:val="FootnoteReference"/>
        </w:rPr>
        <w:footnoteRef/>
      </w:r>
      <w:r>
        <w:t xml:space="preserve"> [JS] or “praise and thank”, “thankfully confess with praise”</w:t>
      </w:r>
    </w:p>
  </w:footnote>
  <w:footnote w:id="621">
    <w:p w14:paraId="4C3D1737" w14:textId="77777777" w:rsidR="00453A38" w:rsidRDefault="00453A38" w:rsidP="00C544D6">
      <w:pPr>
        <w:pStyle w:val="footnote"/>
      </w:pPr>
      <w:r>
        <w:rPr>
          <w:rStyle w:val="FootnoteReference"/>
        </w:rPr>
        <w:footnoteRef/>
      </w:r>
      <w:r>
        <w:t xml:space="preserve"> ‘mercies of the Lord’: </w:t>
      </w:r>
      <w:r w:rsidRPr="00B246C1">
        <w:rPr>
          <w:i/>
        </w:rPr>
        <w:t>or</w:t>
      </w:r>
      <w:r>
        <w:t>, the Lord’s love.</w:t>
      </w:r>
    </w:p>
  </w:footnote>
  <w:footnote w:id="622">
    <w:p w14:paraId="0ED7A10C" w14:textId="45E3CDC2" w:rsidR="00453A38" w:rsidRDefault="00453A38" w:rsidP="00F56D7A">
      <w:pPr>
        <w:pStyle w:val="footnote"/>
      </w:pPr>
      <w:r>
        <w:rPr>
          <w:rStyle w:val="FootnoteReference"/>
        </w:rPr>
        <w:footnoteRef/>
      </w:r>
      <w:r>
        <w:t xml:space="preserve"> [JS] NETS has, “make music”, OSB, “give praise”</w:t>
      </w:r>
    </w:p>
  </w:footnote>
  <w:footnote w:id="623">
    <w:p w14:paraId="004CF885" w14:textId="714969FE" w:rsidR="00453A38" w:rsidRDefault="00453A38" w:rsidP="00F56D7A">
      <w:pPr>
        <w:pStyle w:val="footnote"/>
      </w:pPr>
      <w:r>
        <w:rPr>
          <w:rStyle w:val="FootnoteReference"/>
        </w:rPr>
        <w:footnoteRef/>
      </w:r>
      <w:r>
        <w:t xml:space="preserve"> [JS] “thankfully confess You with praise”</w:t>
      </w:r>
    </w:p>
  </w:footnote>
  <w:footnote w:id="624">
    <w:p w14:paraId="5EB077FD" w14:textId="77777777" w:rsidR="00453A38" w:rsidRDefault="00453A38"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5">
    <w:p w14:paraId="56236551" w14:textId="3FD3F8AE" w:rsidR="00453A38" w:rsidRDefault="00453A38" w:rsidP="00F56D7A">
      <w:pPr>
        <w:pStyle w:val="footnote"/>
      </w:pPr>
      <w:r>
        <w:rPr>
          <w:rStyle w:val="FootnoteReference"/>
        </w:rPr>
        <w:footnoteRef/>
      </w:r>
      <w:r>
        <w:t xml:space="preserve"> [JS] “holy place.”</w:t>
      </w:r>
    </w:p>
  </w:footnote>
  <w:footnote w:id="626">
    <w:p w14:paraId="32F80B0A" w14:textId="77777777" w:rsidR="00453A38" w:rsidRDefault="00453A38" w:rsidP="00C544D6">
      <w:pPr>
        <w:pStyle w:val="footnote"/>
      </w:pPr>
      <w:r>
        <w:rPr>
          <w:rStyle w:val="FootnoteReference"/>
        </w:rPr>
        <w:footnoteRef/>
      </w:r>
      <w:r>
        <w:t xml:space="preserve"> See Psalm 59:10 and footnote.</w:t>
      </w:r>
    </w:p>
  </w:footnote>
  <w:footnote w:id="627">
    <w:p w14:paraId="70CC4836" w14:textId="77777777" w:rsidR="00453A38" w:rsidRDefault="00453A3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8">
    <w:p w14:paraId="38EEC6DA" w14:textId="0ACCF4C3" w:rsidR="00453A38" w:rsidRDefault="00453A38" w:rsidP="00814FC4">
      <w:pPr>
        <w:pStyle w:val="footnote"/>
      </w:pPr>
      <w:r>
        <w:rPr>
          <w:rStyle w:val="FootnoteReference"/>
        </w:rPr>
        <w:footnoteRef/>
      </w:r>
      <w:r>
        <w:t xml:space="preserve"> [JS] or “lawlessness”</w:t>
      </w:r>
    </w:p>
  </w:footnote>
  <w:footnote w:id="629">
    <w:p w14:paraId="67FB27B1" w14:textId="3F7103C4" w:rsidR="00453A38" w:rsidRDefault="00453A38" w:rsidP="00C544D6">
      <w:pPr>
        <w:pStyle w:val="footnote"/>
      </w:pPr>
      <w:r>
        <w:rPr>
          <w:rStyle w:val="FootnoteReference"/>
        </w:rPr>
        <w:footnoteRef/>
      </w:r>
      <w:r>
        <w:t xml:space="preserve"> Cf. Num. 5:22.</w:t>
      </w:r>
    </w:p>
  </w:footnote>
  <w:footnote w:id="630">
    <w:p w14:paraId="292E96AE" w14:textId="77777777" w:rsidR="00453A38" w:rsidRDefault="00453A38" w:rsidP="00C544D6">
      <w:pPr>
        <w:pStyle w:val="footnote"/>
      </w:pPr>
      <w:r>
        <w:rPr>
          <w:rStyle w:val="FootnoteReference"/>
        </w:rPr>
        <w:footnoteRef/>
      </w:r>
      <w:r>
        <w:t xml:space="preserve"> Mt. 27:39.</w:t>
      </w:r>
    </w:p>
  </w:footnote>
  <w:footnote w:id="631">
    <w:p w14:paraId="151268C5" w14:textId="656FFD88" w:rsidR="00453A38" w:rsidRDefault="00453A38" w:rsidP="003A31BD">
      <w:pPr>
        <w:pStyle w:val="footnote"/>
      </w:pPr>
      <w:r>
        <w:rPr>
          <w:rStyle w:val="FootnoteReference"/>
        </w:rPr>
        <w:footnoteRef/>
      </w:r>
      <w:r>
        <w:t xml:space="preserve"> [JS] or “give thanks to”. “thankfully confess with praise”</w:t>
      </w:r>
    </w:p>
  </w:footnote>
  <w:footnote w:id="632">
    <w:p w14:paraId="7B5761D5" w14:textId="1159D032" w:rsidR="00453A38" w:rsidRDefault="00453A3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3">
    <w:p w14:paraId="6251134D" w14:textId="77777777" w:rsidR="00453A38" w:rsidRDefault="00453A38"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4">
    <w:p w14:paraId="09E5E6C1" w14:textId="13B68B37" w:rsidR="00453A38" w:rsidRDefault="00453A38" w:rsidP="00AB05E1">
      <w:pPr>
        <w:pStyle w:val="footnote"/>
      </w:pPr>
      <w:r>
        <w:rPr>
          <w:rStyle w:val="FootnoteReference"/>
        </w:rPr>
        <w:footnoteRef/>
      </w:r>
      <w:r>
        <w:t xml:space="preserve"> [JS] “with You is the dominion/rule in the day of Your power”</w:t>
      </w:r>
    </w:p>
  </w:footnote>
  <w:footnote w:id="635">
    <w:p w14:paraId="5B5E529A" w14:textId="5149157C" w:rsidR="00453A38" w:rsidRDefault="00453A38" w:rsidP="00C544D6">
      <w:pPr>
        <w:pStyle w:val="footnote"/>
      </w:pPr>
      <w:r>
        <w:rPr>
          <w:rStyle w:val="FootnoteReference"/>
        </w:rPr>
        <w:footnoteRef/>
      </w:r>
      <w:r>
        <w:t xml:space="preserve"> Cf. 1 Cor. 15:41-43.</w:t>
      </w:r>
    </w:p>
  </w:footnote>
  <w:footnote w:id="636">
    <w:p w14:paraId="58BF3DF2" w14:textId="33BF2504" w:rsidR="00453A38" w:rsidRDefault="00453A38" w:rsidP="00AB05E1">
      <w:pPr>
        <w:pStyle w:val="footnote"/>
      </w:pPr>
      <w:r>
        <w:rPr>
          <w:rStyle w:val="FootnoteReference"/>
        </w:rPr>
        <w:footnoteRef/>
      </w:r>
      <w:r>
        <w:t xml:space="preserve"> [JS] literally “morning star”</w:t>
      </w:r>
    </w:p>
  </w:footnote>
  <w:footnote w:id="637">
    <w:p w14:paraId="4C93D1C9" w14:textId="77777777" w:rsidR="00453A38" w:rsidRDefault="00453A3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8">
    <w:p w14:paraId="1E1E10F2" w14:textId="52211208" w:rsidR="00453A38" w:rsidRDefault="00453A38" w:rsidP="00AB05E1">
      <w:pPr>
        <w:pStyle w:val="footnote"/>
      </w:pPr>
      <w:r>
        <w:rPr>
          <w:rStyle w:val="FootnoteReference"/>
        </w:rPr>
        <w:footnoteRef/>
      </w:r>
      <w:r>
        <w:t xml:space="preserve"> [JS] Fr. Lazarus renders “repent” as “change His mind”</w:t>
      </w:r>
    </w:p>
  </w:footnote>
  <w:footnote w:id="639">
    <w:p w14:paraId="5DE3DED0" w14:textId="77777777" w:rsidR="00453A38" w:rsidRDefault="00453A38" w:rsidP="00C544D6">
      <w:pPr>
        <w:pStyle w:val="footnote"/>
      </w:pPr>
      <w:r>
        <w:rPr>
          <w:rStyle w:val="FootnoteReference"/>
        </w:rPr>
        <w:footnoteRef/>
      </w:r>
      <w:r>
        <w:t xml:space="preserve"> Heb. 7:21.</w:t>
      </w:r>
    </w:p>
  </w:footnote>
  <w:footnote w:id="640">
    <w:p w14:paraId="09E7C6C1" w14:textId="5A2E3633" w:rsidR="00453A38" w:rsidRDefault="00453A3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1">
    <w:p w14:paraId="5F67B7A9" w14:textId="253D54A9" w:rsidR="00453A38" w:rsidRDefault="00453A38" w:rsidP="003C200D">
      <w:pPr>
        <w:pStyle w:val="footnote"/>
      </w:pPr>
      <w:r>
        <w:rPr>
          <w:rStyle w:val="FootnoteReference"/>
        </w:rPr>
        <w:footnoteRef/>
      </w:r>
      <w:r>
        <w:t xml:space="preserve"> [JS] or “give thanks,” or “thankfully confess with praise”</w:t>
      </w:r>
    </w:p>
  </w:footnote>
  <w:footnote w:id="642">
    <w:p w14:paraId="71D97FF3" w14:textId="5ADB40B3" w:rsidR="00453A38" w:rsidRDefault="00453A38" w:rsidP="00680987">
      <w:pPr>
        <w:pStyle w:val="footnote"/>
      </w:pPr>
      <w:r>
        <w:rPr>
          <w:rStyle w:val="FootnoteReference"/>
        </w:rPr>
        <w:footnoteRef/>
      </w:r>
      <w:r>
        <w:t xml:space="preserve"> [JS] or “assembly”</w:t>
      </w:r>
    </w:p>
  </w:footnote>
  <w:footnote w:id="643">
    <w:p w14:paraId="794D19AF" w14:textId="3FB23375" w:rsidR="00453A38" w:rsidRDefault="00453A38" w:rsidP="00680987">
      <w:pPr>
        <w:pStyle w:val="footnote"/>
      </w:pPr>
      <w:r>
        <w:rPr>
          <w:rStyle w:val="FootnoteReference"/>
        </w:rPr>
        <w:footnoteRef/>
      </w:r>
      <w:r>
        <w:t xml:space="preserve"> [JS] or “sought out in all things according to His will.”</w:t>
      </w:r>
    </w:p>
  </w:footnote>
  <w:footnote w:id="644">
    <w:p w14:paraId="20B5E251" w14:textId="0958B144" w:rsidR="00453A38" w:rsidRDefault="00453A38" w:rsidP="003C200D">
      <w:pPr>
        <w:pStyle w:val="footnote"/>
      </w:pPr>
      <w:r>
        <w:rPr>
          <w:rStyle w:val="FootnoteReference"/>
        </w:rPr>
        <w:footnoteRef/>
      </w:r>
      <w:r>
        <w:t xml:space="preserve"> [JS] or “thanksgiving,” or “thankful confession with praise”</w:t>
      </w:r>
    </w:p>
  </w:footnote>
  <w:footnote w:id="645">
    <w:p w14:paraId="1BC090E3" w14:textId="77777777" w:rsidR="00453A38" w:rsidRDefault="00453A3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6">
    <w:p w14:paraId="458325D6" w14:textId="77777777" w:rsidR="00453A38" w:rsidRDefault="00453A38" w:rsidP="00C544D6">
      <w:pPr>
        <w:pStyle w:val="footnote"/>
      </w:pPr>
      <w:r>
        <w:rPr>
          <w:rStyle w:val="FootnoteReference"/>
        </w:rPr>
        <w:footnoteRef/>
      </w:r>
      <w:r>
        <w:t xml:space="preserve"> Gen. 6:18; 9:9f; 15; 17; Ex. 19:5; Mk. 14:24; Lk. 22:20,29,30.</w:t>
      </w:r>
    </w:p>
  </w:footnote>
  <w:footnote w:id="647">
    <w:p w14:paraId="37902716" w14:textId="6DF49123" w:rsidR="00453A38" w:rsidRDefault="00453A38" w:rsidP="001F0BA8">
      <w:pPr>
        <w:pStyle w:val="footnote"/>
      </w:pPr>
      <w:r>
        <w:rPr>
          <w:rStyle w:val="FootnoteReference"/>
        </w:rPr>
        <w:footnoteRef/>
      </w:r>
      <w:r>
        <w:t xml:space="preserve"> [JS] or “awesome”, “terrible”</w:t>
      </w:r>
    </w:p>
  </w:footnote>
  <w:footnote w:id="648">
    <w:p w14:paraId="534F669F" w14:textId="77777777" w:rsidR="00453A38" w:rsidRDefault="00453A3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9">
    <w:p w14:paraId="2820C079" w14:textId="019C661F" w:rsidR="00453A38" w:rsidRDefault="00453A38" w:rsidP="00C544D6">
      <w:pPr>
        <w:pStyle w:val="footnote"/>
      </w:pPr>
      <w:r>
        <w:rPr>
          <w:rStyle w:val="FootnoteReference"/>
        </w:rPr>
        <w:footnoteRef/>
      </w:r>
      <w:r>
        <w:t xml:space="preserve"> To cultivate this fear is to practice living in the presence of God, which is the height of wisdom and understanding.</w:t>
      </w:r>
    </w:p>
  </w:footnote>
  <w:footnote w:id="650">
    <w:p w14:paraId="4EC2A81B" w14:textId="24C25CFD" w:rsidR="00453A38" w:rsidRDefault="00453A38" w:rsidP="009717D4">
      <w:pPr>
        <w:pStyle w:val="footnote"/>
      </w:pPr>
      <w:r>
        <w:rPr>
          <w:rStyle w:val="FootnoteReference"/>
        </w:rPr>
        <w:footnoteRef/>
      </w:r>
      <w:r>
        <w:t xml:space="preserve"> [JS] or “endures forever and ever”</w:t>
      </w:r>
    </w:p>
  </w:footnote>
  <w:footnote w:id="651">
    <w:p w14:paraId="6ED31546" w14:textId="32850D5D" w:rsidR="00453A38" w:rsidRDefault="00453A38" w:rsidP="00081087">
      <w:pPr>
        <w:pStyle w:val="footnote"/>
      </w:pPr>
      <w:r>
        <w:rPr>
          <w:rStyle w:val="FootnoteReference"/>
        </w:rPr>
        <w:footnoteRef/>
      </w:r>
      <w:r>
        <w:t xml:space="preserve"> [JS] or “dawned”</w:t>
      </w:r>
    </w:p>
  </w:footnote>
  <w:footnote w:id="652">
    <w:p w14:paraId="56F05B01" w14:textId="70E648CE" w:rsidR="00453A38" w:rsidRDefault="00453A38" w:rsidP="00081087">
      <w:pPr>
        <w:pStyle w:val="footnote"/>
      </w:pPr>
      <w:r>
        <w:rPr>
          <w:rStyle w:val="FootnoteReference"/>
        </w:rPr>
        <w:footnoteRef/>
      </w:r>
      <w:r>
        <w:t xml:space="preserve"> [JS] NETS interprets this as “He scattered [His enemies]”</w:t>
      </w:r>
    </w:p>
  </w:footnote>
  <w:footnote w:id="653">
    <w:p w14:paraId="246FBDEA" w14:textId="2D78AE51" w:rsidR="00453A38" w:rsidRDefault="00453A38" w:rsidP="00081087">
      <w:pPr>
        <w:pStyle w:val="footnote"/>
      </w:pPr>
      <w:r>
        <w:rPr>
          <w:rStyle w:val="FootnoteReference"/>
        </w:rPr>
        <w:footnoteRef/>
      </w:r>
      <w:r>
        <w:t xml:space="preserve"> [JS] or “contines forever and ever”</w:t>
      </w:r>
    </w:p>
  </w:footnote>
  <w:footnote w:id="654">
    <w:p w14:paraId="58019E44" w14:textId="02459B25" w:rsidR="00453A38" w:rsidRDefault="00453A38" w:rsidP="00081087">
      <w:pPr>
        <w:pStyle w:val="footnote"/>
      </w:pPr>
      <w:r>
        <w:rPr>
          <w:rStyle w:val="FootnoteReference"/>
        </w:rPr>
        <w:footnoteRef/>
      </w:r>
      <w:r>
        <w:t xml:space="preserve"> [JS] or “he will be raised to power and glory.”</w:t>
      </w:r>
    </w:p>
  </w:footnote>
  <w:footnote w:id="655">
    <w:p w14:paraId="0B84AC37" w14:textId="74BB2C6D" w:rsidR="00453A38" w:rsidRDefault="00453A38" w:rsidP="00C544D6">
      <w:pPr>
        <w:pStyle w:val="footnote"/>
      </w:pPr>
      <w:r>
        <w:rPr>
          <w:rStyle w:val="FootnoteReference"/>
        </w:rPr>
        <w:footnoteRef/>
      </w:r>
      <w:r>
        <w:t xml:space="preserve"> ‘The world is passing away, and the desire for it; but anyone who does the will of God lives forever’ (1 Jn. 2:17).</w:t>
      </w:r>
    </w:p>
  </w:footnote>
  <w:footnote w:id="656">
    <w:p w14:paraId="7BCF6DAD" w14:textId="145C36D2" w:rsidR="00453A38" w:rsidRDefault="00453A3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7">
    <w:p w14:paraId="5B7D718A" w14:textId="55E58CE6" w:rsidR="00453A38" w:rsidRDefault="00453A38" w:rsidP="00694704">
      <w:pPr>
        <w:pStyle w:val="footnote"/>
      </w:pPr>
      <w:r>
        <w:rPr>
          <w:rStyle w:val="FootnoteReference"/>
        </w:rPr>
        <w:footnoteRef/>
      </w:r>
      <w:r>
        <w:t xml:space="preserve"> [JS] all others have “servants”, but Fr. Athanasius from the Coptic has “children”, which Fr. Lazarus has as well.</w:t>
      </w:r>
    </w:p>
  </w:footnote>
  <w:footnote w:id="658">
    <w:p w14:paraId="5FAF92C9" w14:textId="77777777" w:rsidR="00453A38" w:rsidRDefault="00453A38" w:rsidP="00C544D6">
      <w:pPr>
        <w:pStyle w:val="footnote"/>
      </w:pPr>
      <w:r>
        <w:rPr>
          <w:rStyle w:val="FootnoteReference"/>
        </w:rPr>
        <w:footnoteRef/>
      </w:r>
      <w:r>
        <w:t xml:space="preserve"> Ex. 19:6; 29:43-46; Deut. 27:9; Is. 63:18,19; Jer. 2:3; 2 Cor. 6:16.</w:t>
      </w:r>
    </w:p>
  </w:footnote>
  <w:footnote w:id="659">
    <w:p w14:paraId="6D9F1C7B" w14:textId="0AA2BDBF" w:rsidR="00453A38" w:rsidRDefault="00453A38"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0">
    <w:p w14:paraId="0C14975E" w14:textId="016BE0A8" w:rsidR="00453A38" w:rsidRDefault="00453A38" w:rsidP="00C544D6">
      <w:pPr>
        <w:pStyle w:val="footnote"/>
      </w:pPr>
      <w:r>
        <w:rPr>
          <w:rStyle w:val="FootnoteReference"/>
        </w:rPr>
        <w:footnoteRef/>
      </w:r>
      <w:r>
        <w:t xml:space="preserve"> Earth rocked and rolled in travail at the birth of a nation (cf. Jn. 16:20-22).</w:t>
      </w:r>
    </w:p>
  </w:footnote>
  <w:footnote w:id="661">
    <w:p w14:paraId="57A4E776" w14:textId="40FC4D7E" w:rsidR="00453A38" w:rsidRDefault="00453A38" w:rsidP="004446FE">
      <w:pPr>
        <w:pStyle w:val="footnote"/>
      </w:pPr>
      <w:r>
        <w:rPr>
          <w:rStyle w:val="FootnoteReference"/>
        </w:rPr>
        <w:footnoteRef/>
      </w:r>
      <w:r>
        <w:t xml:space="preserve"> [JS] or “presence”</w:t>
      </w:r>
    </w:p>
  </w:footnote>
  <w:footnote w:id="662">
    <w:p w14:paraId="0CFFAE38" w14:textId="5E3C02BC" w:rsidR="00453A38" w:rsidRDefault="00453A38" w:rsidP="00C544D6">
      <w:pPr>
        <w:pStyle w:val="footnote"/>
      </w:pPr>
      <w:r>
        <w:rPr>
          <w:rStyle w:val="FootnoteReference"/>
        </w:rPr>
        <w:footnoteRef/>
      </w:r>
      <w:r>
        <w:t xml:space="preserve"> Cf. John 1:18; 3:13; Wisdom 18:16.</w:t>
      </w:r>
    </w:p>
  </w:footnote>
  <w:footnote w:id="663">
    <w:p w14:paraId="47CB4F3E" w14:textId="77777777" w:rsidR="00453A38" w:rsidRDefault="00453A3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4">
    <w:p w14:paraId="30F48768" w14:textId="75F7FA85" w:rsidR="00453A38" w:rsidRDefault="00453A38" w:rsidP="00BD138C">
      <w:pPr>
        <w:pStyle w:val="footnote"/>
      </w:pPr>
      <w:r>
        <w:rPr>
          <w:rStyle w:val="FootnoteReference"/>
        </w:rPr>
        <w:footnoteRef/>
      </w:r>
      <w:r>
        <w:t xml:space="preserve"> [JS] or “from now and forevermore.”</w:t>
      </w:r>
    </w:p>
  </w:footnote>
  <w:footnote w:id="665">
    <w:p w14:paraId="5DABE081" w14:textId="210E3418" w:rsidR="00453A38" w:rsidRDefault="00453A38"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6">
    <w:p w14:paraId="4FB65011" w14:textId="5A457A03" w:rsidR="00453A38" w:rsidRDefault="00453A38" w:rsidP="00D27B1F">
      <w:pPr>
        <w:pStyle w:val="footnote"/>
      </w:pPr>
      <w:r>
        <w:rPr>
          <w:rStyle w:val="FootnoteReference"/>
        </w:rPr>
        <w:footnoteRef/>
      </w:r>
      <w:r>
        <w:t xml:space="preserve"> [JS] or “cry”</w:t>
      </w:r>
    </w:p>
  </w:footnote>
  <w:footnote w:id="667">
    <w:p w14:paraId="181149B5" w14:textId="32524C88" w:rsidR="00453A38" w:rsidRDefault="00453A38" w:rsidP="00D27B1F">
      <w:pPr>
        <w:pStyle w:val="footnote"/>
      </w:pPr>
      <w:r>
        <w:rPr>
          <w:rStyle w:val="FootnoteReference"/>
        </w:rPr>
        <w:footnoteRef/>
      </w:r>
      <w:r>
        <w:t xml:space="preserve"> [JS] or “rescue”, i.e. “O Lord, rescue me!”</w:t>
      </w:r>
    </w:p>
  </w:footnote>
  <w:footnote w:id="668">
    <w:p w14:paraId="25D08CAE" w14:textId="420582EC" w:rsidR="00453A38" w:rsidRDefault="00453A38" w:rsidP="00C544D6">
      <w:pPr>
        <w:pStyle w:val="footnote"/>
      </w:pPr>
      <w:r>
        <w:rPr>
          <w:rStyle w:val="FootnoteReference"/>
        </w:rPr>
        <w:footnoteRef/>
      </w:r>
      <w:r>
        <w:t xml:space="preserve"> cf. Heb. 4:10; Phil. 2:12; Mt. 11:28,29; Jer. 6:16.</w:t>
      </w:r>
    </w:p>
  </w:footnote>
  <w:footnote w:id="669">
    <w:p w14:paraId="05F0C10B" w14:textId="6BC266D9" w:rsidR="00453A38" w:rsidRDefault="00453A38" w:rsidP="0099246B">
      <w:pPr>
        <w:pStyle w:val="footnote"/>
      </w:pPr>
      <w:r>
        <w:rPr>
          <w:rStyle w:val="FootnoteReference"/>
        </w:rPr>
        <w:footnoteRef/>
      </w:r>
      <w:r>
        <w:t xml:space="preserve"> [JS] Fr. Lazarus has, “I will live to please the Lord”</w:t>
      </w:r>
    </w:p>
  </w:footnote>
  <w:footnote w:id="670">
    <w:p w14:paraId="4CB1C48E" w14:textId="77777777" w:rsidR="00453A38" w:rsidRDefault="00453A38" w:rsidP="00C544D6">
      <w:pPr>
        <w:pStyle w:val="footnote"/>
      </w:pPr>
      <w:r>
        <w:rPr>
          <w:rStyle w:val="FootnoteReference"/>
        </w:rPr>
        <w:footnoteRef/>
      </w:r>
      <w:r>
        <w:t xml:space="preserve"> 2 Cor. 4:13.</w:t>
      </w:r>
    </w:p>
  </w:footnote>
  <w:footnote w:id="671">
    <w:p w14:paraId="3BB26747" w14:textId="6DF70EDA" w:rsidR="00453A38" w:rsidRDefault="00453A38" w:rsidP="00040C56">
      <w:pPr>
        <w:pStyle w:val="footnote"/>
      </w:pPr>
      <w:r>
        <w:rPr>
          <w:rStyle w:val="FootnoteReference"/>
        </w:rPr>
        <w:footnoteRef/>
      </w:r>
      <w:r>
        <w:t xml:space="preserve"> [JS] or “brought very low”</w:t>
      </w:r>
    </w:p>
  </w:footnote>
  <w:footnote w:id="672">
    <w:p w14:paraId="14C69153" w14:textId="7E1050DE" w:rsidR="00453A38" w:rsidRDefault="00453A38" w:rsidP="00B403A1">
      <w:pPr>
        <w:pStyle w:val="footnote"/>
      </w:pPr>
      <w:r>
        <w:rPr>
          <w:rStyle w:val="FootnoteReference"/>
        </w:rPr>
        <w:footnoteRef/>
      </w:r>
      <w:r>
        <w:t xml:space="preserve"> [JS] OSB has, “ecstasy,” Fr. Lazarus has “madness,” Brenton has “amazement.”</w:t>
      </w:r>
    </w:p>
  </w:footnote>
  <w:footnote w:id="673">
    <w:p w14:paraId="01F55DAD" w14:textId="6E588482" w:rsidR="00453A38" w:rsidRDefault="00453A38" w:rsidP="00B403A1">
      <w:pPr>
        <w:pStyle w:val="footnote"/>
      </w:pPr>
      <w:r>
        <w:rPr>
          <w:rStyle w:val="FootnoteReference"/>
        </w:rPr>
        <w:footnoteRef/>
      </w:r>
      <w:r>
        <w:t xml:space="preserve"> [JS] NETS and OSB omit vs. 5.</w:t>
      </w:r>
    </w:p>
  </w:footnote>
  <w:footnote w:id="674">
    <w:p w14:paraId="0273528E" w14:textId="77777777" w:rsidR="00453A38" w:rsidRDefault="00453A38" w:rsidP="00F01C0B">
      <w:pPr>
        <w:pStyle w:val="footnote"/>
      </w:pPr>
      <w:r>
        <w:rPr>
          <w:rStyle w:val="FootnoteReference"/>
        </w:rPr>
        <w:footnoteRef/>
      </w:r>
      <w:r>
        <w:t xml:space="preserve"> [JS] literally, “holy ones.”</w:t>
      </w:r>
    </w:p>
  </w:footnote>
  <w:footnote w:id="675">
    <w:p w14:paraId="536B616C" w14:textId="77777777" w:rsidR="00453A38" w:rsidRDefault="00453A38" w:rsidP="00F01C0B">
      <w:pPr>
        <w:pStyle w:val="footnote"/>
      </w:pPr>
      <w:r>
        <w:rPr>
          <w:rStyle w:val="FootnoteReference"/>
        </w:rPr>
        <w:footnoteRef/>
      </w:r>
      <w:r>
        <w:t xml:space="preserve"> </w:t>
      </w:r>
      <w:r w:rsidRPr="00DC02D9">
        <w:rPr>
          <w:i/>
        </w:rPr>
        <w:t>Or:</w:t>
      </w:r>
      <w:r>
        <w:t xml:space="preserve"> costly (Wisdom 1:13-16).</w:t>
      </w:r>
    </w:p>
  </w:footnote>
  <w:footnote w:id="676">
    <w:p w14:paraId="6DE0E1BC" w14:textId="28145809" w:rsidR="00453A38" w:rsidRDefault="00453A38" w:rsidP="00B403A1">
      <w:pPr>
        <w:pStyle w:val="footnote"/>
      </w:pPr>
      <w:r>
        <w:rPr>
          <w:rStyle w:val="FootnoteReference"/>
        </w:rPr>
        <w:footnoteRef/>
      </w:r>
      <w:r>
        <w:t xml:space="preserve"> [JS] litearlly, “slave”.</w:t>
      </w:r>
    </w:p>
  </w:footnote>
  <w:footnote w:id="677">
    <w:p w14:paraId="74CEF705" w14:textId="6A24290B" w:rsidR="00453A38" w:rsidRDefault="00453A38" w:rsidP="00B403A1">
      <w:pPr>
        <w:pStyle w:val="footnote"/>
      </w:pPr>
      <w:r>
        <w:rPr>
          <w:rStyle w:val="FootnoteReference"/>
        </w:rPr>
        <w:footnoteRef/>
      </w:r>
      <w:r>
        <w:t xml:space="preserve"> [JS] [] lacking in NETS and OSB.</w:t>
      </w:r>
    </w:p>
  </w:footnote>
  <w:footnote w:id="678">
    <w:p w14:paraId="380C2FA4" w14:textId="77777777" w:rsidR="00453A38" w:rsidRDefault="00453A38" w:rsidP="00C544D6">
      <w:pPr>
        <w:pStyle w:val="footnote"/>
      </w:pPr>
      <w:r>
        <w:rPr>
          <w:rStyle w:val="FootnoteReference"/>
        </w:rPr>
        <w:footnoteRef/>
      </w:r>
      <w:r>
        <w:t xml:space="preserve"> Rom. 15:11.</w:t>
      </w:r>
    </w:p>
  </w:footnote>
  <w:footnote w:id="679">
    <w:p w14:paraId="62277668" w14:textId="3F273B69" w:rsidR="00453A38" w:rsidRDefault="00453A38" w:rsidP="00A63B10">
      <w:pPr>
        <w:pStyle w:val="footnote"/>
      </w:pPr>
      <w:r>
        <w:rPr>
          <w:rStyle w:val="FootnoteReference"/>
        </w:rPr>
        <w:footnoteRef/>
      </w:r>
      <w:r>
        <w:t xml:space="preserve"> [JS] Fr. Lazarus has “is strong” NETS has “became strong towards us,” OSB has “rules over us.”</w:t>
      </w:r>
    </w:p>
  </w:footnote>
  <w:footnote w:id="680">
    <w:p w14:paraId="5730A607" w14:textId="6F7B9D5F" w:rsidR="00453A38" w:rsidRDefault="00453A38" w:rsidP="00407DA2">
      <w:pPr>
        <w:pStyle w:val="footnote"/>
      </w:pPr>
      <w:r>
        <w:rPr>
          <w:rStyle w:val="FootnoteReference"/>
        </w:rPr>
        <w:footnoteRef/>
      </w:r>
      <w:r>
        <w:t xml:space="preserve"> [JS] “thankfully confess the Lord with praise,” here and throughout</w:t>
      </w:r>
    </w:p>
  </w:footnote>
  <w:footnote w:id="681">
    <w:p w14:paraId="468C84B0" w14:textId="77777777" w:rsidR="00453A38" w:rsidRDefault="00453A38" w:rsidP="00C544D6">
      <w:pPr>
        <w:pStyle w:val="footnote"/>
      </w:pPr>
      <w:r>
        <w:rPr>
          <w:rStyle w:val="FootnoteReference"/>
        </w:rPr>
        <w:footnoteRef/>
      </w:r>
      <w:r>
        <w:t xml:space="preserve"> Mercy </w:t>
      </w:r>
      <w:r w:rsidRPr="00DC02D9">
        <w:rPr>
          <w:i/>
        </w:rPr>
        <w:t>or</w:t>
      </w:r>
      <w:r>
        <w:t xml:space="preserve"> love.</w:t>
      </w:r>
    </w:p>
  </w:footnote>
  <w:footnote w:id="682">
    <w:p w14:paraId="17CB332D" w14:textId="77777777" w:rsidR="00453A38" w:rsidRPr="00C544D6" w:rsidRDefault="00453A38" w:rsidP="00C544D6">
      <w:pPr>
        <w:pStyle w:val="footnote"/>
      </w:pPr>
      <w:r w:rsidRPr="00C544D6">
        <w:rPr>
          <w:rStyle w:val="FootnoteReference"/>
          <w:vertAlign w:val="baseline"/>
        </w:rPr>
        <w:footnoteRef/>
      </w:r>
      <w:r w:rsidRPr="00C544D6">
        <w:t xml:space="preserve"> Heb. 13:6.</w:t>
      </w:r>
    </w:p>
  </w:footnote>
  <w:footnote w:id="683">
    <w:p w14:paraId="0D5076CD" w14:textId="11027FF0" w:rsidR="00453A38" w:rsidRDefault="00453A38" w:rsidP="00C13781">
      <w:pPr>
        <w:pStyle w:val="footnote"/>
      </w:pPr>
      <w:r>
        <w:rPr>
          <w:rStyle w:val="FootnoteReference"/>
        </w:rPr>
        <w:footnoteRef/>
      </w:r>
      <w:r>
        <w:t xml:space="preserve"> [JS] Fr. Lazarus has “see the fall of”</w:t>
      </w:r>
    </w:p>
  </w:footnote>
  <w:footnote w:id="684">
    <w:p w14:paraId="6976F3A7" w14:textId="5D43CA43" w:rsidR="00453A38" w:rsidRDefault="00453A38"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5">
    <w:p w14:paraId="54F1DDA3" w14:textId="7FA1559F" w:rsidR="00453A38" w:rsidRDefault="00453A38" w:rsidP="00283E41">
      <w:pPr>
        <w:pStyle w:val="footnote"/>
      </w:pPr>
      <w:r>
        <w:rPr>
          <w:rStyle w:val="FootnoteReference"/>
        </w:rPr>
        <w:footnoteRef/>
      </w:r>
      <w:r>
        <w:t xml:space="preserve"> [JS] or “give thanks to”, “thankfully confess with praise”</w:t>
      </w:r>
    </w:p>
  </w:footnote>
  <w:footnote w:id="686">
    <w:p w14:paraId="6FF61961" w14:textId="48C00F3F" w:rsidR="00453A38" w:rsidRDefault="00453A38" w:rsidP="00283E41">
      <w:pPr>
        <w:pStyle w:val="footnote"/>
      </w:pPr>
      <w:r>
        <w:rPr>
          <w:rStyle w:val="FootnoteReference"/>
        </w:rPr>
        <w:footnoteRef/>
      </w:r>
      <w:r>
        <w:t xml:space="preserve"> [JS] or “praise and thank,” “thankfully confess with praise”</w:t>
      </w:r>
    </w:p>
  </w:footnote>
  <w:footnote w:id="687">
    <w:p w14:paraId="136E3140" w14:textId="77777777" w:rsidR="00453A38" w:rsidRDefault="00453A3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8">
    <w:p w14:paraId="130CB8A8" w14:textId="3314BD86" w:rsidR="00453A38" w:rsidRDefault="00453A38" w:rsidP="00283E41">
      <w:pPr>
        <w:pStyle w:val="footnote"/>
      </w:pPr>
      <w:r>
        <w:rPr>
          <w:rStyle w:val="FootnoteReference"/>
        </w:rPr>
        <w:footnoteRef/>
      </w:r>
      <w:r>
        <w:t xml:space="preserve"> [JS] or “prosper us”</w:t>
      </w:r>
    </w:p>
  </w:footnote>
  <w:footnote w:id="689">
    <w:p w14:paraId="7A2D9627" w14:textId="49D0AACD" w:rsidR="00453A38" w:rsidRDefault="00453A38" w:rsidP="00407DA2">
      <w:pPr>
        <w:pStyle w:val="footnote"/>
      </w:pPr>
      <w:r>
        <w:rPr>
          <w:rStyle w:val="FootnoteReference"/>
        </w:rPr>
        <w:footnoteRef/>
      </w:r>
      <w:r>
        <w:t xml:space="preserve"> [JS] or “revealed Himself to us”</w:t>
      </w:r>
    </w:p>
  </w:footnote>
  <w:footnote w:id="690">
    <w:p w14:paraId="05642717" w14:textId="78CE3F15" w:rsidR="00453A38" w:rsidRDefault="00453A3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1">
    <w:p w14:paraId="27685407" w14:textId="50DBBE13" w:rsidR="00453A38" w:rsidRDefault="00453A3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2">
    <w:p w14:paraId="10B6A538" w14:textId="218D14D9" w:rsidR="00453A38" w:rsidRDefault="00453A38" w:rsidP="00407DA2">
      <w:pPr>
        <w:pStyle w:val="footnote"/>
      </w:pPr>
      <w:r>
        <w:rPr>
          <w:rStyle w:val="FootnoteReference"/>
        </w:rPr>
        <w:footnoteRef/>
      </w:r>
      <w:r>
        <w:t xml:space="preserve"> [JS] “thankfully confess You with praise”</w:t>
      </w:r>
    </w:p>
  </w:footnote>
  <w:footnote w:id="693">
    <w:p w14:paraId="327B2E03" w14:textId="17966534" w:rsidR="00453A38" w:rsidRDefault="00453A38" w:rsidP="00407DA2">
      <w:pPr>
        <w:pStyle w:val="footnote"/>
      </w:pPr>
      <w:r>
        <w:rPr>
          <w:rStyle w:val="FootnoteReference"/>
        </w:rPr>
        <w:footnoteRef/>
      </w:r>
      <w:r>
        <w:t xml:space="preserve"> [JS] “thankfully confess You with praise”</w:t>
      </w:r>
    </w:p>
  </w:footnote>
  <w:footnote w:id="694">
    <w:p w14:paraId="6E3C51BA" w14:textId="77777777" w:rsidR="00453A38" w:rsidRDefault="00453A3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5">
    <w:p w14:paraId="1B184B80" w14:textId="77777777" w:rsidR="00453A38" w:rsidRDefault="00453A38" w:rsidP="00C544D6">
      <w:pPr>
        <w:pStyle w:val="footnote"/>
      </w:pPr>
      <w:r>
        <w:rPr>
          <w:rStyle w:val="FootnoteReference"/>
        </w:rPr>
        <w:footnoteRef/>
      </w:r>
      <w:r>
        <w:t xml:space="preserve"> Rom. 10:5; Gal. 3:12; Lev. 18:5; Luke 10:25-28.</w:t>
      </w:r>
    </w:p>
  </w:footnote>
  <w:footnote w:id="696">
    <w:p w14:paraId="0E153BF4" w14:textId="77777777" w:rsidR="00453A38" w:rsidRDefault="00453A3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7">
    <w:p w14:paraId="5FA9B9EF" w14:textId="77777777" w:rsidR="00453A38" w:rsidRDefault="00453A3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8">
    <w:p w14:paraId="253864F1" w14:textId="16AD5912" w:rsidR="00453A38" w:rsidRDefault="00453A38" w:rsidP="00E869A6">
      <w:pPr>
        <w:pStyle w:val="footnote"/>
      </w:pPr>
      <w:r>
        <w:rPr>
          <w:rStyle w:val="FootnoteReference"/>
        </w:rPr>
        <w:footnoteRef/>
      </w:r>
      <w:r>
        <w:t xml:space="preserve"> [JS] or “ordinances”. Fr. Athanasius has, “truths”. Literally something engraved or inscribed.</w:t>
      </w:r>
    </w:p>
  </w:footnote>
  <w:footnote w:id="699">
    <w:p w14:paraId="18017E7A" w14:textId="699B3F0B" w:rsidR="00453A38" w:rsidRDefault="00453A38" w:rsidP="00E869A6">
      <w:pPr>
        <w:pStyle w:val="footnote"/>
      </w:pPr>
      <w:r>
        <w:rPr>
          <w:rStyle w:val="FootnoteReference"/>
        </w:rPr>
        <w:footnoteRef/>
      </w:r>
      <w:r>
        <w:t xml:space="preserve"> [JS] Fr. Lazarus has “praise and thank”. Could be rendered, “thankfully confess You with praise”.</w:t>
      </w:r>
    </w:p>
  </w:footnote>
  <w:footnote w:id="700">
    <w:p w14:paraId="6175A855" w14:textId="57690D3E" w:rsidR="00453A38" w:rsidRDefault="00453A38" w:rsidP="00C57482">
      <w:pPr>
        <w:pStyle w:val="footnote"/>
      </w:pPr>
      <w:r>
        <w:rPr>
          <w:rStyle w:val="FootnoteReference"/>
        </w:rPr>
        <w:footnoteRef/>
      </w:r>
      <w:r>
        <w:t xml:space="preserve"> [JS] or “sayings,” or “teachings”</w:t>
      </w:r>
    </w:p>
  </w:footnote>
  <w:footnote w:id="701">
    <w:p w14:paraId="798DF7BE" w14:textId="68962B07" w:rsidR="00453A38" w:rsidRDefault="00453A38" w:rsidP="00BE75D2">
      <w:pPr>
        <w:pStyle w:val="footnote"/>
      </w:pPr>
      <w:r>
        <w:rPr>
          <w:rStyle w:val="FootnoteReference"/>
        </w:rPr>
        <w:footnoteRef/>
      </w:r>
      <w:r>
        <w:t xml:space="preserve"> [JS] Fr. Athanasius has, “repaly,” Brenton has “recompense”</w:t>
      </w:r>
    </w:p>
  </w:footnote>
  <w:footnote w:id="702">
    <w:p w14:paraId="0D4EEBCE" w14:textId="0AC85059" w:rsidR="00453A38" w:rsidRDefault="00453A38"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3">
    <w:p w14:paraId="27B8F97B" w14:textId="77777777" w:rsidR="00453A38" w:rsidRDefault="00453A3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4">
    <w:p w14:paraId="7E47ADA2" w14:textId="77777777" w:rsidR="00453A38" w:rsidRDefault="00453A3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5">
    <w:p w14:paraId="1EDD2AC5" w14:textId="77777777" w:rsidR="00453A38" w:rsidRDefault="00453A38" w:rsidP="00C544D6">
      <w:pPr>
        <w:pStyle w:val="footnote"/>
      </w:pPr>
      <w:r>
        <w:rPr>
          <w:rStyle w:val="FootnoteReference"/>
        </w:rPr>
        <w:footnoteRef/>
      </w:r>
      <w:r>
        <w:t xml:space="preserve"> sloth: </w:t>
      </w:r>
      <w:r w:rsidRPr="0002544A">
        <w:rPr>
          <w:i/>
        </w:rPr>
        <w:t>or:</w:t>
      </w:r>
      <w:r>
        <w:t xml:space="preserve"> accidie.</w:t>
      </w:r>
    </w:p>
  </w:footnote>
  <w:footnote w:id="706">
    <w:p w14:paraId="35335E72" w14:textId="703A0471" w:rsidR="00453A38" w:rsidRDefault="00453A38" w:rsidP="005E7419">
      <w:pPr>
        <w:pStyle w:val="footnote"/>
      </w:pPr>
      <w:r>
        <w:rPr>
          <w:rStyle w:val="FootnoteReference"/>
        </w:rPr>
        <w:footnoteRef/>
      </w:r>
      <w:r>
        <w:t xml:space="preserve"> [JS] or “establish,” “confirm”</w:t>
      </w:r>
    </w:p>
  </w:footnote>
  <w:footnote w:id="707">
    <w:p w14:paraId="2E991C7E" w14:textId="4933BF85" w:rsidR="00453A38" w:rsidRDefault="00453A38" w:rsidP="00B5676D">
      <w:pPr>
        <w:pStyle w:val="footnote"/>
      </w:pPr>
      <w:r>
        <w:rPr>
          <w:rStyle w:val="FootnoteReference"/>
        </w:rPr>
        <w:footnoteRef/>
      </w:r>
      <w:r>
        <w:t xml:space="preserve"> [JS] or “covetousness”</w:t>
      </w:r>
    </w:p>
  </w:footnote>
  <w:footnote w:id="708">
    <w:p w14:paraId="25BE986A" w14:textId="2129563B" w:rsidR="00453A38" w:rsidRDefault="00453A38"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9">
    <w:p w14:paraId="1BE9F3FA" w14:textId="704CDB82" w:rsidR="00453A38" w:rsidRDefault="00453A38" w:rsidP="00C544D6">
      <w:pPr>
        <w:pStyle w:val="footnote"/>
      </w:pPr>
      <w:r>
        <w:rPr>
          <w:rStyle w:val="FootnoteReference"/>
        </w:rPr>
        <w:footnoteRef/>
      </w:r>
      <w:r>
        <w:t xml:space="preserve"> Christ is our way and our righteousness (cf. Jn. 14:6; 1 Cor 1:30; Ephes. 2:5-7).</w:t>
      </w:r>
    </w:p>
  </w:footnote>
  <w:footnote w:id="710">
    <w:p w14:paraId="79416CA6" w14:textId="027AF494" w:rsidR="00453A38" w:rsidRDefault="00453A38" w:rsidP="00C544D6">
      <w:pPr>
        <w:pStyle w:val="footnote"/>
      </w:pPr>
      <w:r>
        <w:rPr>
          <w:rStyle w:val="FootnoteReference"/>
        </w:rPr>
        <w:footnoteRef/>
      </w:r>
      <w:r>
        <w:t xml:space="preserve"> The house of wisdom can be built only if the fear of God is rooted deeply in the soul (cf. St Ambrose).</w:t>
      </w:r>
    </w:p>
  </w:footnote>
  <w:footnote w:id="711">
    <w:p w14:paraId="5DF20A4C" w14:textId="42D6EF77" w:rsidR="00453A38" w:rsidRDefault="00453A38" w:rsidP="00C544D6">
      <w:pPr>
        <w:pStyle w:val="footnote"/>
      </w:pPr>
      <w:r>
        <w:rPr>
          <w:rStyle w:val="FootnoteReference"/>
        </w:rPr>
        <w:footnoteRef/>
      </w:r>
      <w:r>
        <w:t xml:space="preserve"> Christ is our way and our righteousness (cf. Jn. 14:6; 1 Cor 1:30; Ephes. 2:5-7). &lt;see 2 footnotes above&gt;</w:t>
      </w:r>
    </w:p>
  </w:footnote>
  <w:footnote w:id="712">
    <w:p w14:paraId="2981F854" w14:textId="7B631D2E" w:rsidR="00453A38" w:rsidRDefault="00453A38" w:rsidP="00C544D6">
      <w:pPr>
        <w:pStyle w:val="footnote"/>
      </w:pPr>
      <w:r>
        <w:rPr>
          <w:rStyle w:val="FootnoteReference"/>
        </w:rPr>
        <w:footnoteRef/>
      </w:r>
      <w:r>
        <w:t xml:space="preserve"> </w:t>
      </w:r>
      <w:r w:rsidRPr="0002544A">
        <w:rPr>
          <w:i/>
        </w:rPr>
        <w:t>Lit</w:t>
      </w:r>
      <w:r>
        <w:t>. Face: a Hebraism for ‘favor’. (Cf. Psalm 44:13).</w:t>
      </w:r>
    </w:p>
  </w:footnote>
  <w:footnote w:id="713">
    <w:p w14:paraId="38605490" w14:textId="30AFC73A" w:rsidR="00453A38" w:rsidRDefault="00453A38" w:rsidP="00D305E3">
      <w:pPr>
        <w:pStyle w:val="footnote"/>
      </w:pPr>
      <w:r>
        <w:rPr>
          <w:rStyle w:val="FootnoteReference"/>
        </w:rPr>
        <w:footnoteRef/>
      </w:r>
      <w:r>
        <w:t xml:space="preserve"> [JS] or “thank,” “thankfully confess You with praise”</w:t>
      </w:r>
    </w:p>
  </w:footnote>
  <w:footnote w:id="714">
    <w:p w14:paraId="7A206583" w14:textId="77777777" w:rsidR="00453A38" w:rsidRDefault="00453A3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5">
    <w:p w14:paraId="47E338DE" w14:textId="77777777" w:rsidR="00453A38" w:rsidRDefault="00453A38" w:rsidP="00C544D6">
      <w:pPr>
        <w:pStyle w:val="footnote"/>
      </w:pPr>
      <w:r>
        <w:rPr>
          <w:rStyle w:val="FootnoteReference"/>
        </w:rPr>
        <w:footnoteRef/>
      </w:r>
      <w:r>
        <w:t xml:space="preserve"> Curdled with scorn, anger and fear.</w:t>
      </w:r>
    </w:p>
  </w:footnote>
  <w:footnote w:id="716">
    <w:p w14:paraId="7309743D" w14:textId="0EE8ABB9" w:rsidR="00453A38" w:rsidRDefault="00453A38" w:rsidP="00C544D6">
      <w:pPr>
        <w:pStyle w:val="footnote"/>
      </w:pPr>
      <w:r>
        <w:rPr>
          <w:rStyle w:val="FootnoteReference"/>
        </w:rPr>
        <w:footnoteRef/>
      </w:r>
      <w:r>
        <w:t xml:space="preserve"> Was St. Peter poor when he had no gold and silver for the cripple? They are not currency in Canaan (cf. St. Chrysostom).</w:t>
      </w:r>
    </w:p>
  </w:footnote>
  <w:footnote w:id="717">
    <w:p w14:paraId="093B35A7" w14:textId="6379C8CD" w:rsidR="00453A38" w:rsidRDefault="00453A3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8">
    <w:p w14:paraId="66EEA7F3" w14:textId="2655C0E8" w:rsidR="00453A38" w:rsidRDefault="00453A38" w:rsidP="00C936FC">
      <w:pPr>
        <w:pStyle w:val="footnote"/>
      </w:pPr>
      <w:r>
        <w:rPr>
          <w:rStyle w:val="FootnoteReference"/>
        </w:rPr>
        <w:footnoteRef/>
      </w:r>
      <w:r>
        <w:t xml:space="preserve"> [JS] i.e. my eyes were straigned looking for your word.</w:t>
      </w:r>
    </w:p>
  </w:footnote>
  <w:footnote w:id="719">
    <w:p w14:paraId="4CBD2EF6" w14:textId="212825E8" w:rsidR="00453A38" w:rsidRDefault="00453A38"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0">
    <w:p w14:paraId="10BF754D" w14:textId="77777777" w:rsidR="00453A38" w:rsidRDefault="00453A38" w:rsidP="00C544D6">
      <w:pPr>
        <w:pStyle w:val="footnote"/>
      </w:pPr>
      <w:r>
        <w:rPr>
          <w:rStyle w:val="FootnoteReference"/>
        </w:rPr>
        <w:footnoteRef/>
      </w:r>
      <w:r>
        <w:t xml:space="preserve"> Sprinkled with hoar-frost, a wineskin is like the greying head of an old man.</w:t>
      </w:r>
    </w:p>
  </w:footnote>
  <w:footnote w:id="721">
    <w:p w14:paraId="297C1D16" w14:textId="55FFB7CB" w:rsidR="00453A38" w:rsidRDefault="00453A38" w:rsidP="00D9575C">
      <w:pPr>
        <w:pStyle w:val="footnote"/>
      </w:pPr>
      <w:r>
        <w:rPr>
          <w:rStyle w:val="FootnoteReference"/>
        </w:rPr>
        <w:footnoteRef/>
      </w:r>
      <w:r>
        <w:t xml:space="preserve"> [JS] revive, “give me life”</w:t>
      </w:r>
    </w:p>
  </w:footnote>
  <w:footnote w:id="722">
    <w:p w14:paraId="43860D7B" w14:textId="0D5C0E48" w:rsidR="00453A38" w:rsidRDefault="00453A38" w:rsidP="00D9575C">
      <w:pPr>
        <w:pStyle w:val="footnote"/>
      </w:pPr>
      <w:r>
        <w:rPr>
          <w:rStyle w:val="FootnoteReference"/>
        </w:rPr>
        <w:footnoteRef/>
      </w:r>
      <w:r>
        <w:t xml:space="preserve"> [JS] “all things together”, i.e. “all the universe”</w:t>
      </w:r>
    </w:p>
  </w:footnote>
  <w:footnote w:id="723">
    <w:p w14:paraId="1C03CDF6" w14:textId="6210968E" w:rsidR="00453A38" w:rsidRDefault="00453A3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4">
    <w:p w14:paraId="590118AD" w14:textId="77777777" w:rsidR="00453A38" w:rsidRDefault="00453A38" w:rsidP="00C544D6">
      <w:pPr>
        <w:pStyle w:val="footnote"/>
      </w:pPr>
      <w:r>
        <w:rPr>
          <w:rStyle w:val="FootnoteReference"/>
        </w:rPr>
        <w:footnoteRef/>
      </w:r>
      <w:r>
        <w:t xml:space="preserve"> hear: </w:t>
      </w:r>
      <w:r w:rsidRPr="0002544A">
        <w:rPr>
          <w:i/>
        </w:rPr>
        <w:t>lit</w:t>
      </w:r>
      <w:r>
        <w:t>. gullet, throat, larynx.</w:t>
      </w:r>
    </w:p>
  </w:footnote>
  <w:footnote w:id="725">
    <w:p w14:paraId="1A1C9B89" w14:textId="77777777" w:rsidR="00453A38" w:rsidRDefault="00453A3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6">
    <w:p w14:paraId="608F88F3" w14:textId="5EEF24C6" w:rsidR="00453A38" w:rsidRDefault="00453A38" w:rsidP="004D36A2">
      <w:pPr>
        <w:pStyle w:val="footnote"/>
      </w:pPr>
      <w:r>
        <w:rPr>
          <w:rStyle w:val="FootnoteReference"/>
        </w:rPr>
        <w:footnoteRef/>
      </w:r>
      <w:r>
        <w:t xml:space="preserve"> [JS] probably “forever for a reward”, rather than “for an eternal reward”</w:t>
      </w:r>
    </w:p>
  </w:footnote>
  <w:footnote w:id="727">
    <w:p w14:paraId="5687A5D1" w14:textId="12E6D97D" w:rsidR="00453A38" w:rsidRDefault="00453A3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8">
    <w:p w14:paraId="2CF134F8" w14:textId="13011A8D" w:rsidR="00453A38" w:rsidRDefault="00453A38"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9">
    <w:p w14:paraId="3C89D31A" w14:textId="188553A2" w:rsidR="00453A38" w:rsidRDefault="00453A3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0">
    <w:p w14:paraId="0E747174" w14:textId="77777777" w:rsidR="00453A38" w:rsidRDefault="00453A38" w:rsidP="00C544D6">
      <w:pPr>
        <w:pStyle w:val="footnote"/>
      </w:pPr>
      <w:r>
        <w:rPr>
          <w:rStyle w:val="FootnoteReference"/>
        </w:rPr>
        <w:footnoteRef/>
      </w:r>
      <w:r>
        <w:t xml:space="preserve"> These words are repeated by the deacon at the beginning of the Divine Liturgy.</w:t>
      </w:r>
    </w:p>
  </w:footnote>
  <w:footnote w:id="731">
    <w:p w14:paraId="24311CED" w14:textId="1E1A85CD" w:rsidR="00453A38" w:rsidRDefault="00453A38"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2">
    <w:p w14:paraId="31DA08D1" w14:textId="75A07B30" w:rsidR="00453A38" w:rsidRDefault="00453A38" w:rsidP="00027E51">
      <w:pPr>
        <w:pStyle w:val="footnote"/>
      </w:pPr>
      <w:r>
        <w:rPr>
          <w:rStyle w:val="FootnoteReference"/>
        </w:rPr>
        <w:footnoteRef/>
      </w:r>
      <w:r>
        <w:t xml:space="preserve"> [JS] or “I directed myself towards”</w:t>
      </w:r>
    </w:p>
  </w:footnote>
  <w:footnote w:id="733">
    <w:p w14:paraId="0B2F62E7" w14:textId="0CF252B5" w:rsidR="00453A38" w:rsidRDefault="00453A38" w:rsidP="00C544D6">
      <w:pPr>
        <w:pStyle w:val="footnote"/>
      </w:pPr>
      <w:r>
        <w:rPr>
          <w:rStyle w:val="FootnoteReference"/>
        </w:rPr>
        <w:footnoteRef/>
      </w:r>
      <w:r>
        <w:t xml:space="preserve"> Cf. Lk. 24:27,32,45.</w:t>
      </w:r>
    </w:p>
  </w:footnote>
  <w:footnote w:id="734">
    <w:p w14:paraId="081BE299" w14:textId="0DC86D26" w:rsidR="00453A38" w:rsidRDefault="00453A38" w:rsidP="00027E51">
      <w:pPr>
        <w:pStyle w:val="footnote"/>
      </w:pPr>
      <w:r>
        <w:rPr>
          <w:rStyle w:val="FootnoteReference"/>
        </w:rPr>
        <w:footnoteRef/>
      </w:r>
      <w:r>
        <w:t xml:space="preserve"> [JS] Fr. Lazarus and Fr. Athanasius interpret this as “the Spirit” or “a Spirit”, (breath and spirit being the same word)</w:t>
      </w:r>
    </w:p>
  </w:footnote>
  <w:footnote w:id="735">
    <w:p w14:paraId="33F1F13D" w14:textId="77777777" w:rsidR="00453A38" w:rsidRDefault="00453A38" w:rsidP="00C544D6">
      <w:pPr>
        <w:pStyle w:val="footnote"/>
      </w:pPr>
      <w:r>
        <w:rPr>
          <w:rStyle w:val="FootnoteReference"/>
        </w:rPr>
        <w:footnoteRef/>
      </w:r>
      <w:r>
        <w:t xml:space="preserve"> Just as we who claim to love God judge it right to show mercy, so we can expect the divine mercy (Mt. 5:7).</w:t>
      </w:r>
    </w:p>
  </w:footnote>
  <w:footnote w:id="736">
    <w:p w14:paraId="63C08946" w14:textId="7EC52CFB" w:rsidR="00453A38" w:rsidRDefault="00453A38" w:rsidP="00C544D6">
      <w:pPr>
        <w:pStyle w:val="footnote"/>
      </w:pPr>
      <w:r>
        <w:rPr>
          <w:rStyle w:val="FootnoteReference"/>
        </w:rPr>
        <w:footnoteRef/>
      </w:r>
      <w:r>
        <w:t xml:space="preserve"> pure: </w:t>
      </w:r>
      <w:r w:rsidRPr="007B4ADE">
        <w:rPr>
          <w:i/>
        </w:rPr>
        <w:t>lit</w:t>
      </w:r>
      <w:r>
        <w:t>. burnt, fired: hence refined and pure (cf. Psalm 11:7).</w:t>
      </w:r>
    </w:p>
  </w:footnote>
  <w:footnote w:id="737">
    <w:p w14:paraId="6C5F33A5" w14:textId="77777777" w:rsidR="00453A38" w:rsidRDefault="00453A3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8">
    <w:p w14:paraId="1B4D2C64" w14:textId="77376B3B" w:rsidR="00453A38" w:rsidRDefault="00453A3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9">
    <w:p w14:paraId="7AACBE15" w14:textId="544AAC0D" w:rsidR="00453A38" w:rsidRDefault="00453A38"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0">
    <w:p w14:paraId="316360CF" w14:textId="52D1E6E8" w:rsidR="00453A38" w:rsidRDefault="00453A38" w:rsidP="00330381">
      <w:pPr>
        <w:pStyle w:val="footnote"/>
      </w:pPr>
      <w:r>
        <w:rPr>
          <w:rStyle w:val="FootnoteReference"/>
        </w:rPr>
        <w:footnoteRef/>
      </w:r>
      <w:r>
        <w:t xml:space="preserve"> [JS] or “wickedness”</w:t>
      </w:r>
    </w:p>
  </w:footnote>
  <w:footnote w:id="741">
    <w:p w14:paraId="50052FF4" w14:textId="1790CFD6" w:rsidR="00453A38" w:rsidRDefault="00453A38" w:rsidP="00C544D6">
      <w:pPr>
        <w:pStyle w:val="footnote"/>
      </w:pPr>
      <w:r>
        <w:rPr>
          <w:rStyle w:val="FootnoteReference"/>
        </w:rPr>
        <w:footnoteRef/>
      </w:r>
      <w:r>
        <w:t xml:space="preserve"> Cf. Ps. 110:10.</w:t>
      </w:r>
    </w:p>
  </w:footnote>
  <w:footnote w:id="742">
    <w:p w14:paraId="720D7516" w14:textId="1A9EC268" w:rsidR="00453A38" w:rsidRDefault="00453A38"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3">
    <w:p w14:paraId="7BCCBEE9" w14:textId="2E070483" w:rsidR="00453A38" w:rsidRDefault="00453A38" w:rsidP="00922B79">
      <w:pPr>
        <w:pStyle w:val="footnote"/>
      </w:pPr>
      <w:r>
        <w:rPr>
          <w:rStyle w:val="FootnoteReference"/>
        </w:rPr>
        <w:footnoteRef/>
      </w:r>
      <w:r>
        <w:t xml:space="preserve"> [JS] Coptic has, “Name”.</w:t>
      </w:r>
    </w:p>
  </w:footnote>
  <w:footnote w:id="744">
    <w:p w14:paraId="6758F0AB" w14:textId="1B97FFBE" w:rsidR="00453A38" w:rsidRDefault="00453A38" w:rsidP="00922B79">
      <w:pPr>
        <w:pStyle w:val="footnote"/>
      </w:pPr>
      <w:r>
        <w:rPr>
          <w:rStyle w:val="FootnoteReference"/>
        </w:rPr>
        <w:footnoteRef/>
      </w:r>
      <w:r>
        <w:t xml:space="preserve"> [JS] or “word,” or “teachings</w:t>
      </w:r>
    </w:p>
  </w:footnote>
  <w:footnote w:id="745">
    <w:p w14:paraId="6F9983BE" w14:textId="25FEB91F" w:rsidR="00453A38" w:rsidRDefault="00453A38" w:rsidP="00881117">
      <w:pPr>
        <w:pStyle w:val="footnote"/>
      </w:pPr>
      <w:r>
        <w:rPr>
          <w:rStyle w:val="FootnoteReference"/>
        </w:rPr>
        <w:footnoteRef/>
      </w:r>
      <w:r>
        <w:t xml:space="preserve"> [JS] Fr. Athanaius has “or what shall be added unto you, by a deceitful ltongue?”</w:t>
      </w:r>
    </w:p>
  </w:footnote>
  <w:footnote w:id="746">
    <w:p w14:paraId="0951B7D8" w14:textId="2424F68A" w:rsidR="00453A38" w:rsidRDefault="00453A38" w:rsidP="00C544D6">
      <w:pPr>
        <w:pStyle w:val="footnote"/>
      </w:pPr>
      <w:r>
        <w:rPr>
          <w:rStyle w:val="FootnoteReference"/>
        </w:rPr>
        <w:footnoteRef/>
      </w:r>
      <w:r>
        <w:t xml:space="preserve"> Cf. Psalm 139:11; Rom. 12:20. ‘Coals of hell’. For desolation as the equivalent of hell, see Mark 13:14.</w:t>
      </w:r>
    </w:p>
  </w:footnote>
  <w:footnote w:id="747">
    <w:p w14:paraId="1F068DD9" w14:textId="40950119" w:rsidR="00453A38" w:rsidRDefault="00453A38" w:rsidP="00C544D6">
      <w:pPr>
        <w:pStyle w:val="footnote"/>
      </w:pPr>
      <w:r>
        <w:rPr>
          <w:rStyle w:val="FootnoteReference"/>
        </w:rPr>
        <w:footnoteRef/>
      </w:r>
      <w:r>
        <w:t xml:space="preserve"> Cf. Jeremiah 3:23. I look through the hills to their unseen Maker.</w:t>
      </w:r>
    </w:p>
  </w:footnote>
  <w:footnote w:id="748">
    <w:p w14:paraId="597C7008" w14:textId="630EBDA2" w:rsidR="00453A38" w:rsidRDefault="00453A38"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9">
    <w:p w14:paraId="17B7D2D5" w14:textId="062D6F27" w:rsidR="00453A38" w:rsidRDefault="00453A38" w:rsidP="00CE55B0">
      <w:pPr>
        <w:pStyle w:val="footnote"/>
      </w:pPr>
      <w:r>
        <w:rPr>
          <w:rStyle w:val="FootnoteReference"/>
        </w:rPr>
        <w:footnoteRef/>
      </w:r>
      <w:r>
        <w:t xml:space="preserve"> [JS] Fr. Athanasius has, “Jerusalem is built as a city: her good pleasure is in this and that:”</w:t>
      </w:r>
    </w:p>
  </w:footnote>
  <w:footnote w:id="750">
    <w:p w14:paraId="15E2D793" w14:textId="77777777" w:rsidR="00453A38" w:rsidRDefault="00453A3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1">
    <w:p w14:paraId="15A2BE54" w14:textId="760CD576" w:rsidR="00453A38" w:rsidRDefault="00453A38" w:rsidP="00CE55B0">
      <w:pPr>
        <w:pStyle w:val="footnote"/>
      </w:pPr>
      <w:r>
        <w:rPr>
          <w:rStyle w:val="FootnoteReference"/>
        </w:rPr>
        <w:footnoteRef/>
      </w:r>
      <w:r>
        <w:t xml:space="preserve"> [JS] or “thank and praise”, “thankfully confess with praise”</w:t>
      </w:r>
    </w:p>
  </w:footnote>
  <w:footnote w:id="752">
    <w:p w14:paraId="351045EF" w14:textId="461615AB" w:rsidR="00453A38" w:rsidRDefault="00453A38" w:rsidP="0033276B">
      <w:pPr>
        <w:pStyle w:val="footnote"/>
      </w:pPr>
      <w:r>
        <w:rPr>
          <w:rStyle w:val="FootnoteReference"/>
        </w:rPr>
        <w:footnoteRef/>
      </w:r>
      <w:r>
        <w:t xml:space="preserve"> [JS] or “pray” or “ask after” “that which pertains to the pace of Jesrusalem”</w:t>
      </w:r>
    </w:p>
  </w:footnote>
  <w:footnote w:id="753">
    <w:p w14:paraId="3A74CEC3" w14:textId="7502B3A2" w:rsidR="00453A38" w:rsidRDefault="00453A38"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4">
    <w:p w14:paraId="2E2CD6B3" w14:textId="77777777" w:rsidR="00453A38" w:rsidRDefault="00453A38" w:rsidP="00C544D6">
      <w:pPr>
        <w:pStyle w:val="footnote"/>
      </w:pPr>
      <w:r>
        <w:rPr>
          <w:rStyle w:val="FootnoteReference"/>
        </w:rPr>
        <w:footnoteRef/>
      </w:r>
      <w:r>
        <w:t xml:space="preserve"> Hebrews 11:26; 13:13.</w:t>
      </w:r>
    </w:p>
  </w:footnote>
  <w:footnote w:id="755">
    <w:p w14:paraId="09354BED" w14:textId="77777777" w:rsidR="00453A38" w:rsidRDefault="00453A38" w:rsidP="00C544D6">
      <w:pPr>
        <w:pStyle w:val="footnote"/>
      </w:pPr>
      <w:r>
        <w:rPr>
          <w:rStyle w:val="FootnoteReference"/>
        </w:rPr>
        <w:footnoteRef/>
      </w:r>
      <w:r>
        <w:t xml:space="preserve"> Heaven is here (Mt. 4:17; Lk. 17:21; Prov. 17:24).</w:t>
      </w:r>
    </w:p>
  </w:footnote>
  <w:footnote w:id="756">
    <w:p w14:paraId="70E4A917" w14:textId="510327E2" w:rsidR="00453A38" w:rsidRDefault="00453A38" w:rsidP="0017251E">
      <w:pPr>
        <w:pStyle w:val="footnote"/>
      </w:pPr>
      <w:r>
        <w:rPr>
          <w:rStyle w:val="FootnoteReference"/>
        </w:rPr>
        <w:footnoteRef/>
      </w:r>
      <w:r>
        <w:t xml:space="preserve"> [JS] Fr. Lazarus and NETS have “irresistible”, OSB has “overwhelming”</w:t>
      </w:r>
    </w:p>
  </w:footnote>
  <w:footnote w:id="757">
    <w:p w14:paraId="045830C0" w14:textId="3777C1FD" w:rsidR="00453A38" w:rsidRDefault="00453A38" w:rsidP="00330381">
      <w:pPr>
        <w:pStyle w:val="footnote"/>
      </w:pPr>
      <w:r>
        <w:rPr>
          <w:rStyle w:val="FootnoteReference"/>
        </w:rPr>
        <w:footnoteRef/>
      </w:r>
      <w:r>
        <w:t xml:space="preserve"> [JS] or “evildoers”</w:t>
      </w:r>
    </w:p>
  </w:footnote>
  <w:footnote w:id="758">
    <w:p w14:paraId="09C30AE4" w14:textId="6C02AB51" w:rsidR="00453A38" w:rsidRDefault="00453A38" w:rsidP="00511459">
      <w:pPr>
        <w:pStyle w:val="footnote"/>
      </w:pPr>
      <w:r>
        <w:rPr>
          <w:rStyle w:val="FootnoteReference"/>
        </w:rPr>
        <w:footnoteRef/>
      </w:r>
      <w:r>
        <w:t xml:space="preserve"> [JS] Fr. Athanasius has, “the Lord has magnified His doings with them.”</w:t>
      </w:r>
    </w:p>
  </w:footnote>
  <w:footnote w:id="759">
    <w:p w14:paraId="5CAE6DBB" w14:textId="77777777" w:rsidR="00453A38" w:rsidRDefault="00453A3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0">
    <w:p w14:paraId="2AB48656" w14:textId="77777777" w:rsidR="00453A38" w:rsidRDefault="00453A3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1">
    <w:p w14:paraId="7602D33B" w14:textId="34E014EA" w:rsidR="00453A38" w:rsidRDefault="00453A38" w:rsidP="003169DD">
      <w:pPr>
        <w:pStyle w:val="footnote"/>
      </w:pPr>
      <w:r>
        <w:rPr>
          <w:rStyle w:val="FootnoteReference"/>
        </w:rPr>
        <w:footnoteRef/>
      </w:r>
      <w:r>
        <w:t xml:space="preserve"> [JS] “from your rest”, literally, “after sitting”</w:t>
      </w:r>
    </w:p>
  </w:footnote>
  <w:footnote w:id="762">
    <w:p w14:paraId="2EF38BE0" w14:textId="36D5D79C" w:rsidR="00453A38" w:rsidRDefault="00453A38" w:rsidP="003169DD">
      <w:pPr>
        <w:pStyle w:val="footnote"/>
      </w:pPr>
      <w:r>
        <w:rPr>
          <w:rStyle w:val="FootnoteReference"/>
        </w:rPr>
        <w:footnoteRef/>
      </w:r>
      <w:r>
        <w:t xml:space="preserve"> [JS] Fr. Athanasius has, “the children of those who have been awakened.”</w:t>
      </w:r>
    </w:p>
  </w:footnote>
  <w:footnote w:id="763">
    <w:p w14:paraId="40FE15BF" w14:textId="13C73A63" w:rsidR="00453A38" w:rsidRDefault="00453A38" w:rsidP="008D24A6">
      <w:pPr>
        <w:pStyle w:val="footnote"/>
      </w:pPr>
      <w:r>
        <w:rPr>
          <w:rStyle w:val="FootnoteReference"/>
        </w:rPr>
        <w:footnoteRef/>
      </w:r>
      <w:r>
        <w:t xml:space="preserve"> [JS] Fr. Lazarus has, “such exiles”</w:t>
      </w:r>
    </w:p>
  </w:footnote>
  <w:footnote w:id="764">
    <w:p w14:paraId="48D4D6D3" w14:textId="3C1F801B" w:rsidR="00453A38" w:rsidRDefault="00453A38" w:rsidP="00087D9B">
      <w:pPr>
        <w:pStyle w:val="footnote"/>
      </w:pPr>
      <w:r>
        <w:rPr>
          <w:rStyle w:val="FootnoteReference"/>
        </w:rPr>
        <w:footnoteRef/>
      </w:r>
      <w:r>
        <w:t xml:space="preserve"> [JS] Fr. Athanasius has, “You will be blessed”</w:t>
      </w:r>
    </w:p>
  </w:footnote>
  <w:footnote w:id="765">
    <w:p w14:paraId="3AE714F7" w14:textId="7F960624" w:rsidR="00453A38" w:rsidRDefault="00453A38" w:rsidP="00537702">
      <w:pPr>
        <w:pStyle w:val="footnote"/>
      </w:pPr>
      <w:r>
        <w:rPr>
          <w:rStyle w:val="FootnoteReference"/>
        </w:rPr>
        <w:footnoteRef/>
      </w:r>
      <w:r>
        <w:t xml:space="preserve"> [JS] Fr. Athanasius has “the Lord will bless,” and “you will see the joys”</w:t>
      </w:r>
    </w:p>
  </w:footnote>
  <w:footnote w:id="766">
    <w:p w14:paraId="7A7A17DB" w14:textId="31683221" w:rsidR="00453A38" w:rsidRDefault="00453A38" w:rsidP="00087D9B">
      <w:pPr>
        <w:pStyle w:val="footnote"/>
      </w:pPr>
      <w:r>
        <w:rPr>
          <w:rStyle w:val="FootnoteReference"/>
        </w:rPr>
        <w:footnoteRef/>
      </w:r>
      <w:r>
        <w:t xml:space="preserve"> [JS]. Fr. Athanasius has, “you will,” instead of “may you”, throughout these last two vs. Lit. “sonss’ sons”</w:t>
      </w:r>
    </w:p>
  </w:footnote>
  <w:footnote w:id="767">
    <w:p w14:paraId="60A69A9F" w14:textId="2E477841" w:rsidR="00453A38" w:rsidRDefault="00453A38" w:rsidP="0061464A">
      <w:pPr>
        <w:pStyle w:val="footnote"/>
      </w:pPr>
      <w:r>
        <w:rPr>
          <w:rStyle w:val="FootnoteReference"/>
        </w:rPr>
        <w:footnoteRef/>
      </w:r>
      <w:r>
        <w:t xml:space="preserve"> [JS] OSB has “schemed behind my back,” NETS has, “On my back the sinners were practicing hteir skill”</w:t>
      </w:r>
    </w:p>
  </w:footnote>
  <w:footnote w:id="768">
    <w:p w14:paraId="74FF21CF" w14:textId="3FFF46C5" w:rsidR="00453A38" w:rsidRDefault="00453A38" w:rsidP="0061464A">
      <w:pPr>
        <w:pStyle w:val="footnote"/>
      </w:pPr>
      <w:r>
        <w:rPr>
          <w:rStyle w:val="FootnoteReference"/>
        </w:rPr>
        <w:footnoteRef/>
      </w:r>
      <w:r>
        <w:t xml:space="preserve"> [JS] or “lawlessness”</w:t>
      </w:r>
    </w:p>
  </w:footnote>
  <w:footnote w:id="769">
    <w:p w14:paraId="6A925E31" w14:textId="50F1CD8D" w:rsidR="00453A38" w:rsidRDefault="00453A3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0">
    <w:p w14:paraId="0FC01CF2" w14:textId="3C79D2D9" w:rsidR="00453A38" w:rsidRDefault="00453A38" w:rsidP="00714F88">
      <w:pPr>
        <w:pStyle w:val="footnote"/>
      </w:pPr>
      <w:r>
        <w:rPr>
          <w:rStyle w:val="FootnoteReference"/>
        </w:rPr>
        <w:footnoteRef/>
      </w:r>
      <w:r>
        <w:t xml:space="preserve"> [JS] or “transgressions” or “acts of lawlessness”, throughout.</w:t>
      </w:r>
    </w:p>
  </w:footnote>
  <w:footnote w:id="771">
    <w:p w14:paraId="0461F9AD" w14:textId="6F28CA37" w:rsidR="00453A38" w:rsidRDefault="00453A38" w:rsidP="00714F88">
      <w:pPr>
        <w:pStyle w:val="footnote"/>
      </w:pPr>
      <w:r>
        <w:rPr>
          <w:rStyle w:val="FootnoteReference"/>
        </w:rPr>
        <w:footnoteRef/>
      </w:r>
      <w:r>
        <w:t xml:space="preserve"> [JS] or “forgiveness”</w:t>
      </w:r>
    </w:p>
  </w:footnote>
  <w:footnote w:id="772">
    <w:p w14:paraId="0C346C8C" w14:textId="77777777" w:rsidR="00453A38" w:rsidRDefault="00453A3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3">
    <w:p w14:paraId="5234FC2B" w14:textId="0EBBDCE3" w:rsidR="00453A38" w:rsidRDefault="00453A38" w:rsidP="00C544D6">
      <w:pPr>
        <w:pStyle w:val="footnote"/>
      </w:pPr>
      <w:r>
        <w:rPr>
          <w:rStyle w:val="FootnoteReference"/>
        </w:rPr>
        <w:footnoteRef/>
      </w:r>
      <w:r>
        <w:t xml:space="preserve"> Cf. Titus 2:14.</w:t>
      </w:r>
    </w:p>
  </w:footnote>
  <w:footnote w:id="774">
    <w:p w14:paraId="55BAD822" w14:textId="77777777" w:rsidR="00453A38" w:rsidRDefault="00453A38" w:rsidP="00C544D6">
      <w:pPr>
        <w:pStyle w:val="footnote"/>
      </w:pPr>
      <w:r>
        <w:rPr>
          <w:rStyle w:val="FootnoteReference"/>
        </w:rPr>
        <w:footnoteRef/>
      </w:r>
      <w:r>
        <w:t xml:space="preserve"> Prov. 29:1; 2 Kings 17:14; Neh. 9:16; Dt. 9:6.</w:t>
      </w:r>
    </w:p>
  </w:footnote>
  <w:footnote w:id="775">
    <w:p w14:paraId="4E2F71A4" w14:textId="2CCCE707" w:rsidR="00453A38" w:rsidRDefault="00453A38" w:rsidP="00C0758B">
      <w:pPr>
        <w:pStyle w:val="footnote"/>
      </w:pPr>
      <w:r>
        <w:rPr>
          <w:rStyle w:val="FootnoteReference"/>
        </w:rPr>
        <w:footnoteRef/>
      </w:r>
      <w:r>
        <w:t xml:space="preserve"> [JS] literally “the tabernacle of my house”</w:t>
      </w:r>
    </w:p>
  </w:footnote>
  <w:footnote w:id="776">
    <w:p w14:paraId="7C027A5F" w14:textId="25B43E29" w:rsidR="00453A38" w:rsidRDefault="00453A38"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7">
    <w:p w14:paraId="061D8F8B" w14:textId="29FA4A55" w:rsidR="00453A38" w:rsidRDefault="00453A38" w:rsidP="00C544D6">
      <w:pPr>
        <w:pStyle w:val="footnote"/>
      </w:pPr>
      <w:r>
        <w:rPr>
          <w:rStyle w:val="FootnoteReference"/>
        </w:rPr>
        <w:footnoteRef/>
      </w:r>
      <w:r>
        <w:t xml:space="preserve"> Cf. 1 Kings 6:21 (1 Sam. 6:21).</w:t>
      </w:r>
    </w:p>
  </w:footnote>
  <w:footnote w:id="778">
    <w:p w14:paraId="7A5052C0" w14:textId="161D9B7D" w:rsidR="00453A38" w:rsidRDefault="00453A38" w:rsidP="00023B09">
      <w:pPr>
        <w:pStyle w:val="footnote"/>
      </w:pPr>
      <w:r>
        <w:rPr>
          <w:rStyle w:val="FootnoteReference"/>
        </w:rPr>
        <w:footnoteRef/>
      </w:r>
      <w:r>
        <w:t xml:space="preserve"> [JS] “do obeisance”, i.e. literally “bow down”</w:t>
      </w:r>
    </w:p>
  </w:footnote>
  <w:footnote w:id="779">
    <w:p w14:paraId="7B1B3D1C" w14:textId="1A224FFE" w:rsidR="00453A38" w:rsidRDefault="00453A38" w:rsidP="00023B09">
      <w:pPr>
        <w:pStyle w:val="footnote"/>
      </w:pPr>
      <w:r>
        <w:rPr>
          <w:rStyle w:val="FootnoteReference"/>
        </w:rPr>
        <w:footnoteRef/>
      </w:r>
      <w:r>
        <w:t xml:space="preserve"> [JS] Fr. Lazarus has “resting-place”</w:t>
      </w:r>
    </w:p>
  </w:footnote>
  <w:footnote w:id="780">
    <w:p w14:paraId="57742C2B" w14:textId="024D8554" w:rsidR="00453A38" w:rsidRDefault="00453A38" w:rsidP="00023B09">
      <w:pPr>
        <w:pStyle w:val="footnote"/>
      </w:pPr>
      <w:r>
        <w:rPr>
          <w:rStyle w:val="FootnoteReference"/>
        </w:rPr>
        <w:footnoteRef/>
      </w:r>
      <w:r>
        <w:t xml:space="preserve"> [JS] or “the ark of Your holiness”</w:t>
      </w:r>
    </w:p>
  </w:footnote>
  <w:footnote w:id="781">
    <w:p w14:paraId="371872E1" w14:textId="77777777" w:rsidR="00453A38" w:rsidRDefault="00453A38" w:rsidP="00C544D6">
      <w:pPr>
        <w:pStyle w:val="footnote"/>
      </w:pPr>
      <w:r>
        <w:rPr>
          <w:rStyle w:val="FootnoteReference"/>
        </w:rPr>
        <w:footnoteRef/>
      </w:r>
      <w:r>
        <w:t xml:space="preserve"> Ps. 131:8-10 = 2 Chron. 6:41-42.</w:t>
      </w:r>
    </w:p>
  </w:footnote>
  <w:footnote w:id="782">
    <w:p w14:paraId="3FFC0219" w14:textId="77777777" w:rsidR="00453A38" w:rsidRDefault="00453A38" w:rsidP="00C544D6">
      <w:pPr>
        <w:pStyle w:val="footnote"/>
      </w:pPr>
      <w:r>
        <w:rPr>
          <w:rStyle w:val="FootnoteReference"/>
        </w:rPr>
        <w:footnoteRef/>
      </w:r>
      <w:r>
        <w:t xml:space="preserve"> I Chron. 17:11-14; Acts 2:30-33.</w:t>
      </w:r>
    </w:p>
  </w:footnote>
  <w:footnote w:id="783">
    <w:p w14:paraId="750994E1" w14:textId="39B5FB55" w:rsidR="00453A38" w:rsidRDefault="00453A38" w:rsidP="00631963">
      <w:pPr>
        <w:pStyle w:val="footnote"/>
      </w:pPr>
      <w:r>
        <w:rPr>
          <w:rStyle w:val="FootnoteReference"/>
        </w:rPr>
        <w:footnoteRef/>
      </w:r>
      <w:r>
        <w:t xml:space="preserve"> [JS] Coptic has “widow”.</w:t>
      </w:r>
    </w:p>
  </w:footnote>
  <w:footnote w:id="784">
    <w:p w14:paraId="20533A22" w14:textId="760F6E73" w:rsidR="00453A38" w:rsidRDefault="00453A38" w:rsidP="00631963">
      <w:pPr>
        <w:pStyle w:val="footnote"/>
      </w:pPr>
      <w:r>
        <w:rPr>
          <w:rStyle w:val="FootnoteReference"/>
        </w:rPr>
        <w:footnoteRef/>
      </w:r>
      <w:r>
        <w:t xml:space="preserve"> [JS] or “rejoice with rejoicing”</w:t>
      </w:r>
    </w:p>
  </w:footnote>
  <w:footnote w:id="785">
    <w:p w14:paraId="41E94330" w14:textId="77777777" w:rsidR="00453A38" w:rsidRDefault="00453A38" w:rsidP="00C544D6">
      <w:pPr>
        <w:pStyle w:val="footnote"/>
      </w:pPr>
      <w:r>
        <w:rPr>
          <w:rStyle w:val="FootnoteReference"/>
        </w:rPr>
        <w:footnoteRef/>
      </w:r>
      <w:r>
        <w:t xml:space="preserve"> stock: </w:t>
      </w:r>
      <w:r w:rsidRPr="00783CA0">
        <w:rPr>
          <w:i/>
        </w:rPr>
        <w:t>lit</w:t>
      </w:r>
      <w:r>
        <w:t>. horn.</w:t>
      </w:r>
    </w:p>
  </w:footnote>
  <w:footnote w:id="786">
    <w:p w14:paraId="2CC35491" w14:textId="77777777" w:rsidR="00453A38" w:rsidRDefault="00453A3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7">
    <w:p w14:paraId="5C900721" w14:textId="77777777" w:rsidR="00453A38" w:rsidRDefault="00453A3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8">
    <w:p w14:paraId="1C6E6FA2" w14:textId="77777777" w:rsidR="00453A38" w:rsidRDefault="00453A3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9">
    <w:p w14:paraId="53BD49E1" w14:textId="53C59812" w:rsidR="00453A38" w:rsidRDefault="00453A38"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0">
    <w:p w14:paraId="6C27778C" w14:textId="276CBE19" w:rsidR="00453A38" w:rsidRDefault="00453A38" w:rsidP="008B199B">
      <w:pPr>
        <w:pStyle w:val="footnote"/>
      </w:pPr>
      <w:r>
        <w:rPr>
          <w:rStyle w:val="FootnoteReference"/>
        </w:rPr>
        <w:footnoteRef/>
      </w:r>
      <w:r>
        <w:t xml:space="preserve"> [JS] literally, “slaves”</w:t>
      </w:r>
    </w:p>
  </w:footnote>
  <w:footnote w:id="791">
    <w:p w14:paraId="1FC82724" w14:textId="77777777" w:rsidR="00453A38" w:rsidRDefault="00453A38" w:rsidP="00C544D6">
      <w:pPr>
        <w:pStyle w:val="footnote"/>
      </w:pPr>
      <w:r>
        <w:rPr>
          <w:rStyle w:val="FootnoteReference"/>
        </w:rPr>
        <w:footnoteRef/>
      </w:r>
      <w:r>
        <w:t xml:space="preserve"> The kingdoms of this world have become the kingdoms of our Lord and of His Christ’ (Rev. 11:15).</w:t>
      </w:r>
    </w:p>
  </w:footnote>
  <w:footnote w:id="792">
    <w:p w14:paraId="5C9240DB" w14:textId="77777777" w:rsidR="00453A38" w:rsidRDefault="00453A38" w:rsidP="00C544D6">
      <w:pPr>
        <w:pStyle w:val="footnote"/>
      </w:pPr>
      <w:r>
        <w:rPr>
          <w:rStyle w:val="FootnoteReference"/>
        </w:rPr>
        <w:footnoteRef/>
      </w:r>
      <w:r>
        <w:t xml:space="preserve"> Deut. 32:36.</w:t>
      </w:r>
    </w:p>
  </w:footnote>
  <w:footnote w:id="793">
    <w:p w14:paraId="6CA454B0" w14:textId="699660A9" w:rsidR="00453A38" w:rsidRDefault="00453A38" w:rsidP="009F1DA0">
      <w:pPr>
        <w:pStyle w:val="footnote"/>
      </w:pPr>
      <w:r>
        <w:rPr>
          <w:rStyle w:val="FootnoteReference"/>
        </w:rPr>
        <w:footnoteRef/>
      </w:r>
      <w:r>
        <w:t xml:space="preserve"> [JS] [] lacking in all but OSB</w:t>
      </w:r>
    </w:p>
  </w:footnote>
  <w:footnote w:id="794">
    <w:p w14:paraId="71CEF4E9" w14:textId="77777777" w:rsidR="00453A38" w:rsidRDefault="00453A3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5">
    <w:p w14:paraId="6639BD0B" w14:textId="45AA87DA" w:rsidR="00453A38" w:rsidRDefault="00453A3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6">
    <w:p w14:paraId="2B96894E" w14:textId="6C468A01" w:rsidR="00453A38" w:rsidRDefault="00453A38" w:rsidP="00C544D6">
      <w:pPr>
        <w:pStyle w:val="footnote"/>
      </w:pPr>
      <w:r>
        <w:rPr>
          <w:rStyle w:val="FootnoteReference"/>
        </w:rPr>
        <w:footnoteRef/>
      </w:r>
      <w:r>
        <w:t xml:space="preserve"> mercy: </w:t>
      </w:r>
      <w:r w:rsidRPr="007F3CE8">
        <w:rPr>
          <w:i/>
        </w:rPr>
        <w:t>or</w:t>
      </w:r>
      <w:r>
        <w:t xml:space="preserve"> love. Cf. Lk. 10:37.</w:t>
      </w:r>
    </w:p>
  </w:footnote>
  <w:footnote w:id="797">
    <w:p w14:paraId="08E6A124" w14:textId="11CACB93" w:rsidR="00453A38" w:rsidRDefault="00453A3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8">
    <w:p w14:paraId="39412F7E" w14:textId="1E04020D" w:rsidR="00453A38" w:rsidRDefault="00453A38" w:rsidP="00AE1E0F">
      <w:pPr>
        <w:pStyle w:val="footnote"/>
      </w:pPr>
      <w:r>
        <w:rPr>
          <w:rStyle w:val="FootnoteReference"/>
        </w:rPr>
        <w:footnoteRef/>
      </w:r>
      <w:r>
        <w:t xml:space="preserve"> [JS] or “and shook of Pharaoh and his army into the Red sea,”</w:t>
      </w:r>
    </w:p>
  </w:footnote>
  <w:footnote w:id="799">
    <w:p w14:paraId="0B96BC12" w14:textId="30893C5B" w:rsidR="00453A38" w:rsidRDefault="00453A38" w:rsidP="00AE1E0F">
      <w:pPr>
        <w:pStyle w:val="footnote"/>
      </w:pPr>
      <w:r>
        <w:rPr>
          <w:rStyle w:val="FootnoteReference"/>
        </w:rPr>
        <w:footnoteRef/>
      </w:r>
      <w:r>
        <w:t xml:space="preserve"> [JS] or “slew”</w:t>
      </w:r>
    </w:p>
  </w:footnote>
  <w:footnote w:id="800">
    <w:p w14:paraId="0DA78EFF" w14:textId="6EE98942" w:rsidR="00453A38" w:rsidRDefault="00453A38" w:rsidP="00AE1E0F">
      <w:pPr>
        <w:pStyle w:val="footnote"/>
      </w:pPr>
      <w:r>
        <w:rPr>
          <w:rStyle w:val="FootnoteReference"/>
        </w:rPr>
        <w:footnoteRef/>
      </w:r>
      <w:r>
        <w:t xml:space="preserve"> [JS] [] lacking in all but the Copitc. This verse and 16b lacking in most translations.</w:t>
      </w:r>
    </w:p>
  </w:footnote>
  <w:footnote w:id="801">
    <w:p w14:paraId="491E3626" w14:textId="77777777" w:rsidR="00453A38" w:rsidRDefault="00453A3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2">
    <w:p w14:paraId="27102E37" w14:textId="01E87A4E" w:rsidR="00453A38" w:rsidRDefault="00453A38" w:rsidP="00C544D6">
      <w:pPr>
        <w:pStyle w:val="footnote"/>
      </w:pPr>
      <w:r>
        <w:rPr>
          <w:rStyle w:val="FootnoteReference"/>
        </w:rPr>
        <w:footnoteRef/>
      </w:r>
      <w:r>
        <w:t xml:space="preserve"> See previous footnote.</w:t>
      </w:r>
    </w:p>
  </w:footnote>
  <w:footnote w:id="803">
    <w:p w14:paraId="32C9C8BA" w14:textId="1283C1AE" w:rsidR="00453A38" w:rsidRDefault="00453A3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4">
    <w:p w14:paraId="1CAEC73A" w14:textId="2CFEA53A" w:rsidR="00453A38" w:rsidRDefault="00453A38" w:rsidP="00AC3281">
      <w:pPr>
        <w:pStyle w:val="footnote"/>
      </w:pPr>
      <w:r>
        <w:rPr>
          <w:rStyle w:val="FootnoteReference"/>
        </w:rPr>
        <w:footnoteRef/>
      </w:r>
      <w:r>
        <w:t xml:space="preserve"> [JS] or “thank”, or “thankfully confess with praise”</w:t>
      </w:r>
    </w:p>
  </w:footnote>
  <w:footnote w:id="805">
    <w:p w14:paraId="02264BC2" w14:textId="77777777" w:rsidR="00453A38" w:rsidRDefault="00453A3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6">
    <w:p w14:paraId="474A88D1" w14:textId="00155028" w:rsidR="00453A38" w:rsidRDefault="00453A38" w:rsidP="00AC3281">
      <w:pPr>
        <w:pStyle w:val="footnote"/>
      </w:pPr>
      <w:r>
        <w:rPr>
          <w:rStyle w:val="FootnoteReference"/>
        </w:rPr>
        <w:footnoteRef/>
      </w:r>
      <w:r>
        <w:t xml:space="preserve"> [JS] “do obeisance”, elsewhere rendered “worship’, but referring to the physical act.</w:t>
      </w:r>
    </w:p>
  </w:footnote>
  <w:footnote w:id="807">
    <w:p w14:paraId="1B1D5002" w14:textId="29B07E11" w:rsidR="00453A38" w:rsidRDefault="00453A38" w:rsidP="00C1761F">
      <w:pPr>
        <w:pStyle w:val="footnote"/>
      </w:pPr>
      <w:r>
        <w:rPr>
          <w:rStyle w:val="FootnoteReference"/>
        </w:rPr>
        <w:footnoteRef/>
      </w:r>
      <w:r>
        <w:t xml:space="preserve"> [JS] or “give thanks to,” or “prase,” or “thankfully confess Your Name with praise”</w:t>
      </w:r>
    </w:p>
  </w:footnote>
  <w:footnote w:id="808">
    <w:p w14:paraId="12351032" w14:textId="637DDCD6" w:rsidR="00453A38" w:rsidRDefault="00453A38"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9">
    <w:p w14:paraId="00F8589A" w14:textId="3079BAC3" w:rsidR="00453A38" w:rsidRDefault="00453A38" w:rsidP="00C1761F">
      <w:pPr>
        <w:pStyle w:val="footnote"/>
      </w:pPr>
      <w:r>
        <w:rPr>
          <w:rStyle w:val="FootnoteReference"/>
        </w:rPr>
        <w:footnoteRef/>
      </w:r>
      <w:r>
        <w:t xml:space="preserve"> [JS] or “acknowledge,” or “give thanks to,” or “thankfully confess with praise”</w:t>
      </w:r>
    </w:p>
  </w:footnote>
  <w:footnote w:id="810">
    <w:p w14:paraId="18BB02EB" w14:textId="33FE7177" w:rsidR="00453A38" w:rsidRDefault="00453A3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1">
    <w:p w14:paraId="333B0F0E" w14:textId="4D89FC4A" w:rsidR="00453A38" w:rsidRDefault="00453A38" w:rsidP="00FF6795">
      <w:pPr>
        <w:pStyle w:val="footnote"/>
      </w:pPr>
      <w:r>
        <w:rPr>
          <w:rStyle w:val="FootnoteReference"/>
        </w:rPr>
        <w:footnoteRef/>
      </w:r>
      <w:r>
        <w:t xml:space="preserve"> [JS] literally “those who are exalted” or “the high things”</w:t>
      </w:r>
    </w:p>
  </w:footnote>
  <w:footnote w:id="812">
    <w:p w14:paraId="596BB70E" w14:textId="27F87B4A" w:rsidR="00453A38" w:rsidRDefault="00453A38" w:rsidP="00C544D6">
      <w:pPr>
        <w:pStyle w:val="footnote"/>
      </w:pPr>
      <w:r>
        <w:rPr>
          <w:rStyle w:val="FootnoteReference"/>
        </w:rPr>
        <w:footnoteRef/>
      </w:r>
      <w:r>
        <w:t xml:space="preserve"> The Spirit of the Lord fills the world (Wisdom 1:7). [JS] presence: literally “face”</w:t>
      </w:r>
    </w:p>
  </w:footnote>
  <w:footnote w:id="813">
    <w:p w14:paraId="7AB3BB43" w14:textId="5D02016E" w:rsidR="00453A38" w:rsidRDefault="00453A38" w:rsidP="00485563">
      <w:pPr>
        <w:pStyle w:val="footnote"/>
      </w:pPr>
      <w:r>
        <w:rPr>
          <w:rStyle w:val="FootnoteReference"/>
        </w:rPr>
        <w:footnoteRef/>
      </w:r>
      <w:r>
        <w:t xml:space="preserve"> [JS] or “possess”</w:t>
      </w:r>
    </w:p>
  </w:footnote>
  <w:footnote w:id="814">
    <w:p w14:paraId="145A6B15" w14:textId="77777777" w:rsidR="00453A38" w:rsidRDefault="00453A38" w:rsidP="00C544D6">
      <w:pPr>
        <w:pStyle w:val="footnote"/>
      </w:pPr>
      <w:r>
        <w:rPr>
          <w:rStyle w:val="FootnoteReference"/>
        </w:rPr>
        <w:footnoteRef/>
      </w:r>
      <w:r>
        <w:t xml:space="preserve"> heart: </w:t>
      </w:r>
      <w:r w:rsidRPr="007F3CE8">
        <w:rPr>
          <w:i/>
        </w:rPr>
        <w:t>lit</w:t>
      </w:r>
      <w:r>
        <w:t>. kidneys (seat of the affections in Hebrew thought).</w:t>
      </w:r>
    </w:p>
  </w:footnote>
  <w:footnote w:id="815">
    <w:p w14:paraId="5EA66D53" w14:textId="1C1D5AB6" w:rsidR="00453A38" w:rsidRDefault="00453A38" w:rsidP="00485563">
      <w:pPr>
        <w:pStyle w:val="footnote"/>
      </w:pPr>
      <w:r>
        <w:rPr>
          <w:rStyle w:val="FootnoteReference"/>
        </w:rPr>
        <w:footnoteRef/>
      </w:r>
      <w:r>
        <w:t xml:space="preserve"> [JS] or “give thanks,” or “thankfully confess You with praise”</w:t>
      </w:r>
    </w:p>
  </w:footnote>
  <w:footnote w:id="816">
    <w:p w14:paraId="42F762F1" w14:textId="43ABB4D6" w:rsidR="00453A38" w:rsidRDefault="00453A38" w:rsidP="00676E6A">
      <w:pPr>
        <w:pStyle w:val="footnote"/>
      </w:pPr>
      <w:r>
        <w:rPr>
          <w:rStyle w:val="FootnoteReference"/>
        </w:rPr>
        <w:footnoteRef/>
      </w:r>
      <w:r>
        <w:t xml:space="preserve"> [JS] or “authorities” or “powers”</w:t>
      </w:r>
    </w:p>
  </w:footnote>
  <w:footnote w:id="817">
    <w:p w14:paraId="4E73646F" w14:textId="549C13C9" w:rsidR="00453A38" w:rsidRDefault="00453A38" w:rsidP="00EB72A3">
      <w:pPr>
        <w:pStyle w:val="footnote"/>
      </w:pPr>
      <w:r>
        <w:rPr>
          <w:rStyle w:val="FootnoteReference"/>
        </w:rPr>
        <w:footnoteRef/>
      </w:r>
      <w:r>
        <w:t xml:space="preserve"> [JS] or “and do I not waste away because of my enemies?”</w:t>
      </w:r>
    </w:p>
  </w:footnote>
  <w:footnote w:id="818">
    <w:p w14:paraId="4CC16564" w14:textId="262FCF3B" w:rsidR="00453A38" w:rsidRDefault="00453A38" w:rsidP="00814FC4">
      <w:pPr>
        <w:pStyle w:val="footnote"/>
      </w:pPr>
      <w:r>
        <w:rPr>
          <w:rStyle w:val="FootnoteReference"/>
        </w:rPr>
        <w:footnoteRef/>
      </w:r>
      <w:r>
        <w:t xml:space="preserve"> [JS] or “way of iniquity”</w:t>
      </w:r>
    </w:p>
  </w:footnote>
  <w:footnote w:id="819">
    <w:p w14:paraId="6BCAB3AE" w14:textId="77777777" w:rsidR="00453A38" w:rsidRDefault="00453A38" w:rsidP="00C544D6">
      <w:pPr>
        <w:pStyle w:val="footnote"/>
      </w:pPr>
      <w:r>
        <w:rPr>
          <w:rStyle w:val="FootnoteReference"/>
        </w:rPr>
        <w:footnoteRef/>
      </w:r>
      <w:r>
        <w:t xml:space="preserve"> ‘He gives songs in the night’ (Job. 35:10).</w:t>
      </w:r>
    </w:p>
  </w:footnote>
  <w:footnote w:id="820">
    <w:p w14:paraId="6FFB8AE3" w14:textId="30159915" w:rsidR="00453A38" w:rsidRDefault="00453A38" w:rsidP="00FF4A4F">
      <w:pPr>
        <w:pStyle w:val="footnote"/>
      </w:pPr>
      <w:r>
        <w:rPr>
          <w:rStyle w:val="FootnoteReference"/>
        </w:rPr>
        <w:footnoteRef/>
      </w:r>
      <w:r>
        <w:t xml:space="preserve"> Literally “voice”</w:t>
      </w:r>
    </w:p>
  </w:footnote>
  <w:footnote w:id="821">
    <w:p w14:paraId="1995E6B7" w14:textId="70D38F62" w:rsidR="00453A38" w:rsidRDefault="00453A38" w:rsidP="00EB72A3">
      <w:pPr>
        <w:pStyle w:val="footnote"/>
      </w:pPr>
      <w:r>
        <w:rPr>
          <w:rStyle w:val="FootnoteReference"/>
        </w:rPr>
        <w:footnoteRef/>
      </w:r>
      <w:r>
        <w:t xml:space="preserve"> [JS] or “praise,” or “give thanks to,” or “thankfully confess with praise”</w:t>
      </w:r>
    </w:p>
  </w:footnote>
  <w:footnote w:id="822">
    <w:p w14:paraId="7EBC0985" w14:textId="77777777" w:rsidR="00453A38" w:rsidRDefault="00453A38" w:rsidP="00784373">
      <w:pPr>
        <w:pStyle w:val="footnote"/>
      </w:pPr>
      <w:r>
        <w:rPr>
          <w:rStyle w:val="FootnoteReference"/>
        </w:rPr>
        <w:footnoteRef/>
      </w:r>
      <w:r>
        <w:t xml:space="preserve"> [JS] or “Hades”.</w:t>
      </w:r>
    </w:p>
  </w:footnote>
  <w:footnote w:id="823">
    <w:p w14:paraId="5A5C1D1C" w14:textId="586EEB89" w:rsidR="00453A38" w:rsidRDefault="00453A3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4">
    <w:p w14:paraId="1AD5A19A" w14:textId="77777777" w:rsidR="00453A38" w:rsidRDefault="00453A38" w:rsidP="00C544D6">
      <w:pPr>
        <w:pStyle w:val="footnote"/>
      </w:pPr>
      <w:r>
        <w:rPr>
          <w:rStyle w:val="FootnoteReference"/>
        </w:rPr>
        <w:footnoteRef/>
      </w:r>
      <w:r>
        <w:t xml:space="preserve"> this way: the confession of Christ (2 Tim. 3:12).</w:t>
      </w:r>
    </w:p>
  </w:footnote>
  <w:footnote w:id="825">
    <w:p w14:paraId="1B4DA4D8" w14:textId="4D3CDF72" w:rsidR="00453A38" w:rsidRDefault="00453A38" w:rsidP="00EB72A3">
      <w:pPr>
        <w:pStyle w:val="footnote"/>
      </w:pPr>
      <w:r>
        <w:rPr>
          <w:rStyle w:val="FootnoteReference"/>
        </w:rPr>
        <w:footnoteRef/>
      </w:r>
      <w:r>
        <w:t xml:space="preserve"> [JS] or “praise” or “thive thanks to,” or “thankfully confess with praise”</w:t>
      </w:r>
    </w:p>
  </w:footnote>
  <w:footnote w:id="826">
    <w:p w14:paraId="10A5500A" w14:textId="77777777" w:rsidR="00453A38" w:rsidRDefault="00453A38" w:rsidP="00C544D6">
      <w:pPr>
        <w:pStyle w:val="footnote"/>
      </w:pPr>
      <w:r>
        <w:rPr>
          <w:rStyle w:val="FootnoteReference"/>
        </w:rPr>
        <w:footnoteRef/>
      </w:r>
      <w:r>
        <w:t xml:space="preserve"> These two lines are identical with Lamentations 3:6.</w:t>
      </w:r>
    </w:p>
  </w:footnote>
  <w:footnote w:id="827">
    <w:p w14:paraId="30FC40DD" w14:textId="11119DF6" w:rsidR="00453A38" w:rsidRDefault="00453A38" w:rsidP="00C544D6">
      <w:pPr>
        <w:pStyle w:val="footnote"/>
      </w:pPr>
      <w:r>
        <w:rPr>
          <w:rStyle w:val="FootnoteReference"/>
        </w:rPr>
        <w:footnoteRef/>
      </w:r>
      <w:r>
        <w:t xml:space="preserve"> Cf. Rev. 10:5; Ezek. 20:23,28,42; Deut. 32:14.</w:t>
      </w:r>
    </w:p>
  </w:footnote>
  <w:footnote w:id="828">
    <w:p w14:paraId="58511EB9" w14:textId="77777777" w:rsidR="00453A38" w:rsidRDefault="00453A3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9">
    <w:p w14:paraId="3B148124" w14:textId="77777777" w:rsidR="00453A38" w:rsidRDefault="00453A3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0">
    <w:p w14:paraId="1CAB0511" w14:textId="43E4190B" w:rsidR="00453A38" w:rsidRDefault="00453A38" w:rsidP="00C544D6">
      <w:pPr>
        <w:pStyle w:val="footnote"/>
      </w:pPr>
      <w:r>
        <w:rPr>
          <w:rStyle w:val="FootnoteReference"/>
        </w:rPr>
        <w:footnoteRef/>
      </w:r>
      <w:r>
        <w:t xml:space="preserve"> Cf. ‘If I am lifted up from the earth, I will draw all men to Me’ (Jn. 12:32). See also Psalm 45:11 and the note there.</w:t>
      </w:r>
    </w:p>
  </w:footnote>
  <w:footnote w:id="831">
    <w:p w14:paraId="13B01E95" w14:textId="737A6D70" w:rsidR="00453A38" w:rsidRDefault="00453A38" w:rsidP="00F53108">
      <w:pPr>
        <w:pStyle w:val="footnote"/>
      </w:pPr>
      <w:r>
        <w:rPr>
          <w:rStyle w:val="FootnoteReference"/>
        </w:rPr>
        <w:footnoteRef/>
      </w:r>
      <w:r>
        <w:t xml:space="preserve"> [JS] or “gush forth”, “overflow”</w:t>
      </w:r>
    </w:p>
  </w:footnote>
  <w:footnote w:id="832">
    <w:p w14:paraId="291B5302" w14:textId="22414254" w:rsidR="00453A38" w:rsidRDefault="00453A38" w:rsidP="00F53108">
      <w:pPr>
        <w:pStyle w:val="footnote"/>
      </w:pPr>
      <w:r>
        <w:rPr>
          <w:rStyle w:val="FootnoteReference"/>
        </w:rPr>
        <w:footnoteRef/>
      </w:r>
      <w:r>
        <w:t xml:space="preserve"> [JS] or “thankfully confess You with praise”, or “praise”, or “give thanks to”</w:t>
      </w:r>
    </w:p>
  </w:footnote>
  <w:footnote w:id="833">
    <w:p w14:paraId="7FEF7BE1" w14:textId="0F451A05" w:rsidR="00453A38" w:rsidRDefault="00453A38" w:rsidP="008D3680">
      <w:pPr>
        <w:pStyle w:val="footnote"/>
      </w:pPr>
      <w:r>
        <w:rPr>
          <w:rStyle w:val="FootnoteReference"/>
        </w:rPr>
        <w:footnoteRef/>
      </w:r>
      <w:r>
        <w:t xml:space="preserve"> [JS] literally “holy ones”</w:t>
      </w:r>
    </w:p>
  </w:footnote>
  <w:footnote w:id="834">
    <w:p w14:paraId="67EE1F7C" w14:textId="1AC854C4" w:rsidR="00453A38" w:rsidRDefault="00453A38"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5">
    <w:p w14:paraId="353ACEBC" w14:textId="59328CB4" w:rsidR="00453A38" w:rsidRDefault="00453A38" w:rsidP="00C544D6">
      <w:pPr>
        <w:pStyle w:val="footnote"/>
      </w:pPr>
      <w:r>
        <w:rPr>
          <w:rStyle w:val="FootnoteReference"/>
        </w:rPr>
        <w:footnoteRef/>
      </w:r>
      <w:r>
        <w:t xml:space="preserve"> Cf. Ps. 145:2 with Ps. 103:33. Only verbs differ.</w:t>
      </w:r>
    </w:p>
  </w:footnote>
  <w:footnote w:id="836">
    <w:p w14:paraId="35C0C4DD" w14:textId="71AC6682" w:rsidR="00453A38" w:rsidRDefault="00453A38" w:rsidP="007F50FD">
      <w:pPr>
        <w:pStyle w:val="footnote"/>
      </w:pPr>
      <w:r>
        <w:rPr>
          <w:rStyle w:val="FootnoteReference"/>
        </w:rPr>
        <w:footnoteRef/>
      </w:r>
      <w:r>
        <w:t xml:space="preserve"> [JS] or “spirit”</w:t>
      </w:r>
    </w:p>
  </w:footnote>
  <w:footnote w:id="837">
    <w:p w14:paraId="23EB32F2" w14:textId="235BD424" w:rsidR="00453A38" w:rsidRDefault="00453A38" w:rsidP="007F50FD">
      <w:pPr>
        <w:pStyle w:val="footnote"/>
      </w:pPr>
      <w:r>
        <w:rPr>
          <w:rStyle w:val="FootnoteReference"/>
        </w:rPr>
        <w:footnoteRef/>
      </w:r>
      <w:r>
        <w:t xml:space="preserve"> [JS] thoughts, or designs, plans, projects</w:t>
      </w:r>
    </w:p>
  </w:footnote>
  <w:footnote w:id="838">
    <w:p w14:paraId="1E480973" w14:textId="3F051D55" w:rsidR="00453A38" w:rsidRDefault="00453A38" w:rsidP="007F50FD">
      <w:pPr>
        <w:pStyle w:val="footnote"/>
      </w:pPr>
      <w:r>
        <w:rPr>
          <w:rStyle w:val="FootnoteReference"/>
        </w:rPr>
        <w:footnoteRef/>
      </w:r>
      <w:r>
        <w:t xml:space="preserve"> [JS] or “guards”</w:t>
      </w:r>
    </w:p>
  </w:footnote>
  <w:footnote w:id="839">
    <w:p w14:paraId="6A1BF79E" w14:textId="2C42AEE5" w:rsidR="00453A38" w:rsidRDefault="00453A38" w:rsidP="007F50FD">
      <w:pPr>
        <w:pStyle w:val="footnote"/>
      </w:pPr>
      <w:r>
        <w:rPr>
          <w:rStyle w:val="FootnoteReference"/>
        </w:rPr>
        <w:footnoteRef/>
      </w:r>
      <w:r>
        <w:t xml:space="preserve"> [JS] or “frees the prisoners”</w:t>
      </w:r>
    </w:p>
  </w:footnote>
  <w:footnote w:id="840">
    <w:p w14:paraId="5D5111FF" w14:textId="66B6F812" w:rsidR="00453A38" w:rsidRDefault="00453A38" w:rsidP="007F50FD">
      <w:pPr>
        <w:pStyle w:val="footnote"/>
      </w:pPr>
      <w:r>
        <w:rPr>
          <w:rStyle w:val="FootnoteReference"/>
        </w:rPr>
        <w:footnoteRef/>
      </w:r>
      <w:r>
        <w:t xml:space="preserve"> [JS] or “bent”</w:t>
      </w:r>
    </w:p>
  </w:footnote>
  <w:footnote w:id="841">
    <w:p w14:paraId="4090A924" w14:textId="68E30641" w:rsidR="00453A38" w:rsidRDefault="00453A38" w:rsidP="007F50FD">
      <w:pPr>
        <w:pStyle w:val="footnote"/>
      </w:pPr>
      <w:r>
        <w:rPr>
          <w:rStyle w:val="FootnoteReference"/>
        </w:rPr>
        <w:footnoteRef/>
      </w:r>
      <w:r>
        <w:t xml:space="preserve"> [JS] or “skill”</w:t>
      </w:r>
    </w:p>
  </w:footnote>
  <w:footnote w:id="842">
    <w:p w14:paraId="6F819BD3" w14:textId="78976808" w:rsidR="00453A38" w:rsidRDefault="00453A38" w:rsidP="007F50FD">
      <w:pPr>
        <w:pStyle w:val="footnote"/>
      </w:pPr>
      <w:r>
        <w:rPr>
          <w:rStyle w:val="FootnoteReference"/>
        </w:rPr>
        <w:footnoteRef/>
      </w:r>
      <w:r>
        <w:t xml:space="preserve"> [JS] or “foreigners”</w:t>
      </w:r>
    </w:p>
  </w:footnote>
  <w:footnote w:id="843">
    <w:p w14:paraId="78560DE2" w14:textId="6759CA05" w:rsidR="00453A38" w:rsidRDefault="00453A38" w:rsidP="007F50FD">
      <w:pPr>
        <w:pStyle w:val="footnote"/>
      </w:pPr>
      <w:r>
        <w:rPr>
          <w:rStyle w:val="FootnoteReference"/>
        </w:rPr>
        <w:footnoteRef/>
      </w:r>
      <w:r>
        <w:t xml:space="preserve"> [JS] or a psalm, or a melody</w:t>
      </w:r>
    </w:p>
  </w:footnote>
  <w:footnote w:id="844">
    <w:p w14:paraId="2C19D159" w14:textId="3C9E27D5" w:rsidR="00453A38" w:rsidRDefault="00453A38" w:rsidP="00F258B1">
      <w:pPr>
        <w:pStyle w:val="footnote"/>
      </w:pPr>
      <w:r>
        <w:rPr>
          <w:rStyle w:val="FootnoteReference"/>
        </w:rPr>
        <w:footnoteRef/>
      </w:r>
      <w:r>
        <w:t xml:space="preserve"> </w:t>
      </w:r>
      <w:r w:rsidRPr="00D813A7">
        <w:rPr>
          <w:i/>
        </w:rPr>
        <w:t>Lit</w:t>
      </w:r>
      <w:r>
        <w:t>. ‘dispersions’. Cf. Mt. 24:31.</w:t>
      </w:r>
    </w:p>
  </w:footnote>
  <w:footnote w:id="845">
    <w:p w14:paraId="7AC7AD8B" w14:textId="5BFFD4CA" w:rsidR="00453A38" w:rsidRDefault="00453A38"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6">
    <w:p w14:paraId="1F0F4402" w14:textId="056F6B42" w:rsidR="00453A38" w:rsidRDefault="00453A38" w:rsidP="00CD1E61">
      <w:pPr>
        <w:pStyle w:val="footnote"/>
      </w:pPr>
      <w:r>
        <w:rPr>
          <w:rStyle w:val="FootnoteReference"/>
        </w:rPr>
        <w:footnoteRef/>
      </w:r>
      <w:r>
        <w:t xml:space="preserve"> [JS] or word, or teaching</w:t>
      </w:r>
    </w:p>
  </w:footnote>
  <w:footnote w:id="847">
    <w:p w14:paraId="407F2DDB" w14:textId="624657B1" w:rsidR="00453A38" w:rsidRDefault="00453A38"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8">
    <w:p w14:paraId="35167DCD" w14:textId="373FC63F" w:rsidR="00453A38" w:rsidRDefault="00453A38" w:rsidP="00DE04F0">
      <w:pPr>
        <w:pStyle w:val="footnote"/>
      </w:pPr>
      <w:r>
        <w:rPr>
          <w:rStyle w:val="FootnoteReference"/>
        </w:rPr>
        <w:footnoteRef/>
      </w:r>
      <w:r>
        <w:t xml:space="preserve"> [JS] or “stormy wind”</w:t>
      </w:r>
    </w:p>
  </w:footnote>
  <w:footnote w:id="849">
    <w:p w14:paraId="596CA46F" w14:textId="3CE69ED5" w:rsidR="00453A38" w:rsidRDefault="00453A38" w:rsidP="00DE04F0">
      <w:pPr>
        <w:pStyle w:val="footnote"/>
      </w:pPr>
      <w:r>
        <w:rPr>
          <w:rStyle w:val="FootnoteReference"/>
        </w:rPr>
        <w:footnoteRef/>
      </w:r>
      <w:r>
        <w:t xml:space="preserve"> [JS] or “maidens,” or “unmarried women”</w:t>
      </w:r>
    </w:p>
  </w:footnote>
  <w:footnote w:id="850">
    <w:p w14:paraId="302477DE" w14:textId="111432A8" w:rsidR="00453A38" w:rsidRDefault="00453A38"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1">
    <w:p w14:paraId="33D71E70" w14:textId="2D5394E7" w:rsidR="00453A38" w:rsidRDefault="00453A38" w:rsidP="007039A0">
      <w:pPr>
        <w:pStyle w:val="footnote"/>
      </w:pPr>
      <w:r>
        <w:rPr>
          <w:rStyle w:val="FootnoteReference"/>
        </w:rPr>
        <w:footnoteRef/>
      </w:r>
      <w:r>
        <w:t xml:space="preserve"> [JS] literally, “And He will raise/exalt the horn of His people”</w:t>
      </w:r>
    </w:p>
  </w:footnote>
  <w:footnote w:id="852">
    <w:p w14:paraId="43AD805B" w14:textId="6DFE2128" w:rsidR="00453A38" w:rsidRDefault="00453A38" w:rsidP="007039A0">
      <w:pPr>
        <w:pStyle w:val="footnote"/>
      </w:pPr>
      <w:r>
        <w:rPr>
          <w:rStyle w:val="FootnoteReference"/>
        </w:rPr>
        <w:footnoteRef/>
      </w:r>
      <w:r>
        <w:t xml:space="preserve"> [JS] “assembly”</w:t>
      </w:r>
    </w:p>
  </w:footnote>
  <w:footnote w:id="853">
    <w:p w14:paraId="0C277B75" w14:textId="51E0F674" w:rsidR="00453A38" w:rsidRDefault="00453A38" w:rsidP="007039A0">
      <w:pPr>
        <w:pStyle w:val="footnote"/>
      </w:pPr>
      <w:r>
        <w:rPr>
          <w:rStyle w:val="FootnoteReference"/>
        </w:rPr>
        <w:footnoteRef/>
      </w:r>
      <w:r>
        <w:t xml:space="preserve"> [JS] Coptic has “in the chorus”</w:t>
      </w:r>
    </w:p>
  </w:footnote>
  <w:footnote w:id="854">
    <w:p w14:paraId="195C17E1" w14:textId="7FE4BA09" w:rsidR="00453A38" w:rsidRDefault="00453A38" w:rsidP="00704A33">
      <w:pPr>
        <w:pStyle w:val="footnote"/>
      </w:pPr>
      <w:r>
        <w:rPr>
          <w:rStyle w:val="FootnoteReference"/>
        </w:rPr>
        <w:footnoteRef/>
      </w:r>
      <w:r>
        <w:t xml:space="preserve"> [JS] Fr. Athanasius has “exalt,” See the Liturgy of Mesori 26)</w:t>
      </w:r>
    </w:p>
  </w:footnote>
  <w:footnote w:id="855">
    <w:p w14:paraId="7329AB19" w14:textId="77777777" w:rsidR="00453A38" w:rsidRDefault="00453A38" w:rsidP="00F258B1">
      <w:pPr>
        <w:pStyle w:val="footnote"/>
      </w:pPr>
      <w:r>
        <w:rPr>
          <w:rStyle w:val="FootnoteReference"/>
        </w:rPr>
        <w:footnoteRef/>
      </w:r>
      <w:r>
        <w:t xml:space="preserve"> two-edged sword: praise which conquers Amalek (St. Chrysostom).</w:t>
      </w:r>
    </w:p>
  </w:footnote>
  <w:footnote w:id="856">
    <w:p w14:paraId="2095C32A" w14:textId="77777777" w:rsidR="00453A38" w:rsidRDefault="00453A38" w:rsidP="00F258B1">
      <w:pPr>
        <w:pStyle w:val="footnote"/>
      </w:pPr>
      <w:r>
        <w:rPr>
          <w:rStyle w:val="FootnoteReference"/>
        </w:rPr>
        <w:footnoteRef/>
      </w:r>
      <w:r>
        <w:t xml:space="preserve"> ‘Holiness of life is the mother of glory’ (St Theodoret).</w:t>
      </w:r>
    </w:p>
  </w:footnote>
  <w:footnote w:id="857">
    <w:p w14:paraId="4C5EFC08" w14:textId="6D588D58" w:rsidR="00453A38" w:rsidRDefault="00453A38" w:rsidP="00AE5C5A">
      <w:pPr>
        <w:pStyle w:val="footnote"/>
      </w:pPr>
      <w:r>
        <w:rPr>
          <w:rStyle w:val="FootnoteReference"/>
        </w:rPr>
        <w:footnoteRef/>
      </w:r>
      <w:r>
        <w:t xml:space="preserve"> [JS] variant reading, “harp and lyre”</w:t>
      </w:r>
    </w:p>
  </w:footnote>
  <w:footnote w:id="858">
    <w:p w14:paraId="34B39967" w14:textId="2F98E45D" w:rsidR="00453A38" w:rsidRDefault="00453A38" w:rsidP="00AE5C5A">
      <w:pPr>
        <w:pStyle w:val="footnote"/>
      </w:pPr>
      <w:r>
        <w:rPr>
          <w:rStyle w:val="FootnoteReference"/>
        </w:rPr>
        <w:footnoteRef/>
      </w:r>
      <w:r>
        <w:t xml:space="preserve"> [JS] Coptic has “chorus” in place of “dance”</w:t>
      </w:r>
    </w:p>
  </w:footnote>
  <w:footnote w:id="859">
    <w:p w14:paraId="3F01F63D" w14:textId="7FB71CE4" w:rsidR="00453A38" w:rsidRDefault="00453A38" w:rsidP="00FB1741">
      <w:pPr>
        <w:pStyle w:val="footnote"/>
      </w:pPr>
      <w:r>
        <w:rPr>
          <w:rStyle w:val="FootnoteReference"/>
        </w:rPr>
        <w:footnoteRef/>
      </w:r>
      <w:r>
        <w:t xml:space="preserve"> [JS] or “allophyle”, which means “foreigner”, but specificially in reference to Philistines.</w:t>
      </w:r>
    </w:p>
  </w:footnote>
  <w:footnote w:id="860">
    <w:p w14:paraId="234F96D1" w14:textId="322FE18B" w:rsidR="00453A38" w:rsidRDefault="00453A38" w:rsidP="00865C59">
      <w:pPr>
        <w:pStyle w:val="footnote"/>
      </w:pPr>
      <w:r>
        <w:rPr>
          <w:rStyle w:val="FootnoteReference"/>
        </w:rPr>
        <w:footnoteRef/>
      </w:r>
      <w:r>
        <w:t xml:space="preserve"> Or “Spirit”</w:t>
      </w:r>
    </w:p>
  </w:footnote>
  <w:footnote w:id="861">
    <w:p w14:paraId="296DD30B" w14:textId="77777777" w:rsidR="00453A38" w:rsidRDefault="00453A38"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2">
    <w:p w14:paraId="75462569" w14:textId="77777777" w:rsidR="00453A38" w:rsidRDefault="00453A38" w:rsidP="00344A59">
      <w:pPr>
        <w:pStyle w:val="footnote"/>
      </w:pPr>
      <w:r>
        <w:rPr>
          <w:rStyle w:val="FootnoteReference"/>
        </w:rPr>
        <w:footnoteRef/>
      </w:r>
      <w:r>
        <w:t xml:space="preserve"> The “alleluia” in each vs is inserted into each verse of the Psalm</w:t>
      </w:r>
    </w:p>
  </w:footnote>
  <w:footnote w:id="863">
    <w:p w14:paraId="1F1613E0" w14:textId="77777777" w:rsidR="00453A38" w:rsidRDefault="00453A38"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4">
    <w:p w14:paraId="001DC1B4" w14:textId="77777777" w:rsidR="00453A38" w:rsidRDefault="00453A38" w:rsidP="00A7333E">
      <w:pPr>
        <w:pStyle w:val="footnote"/>
      </w:pPr>
      <w:r>
        <w:rPr>
          <w:rStyle w:val="FootnoteReference"/>
        </w:rPr>
        <w:footnoteRef/>
      </w:r>
      <w:r>
        <w:t xml:space="preserve"> Do obiesance</w:t>
      </w:r>
    </w:p>
  </w:footnote>
  <w:footnote w:id="865">
    <w:p w14:paraId="109CBDA9" w14:textId="77777777" w:rsidR="00453A38" w:rsidRDefault="00453A38" w:rsidP="00A7333E">
      <w:pPr>
        <w:pStyle w:val="footnote"/>
      </w:pPr>
      <w:r>
        <w:rPr>
          <w:rStyle w:val="FootnoteReference"/>
        </w:rPr>
        <w:footnoteRef/>
      </w:r>
      <w:r>
        <w:t xml:space="preserve"> Literally, “horn”</w:t>
      </w:r>
    </w:p>
  </w:footnote>
  <w:footnote w:id="866">
    <w:p w14:paraId="6824A765" w14:textId="77777777" w:rsidR="00453A38" w:rsidRDefault="00453A38" w:rsidP="00A7333E">
      <w:pPr>
        <w:pStyle w:val="footnote"/>
      </w:pPr>
      <w:r>
        <w:rPr>
          <w:rStyle w:val="FootnoteReference"/>
        </w:rPr>
        <w:footnoteRef/>
      </w:r>
      <w:r>
        <w:t xml:space="preserve"> Or, “ways”</w:t>
      </w:r>
    </w:p>
  </w:footnote>
  <w:footnote w:id="867">
    <w:p w14:paraId="6136C7AC" w14:textId="77777777" w:rsidR="00453A38" w:rsidRDefault="00453A38" w:rsidP="00A7333E">
      <w:pPr>
        <w:pStyle w:val="footnote"/>
      </w:pPr>
      <w:r>
        <w:rPr>
          <w:rStyle w:val="FootnoteReference"/>
        </w:rPr>
        <w:footnoteRef/>
      </w:r>
      <w:r>
        <w:t xml:space="preserve"> Literally, “exalt the horn”</w:t>
      </w:r>
    </w:p>
  </w:footnote>
  <w:footnote w:id="868">
    <w:p w14:paraId="0D97069A" w14:textId="77777777" w:rsidR="00453A38" w:rsidRDefault="00453A38" w:rsidP="00A7333E">
      <w:pPr>
        <w:pStyle w:val="footnote"/>
      </w:pPr>
      <w:r>
        <w:rPr>
          <w:rStyle w:val="FootnoteReference"/>
        </w:rPr>
        <w:footnoteRef/>
      </w:r>
      <w:r>
        <w:t xml:space="preserve"> Or “christs”</w:t>
      </w:r>
    </w:p>
  </w:footnote>
  <w:footnote w:id="869">
    <w:p w14:paraId="75E4F1BF" w14:textId="77777777" w:rsidR="00453A38" w:rsidRDefault="00453A38" w:rsidP="00A7333E">
      <w:pPr>
        <w:pStyle w:val="footnote"/>
      </w:pPr>
      <w:r>
        <w:rPr>
          <w:rStyle w:val="FootnoteReference"/>
        </w:rPr>
        <w:footnoteRef/>
      </w:r>
      <w:r>
        <w:t xml:space="preserve"> Or “workers of iniquity”</w:t>
      </w:r>
    </w:p>
  </w:footnote>
  <w:footnote w:id="870">
    <w:p w14:paraId="6B1B283E" w14:textId="77777777" w:rsidR="00453A38" w:rsidRDefault="00453A38"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1">
    <w:p w14:paraId="0BE3B61B" w14:textId="77777777" w:rsidR="00453A38" w:rsidRDefault="00453A38" w:rsidP="00A7333E">
      <w:pPr>
        <w:pStyle w:val="footnote"/>
      </w:pPr>
      <w:r>
        <w:rPr>
          <w:rStyle w:val="FootnoteReference"/>
        </w:rPr>
        <w:footnoteRef/>
      </w:r>
      <w:r>
        <w:t xml:space="preserve"> or “blessing”</w:t>
      </w:r>
    </w:p>
  </w:footnote>
  <w:footnote w:id="872">
    <w:p w14:paraId="39CDECB8" w14:textId="77777777" w:rsidR="00453A38" w:rsidRDefault="00453A38" w:rsidP="00A7333E">
      <w:pPr>
        <w:pStyle w:val="footnote"/>
      </w:pPr>
      <w:r>
        <w:rPr>
          <w:rStyle w:val="FootnoteReference"/>
        </w:rPr>
        <w:footnoteRef/>
      </w:r>
      <w:r>
        <w:t xml:space="preserve"> Or “Thy holy Name we do utter”</w:t>
      </w:r>
    </w:p>
  </w:footnote>
  <w:footnote w:id="873">
    <w:p w14:paraId="2BFF308D" w14:textId="77777777" w:rsidR="00453A38" w:rsidRDefault="00453A38" w:rsidP="00A7333E">
      <w:pPr>
        <w:pStyle w:val="footnote"/>
      </w:pPr>
      <w:r>
        <w:rPr>
          <w:rStyle w:val="FootnoteReference"/>
        </w:rPr>
        <w:footnoteRef/>
      </w:r>
      <w:r>
        <w:t xml:space="preserve"> Or “May it be so, Lord!”</w:t>
      </w:r>
    </w:p>
  </w:footnote>
  <w:footnote w:id="874">
    <w:p w14:paraId="7211B02A" w14:textId="77777777" w:rsidR="00453A38" w:rsidRDefault="00453A38" w:rsidP="008A378B">
      <w:pPr>
        <w:pStyle w:val="footnote"/>
      </w:pPr>
      <w:r>
        <w:rPr>
          <w:rStyle w:val="FootnoteReference"/>
        </w:rPr>
        <w:footnoteRef/>
      </w:r>
      <w:r>
        <w:t xml:space="preserve"> Or “thankfully confess You with praise”</w:t>
      </w:r>
    </w:p>
  </w:footnote>
  <w:footnote w:id="875">
    <w:p w14:paraId="693B122B" w14:textId="28D696D4" w:rsidR="00453A38" w:rsidRDefault="00453A38"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6">
    <w:p w14:paraId="7672FC08" w14:textId="77777777" w:rsidR="00453A38" w:rsidRDefault="00453A38" w:rsidP="00A7333E">
      <w:pPr>
        <w:pStyle w:val="footnote"/>
      </w:pPr>
      <w:r>
        <w:rPr>
          <w:rStyle w:val="FootnoteReference"/>
        </w:rPr>
        <w:footnoteRef/>
      </w:r>
      <w:r>
        <w:t xml:space="preserve"> Latria</w:t>
      </w:r>
    </w:p>
  </w:footnote>
  <w:footnote w:id="877">
    <w:p w14:paraId="6A1BE515" w14:textId="5E13A526" w:rsidR="00453A38" w:rsidRDefault="00453A38" w:rsidP="00426715">
      <w:pPr>
        <w:pStyle w:val="footnote"/>
      </w:pPr>
      <w:r>
        <w:rPr>
          <w:rStyle w:val="FootnoteReference"/>
        </w:rPr>
        <w:footnoteRef/>
      </w:r>
      <w:r>
        <w:t xml:space="preserve"> Or, “Sing a hymn to Him, and exalt Him beyond measure unto the ages.”</w:t>
      </w:r>
    </w:p>
  </w:footnote>
  <w:footnote w:id="878">
    <w:p w14:paraId="68D0AB21" w14:textId="61EA66CA" w:rsidR="00453A38" w:rsidRDefault="00453A38" w:rsidP="00426715">
      <w:pPr>
        <w:pStyle w:val="footnote"/>
      </w:pPr>
      <w:r>
        <w:rPr>
          <w:rStyle w:val="FootnoteReference"/>
        </w:rPr>
        <w:footnoteRef/>
      </w:r>
      <w:r>
        <w:t xml:space="preserve"> This verse is lacking in the Greek.</w:t>
      </w:r>
    </w:p>
  </w:footnote>
  <w:footnote w:id="879">
    <w:p w14:paraId="26544D11" w14:textId="10502CC8" w:rsidR="00453A38" w:rsidRDefault="00453A38" w:rsidP="007757C9">
      <w:pPr>
        <w:pStyle w:val="footnote"/>
      </w:pPr>
      <w:r>
        <w:rPr>
          <w:rStyle w:val="FootnoteReference"/>
        </w:rPr>
        <w:footnoteRef/>
      </w:r>
      <w:r>
        <w:t xml:space="preserve"> In Greek this verse breaks the pattern and has “Let the earth bless the Lord…”</w:t>
      </w:r>
    </w:p>
  </w:footnote>
  <w:footnote w:id="880">
    <w:p w14:paraId="00301B8D" w14:textId="27445427" w:rsidR="00453A38" w:rsidRDefault="00453A38" w:rsidP="007757C9">
      <w:pPr>
        <w:pStyle w:val="footnote"/>
      </w:pPr>
      <w:r>
        <w:rPr>
          <w:rStyle w:val="FootnoteReference"/>
        </w:rPr>
        <w:footnoteRef/>
      </w:r>
      <w:r>
        <w:t xml:space="preserve"> Greek has “sea-monsters”</w:t>
      </w:r>
    </w:p>
  </w:footnote>
  <w:footnote w:id="881">
    <w:p w14:paraId="0ECD7B50" w14:textId="7593729A" w:rsidR="00453A38" w:rsidRDefault="00453A38" w:rsidP="007757C9">
      <w:pPr>
        <w:pStyle w:val="footnote"/>
      </w:pPr>
      <w:r>
        <w:rPr>
          <w:rStyle w:val="FootnoteReference"/>
        </w:rPr>
        <w:footnoteRef/>
      </w:r>
      <w:r>
        <w:t xml:space="preserve"> [] not found in Gk.</w:t>
      </w:r>
    </w:p>
  </w:footnote>
  <w:footnote w:id="882">
    <w:p w14:paraId="0A00818E" w14:textId="6F9A1D3E" w:rsidR="00453A38" w:rsidRDefault="00453A38"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3">
    <w:p w14:paraId="4C080563" w14:textId="076FB7DA" w:rsidR="00453A38" w:rsidRDefault="00453A38"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4">
    <w:p w14:paraId="52E6C24B" w14:textId="77777777" w:rsidR="00453A38" w:rsidRDefault="00453A38" w:rsidP="003758F4">
      <w:pPr>
        <w:pStyle w:val="footnote"/>
      </w:pPr>
      <w:r>
        <w:rPr>
          <w:rStyle w:val="FootnoteReference"/>
        </w:rPr>
        <w:footnoteRef/>
      </w:r>
      <w:r>
        <w:t xml:space="preserve"> Or, “Sing a hymn to Him, and exalt Him beyond measure unto the ages.”</w:t>
      </w:r>
    </w:p>
  </w:footnote>
  <w:footnote w:id="885">
    <w:p w14:paraId="3AF01027" w14:textId="77777777" w:rsidR="00453A38" w:rsidRDefault="00453A38" w:rsidP="003758F4">
      <w:pPr>
        <w:pStyle w:val="footnote"/>
      </w:pPr>
      <w:r>
        <w:rPr>
          <w:rStyle w:val="FootnoteReference"/>
        </w:rPr>
        <w:footnoteRef/>
      </w:r>
      <w:r>
        <w:t xml:space="preserve"> In Greek this verse breaks the pattern and has “Let the earth bless the Lord…”</w:t>
      </w:r>
    </w:p>
  </w:footnote>
  <w:footnote w:id="886">
    <w:p w14:paraId="29625A78" w14:textId="77777777" w:rsidR="00453A38" w:rsidRDefault="00453A38" w:rsidP="003758F4">
      <w:pPr>
        <w:pStyle w:val="footnote"/>
      </w:pPr>
      <w:r>
        <w:rPr>
          <w:rStyle w:val="FootnoteReference"/>
        </w:rPr>
        <w:footnoteRef/>
      </w:r>
      <w:r>
        <w:t xml:space="preserve"> [] not found in Gk.</w:t>
      </w:r>
    </w:p>
  </w:footnote>
  <w:footnote w:id="887">
    <w:p w14:paraId="3D357C32" w14:textId="77777777" w:rsidR="00453A38" w:rsidRDefault="00453A38"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8">
    <w:p w14:paraId="206912E7" w14:textId="77777777" w:rsidR="00453A38" w:rsidRDefault="00453A3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7A06DB04" w14:textId="77777777" w:rsidR="00453A38" w:rsidRDefault="00453A3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8892EF0" w14:textId="6E1CE2C1" w:rsidR="00453A38" w:rsidRPr="008D5F3D" w:rsidRDefault="00453A38" w:rsidP="008D5F3D">
      <w:pPr>
        <w:pStyle w:val="footnote"/>
      </w:pPr>
      <w:r>
        <w:rPr>
          <w:rStyle w:val="FootnoteReference"/>
        </w:rPr>
        <w:footnoteRef/>
      </w:r>
      <w:r>
        <w:t xml:space="preserve"> [JS] Greek has “stars and light,” while Coptic has “stars of light”</w:t>
      </w:r>
    </w:p>
  </w:footnote>
  <w:footnote w:id="891">
    <w:p w14:paraId="6888EF75" w14:textId="7291EAAC" w:rsidR="00453A38" w:rsidRDefault="00453A38" w:rsidP="00A17656">
      <w:pPr>
        <w:pStyle w:val="footnote"/>
      </w:pPr>
      <w:r>
        <w:rPr>
          <w:rStyle w:val="FootnoteReference"/>
        </w:rPr>
        <w:footnoteRef/>
      </w:r>
      <w:r>
        <w:t xml:space="preserve"> [JS] Gk has “confession/praise of Him is in the earth and heaven”</w:t>
      </w:r>
    </w:p>
  </w:footnote>
  <w:footnote w:id="892">
    <w:p w14:paraId="0C9270F2" w14:textId="14BEF321" w:rsidR="00453A38" w:rsidRDefault="00453A38" w:rsidP="00A17656">
      <w:pPr>
        <w:pStyle w:val="footnote"/>
      </w:pPr>
      <w:r>
        <w:rPr>
          <w:rStyle w:val="FootnoteReference"/>
        </w:rPr>
        <w:footnoteRef/>
      </w:r>
      <w:r>
        <w:t xml:space="preserve"> [JS] literally, “And He will exalt the horn of His people”</w:t>
      </w:r>
    </w:p>
  </w:footnote>
  <w:footnote w:id="893">
    <w:p w14:paraId="2890F7AF" w14:textId="127DC52C" w:rsidR="00453A38" w:rsidRDefault="00453A38" w:rsidP="008A107E">
      <w:pPr>
        <w:pStyle w:val="footnote"/>
      </w:pPr>
      <w:r>
        <w:rPr>
          <w:rStyle w:val="FootnoteReference"/>
        </w:rPr>
        <w:footnoteRef/>
      </w:r>
      <w:r>
        <w:t xml:space="preserve"> or “statutes.” The meaning is the same as in Ps 118: statutes, ordinances, or truths. Literally, “engraved things”</w:t>
      </w:r>
    </w:p>
  </w:footnote>
  <w:footnote w:id="894">
    <w:p w14:paraId="1BA5672C" w14:textId="77777777" w:rsidR="00453A38" w:rsidRDefault="00453A38" w:rsidP="00680B91">
      <w:pPr>
        <w:pStyle w:val="footnote"/>
      </w:pPr>
      <w:r>
        <w:rPr>
          <w:rStyle w:val="FootnoteReference"/>
        </w:rPr>
        <w:footnoteRef/>
      </w:r>
      <w:r>
        <w:t xml:space="preserve"> Latria</w:t>
      </w:r>
    </w:p>
  </w:footnote>
  <w:footnote w:id="895">
    <w:p w14:paraId="690DC348"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0E195254" w14:textId="3469BAAE" w:rsidR="00453A38" w:rsidRDefault="00453A38"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7">
    <w:p w14:paraId="50098A0E"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19022051"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3DC9334B" w14:textId="77777777" w:rsidR="00453A38" w:rsidRDefault="00453A3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0">
    <w:p w14:paraId="6AC1A98C" w14:textId="77777777" w:rsidR="00453A38" w:rsidRPr="00260CA9" w:rsidRDefault="00453A3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1">
    <w:p w14:paraId="22924FE1" w14:textId="77777777" w:rsidR="00453A38" w:rsidRDefault="00453A38" w:rsidP="006869EE">
      <w:pPr>
        <w:pStyle w:val="footnote"/>
      </w:pPr>
      <w:r>
        <w:rPr>
          <w:rStyle w:val="FootnoteReference"/>
        </w:rPr>
        <w:footnoteRef/>
      </w:r>
      <w:r>
        <w:t xml:space="preserve"> Literally “hegoumens”, as the monastic and priestly orders have been thoroughly confused.</w:t>
      </w:r>
    </w:p>
  </w:footnote>
  <w:footnote w:id="902">
    <w:p w14:paraId="620F336B"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7C34710D"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02E1F01F"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30C5740F"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2023008" w14:textId="77777777" w:rsidR="00453A38" w:rsidRPr="00B021F8" w:rsidRDefault="00453A38"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7">
    <w:p w14:paraId="48F95F73" w14:textId="77777777" w:rsidR="00453A38" w:rsidRDefault="00453A38"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8">
    <w:p w14:paraId="525C7D42" w14:textId="77777777" w:rsidR="00453A38" w:rsidRDefault="00453A38"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9">
    <w:p w14:paraId="413E3953" w14:textId="77777777" w:rsidR="00453A38" w:rsidRDefault="00453A38" w:rsidP="00CA3D47">
      <w:pPr>
        <w:pStyle w:val="footnote"/>
      </w:pPr>
      <w:r>
        <w:rPr>
          <w:rStyle w:val="FootnoteReference"/>
        </w:rPr>
        <w:footnoteRef/>
      </w:r>
      <w:r>
        <w:t xml:space="preserve"> From Paoni 12 to Paopi 19: “Bless the waters of the river this year”.</w:t>
      </w:r>
    </w:p>
    <w:p w14:paraId="0B29F1A8" w14:textId="77777777" w:rsidR="00453A38" w:rsidRDefault="00453A38" w:rsidP="00CA3D47">
      <w:pPr>
        <w:pStyle w:val="footnote"/>
      </w:pPr>
      <w:r>
        <w:t>From Paopi 10 to Tobi 10: “Bless the herbs and the plants”.</w:t>
      </w:r>
    </w:p>
    <w:p w14:paraId="63287EF7" w14:textId="77777777" w:rsidR="00453A38" w:rsidRDefault="00453A38" w:rsidP="00CA3D47">
      <w:pPr>
        <w:pStyle w:val="footnote"/>
      </w:pPr>
      <w:r>
        <w:t>From Tobi 11 to paoni 18: “Bless the air of heaven”.</w:t>
      </w:r>
    </w:p>
  </w:footnote>
  <w:footnote w:id="910">
    <w:p w14:paraId="2C6CD715" w14:textId="77777777" w:rsidR="00453A38" w:rsidRDefault="00453A38">
      <w:pPr>
        <w:pStyle w:val="FootnoteText"/>
      </w:pPr>
      <w:r>
        <w:rPr>
          <w:rStyle w:val="FootnoteReference"/>
        </w:rPr>
        <w:footnoteRef/>
      </w:r>
      <w:r>
        <w:t xml:space="preserve"> Acts 7:60</w:t>
      </w:r>
    </w:p>
  </w:footnote>
  <w:footnote w:id="911">
    <w:p w14:paraId="66841CA4" w14:textId="77777777" w:rsidR="00453A38" w:rsidRDefault="00453A38" w:rsidP="006B061A">
      <w:pPr>
        <w:pStyle w:val="Footnote0"/>
      </w:pPr>
      <w:r>
        <w:rPr>
          <w:rStyle w:val="FootnoteReference"/>
        </w:rPr>
        <w:footnoteRef/>
      </w:r>
      <w:r>
        <w:t xml:space="preserve"> Literally “virgin monastic”. The traditional English term for a female monastic is not “nun”, but “virgin”.</w:t>
      </w:r>
    </w:p>
  </w:footnote>
  <w:footnote w:id="912">
    <w:p w14:paraId="4603A540" w14:textId="757615F9" w:rsidR="00453A38" w:rsidRDefault="00453A38" w:rsidP="00B52F78">
      <w:pPr>
        <w:pStyle w:val="footnote"/>
      </w:pPr>
      <w:r>
        <w:rPr>
          <w:rStyle w:val="FootnoteReference"/>
        </w:rPr>
        <w:footnoteRef/>
      </w:r>
      <w:r>
        <w:t xml:space="preserve"> Composed in English by Heg. Fr. Athanasius Iskander, of Kitchener, Ontario, Canada.</w:t>
      </w:r>
    </w:p>
  </w:footnote>
  <w:footnote w:id="913">
    <w:p w14:paraId="754B9B83" w14:textId="77777777" w:rsidR="00453A38" w:rsidRDefault="00453A38">
      <w:pPr>
        <w:pStyle w:val="footnote"/>
        <w:rPr>
          <w:ins w:id="1163" w:author="Brett Slote" w:date="2011-07-21T19:13:00Z"/>
        </w:rPr>
        <w:pPrChange w:id="1164" w:author="Brett Slote" w:date="2011-07-21T20:05:00Z">
          <w:pPr>
            <w:pStyle w:val="FootnoteText"/>
          </w:pPr>
        </w:pPrChange>
      </w:pPr>
      <w:ins w:id="1165" w:author="Brett Slote" w:date="2011-07-21T19:13:00Z">
        <w:r>
          <w:rPr>
            <w:rStyle w:val="FootnoteReference"/>
          </w:rPr>
          <w:footnoteRef/>
        </w:r>
        <w:r>
          <w:t xml:space="preserve"> Numbers 12:7-8</w:t>
        </w:r>
      </w:ins>
    </w:p>
  </w:footnote>
  <w:footnote w:id="914">
    <w:p w14:paraId="7099EBEB" w14:textId="77777777" w:rsidR="00453A38" w:rsidRDefault="00453A38">
      <w:pPr>
        <w:pStyle w:val="footnote"/>
        <w:rPr>
          <w:ins w:id="1166" w:author="Brett Slote" w:date="2011-07-21T19:13:00Z"/>
        </w:rPr>
        <w:pPrChange w:id="1167" w:author="Brett Slote" w:date="2011-07-21T20:05:00Z">
          <w:pPr>
            <w:pStyle w:val="FootnoteText"/>
          </w:pPr>
        </w:pPrChange>
      </w:pPr>
      <w:ins w:id="1168" w:author="Brett Slote" w:date="2011-07-21T19:13:00Z">
        <w:r>
          <w:rPr>
            <w:rStyle w:val="FootnoteReference"/>
          </w:rPr>
          <w:footnoteRef/>
        </w:r>
        <w:r>
          <w:t xml:space="preserve"> Exodus 28:1</w:t>
        </w:r>
      </w:ins>
    </w:p>
  </w:footnote>
  <w:footnote w:id="915">
    <w:p w14:paraId="5BFC95F9" w14:textId="77777777" w:rsidR="00453A38" w:rsidRDefault="00453A38">
      <w:pPr>
        <w:pStyle w:val="footnote"/>
        <w:rPr>
          <w:ins w:id="1169" w:author="Brett Slote" w:date="2011-07-21T19:13:00Z"/>
        </w:rPr>
        <w:pPrChange w:id="1170" w:author="Brett Slote" w:date="2011-07-21T20:05:00Z">
          <w:pPr>
            <w:pStyle w:val="FootnoteText"/>
          </w:pPr>
        </w:pPrChange>
      </w:pPr>
      <w:ins w:id="1171" w:author="Brett Slote" w:date="2011-07-21T19:13:00Z">
        <w:r>
          <w:rPr>
            <w:rStyle w:val="FootnoteReference"/>
          </w:rPr>
          <w:footnoteRef/>
        </w:r>
        <w:r>
          <w:t xml:space="preserve"> Matthew 16:18</w:t>
        </w:r>
      </w:ins>
    </w:p>
  </w:footnote>
  <w:footnote w:id="916">
    <w:p w14:paraId="04125830" w14:textId="77777777" w:rsidR="00453A38" w:rsidRDefault="00453A38">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Psalms 110:4, Hebrews 5:6,10</w:t>
        </w:r>
      </w:ins>
    </w:p>
  </w:footnote>
  <w:footnote w:id="917">
    <w:p w14:paraId="4ECDDE09" w14:textId="77777777" w:rsidR="00453A38" w:rsidRDefault="00453A3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8">
    <w:p w14:paraId="4ACBECBD" w14:textId="77777777" w:rsidR="00453A38" w:rsidRDefault="00453A3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9">
    <w:p w14:paraId="0C45F6F7" w14:textId="77777777" w:rsidR="00453A38" w:rsidRDefault="00453A38" w:rsidP="00C0205C">
      <w:pPr>
        <w:pStyle w:val="footnote"/>
      </w:pPr>
      <w:r>
        <w:rPr>
          <w:rStyle w:val="FootnoteReference"/>
          <w:rFonts w:eastAsiaTheme="majorEastAsia"/>
        </w:rPr>
        <w:footnoteRef/>
      </w:r>
      <w:r>
        <w:t xml:space="preserve"> Ps 72:10</w:t>
      </w:r>
    </w:p>
  </w:footnote>
  <w:footnote w:id="920">
    <w:p w14:paraId="73200F36" w14:textId="77777777" w:rsidR="00453A38" w:rsidRDefault="00453A38">
      <w:pPr>
        <w:pStyle w:val="FootnoteText"/>
      </w:pPr>
      <w:r>
        <w:rPr>
          <w:rStyle w:val="FootnoteReference"/>
        </w:rPr>
        <w:footnoteRef/>
      </w:r>
      <w:r>
        <w:t xml:space="preserve"> Pope Dioscorus can but substituted here to use this doxology on his feast.</w:t>
      </w:r>
    </w:p>
  </w:footnote>
  <w:footnote w:id="921">
    <w:p w14:paraId="2FF46E46" w14:textId="77777777" w:rsidR="00453A38" w:rsidRDefault="00453A38" w:rsidP="003D4209">
      <w:pPr>
        <w:pStyle w:val="footnote"/>
      </w:pPr>
      <w:r>
        <w:rPr>
          <w:rStyle w:val="FootnoteReference"/>
        </w:rPr>
        <w:footnoteRef/>
      </w:r>
      <w:r>
        <w:t xml:space="preserve"> Dan 12:3</w:t>
      </w:r>
    </w:p>
  </w:footnote>
  <w:footnote w:id="922">
    <w:p w14:paraId="4F373D62" w14:textId="77777777" w:rsidR="00453A38" w:rsidRDefault="00453A38" w:rsidP="003D4209">
      <w:pPr>
        <w:pStyle w:val="footnote"/>
      </w:pPr>
      <w:r>
        <w:rPr>
          <w:rStyle w:val="FootnoteReference"/>
        </w:rPr>
        <w:footnoteRef/>
      </w:r>
      <w:r>
        <w:t xml:space="preserve"> The Scetis Valley in Egypt, from which the word “ascetic” comes. Sheheet means “measure of the heart.”</w:t>
      </w:r>
    </w:p>
  </w:footnote>
  <w:footnote w:id="923">
    <w:p w14:paraId="153ABD29" w14:textId="77777777" w:rsidR="00453A38" w:rsidRDefault="00453A38" w:rsidP="003D4209">
      <w:pPr>
        <w:pStyle w:val="footnote"/>
      </w:pPr>
      <w:r>
        <w:rPr>
          <w:rStyle w:val="FootnoteReference"/>
        </w:rPr>
        <w:footnoteRef/>
      </w:r>
      <w:r>
        <w:t xml:space="preserve"> Cf Lk 22:30, Mt</w:t>
      </w:r>
      <w:r w:rsidRPr="003D4209">
        <w:rPr>
          <w:rStyle w:val="footnoteChar"/>
        </w:rPr>
        <w:t xml:space="preserve"> </w:t>
      </w:r>
      <w:r>
        <w:t>19:20</w:t>
      </w:r>
    </w:p>
  </w:footnote>
  <w:footnote w:id="924">
    <w:p w14:paraId="0977783C" w14:textId="77777777" w:rsidR="00453A38" w:rsidRDefault="00453A38">
      <w:pPr>
        <w:pStyle w:val="FootnoteText"/>
      </w:pPr>
      <w:r>
        <w:rPr>
          <w:rStyle w:val="FootnoteReference"/>
        </w:rPr>
        <w:footnoteRef/>
      </w:r>
      <w:r>
        <w:t xml:space="preserve"> Rev 4:6</w:t>
      </w:r>
    </w:p>
  </w:footnote>
  <w:footnote w:id="925">
    <w:p w14:paraId="474C3AF6" w14:textId="77777777" w:rsidR="00453A38" w:rsidRDefault="00453A38" w:rsidP="00C14556">
      <w:pPr>
        <w:pStyle w:val="footnote"/>
        <w:rPr>
          <w:ins w:id="1275" w:author="Brett Slote" w:date="2011-07-19T15:43:00Z"/>
        </w:rPr>
      </w:pPr>
      <w:ins w:id="1276" w:author="Brett Slote" w:date="2011-07-19T15:43:00Z">
        <w:r>
          <w:rPr>
            <w:rStyle w:val="FootnoteReference"/>
          </w:rPr>
          <w:footnoteRef/>
        </w:r>
        <w:r>
          <w:t xml:space="preserve"> or supplications/intercessions</w:t>
        </w:r>
      </w:ins>
    </w:p>
  </w:footnote>
  <w:footnote w:id="926">
    <w:p w14:paraId="527ECCCD" w14:textId="77777777" w:rsidR="00453A38" w:rsidRDefault="00453A38">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27">
    <w:p w14:paraId="6583C1B7" w14:textId="77777777" w:rsidR="00453A38" w:rsidRDefault="00453A38">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8">
    <w:p w14:paraId="3A76C60E" w14:textId="214D0337" w:rsidR="00453A38" w:rsidRDefault="00453A3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9">
    <w:p w14:paraId="0AAB833E" w14:textId="77777777" w:rsidR="00453A38" w:rsidRDefault="00453A38" w:rsidP="00935F13">
      <w:pPr>
        <w:pStyle w:val="footnote"/>
      </w:pPr>
      <w:r>
        <w:rPr>
          <w:rStyle w:val="FootnoteReference"/>
        </w:rPr>
        <w:footnoteRef/>
      </w:r>
      <w:r>
        <w:t xml:space="preserve"> Rev 4:4</w:t>
      </w:r>
    </w:p>
  </w:footnote>
  <w:footnote w:id="930">
    <w:p w14:paraId="70D69B5E" w14:textId="77777777" w:rsidR="00453A38" w:rsidRDefault="00453A38" w:rsidP="00935F13">
      <w:pPr>
        <w:pStyle w:val="footnote"/>
      </w:pPr>
      <w:r>
        <w:rPr>
          <w:rStyle w:val="FootnoteReference"/>
        </w:rPr>
        <w:footnoteRef/>
      </w:r>
      <w:r>
        <w:t xml:space="preserve"> Rev 5:8</w:t>
      </w:r>
    </w:p>
  </w:footnote>
  <w:footnote w:id="931">
    <w:p w14:paraId="741347AD" w14:textId="77777777" w:rsidR="00453A38" w:rsidRDefault="00453A38">
      <w:pPr>
        <w:pStyle w:val="footnote"/>
        <w:rPr>
          <w:ins w:id="1307" w:author="Brett Slote" w:date="2011-07-19T18:33:00Z"/>
        </w:rPr>
        <w:pPrChange w:id="1308" w:author="Brett Slote" w:date="2011-07-21T19:58:00Z">
          <w:pPr>
            <w:pStyle w:val="FootnoteText"/>
          </w:pPr>
        </w:pPrChange>
      </w:pPr>
      <w:ins w:id="1309" w:author="Brett Slote" w:date="2011-07-19T18:33:00Z">
        <w:r w:rsidRPr="00C96A85">
          <w:rPr>
            <w:rStyle w:val="FootnoteReference"/>
            <w:vertAlign w:val="baseline"/>
          </w:rPr>
          <w:footnoteRef/>
        </w:r>
        <w:r w:rsidRPr="00C96A85">
          <w:t xml:space="preserve"> Ephesians 6:11</w:t>
        </w:r>
      </w:ins>
      <w:r>
        <w:t xml:space="preserve"> </w:t>
      </w:r>
      <w:ins w:id="1310" w:author="Brett Slote" w:date="2011-07-19T18:33:00Z">
        <w:r w:rsidRPr="00C96A85">
          <w:t>(Literally: “all the girding”)</w:t>
        </w:r>
      </w:ins>
    </w:p>
  </w:footnote>
  <w:footnote w:id="932">
    <w:p w14:paraId="22B1B2A8" w14:textId="77777777" w:rsidR="00453A38" w:rsidRDefault="00453A38">
      <w:pPr>
        <w:pStyle w:val="footnote"/>
        <w:rPr>
          <w:ins w:id="1313" w:author="Brett Slote" w:date="2011-07-19T18:34:00Z"/>
        </w:rPr>
        <w:pPrChange w:id="1314" w:author="Brett Slote" w:date="2011-07-21T19:58:00Z">
          <w:pPr>
            <w:pStyle w:val="FootnoteText"/>
          </w:pPr>
        </w:pPrChange>
      </w:pPr>
      <w:ins w:id="1315" w:author="Brett Slote" w:date="2011-07-19T18:34:00Z">
        <w:r>
          <w:rPr>
            <w:rStyle w:val="FootnoteReference"/>
          </w:rPr>
          <w:footnoteRef/>
        </w:r>
        <w:r>
          <w:t xml:space="preserve"> Col 3:1</w:t>
        </w:r>
      </w:ins>
    </w:p>
  </w:footnote>
  <w:footnote w:id="933">
    <w:p w14:paraId="515A7079"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4">
    <w:p w14:paraId="11CE8A3A"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40B3C553"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6">
    <w:p w14:paraId="161FA5C9" w14:textId="726A1A97" w:rsidR="00453A38" w:rsidRDefault="00453A3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7">
    <w:p w14:paraId="5727BFD3" w14:textId="77777777" w:rsidR="00453A38" w:rsidRDefault="00453A3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8">
    <w:p w14:paraId="5AA889F2" w14:textId="77777777" w:rsidR="00453A38" w:rsidRDefault="00453A38">
      <w:pPr>
        <w:pStyle w:val="footnote"/>
        <w:rPr>
          <w:ins w:id="1358" w:author="Brett Slote" w:date="2011-07-21T19:00:00Z"/>
        </w:rPr>
        <w:pPrChange w:id="1359" w:author="Brett Slote" w:date="2011-07-21T20:03:00Z">
          <w:pPr>
            <w:pStyle w:val="FootnoteText"/>
          </w:pPr>
        </w:pPrChange>
      </w:pPr>
      <w:ins w:id="1360" w:author="Brett Slote" w:date="2011-07-21T19:00:00Z">
        <w:r>
          <w:rPr>
            <w:rStyle w:val="FootnoteReference"/>
          </w:rPr>
          <w:footnoteRef/>
        </w:r>
        <w:r>
          <w:t xml:space="preserve"> Need to do some research into the name of this man in English</w:t>
        </w:r>
      </w:ins>
    </w:p>
  </w:footnote>
  <w:footnote w:id="939">
    <w:p w14:paraId="4DD173AD" w14:textId="50F9B05A" w:rsidR="00453A38" w:rsidRDefault="00453A38" w:rsidP="00B52F78">
      <w:pPr>
        <w:pStyle w:val="footnote"/>
      </w:pPr>
      <w:r>
        <w:rPr>
          <w:rStyle w:val="FootnoteReference"/>
        </w:rPr>
        <w:footnoteRef/>
      </w:r>
      <w:r>
        <w:t xml:space="preserve"> Though not found on the Coptic Calendar, as one of the 318 gathered at Nicaea, it is fitting to venerate St. Spyridon.</w:t>
      </w:r>
    </w:p>
  </w:footnote>
  <w:footnote w:id="940">
    <w:p w14:paraId="0EC0EB26" w14:textId="77777777" w:rsidR="00453A38" w:rsidRDefault="00453A3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1">
    <w:p w14:paraId="1A09C94E" w14:textId="77777777" w:rsidR="00453A38" w:rsidRDefault="00453A38" w:rsidP="00073003">
      <w:pPr>
        <w:pStyle w:val="footnote"/>
      </w:pPr>
      <w:r>
        <w:rPr>
          <w:rStyle w:val="FootnoteReference"/>
        </w:rPr>
        <w:footnoteRef/>
      </w:r>
      <w:r>
        <w:t xml:space="preserve"> Revelation 7:2</w:t>
      </w:r>
    </w:p>
  </w:footnote>
  <w:footnote w:id="942">
    <w:p w14:paraId="047C672B" w14:textId="77777777" w:rsidR="00453A38" w:rsidRDefault="00453A38" w:rsidP="00073003">
      <w:pPr>
        <w:pStyle w:val="footnote"/>
      </w:pPr>
      <w:r>
        <w:rPr>
          <w:rStyle w:val="FootnoteReference"/>
        </w:rPr>
        <w:footnoteRef/>
      </w:r>
      <w:r>
        <w:t xml:space="preserve"> Revelation 7:3</w:t>
      </w:r>
    </w:p>
  </w:footnote>
  <w:footnote w:id="943">
    <w:p w14:paraId="338E8815" w14:textId="77777777" w:rsidR="00453A38" w:rsidRDefault="00453A3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4">
    <w:p w14:paraId="7E074E97" w14:textId="77777777" w:rsidR="00453A38" w:rsidRDefault="00453A38" w:rsidP="00BC160E">
      <w:pPr>
        <w:pStyle w:val="footnote"/>
      </w:pPr>
      <w:r>
        <w:rPr>
          <w:rStyle w:val="FootnoteReference"/>
        </w:rPr>
        <w:footnoteRef/>
      </w:r>
      <w:r>
        <w:t xml:space="preserve"> John 13:25</w:t>
      </w:r>
    </w:p>
  </w:footnote>
  <w:footnote w:id="945">
    <w:p w14:paraId="0E087572" w14:textId="27E962C9" w:rsidR="00453A38" w:rsidRDefault="00453A38"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6">
    <w:p w14:paraId="795EE333" w14:textId="77777777" w:rsidR="00453A38" w:rsidRDefault="00453A38" w:rsidP="00B53E05">
      <w:pPr>
        <w:pStyle w:val="footnote"/>
      </w:pPr>
      <w:r>
        <w:rPr>
          <w:rStyle w:val="FootnoteReference"/>
        </w:rPr>
        <w:footnoteRef/>
      </w:r>
      <w:r>
        <w:t xml:space="preserve"> Normally reserved for the Theotokos.</w:t>
      </w:r>
    </w:p>
  </w:footnote>
  <w:footnote w:id="947">
    <w:p w14:paraId="483F0E8B" w14:textId="77777777" w:rsidR="00453A38" w:rsidRDefault="00453A38" w:rsidP="00B53E05">
      <w:pPr>
        <w:pStyle w:val="footnote"/>
      </w:pPr>
      <w:r>
        <w:rPr>
          <w:rStyle w:val="FootnoteReference"/>
        </w:rPr>
        <w:footnoteRef/>
      </w:r>
      <w:r>
        <w:t xml:space="preserve"> The law of righteousness, not the Law of the Old Covenant.</w:t>
      </w:r>
    </w:p>
  </w:footnote>
  <w:footnote w:id="948">
    <w:p w14:paraId="361DBD71" w14:textId="77777777" w:rsidR="00453A38" w:rsidRDefault="00453A38" w:rsidP="00662600">
      <w:pPr>
        <w:pStyle w:val="footnote"/>
      </w:pPr>
      <w:r>
        <w:rPr>
          <w:rStyle w:val="FootnoteReference"/>
        </w:rPr>
        <w:footnoteRef/>
      </w:r>
      <w:r>
        <w:t xml:space="preserve"> Or image</w:t>
      </w:r>
    </w:p>
  </w:footnote>
  <w:footnote w:id="949">
    <w:p w14:paraId="2DF974D0" w14:textId="77777777" w:rsidR="00453A38" w:rsidRDefault="00453A38">
      <w:pPr>
        <w:pStyle w:val="footnote"/>
        <w:rPr>
          <w:ins w:id="1462" w:author="Brett Slote" w:date="2011-07-21T18:57:00Z"/>
        </w:rPr>
        <w:pPrChange w:id="1463" w:author="Brett Slote" w:date="2011-07-21T20:03:00Z">
          <w:pPr>
            <w:pStyle w:val="FootnoteText"/>
          </w:pPr>
        </w:pPrChange>
      </w:pPr>
      <w:ins w:id="1464" w:author="Brett Slote" w:date="2011-07-21T18:57:00Z">
        <w:r>
          <w:rPr>
            <w:rStyle w:val="FootnoteReference"/>
          </w:rPr>
          <w:footnoteRef/>
        </w:r>
        <w:r>
          <w:t xml:space="preserve"> Colossians 3:14</w:t>
        </w:r>
      </w:ins>
    </w:p>
  </w:footnote>
  <w:footnote w:id="950">
    <w:p w14:paraId="371983D9" w14:textId="0B3CAEFE" w:rsidR="00453A38" w:rsidRDefault="00453A38" w:rsidP="006035EE">
      <w:pPr>
        <w:pStyle w:val="footnote"/>
      </w:pPr>
      <w:r>
        <w:rPr>
          <w:rStyle w:val="FootnoteReference"/>
        </w:rPr>
        <w:footnoteRef/>
      </w:r>
      <w:r>
        <w:t xml:space="preserve"> Composed in A.D. 2016 in English for St. George’s Ministry to the British people.</w:t>
      </w:r>
    </w:p>
  </w:footnote>
  <w:footnote w:id="951">
    <w:p w14:paraId="56032475" w14:textId="77777777" w:rsidR="00453A38" w:rsidRDefault="00453A38" w:rsidP="00E22010">
      <w:pPr>
        <w:pStyle w:val="footnote"/>
      </w:pPr>
      <w:r>
        <w:rPr>
          <w:rStyle w:val="FootnoteReference"/>
        </w:rPr>
        <w:footnoteRef/>
      </w:r>
      <w:r>
        <w:t xml:space="preserve"> 2 Tim 4:7</w:t>
      </w:r>
    </w:p>
  </w:footnote>
  <w:footnote w:id="952">
    <w:p w14:paraId="519A6EA0" w14:textId="77777777" w:rsidR="00453A38" w:rsidRDefault="00453A38" w:rsidP="00E22010">
      <w:pPr>
        <w:pStyle w:val="footnote"/>
      </w:pPr>
      <w:r>
        <w:rPr>
          <w:rStyle w:val="FootnoteReference"/>
        </w:rPr>
        <w:footnoteRef/>
      </w:r>
      <w:r>
        <w:t xml:space="preserve"> 2 Tim 4:8</w:t>
      </w:r>
    </w:p>
  </w:footnote>
  <w:footnote w:id="953">
    <w:p w14:paraId="2C92CCF6" w14:textId="77777777" w:rsidR="00453A38" w:rsidRDefault="00453A38" w:rsidP="001779C0">
      <w:pPr>
        <w:pStyle w:val="footnote"/>
      </w:pPr>
      <w:r>
        <w:rPr>
          <w:rStyle w:val="FootnoteReference"/>
        </w:rPr>
        <w:footnoteRef/>
      </w:r>
      <w:r>
        <w:t xml:space="preserve"> Composed in Coptic and Arabic by H.G. Bishop Demetrius of Malawi circa A.D. 2000.</w:t>
      </w:r>
    </w:p>
  </w:footnote>
  <w:footnote w:id="954">
    <w:p w14:paraId="16CDD53B" w14:textId="77777777" w:rsidR="00453A38" w:rsidRDefault="00453A3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5">
    <w:p w14:paraId="717A066E" w14:textId="77777777" w:rsidR="00453A38" w:rsidRDefault="00453A38">
      <w:pPr>
        <w:pStyle w:val="footnote"/>
        <w:rPr>
          <w:ins w:id="1527" w:author="Brett Slote" w:date="2011-07-21T18:45:00Z"/>
        </w:rPr>
        <w:pPrChange w:id="1528" w:author="Brett Slote" w:date="2011-07-21T20:01:00Z">
          <w:pPr>
            <w:pStyle w:val="FootnoteText"/>
          </w:pPr>
        </w:pPrChange>
      </w:pPr>
      <w:ins w:id="1529" w:author="Brett Slote" w:date="2011-07-21T18:45:00Z">
        <w:r>
          <w:rPr>
            <w:rStyle w:val="FootnoteReference"/>
          </w:rPr>
          <w:footnoteRef/>
        </w:r>
        <w:r>
          <w:t xml:space="preserve"> Daniel 12:3</w:t>
        </w:r>
      </w:ins>
    </w:p>
  </w:footnote>
  <w:footnote w:id="956">
    <w:p w14:paraId="7155AD88" w14:textId="77777777" w:rsidR="00453A38" w:rsidRDefault="00453A38">
      <w:pPr>
        <w:pStyle w:val="footnote"/>
        <w:rPr>
          <w:ins w:id="1530" w:author="Brett Slote" w:date="2011-07-21T18:46:00Z"/>
        </w:rPr>
        <w:pPrChange w:id="1531" w:author="Brett Slote" w:date="2011-07-21T20:01:00Z">
          <w:pPr>
            <w:pStyle w:val="FootnoteText"/>
          </w:pPr>
        </w:pPrChange>
      </w:pPr>
      <w:ins w:id="1532" w:author="Brett Slote" w:date="2011-07-21T18:46:00Z">
        <w:r>
          <w:rPr>
            <w:rStyle w:val="FootnoteReference"/>
          </w:rPr>
          <w:footnoteRef/>
        </w:r>
        <w:r>
          <w:t xml:space="preserve"> Literally: all you monastic folk</w:t>
        </w:r>
      </w:ins>
    </w:p>
  </w:footnote>
  <w:footnote w:id="957">
    <w:p w14:paraId="7EEF391B" w14:textId="77777777" w:rsidR="00453A38" w:rsidRDefault="00453A38">
      <w:pPr>
        <w:pStyle w:val="FootnoteText"/>
      </w:pPr>
      <w:r>
        <w:rPr>
          <w:rStyle w:val="FootnoteReference"/>
        </w:rPr>
        <w:footnoteRef/>
      </w:r>
      <w:r>
        <w:t xml:space="preserve"> Published by Abouna Matta El-Maskeen of St. Macarius’ Monastery.</w:t>
      </w:r>
    </w:p>
  </w:footnote>
  <w:footnote w:id="958">
    <w:p w14:paraId="6BC2BFA9"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9">
    <w:p w14:paraId="3A6EC701" w14:textId="77777777" w:rsidR="00453A38" w:rsidRDefault="00453A38" w:rsidP="00670C79">
      <w:pPr>
        <w:pStyle w:val="footnote"/>
      </w:pPr>
      <w:r>
        <w:rPr>
          <w:rStyle w:val="FootnoteReference"/>
        </w:rPr>
        <w:footnoteRef/>
      </w:r>
      <w:r>
        <w:t xml:space="preserve"> Modern day Ethiopia and Eritrea.</w:t>
      </w:r>
    </w:p>
  </w:footnote>
  <w:footnote w:id="960">
    <w:p w14:paraId="46D5577E" w14:textId="77777777" w:rsidR="00453A38" w:rsidRDefault="00453A38" w:rsidP="0047441D">
      <w:pPr>
        <w:pStyle w:val="footnote"/>
      </w:pPr>
      <w:r>
        <w:rPr>
          <w:rStyle w:val="FootnoteReference"/>
        </w:rPr>
        <w:footnoteRef/>
      </w:r>
      <w:r>
        <w:t xml:space="preserve"> St. F</w:t>
      </w:r>
      <w:r w:rsidRPr="006422C6">
        <w:t>rumentius</w:t>
      </w:r>
      <w:r>
        <w:t>, whom the Ethiopians called “Abune Selama.”</w:t>
      </w:r>
    </w:p>
  </w:footnote>
  <w:footnote w:id="961">
    <w:p w14:paraId="2F5E6ED4" w14:textId="52CEBBCB" w:rsidR="00453A38" w:rsidRDefault="00453A38" w:rsidP="00BD2B3F">
      <w:pPr>
        <w:pStyle w:val="footnote"/>
      </w:pPr>
      <w:r>
        <w:rPr>
          <w:rStyle w:val="FootnoteReference"/>
        </w:rPr>
        <w:footnoteRef/>
      </w:r>
      <w:r>
        <w:t xml:space="preserve"> Adapted from the hymn of St. Severus of Antioch, in 2015 in English.</w:t>
      </w:r>
    </w:p>
  </w:footnote>
  <w:footnote w:id="962">
    <w:p w14:paraId="018A465B" w14:textId="77777777" w:rsidR="00453A38" w:rsidRDefault="00453A38">
      <w:pPr>
        <w:pStyle w:val="footnote"/>
        <w:rPr>
          <w:ins w:id="1618" w:author="Brett Slote" w:date="2011-07-21T19:11:00Z"/>
        </w:rPr>
        <w:pPrChange w:id="1619" w:author="Brett Slote" w:date="2011-07-21T20:05:00Z">
          <w:pPr>
            <w:pStyle w:val="FootnoteText"/>
          </w:pPr>
        </w:pPrChange>
      </w:pPr>
      <w:ins w:id="1620" w:author="Brett Slote" w:date="2011-07-21T19:11:00Z">
        <w:r>
          <w:rPr>
            <w:rStyle w:val="FootnoteReference"/>
          </w:rPr>
          <w:footnoteRef/>
        </w:r>
        <w:r>
          <w:t xml:space="preserve"> Psalm 41:1</w:t>
        </w:r>
      </w:ins>
    </w:p>
  </w:footnote>
  <w:footnote w:id="963">
    <w:p w14:paraId="30B9D2C6" w14:textId="77777777" w:rsidR="00453A38" w:rsidRDefault="00453A38"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4">
    <w:p w14:paraId="63D7B4DE" w14:textId="77777777" w:rsidR="00453A38" w:rsidRDefault="00453A38"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5">
    <w:p w14:paraId="6542A42A" w14:textId="77777777" w:rsidR="00453A38" w:rsidRDefault="00453A38"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6">
    <w:p w14:paraId="48A0DCFD" w14:textId="77777777" w:rsidR="00453A38" w:rsidRDefault="00453A38" w:rsidP="006D27E4">
      <w:pPr>
        <w:pStyle w:val="Footnote0"/>
      </w:pPr>
      <w:r>
        <w:rPr>
          <w:rStyle w:val="FootnoteReference"/>
        </w:rPr>
        <w:footnoteRef/>
      </w:r>
      <w:r>
        <w:t xml:space="preserve"> In modern day Libya</w:t>
      </w:r>
    </w:p>
  </w:footnote>
  <w:footnote w:id="967">
    <w:p w14:paraId="5E4AA7CE" w14:textId="77777777" w:rsidR="00453A38" w:rsidRDefault="00453A38">
      <w:pPr>
        <w:pStyle w:val="footnote"/>
        <w:rPr>
          <w:ins w:id="1645" w:author="Brett Slote" w:date="2011-07-21T18:49:00Z"/>
        </w:rPr>
        <w:pPrChange w:id="1646" w:author="Brett Slote" w:date="2011-07-21T20:02:00Z">
          <w:pPr>
            <w:pStyle w:val="FootnoteText"/>
          </w:pPr>
        </w:pPrChange>
      </w:pPr>
      <w:ins w:id="1647" w:author="Brett Slote" w:date="2011-07-21T18:49:00Z">
        <w:r>
          <w:rPr>
            <w:rStyle w:val="FootnoteReference"/>
          </w:rPr>
          <w:footnoteRef/>
        </w:r>
        <w:r>
          <w:t xml:space="preserve"> Note that </w:t>
        </w:r>
        <w:r w:rsidRPr="003A78C2">
          <w:rPr>
            <w:rFonts w:ascii="CS Avva Shenouda" w:hAnsi="CS Avva Shenouda"/>
            <w:rPrChange w:id="1648" w:author="Brett Slote" w:date="2011-07-21T20:02:00Z">
              <w:rPr>
                <w:rFonts w:ascii="Antonious Normal" w:hAnsi="Antonious Normal"/>
              </w:rPr>
            </w:rPrChange>
          </w:rPr>
          <w:t>twou</w:t>
        </w:r>
        <w:r>
          <w:t xml:space="preserve"> is used as mountain and desert interchangeably in Coptic monastic literature</w:t>
        </w:r>
      </w:ins>
    </w:p>
  </w:footnote>
  <w:footnote w:id="968">
    <w:p w14:paraId="71147821" w14:textId="77777777" w:rsidR="00453A38" w:rsidRDefault="00453A38">
      <w:pPr>
        <w:pStyle w:val="footnote"/>
        <w:rPr>
          <w:ins w:id="1649" w:author="Brett Slote" w:date="2011-07-21T18:50:00Z"/>
        </w:rPr>
        <w:pPrChange w:id="1650" w:author="Brett Slote" w:date="2011-07-21T20:02:00Z">
          <w:pPr>
            <w:pStyle w:val="FootnoteText"/>
          </w:pPr>
        </w:pPrChange>
      </w:pPr>
      <w:ins w:id="1651" w:author="Brett Slote" w:date="2011-07-21T18:50:00Z">
        <w:r>
          <w:rPr>
            <w:rStyle w:val="FootnoteReference"/>
          </w:rPr>
          <w:footnoteRef/>
        </w:r>
        <w:r>
          <w:t xml:space="preserve"> US book has “travails of torment” – but it’s not possessive.</w:t>
        </w:r>
      </w:ins>
    </w:p>
  </w:footnote>
  <w:footnote w:id="969">
    <w:p w14:paraId="39517237" w14:textId="77777777" w:rsidR="00453A38" w:rsidRDefault="00453A38">
      <w:pPr>
        <w:pStyle w:val="footnote"/>
        <w:rPr>
          <w:ins w:id="1652" w:author="Brett Slote" w:date="2011-07-21T18:49:00Z"/>
        </w:rPr>
        <w:pPrChange w:id="1653" w:author="Brett Slote" w:date="2011-07-21T20:02:00Z">
          <w:pPr>
            <w:pStyle w:val="FootnoteText"/>
          </w:pPr>
        </w:pPrChange>
      </w:pPr>
      <w:ins w:id="1654" w:author="Brett Slote" w:date="2011-07-21T18:49:00Z">
        <w:r>
          <w:rPr>
            <w:rStyle w:val="FootnoteReference"/>
          </w:rPr>
          <w:footnoteRef/>
        </w:r>
        <w:r>
          <w:t xml:space="preserve"> 1 Peter 1:4</w:t>
        </w:r>
      </w:ins>
    </w:p>
  </w:footnote>
  <w:footnote w:id="970">
    <w:p w14:paraId="049774F0" w14:textId="77777777" w:rsidR="00453A38" w:rsidRDefault="00453A38" w:rsidP="00E77C68">
      <w:pPr>
        <w:pStyle w:val="footnote"/>
      </w:pPr>
      <w:r>
        <w:rPr>
          <w:rStyle w:val="FootnoteReference"/>
        </w:rPr>
        <w:footnoteRef/>
      </w:r>
      <w:r>
        <w:t xml:space="preserve"> The Coptic has “Three names, one God,” which is the heresy of modalism, and certainly was not said at Ephesus.</w:t>
      </w:r>
    </w:p>
  </w:footnote>
  <w:footnote w:id="971">
    <w:p w14:paraId="416DBD35" w14:textId="77777777" w:rsidR="00453A38" w:rsidRDefault="00453A38" w:rsidP="00E77C68">
      <w:pPr>
        <w:pStyle w:val="footnote"/>
      </w:pPr>
      <w:r>
        <w:rPr>
          <w:rStyle w:val="FootnoteReference"/>
        </w:rPr>
        <w:footnoteRef/>
      </w:r>
      <w:r>
        <w:t xml:space="preserve"> This line is heretical.</w:t>
      </w:r>
    </w:p>
  </w:footnote>
  <w:footnote w:id="972">
    <w:p w14:paraId="2A005F90" w14:textId="77777777" w:rsidR="00453A38" w:rsidRDefault="00453A38">
      <w:pPr>
        <w:pStyle w:val="footnote"/>
        <w:rPr>
          <w:ins w:id="1689" w:author="Brett Slote" w:date="2011-07-21T18:55:00Z"/>
        </w:rPr>
        <w:pPrChange w:id="1690" w:author="Brett Slote" w:date="2011-07-21T20:02:00Z">
          <w:pPr>
            <w:pStyle w:val="FootnoteText"/>
          </w:pPr>
        </w:pPrChange>
      </w:pPr>
      <w:ins w:id="1691" w:author="Brett Slote" w:date="2011-07-21T18:55:00Z">
        <w:r>
          <w:rPr>
            <w:rStyle w:val="FootnoteReference"/>
          </w:rPr>
          <w:footnoteRef/>
        </w:r>
        <w:r>
          <w:t xml:space="preserve"> Hallow or consecrate – this was, according to a tradition, when he formerly became an archimandrite</w:t>
        </w:r>
      </w:ins>
    </w:p>
  </w:footnote>
  <w:footnote w:id="973">
    <w:p w14:paraId="6B5EF1D3" w14:textId="77777777" w:rsidR="00453A38" w:rsidRDefault="00453A38">
      <w:pPr>
        <w:pStyle w:val="footnote"/>
        <w:rPr>
          <w:ins w:id="1697" w:author="Brett Slote" w:date="2011-07-21T18:52:00Z"/>
        </w:rPr>
        <w:pPrChange w:id="1698" w:author="Brett Slote" w:date="2011-07-21T20:02:00Z">
          <w:pPr/>
        </w:pPrChange>
      </w:pPr>
      <w:ins w:id="1699" w:author="Brett Slote" w:date="2011-07-21T18:52:00Z">
        <w:r w:rsidRPr="00FB36D8">
          <w:rPr>
            <w:rStyle w:val="FootnoteReference"/>
            <w:vertAlign w:val="baseline"/>
          </w:rPr>
          <w:footnoteRef/>
        </w:r>
        <w:r w:rsidRPr="00FB36D8">
          <w:t xml:space="preserve"> This line is literally “because the hope of the good”</w:t>
        </w:r>
      </w:ins>
    </w:p>
  </w:footnote>
  <w:footnote w:id="974">
    <w:p w14:paraId="347015AD" w14:textId="77777777" w:rsidR="00453A38" w:rsidRPr="00A20ACC" w:rsidRDefault="00453A38">
      <w:pPr>
        <w:pStyle w:val="footnote"/>
        <w:rPr>
          <w:ins w:id="1700" w:author="Brett Slote" w:date="2011-07-21T18:52:00Z"/>
          <w:rFonts w:ascii="CS Avva Shenouda" w:hAnsi="CS Avva Shenouda"/>
          <w:color w:val="FF0000"/>
          <w:rPrChange w:id="1701" w:author="Brett Slote" w:date="2011-07-21T20:02:00Z">
            <w:rPr>
              <w:ins w:id="1702" w:author="Brett Slote" w:date="2011-07-21T18:52:00Z"/>
              <w:color w:val="FF0000"/>
            </w:rPr>
          </w:rPrChange>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w:t>
        </w:r>
        <w:r w:rsidRPr="003A78C2">
          <w:rPr>
            <w:rPrChange w:id="1705" w:author="Brett Slote" w:date="2011-07-21T20:02:00Z">
              <w:rPr>
                <w:rFonts w:ascii="Antonious Normal" w:hAnsi="Antonious Normal"/>
                <w:color w:val="FF0000"/>
              </w:rPr>
            </w:rPrChange>
          </w:rPr>
          <w:t>qen hanhwd/ nem han'almoc</w:t>
        </w:r>
      </w:ins>
    </w:p>
  </w:footnote>
  <w:footnote w:id="975">
    <w:p w14:paraId="4AFC6896" w14:textId="77777777" w:rsidR="00453A38" w:rsidRDefault="00453A38">
      <w:pPr>
        <w:pStyle w:val="FootnoteText"/>
      </w:pPr>
      <w:r>
        <w:rPr>
          <w:rStyle w:val="FootnoteReference"/>
        </w:rPr>
        <w:footnoteRef/>
      </w:r>
      <w:r>
        <w:t xml:space="preserve"> Matthew 1:20</w:t>
      </w:r>
    </w:p>
  </w:footnote>
  <w:footnote w:id="976">
    <w:p w14:paraId="0E9CA519" w14:textId="77777777" w:rsidR="00453A38" w:rsidRDefault="00453A38" w:rsidP="00662A48">
      <w:pPr>
        <w:pStyle w:val="footnote"/>
      </w:pPr>
      <w:r>
        <w:rPr>
          <w:rStyle w:val="FootnoteReference"/>
          <w:rFonts w:eastAsiaTheme="majorEastAsia"/>
        </w:rPr>
        <w:footnoteRef/>
      </w:r>
      <w:r>
        <w:t xml:space="preserve"> All-holy</w:t>
      </w:r>
    </w:p>
  </w:footnote>
  <w:footnote w:id="977">
    <w:p w14:paraId="50451B0F" w14:textId="77777777" w:rsidR="00453A38" w:rsidRDefault="00453A38">
      <w:pPr>
        <w:pStyle w:val="footnote"/>
        <w:rPr>
          <w:ins w:id="1774" w:author="Brett Slote" w:date="2011-07-21T19:04:00Z"/>
        </w:rPr>
        <w:pPrChange w:id="1775" w:author="Brett Slote" w:date="2011-07-21T20:04:00Z">
          <w:pPr>
            <w:pStyle w:val="FootnoteText"/>
          </w:pPr>
        </w:pPrChange>
      </w:pPr>
      <w:ins w:id="1776" w:author="Brett Slote" w:date="2011-07-21T19:04:00Z">
        <w:r>
          <w:rPr>
            <w:rStyle w:val="FootnoteReference"/>
          </w:rPr>
          <w:footnoteRef/>
        </w:r>
        <w:r>
          <w:t xml:space="preserve"> literal is disregarded</w:t>
        </w:r>
      </w:ins>
    </w:p>
  </w:footnote>
  <w:footnote w:id="978">
    <w:p w14:paraId="062BDCC1" w14:textId="77777777" w:rsidR="00453A38" w:rsidRDefault="00453A38">
      <w:pPr>
        <w:pStyle w:val="FootnoteText"/>
      </w:pPr>
      <w:r>
        <w:rPr>
          <w:rStyle w:val="FootnoteReference"/>
        </w:rPr>
        <w:footnoteRef/>
      </w:r>
      <w:r>
        <w:t xml:space="preserve"> Ps 8:2</w:t>
      </w:r>
    </w:p>
  </w:footnote>
  <w:footnote w:id="979">
    <w:p w14:paraId="5BC08478" w14:textId="77777777" w:rsidR="00453A38" w:rsidRPr="000C76BB" w:rsidRDefault="00453A3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0">
    <w:p w14:paraId="03A6DDD1" w14:textId="77777777" w:rsidR="00453A38" w:rsidRDefault="00453A38">
      <w:pPr>
        <w:pStyle w:val="FootnoteText"/>
      </w:pPr>
      <w:r>
        <w:rPr>
          <w:rStyle w:val="FootnoteReference"/>
        </w:rPr>
        <w:footnoteRef/>
      </w:r>
      <w:r>
        <w:t xml:space="preserve"> Matthew 28:6</w:t>
      </w:r>
    </w:p>
  </w:footnote>
  <w:footnote w:id="981">
    <w:p w14:paraId="339855D2" w14:textId="77777777" w:rsidR="00453A38" w:rsidRDefault="00453A38">
      <w:pPr>
        <w:pStyle w:val="FootnoteText"/>
      </w:pPr>
      <w:r>
        <w:rPr>
          <w:rStyle w:val="FootnoteReference"/>
        </w:rPr>
        <w:footnoteRef/>
      </w:r>
      <w:r>
        <w:t xml:space="preserve"> Matthew 28:7,6</w:t>
      </w:r>
    </w:p>
  </w:footnote>
  <w:footnote w:id="982">
    <w:p w14:paraId="76212A49" w14:textId="77777777" w:rsidR="00453A38" w:rsidRDefault="00453A38">
      <w:pPr>
        <w:pStyle w:val="FootnoteText"/>
      </w:pPr>
      <w:r>
        <w:rPr>
          <w:rStyle w:val="FootnoteReference"/>
        </w:rPr>
        <w:footnoteRef/>
      </w:r>
      <w:r>
        <w:t xml:space="preserve"> Matthew 28:7</w:t>
      </w:r>
    </w:p>
  </w:footnote>
  <w:footnote w:id="983">
    <w:p w14:paraId="716019EB" w14:textId="77777777" w:rsidR="00453A38" w:rsidRDefault="00453A38">
      <w:pPr>
        <w:pStyle w:val="FootnoteText"/>
      </w:pPr>
      <w:r>
        <w:rPr>
          <w:rStyle w:val="FootnoteReference"/>
        </w:rPr>
        <w:footnoteRef/>
      </w:r>
      <w:r>
        <w:t xml:space="preserve"> John 20:27</w:t>
      </w:r>
    </w:p>
  </w:footnote>
  <w:footnote w:id="984">
    <w:p w14:paraId="0ECF3FB0" w14:textId="77777777" w:rsidR="00453A38" w:rsidRDefault="00453A38">
      <w:pPr>
        <w:pStyle w:val="FootnoteText"/>
      </w:pPr>
      <w:r>
        <w:rPr>
          <w:rStyle w:val="FootnoteReference"/>
        </w:rPr>
        <w:footnoteRef/>
      </w:r>
      <w:r>
        <w:t xml:space="preserve"> John 20:28</w:t>
      </w:r>
    </w:p>
  </w:footnote>
  <w:footnote w:id="985">
    <w:p w14:paraId="3FCB0B65" w14:textId="77777777" w:rsidR="00453A38" w:rsidRDefault="00453A38">
      <w:pPr>
        <w:pStyle w:val="FootnoteText"/>
      </w:pPr>
      <w:r>
        <w:rPr>
          <w:rStyle w:val="FootnoteReference"/>
        </w:rPr>
        <w:footnoteRef/>
      </w:r>
      <w:r>
        <w:t xml:space="preserve"> John 20:29</w:t>
      </w:r>
    </w:p>
  </w:footnote>
  <w:footnote w:id="986">
    <w:p w14:paraId="6B80EDF7" w14:textId="77777777" w:rsidR="00453A38" w:rsidRDefault="00453A38">
      <w:pPr>
        <w:pStyle w:val="FootnoteText"/>
      </w:pPr>
      <w:r>
        <w:rPr>
          <w:rStyle w:val="FootnoteReference"/>
        </w:rPr>
        <w:footnoteRef/>
      </w:r>
      <w:r>
        <w:t xml:space="preserve"> John 20:29</w:t>
      </w:r>
    </w:p>
  </w:footnote>
  <w:footnote w:id="987">
    <w:p w14:paraId="09E4919D" w14:textId="77777777" w:rsidR="00453A38" w:rsidRDefault="00453A38" w:rsidP="00134DB2">
      <w:pPr>
        <w:pStyle w:val="footnote"/>
      </w:pPr>
      <w:r>
        <w:rPr>
          <w:rStyle w:val="FootnoteReference"/>
        </w:rPr>
        <w:footnoteRef/>
      </w:r>
      <w:r>
        <w:t xml:space="preserve"> Fr. Athanasius has “My soul shall make her boast in the Lord”</w:t>
      </w:r>
    </w:p>
  </w:footnote>
  <w:footnote w:id="988">
    <w:p w14:paraId="60AC8686" w14:textId="77777777" w:rsidR="00453A38" w:rsidRDefault="00453A38" w:rsidP="00134DB2">
      <w:pPr>
        <w:pStyle w:val="footnote"/>
      </w:pPr>
      <w:r>
        <w:rPr>
          <w:rStyle w:val="FootnoteReference"/>
        </w:rPr>
        <w:footnoteRef/>
      </w:r>
      <w:r>
        <w:t xml:space="preserve"> 2 Sam. 6:2 (LXX).</w:t>
      </w:r>
    </w:p>
  </w:footnote>
  <w:footnote w:id="989">
    <w:p w14:paraId="55B1ADAD" w14:textId="77777777" w:rsidR="00453A38" w:rsidRDefault="00453A38" w:rsidP="00134DB2">
      <w:pPr>
        <w:pStyle w:val="footnote"/>
      </w:pPr>
      <w:r>
        <w:rPr>
          <w:rStyle w:val="FootnoteReference"/>
        </w:rPr>
        <w:footnoteRef/>
      </w:r>
      <w:r>
        <w:t xml:space="preserve"> [JS] or “appear” or “reveal Yourself”</w:t>
      </w:r>
    </w:p>
  </w:footnote>
  <w:footnote w:id="990">
    <w:p w14:paraId="469FEDC5" w14:textId="77777777" w:rsidR="00453A38" w:rsidRDefault="00453A38" w:rsidP="001F4F1A">
      <w:pPr>
        <w:pStyle w:val="footnote"/>
      </w:pPr>
      <w:r>
        <w:rPr>
          <w:rStyle w:val="FootnoteReference"/>
        </w:rPr>
        <w:footnoteRef/>
      </w:r>
      <w:r>
        <w:t xml:space="preserve"> [JS] or “reveal Your face”.</w:t>
      </w:r>
    </w:p>
  </w:footnote>
  <w:footnote w:id="991">
    <w:p w14:paraId="0AB37BC4" w14:textId="77777777" w:rsidR="00453A38" w:rsidRPr="004A3E27" w:rsidRDefault="00453A38"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2">
    <w:p w14:paraId="5A1ACC0E" w14:textId="77777777" w:rsidR="00453A38" w:rsidRDefault="00453A38" w:rsidP="001F4F1A">
      <w:pPr>
        <w:pStyle w:val="footnote"/>
      </w:pPr>
      <w:r>
        <w:rPr>
          <w:rStyle w:val="FootnoteReference"/>
        </w:rPr>
        <w:footnoteRef/>
      </w:r>
      <w:r>
        <w:t xml:space="preserve"> [JS] literally “do obeisance”, i.e. “bow down to”</w:t>
      </w:r>
    </w:p>
  </w:footnote>
  <w:footnote w:id="993">
    <w:p w14:paraId="51131512" w14:textId="77777777" w:rsidR="00453A38" w:rsidRPr="004A3E27" w:rsidRDefault="00453A38"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4">
    <w:p w14:paraId="6AFC128D" w14:textId="77777777" w:rsidR="00453A38" w:rsidRDefault="00453A38" w:rsidP="001F4F1A">
      <w:pPr>
        <w:pStyle w:val="footnote"/>
      </w:pPr>
      <w:r>
        <w:rPr>
          <w:rStyle w:val="FootnoteReference"/>
        </w:rPr>
        <w:footnoteRef/>
      </w:r>
      <w:r>
        <w:t xml:space="preserve"> [JS] or “beautifully situated”</w:t>
      </w:r>
    </w:p>
  </w:footnote>
  <w:footnote w:id="995">
    <w:p w14:paraId="63608FED" w14:textId="77777777" w:rsidR="00453A38" w:rsidRPr="004A3E27" w:rsidRDefault="00453A38"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6">
    <w:p w14:paraId="0D47DD48" w14:textId="77777777" w:rsidR="00453A38" w:rsidRDefault="00453A38"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7">
    <w:p w14:paraId="3F2156F8" w14:textId="77777777" w:rsidR="00453A38" w:rsidRDefault="00453A38" w:rsidP="00394CC7">
      <w:pPr>
        <w:pStyle w:val="footnote"/>
      </w:pPr>
      <w:r>
        <w:rPr>
          <w:rStyle w:val="FootnoteReference"/>
        </w:rPr>
        <w:footnoteRef/>
      </w:r>
      <w:r>
        <w:t xml:space="preserve"> [JS] or “Mother Zion will say,”</w:t>
      </w:r>
    </w:p>
  </w:footnote>
  <w:footnote w:id="998">
    <w:p w14:paraId="7D124560" w14:textId="77777777" w:rsidR="00453A38" w:rsidRDefault="00453A38" w:rsidP="00394CC7">
      <w:pPr>
        <w:pStyle w:val="footnote"/>
      </w:pPr>
      <w:r>
        <w:rPr>
          <w:rStyle w:val="FootnoteReference"/>
        </w:rPr>
        <w:footnoteRef/>
      </w:r>
      <w:r>
        <w:t xml:space="preserve"> [JS] Coptic has, “that a man and a man dwelt in her”</w:t>
      </w:r>
    </w:p>
  </w:footnote>
  <w:footnote w:id="999">
    <w:p w14:paraId="19F3F5FF" w14:textId="77777777" w:rsidR="00453A38" w:rsidRDefault="00453A38" w:rsidP="00394CC7">
      <w:pPr>
        <w:pStyle w:val="footnote"/>
      </w:pPr>
      <w:r>
        <w:rPr>
          <w:rStyle w:val="FootnoteReference"/>
        </w:rPr>
        <w:footnoteRef/>
      </w:r>
      <w:r>
        <w:t xml:space="preserve"> [JS] or “messengers”</w:t>
      </w:r>
    </w:p>
  </w:footnote>
  <w:footnote w:id="1000">
    <w:p w14:paraId="3F310231" w14:textId="77777777" w:rsidR="00453A38" w:rsidRDefault="00453A38" w:rsidP="00394CC7">
      <w:pPr>
        <w:pStyle w:val="footnote"/>
      </w:pPr>
      <w:r>
        <w:rPr>
          <w:rStyle w:val="FootnoteReference"/>
        </w:rPr>
        <w:footnoteRef/>
      </w:r>
      <w:r>
        <w:t xml:space="preserve"> [JS] Fr. Lazarus has “servants”</w:t>
      </w:r>
    </w:p>
  </w:footnote>
  <w:footnote w:id="1001">
    <w:p w14:paraId="562DE160" w14:textId="77777777" w:rsidR="00453A38" w:rsidRDefault="00453A38" w:rsidP="00394CC7">
      <w:pPr>
        <w:pStyle w:val="footnote"/>
      </w:pPr>
      <w:r>
        <w:rPr>
          <w:rStyle w:val="FootnoteReference"/>
        </w:rPr>
        <w:footnoteRef/>
      </w:r>
      <w:r>
        <w:t xml:space="preserve"> Heb. 1:7; Ezek. 1:14; 2 Esdras 8:22.</w:t>
      </w:r>
    </w:p>
  </w:footnote>
  <w:footnote w:id="1002">
    <w:p w14:paraId="2349FFF8" w14:textId="77777777" w:rsidR="00453A38" w:rsidRDefault="00453A38" w:rsidP="00394CC7">
      <w:pPr>
        <w:pStyle w:val="footnote"/>
      </w:pPr>
      <w:r>
        <w:rPr>
          <w:rStyle w:val="FootnoteReference"/>
        </w:rPr>
        <w:footnoteRef/>
      </w:r>
      <w:r>
        <w:t xml:space="preserve"> [JS] or “makes the clouds His chariot”</w:t>
      </w:r>
    </w:p>
  </w:footnote>
  <w:footnote w:id="1003">
    <w:p w14:paraId="69FA1866" w14:textId="77777777" w:rsidR="00453A38" w:rsidRDefault="00453A38" w:rsidP="00394CC7">
      <w:pPr>
        <w:pStyle w:val="footnote"/>
      </w:pPr>
      <w:r>
        <w:rPr>
          <w:rStyle w:val="FootnoteReference"/>
        </w:rPr>
        <w:footnoteRef/>
      </w:r>
      <w:r>
        <w:t xml:space="preserve"> [JS] “do obeisance”, elsewhere rendered “worship’, but referring to the physical act.</w:t>
      </w:r>
    </w:p>
  </w:footnote>
  <w:footnote w:id="1004">
    <w:p w14:paraId="6E6EA07D" w14:textId="77777777" w:rsidR="00453A38" w:rsidRDefault="00453A38" w:rsidP="00486BA4">
      <w:pPr>
        <w:pStyle w:val="footnote"/>
      </w:pPr>
      <w:r>
        <w:rPr>
          <w:rStyle w:val="FootnoteReference"/>
        </w:rPr>
        <w:footnoteRef/>
      </w:r>
      <w:r>
        <w:t xml:space="preserve"> [JS] lit. day to day</w:t>
      </w:r>
    </w:p>
  </w:footnote>
  <w:footnote w:id="1005">
    <w:p w14:paraId="15A4CA87" w14:textId="77777777" w:rsidR="00453A38" w:rsidRPr="004A3E27" w:rsidRDefault="00453A38" w:rsidP="00486BA4">
      <w:pPr>
        <w:pStyle w:val="footnote"/>
      </w:pPr>
      <w:r w:rsidRPr="004A3E27">
        <w:rPr>
          <w:rStyle w:val="FootnoteReference"/>
        </w:rPr>
        <w:footnoteRef/>
      </w:r>
      <w:r w:rsidRPr="004A3E27">
        <w:t xml:space="preserve"> Luke 4:32.</w:t>
      </w:r>
    </w:p>
  </w:footnote>
  <w:footnote w:id="1006">
    <w:p w14:paraId="0F743031" w14:textId="77777777" w:rsidR="00453A38" w:rsidRDefault="00453A38" w:rsidP="00486BA4">
      <w:pPr>
        <w:pStyle w:val="footnote"/>
      </w:pPr>
      <w:r>
        <w:rPr>
          <w:rStyle w:val="FootnoteReference"/>
        </w:rPr>
        <w:footnoteRef/>
      </w:r>
      <w:r>
        <w:t xml:space="preserve"> [JS] or “give thanks to”. “Thankfully confess with praise”</w:t>
      </w:r>
    </w:p>
  </w:footnote>
  <w:footnote w:id="1007">
    <w:p w14:paraId="5EFEDAB8" w14:textId="77777777" w:rsidR="00453A38" w:rsidRDefault="00453A38" w:rsidP="00486BA4">
      <w:pPr>
        <w:pStyle w:val="footnote"/>
      </w:pPr>
      <w:r>
        <w:rPr>
          <w:rStyle w:val="FootnoteReference"/>
        </w:rPr>
        <w:footnoteRef/>
      </w:r>
      <w:r>
        <w:t xml:space="preserve"> [JS] literally, “holy ones.”</w:t>
      </w:r>
    </w:p>
  </w:footnote>
  <w:footnote w:id="1008">
    <w:p w14:paraId="7219A2E0" w14:textId="77777777" w:rsidR="00453A38" w:rsidRDefault="00453A38" w:rsidP="00486BA4">
      <w:pPr>
        <w:pStyle w:val="footnote"/>
      </w:pPr>
      <w:r>
        <w:rPr>
          <w:rStyle w:val="FootnoteReference"/>
        </w:rPr>
        <w:footnoteRef/>
      </w:r>
      <w:r>
        <w:t xml:space="preserve"> </w:t>
      </w:r>
      <w:r w:rsidRPr="00DC02D9">
        <w:rPr>
          <w:i/>
        </w:rPr>
        <w:t>Or:</w:t>
      </w:r>
      <w:r>
        <w:t xml:space="preserve"> costly (Wisdom 1:13-16).</w:t>
      </w:r>
    </w:p>
  </w:footnote>
  <w:footnote w:id="1009">
    <w:p w14:paraId="1C209EBB" w14:textId="77777777" w:rsidR="00453A38" w:rsidRDefault="00453A38" w:rsidP="00486BA4">
      <w:pPr>
        <w:pStyle w:val="footnote"/>
      </w:pPr>
      <w:r>
        <w:rPr>
          <w:rStyle w:val="FootnoteReference"/>
        </w:rPr>
        <w:footnoteRef/>
      </w:r>
      <w:r>
        <w:t xml:space="preserve"> [JS] litearlly, “slave”.</w:t>
      </w:r>
    </w:p>
  </w:footnote>
  <w:footnote w:id="1010">
    <w:p w14:paraId="116A3C7A" w14:textId="77777777" w:rsidR="00453A38" w:rsidRPr="004A3E27" w:rsidRDefault="00453A38" w:rsidP="0058686F">
      <w:pPr>
        <w:pStyle w:val="footnote"/>
      </w:pPr>
      <w:r w:rsidRPr="004A3E27">
        <w:rPr>
          <w:rStyle w:val="FootnoteReference"/>
        </w:rPr>
        <w:footnoteRef/>
      </w:r>
      <w:r w:rsidRPr="004A3E27">
        <w:t xml:space="preserve"> </w:t>
      </w:r>
      <w:r>
        <w:t>cf</w:t>
      </w:r>
      <w:r w:rsidRPr="004A3E27">
        <w:t>. Rev. 19:11-16.</w:t>
      </w:r>
    </w:p>
  </w:footnote>
  <w:footnote w:id="1011">
    <w:p w14:paraId="0237698A" w14:textId="77777777" w:rsidR="00453A38" w:rsidRDefault="00453A38" w:rsidP="0058686F">
      <w:pPr>
        <w:pStyle w:val="footnote"/>
      </w:pPr>
      <w:r>
        <w:rPr>
          <w:rStyle w:val="FootnoteReference"/>
        </w:rPr>
        <w:footnoteRef/>
      </w:r>
      <w:r>
        <w:t xml:space="preserve"> dragon: </w:t>
      </w:r>
      <w:r w:rsidRPr="0090411D">
        <w:rPr>
          <w:i/>
        </w:rPr>
        <w:t>or</w:t>
      </w:r>
      <w:r>
        <w:t xml:space="preserve"> serpent.</w:t>
      </w:r>
    </w:p>
  </w:footnote>
  <w:footnote w:id="1012">
    <w:p w14:paraId="23515252" w14:textId="77777777" w:rsidR="00453A38" w:rsidRDefault="00453A38"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3">
    <w:p w14:paraId="45DF34E0" w14:textId="77777777" w:rsidR="00453A38" w:rsidRDefault="00453A38" w:rsidP="00C502E3">
      <w:pPr>
        <w:pStyle w:val="footnote"/>
      </w:pPr>
      <w:r>
        <w:rPr>
          <w:rStyle w:val="FootnoteReference"/>
        </w:rPr>
        <w:footnoteRef/>
      </w:r>
      <w:r>
        <w:t xml:space="preserve"> House—Home, Family, Church, Kingdom: where God’s will is done (1 Tim. 3:15; Heb. 3:2-6; Lk. 2:49; Mt. 6:10).</w:t>
      </w:r>
    </w:p>
  </w:footnote>
  <w:footnote w:id="1014">
    <w:p w14:paraId="6FA6EE36" w14:textId="77777777" w:rsidR="00453A38" w:rsidRDefault="00453A38" w:rsidP="00C502E3">
      <w:pPr>
        <w:pStyle w:val="footnote"/>
      </w:pPr>
      <w:r>
        <w:rPr>
          <w:rStyle w:val="FootnoteReference"/>
        </w:rPr>
        <w:footnoteRef/>
      </w:r>
      <w:r>
        <w:t xml:space="preserve"> [JS] or, “boast”</w:t>
      </w:r>
    </w:p>
  </w:footnote>
  <w:footnote w:id="1015">
    <w:p w14:paraId="720D83C7" w14:textId="77777777" w:rsidR="00453A38" w:rsidRPr="004A3E27" w:rsidRDefault="00453A38" w:rsidP="00C502E3">
      <w:pPr>
        <w:pStyle w:val="footnote"/>
      </w:pPr>
      <w:r w:rsidRPr="004A3E27">
        <w:rPr>
          <w:rStyle w:val="FootnoteReference"/>
        </w:rPr>
        <w:footnoteRef/>
      </w:r>
      <w:r w:rsidRPr="004A3E27">
        <w:t xml:space="preserve"> Man is made for happiness, fruit of grace, forgiveness, right relations, holiness.</w:t>
      </w:r>
    </w:p>
  </w:footnote>
  <w:footnote w:id="1016">
    <w:p w14:paraId="7DB48AE1" w14:textId="77777777" w:rsidR="00453A38" w:rsidRDefault="00453A38" w:rsidP="00743D2C">
      <w:pPr>
        <w:pStyle w:val="footnote"/>
      </w:pPr>
      <w:r>
        <w:rPr>
          <w:rStyle w:val="FootnoteReference"/>
        </w:rPr>
        <w:footnoteRef/>
      </w:r>
      <w:r>
        <w:t xml:space="preserve"> [JS] Fr. Lazarus renders “repent” as “change His mind”</w:t>
      </w:r>
    </w:p>
  </w:footnote>
  <w:footnote w:id="1017">
    <w:p w14:paraId="1240DC44" w14:textId="77777777" w:rsidR="00453A38" w:rsidRDefault="00453A38" w:rsidP="00743D2C">
      <w:pPr>
        <w:pStyle w:val="footnote"/>
      </w:pPr>
      <w:r>
        <w:rPr>
          <w:rStyle w:val="FootnoteReference"/>
        </w:rPr>
        <w:footnoteRef/>
      </w:r>
      <w:r>
        <w:t xml:space="preserve"> Heb. 7:21.</w:t>
      </w:r>
    </w:p>
  </w:footnote>
  <w:footnote w:id="1018">
    <w:p w14:paraId="4D23E76D" w14:textId="77777777" w:rsidR="00453A38" w:rsidRPr="004A3E27" w:rsidRDefault="00453A38"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9">
    <w:p w14:paraId="4CCF0C2B" w14:textId="77777777" w:rsidR="00453A38" w:rsidRPr="004A3E27" w:rsidRDefault="00453A38" w:rsidP="00743D2C">
      <w:pPr>
        <w:pStyle w:val="footnote"/>
      </w:pPr>
      <w:r w:rsidRPr="004A3E27">
        <w:rPr>
          <w:rStyle w:val="FootnoteReference"/>
        </w:rPr>
        <w:footnoteRef/>
      </w:r>
      <w:r w:rsidRPr="004A3E27">
        <w:t xml:space="preserve"> </w:t>
      </w:r>
      <w:r>
        <w:t>Cf</w:t>
      </w:r>
      <w:r w:rsidRPr="004A3E27">
        <w:t>. Isaiah 40:11; John 10:11.</w:t>
      </w:r>
    </w:p>
  </w:footnote>
  <w:footnote w:id="1020">
    <w:p w14:paraId="19A1BCB8" w14:textId="77777777" w:rsidR="00453A38" w:rsidRDefault="00453A38" w:rsidP="00743D2C">
      <w:pPr>
        <w:pStyle w:val="footnote"/>
      </w:pPr>
      <w:r>
        <w:rPr>
          <w:rStyle w:val="FootnoteReference"/>
        </w:rPr>
        <w:footnoteRef/>
      </w:r>
      <w:r>
        <w:t xml:space="preserve"> ‘mercies of the Lord’: </w:t>
      </w:r>
      <w:r w:rsidRPr="00B246C1">
        <w:rPr>
          <w:i/>
        </w:rPr>
        <w:t>or</w:t>
      </w:r>
      <w:r>
        <w:t>, the Lord’s love.</w:t>
      </w:r>
    </w:p>
  </w:footnote>
  <w:footnote w:id="1021">
    <w:p w14:paraId="4162CF7C" w14:textId="190E974A" w:rsidR="00453A38" w:rsidRDefault="00453A38" w:rsidP="00E25E68">
      <w:pPr>
        <w:pStyle w:val="footnote"/>
      </w:pPr>
      <w:r>
        <w:rPr>
          <w:rStyle w:val="FootnoteReference"/>
        </w:rPr>
        <w:footnoteRef/>
      </w:r>
      <w:r>
        <w:t xml:space="preserve"> This column is the version abridged by Fr. Athanasius Iskander.</w:t>
      </w:r>
    </w:p>
  </w:footnote>
  <w:footnote w:id="1022">
    <w:p w14:paraId="73FD763A" w14:textId="5EEBDC02" w:rsidR="00453A38" w:rsidRDefault="00453A38"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3">
    <w:p w14:paraId="65C1221D" w14:textId="58B0B75A" w:rsidR="00453A38" w:rsidRDefault="00453A38"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4">
    <w:p w14:paraId="694B1AEF" w14:textId="6CD120E4" w:rsidR="00453A38" w:rsidRDefault="00453A38" w:rsidP="0061474D">
      <w:pPr>
        <w:pStyle w:val="footnote"/>
      </w:pPr>
      <w:r>
        <w:rPr>
          <w:rStyle w:val="FootnoteReference"/>
        </w:rPr>
        <w:footnoteRef/>
      </w:r>
      <w:r>
        <w:t xml:space="preserve"> Verses marked with (*) appear in the abridged version of Fr. Athanasius Iskander</w:t>
      </w:r>
    </w:p>
  </w:footnote>
  <w:footnote w:id="1025">
    <w:p w14:paraId="77C597C4" w14:textId="77777777" w:rsidR="00453A38" w:rsidRDefault="00453A38"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6">
    <w:p w14:paraId="725C3ADA" w14:textId="77777777" w:rsidR="00453A38" w:rsidRDefault="00453A38" w:rsidP="000608B8">
      <w:pPr>
        <w:pStyle w:val="footnote"/>
      </w:pPr>
      <w:r>
        <w:rPr>
          <w:rStyle w:val="FootnoteReference"/>
        </w:rPr>
        <w:footnoteRef/>
      </w:r>
      <w:r>
        <w:t xml:space="preserve"> Clearly a late addition given the Roman Catholic ecclesiology, foreign to Orthodoxy, found in these verses.</w:t>
      </w:r>
    </w:p>
  </w:footnote>
  <w:footnote w:id="1027">
    <w:p w14:paraId="04C754F3" w14:textId="52CD574F" w:rsidR="00453A38" w:rsidRDefault="00453A38"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0EB32DA"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7DE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53A38" w:rsidRPr="00E00D27" w:rsidRDefault="00453A38"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53A38" w:rsidRPr="00E00D27" w:rsidRDefault="00453A38" w:rsidP="00686912">
    <w:pPr>
      <w:pStyle w:val="Header"/>
      <w:jc w:val="center"/>
      <w:rPr>
        <w:sz w:val="20"/>
        <w:szCs w:val="20"/>
      </w:rPr>
    </w:pPr>
  </w:p>
  <w:p w14:paraId="022704DA" w14:textId="77777777" w:rsidR="00453A38" w:rsidRPr="00686912" w:rsidRDefault="00453A38"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5F1BB0C5" w:rsidR="00453A38" w:rsidRPr="00E00D27" w:rsidRDefault="00453A3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C7DE2">
      <w:rPr>
        <w:noProof/>
        <w:sz w:val="20"/>
        <w:szCs w:val="20"/>
      </w:rPr>
      <w:t>The Midnight Praise</w:t>
    </w:r>
    <w:r>
      <w:rPr>
        <w:sz w:val="20"/>
        <w:szCs w:val="20"/>
      </w:rPr>
      <w:fldChar w:fldCharType="end"/>
    </w:r>
  </w:p>
  <w:p w14:paraId="199CF7F3" w14:textId="77777777" w:rsidR="00453A38" w:rsidRPr="00E00D27" w:rsidRDefault="00453A38"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FEFC7F3" w:rsidR="00453A38" w:rsidRPr="00E00D27" w:rsidRDefault="00453A3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C7DE2">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BBB4512" w:rsidR="00453A38" w:rsidRPr="00E00D27" w:rsidRDefault="00453A38"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7DE2">
      <w:rPr>
        <w:noProof/>
        <w:sz w:val="20"/>
        <w:szCs w:val="20"/>
      </w:rPr>
      <w:t>The Conclusion of the Adam Theotokias</w:t>
    </w:r>
    <w:r w:rsidRPr="00E00D27">
      <w:rPr>
        <w:sz w:val="20"/>
        <w:szCs w:val="20"/>
      </w:rPr>
      <w:fldChar w:fldCharType="end"/>
    </w:r>
  </w:p>
  <w:p w14:paraId="48CF3F9A" w14:textId="245E316D" w:rsidR="00453A38" w:rsidRPr="00686912" w:rsidRDefault="00453A38"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4864F7AF"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7DE2">
      <w:rPr>
        <w:noProof/>
        <w:sz w:val="20"/>
        <w:szCs w:val="20"/>
      </w:rPr>
      <w:t>Prayers for Needs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24F66C2"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7DE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B5F228D" w:rsidR="00453A38" w:rsidRPr="00E00D27" w:rsidRDefault="00453A3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7DE2">
      <w:rPr>
        <w:noProof/>
        <w:sz w:val="20"/>
        <w:szCs w:val="20"/>
      </w:rPr>
      <w:t>Prayer for the Church</w:t>
    </w:r>
    <w:r w:rsidRPr="00E00D27">
      <w:rPr>
        <w:sz w:val="20"/>
        <w:szCs w:val="20"/>
      </w:rPr>
      <w:fldChar w:fldCharType="end"/>
    </w:r>
  </w:p>
  <w:p w14:paraId="1DAD4C8D" w14:textId="77777777" w:rsidR="00453A38" w:rsidRPr="00686912" w:rsidRDefault="00453A38"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53A38" w:rsidRPr="00686912" w:rsidRDefault="00453A38"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8C9661E" w:rsidR="00453A38" w:rsidRPr="00E00D27" w:rsidRDefault="00453A3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7DE2">
      <w:rPr>
        <w:noProof/>
        <w:sz w:val="20"/>
        <w:szCs w:val="20"/>
      </w:rPr>
      <w:t>The Doxology of St. Stephen</w:t>
    </w:r>
    <w:r w:rsidRPr="00E00D27">
      <w:rPr>
        <w:sz w:val="20"/>
        <w:szCs w:val="20"/>
      </w:rPr>
      <w:fldChar w:fldCharType="end"/>
    </w:r>
  </w:p>
  <w:p w14:paraId="7E9EFC1B" w14:textId="77777777" w:rsidR="00453A38" w:rsidRPr="00686912" w:rsidRDefault="00453A38"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5914"/>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E766D-4BB2-4A35-B14B-38020F27EC91}">
  <ds:schemaRefs>
    <ds:schemaRef ds:uri="http://schemas.openxmlformats.org/officeDocument/2006/bibliography"/>
  </ds:schemaRefs>
</ds:datastoreItem>
</file>

<file path=customXml/itemProps2.xml><?xml version="1.0" encoding="utf-8"?>
<ds:datastoreItem xmlns:ds="http://schemas.openxmlformats.org/officeDocument/2006/customXml" ds:itemID="{F28323B2-F6C0-40FB-BC46-236880E71FF4}">
  <ds:schemaRefs>
    <ds:schemaRef ds:uri="http://schemas.openxmlformats.org/officeDocument/2006/bibliography"/>
  </ds:schemaRefs>
</ds:datastoreItem>
</file>

<file path=customXml/itemProps3.xml><?xml version="1.0" encoding="utf-8"?>
<ds:datastoreItem xmlns:ds="http://schemas.openxmlformats.org/officeDocument/2006/customXml" ds:itemID="{3D96B987-51E0-4B80-B04E-9C17ECF25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31289</TotalTime>
  <Pages>1</Pages>
  <Words>218682</Words>
  <Characters>1246491</Characters>
  <Application>Microsoft Office Word</Application>
  <DocSecurity>0</DocSecurity>
  <Lines>10387</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672</cp:revision>
  <cp:lastPrinted>2016-07-01T02:20:00Z</cp:lastPrinted>
  <dcterms:created xsi:type="dcterms:W3CDTF">2014-10-30T02:06:00Z</dcterms:created>
  <dcterms:modified xsi:type="dcterms:W3CDTF">2016-07-01T02:21:00Z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