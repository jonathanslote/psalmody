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3E70F4">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3E70F4">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3E70F4">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3E70F4">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3E70F4">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3E70F4">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0D107E" w:rsidP="000D107E">
      <w:pPr>
        <w:pStyle w:val="Priest"/>
      </w:pPr>
      <w:r>
        <w:lastRenderedPageBreak/>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t>CONGREGATION:</w:t>
      </w:r>
    </w:p>
    <w:p w:rsidR="000D107E" w:rsidRDefault="000D107E" w:rsidP="000D107E">
      <w:pPr>
        <w:pStyle w:val="Body"/>
        <w:rPr>
          <w:lang w:val="en-GB"/>
        </w:rPr>
      </w:pPr>
      <w:r>
        <w:rPr>
          <w:lang w:val="en-GB"/>
        </w:rPr>
        <w:t>Our Father</w:t>
      </w:r>
      <w:r w:rsidR="003E70F4">
        <w:rPr>
          <w:lang w:val="en-GB"/>
        </w:rPr>
        <w:t>, who is</w:t>
      </w:r>
      <w:r>
        <w:rPr>
          <w:lang w:val="en-GB"/>
        </w:rPr>
        <w:t xml:space="preserve"> in heaven, </w:t>
      </w:r>
      <w:r w:rsidR="003E70F4">
        <w:rPr>
          <w:lang w:val="en-GB"/>
        </w:rPr>
        <w:t>Your</w:t>
      </w:r>
      <w:r>
        <w:rPr>
          <w:lang w:val="en-GB"/>
        </w:rPr>
        <w:t xml:space="preserve"> Name</w:t>
      </w:r>
      <w:r w:rsidR="003E70F4">
        <w:rPr>
          <w:lang w:val="en-GB"/>
        </w:rPr>
        <w:t xml:space="preserve"> is holy</w:t>
      </w:r>
      <w:r>
        <w:rPr>
          <w:lang w:val="en-GB"/>
        </w:rPr>
        <w:t xml:space="preserve">. </w:t>
      </w:r>
      <w:r w:rsidR="003E70F4">
        <w:rPr>
          <w:lang w:val="en-GB"/>
        </w:rPr>
        <w:t>May Your</w:t>
      </w:r>
      <w:r>
        <w:rPr>
          <w:lang w:val="en-GB"/>
        </w:rPr>
        <w:t xml:space="preserve"> Kingdom come. </w:t>
      </w:r>
      <w:r w:rsidR="003E70F4">
        <w:rPr>
          <w:lang w:val="en-GB"/>
        </w:rPr>
        <w:t>May Your</w:t>
      </w:r>
      <w:r>
        <w:rPr>
          <w:lang w:val="en-GB"/>
        </w:rPr>
        <w:t xml:space="preserve"> will be done, on earth as it is in heaven. </w:t>
      </w:r>
      <w:r w:rsidR="003E70F4">
        <w:rPr>
          <w:lang w:val="en-GB"/>
        </w:rPr>
        <w:t>Give us our bread of the morrow,</w:t>
      </w:r>
      <w:r>
        <w:rPr>
          <w:lang w:val="en-GB"/>
        </w:rPr>
        <w:t xml:space="preserve"> today, and forgive us our trespasses as we forgive those who trespass against us. And lead us not into temptation, but deliver us from the Evil One; in </w:t>
      </w:r>
      <w:r w:rsidR="003E70F4">
        <w:rPr>
          <w:lang w:val="en-GB"/>
        </w:rPr>
        <w:t>Christ Jesus our Lord. For Yours</w:t>
      </w:r>
      <w:r>
        <w:rPr>
          <w:lang w:val="en-GB"/>
        </w:rPr>
        <w:t xml:space="preserve"> is the Kingdom, the power and the glory, forever and ever. Amen</w:t>
      </w:r>
    </w:p>
    <w:p w:rsidR="003E70F4" w:rsidRDefault="003E70F4" w:rsidP="003E70F4">
      <w:pPr>
        <w:pStyle w:val="Rubric"/>
        <w:rPr>
          <w:lang w:val="en-GB"/>
        </w:rPr>
      </w:pPr>
      <w:r>
        <w:rPr>
          <w:lang w:val="en-GB"/>
        </w:rPr>
        <w:t>The presbyter prostrates himself before the Sanctuary door, saying,</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Then he prostrates before his fellow presbyters and deacons, saying, “Bless me. Lo,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lastRenderedPageBreak/>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lastRenderedPageBreak/>
              <w:t>PRIEST: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saying, “Blessed be God the Father, the Pant</w:t>
      </w:r>
      <w:r>
        <w:t>o</w:t>
      </w:r>
      <w:r>
        <w:t xml:space="preserve">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w:t>
      </w:r>
      <w:r>
        <w:t>d</w:t>
      </w:r>
      <w:r>
        <w:t>ing from the West side of the Altar facing East. The presbyter then proceeds to the West side of the altar, and facing East, says the prayer for the Congreg</w:t>
      </w:r>
      <w:r>
        <w:t>a</w:t>
      </w:r>
      <w:r>
        <w:t xml:space="preserve">tion, with the deacon responding from the East side. </w:t>
      </w:r>
      <w:r>
        <w:lastRenderedPageBreak/>
        <w:t>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r w:rsidR="0097428E">
        <w:t>protopresbyters</w:t>
      </w:r>
      <w:r w:rsidR="0097428E">
        <w:rPr>
          <w:rStyle w:val="FootnoteReference"/>
        </w:rPr>
        <w:footnoteReference w:id="2"/>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lastRenderedPageBreak/>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lastRenderedPageBreak/>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lastRenderedPageBreak/>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5A57E3" w:rsidRDefault="005A57E3" w:rsidP="005A57E3">
      <w:pPr>
        <w:pStyle w:val="Priest"/>
      </w:pPr>
      <w:r>
        <w:t>PRIEST:</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5A57E3" w:rsidP="005A57E3">
      <w:pPr>
        <w:pStyle w:val="Priest"/>
      </w:pPr>
      <w:r>
        <w:t>CONGREGATION:</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lastRenderedPageBreak/>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bookmarkStart w:id="66" w:name="_GoBack"/>
      <w:bookmarkEnd w:id="66"/>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lastRenderedPageBreak/>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We look for the resurrection of the dead, and the life of the coming age. Amen.</w:t>
            </w:r>
          </w:p>
        </w:tc>
        <w:tc>
          <w:tcPr>
            <w:tcW w:w="3624" w:type="dxa"/>
          </w:tcPr>
          <w:p w:rsidR="0016512E" w:rsidRDefault="0016512E" w:rsidP="002F1229">
            <w:pPr>
              <w:pStyle w:val="BodyNoIndent"/>
            </w:pPr>
            <w:commentRangeStart w:id="67"/>
            <w:r>
              <w:t xml:space="preserve">Ten </w:t>
            </w:r>
            <w:commentRangeEnd w:id="67"/>
            <w:r w:rsidR="003F614F">
              <w:rPr>
                <w:rStyle w:val="CommentReference"/>
                <w:lang w:val="en-CA"/>
              </w:rPr>
              <w:commentReference w:id="67"/>
            </w:r>
            <w:r>
              <w:t>gosht evol kha et hi en ti anastasis 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8"/>
      <w:r>
        <w:t>God</w:t>
      </w:r>
      <w:commentRangeEnd w:id="68"/>
      <w:r w:rsidR="008E406C">
        <w:rPr>
          <w:rStyle w:val="CommentReference"/>
          <w:lang w:val="en-CA"/>
        </w:rPr>
        <w:commentReference w:id="68"/>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 xml:space="preserve">Amen. Lord have mercy. Lord </w:t>
            </w:r>
            <w:r>
              <w:lastRenderedPageBreak/>
              <w:t>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lastRenderedPageBreak/>
              <w:t>Amen. Kyrié eleison.</w:t>
            </w:r>
            <w:r>
              <w:t xml:space="preserve"> </w:t>
            </w:r>
            <w:r w:rsidRPr="000970D4">
              <w:t>Kyrié eleison.</w:t>
            </w:r>
            <w:r>
              <w:t xml:space="preserve"> </w:t>
            </w:r>
            <w:r w:rsidRPr="000970D4">
              <w:lastRenderedPageBreak/>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lastRenderedPageBreak/>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9"/>
            <w:r>
              <w:rPr>
                <w:rFonts w:cs="@MingLiU"/>
              </w:rPr>
              <w:t>Mar</w:t>
            </w:r>
            <w:commentRangeEnd w:id="69"/>
            <w:r w:rsidR="002922F9">
              <w:rPr>
                <w:rStyle w:val="CommentReference"/>
              </w:rPr>
              <w:commentReference w:id="69"/>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lastRenderedPageBreak/>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lastRenderedPageBreak/>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70"/>
      <w:r>
        <w:t>Mother of God</w:t>
      </w:r>
      <w:commentRangeEnd w:id="70"/>
      <w:r w:rsidR="00050534">
        <w:rPr>
          <w:rStyle w:val="CommentReference"/>
          <w:lang w:val="en-CA"/>
        </w:rPr>
        <w:commentReference w:id="70"/>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1" w:name="_Toc410196175"/>
      <w:bookmarkStart w:id="72" w:name="_Toc410196407"/>
      <w:bookmarkStart w:id="73" w:name="_Toc410196909"/>
      <w:bookmarkStart w:id="74" w:name="_Toc431466275"/>
      <w:r>
        <w:lastRenderedPageBreak/>
        <w:t>After Supper: Retiring</w:t>
      </w:r>
      <w:r>
        <w:rPr>
          <w:rStyle w:val="FootnoteReference"/>
        </w:rPr>
        <w:footnoteReference w:id="3"/>
      </w:r>
      <w:r>
        <w:t xml:space="preserve"> (the Twelfth Hour)</w:t>
      </w:r>
      <w:bookmarkEnd w:id="71"/>
      <w:bookmarkEnd w:id="72"/>
      <w:bookmarkEnd w:id="73"/>
      <w:bookmarkEnd w:id="74"/>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5" w:name="_Toc410196176"/>
      <w:bookmarkStart w:id="76" w:name="_Toc410196408"/>
      <w:bookmarkStart w:id="77" w:name="_Toc410196910"/>
      <w:r>
        <w:t>The Psalms of the Twelfth Hour</w:t>
      </w:r>
      <w:bookmarkEnd w:id="75"/>
      <w:bookmarkEnd w:id="76"/>
      <w:bookmarkEnd w:id="77"/>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8" w:name="_Toc410196177"/>
      <w:bookmarkStart w:id="79" w:name="_Toc410196409"/>
      <w:bookmarkStart w:id="80"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8"/>
      <w:bookmarkEnd w:id="79"/>
      <w:bookmarkEnd w:id="80"/>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5"/>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1" w:name="_Toc410196178"/>
      <w:bookmarkStart w:id="82" w:name="_Toc410196410"/>
      <w:bookmarkStart w:id="83" w:name="_Toc410196912"/>
      <w:bookmarkStart w:id="84" w:name="_Toc431466276"/>
      <w:r>
        <w:lastRenderedPageBreak/>
        <w:t>Midnight</w:t>
      </w:r>
      <w:bookmarkEnd w:id="81"/>
      <w:bookmarkEnd w:id="82"/>
      <w:bookmarkEnd w:id="83"/>
      <w:bookmarkEnd w:id="84"/>
    </w:p>
    <w:p w:rsidR="00964F23" w:rsidRDefault="00964F23" w:rsidP="00964F23">
      <w:pPr>
        <w:pStyle w:val="Heading3"/>
      </w:pPr>
      <w:bookmarkStart w:id="85" w:name="_Toc410196179"/>
      <w:bookmarkStart w:id="86" w:name="_Toc410196411"/>
      <w:bookmarkStart w:id="87" w:name="_Toc410196913"/>
      <w:r>
        <w:t>The Psalms of the First Watch</w:t>
      </w:r>
      <w:bookmarkEnd w:id="85"/>
      <w:bookmarkEnd w:id="86"/>
      <w:bookmarkEnd w:id="87"/>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7"/>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8" w:name="_Toc410196180"/>
      <w:bookmarkStart w:id="89" w:name="_Toc410196412"/>
      <w:bookmarkStart w:id="90"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8"/>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8"/>
      <w:bookmarkEnd w:id="89"/>
      <w:bookmarkEnd w:id="90"/>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1" w:name="_Toc410196181"/>
      <w:bookmarkStart w:id="92" w:name="_Toc410196413"/>
      <w:bookmarkStart w:id="93" w:name="_Toc410196915"/>
      <w:r>
        <w:t>The Psalms of the Third Watch</w:t>
      </w:r>
      <w:bookmarkEnd w:id="91"/>
      <w:bookmarkEnd w:id="92"/>
      <w:bookmarkEnd w:id="93"/>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4"/>
      <w:r>
        <w:t>unbelievers</w:t>
      </w:r>
      <w:commentRangeEnd w:id="94"/>
      <w:r>
        <w:rPr>
          <w:rStyle w:val="CommentReference"/>
          <w:lang w:val="en-CA"/>
        </w:rPr>
        <w:commentReference w:id="94"/>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5" w:name="_Toc410196182"/>
      <w:bookmarkStart w:id="96" w:name="_Toc410196414"/>
      <w:bookmarkStart w:id="97" w:name="_Toc410196916"/>
      <w:r>
        <w:t>The Midnight Praise</w:t>
      </w:r>
      <w:bookmarkEnd w:id="95"/>
      <w:bookmarkEnd w:id="96"/>
      <w:bookmarkEnd w:id="97"/>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8"/>
            <w:r>
              <w:t>Arise</w:t>
            </w:r>
            <w:commentRangeEnd w:id="98"/>
            <w:r>
              <w:rPr>
                <w:rStyle w:val="CommentReference"/>
              </w:rPr>
              <w:commentReference w:id="98"/>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9"/>
            <w:r>
              <w:t>flesh</w:t>
            </w:r>
            <w:commentRangeEnd w:id="99"/>
            <w:r>
              <w:rPr>
                <w:rStyle w:val="CommentReference"/>
              </w:rPr>
              <w:commentReference w:id="99"/>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0"/>
            <w:r w:rsidRPr="004E04E2">
              <w:t xml:space="preserve">send up </w:t>
            </w:r>
            <w:commentRangeEnd w:id="100"/>
            <w:r>
              <w:rPr>
                <w:rStyle w:val="CommentReference"/>
              </w:rPr>
              <w:commentReference w:id="100"/>
            </w:r>
            <w:r>
              <w:t>to</w:t>
            </w:r>
            <w:r w:rsidRPr="004E04E2">
              <w:t xml:space="preserve"> </w:t>
            </w:r>
            <w:r>
              <w:t>You</w:t>
            </w:r>
            <w:r w:rsidRPr="004E04E2">
              <w:t xml:space="preserve"> a befitting </w:t>
            </w:r>
            <w:commentRangeStart w:id="101"/>
            <w:r w:rsidRPr="004E04E2">
              <w:t>doxology</w:t>
            </w:r>
            <w:commentRangeEnd w:id="101"/>
            <w:r>
              <w:rPr>
                <w:rStyle w:val="CommentReference"/>
              </w:rPr>
              <w:commentReference w:id="101"/>
            </w:r>
            <w:r w:rsidRPr="004E04E2">
              <w:t xml:space="preserve">, and win the forgiveness of our many sins: </w:t>
            </w:r>
            <w:commentRangeStart w:id="102"/>
            <w:r w:rsidRPr="004E04E2">
              <w:t xml:space="preserve">Glory to </w:t>
            </w:r>
            <w:r>
              <w:t>You</w:t>
            </w:r>
            <w:r w:rsidRPr="004E04E2">
              <w:t xml:space="preserve"> </w:t>
            </w:r>
            <w:commentRangeEnd w:id="102"/>
            <w:r>
              <w:rPr>
                <w:rStyle w:val="CommentReference"/>
              </w:rPr>
              <w:commentReference w:id="102"/>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3"/>
            <w:r w:rsidRPr="004E04E2">
              <w:t xml:space="preserve">Who </w:t>
            </w:r>
            <w:commentRangeEnd w:id="103"/>
            <w:r>
              <w:rPr>
                <w:rStyle w:val="CommentReference"/>
              </w:rPr>
              <w:commentReference w:id="103"/>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4"/>
            <w:r w:rsidRPr="004E04E2">
              <w:t>to the sanctuary</w:t>
            </w:r>
            <w:commentRangeEnd w:id="104"/>
            <w:r>
              <w:rPr>
                <w:rStyle w:val="CommentReference"/>
              </w:rPr>
              <w:commentReference w:id="104"/>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5"/>
            <w:r w:rsidRPr="004E04E2">
              <w:t xml:space="preserve">you out </w:t>
            </w:r>
            <w:commentRangeEnd w:id="105"/>
            <w:r>
              <w:rPr>
                <w:rStyle w:val="CommentReference"/>
              </w:rPr>
              <w:commentReference w:id="105"/>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6"/>
            <w:r w:rsidRPr="004E04E2">
              <w:t xml:space="preserve">supplication </w:t>
            </w:r>
            <w:commentRangeEnd w:id="106"/>
            <w:r>
              <w:rPr>
                <w:rStyle w:val="CommentReference"/>
              </w:rPr>
              <w:commentReference w:id="10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7"/>
            <w:r w:rsidRPr="004E04E2">
              <w:t xml:space="preserve">petition </w:t>
            </w:r>
            <w:commentRangeEnd w:id="107"/>
            <w:r>
              <w:rPr>
                <w:rStyle w:val="CommentReference"/>
              </w:rPr>
              <w:commentReference w:id="107"/>
            </w:r>
            <w:r w:rsidRPr="004E04E2">
              <w:t xml:space="preserve">shall come in before </w:t>
            </w:r>
            <w:r w:rsidR="001040C8">
              <w:t>You</w:t>
            </w:r>
            <w:r w:rsidRPr="004E04E2">
              <w:t xml:space="preserve">: </w:t>
            </w:r>
            <w:commentRangeStart w:id="108"/>
            <w:r w:rsidRPr="004E04E2">
              <w:t xml:space="preserve">revive </w:t>
            </w:r>
            <w:commentRangeEnd w:id="108"/>
            <w:r>
              <w:rPr>
                <w:rStyle w:val="CommentReference"/>
              </w:rPr>
              <w:commentReference w:id="108"/>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9"/>
            <w:r w:rsidRPr="004E04E2">
              <w:t>pour forth</w:t>
            </w:r>
            <w:commentRangeEnd w:id="109"/>
            <w:r>
              <w:rPr>
                <w:rStyle w:val="CommentReference"/>
              </w:rPr>
              <w:commentReference w:id="109"/>
            </w:r>
            <w:r w:rsidRPr="004E04E2">
              <w:t xml:space="preserve"> </w:t>
            </w:r>
            <w:commentRangeStart w:id="110"/>
            <w:r w:rsidRPr="004E04E2">
              <w:t>blessing</w:t>
            </w:r>
            <w:commentRangeEnd w:id="110"/>
            <w:r>
              <w:rPr>
                <w:rStyle w:val="CommentReference"/>
              </w:rPr>
              <w:commentReference w:id="11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1"/>
            <w:r w:rsidRPr="004E04E2">
              <w:t xml:space="preserve">respond </w:t>
            </w:r>
            <w:commentRangeEnd w:id="111"/>
            <w:r>
              <w:rPr>
                <w:rStyle w:val="CommentReference"/>
              </w:rPr>
              <w:commentReference w:id="111"/>
            </w:r>
            <w:r w:rsidRPr="004E04E2">
              <w:t xml:space="preserve">with </w:t>
            </w:r>
            <w:r>
              <w:t>Your</w:t>
            </w:r>
            <w:r w:rsidRPr="004E04E2">
              <w:t xml:space="preserve"> words: for all </w:t>
            </w:r>
            <w:r>
              <w:t>Your</w:t>
            </w:r>
            <w:r w:rsidRPr="004E04E2">
              <w:t xml:space="preserve"> commandments are </w:t>
            </w:r>
            <w:commentRangeStart w:id="112"/>
            <w:r w:rsidRPr="004E04E2">
              <w:t>righteous</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3"/>
            <w:r w:rsidRPr="004E04E2">
              <w:t>meditation</w:t>
            </w:r>
            <w:commentRangeEnd w:id="113"/>
            <w:r>
              <w:rPr>
                <w:rStyle w:val="CommentReference"/>
              </w:rPr>
              <w:commentReference w:id="113"/>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4"/>
            <w:r w:rsidRPr="004E04E2">
              <w:t>always</w:t>
            </w:r>
            <w:commentRangeEnd w:id="114"/>
            <w:r>
              <w:rPr>
                <w:rStyle w:val="CommentReference"/>
              </w:rPr>
              <w:commentReference w:id="114"/>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5"/>
            <w:r w:rsidRPr="004E04E2">
              <w:rPr>
                <w:rFonts w:eastAsia="@MingLiU"/>
              </w:rPr>
              <w:t xml:space="preserve">and </w:t>
            </w:r>
            <w:commentRangeEnd w:id="115"/>
            <w:r>
              <w:rPr>
                <w:rStyle w:val="CommentReference"/>
              </w:rPr>
              <w:commentReference w:id="115"/>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6"/>
            <w:r w:rsidRPr="004E04E2">
              <w:rPr>
                <w:rFonts w:eastAsia="@MingLiU"/>
              </w:rPr>
              <w:t xml:space="preserve">to </w:t>
            </w:r>
            <w:commentRangeEnd w:id="116"/>
            <w:r>
              <w:rPr>
                <w:rStyle w:val="CommentReference"/>
              </w:rPr>
              <w:commentReference w:id="116"/>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7"/>
            <w:r w:rsidRPr="004E04E2">
              <w:t xml:space="preserve">to </w:t>
            </w:r>
            <w:commentRangeEnd w:id="117"/>
            <w:r>
              <w:rPr>
                <w:rStyle w:val="CommentReference"/>
              </w:rPr>
              <w:commentReference w:id="117"/>
            </w:r>
            <w:r>
              <w:t>You</w:t>
            </w:r>
            <w:r w:rsidRPr="004E04E2">
              <w:t>, O Only</w:t>
            </w:r>
            <w:r w:rsidRPr="004E04E2">
              <w:noBreakHyphen/>
            </w:r>
            <w:commentRangeStart w:id="118"/>
            <w:r w:rsidRPr="004E04E2">
              <w:t>Begotten</w:t>
            </w:r>
            <w:commentRangeEnd w:id="118"/>
            <w:r>
              <w:rPr>
                <w:rStyle w:val="CommentReference"/>
              </w:rPr>
              <w:commentReference w:id="118"/>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9"/>
            <w:r w:rsidRPr="004E04E2">
              <w:t xml:space="preserve">utter </w:t>
            </w:r>
            <w:commentRangeEnd w:id="119"/>
            <w:r>
              <w:rPr>
                <w:rStyle w:val="CommentReference"/>
              </w:rPr>
              <w:commentReference w:id="119"/>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20" w:name="_Toc297322053"/>
      <w:bookmarkStart w:id="121" w:name="_Toc297407698"/>
      <w:bookmarkStart w:id="122" w:name="_Toc298445750"/>
      <w:bookmarkStart w:id="123" w:name="_Toc298681233"/>
      <w:bookmarkStart w:id="124" w:name="_Toc298447475"/>
      <w:bookmarkStart w:id="125"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6"/>
            <w:r>
              <w:t xml:space="preserve">consider </w:t>
            </w:r>
            <w:commentRangeEnd w:id="126"/>
            <w:r>
              <w:rPr>
                <w:rStyle w:val="CommentReference"/>
                <w:lang w:val="en-CA"/>
              </w:rPr>
              <w:commentReference w:id="126"/>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7"/>
            <w:r>
              <w:t xml:space="preserve">none </w:t>
            </w:r>
            <w:commentRangeEnd w:id="127"/>
            <w:r>
              <w:rPr>
                <w:rStyle w:val="CommentReference"/>
                <w:lang w:val="en-CA"/>
              </w:rPr>
              <w:commentReference w:id="127"/>
            </w:r>
            <w:r>
              <w:t>but You.</w:t>
            </w:r>
          </w:p>
          <w:p w:rsidR="005E263F" w:rsidRDefault="005E263F" w:rsidP="005E263F">
            <w:pPr>
              <w:pStyle w:val="EngHangEnd"/>
            </w:pPr>
            <w:commentRangeStart w:id="128"/>
            <w:r>
              <w:t xml:space="preserve">After </w:t>
            </w:r>
            <w:commentRangeEnd w:id="128"/>
            <w:r>
              <w:rPr>
                <w:rStyle w:val="CommentReference"/>
                <w:lang w:val="en-CA"/>
              </w:rPr>
              <w:commentReference w:id="128"/>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9"/>
            <w:r>
              <w:t xml:space="preserve">to </w:t>
            </w:r>
            <w:commentRangeEnd w:id="129"/>
            <w:r>
              <w:rPr>
                <w:rStyle w:val="CommentReference"/>
                <w:lang w:val="en-CA"/>
              </w:rPr>
              <w:commentReference w:id="129"/>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0"/>
            <w:r>
              <w:t>joyful</w:t>
            </w:r>
            <w:commentRangeEnd w:id="130"/>
            <w:r>
              <w:rPr>
                <w:rStyle w:val="CommentReference"/>
                <w:lang w:val="en-CA"/>
              </w:rPr>
              <w:commentReference w:id="130"/>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1"/>
            <w:r>
              <w:t xml:space="preserve">perfect </w:t>
            </w:r>
            <w:commentRangeEnd w:id="131"/>
            <w:r>
              <w:rPr>
                <w:rStyle w:val="CommentReference"/>
                <w:lang w:val="en-CA"/>
              </w:rPr>
              <w:commentReference w:id="131"/>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2"/>
            <w:r>
              <w:t xml:space="preserve">sealed </w:t>
            </w:r>
            <w:commentRangeEnd w:id="132"/>
            <w:r>
              <w:rPr>
                <w:rStyle w:val="CommentReference"/>
                <w:lang w:val="en-CA"/>
              </w:rPr>
              <w:commentReference w:id="132"/>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3"/>
            <w:r>
              <w:t xml:space="preserve">fragrant </w:t>
            </w:r>
            <w:commentRangeEnd w:id="133"/>
            <w:r>
              <w:rPr>
                <w:rStyle w:val="CommentReference"/>
                <w:lang w:val="en-CA"/>
              </w:rPr>
              <w:commentReference w:id="133"/>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4"/>
            <w:r>
              <w:t>spices</w:t>
            </w:r>
            <w:commentRangeEnd w:id="134"/>
            <w:r>
              <w:rPr>
                <w:rStyle w:val="CommentReference"/>
                <w:lang w:val="en-CA"/>
              </w:rPr>
              <w:commentReference w:id="134"/>
            </w:r>
            <w:r>
              <w:t>,</w:t>
            </w:r>
          </w:p>
          <w:p w:rsidR="005E263F" w:rsidRDefault="005E263F" w:rsidP="005E263F">
            <w:pPr>
              <w:pStyle w:val="EngHangEnd"/>
            </w:pPr>
            <w:r>
              <w:t xml:space="preserve">"Behold and see that the Saviour </w:t>
            </w:r>
            <w:commentRangeStart w:id="135"/>
            <w:r>
              <w:t xml:space="preserve">is risen </w:t>
            </w:r>
            <w:commentRangeEnd w:id="135"/>
            <w:r>
              <w:rPr>
                <w:rStyle w:val="CommentReference"/>
                <w:lang w:val="en-CA"/>
              </w:rPr>
              <w:commentReference w:id="135"/>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6"/>
            <w:r>
              <w:t>A</w:t>
            </w:r>
            <w:commentRangeEnd w:id="136"/>
            <w:r>
              <w:rPr>
                <w:rStyle w:val="CommentReference"/>
                <w:lang w:val="en-CA"/>
              </w:rPr>
              <w:commentReference w:id="136"/>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7"/>
            <w:r>
              <w:t xml:space="preserve">We </w:t>
            </w:r>
            <w:commentRangeEnd w:id="137"/>
            <w:r>
              <w:rPr>
                <w:rStyle w:val="CommentReference"/>
                <w:lang w:val="en-CA"/>
              </w:rPr>
              <w:commentReference w:id="137"/>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8"/>
            <w:r>
              <w:t>alteration</w:t>
            </w:r>
            <w:commentRangeEnd w:id="138"/>
            <w:r>
              <w:rPr>
                <w:rStyle w:val="CommentReference"/>
                <w:lang w:val="en-CA"/>
              </w:rPr>
              <w:commentReference w:id="138"/>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0"/>
      <w:bookmarkEnd w:id="121"/>
      <w:bookmarkEnd w:id="122"/>
      <w:bookmarkEnd w:id="123"/>
      <w:bookmarkEnd w:id="124"/>
      <w:bookmarkEnd w:id="125"/>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9"/>
            <w:r>
              <w:t>glorify Him</w:t>
            </w:r>
            <w:commentRangeEnd w:id="139"/>
            <w:r>
              <w:rPr>
                <w:rStyle w:val="CommentReference"/>
                <w:lang w:val="en-CA"/>
              </w:rPr>
              <w:commentReference w:id="139"/>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0"/>
            <w:r>
              <w:t xml:space="preserve">when he shatters </w:t>
            </w:r>
            <w:commentRangeEnd w:id="140"/>
            <w:r>
              <w:rPr>
                <w:rStyle w:val="CommentReference"/>
                <w:lang w:val="en-CA"/>
              </w:rPr>
              <w:commentReference w:id="140"/>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1"/>
            <w:r>
              <w:t xml:space="preserve">chosen </w:t>
            </w:r>
            <w:commentRangeEnd w:id="141"/>
            <w:r>
              <w:rPr>
                <w:rStyle w:val="CommentReference"/>
                <w:lang w:val="en-CA"/>
              </w:rPr>
              <w:commentReference w:id="141"/>
            </w:r>
            <w:r>
              <w:t xml:space="preserve">mounted </w:t>
            </w:r>
            <w:commentRangeStart w:id="142"/>
            <w:r>
              <w:t xml:space="preserve">captains </w:t>
            </w:r>
            <w:commentRangeEnd w:id="142"/>
            <w:r>
              <w:rPr>
                <w:rStyle w:val="CommentReference"/>
                <w:lang w:val="en-CA"/>
              </w:rPr>
              <w:commentReference w:id="142"/>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3"/>
            <w:r>
              <w:t xml:space="preserve">was </w:t>
            </w:r>
            <w:commentRangeEnd w:id="143"/>
            <w:r>
              <w:rPr>
                <w:rStyle w:val="CommentReference"/>
                <w:lang w:val="en-CA"/>
              </w:rPr>
              <w:commentReference w:id="143"/>
            </w:r>
            <w:r>
              <w:t xml:space="preserve">glorified in power. Your right hand, O Lord, </w:t>
            </w:r>
            <w:commentRangeStart w:id="144"/>
            <w:r>
              <w:t xml:space="preserve">crushed </w:t>
            </w:r>
            <w:commentRangeEnd w:id="144"/>
            <w:r>
              <w:rPr>
                <w:rStyle w:val="CommentReference"/>
                <w:lang w:val="en-CA"/>
              </w:rPr>
              <w:commentReference w:id="144"/>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5"/>
            <w:r>
              <w:t xml:space="preserve">shattered </w:t>
            </w:r>
            <w:commentRangeEnd w:id="145"/>
            <w:r>
              <w:rPr>
                <w:rStyle w:val="CommentReference"/>
                <w:lang w:val="en-CA"/>
              </w:rPr>
              <w:commentReference w:id="145"/>
            </w:r>
            <w:commentRangeStart w:id="146"/>
            <w:r>
              <w:t>Your enemies</w:t>
            </w:r>
            <w:commentRangeEnd w:id="146"/>
            <w:r>
              <w:rPr>
                <w:rStyle w:val="CommentReference"/>
                <w:lang w:val="en-CA"/>
              </w:rPr>
              <w:commentReference w:id="146"/>
            </w:r>
            <w:r>
              <w:t xml:space="preserve">; You </w:t>
            </w:r>
            <w:commentRangeStart w:id="147"/>
            <w:r>
              <w:t xml:space="preserve">sent </w:t>
            </w:r>
            <w:commentRangeEnd w:id="147"/>
            <w:r>
              <w:rPr>
                <w:rStyle w:val="CommentReference"/>
                <w:lang w:val="en-CA"/>
              </w:rPr>
              <w:commentReference w:id="147"/>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8"/>
            <w:r>
              <w:t>holy</w:t>
            </w:r>
            <w:commentRangeEnd w:id="148"/>
            <w:r>
              <w:rPr>
                <w:rStyle w:val="CommentReference"/>
                <w:lang w:val="en-CA"/>
              </w:rPr>
              <w:commentReference w:id="148"/>
            </w:r>
            <w:r>
              <w:t xml:space="preserve">, awesome in </w:t>
            </w:r>
            <w:commentRangeStart w:id="149"/>
            <w:r>
              <w:t>glorious deeds</w:t>
            </w:r>
            <w:commentRangeEnd w:id="149"/>
            <w:r>
              <w:rPr>
                <w:rStyle w:val="CommentReference"/>
                <w:lang w:val="en-CA"/>
              </w:rPr>
              <w:commentReference w:id="149"/>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0"/>
            <w:r>
              <w:t>redeemed</w:t>
            </w:r>
            <w:commentRangeEnd w:id="150"/>
            <w:r>
              <w:rPr>
                <w:rStyle w:val="CommentReference"/>
                <w:lang w:val="en-CA"/>
              </w:rPr>
              <w:commentReference w:id="150"/>
            </w:r>
            <w:r>
              <w:t xml:space="preserve">; You called them by Your power into Your holy </w:t>
            </w:r>
            <w:commentRangeStart w:id="151"/>
            <w:r>
              <w:t>abode</w:t>
            </w:r>
            <w:commentRangeEnd w:id="151"/>
            <w:r>
              <w:rPr>
                <w:rStyle w:val="CommentReference"/>
                <w:lang w:val="en-CA"/>
              </w:rPr>
              <w:commentReference w:id="151"/>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2"/>
            <w:r>
              <w:t xml:space="preserve">Sorrow </w:t>
            </w:r>
            <w:commentRangeEnd w:id="152"/>
            <w:r>
              <w:rPr>
                <w:rStyle w:val="CommentReference"/>
                <w:lang w:val="en-CA"/>
              </w:rPr>
              <w:commentReference w:id="152"/>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3"/>
            <w:r>
              <w:t>May</w:t>
            </w:r>
            <w:commentRangeEnd w:id="153"/>
            <w:r>
              <w:rPr>
                <w:rStyle w:val="CommentReference"/>
                <w:lang w:val="en-CA"/>
              </w:rPr>
              <w:commentReference w:id="153"/>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4"/>
            <w:r>
              <w:t xml:space="preserve">reigning </w:t>
            </w:r>
            <w:commentRangeEnd w:id="154"/>
            <w:r>
              <w:rPr>
                <w:rStyle w:val="CommentReference"/>
                <w:lang w:val="en-CA"/>
              </w:rPr>
              <w:commentReference w:id="154"/>
            </w:r>
            <w:r>
              <w:t xml:space="preserve">as King forever and ever </w:t>
            </w:r>
            <w:commentRangeStart w:id="155"/>
            <w:r>
              <w:t>and beyond</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6"/>
            <w:r>
              <w:t xml:space="preserve"> </w:t>
            </w:r>
            <w:commentRangeEnd w:id="156"/>
            <w:r>
              <w:rPr>
                <w:rStyle w:val="CommentReference"/>
                <w:lang w:val="en-CA"/>
              </w:rPr>
              <w:commentReference w:id="156"/>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7"/>
            <w:r>
              <w:t>praises</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8"/>
            <w:r>
              <w:t>for gloriously has He glorified 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9"/>
            <w:r>
              <w:t>Himself</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0" w:name="_Toc297322054"/>
      <w:bookmarkStart w:id="161" w:name="_Toc297407699"/>
      <w:bookmarkStart w:id="162" w:name="_Toc298445751"/>
      <w:bookmarkStart w:id="163" w:name="_Toc298681234"/>
      <w:bookmarkStart w:id="164" w:name="_Toc298447476"/>
      <w:r>
        <w:t>Psali Adam</w:t>
      </w:r>
      <w:bookmarkEnd w:id="160"/>
      <w:bookmarkEnd w:id="161"/>
      <w:bookmarkEnd w:id="162"/>
      <w:bookmarkEnd w:id="163"/>
      <w:bookmarkEnd w:id="164"/>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5"/>
            <w:r>
              <w:t xml:space="preserve">The </w:t>
            </w:r>
            <w:commentRangeEnd w:id="165"/>
            <w:r>
              <w:rPr>
                <w:rStyle w:val="CommentReference"/>
                <w:lang w:val="en-CA"/>
              </w:rPr>
              <w:commentReference w:id="165"/>
            </w:r>
            <w:r>
              <w:t xml:space="preserve">water of the sea was parted into parts, And the great deep became a </w:t>
            </w:r>
            <w:commentRangeStart w:id="166"/>
            <w:r>
              <w:t>path</w:t>
            </w:r>
            <w:commentRangeEnd w:id="166"/>
            <w:r>
              <w:rPr>
                <w:rStyle w:val="CommentReference"/>
                <w:lang w:val="en-CA"/>
              </w:rPr>
              <w:commentReference w:id="166"/>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7"/>
            <w:r w:rsidRPr="00D33B3C">
              <w:rPr>
                <w:rFonts w:ascii="Times New Roman" w:hAnsi="Times New Roman" w:cs="Times New Roman"/>
              </w:rPr>
              <w:t>Ϧ</w:t>
            </w:r>
            <w:r w:rsidRPr="00D33B3C">
              <w:t>ⲉⲛ</w:t>
            </w:r>
            <w:commentRangeEnd w:id="167"/>
            <w:r>
              <w:rPr>
                <w:rStyle w:val="CommentReference"/>
                <w:rFonts w:ascii="Garamond" w:hAnsi="Garamond" w:cstheme="minorBidi"/>
                <w:noProof w:val="0"/>
                <w:lang w:val="en-CA"/>
              </w:rPr>
              <w:commentReference w:id="16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8"/>
            <w:r>
              <w:t xml:space="preserve">miraculous </w:t>
            </w:r>
            <w:commentRangeEnd w:id="168"/>
            <w:r>
              <w:rPr>
                <w:rStyle w:val="CommentReference"/>
                <w:lang w:val="en-CA"/>
              </w:rPr>
              <w:commentReference w:id="168"/>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9"/>
            <w:r>
              <w:t xml:space="preserve">passed </w:t>
            </w:r>
            <w:commentRangeEnd w:id="169"/>
            <w:r>
              <w:rPr>
                <w:rStyle w:val="CommentReference"/>
                <w:lang w:val="en-CA"/>
              </w:rPr>
              <w:commentReference w:id="169"/>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0"/>
            <w:r>
              <w:t xml:space="preserve">praising </w:t>
            </w:r>
            <w:commentRangeEnd w:id="170"/>
            <w:r>
              <w:rPr>
                <w:rStyle w:val="CommentReference"/>
                <w:lang w:val="en-CA"/>
              </w:rPr>
              <w:commentReference w:id="170"/>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1"/>
            <w:r>
              <w:t xml:space="preserve">praise </w:t>
            </w:r>
            <w:commentRangeEnd w:id="171"/>
            <w:r>
              <w:rPr>
                <w:rStyle w:val="CommentReference"/>
                <w:lang w:val="en-CA"/>
              </w:rPr>
              <w:commentReference w:id="171"/>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2" w:name="_Toc297322055"/>
      <w:bookmarkStart w:id="173" w:name="_Toc297407700"/>
      <w:bookmarkStart w:id="174" w:name="_Ref297493889"/>
      <w:bookmarkStart w:id="175" w:name="_Toc298445752"/>
      <w:bookmarkStart w:id="176" w:name="_Toc298681235"/>
      <w:bookmarkStart w:id="177" w:name="_Toc298447477"/>
      <w:bookmarkStart w:id="178" w:name="_Toc308441895"/>
      <w:r>
        <w:lastRenderedPageBreak/>
        <w:t>The Second Canticle: Psalm 135</w:t>
      </w:r>
      <w:bookmarkEnd w:id="172"/>
      <w:bookmarkEnd w:id="173"/>
      <w:bookmarkEnd w:id="174"/>
      <w:bookmarkEnd w:id="175"/>
      <w:bookmarkEnd w:id="176"/>
      <w:bookmarkEnd w:id="177"/>
      <w:bookmarkEnd w:id="178"/>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9"/>
            <w:r w:rsidRPr="00597158">
              <w:t xml:space="preserve">wisdom </w:t>
            </w:r>
            <w:commentRangeEnd w:id="179"/>
            <w:r>
              <w:rPr>
                <w:rStyle w:val="CommentReference"/>
                <w:rFonts w:eastAsiaTheme="minorHAnsi" w:cstheme="minorBidi"/>
                <w:color w:val="auto"/>
                <w:lang w:val="en-CA"/>
              </w:rPr>
              <w:commentReference w:id="179"/>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0"/>
            <w:r w:rsidRPr="00597158">
              <w:t>stretched out</w:t>
            </w:r>
            <w:commentRangeEnd w:id="180"/>
            <w:r>
              <w:rPr>
                <w:rStyle w:val="CommentReference"/>
                <w:rFonts w:eastAsiaTheme="minorHAnsi" w:cstheme="minorBidi"/>
                <w:color w:val="auto"/>
                <w:lang w:val="en-CA"/>
              </w:rPr>
              <w:commentReference w:id="180"/>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1"/>
            <w:r w:rsidRPr="00597158">
              <w:t xml:space="preserve">that </w:t>
            </w:r>
            <w:commentRangeEnd w:id="181"/>
            <w:r>
              <w:rPr>
                <w:rStyle w:val="CommentReference"/>
                <w:rFonts w:eastAsiaTheme="minorHAnsi" w:cstheme="minorBidi"/>
                <w:color w:val="auto"/>
                <w:lang w:val="en-CA"/>
              </w:rPr>
              <w:commentReference w:id="181"/>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2"/>
            <w:r w:rsidRPr="00597158">
              <w:t xml:space="preserve">rule </w:t>
            </w:r>
            <w:commentRangeEnd w:id="182"/>
            <w:r>
              <w:rPr>
                <w:rStyle w:val="CommentReference"/>
                <w:rFonts w:eastAsiaTheme="minorHAnsi" w:cstheme="minorBidi"/>
                <w:color w:val="auto"/>
                <w:lang w:val="en-CA"/>
              </w:rPr>
              <w:commentReference w:id="182"/>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3"/>
            <w:r w:rsidRPr="00597158">
              <w:t xml:space="preserve">stretched-out </w:t>
            </w:r>
            <w:commentRangeEnd w:id="183"/>
            <w:r>
              <w:rPr>
                <w:rStyle w:val="CommentReference"/>
                <w:rFonts w:eastAsiaTheme="minorHAnsi" w:cstheme="minorBidi"/>
                <w:color w:val="auto"/>
                <w:lang w:val="en-CA"/>
              </w:rPr>
              <w:commentReference w:id="183"/>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4"/>
            <w:r w:rsidRPr="00597158">
              <w:t xml:space="preserve">in </w:t>
            </w:r>
            <w:commentRangeEnd w:id="184"/>
            <w:r>
              <w:rPr>
                <w:rStyle w:val="CommentReference"/>
                <w:rFonts w:eastAsiaTheme="minorHAnsi" w:cstheme="minorBidi"/>
                <w:color w:val="auto"/>
                <w:lang w:val="en-CA"/>
              </w:rPr>
              <w:commentReference w:id="184"/>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5" w:name="_Toc297322056"/>
      <w:bookmarkStart w:id="186" w:name="_Toc297407701"/>
      <w:bookmarkStart w:id="187" w:name="_Toc298445753"/>
      <w:bookmarkStart w:id="188" w:name="_Toc298681236"/>
      <w:bookmarkStart w:id="189" w:name="_Toc298447478"/>
      <w:r>
        <w:t>Psali Adam</w:t>
      </w:r>
      <w:bookmarkEnd w:id="185"/>
      <w:bookmarkEnd w:id="186"/>
      <w:bookmarkEnd w:id="187"/>
      <w:bookmarkEnd w:id="188"/>
      <w:bookmarkEnd w:id="189"/>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0"/>
            <w:r w:rsidRPr="004C0CA2">
              <w:t xml:space="preserve">brought </w:t>
            </w:r>
            <w:commentRangeEnd w:id="190"/>
            <w:r>
              <w:rPr>
                <w:rStyle w:val="CommentReference"/>
                <w:rFonts w:eastAsiaTheme="minorHAnsi" w:cstheme="minorBidi"/>
                <w:color w:val="auto"/>
                <w:lang w:val="en-CA"/>
              </w:rPr>
              <w:commentReference w:id="190"/>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1" w:name="_Toc297322057"/>
      <w:bookmarkStart w:id="192" w:name="_Toc297407702"/>
      <w:bookmarkStart w:id="193" w:name="_Toc298445754"/>
      <w:bookmarkStart w:id="194" w:name="_Toc298681237"/>
      <w:bookmarkStart w:id="195" w:name="_Toc298447479"/>
      <w:bookmarkStart w:id="196" w:name="_Toc308441896"/>
      <w:r>
        <w:lastRenderedPageBreak/>
        <w:t>The Third Canticle: The Song of the Three Children</w:t>
      </w:r>
      <w:bookmarkEnd w:id="191"/>
      <w:bookmarkEnd w:id="192"/>
      <w:bookmarkEnd w:id="193"/>
      <w:bookmarkEnd w:id="194"/>
      <w:bookmarkEnd w:id="195"/>
      <w:bookmarkEnd w:id="196"/>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7"/>
            <w:r w:rsidRPr="00BE273A">
              <w:t xml:space="preserve">Blessed </w:t>
            </w:r>
            <w:commentRangeEnd w:id="197"/>
            <w:r w:rsidRPr="00BE273A">
              <w:rPr>
                <w:rStyle w:val="CommentReference"/>
                <w:rFonts w:eastAsiaTheme="minorHAnsi"/>
                <w:sz w:val="24"/>
              </w:rPr>
              <w:commentReference w:id="197"/>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8"/>
            <w:r w:rsidRPr="00BE273A">
              <w:t>heaven</w:t>
            </w:r>
            <w:commentRangeEnd w:id="198"/>
            <w:r w:rsidRPr="00BE273A">
              <w:rPr>
                <w:rStyle w:val="CommentReference"/>
                <w:rFonts w:eastAsiaTheme="minorHAnsi"/>
                <w:sz w:val="24"/>
              </w:rPr>
              <w:commentReference w:id="19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9"/>
            <w:r w:rsidRPr="00BE273A">
              <w:t xml:space="preserve">clouds </w:t>
            </w:r>
            <w:commentRangeEnd w:id="199"/>
            <w:r w:rsidRPr="00BE273A">
              <w:rPr>
                <w:rStyle w:val="CommentReference"/>
                <w:rFonts w:eastAsiaTheme="minorHAnsi"/>
                <w:sz w:val="24"/>
              </w:rPr>
              <w:commentReference w:id="199"/>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1"/>
            <w:r w:rsidRPr="00BE273A">
              <w:t>falling snow</w:t>
            </w:r>
            <w:commentRangeEnd w:id="201"/>
            <w:r w:rsidRPr="00BE273A">
              <w:rPr>
                <w:rStyle w:val="CommentReference"/>
                <w:rFonts w:eastAsiaTheme="minorHAnsi"/>
                <w:sz w:val="24"/>
              </w:rPr>
              <w:commentReference w:id="201"/>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3"/>
            <w:r w:rsidRPr="00BE273A">
              <w:t xml:space="preserve">Bless </w:t>
            </w:r>
            <w:commentRangeEnd w:id="203"/>
            <w:r w:rsidRPr="00BE273A">
              <w:rPr>
                <w:rStyle w:val="CommentReference"/>
                <w:rFonts w:eastAsiaTheme="minorHAnsi"/>
                <w:sz w:val="24"/>
              </w:rPr>
              <w:commentReference w:id="203"/>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4"/>
            <w:r w:rsidRPr="00BE273A">
              <w:t xml:space="preserve">whales </w:t>
            </w:r>
            <w:commentRangeEnd w:id="204"/>
            <w:r w:rsidRPr="00BE273A">
              <w:rPr>
                <w:rStyle w:val="CommentReference"/>
                <w:rFonts w:eastAsiaTheme="minorHAnsi"/>
                <w:sz w:val="24"/>
              </w:rPr>
              <w:commentReference w:id="204"/>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5"/>
            <w:r w:rsidRPr="00BE273A">
              <w:t xml:space="preserve">beasts </w:t>
            </w:r>
            <w:commentRangeEnd w:id="205"/>
            <w:r w:rsidRPr="00BE273A">
              <w:rPr>
                <w:rStyle w:val="CommentReference"/>
                <w:rFonts w:eastAsiaTheme="minorHAnsi"/>
                <w:sz w:val="24"/>
              </w:rPr>
              <w:commentReference w:id="205"/>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6"/>
            <w:r w:rsidRPr="00BE273A">
              <w:t xml:space="preserve">sons </w:t>
            </w:r>
            <w:commentRangeEnd w:id="206"/>
            <w:r w:rsidRPr="00BE273A">
              <w:rPr>
                <w:rStyle w:val="CommentReference"/>
                <w:rFonts w:eastAsiaTheme="minorHAnsi"/>
                <w:sz w:val="24"/>
              </w:rPr>
              <w:commentReference w:id="206"/>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7"/>
            <w:r w:rsidRPr="00BE273A">
              <w:t xml:space="preserve">of </w:t>
            </w:r>
            <w:commentRangeEnd w:id="207"/>
            <w:r w:rsidRPr="00BE273A">
              <w:rPr>
                <w:rStyle w:val="CommentReference"/>
                <w:rFonts w:eastAsiaTheme="minorHAnsi"/>
                <w:sz w:val="24"/>
              </w:rPr>
              <w:commentReference w:id="207"/>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8"/>
            <w:r w:rsidRPr="00BE273A">
              <w:t xml:space="preserve">Bless </w:t>
            </w:r>
            <w:commentRangeEnd w:id="208"/>
            <w:r w:rsidRPr="00BE273A">
              <w:rPr>
                <w:rStyle w:val="CommentReference"/>
                <w:rFonts w:eastAsiaTheme="minorHAnsi"/>
                <w:sz w:val="24"/>
              </w:rPr>
              <w:commentReference w:id="208"/>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9" w:name="_Toc297322058"/>
      <w:bookmarkStart w:id="210" w:name="_Toc297407703"/>
      <w:bookmarkStart w:id="211" w:name="_Toc298445755"/>
      <w:bookmarkStart w:id="212" w:name="_Toc298681238"/>
      <w:bookmarkStart w:id="213" w:name="_Toc298447480"/>
      <w:r>
        <w:t>Psali Batos</w:t>
      </w:r>
      <w:bookmarkEnd w:id="209"/>
      <w:bookmarkEnd w:id="210"/>
      <w:bookmarkEnd w:id="211"/>
      <w:bookmarkEnd w:id="212"/>
      <w:bookmarkEnd w:id="213"/>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4"/>
            <w:r w:rsidRPr="00436BDD">
              <w:t>Ⲁⲣⲓⲯⲁⲗⲓⲛ</w:t>
            </w:r>
            <w:commentRangeEnd w:id="214"/>
            <w:r>
              <w:rPr>
                <w:rStyle w:val="CommentReference"/>
                <w:rFonts w:ascii="Garamond" w:hAnsi="Garamond" w:cstheme="minorBidi"/>
                <w:noProof w:val="0"/>
                <w:lang w:val="en-CA"/>
              </w:rPr>
              <w:commentReference w:id="214"/>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5"/>
            <w:r>
              <w:t>Giver</w:t>
            </w:r>
            <w:r w:rsidRPr="00C05A5B">
              <w:t xml:space="preserve"> </w:t>
            </w:r>
            <w:commentRangeEnd w:id="215"/>
            <w:r>
              <w:rPr>
                <w:rStyle w:val="CommentReference"/>
                <w:rFonts w:eastAsiaTheme="minorHAnsi" w:cstheme="minorBidi"/>
                <w:color w:val="auto"/>
                <w:lang w:val="en-CA"/>
              </w:rPr>
              <w:commentReference w:id="215"/>
            </w:r>
            <w:r w:rsidRPr="00C05A5B">
              <w:t xml:space="preserve">of all good things, </w:t>
            </w:r>
          </w:p>
          <w:p w:rsidR="00BE273A" w:rsidRDefault="00BE273A" w:rsidP="00BE273A">
            <w:pPr>
              <w:pStyle w:val="EngHang"/>
            </w:pPr>
            <w:r w:rsidRPr="00C05A5B">
              <w:t xml:space="preserve">Come unto us, </w:t>
            </w:r>
            <w:r>
              <w:t>Ha</w:t>
            </w:r>
            <w:commentRangeStart w:id="216"/>
            <w:r w:rsidRPr="00C05A5B">
              <w:t>nanias</w:t>
            </w:r>
            <w:commentRangeEnd w:id="216"/>
            <w:r>
              <w:rPr>
                <w:rStyle w:val="CommentReference"/>
                <w:rFonts w:eastAsiaTheme="minorHAnsi" w:cstheme="minorBidi"/>
                <w:color w:val="auto"/>
                <w:lang w:val="en-CA"/>
              </w:rPr>
              <w:commentReference w:id="216"/>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7"/>
            <w:r w:rsidRPr="00C05A5B">
              <w:t>Morning</w:t>
            </w:r>
            <w:commentRangeEnd w:id="217"/>
            <w:r>
              <w:rPr>
                <w:rStyle w:val="CommentReference"/>
                <w:rFonts w:eastAsiaTheme="minorHAnsi" w:cstheme="minorBidi"/>
                <w:color w:val="auto"/>
                <w:lang w:val="en-CA"/>
              </w:rPr>
              <w:commentReference w:id="217"/>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8"/>
            <w:r w:rsidRPr="00C05A5B">
              <w:t>Emmanuel</w:t>
            </w:r>
            <w:commentRangeEnd w:id="218"/>
            <w:r>
              <w:rPr>
                <w:rStyle w:val="CommentReference"/>
                <w:rFonts w:eastAsiaTheme="minorHAnsi" w:cstheme="minorBidi"/>
                <w:color w:val="auto"/>
                <w:lang w:val="en-CA"/>
              </w:rPr>
              <w:commentReference w:id="218"/>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9"/>
            <w:r w:rsidRPr="00C05A5B">
              <w:t xml:space="preserve">Proclaim </w:t>
            </w:r>
            <w:commentRangeEnd w:id="219"/>
            <w:r>
              <w:rPr>
                <w:rStyle w:val="CommentReference"/>
                <w:rFonts w:eastAsiaTheme="minorHAnsi" w:cstheme="minorBidi"/>
                <w:color w:val="auto"/>
                <w:lang w:val="en-CA"/>
              </w:rPr>
              <w:commentReference w:id="219"/>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0"/>
            <w:r>
              <w:t>persevere</w:t>
            </w:r>
            <w:commentRangeEnd w:id="220"/>
            <w:r>
              <w:rPr>
                <w:rStyle w:val="CommentReference"/>
                <w:rFonts w:eastAsiaTheme="minorHAnsi" w:cstheme="minorBidi"/>
                <w:color w:val="auto"/>
                <w:lang w:val="en-CA"/>
              </w:rPr>
              <w:commentReference w:id="220"/>
            </w:r>
            <w:r w:rsidRPr="00C05A5B">
              <w:t xml:space="preserve">, </w:t>
            </w:r>
          </w:p>
          <w:p w:rsidR="00BE273A" w:rsidRPr="00C05A5B" w:rsidRDefault="00BE273A" w:rsidP="00BE273A">
            <w:pPr>
              <w:pStyle w:val="EngHang"/>
              <w:rPr>
                <w:szCs w:val="20"/>
              </w:rPr>
            </w:pPr>
            <w:r w:rsidRPr="00C05A5B">
              <w:t xml:space="preserve">And proclaim with the </w:t>
            </w:r>
            <w:commentRangeStart w:id="221"/>
            <w:r>
              <w:t>presbyters</w:t>
            </w:r>
            <w:commentRangeEnd w:id="221"/>
            <w:r>
              <w:rPr>
                <w:rStyle w:val="CommentReference"/>
                <w:rFonts w:eastAsiaTheme="minorHAnsi" w:cstheme="minorBidi"/>
                <w:color w:val="auto"/>
                <w:lang w:val="en-CA"/>
              </w:rPr>
              <w:commentReference w:id="221"/>
            </w:r>
            <w:r w:rsidRPr="00C05A5B">
              <w:t>:</w:t>
            </w:r>
          </w:p>
          <w:p w:rsidR="00BE273A" w:rsidRDefault="00BE273A" w:rsidP="00BE273A">
            <w:pPr>
              <w:pStyle w:val="EngHang"/>
            </w:pPr>
            <w:r>
              <w:t>"</w:t>
            </w:r>
            <w:commentRangeStart w:id="222"/>
            <w:r>
              <w:t>Bless</w:t>
            </w:r>
            <w:commentRangeEnd w:id="222"/>
            <w:r>
              <w:rPr>
                <w:rStyle w:val="CommentReference"/>
                <w:rFonts w:eastAsiaTheme="minorHAnsi" w:cstheme="minorBidi"/>
                <w:color w:val="auto"/>
                <w:lang w:val="en-CA"/>
              </w:rPr>
              <w:commentReference w:id="222"/>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3"/>
            <w:r>
              <w:t>day</w:t>
            </w:r>
            <w:commentRangeEnd w:id="223"/>
            <w:r>
              <w:rPr>
                <w:rStyle w:val="CommentReference"/>
                <w:rFonts w:eastAsiaTheme="minorHAnsi" w:cstheme="minorBidi"/>
                <w:color w:val="auto"/>
                <w:lang w:val="en-CA"/>
              </w:rPr>
              <w:commentReference w:id="223"/>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4"/>
            <w:r w:rsidRPr="00C05A5B">
              <w:t xml:space="preserve">souls </w:t>
            </w:r>
            <w:commentRangeEnd w:id="224"/>
            <w:r>
              <w:rPr>
                <w:rStyle w:val="CommentReference"/>
                <w:rFonts w:eastAsiaTheme="minorHAnsi" w:cstheme="minorBidi"/>
                <w:color w:val="auto"/>
                <w:lang w:val="en-CA"/>
              </w:rPr>
              <w:commentReference w:id="224"/>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5"/>
            <w:r w:rsidRPr="00C05A5B">
              <w:t>sea</w:t>
            </w:r>
            <w:commentRangeEnd w:id="225"/>
            <w:r>
              <w:rPr>
                <w:rStyle w:val="CommentReference"/>
                <w:rFonts w:eastAsiaTheme="minorHAnsi" w:cstheme="minorBidi"/>
                <w:color w:val="auto"/>
                <w:lang w:val="en-CA"/>
              </w:rPr>
              <w:commentReference w:id="225"/>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6"/>
            <w:r w:rsidRPr="00C05A5B">
              <w:t xml:space="preserve">all </w:t>
            </w:r>
            <w:commentRangeEnd w:id="226"/>
            <w:r>
              <w:rPr>
                <w:rStyle w:val="CommentReference"/>
                <w:rFonts w:eastAsiaTheme="minorHAnsi" w:cstheme="minorBidi"/>
                <w:color w:val="auto"/>
                <w:lang w:val="en-CA"/>
              </w:rPr>
              <w:commentReference w:id="226"/>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7"/>
            <w:r w:rsidRPr="00C05A5B">
              <w:t>heretics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8"/>
            <w:r w:rsidRPr="00C05A5B">
              <w:t xml:space="preserve">spirits </w:t>
            </w:r>
            <w:commentRangeEnd w:id="228"/>
            <w:r>
              <w:rPr>
                <w:rStyle w:val="CommentReference"/>
                <w:rFonts w:eastAsiaTheme="minorHAnsi" w:cstheme="minorBidi"/>
                <w:color w:val="auto"/>
                <w:lang w:val="en-CA"/>
              </w:rPr>
              <w:commentReference w:id="228"/>
            </w:r>
            <w:r w:rsidRPr="00C05A5B">
              <w:t>of the righteous,</w:t>
            </w:r>
          </w:p>
          <w:p w:rsidR="00BE273A" w:rsidRPr="00C05A5B" w:rsidRDefault="00BE273A" w:rsidP="00BE273A">
            <w:pPr>
              <w:pStyle w:val="EngHang"/>
              <w:rPr>
                <w:szCs w:val="20"/>
              </w:rPr>
            </w:pPr>
            <w:r w:rsidRPr="00C05A5B">
              <w:t xml:space="preserve">And charitable and </w:t>
            </w:r>
            <w:commentRangeStart w:id="229"/>
            <w:r>
              <w:t>contrite</w:t>
            </w:r>
            <w:r w:rsidRPr="00C05A5B">
              <w:t xml:space="preserve"> </w:t>
            </w:r>
            <w:commentRangeEnd w:id="229"/>
            <w:r>
              <w:rPr>
                <w:rStyle w:val="CommentReference"/>
                <w:rFonts w:eastAsiaTheme="minorHAnsi" w:cstheme="minorBidi"/>
                <w:color w:val="auto"/>
                <w:lang w:val="en-CA"/>
              </w:rPr>
              <w:commentReference w:id="229"/>
            </w:r>
            <w:commentRangeStart w:id="230"/>
            <w:r w:rsidRPr="00C05A5B">
              <w:t>hearts</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1"/>
            <w:r w:rsidRPr="00C05A5B">
              <w:t>Make haste and be very attentive</w:t>
            </w:r>
            <w:commentRangeEnd w:id="231"/>
            <w:r>
              <w:rPr>
                <w:rStyle w:val="CommentReference"/>
                <w:rFonts w:eastAsiaTheme="minorHAnsi" w:cstheme="minorBidi"/>
                <w:color w:val="auto"/>
                <w:lang w:val="en-CA"/>
              </w:rPr>
              <w:commentReference w:id="231"/>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2"/>
            <w:r w:rsidRPr="00C05A5B">
              <w:t xml:space="preserve">righteous </w:t>
            </w:r>
            <w:commentRangeEnd w:id="232"/>
            <w:r>
              <w:rPr>
                <w:rStyle w:val="CommentReference"/>
                <w:rFonts w:eastAsiaTheme="minorHAnsi" w:cstheme="minorBidi"/>
                <w:color w:val="auto"/>
                <w:lang w:val="en-CA"/>
              </w:rPr>
              <w:commentReference w:id="232"/>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3"/>
            <w:r>
              <w:t>condemned</w:t>
            </w:r>
            <w:commentRangeEnd w:id="233"/>
            <w:r>
              <w:rPr>
                <w:rStyle w:val="CommentReference"/>
                <w:rFonts w:eastAsiaTheme="minorHAnsi" w:cstheme="minorBidi"/>
                <w:color w:val="auto"/>
                <w:lang w:val="en-CA"/>
              </w:rPr>
              <w:commentReference w:id="233"/>
            </w:r>
            <w:r w:rsidRPr="00C05A5B">
              <w:t xml:space="preserve">, </w:t>
            </w:r>
          </w:p>
          <w:p w:rsidR="00BE273A" w:rsidRDefault="00BE273A" w:rsidP="00BE273A">
            <w:pPr>
              <w:pStyle w:val="EngHang"/>
            </w:pPr>
            <w:r w:rsidRPr="00C05A5B">
              <w:t xml:space="preserve">That he may </w:t>
            </w:r>
            <w:commentRangeStart w:id="234"/>
            <w:r w:rsidRPr="00C05A5B">
              <w:t xml:space="preserve">join </w:t>
            </w:r>
            <w:commentRangeEnd w:id="234"/>
            <w:r>
              <w:rPr>
                <w:rStyle w:val="CommentReference"/>
                <w:rFonts w:eastAsiaTheme="minorHAnsi" w:cstheme="minorBidi"/>
                <w:color w:val="auto"/>
                <w:lang w:val="en-CA"/>
              </w:rPr>
              <w:commentReference w:id="234"/>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5" w:name="_Toc297322059"/>
      <w:bookmarkStart w:id="236" w:name="_Toc297407704"/>
      <w:bookmarkStart w:id="237" w:name="_Toc298445756"/>
      <w:bookmarkStart w:id="238" w:name="_Toc298681239"/>
      <w:bookmarkStart w:id="239" w:name="_Toc298447481"/>
      <w:r>
        <w:t xml:space="preserve">We Follow </w:t>
      </w:r>
      <w:r w:rsidR="001040C8">
        <w:t>You</w:t>
      </w:r>
      <w:bookmarkEnd w:id="235"/>
      <w:bookmarkEnd w:id="236"/>
      <w:bookmarkEnd w:id="237"/>
      <w:bookmarkEnd w:id="238"/>
      <w:bookmarkEnd w:id="239"/>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0" w:name="_Toc297322060"/>
      <w:bookmarkStart w:id="241" w:name="_Toc297407705"/>
      <w:bookmarkStart w:id="242" w:name="_Toc298445757"/>
      <w:bookmarkStart w:id="243" w:name="_Toc298681240"/>
      <w:bookmarkStart w:id="244" w:name="_Toc298447482"/>
      <w:bookmarkStart w:id="245" w:name="_Toc308441897"/>
      <w:r>
        <w:lastRenderedPageBreak/>
        <w:t>The Communion of the Saints</w:t>
      </w:r>
      <w:bookmarkEnd w:id="240"/>
      <w:bookmarkEnd w:id="241"/>
      <w:bookmarkEnd w:id="242"/>
      <w:bookmarkEnd w:id="243"/>
      <w:bookmarkEnd w:id="244"/>
      <w:bookmarkEnd w:id="245"/>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6"/>
            <w:r w:rsidRPr="00006239">
              <w:t>My</w:t>
            </w:r>
            <w:commentRangeEnd w:id="246"/>
            <w:r w:rsidR="002E5DB0">
              <w:rPr>
                <w:rStyle w:val="CommentReference"/>
                <w:rFonts w:eastAsiaTheme="minorHAnsi" w:cstheme="minorBidi"/>
                <w:color w:val="auto"/>
                <w:lang w:val="en-CA"/>
              </w:rPr>
              <w:commentReference w:id="246"/>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7"/>
            <w:r w:rsidRPr="00645C3A">
              <w:t xml:space="preserve">Pray </w:t>
            </w:r>
            <w:commentRangeEnd w:id="247"/>
            <w:r>
              <w:rPr>
                <w:rStyle w:val="CommentReference"/>
                <w:rFonts w:eastAsiaTheme="minorHAnsi" w:cstheme="minorBidi"/>
                <w:color w:val="auto"/>
                <w:lang w:val="en-CA"/>
              </w:rPr>
              <w:commentReference w:id="247"/>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8"/>
            </w:r>
          </w:p>
        </w:tc>
      </w:tr>
    </w:tbl>
    <w:p w:rsidR="00F977F1" w:rsidRDefault="00F977F1" w:rsidP="00F977F1">
      <w:pPr>
        <w:pStyle w:val="Heading4"/>
      </w:pPr>
      <w:bookmarkStart w:id="249" w:name="_Toc298681241"/>
      <w:bookmarkStart w:id="250" w:name="_Toc308441898"/>
      <w:r>
        <w:lastRenderedPageBreak/>
        <w:t xml:space="preserve">A </w:t>
      </w:r>
      <w:commentRangeStart w:id="251"/>
      <w:r>
        <w:t xml:space="preserve">Short </w:t>
      </w:r>
      <w:commentRangeEnd w:id="251"/>
      <w:r>
        <w:rPr>
          <w:rStyle w:val="CommentReference"/>
          <w:rFonts w:eastAsiaTheme="minorHAnsi" w:cstheme="minorBidi"/>
          <w:b w:val="0"/>
          <w:bCs w:val="0"/>
        </w:rPr>
        <w:commentReference w:id="251"/>
      </w:r>
      <w:commentRangeStart w:id="252"/>
      <w:r>
        <w:t xml:space="preserve">Communion </w:t>
      </w:r>
      <w:commentRangeEnd w:id="252"/>
      <w:r>
        <w:rPr>
          <w:rStyle w:val="CommentReference"/>
          <w:rFonts w:eastAsiaTheme="minorHAnsi" w:cstheme="minorBidi"/>
          <w:b w:val="0"/>
          <w:bCs w:val="0"/>
        </w:rPr>
        <w:commentReference w:id="252"/>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3"/>
            <w:r w:rsidRPr="00006239">
              <w:t>My</w:t>
            </w:r>
            <w:commentRangeEnd w:id="253"/>
            <w:r>
              <w:rPr>
                <w:rStyle w:val="CommentReference"/>
                <w:rFonts w:eastAsiaTheme="minorHAnsi" w:cstheme="minorBidi"/>
                <w:color w:val="auto"/>
                <w:lang w:val="en-CA"/>
              </w:rPr>
              <w:commentReference w:id="253"/>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4"/>
            <w:r w:rsidRPr="000100FF">
              <w:t xml:space="preserve">Pray </w:t>
            </w:r>
            <w:commentRangeEnd w:id="254"/>
            <w:r>
              <w:rPr>
                <w:rStyle w:val="CommentReference"/>
                <w:rFonts w:eastAsiaTheme="minorHAnsi" w:cstheme="minorBidi"/>
                <w:color w:val="auto"/>
                <w:lang w:val="en-CA"/>
              </w:rPr>
              <w:commentReference w:id="254"/>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9"/>
      <w:bookmarkEnd w:id="250"/>
    </w:p>
    <w:p w:rsidR="00DD4C22" w:rsidRDefault="00DD4C22" w:rsidP="00DE5308">
      <w:pPr>
        <w:pStyle w:val="Rubric"/>
        <w:rPr>
          <w:lang w:val="en-US"/>
        </w:rPr>
      </w:pPr>
      <w:bookmarkStart w:id="255"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6" w:name="_Toc308441900"/>
      <w:r>
        <w:rPr>
          <w:lang w:val="en-US"/>
        </w:rPr>
        <w:t>The Doxology of the Virgin for Midnight Praise</w:t>
      </w:r>
      <w:bookmarkEnd w:id="256"/>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7"/>
            <w:r>
              <w:t>Godhead</w:t>
            </w:r>
            <w:commentRangeEnd w:id="257"/>
            <w:r>
              <w:rPr>
                <w:rStyle w:val="CommentReference"/>
                <w:rFonts w:eastAsiaTheme="minorHAnsi" w:cstheme="minorBidi"/>
                <w:color w:val="auto"/>
                <w:lang w:val="en-CA"/>
              </w:rPr>
              <w:commentReference w:id="257"/>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8"/>
            <w:r>
              <w:t xml:space="preserve">to </w:t>
            </w:r>
            <w:commentRangeEnd w:id="258"/>
            <w:r>
              <w:rPr>
                <w:rStyle w:val="CommentReference"/>
                <w:rFonts w:eastAsiaTheme="minorHAnsi" w:cstheme="minorBidi"/>
                <w:color w:val="auto"/>
                <w:lang w:val="en-CA"/>
              </w:rPr>
              <w:commentReference w:id="258"/>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9"/>
            <w:r>
              <w:t xml:space="preserve">very </w:t>
            </w:r>
            <w:commentRangeEnd w:id="259"/>
            <w:r>
              <w:rPr>
                <w:rStyle w:val="CommentReference"/>
                <w:rFonts w:eastAsiaTheme="minorHAnsi" w:cstheme="minorBidi"/>
                <w:color w:val="auto"/>
                <w:lang w:val="en-CA"/>
              </w:rPr>
              <w:commentReference w:id="259"/>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0"/>
            <w:r>
              <w:t xml:space="preserve">faithful </w:t>
            </w:r>
            <w:commentRangeEnd w:id="260"/>
            <w:r>
              <w:rPr>
                <w:rStyle w:val="CommentReference"/>
                <w:rFonts w:eastAsiaTheme="minorHAnsi" w:cstheme="minorBidi"/>
                <w:color w:val="auto"/>
                <w:lang w:val="en-CA"/>
              </w:rPr>
              <w:commentReference w:id="260"/>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1" w:name="_Toc308441901"/>
      <w:r>
        <w:rPr>
          <w:lang w:val="en-US"/>
        </w:rPr>
        <w:t xml:space="preserve">The </w:t>
      </w:r>
      <w:r w:rsidR="00384B7C">
        <w:rPr>
          <w:lang w:val="en-US"/>
        </w:rPr>
        <w:t>C</w:t>
      </w:r>
      <w:r>
        <w:rPr>
          <w:lang w:val="en-US"/>
        </w:rPr>
        <w:t>onclusion of the Doxologies</w:t>
      </w:r>
      <w:bookmarkEnd w:id="255"/>
      <w:bookmarkEnd w:id="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2"/>
            <w:r w:rsidRPr="007425E1">
              <w:rPr>
                <w:rFonts w:eastAsiaTheme="minorHAnsi"/>
              </w:rPr>
              <w:t xml:space="preserve">bless </w:t>
            </w:r>
            <w:commentRangeEnd w:id="262"/>
            <w:r>
              <w:rPr>
                <w:rStyle w:val="CommentReference"/>
                <w:rFonts w:ascii="Times New Roman" w:eastAsiaTheme="minorHAnsi" w:hAnsi="Times New Roman" w:cstheme="minorBidi"/>
                <w:color w:val="auto"/>
              </w:rPr>
              <w:commentReference w:id="262"/>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3" w:name="_Toc410196183"/>
      <w:bookmarkStart w:id="264" w:name="_Toc410196421"/>
      <w:bookmarkStart w:id="265" w:name="_Toc410196923"/>
      <w:bookmarkStart w:id="266" w:name="_Toc431466277"/>
      <w:r>
        <w:lastRenderedPageBreak/>
        <w:t xml:space="preserve">The Rising of the Sun: Matins </w:t>
      </w:r>
      <w:bookmarkEnd w:id="263"/>
      <w:bookmarkEnd w:id="264"/>
      <w:bookmarkEnd w:id="265"/>
      <w:r>
        <w:t>(or Lauds)</w:t>
      </w:r>
      <w:bookmarkEnd w:id="266"/>
    </w:p>
    <w:p w:rsidR="00DE5308" w:rsidRDefault="00DE5308" w:rsidP="00DE5308">
      <w:pPr>
        <w:pStyle w:val="Heading3"/>
      </w:pPr>
      <w:bookmarkStart w:id="267" w:name="_Ref411320700"/>
      <w:r>
        <w:t>Matins</w:t>
      </w:r>
      <w:bookmarkEnd w:id="267"/>
    </w:p>
    <w:p w:rsidR="00DE5308" w:rsidRDefault="00DE5308" w:rsidP="00DE5308">
      <w:pPr>
        <w:pStyle w:val="Heading4"/>
      </w:pPr>
      <w:bookmarkStart w:id="268" w:name="_Toc410196423"/>
      <w:bookmarkStart w:id="269" w:name="_Toc410196925"/>
      <w:r>
        <w:t>The Fourth Canticle</w:t>
      </w:r>
      <w:bookmarkEnd w:id="268"/>
      <w:bookmarkEnd w:id="269"/>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0" w:name="_Toc297322062"/>
      <w:bookmarkStart w:id="271" w:name="_Toc297407707"/>
      <w:bookmarkStart w:id="272" w:name="_Toc298445759"/>
      <w:bookmarkStart w:id="273" w:name="_Toc298681245"/>
      <w:bookmarkStart w:id="274" w:name="_Toc298447484"/>
      <w:r>
        <w:rPr>
          <w:lang w:val="en-US"/>
        </w:rPr>
        <w:t>Psalm 148</w:t>
      </w:r>
      <w:bookmarkEnd w:id="270"/>
      <w:bookmarkEnd w:id="271"/>
      <w:bookmarkEnd w:id="272"/>
      <w:bookmarkEnd w:id="273"/>
      <w:bookmarkEnd w:id="274"/>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5"/>
            <w:r w:rsidRPr="000E2F61">
              <w:rPr>
                <w:highlight w:val="yellow"/>
              </w:rPr>
              <w:t>For</w:t>
            </w:r>
            <w:commentRangeEnd w:id="275"/>
            <w:r>
              <w:rPr>
                <w:rStyle w:val="CommentReference"/>
                <w:rFonts w:cstheme="minorBidi"/>
                <w:color w:val="auto"/>
                <w:lang w:val="en-CA"/>
              </w:rPr>
              <w:commentReference w:id="275"/>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6"/>
            <w:r w:rsidRPr="007425E1">
              <w:t xml:space="preserve">and </w:t>
            </w:r>
            <w:commentRangeEnd w:id="276"/>
            <w:r>
              <w:rPr>
                <w:rStyle w:val="CommentReference"/>
                <w:rFonts w:cstheme="minorBidi"/>
                <w:color w:val="auto"/>
                <w:lang w:val="en-CA"/>
              </w:rPr>
              <w:commentReference w:id="276"/>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7"/>
            <w:r w:rsidRPr="007425E1">
              <w:rPr>
                <w:rFonts w:eastAsiaTheme="minorHAnsi"/>
              </w:rPr>
              <w:t xml:space="preserve">His </w:t>
            </w:r>
            <w:commentRangeEnd w:id="277"/>
            <w:r>
              <w:rPr>
                <w:rStyle w:val="CommentReference"/>
                <w:rFonts w:eastAsiaTheme="minorHAnsi" w:cstheme="minorBidi"/>
                <w:color w:val="auto"/>
                <w:lang w:val="en-CA"/>
              </w:rPr>
              <w:commentReference w:id="277"/>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8" w:name="_Toc297322063"/>
      <w:bookmarkStart w:id="279" w:name="_Toc297407708"/>
      <w:bookmarkStart w:id="280" w:name="_Toc298445760"/>
      <w:bookmarkStart w:id="281" w:name="_Toc298681246"/>
      <w:bookmarkStart w:id="282" w:name="_Toc298447485"/>
      <w:r>
        <w:rPr>
          <w:lang w:val="en-US"/>
        </w:rPr>
        <w:t>Psalm 149</w:t>
      </w:r>
      <w:bookmarkEnd w:id="278"/>
      <w:bookmarkEnd w:id="279"/>
      <w:bookmarkEnd w:id="280"/>
      <w:bookmarkEnd w:id="281"/>
      <w:bookmarkEnd w:id="282"/>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3"/>
            <w:r w:rsidRPr="007425E1">
              <w:rPr>
                <w:rFonts w:eastAsiaTheme="minorHAnsi"/>
              </w:rPr>
              <w:t>chorus</w:t>
            </w:r>
            <w:commentRangeEnd w:id="283"/>
            <w:r>
              <w:rPr>
                <w:rStyle w:val="CommentReference"/>
                <w:rFonts w:eastAsiaTheme="minorHAnsi" w:cstheme="minorBidi"/>
                <w:color w:val="auto"/>
                <w:lang w:val="en-CA"/>
              </w:rPr>
              <w:commentReference w:id="283"/>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4"/>
            <w:r w:rsidRPr="007425E1">
              <w:rPr>
                <w:rFonts w:eastAsiaTheme="minorHAnsi"/>
              </w:rPr>
              <w:t xml:space="preserve"> </w:t>
            </w:r>
            <w:commentRangeEnd w:id="284"/>
            <w:r>
              <w:rPr>
                <w:rStyle w:val="CommentReference"/>
                <w:rFonts w:eastAsiaTheme="minorHAnsi" w:cstheme="minorBidi"/>
                <w:color w:val="auto"/>
                <w:lang w:val="en-CA"/>
              </w:rPr>
              <w:commentReference w:id="284"/>
            </w:r>
            <w:r w:rsidRPr="007425E1">
              <w:rPr>
                <w:rFonts w:eastAsiaTheme="minorHAnsi"/>
              </w:rPr>
              <w:t>in glory: Alleluia.</w:t>
            </w:r>
          </w:p>
          <w:p w:rsidR="00495F1A" w:rsidRPr="007425E1" w:rsidRDefault="00495F1A" w:rsidP="005832A1">
            <w:pPr>
              <w:pStyle w:val="EngIndEnd"/>
            </w:pPr>
            <w:r w:rsidRPr="007425E1">
              <w:t xml:space="preserve">Let them </w:t>
            </w:r>
            <w:commentRangeStart w:id="285"/>
            <w:r>
              <w:t>rejoice</w:t>
            </w:r>
            <w:r w:rsidRPr="007425E1">
              <w:t xml:space="preserve"> </w:t>
            </w:r>
            <w:commentRangeEnd w:id="285"/>
            <w:r>
              <w:rPr>
                <w:rStyle w:val="CommentReference"/>
                <w:rFonts w:cstheme="minorBidi"/>
                <w:color w:val="auto"/>
                <w:lang w:val="en-CA"/>
              </w:rPr>
              <w:commentReference w:id="285"/>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6"/>
            <w:r w:rsidRPr="007425E1">
              <w:rPr>
                <w:rFonts w:eastAsiaTheme="minorHAnsi"/>
              </w:rPr>
              <w:t>mouth</w:t>
            </w:r>
            <w:commentRangeEnd w:id="286"/>
            <w:r>
              <w:rPr>
                <w:rStyle w:val="CommentReference"/>
                <w:rFonts w:eastAsiaTheme="minorHAnsi" w:cstheme="minorBidi"/>
                <w:color w:val="auto"/>
                <w:lang w:val="en-CA"/>
              </w:rPr>
              <w:commentReference w:id="286"/>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7"/>
            <w:r>
              <w:t>rebukes</w:t>
            </w:r>
            <w:r w:rsidRPr="007425E1">
              <w:t xml:space="preserve"> </w:t>
            </w:r>
            <w:commentRangeEnd w:id="287"/>
            <w:r>
              <w:rPr>
                <w:rStyle w:val="CommentReference"/>
                <w:rFonts w:cstheme="minorBidi"/>
                <w:color w:val="auto"/>
                <w:lang w:val="en-CA"/>
              </w:rPr>
              <w:commentReference w:id="287"/>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8" w:name="_Toc297322064"/>
      <w:bookmarkStart w:id="289" w:name="_Toc297407709"/>
      <w:bookmarkStart w:id="290" w:name="_Toc298445761"/>
      <w:bookmarkStart w:id="291" w:name="_Toc298681247"/>
      <w:bookmarkStart w:id="292" w:name="_Toc298447486"/>
      <w:r>
        <w:rPr>
          <w:lang w:val="en-US"/>
        </w:rPr>
        <w:t>Psalm 150</w:t>
      </w:r>
      <w:bookmarkEnd w:id="288"/>
      <w:bookmarkEnd w:id="289"/>
      <w:bookmarkEnd w:id="290"/>
      <w:bookmarkEnd w:id="291"/>
      <w:bookmarkEnd w:id="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3"/>
            <w:r w:rsidRPr="007425E1">
              <w:t xml:space="preserve">psaltery </w:t>
            </w:r>
            <w:commentRangeEnd w:id="293"/>
            <w:r>
              <w:rPr>
                <w:rStyle w:val="CommentReference"/>
                <w:rFonts w:cstheme="minorBidi"/>
                <w:color w:val="auto"/>
                <w:lang w:val="en-CA"/>
              </w:rPr>
              <w:commentReference w:id="293"/>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4"/>
            <w:r w:rsidRPr="007425E1">
              <w:t>chorus</w:t>
            </w:r>
            <w:commentRangeEnd w:id="294"/>
            <w:r>
              <w:rPr>
                <w:rStyle w:val="CommentReference"/>
                <w:rFonts w:cstheme="minorBidi"/>
                <w:color w:val="auto"/>
                <w:lang w:val="en-CA"/>
              </w:rPr>
              <w:commentReference w:id="294"/>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5" w:name="_Toc298681248"/>
      <w:bookmarkStart w:id="296" w:name="_Toc308441903"/>
      <w:bookmarkStart w:id="297" w:name="_Toc297322065"/>
      <w:bookmarkStart w:id="298" w:name="_Toc297407710"/>
      <w:bookmarkStart w:id="299" w:name="_Toc298445762"/>
      <w:r>
        <w:rPr>
          <w:lang w:val="en-US"/>
        </w:rPr>
        <w:t>Sunday</w:t>
      </w:r>
      <w:bookmarkEnd w:id="295"/>
      <w:bookmarkEnd w:id="296"/>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7"/>
      <w:bookmarkEnd w:id="298"/>
      <w:bookmarkEnd w:id="299"/>
    </w:p>
    <w:p w:rsidR="00F54100" w:rsidRDefault="00F54100" w:rsidP="00495F1A">
      <w:pPr>
        <w:pStyle w:val="Heading5"/>
        <w:rPr>
          <w:lang w:val="en-US"/>
        </w:rPr>
      </w:pPr>
      <w:bookmarkStart w:id="300" w:name="_Toc297322066"/>
      <w:bookmarkStart w:id="301" w:name="_Toc297407711"/>
      <w:bookmarkStart w:id="302" w:name="_Toc298445763"/>
      <w:bookmarkStart w:id="303" w:name="_Toc298447488"/>
      <w:bookmarkStart w:id="304" w:name="_Toc308441905"/>
      <w:r>
        <w:rPr>
          <w:lang w:val="en-US"/>
        </w:rPr>
        <w:lastRenderedPageBreak/>
        <w:t>The Sunday Psali for the Lord</w:t>
      </w:r>
      <w:bookmarkEnd w:id="300"/>
      <w:bookmarkEnd w:id="301"/>
      <w:bookmarkEnd w:id="302"/>
      <w:bookmarkEnd w:id="303"/>
      <w:bookmarkEnd w:id="304"/>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5"/>
            <w:r w:rsidRPr="005832A1">
              <w:t xml:space="preserve">praise </w:t>
            </w:r>
            <w:commentRangeEnd w:id="305"/>
            <w:r w:rsidRPr="005832A1">
              <w:rPr>
                <w:rStyle w:val="CommentReference"/>
                <w:rFonts w:eastAsiaTheme="minorHAnsi"/>
                <w:sz w:val="24"/>
              </w:rPr>
              <w:commentReference w:id="305"/>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6"/>
            <w:r w:rsidRPr="005832A1">
              <w:t>Earth</w:t>
            </w:r>
            <w:commentRangeEnd w:id="306"/>
            <w:r w:rsidRPr="005832A1">
              <w:rPr>
                <w:rStyle w:val="CommentReference"/>
                <w:rFonts w:eastAsiaTheme="minorHAnsi"/>
                <w:sz w:val="24"/>
              </w:rPr>
              <w:commentReference w:id="306"/>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7"/>
            <w:r w:rsidRPr="005832A1">
              <w:t xml:space="preserve">Make haste </w:t>
            </w:r>
            <w:commentRangeEnd w:id="307"/>
            <w:r w:rsidRPr="005832A1">
              <w:rPr>
                <w:rStyle w:val="CommentReference"/>
                <w:rFonts w:eastAsiaTheme="minorHAnsi"/>
                <w:sz w:val="24"/>
              </w:rPr>
              <w:commentReference w:id="307"/>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8"/>
            <w:r w:rsidRPr="005832A1">
              <w:rPr>
                <w:rFonts w:eastAsiaTheme="minorHAnsi"/>
              </w:rPr>
              <w:t xml:space="preserve">different </w:t>
            </w:r>
            <w:commentRangeEnd w:id="308"/>
            <w:r w:rsidRPr="005832A1">
              <w:rPr>
                <w:rStyle w:val="CommentReference"/>
                <w:rFonts w:eastAsiaTheme="minorHAnsi"/>
                <w:sz w:val="24"/>
              </w:rPr>
              <w:commentReference w:id="308"/>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9"/>
            <w:r w:rsidRPr="005832A1">
              <w:t>truth</w:t>
            </w:r>
            <w:commentRangeEnd w:id="309"/>
            <w:r w:rsidRPr="005832A1">
              <w:rPr>
                <w:rStyle w:val="CommentReference"/>
                <w:rFonts w:eastAsiaTheme="minorHAnsi"/>
                <w:sz w:val="24"/>
              </w:rPr>
              <w:commentReference w:id="309"/>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0"/>
            <w:r w:rsidRPr="005832A1">
              <w:t xml:space="preserve">longsuffering </w:t>
            </w:r>
            <w:commentRangeEnd w:id="310"/>
            <w:r w:rsidRPr="005832A1">
              <w:rPr>
                <w:rStyle w:val="CommentReference"/>
                <w:rFonts w:eastAsiaTheme="minorHAnsi"/>
                <w:sz w:val="24"/>
              </w:rPr>
              <w:commentReference w:id="310"/>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1"/>
            <w:r w:rsidRPr="005832A1">
              <w:t xml:space="preserve">I rise </w:t>
            </w:r>
            <w:commentRangeEnd w:id="311"/>
            <w:r w:rsidRPr="005832A1">
              <w:rPr>
                <w:rStyle w:val="CommentReference"/>
                <w:rFonts w:eastAsiaTheme="minorHAnsi"/>
                <w:sz w:val="24"/>
              </w:rPr>
              <w:commentReference w:id="311"/>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2"/>
            <w:r w:rsidRPr="005832A1">
              <w:t>sweet</w:t>
            </w:r>
            <w:commentRangeEnd w:id="312"/>
            <w:r w:rsidRPr="005832A1">
              <w:rPr>
                <w:rStyle w:val="CommentReference"/>
                <w:rFonts w:eastAsiaTheme="minorHAnsi"/>
                <w:sz w:val="24"/>
              </w:rPr>
              <w:commentReference w:id="312"/>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3"/>
            <w:r w:rsidRPr="005832A1">
              <w:rPr>
                <w:rFonts w:eastAsiaTheme="minorHAnsi"/>
              </w:rPr>
              <w:t>Oh, how I love</w:t>
            </w:r>
            <w:commentRangeEnd w:id="313"/>
            <w:r w:rsidRPr="005832A1">
              <w:rPr>
                <w:rStyle w:val="CommentReference"/>
                <w:rFonts w:eastAsiaTheme="minorHAnsi"/>
                <w:sz w:val="24"/>
              </w:rPr>
              <w:commentReference w:id="313"/>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4"/>
            <w:r w:rsidRPr="005832A1">
              <w:rPr>
                <w:rFonts w:eastAsiaTheme="minorHAnsi"/>
              </w:rPr>
              <w:t xml:space="preserve">of </w:t>
            </w:r>
            <w:commentRangeEnd w:id="314"/>
            <w:r w:rsidRPr="005832A1">
              <w:rPr>
                <w:rStyle w:val="CommentReference"/>
                <w:rFonts w:eastAsiaTheme="minorHAnsi"/>
                <w:sz w:val="24"/>
              </w:rPr>
              <w:commentReference w:id="314"/>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5"/>
            <w:r w:rsidRPr="005832A1">
              <w:t>truth</w:t>
            </w:r>
            <w:commentRangeEnd w:id="315"/>
            <w:r w:rsidRPr="005832A1">
              <w:rPr>
                <w:rStyle w:val="CommentReference"/>
                <w:rFonts w:eastAsiaTheme="minorHAnsi"/>
                <w:sz w:val="24"/>
              </w:rPr>
              <w:commentReference w:id="315"/>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6"/>
            <w:r w:rsidRPr="005832A1">
              <w:t xml:space="preserve">true </w:t>
            </w:r>
            <w:commentRangeEnd w:id="316"/>
            <w:r w:rsidRPr="005832A1">
              <w:rPr>
                <w:rStyle w:val="CommentReference"/>
                <w:rFonts w:eastAsiaTheme="minorHAnsi"/>
                <w:sz w:val="24"/>
              </w:rPr>
              <w:commentReference w:id="316"/>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7"/>
            <w:r>
              <w:t xml:space="preserve">Whenever </w:t>
            </w:r>
            <w:commentRangeEnd w:id="317"/>
            <w:r>
              <w:rPr>
                <w:rStyle w:val="CommentReference"/>
                <w:rFonts w:eastAsiaTheme="minorHAnsi" w:cstheme="minorBidi"/>
                <w:color w:val="auto"/>
                <w:lang w:val="en-CA"/>
              </w:rPr>
              <w:commentReference w:id="317"/>
            </w:r>
            <w:r>
              <w:t>we</w:t>
            </w:r>
          </w:p>
          <w:p w:rsidR="005832A1" w:rsidRDefault="005832A1" w:rsidP="005832A1">
            <w:pPr>
              <w:pStyle w:val="EngHang"/>
            </w:pPr>
            <w:commentRangeStart w:id="318"/>
            <w:r>
              <w:t xml:space="preserve">Gather </w:t>
            </w:r>
            <w:commentRangeEnd w:id="318"/>
            <w:r>
              <w:rPr>
                <w:rStyle w:val="CommentReference"/>
                <w:rFonts w:eastAsiaTheme="minorHAnsi" w:cstheme="minorBidi"/>
                <w:color w:val="auto"/>
                <w:lang w:val="en-CA"/>
              </w:rPr>
              <w:commentReference w:id="318"/>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9"/>
            <w:r>
              <w:t xml:space="preserve">will </w:t>
            </w:r>
            <w:commentRangeEnd w:id="319"/>
            <w:r>
              <w:rPr>
                <w:rStyle w:val="CommentReference"/>
                <w:rFonts w:eastAsiaTheme="minorHAnsi" w:cstheme="minorBidi"/>
                <w:color w:val="auto"/>
                <w:lang w:val="en-CA"/>
              </w:rPr>
              <w:commentReference w:id="319"/>
            </w:r>
            <w:r>
              <w:t>bless You,</w:t>
            </w:r>
          </w:p>
          <w:p w:rsidR="005832A1" w:rsidRDefault="005832A1" w:rsidP="005832A1">
            <w:pPr>
              <w:pStyle w:val="EngHang"/>
            </w:pPr>
            <w:r>
              <w:t>O my Lord Jesus:</w:t>
            </w:r>
          </w:p>
          <w:p w:rsidR="005832A1" w:rsidRDefault="005832A1" w:rsidP="005832A1">
            <w:pPr>
              <w:pStyle w:val="EngHang"/>
            </w:pPr>
            <w:commentRangeStart w:id="320"/>
            <w:r>
              <w:t xml:space="preserve">Deliver </w:t>
            </w:r>
            <w:commentRangeEnd w:id="320"/>
            <w:r>
              <w:rPr>
                <w:rStyle w:val="CommentReference"/>
                <w:rFonts w:eastAsiaTheme="minorHAnsi" w:cstheme="minorBidi"/>
                <w:color w:val="auto"/>
                <w:lang w:val="en-CA"/>
              </w:rPr>
              <w:commentReference w:id="320"/>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1"/>
            <w:r w:rsidRPr="00A16DFE">
              <w:rPr>
                <w:rFonts w:eastAsiaTheme="minorHAnsi"/>
              </w:rPr>
              <w:t xml:space="preserve">come </w:t>
            </w:r>
            <w:commentRangeEnd w:id="321"/>
            <w:r>
              <w:rPr>
                <w:rStyle w:val="CommentReference"/>
                <w:rFonts w:eastAsiaTheme="minorHAnsi" w:cstheme="minorBidi"/>
                <w:color w:val="auto"/>
                <w:lang w:val="en-CA"/>
              </w:rPr>
              <w:commentReference w:id="321"/>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2"/>
            <w:r>
              <w:rPr>
                <w:rFonts w:eastAsiaTheme="minorHAnsi"/>
              </w:rPr>
              <w:t>be</w:t>
            </w:r>
            <w:r w:rsidRPr="00A16DFE">
              <w:rPr>
                <w:rFonts w:eastAsiaTheme="minorHAnsi"/>
              </w:rPr>
              <w:t xml:space="preserve"> </w:t>
            </w:r>
            <w:commentRangeEnd w:id="322"/>
            <w:r>
              <w:rPr>
                <w:rStyle w:val="CommentReference"/>
                <w:rFonts w:eastAsiaTheme="minorHAnsi" w:cstheme="minorBidi"/>
                <w:color w:val="auto"/>
                <w:lang w:val="en-CA"/>
              </w:rPr>
              <w:commentReference w:id="322"/>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3" w:name="_Toc297322067"/>
      <w:bookmarkStart w:id="324" w:name="_Toc297407712"/>
      <w:bookmarkStart w:id="325" w:name="_Toc298445764"/>
      <w:bookmarkStart w:id="326" w:name="_Toc298681249"/>
      <w:bookmarkStart w:id="327" w:name="_Toc298447489"/>
      <w:bookmarkStart w:id="328" w:name="_Toc308441906"/>
      <w:r>
        <w:rPr>
          <w:lang w:val="en-US"/>
        </w:rPr>
        <w:lastRenderedPageBreak/>
        <w:t>The Sunday Theotokia</w:t>
      </w:r>
      <w:bookmarkEnd w:id="323"/>
      <w:bookmarkEnd w:id="324"/>
      <w:bookmarkEnd w:id="325"/>
      <w:bookmarkEnd w:id="326"/>
      <w:bookmarkEnd w:id="327"/>
      <w:bookmarkEnd w:id="328"/>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9" w:name="_Toc298445765"/>
      <w:bookmarkStart w:id="330" w:name="_Toc298681250"/>
      <w:bookmarkStart w:id="331" w:name="_Toc298447490"/>
      <w:r>
        <w:rPr>
          <w:lang w:val="en-US"/>
        </w:rPr>
        <w:t>Part One</w:t>
      </w:r>
      <w:bookmarkEnd w:id="329"/>
      <w:bookmarkEnd w:id="330"/>
      <w:bookmarkEnd w:id="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2"/>
            <w:r w:rsidRPr="007425E1">
              <w:rPr>
                <w:rFonts w:eastAsiaTheme="minorHAnsi"/>
              </w:rPr>
              <w:t>Of the Covenant</w:t>
            </w:r>
            <w:commentRangeEnd w:id="332"/>
            <w:r>
              <w:rPr>
                <w:rStyle w:val="CommentReference"/>
                <w:rFonts w:eastAsiaTheme="minorHAnsi" w:cstheme="minorBidi"/>
                <w:color w:val="auto"/>
                <w:lang w:val="en-CA"/>
              </w:rPr>
              <w:commentReference w:id="332"/>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3"/>
            <w:r>
              <w:rPr>
                <w:rFonts w:eastAsiaTheme="minorHAnsi"/>
              </w:rPr>
              <w:t>sprinkling</w:t>
            </w:r>
            <w:commentRangeEnd w:id="333"/>
            <w:r>
              <w:rPr>
                <w:rStyle w:val="CommentReference"/>
                <w:rFonts w:eastAsiaTheme="minorHAnsi" w:cstheme="minorBidi"/>
                <w:color w:val="auto"/>
                <w:lang w:val="en-CA"/>
              </w:rPr>
              <w:commentReference w:id="333"/>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4"/>
            <w:r>
              <w:rPr>
                <w:rFonts w:eastAsiaTheme="minorHAnsi"/>
              </w:rPr>
              <w:t>dwelt</w:t>
            </w:r>
            <w:commentRangeEnd w:id="334"/>
            <w:r>
              <w:rPr>
                <w:rStyle w:val="CommentReference"/>
                <w:rFonts w:eastAsiaTheme="minorHAnsi" w:cstheme="minorBidi"/>
                <w:color w:val="auto"/>
                <w:lang w:val="en-CA"/>
              </w:rPr>
              <w:commentReference w:id="334"/>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5"/>
            <w:r>
              <w:t xml:space="preserve">Magnify </w:t>
            </w:r>
            <w:commentRangeEnd w:id="335"/>
            <w:r>
              <w:rPr>
                <w:rStyle w:val="CommentReference"/>
                <w:rFonts w:eastAsiaTheme="minorHAnsi" w:cstheme="minorBidi"/>
                <w:color w:val="auto"/>
                <w:lang w:val="en-CA"/>
              </w:rPr>
              <w:commentReference w:id="33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6"/>
            <w:r>
              <w:t xml:space="preserve">obtain </w:t>
            </w:r>
            <w:commentRangeEnd w:id="336"/>
            <w:r>
              <w:rPr>
                <w:rStyle w:val="CommentReference"/>
                <w:rFonts w:eastAsiaTheme="minorHAnsi" w:cstheme="minorBidi"/>
                <w:color w:val="auto"/>
                <w:lang w:val="en-CA"/>
              </w:rPr>
              <w:commentReference w:id="33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7" w:name="_Toc298445766"/>
      <w:bookmarkStart w:id="338" w:name="_Toc298681251"/>
      <w:bookmarkStart w:id="339" w:name="_Toc298447491"/>
      <w:r>
        <w:t>Part Two</w:t>
      </w:r>
      <w:bookmarkEnd w:id="337"/>
      <w:bookmarkEnd w:id="338"/>
      <w:bookmarkEnd w:id="33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0"/>
            <w:r>
              <w:rPr>
                <w:rFonts w:eastAsiaTheme="minorHAnsi"/>
              </w:rPr>
              <w:t xml:space="preserve">type </w:t>
            </w:r>
            <w:commentRangeEnd w:id="340"/>
            <w:r>
              <w:rPr>
                <w:rStyle w:val="CommentReference"/>
                <w:rFonts w:eastAsiaTheme="minorHAnsi" w:cstheme="minorBidi"/>
                <w:color w:val="auto"/>
                <w:lang w:val="en-CA"/>
              </w:rPr>
              <w:commentReference w:id="340"/>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1"/>
            <w:r>
              <w:t xml:space="preserve">one </w:t>
            </w:r>
            <w:commentRangeEnd w:id="341"/>
            <w:r>
              <w:rPr>
                <w:rStyle w:val="CommentReference"/>
                <w:rFonts w:eastAsiaTheme="minorHAnsi" w:cstheme="minorBidi"/>
                <w:color w:val="auto"/>
                <w:lang w:val="en-CA"/>
              </w:rPr>
              <w:commentReference w:id="341"/>
            </w:r>
            <w:r>
              <w:t>from two,</w:t>
            </w:r>
          </w:p>
          <w:p w:rsidR="005832A1" w:rsidRDefault="005832A1" w:rsidP="005832A1">
            <w:pPr>
              <w:pStyle w:val="EngHang"/>
            </w:pPr>
            <w:r>
              <w:t xml:space="preserve">A </w:t>
            </w:r>
            <w:commentRangeStart w:id="342"/>
            <w:r>
              <w:t xml:space="preserve">Holy </w:t>
            </w:r>
            <w:commentRangeEnd w:id="342"/>
            <w:r>
              <w:rPr>
                <w:rStyle w:val="CommentReference"/>
                <w:rFonts w:eastAsiaTheme="minorHAnsi" w:cstheme="minorBidi"/>
                <w:color w:val="auto"/>
                <w:lang w:val="en-CA"/>
              </w:rPr>
              <w:commentReference w:id="342"/>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3"/>
            <w:r>
              <w:rPr>
                <w:rFonts w:eastAsiaTheme="minorHAnsi"/>
              </w:rPr>
              <w:t xml:space="preserve">Begotten </w:t>
            </w:r>
            <w:commentRangeEnd w:id="343"/>
            <w:r>
              <w:rPr>
                <w:rStyle w:val="CommentReference"/>
                <w:rFonts w:eastAsiaTheme="minorHAnsi" w:cstheme="minorBidi"/>
                <w:color w:val="auto"/>
                <w:lang w:val="en-CA"/>
              </w:rPr>
              <w:commentReference w:id="343"/>
            </w:r>
            <w:r>
              <w:rPr>
                <w:rFonts w:eastAsiaTheme="minorHAnsi"/>
              </w:rPr>
              <w:t>without seed,</w:t>
            </w:r>
          </w:p>
          <w:p w:rsidR="005832A1" w:rsidRDefault="005832A1" w:rsidP="005832A1">
            <w:pPr>
              <w:pStyle w:val="EngHang"/>
              <w:rPr>
                <w:rFonts w:eastAsiaTheme="minorHAnsi"/>
              </w:rPr>
            </w:pPr>
            <w:commentRangeStart w:id="344"/>
            <w:r>
              <w:rPr>
                <w:rFonts w:eastAsiaTheme="minorHAnsi"/>
              </w:rPr>
              <w:t xml:space="preserve">Consubstantial </w:t>
            </w:r>
            <w:commentRangeEnd w:id="344"/>
            <w:r>
              <w:rPr>
                <w:rStyle w:val="CommentReference"/>
                <w:rFonts w:eastAsiaTheme="minorHAnsi" w:cstheme="minorBidi"/>
                <w:color w:val="auto"/>
                <w:lang w:val="en-CA"/>
              </w:rPr>
              <w:commentReference w:id="344"/>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5"/>
            <w:r>
              <w:rPr>
                <w:rFonts w:eastAsiaTheme="minorHAnsi"/>
              </w:rPr>
              <w:t xml:space="preserve">made one </w:t>
            </w:r>
            <w:commentRangeEnd w:id="345"/>
            <w:r>
              <w:rPr>
                <w:rStyle w:val="CommentReference"/>
                <w:rFonts w:eastAsiaTheme="minorHAnsi" w:cstheme="minorBidi"/>
                <w:color w:val="auto"/>
                <w:lang w:val="en-CA"/>
              </w:rPr>
              <w:commentReference w:id="345"/>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6"/>
            <w:r>
              <w:t xml:space="preserve">The </w:t>
            </w:r>
            <w:commentRangeEnd w:id="346"/>
            <w:r>
              <w:rPr>
                <w:rStyle w:val="CommentReference"/>
                <w:rFonts w:eastAsiaTheme="minorHAnsi" w:cstheme="minorBidi"/>
                <w:color w:val="auto"/>
                <w:lang w:val="en-CA"/>
              </w:rPr>
              <w:commentReference w:id="346"/>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7"/>
            <w:r>
              <w:rPr>
                <w:rFonts w:eastAsiaTheme="minorHAnsi"/>
              </w:rPr>
              <w:t xml:space="preserve">Purple </w:t>
            </w:r>
            <w:commentRangeEnd w:id="347"/>
            <w:r>
              <w:rPr>
                <w:rStyle w:val="CommentReference"/>
                <w:rFonts w:eastAsiaTheme="minorHAnsi" w:cstheme="minorBidi"/>
                <w:color w:val="auto"/>
                <w:lang w:val="en-CA"/>
              </w:rPr>
              <w:commentReference w:id="347"/>
            </w:r>
            <w:r>
              <w:rPr>
                <w:rFonts w:eastAsiaTheme="minorHAnsi"/>
              </w:rPr>
              <w:t>and scarlet,</w:t>
            </w:r>
          </w:p>
          <w:p w:rsidR="005832A1" w:rsidRPr="001A0083" w:rsidRDefault="005832A1" w:rsidP="005832A1">
            <w:pPr>
              <w:pStyle w:val="EngHangEnd"/>
            </w:pPr>
            <w:r>
              <w:rPr>
                <w:rFonts w:eastAsiaTheme="minorHAnsi"/>
              </w:rPr>
              <w:t xml:space="preserve">And </w:t>
            </w:r>
            <w:commentRangeStart w:id="348"/>
            <w:r>
              <w:rPr>
                <w:rFonts w:eastAsiaTheme="minorHAnsi"/>
              </w:rPr>
              <w:t xml:space="preserve">fine </w:t>
            </w:r>
            <w:commentRangeEnd w:id="348"/>
            <w:r>
              <w:rPr>
                <w:rStyle w:val="CommentReference"/>
                <w:rFonts w:eastAsiaTheme="minorHAnsi" w:cstheme="minorBidi"/>
                <w:color w:val="auto"/>
                <w:lang w:val="en-CA"/>
              </w:rPr>
              <w:commentReference w:id="348"/>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9"/>
            <w:r>
              <w:rPr>
                <w:rFonts w:eastAsiaTheme="minorHAnsi"/>
              </w:rPr>
              <w:t xml:space="preserve">wood </w:t>
            </w:r>
            <w:commentRangeEnd w:id="349"/>
            <w:r>
              <w:rPr>
                <w:rStyle w:val="CommentReference"/>
                <w:rFonts w:eastAsiaTheme="minorHAnsi" w:cstheme="minorBidi"/>
                <w:color w:val="auto"/>
                <w:lang w:val="en-CA"/>
              </w:rPr>
              <w:commentReference w:id="349"/>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0"/>
            <w:r>
              <w:t xml:space="preserve">Magnify </w:t>
            </w:r>
            <w:commentRangeEnd w:id="350"/>
            <w:r>
              <w:rPr>
                <w:rStyle w:val="CommentReference"/>
                <w:rFonts w:eastAsiaTheme="minorHAnsi" w:cstheme="minorBidi"/>
                <w:color w:val="auto"/>
                <w:lang w:val="en-CA"/>
              </w:rPr>
              <w:commentReference w:id="35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1"/>
            <w:r>
              <w:t xml:space="preserve">obtain </w:t>
            </w:r>
            <w:commentRangeEnd w:id="351"/>
            <w:r>
              <w:rPr>
                <w:rStyle w:val="CommentReference"/>
                <w:rFonts w:eastAsiaTheme="minorHAnsi" w:cstheme="minorBidi"/>
                <w:color w:val="auto"/>
                <w:lang w:val="en-CA"/>
              </w:rPr>
              <w:commentReference w:id="35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2" w:name="_Toc298445767"/>
      <w:bookmarkStart w:id="353" w:name="_Toc298681252"/>
      <w:bookmarkStart w:id="354" w:name="_Toc298447492"/>
      <w:r>
        <w:t>Part Three</w:t>
      </w:r>
      <w:bookmarkEnd w:id="352"/>
      <w:bookmarkEnd w:id="353"/>
      <w:bookmarkEnd w:id="35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5"/>
            <w:r>
              <w:rPr>
                <w:rFonts w:eastAsiaTheme="minorHAnsi"/>
              </w:rPr>
              <w:t>Cherubs</w:t>
            </w:r>
            <w:commentRangeEnd w:id="355"/>
            <w:r>
              <w:rPr>
                <w:rStyle w:val="CommentReference"/>
                <w:rFonts w:eastAsiaTheme="minorHAnsi" w:cstheme="minorBidi"/>
                <w:color w:val="auto"/>
                <w:lang w:val="en-CA"/>
              </w:rPr>
              <w:commentReference w:id="355"/>
            </w:r>
          </w:p>
          <w:p w:rsidR="005832A1" w:rsidRPr="001A0083" w:rsidRDefault="005832A1" w:rsidP="005832A1">
            <w:pPr>
              <w:pStyle w:val="EngHangEnd"/>
            </w:pPr>
            <w:commentRangeStart w:id="356"/>
            <w:r>
              <w:rPr>
                <w:rFonts w:eastAsiaTheme="minorHAnsi"/>
              </w:rPr>
              <w:t xml:space="preserve">Forged </w:t>
            </w:r>
            <w:commentRangeEnd w:id="356"/>
            <w:r>
              <w:rPr>
                <w:rStyle w:val="CommentReference"/>
                <w:rFonts w:eastAsiaTheme="minorHAnsi" w:cstheme="minorBidi"/>
                <w:color w:val="auto"/>
                <w:lang w:val="en-CA"/>
              </w:rPr>
              <w:commentReference w:id="356"/>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7"/>
            <w:r>
              <w:t xml:space="preserve">Always </w:t>
            </w:r>
            <w:commentRangeEnd w:id="357"/>
            <w:r>
              <w:rPr>
                <w:rStyle w:val="CommentReference"/>
                <w:rFonts w:eastAsiaTheme="minorHAnsi" w:cstheme="minorBidi"/>
                <w:color w:val="auto"/>
                <w:lang w:val="en-CA"/>
              </w:rPr>
              <w:commentReference w:id="357"/>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8"/>
            <w:r>
              <w:rPr>
                <w:rFonts w:eastAsiaTheme="minorHAnsi"/>
              </w:rPr>
              <w:t xml:space="preserve">Overshadowed </w:t>
            </w:r>
            <w:commentRangeEnd w:id="358"/>
            <w:r>
              <w:rPr>
                <w:rStyle w:val="CommentReference"/>
                <w:rFonts w:eastAsiaTheme="minorHAnsi" w:cstheme="minorBidi"/>
                <w:color w:val="auto"/>
                <w:lang w:val="en-CA"/>
              </w:rPr>
              <w:commentReference w:id="358"/>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9"/>
            <w:r>
              <w:rPr>
                <w:rFonts w:eastAsiaTheme="minorHAnsi"/>
              </w:rPr>
              <w:t xml:space="preserve">sin </w:t>
            </w:r>
            <w:commentRangeEnd w:id="359"/>
            <w:r>
              <w:rPr>
                <w:rStyle w:val="CommentReference"/>
                <w:rFonts w:eastAsiaTheme="minorHAnsi" w:cstheme="minorBidi"/>
                <w:color w:val="auto"/>
                <w:lang w:val="en-CA"/>
              </w:rPr>
              <w:commentReference w:id="359"/>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0"/>
            <w:r>
              <w:t xml:space="preserve">Magnify </w:t>
            </w:r>
            <w:commentRangeEnd w:id="360"/>
            <w:r>
              <w:rPr>
                <w:rStyle w:val="CommentReference"/>
                <w:rFonts w:eastAsiaTheme="minorHAnsi" w:cstheme="minorBidi"/>
                <w:color w:val="auto"/>
                <w:lang w:val="en-CA"/>
              </w:rPr>
              <w:commentReference w:id="36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1"/>
            <w:r>
              <w:t xml:space="preserve">obtain </w:t>
            </w:r>
            <w:commentRangeEnd w:id="361"/>
            <w:r>
              <w:rPr>
                <w:rStyle w:val="CommentReference"/>
                <w:rFonts w:eastAsiaTheme="minorHAnsi" w:cstheme="minorBidi"/>
                <w:color w:val="auto"/>
                <w:lang w:val="en-CA"/>
              </w:rPr>
              <w:commentReference w:id="36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2" w:name="_Toc298445768"/>
      <w:bookmarkStart w:id="363" w:name="_Toc298681253"/>
      <w:bookmarkStart w:id="364" w:name="_Toc298447493"/>
      <w:r>
        <w:t>Part Four</w:t>
      </w:r>
      <w:bookmarkEnd w:id="362"/>
      <w:bookmarkEnd w:id="363"/>
      <w:bookmarkEnd w:id="36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5"/>
            <w:r>
              <w:t xml:space="preserve">you </w:t>
            </w:r>
            <w:commentRangeEnd w:id="365"/>
            <w:r>
              <w:rPr>
                <w:rStyle w:val="CommentReference"/>
                <w:rFonts w:eastAsiaTheme="minorHAnsi" w:cstheme="minorBidi"/>
                <w:color w:val="auto"/>
                <w:lang w:val="en-CA"/>
              </w:rPr>
              <w:commentReference w:id="365"/>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6"/>
            <w:r>
              <w:rPr>
                <w:rFonts w:eastAsiaTheme="minorHAnsi"/>
              </w:rPr>
              <w:t xml:space="preserve">for </w:t>
            </w:r>
            <w:commentRangeEnd w:id="366"/>
            <w:r>
              <w:rPr>
                <w:rStyle w:val="CommentReference"/>
                <w:rFonts w:eastAsiaTheme="minorHAnsi" w:cstheme="minorBidi"/>
                <w:color w:val="auto"/>
                <w:lang w:val="en-CA"/>
              </w:rPr>
              <w:commentReference w:id="366"/>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7"/>
            <w:r>
              <w:t xml:space="preserve">Magnify </w:t>
            </w:r>
            <w:commentRangeEnd w:id="367"/>
            <w:r>
              <w:rPr>
                <w:rStyle w:val="CommentReference"/>
                <w:rFonts w:eastAsiaTheme="minorHAnsi" w:cstheme="minorBidi"/>
                <w:color w:val="auto"/>
                <w:lang w:val="en-CA"/>
              </w:rPr>
              <w:commentReference w:id="36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8"/>
            <w:r>
              <w:t xml:space="preserve">obtain </w:t>
            </w:r>
            <w:commentRangeEnd w:id="368"/>
            <w:r>
              <w:rPr>
                <w:rStyle w:val="CommentReference"/>
                <w:rFonts w:eastAsiaTheme="minorHAnsi" w:cstheme="minorBidi"/>
                <w:color w:val="auto"/>
                <w:lang w:val="en-CA"/>
              </w:rPr>
              <w:commentReference w:id="36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9" w:name="_Toc298445769"/>
      <w:bookmarkStart w:id="370" w:name="_Toc298681254"/>
      <w:bookmarkStart w:id="371" w:name="_Toc298447494"/>
      <w:r>
        <w:t>Part Five</w:t>
      </w:r>
      <w:bookmarkEnd w:id="369"/>
      <w:bookmarkEnd w:id="370"/>
      <w:bookmarkEnd w:id="37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2"/>
            <w:r>
              <w:rPr>
                <w:rFonts w:eastAsiaTheme="minorHAnsi"/>
              </w:rPr>
              <w:t xml:space="preserve">burning </w:t>
            </w:r>
            <w:commentRangeEnd w:id="372"/>
            <w:r>
              <w:rPr>
                <w:rStyle w:val="CommentReference"/>
                <w:rFonts w:eastAsiaTheme="minorHAnsi" w:cstheme="minorBidi"/>
                <w:color w:val="auto"/>
                <w:lang w:val="en-CA"/>
              </w:rPr>
              <w:commentReference w:id="372"/>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3"/>
            <w:r>
              <w:rPr>
                <w:rFonts w:eastAsiaTheme="minorHAnsi"/>
              </w:rPr>
              <w:t>manifestation</w:t>
            </w:r>
            <w:commentRangeEnd w:id="373"/>
            <w:r>
              <w:rPr>
                <w:rStyle w:val="CommentReference"/>
                <w:rFonts w:eastAsiaTheme="minorHAnsi" w:cstheme="minorBidi"/>
                <w:color w:val="auto"/>
                <w:lang w:val="en-CA"/>
              </w:rPr>
              <w:commentReference w:id="373"/>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4"/>
            <w:r>
              <w:rPr>
                <w:rFonts w:eastAsiaTheme="minorHAnsi"/>
              </w:rPr>
              <w:t xml:space="preserve">carried </w:t>
            </w:r>
            <w:commentRangeEnd w:id="374"/>
            <w:r>
              <w:rPr>
                <w:rStyle w:val="CommentReference"/>
                <w:rFonts w:eastAsiaTheme="minorHAnsi" w:cstheme="minorBidi"/>
                <w:color w:val="auto"/>
                <w:lang w:val="en-CA"/>
              </w:rPr>
              <w:commentReference w:id="374"/>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5"/>
            <w:r>
              <w:rPr>
                <w:rFonts w:eastAsiaTheme="minorHAnsi"/>
              </w:rPr>
              <w:t xml:space="preserve">Gives light to </w:t>
            </w:r>
            <w:commentRangeEnd w:id="375"/>
            <w:r>
              <w:rPr>
                <w:rStyle w:val="CommentReference"/>
                <w:rFonts w:eastAsiaTheme="minorHAnsi" w:cstheme="minorBidi"/>
                <w:color w:val="auto"/>
                <w:lang w:val="en-CA"/>
              </w:rPr>
              <w:commentReference w:id="375"/>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6"/>
            <w:r>
              <w:t xml:space="preserve">Magnify </w:t>
            </w:r>
            <w:commentRangeEnd w:id="376"/>
            <w:r>
              <w:rPr>
                <w:rStyle w:val="CommentReference"/>
                <w:rFonts w:eastAsiaTheme="minorHAnsi" w:cstheme="minorBidi"/>
                <w:color w:val="auto"/>
                <w:lang w:val="en-CA"/>
              </w:rPr>
              <w:commentReference w:id="37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7"/>
            <w:r>
              <w:t xml:space="preserve">obtain </w:t>
            </w:r>
            <w:commentRangeEnd w:id="377"/>
            <w:r>
              <w:rPr>
                <w:rStyle w:val="CommentReference"/>
                <w:rFonts w:eastAsiaTheme="minorHAnsi" w:cstheme="minorBidi"/>
                <w:color w:val="auto"/>
                <w:lang w:val="en-CA"/>
              </w:rPr>
              <w:commentReference w:id="37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8" w:name="_Toc298445770"/>
      <w:bookmarkStart w:id="379" w:name="_Toc298681255"/>
      <w:bookmarkStart w:id="380" w:name="_Toc298447495"/>
      <w:r>
        <w:t>Part Six</w:t>
      </w:r>
      <w:bookmarkEnd w:id="378"/>
      <w:bookmarkEnd w:id="379"/>
      <w:bookmarkEnd w:id="38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1"/>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1"/>
            <w:r>
              <w:rPr>
                <w:rStyle w:val="CommentReference"/>
                <w:rFonts w:eastAsiaTheme="minorHAnsi" w:cstheme="minorBidi"/>
                <w:color w:val="auto"/>
                <w:lang w:val="en-CA"/>
              </w:rPr>
              <w:commentReference w:id="381"/>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2"/>
            <w:r>
              <w:rPr>
                <w:rFonts w:eastAsiaTheme="minorHAnsi"/>
              </w:rPr>
              <w:t xml:space="preserve">Upon </w:t>
            </w:r>
            <w:commentRangeEnd w:id="382"/>
            <w:r>
              <w:rPr>
                <w:rStyle w:val="CommentReference"/>
                <w:rFonts w:eastAsiaTheme="minorHAnsi" w:cstheme="minorBidi"/>
                <w:color w:val="auto"/>
                <w:lang w:val="en-CA"/>
              </w:rPr>
              <w:commentReference w:id="382"/>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3"/>
            <w:r>
              <w:t xml:space="preserve">Magnify </w:t>
            </w:r>
            <w:commentRangeEnd w:id="383"/>
            <w:r>
              <w:rPr>
                <w:rStyle w:val="CommentReference"/>
                <w:rFonts w:eastAsiaTheme="minorHAnsi" w:cstheme="minorBidi"/>
                <w:color w:val="auto"/>
                <w:lang w:val="en-CA"/>
              </w:rPr>
              <w:commentReference w:id="38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4"/>
            <w:r>
              <w:t xml:space="preserve">obtain </w:t>
            </w:r>
            <w:commentRangeEnd w:id="384"/>
            <w:r>
              <w:rPr>
                <w:rStyle w:val="CommentReference"/>
                <w:rFonts w:eastAsiaTheme="minorHAnsi" w:cstheme="minorBidi"/>
                <w:color w:val="auto"/>
                <w:lang w:val="en-CA"/>
              </w:rPr>
              <w:commentReference w:id="38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5" w:name="_Toc298445771"/>
      <w:bookmarkStart w:id="386" w:name="_Toc298681256"/>
      <w:bookmarkStart w:id="387" w:name="_Toc298447496"/>
      <w:bookmarkStart w:id="388" w:name="_Ref299211949"/>
      <w:r>
        <w:t>The Gospel According the St. Luke</w:t>
      </w:r>
      <w:bookmarkEnd w:id="385"/>
      <w:bookmarkEnd w:id="386"/>
      <w:bookmarkEnd w:id="387"/>
      <w:bookmarkEnd w:id="3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9" w:name="_Toc298445772"/>
      <w:bookmarkStart w:id="390" w:name="_Toc298681257"/>
      <w:bookmarkStart w:id="391" w:name="_Toc298447497"/>
      <w:r>
        <w:lastRenderedPageBreak/>
        <w:t xml:space="preserve">Part </w:t>
      </w:r>
      <w:bookmarkEnd w:id="389"/>
      <w:bookmarkEnd w:id="390"/>
      <w:bookmarkEnd w:id="39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2"/>
            <w:r>
              <w:rPr>
                <w:rFonts w:eastAsiaTheme="minorHAnsi"/>
              </w:rPr>
              <w:t>truth</w:t>
            </w:r>
            <w:commentRangeEnd w:id="392"/>
            <w:r>
              <w:rPr>
                <w:rStyle w:val="CommentReference"/>
                <w:rFonts w:eastAsiaTheme="minorHAnsi" w:cstheme="minorBidi"/>
                <w:color w:val="auto"/>
                <w:lang w:val="en-CA"/>
              </w:rPr>
              <w:commentReference w:id="392"/>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3"/>
            <w:r>
              <w:rPr>
                <w:rFonts w:eastAsiaTheme="minorHAnsi"/>
              </w:rPr>
              <w:t xml:space="preserve">a </w:t>
            </w:r>
            <w:commentRangeEnd w:id="393"/>
            <w:r>
              <w:rPr>
                <w:rStyle w:val="CommentReference"/>
                <w:rFonts w:eastAsiaTheme="minorHAnsi" w:cstheme="minorBidi"/>
                <w:color w:val="auto"/>
                <w:lang w:val="en-CA"/>
              </w:rPr>
              <w:commentReference w:id="393"/>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4"/>
            <w:r>
              <w:rPr>
                <w:rFonts w:eastAsiaTheme="minorHAnsi"/>
              </w:rPr>
              <w:t xml:space="preserve">holy </w:t>
            </w:r>
            <w:commentRangeEnd w:id="394"/>
            <w:r>
              <w:rPr>
                <w:rStyle w:val="CommentReference"/>
                <w:rFonts w:eastAsiaTheme="minorHAnsi" w:cstheme="minorBidi"/>
                <w:color w:val="auto"/>
                <w:lang w:val="en-CA"/>
              </w:rPr>
              <w:commentReference w:id="394"/>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5"/>
            <w:r>
              <w:rPr>
                <w:rFonts w:eastAsiaTheme="minorHAnsi"/>
              </w:rPr>
              <w:t xml:space="preserve">abode </w:t>
            </w:r>
            <w:commentRangeEnd w:id="395"/>
            <w:r>
              <w:rPr>
                <w:rStyle w:val="CommentReference"/>
                <w:rFonts w:eastAsiaTheme="minorHAnsi" w:cstheme="minorBidi"/>
                <w:color w:val="auto"/>
                <w:lang w:val="en-CA"/>
              </w:rPr>
              <w:commentReference w:id="395"/>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6"/>
            <w:r>
              <w:t xml:space="preserve">Magnify </w:t>
            </w:r>
            <w:commentRangeEnd w:id="396"/>
            <w:r>
              <w:rPr>
                <w:rStyle w:val="CommentReference"/>
                <w:rFonts w:eastAsiaTheme="minorHAnsi" w:cstheme="minorBidi"/>
                <w:color w:val="auto"/>
                <w:lang w:val="en-CA"/>
              </w:rPr>
              <w:commentReference w:id="39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7"/>
            <w:r>
              <w:t xml:space="preserve">obtain </w:t>
            </w:r>
            <w:commentRangeEnd w:id="397"/>
            <w:r>
              <w:rPr>
                <w:rStyle w:val="CommentReference"/>
                <w:rFonts w:eastAsiaTheme="minorHAnsi" w:cstheme="minorBidi"/>
                <w:color w:val="auto"/>
                <w:lang w:val="en-CA"/>
              </w:rPr>
              <w:commentReference w:id="39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8" w:name="_Toc298445773"/>
      <w:bookmarkStart w:id="399" w:name="_Toc298681258"/>
      <w:bookmarkStart w:id="400" w:name="_Toc298447498"/>
      <w:r>
        <w:lastRenderedPageBreak/>
        <w:t>Part Seven (</w:t>
      </w:r>
      <w:r w:rsidR="00AB7D27">
        <w:t>Modern Part Eight</w:t>
      </w:r>
      <w:r>
        <w:t>)</w:t>
      </w:r>
      <w:bookmarkEnd w:id="398"/>
      <w:bookmarkEnd w:id="399"/>
      <w:bookmarkEnd w:id="40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1"/>
            <w:r>
              <w:rPr>
                <w:rFonts w:eastAsiaTheme="minorHAnsi"/>
              </w:rPr>
              <w:t>O Lord of all.</w:t>
            </w:r>
            <w:commentRangeEnd w:id="401"/>
            <w:r>
              <w:rPr>
                <w:rStyle w:val="CommentReference"/>
                <w:rFonts w:eastAsiaTheme="minorHAnsi" w:cstheme="minorBidi"/>
                <w:color w:val="auto"/>
                <w:lang w:val="en-CA"/>
              </w:rPr>
              <w:commentReference w:id="401"/>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2"/>
            <w:r>
              <w:rPr>
                <w:rFonts w:eastAsiaTheme="minorHAnsi"/>
              </w:rPr>
              <w:t>The True One who came</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3"/>
            <w:r>
              <w:rPr>
                <w:rFonts w:eastAsiaTheme="minorHAnsi"/>
              </w:rPr>
              <w:t>And perfect rejoicing.</w:t>
            </w:r>
            <w:commentRangeEnd w:id="403"/>
            <w:r>
              <w:rPr>
                <w:rStyle w:val="CommentReference"/>
                <w:rFonts w:eastAsiaTheme="minorHAnsi" w:cstheme="minorBidi"/>
                <w:color w:val="auto"/>
                <w:lang w:val="en-CA"/>
              </w:rPr>
              <w:commentReference w:id="403"/>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4"/>
            <w:r>
              <w:rPr>
                <w:rFonts w:eastAsiaTheme="minorHAnsi"/>
              </w:rPr>
              <w:t>about</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5"/>
            <w:r>
              <w:rPr>
                <w:rFonts w:eastAsiaTheme="minorHAnsi"/>
              </w:rPr>
              <w:t>proclaim</w:t>
            </w:r>
            <w:commentRangeEnd w:id="405"/>
            <w:r>
              <w:rPr>
                <w:rStyle w:val="CommentReference"/>
                <w:rFonts w:eastAsiaTheme="minorHAnsi" w:cstheme="minorBidi"/>
                <w:color w:val="auto"/>
                <w:lang w:val="en-CA"/>
              </w:rPr>
              <w:commentReference w:id="405"/>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6"/>
            <w:r>
              <w:t>gener</w:t>
            </w:r>
            <w:r>
              <w:t>a</w:t>
            </w:r>
            <w:r>
              <w:t>tions</w:t>
            </w:r>
            <w:commentRangeEnd w:id="406"/>
            <w:r>
              <w:rPr>
                <w:rStyle w:val="CommentReference"/>
                <w:rFonts w:eastAsiaTheme="minorHAnsi" w:cstheme="minorBidi"/>
                <w:color w:val="auto"/>
                <w:lang w:val="en-CA"/>
              </w:rPr>
              <w:commentReference w:id="406"/>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7"/>
            <w:r>
              <w:t xml:space="preserve">just </w:t>
            </w:r>
            <w:commentRangeEnd w:id="407"/>
            <w:r>
              <w:rPr>
                <w:rStyle w:val="CommentReference"/>
                <w:rFonts w:eastAsiaTheme="minorHAnsi" w:cstheme="minorBidi"/>
                <w:color w:val="auto"/>
                <w:lang w:val="en-CA"/>
              </w:rPr>
              <w:commentReference w:id="407"/>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8"/>
            <w:r>
              <w:t xml:space="preserve">chaste </w:t>
            </w:r>
            <w:commentRangeEnd w:id="408"/>
            <w:r>
              <w:rPr>
                <w:rStyle w:val="CommentReference"/>
                <w:rFonts w:eastAsiaTheme="minorHAnsi" w:cstheme="minorBidi"/>
                <w:color w:val="auto"/>
                <w:lang w:val="en-CA"/>
              </w:rPr>
              <w:commentReference w:id="408"/>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9"/>
            <w:r>
              <w:t>Isaac</w:t>
            </w:r>
            <w:commentRangeEnd w:id="409"/>
            <w:r>
              <w:rPr>
                <w:rStyle w:val="CommentReference"/>
                <w:rFonts w:eastAsiaTheme="minorHAnsi" w:cstheme="minorBidi"/>
                <w:color w:val="auto"/>
                <w:lang w:val="en-CA"/>
              </w:rPr>
              <w:commentReference w:id="409"/>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0"/>
            <w:r>
              <w:t>myriads of myriads.</w:t>
            </w:r>
            <w:commentRangeEnd w:id="410"/>
            <w:r>
              <w:rPr>
                <w:rStyle w:val="CommentReference"/>
                <w:rFonts w:eastAsiaTheme="minorHAnsi" w:cstheme="minorBidi"/>
                <w:color w:val="auto"/>
                <w:lang w:val="en-CA"/>
              </w:rPr>
              <w:commentReference w:id="410"/>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1"/>
            <w:r>
              <w:t>Master</w:t>
            </w:r>
            <w:commentRangeEnd w:id="411"/>
            <w:r>
              <w:rPr>
                <w:rStyle w:val="CommentReference"/>
                <w:rFonts w:eastAsiaTheme="minorHAnsi" w:cstheme="minorBidi"/>
                <w:color w:val="auto"/>
                <w:lang w:val="en-CA"/>
              </w:rPr>
              <w:commentReference w:id="411"/>
            </w:r>
            <w:r>
              <w:t>.</w:t>
            </w:r>
          </w:p>
          <w:p w:rsidR="00AB7D27" w:rsidRDefault="00AB7D27" w:rsidP="00AB7D27">
            <w:pPr>
              <w:pStyle w:val="EngHang"/>
            </w:pPr>
            <w:r>
              <w:rPr>
                <w:rFonts w:eastAsiaTheme="minorHAnsi"/>
              </w:rPr>
              <w:t xml:space="preserve">Hail to you O Mary: </w:t>
            </w:r>
            <w:r>
              <w:t xml:space="preserve">the </w:t>
            </w:r>
            <w:commentRangeStart w:id="412"/>
            <w:r>
              <w:t xml:space="preserve">honour </w:t>
            </w:r>
            <w:commentRangeEnd w:id="412"/>
            <w:r>
              <w:rPr>
                <w:rStyle w:val="CommentReference"/>
                <w:rFonts w:eastAsiaTheme="minorHAnsi" w:cstheme="minorBidi"/>
                <w:color w:val="auto"/>
                <w:lang w:val="en-CA"/>
              </w:rPr>
              <w:commentReference w:id="412"/>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3"/>
            <w:r>
              <w:t xml:space="preserve">spouse </w:t>
            </w:r>
            <w:commentRangeEnd w:id="413"/>
            <w:r>
              <w:rPr>
                <w:rStyle w:val="CommentReference"/>
                <w:rFonts w:eastAsiaTheme="minorHAnsi" w:cstheme="minorBidi"/>
                <w:color w:val="auto"/>
                <w:lang w:val="en-CA"/>
              </w:rPr>
              <w:commentReference w:id="413"/>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4"/>
            <w:r>
              <w:t xml:space="preserve">health </w:t>
            </w:r>
            <w:commentRangeEnd w:id="414"/>
            <w:r>
              <w:rPr>
                <w:rStyle w:val="CommentReference"/>
                <w:rFonts w:eastAsiaTheme="minorHAnsi" w:cstheme="minorBidi"/>
                <w:color w:val="auto"/>
                <w:lang w:val="en-CA"/>
              </w:rPr>
              <w:commentReference w:id="414"/>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5"/>
            <w:r>
              <w:t>indescribable</w:t>
            </w:r>
            <w:commentRangeEnd w:id="415"/>
            <w:r>
              <w:rPr>
                <w:rStyle w:val="CommentReference"/>
                <w:rFonts w:eastAsiaTheme="minorHAnsi" w:cstheme="minorBidi"/>
                <w:color w:val="auto"/>
                <w:lang w:val="en-CA"/>
              </w:rPr>
              <w:commentReference w:id="415"/>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6"/>
            <w:r>
              <w:t>Without mingling of substance</w:t>
            </w:r>
            <w:commentRangeEnd w:id="416"/>
            <w:r>
              <w:rPr>
                <w:rStyle w:val="CommentReference"/>
                <w:rFonts w:eastAsiaTheme="minorHAnsi" w:cstheme="minorBidi"/>
                <w:color w:val="auto"/>
                <w:lang w:val="en-CA"/>
              </w:rPr>
              <w:commentReference w:id="416"/>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7"/>
            <w:r>
              <w:t xml:space="preserve">intercede </w:t>
            </w:r>
            <w:commentRangeEnd w:id="417"/>
            <w:r>
              <w:rPr>
                <w:rStyle w:val="CommentReference"/>
                <w:rFonts w:eastAsiaTheme="minorHAnsi" w:cstheme="minorBidi"/>
                <w:color w:val="auto"/>
                <w:lang w:val="en-CA"/>
              </w:rPr>
              <w:commentReference w:id="417"/>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8" w:name="_Toc298445774"/>
      <w:bookmarkStart w:id="419" w:name="_Toc298681259"/>
      <w:bookmarkStart w:id="420" w:name="_Toc298447499"/>
      <w:r>
        <w:t>Part Nine</w:t>
      </w:r>
      <w:bookmarkEnd w:id="418"/>
      <w:bookmarkEnd w:id="419"/>
      <w:bookmarkEnd w:id="42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1" w:name="_Toc298445775"/>
      <w:bookmarkStart w:id="422" w:name="_Toc298681260"/>
      <w:bookmarkStart w:id="423" w:name="_Toc298447500"/>
      <w:r>
        <w:t>Part Ten</w:t>
      </w:r>
      <w:bookmarkEnd w:id="421"/>
      <w:bookmarkEnd w:id="422"/>
      <w:bookmarkEnd w:id="42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4"/>
            <w:r>
              <w:t>honoured</w:t>
            </w:r>
            <w:r w:rsidRPr="007425E1">
              <w:t xml:space="preserve"> </w:t>
            </w:r>
            <w:commentRangeEnd w:id="424"/>
            <w:r>
              <w:rPr>
                <w:rStyle w:val="CommentReference"/>
                <w:rFonts w:eastAsiaTheme="minorHAnsi" w:cstheme="minorBidi"/>
                <w:color w:val="auto"/>
                <w:lang w:val="en-CA"/>
              </w:rPr>
              <w:commentReference w:id="424"/>
            </w:r>
            <w:commentRangeStart w:id="425"/>
            <w:r w:rsidRPr="007425E1">
              <w:t xml:space="preserve">more </w:t>
            </w:r>
            <w:commentRangeEnd w:id="425"/>
            <w:r>
              <w:rPr>
                <w:rStyle w:val="CommentReference"/>
                <w:rFonts w:eastAsiaTheme="minorHAnsi" w:cstheme="minorBidi"/>
                <w:color w:val="auto"/>
                <w:lang w:val="en-CA"/>
              </w:rPr>
              <w:commentReference w:id="425"/>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6"/>
            <w:r w:rsidRPr="007425E1">
              <w:t>means</w:t>
            </w:r>
            <w:r>
              <w:rPr>
                <w:rStyle w:val="FootnoteReference"/>
                <w:lang w:val="en-GB"/>
              </w:rPr>
              <w:t xml:space="preserve"> </w:t>
            </w:r>
            <w:commentRangeEnd w:id="426"/>
            <w:r>
              <w:rPr>
                <w:rStyle w:val="CommentReference"/>
                <w:rFonts w:eastAsiaTheme="minorHAnsi" w:cstheme="minorBidi"/>
                <w:color w:val="auto"/>
                <w:lang w:val="en-CA"/>
              </w:rPr>
              <w:commentReference w:id="426"/>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7" w:name="_Toc298445776"/>
      <w:bookmarkStart w:id="428" w:name="_Toc298681261"/>
      <w:bookmarkStart w:id="429" w:name="_Toc298447501"/>
      <w:r w:rsidRPr="00D24FE1">
        <w:t>Part</w:t>
      </w:r>
      <w:r>
        <w:t xml:space="preserve"> Eleven</w:t>
      </w:r>
      <w:bookmarkEnd w:id="427"/>
      <w:bookmarkEnd w:id="428"/>
      <w:bookmarkEnd w:id="42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0" w:name="_Toc298445777"/>
      <w:bookmarkStart w:id="431" w:name="_Toc298681262"/>
      <w:bookmarkStart w:id="432" w:name="_Toc298447502"/>
      <w:r>
        <w:t>Part Twelve</w:t>
      </w:r>
      <w:bookmarkEnd w:id="430"/>
      <w:bookmarkEnd w:id="431"/>
      <w:bookmarkEnd w:id="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3"/>
            <w:r w:rsidRPr="007425E1">
              <w:t>heaven</w:t>
            </w:r>
            <w:commentRangeEnd w:id="433"/>
            <w:r>
              <w:rPr>
                <w:rStyle w:val="CommentReference"/>
                <w:rFonts w:eastAsiaTheme="minorHAnsi" w:cstheme="minorBidi"/>
                <w:color w:val="auto"/>
                <w:lang w:val="en-CA"/>
              </w:rPr>
              <w:commentReference w:id="433"/>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4"/>
            <w:r w:rsidRPr="007425E1">
              <w:t xml:space="preserve">true </w:t>
            </w:r>
            <w:commentRangeEnd w:id="434"/>
            <w:r>
              <w:rPr>
                <w:rStyle w:val="CommentReference"/>
                <w:rFonts w:eastAsiaTheme="minorHAnsi" w:cstheme="minorBidi"/>
                <w:color w:val="auto"/>
                <w:lang w:val="en-CA"/>
              </w:rPr>
              <w:commentReference w:id="434"/>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5" w:name="_Toc298445778"/>
      <w:bookmarkStart w:id="436" w:name="_Toc298681263"/>
      <w:bookmarkStart w:id="437" w:name="_Toc298447503"/>
      <w:r>
        <w:t>Part Thirteen</w:t>
      </w:r>
      <w:bookmarkEnd w:id="435"/>
      <w:bookmarkEnd w:id="436"/>
      <w:bookmarkEnd w:id="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8"/>
            <w:r>
              <w:rPr>
                <w:rFonts w:eastAsiaTheme="minorHAnsi"/>
              </w:rPr>
              <w:t xml:space="preserve">Virgin Mary </w:t>
            </w:r>
            <w:commentRangeEnd w:id="438"/>
            <w:r>
              <w:rPr>
                <w:rStyle w:val="CommentReference"/>
                <w:rFonts w:eastAsiaTheme="minorHAnsi" w:cstheme="minorBidi"/>
                <w:color w:val="auto"/>
                <w:lang w:val="en-CA"/>
              </w:rPr>
              <w:commentReference w:id="438"/>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9"/>
            <w:r w:rsidRPr="007425E1">
              <w:t>And the Cherubic,</w:t>
            </w:r>
          </w:p>
          <w:p w:rsidR="00A31CA5" w:rsidRPr="001A0083" w:rsidRDefault="00A31CA5" w:rsidP="00EB661B">
            <w:pPr>
              <w:pStyle w:val="EngHangEnd"/>
            </w:pPr>
            <w:r>
              <w:t>Mercy Seat</w:t>
            </w:r>
            <w:commentRangeEnd w:id="439"/>
            <w:r>
              <w:t>.</w:t>
            </w:r>
            <w:r>
              <w:rPr>
                <w:rStyle w:val="CommentReference"/>
                <w:rFonts w:eastAsiaTheme="minorHAnsi" w:cstheme="minorBidi"/>
                <w:color w:val="auto"/>
                <w:lang w:val="en-CA"/>
              </w:rPr>
              <w:commentReference w:id="439"/>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0"/>
            <w:r w:rsidRPr="007425E1">
              <w:t>pot</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1"/>
            <w:r w:rsidRPr="007425E1">
              <w:t>l</w:t>
            </w:r>
            <w:r>
              <w:t>ampstand</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2" w:name="_Toc298445779"/>
      <w:bookmarkStart w:id="443" w:name="_Toc298681264"/>
      <w:bookmarkStart w:id="444" w:name="_Toc298447504"/>
      <w:r>
        <w:t>Part Fourteen</w:t>
      </w:r>
      <w:bookmarkEnd w:id="442"/>
      <w:bookmarkEnd w:id="443"/>
      <w:bookmarkEnd w:id="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5"/>
            <w:r w:rsidRPr="007425E1">
              <w:t>decorated</w:t>
            </w:r>
            <w:commentRangeEnd w:id="445"/>
            <w:r>
              <w:rPr>
                <w:rStyle w:val="CommentReference"/>
                <w:rFonts w:eastAsiaTheme="minorHAnsi" w:cstheme="minorBidi"/>
                <w:color w:val="auto"/>
                <w:lang w:val="en-CA"/>
              </w:rPr>
              <w:commentReference w:id="445"/>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6"/>
            <w:r w:rsidRPr="007425E1">
              <w:t>t</w:t>
            </w:r>
            <w:commentRangeEnd w:id="446"/>
            <w:r>
              <w:rPr>
                <w:rStyle w:val="CommentReference"/>
                <w:rFonts w:eastAsiaTheme="minorHAnsi" w:cstheme="minorBidi"/>
                <w:color w:val="auto"/>
                <w:lang w:val="en-CA"/>
              </w:rPr>
              <w:commentReference w:id="446"/>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7"/>
            <w:r>
              <w:t xml:space="preserve">The </w:t>
            </w:r>
            <w:commentRangeEnd w:id="447"/>
            <w:r>
              <w:rPr>
                <w:rStyle w:val="CommentReference"/>
                <w:rFonts w:eastAsiaTheme="minorHAnsi" w:cstheme="minorBidi"/>
                <w:color w:val="auto"/>
                <w:lang w:val="en-CA"/>
              </w:rPr>
              <w:commentReference w:id="447"/>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8"/>
            <w:r w:rsidRPr="007425E1">
              <w:t xml:space="preserve">And </w:t>
            </w:r>
            <w:commentRangeEnd w:id="448"/>
            <w:r>
              <w:rPr>
                <w:rStyle w:val="CommentReference"/>
                <w:rFonts w:eastAsiaTheme="minorHAnsi" w:cstheme="minorBidi"/>
                <w:color w:val="auto"/>
                <w:lang w:val="en-CA"/>
              </w:rPr>
              <w:commentReference w:id="448"/>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9" w:name="_Toc298445780"/>
      <w:bookmarkStart w:id="450" w:name="_Toc298681265"/>
      <w:bookmarkStart w:id="451" w:name="_Toc298447505"/>
      <w:r>
        <w:t>Part Fifteen</w:t>
      </w:r>
      <w:bookmarkEnd w:id="449"/>
      <w:bookmarkEnd w:id="450"/>
      <w:bookmarkEnd w:id="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2"/>
            <w:r>
              <w:t>Which</w:t>
            </w:r>
            <w:r w:rsidRPr="007425E1">
              <w:t xml:space="preserve"> </w:t>
            </w:r>
            <w:commentRangeEnd w:id="452"/>
            <w:r>
              <w:rPr>
                <w:rStyle w:val="CommentReference"/>
                <w:rFonts w:eastAsiaTheme="minorHAnsi" w:cstheme="minorBidi"/>
                <w:color w:val="auto"/>
                <w:lang w:val="en-CA"/>
              </w:rPr>
              <w:commentReference w:id="452"/>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3"/>
            <w:r w:rsidRPr="007425E1">
              <w:t>savour</w:t>
            </w:r>
            <w:commentRangeEnd w:id="453"/>
            <w:r>
              <w:rPr>
                <w:rStyle w:val="CommentReference"/>
                <w:rFonts w:eastAsiaTheme="minorHAnsi" w:cstheme="minorBidi"/>
                <w:color w:val="auto"/>
                <w:lang w:val="en-CA"/>
              </w:rPr>
              <w:commentReference w:id="453"/>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4"/>
            <w:r w:rsidRPr="007425E1">
              <w:t>estate</w:t>
            </w:r>
            <w:commentRangeEnd w:id="454"/>
            <w:r>
              <w:rPr>
                <w:rStyle w:val="CommentReference"/>
                <w:rFonts w:eastAsiaTheme="minorHAnsi" w:cstheme="minorBidi"/>
                <w:color w:val="auto"/>
                <w:lang w:val="en-CA"/>
              </w:rPr>
              <w:commentReference w:id="454"/>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5" w:name="_Toc298445781"/>
      <w:bookmarkStart w:id="456" w:name="_Toc298681266"/>
      <w:bookmarkStart w:id="457" w:name="_Toc298447506"/>
      <w:r>
        <w:rPr>
          <w:lang w:val="en-GB"/>
        </w:rPr>
        <w:t>Part Sixteen</w:t>
      </w:r>
      <w:bookmarkEnd w:id="455"/>
      <w:bookmarkEnd w:id="456"/>
      <w:bookmarkEnd w:id="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8" w:name="_Toc298445782"/>
      <w:bookmarkStart w:id="459" w:name="_Toc298681267"/>
      <w:bookmarkStart w:id="460" w:name="_Toc298447507"/>
      <w:r w:rsidRPr="00D24FE1">
        <w:lastRenderedPageBreak/>
        <w:t>Part</w:t>
      </w:r>
      <w:r>
        <w:t xml:space="preserve"> Seventeen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1" w:name="_Toc298445783"/>
      <w:bookmarkStart w:id="462" w:name="_Toc298681268"/>
      <w:bookmarkStart w:id="463" w:name="_Toc298447508"/>
      <w:r>
        <w:t>Part Eighteen</w:t>
      </w:r>
      <w:bookmarkEnd w:id="461"/>
      <w:bookmarkEnd w:id="462"/>
      <w:bookmarkEnd w:id="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4"/>
            <w:r>
              <w:t>care</w:t>
            </w:r>
            <w:commentRangeEnd w:id="464"/>
            <w:r>
              <w:rPr>
                <w:rStyle w:val="CommentReference"/>
                <w:rFonts w:eastAsiaTheme="minorHAnsi" w:cstheme="minorBidi"/>
                <w:color w:val="auto"/>
                <w:lang w:val="en-CA"/>
              </w:rPr>
              <w:commentReference w:id="464"/>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5"/>
            <w:r w:rsidRPr="007425E1">
              <w:t xml:space="preserve">Sabbath </w:t>
            </w:r>
            <w:commentRangeEnd w:id="465"/>
            <w:r>
              <w:rPr>
                <w:rStyle w:val="CommentReference"/>
                <w:rFonts w:eastAsiaTheme="minorHAnsi" w:cstheme="minorBidi"/>
                <w:color w:val="auto"/>
                <w:lang w:val="en-CA"/>
              </w:rPr>
              <w:commentReference w:id="465"/>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6" w:name="_Toc298445784"/>
      <w:bookmarkStart w:id="467" w:name="_Toc298681269"/>
      <w:bookmarkStart w:id="468" w:name="_Toc298447509"/>
      <w:bookmarkStart w:id="469" w:name="_Ref299212037"/>
      <w:bookmarkStart w:id="470" w:name="_Ref299212071"/>
      <w:bookmarkStart w:id="471" w:name="_Toc308441907"/>
      <w:r>
        <w:t>The Antiphonarium is read.</w:t>
      </w:r>
    </w:p>
    <w:p w:rsidR="00042E9B" w:rsidRDefault="00042E9B" w:rsidP="00FB5E62">
      <w:pPr>
        <w:pStyle w:val="Heading5"/>
      </w:pPr>
      <w:r>
        <w:t>The Conclusion of the Adam Theotokias</w:t>
      </w:r>
      <w:bookmarkEnd w:id="466"/>
      <w:bookmarkEnd w:id="467"/>
      <w:bookmarkEnd w:id="468"/>
      <w:bookmarkEnd w:id="469"/>
      <w:bookmarkEnd w:id="470"/>
      <w:bookmarkEnd w:id="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2"/>
            <w:r w:rsidRPr="007425E1">
              <w:rPr>
                <w:rFonts w:eastAsiaTheme="minorHAnsi"/>
              </w:rPr>
              <w:t xml:space="preserve">too </w:t>
            </w:r>
            <w:commentRangeEnd w:id="472"/>
            <w:r>
              <w:rPr>
                <w:rStyle w:val="CommentReference"/>
                <w:rFonts w:eastAsiaTheme="minorHAnsi" w:cstheme="minorBidi"/>
                <w:color w:val="auto"/>
                <w:lang w:val="en-CA"/>
              </w:rPr>
              <w:commentReference w:id="472"/>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3"/>
            <w:r w:rsidRPr="007425E1">
              <w:rPr>
                <w:rFonts w:eastAsiaTheme="minorHAnsi"/>
              </w:rPr>
              <w:t xml:space="preserve">count </w:t>
            </w:r>
            <w:commentRangeEnd w:id="473"/>
            <w:r>
              <w:rPr>
                <w:rStyle w:val="CommentReference"/>
                <w:rFonts w:eastAsiaTheme="minorHAnsi" w:cstheme="minorBidi"/>
                <w:color w:val="auto"/>
                <w:lang w:val="en-CA"/>
              </w:rPr>
              <w:commentReference w:id="473"/>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4"/>
            <w:r>
              <w:rPr>
                <w:rFonts w:eastAsiaTheme="minorHAnsi"/>
              </w:rPr>
              <w:t>I</w:t>
            </w:r>
            <w:r w:rsidRPr="007425E1">
              <w:rPr>
                <w:rFonts w:eastAsiaTheme="minorHAnsi"/>
              </w:rPr>
              <w:t xml:space="preserve"> </w:t>
            </w:r>
            <w:commentRangeEnd w:id="474"/>
            <w:r>
              <w:rPr>
                <w:rStyle w:val="CommentReference"/>
                <w:rFonts w:eastAsiaTheme="minorHAnsi" w:cstheme="minorBidi"/>
                <w:color w:val="auto"/>
                <w:lang w:val="en-CA"/>
              </w:rPr>
              <w:commentReference w:id="474"/>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5"/>
            <w:r w:rsidRPr="007425E1">
              <w:rPr>
                <w:rFonts w:eastAsiaTheme="minorHAnsi"/>
              </w:rPr>
              <w:t>To offer repentance</w:t>
            </w:r>
            <w:commentRangeEnd w:id="475"/>
            <w:r>
              <w:rPr>
                <w:rStyle w:val="CommentReference"/>
                <w:rFonts w:eastAsiaTheme="minorHAnsi" w:cstheme="minorBidi"/>
                <w:color w:val="auto"/>
                <w:lang w:val="en-CA"/>
              </w:rPr>
              <w:commentReference w:id="475"/>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6"/>
            <w:r w:rsidRPr="007425E1">
              <w:rPr>
                <w:rFonts w:eastAsiaTheme="minorHAnsi"/>
              </w:rPr>
              <w:t>The death of a sinner</w:t>
            </w:r>
            <w:commentRangeEnd w:id="476"/>
            <w:r>
              <w:rPr>
                <w:rStyle w:val="CommentReference"/>
                <w:rFonts w:eastAsiaTheme="minorHAnsi" w:cstheme="minorBidi"/>
                <w:color w:val="auto"/>
                <w:lang w:val="en-CA"/>
              </w:rPr>
              <w:commentReference w:id="476"/>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7"/>
            <w:r>
              <w:t>kind-hearted</w:t>
            </w:r>
            <w:commentRangeEnd w:id="477"/>
            <w:r>
              <w:rPr>
                <w:rStyle w:val="CommentReference"/>
                <w:rFonts w:eastAsiaTheme="minorHAnsi" w:cstheme="minorBidi"/>
                <w:color w:val="auto"/>
                <w:lang w:val="en-CA"/>
              </w:rPr>
              <w:commentReference w:id="477"/>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8"/>
            <w:r>
              <w:t>compassions</w:t>
            </w:r>
            <w:commentRangeEnd w:id="478"/>
            <w:r>
              <w:rPr>
                <w:rStyle w:val="CommentReference"/>
                <w:rFonts w:eastAsiaTheme="minorHAnsi" w:cstheme="minorBidi"/>
                <w:color w:val="auto"/>
                <w:lang w:val="en-CA"/>
              </w:rPr>
              <w:commentReference w:id="478"/>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9"/>
            <w:r w:rsidRPr="007425E1">
              <w:t xml:space="preserve">May </w:t>
            </w:r>
            <w:commentRangeEnd w:id="479"/>
            <w:r>
              <w:rPr>
                <w:rStyle w:val="CommentReference"/>
                <w:rFonts w:eastAsiaTheme="minorHAnsi" w:cstheme="minorBidi"/>
                <w:color w:val="auto"/>
                <w:lang w:val="en-CA"/>
              </w:rPr>
              <w:commentReference w:id="479"/>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0" w:name="_Toc298445785"/>
      <w:bookmarkStart w:id="481" w:name="_Toc298681270"/>
      <w:bookmarkStart w:id="482" w:name="_Toc298447510"/>
      <w:bookmarkStart w:id="483" w:name="_Ref299212181"/>
      <w:bookmarkStart w:id="484" w:name="_Toc308441908"/>
      <w:r>
        <w:t>The Creed</w:t>
      </w:r>
      <w:bookmarkEnd w:id="480"/>
      <w:bookmarkEnd w:id="481"/>
      <w:bookmarkEnd w:id="482"/>
      <w:bookmarkEnd w:id="483"/>
      <w:bookmarkEnd w:id="4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5" w:name="_Toc298445786"/>
            <w:bookmarkStart w:id="486" w:name="_Toc298681271"/>
            <w:bookmarkStart w:id="487" w:name="_Toc298447511"/>
            <w:bookmarkStart w:id="488" w:name="_Toc308441909"/>
            <w:r>
              <w:t>The Introduction to the Creed</w:t>
            </w:r>
            <w:bookmarkEnd w:id="485"/>
            <w:bookmarkEnd w:id="486"/>
            <w:bookmarkEnd w:id="487"/>
            <w:bookmarkEnd w:id="488"/>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9" w:name="_Toc298445787"/>
            <w:bookmarkStart w:id="490" w:name="_Toc298681272"/>
            <w:bookmarkStart w:id="491" w:name="_Toc298447512"/>
            <w:bookmarkStart w:id="492" w:name="_Toc308441910"/>
            <w:r>
              <w:t>The Creed</w:t>
            </w:r>
            <w:bookmarkEnd w:id="489"/>
            <w:bookmarkEnd w:id="490"/>
            <w:bookmarkEnd w:id="491"/>
            <w:bookmarkEnd w:id="492"/>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3" w:name="_Toc298445789"/>
            <w:bookmarkStart w:id="494" w:name="_Toc298681274"/>
            <w:bookmarkStart w:id="495" w:name="_Toc298447514"/>
            <w:bookmarkStart w:id="496" w:name="_Toc308441912"/>
            <w:r>
              <w:rPr>
                <w:rFonts w:eastAsia="@MingLiU"/>
              </w:rPr>
              <w:lastRenderedPageBreak/>
              <w:t>Holy, Holy, Holy</w:t>
            </w:r>
            <w:bookmarkEnd w:id="493"/>
            <w:bookmarkEnd w:id="494"/>
            <w:bookmarkEnd w:id="495"/>
            <w:bookmarkEnd w:id="496"/>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7" w:name="_Toc298445790"/>
            <w:bookmarkStart w:id="498" w:name="_Toc298681275"/>
            <w:bookmarkStart w:id="499" w:name="_Toc298447515"/>
            <w:bookmarkStart w:id="500" w:name="_Toc308441913"/>
            <w:r>
              <w:rPr>
                <w:rFonts w:eastAsia="@MingLiU"/>
              </w:rPr>
              <w:t>The Lord’s Prayer</w:t>
            </w:r>
            <w:bookmarkEnd w:id="497"/>
            <w:bookmarkEnd w:id="498"/>
            <w:bookmarkEnd w:id="499"/>
            <w:bookmarkEnd w:id="500"/>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1" w:name="_Toc298445791"/>
      <w:bookmarkStart w:id="502" w:name="_Toc298681276"/>
      <w:bookmarkStart w:id="503" w:name="_Toc298447516"/>
      <w:bookmarkStart w:id="504" w:name="_Toc308441914"/>
      <w:r>
        <w:lastRenderedPageBreak/>
        <w:t>Monday</w:t>
      </w:r>
      <w:bookmarkEnd w:id="501"/>
      <w:bookmarkEnd w:id="502"/>
      <w:bookmarkEnd w:id="503"/>
      <w:bookmarkEnd w:id="504"/>
    </w:p>
    <w:p w:rsidR="006E3E75" w:rsidRDefault="002E365D" w:rsidP="000E062A">
      <w:pPr>
        <w:pStyle w:val="Heading5"/>
      </w:pPr>
      <w:bookmarkStart w:id="505" w:name="_Toc298445792"/>
      <w:bookmarkStart w:id="506" w:name="_Toc298681277"/>
      <w:bookmarkStart w:id="507" w:name="_Toc298447517"/>
      <w:bookmarkStart w:id="508" w:name="_Toc308441915"/>
      <w:r>
        <w:t xml:space="preserve">The Monday </w:t>
      </w:r>
      <w:r w:rsidR="00F370C5">
        <w:t>Psali</w:t>
      </w:r>
      <w:r>
        <w:t xml:space="preserve"> Adam</w:t>
      </w:r>
      <w:bookmarkEnd w:id="505"/>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9"/>
            <w:r>
              <w:t>G</w:t>
            </w:r>
            <w:r w:rsidRPr="007425E1">
              <w:t xml:space="preserve">reatly </w:t>
            </w:r>
            <w:commentRangeEnd w:id="509"/>
            <w:r>
              <w:rPr>
                <w:rStyle w:val="CommentReference"/>
                <w:rFonts w:ascii="Times New Roman" w:eastAsiaTheme="minorHAnsi" w:hAnsi="Times New Roman" w:cstheme="minorBidi"/>
                <w:color w:val="auto"/>
              </w:rPr>
              <w:commentReference w:id="509"/>
            </w:r>
            <w:r w:rsidRPr="007425E1">
              <w:t>exalted</w:t>
            </w:r>
            <w:r>
              <w:t>,</w:t>
            </w:r>
          </w:p>
          <w:p w:rsidR="000E062A" w:rsidRDefault="000E062A" w:rsidP="003B4CB7">
            <w:pPr>
              <w:pStyle w:val="EngHang"/>
              <w:spacing w:before="2"/>
            </w:pPr>
            <w:commentRangeStart w:id="510"/>
            <w:r>
              <w:t>B</w:t>
            </w:r>
            <w:r w:rsidRPr="007425E1">
              <w:t xml:space="preserve">eyond </w:t>
            </w:r>
            <w:commentRangeEnd w:id="510"/>
            <w:r>
              <w:rPr>
                <w:rStyle w:val="CommentReference"/>
                <w:rFonts w:ascii="Times New Roman" w:eastAsiaTheme="minorHAnsi" w:hAnsi="Times New Roman" w:cstheme="minorBidi"/>
                <w:color w:val="auto"/>
              </w:rPr>
              <w:commentReference w:id="510"/>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1"/>
            <w:r>
              <w:t>righteous</w:t>
            </w:r>
            <w:commentRangeEnd w:id="511"/>
            <w:r>
              <w:rPr>
                <w:rStyle w:val="CommentReference"/>
                <w:rFonts w:ascii="Times New Roman" w:eastAsiaTheme="minorHAnsi" w:hAnsi="Times New Roman" w:cstheme="minorBidi"/>
                <w:color w:val="auto"/>
              </w:rPr>
              <w:commentReference w:id="511"/>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2"/>
            <w:r>
              <w:t>M</w:t>
            </w:r>
            <w:r w:rsidRPr="007425E1">
              <w:t xml:space="preserve">editate </w:t>
            </w:r>
            <w:commentRangeEnd w:id="512"/>
            <w:r>
              <w:rPr>
                <w:rStyle w:val="CommentReference"/>
                <w:rFonts w:ascii="Times New Roman" w:eastAsiaTheme="minorHAnsi" w:hAnsi="Times New Roman" w:cstheme="minorBidi"/>
                <w:color w:val="auto"/>
              </w:rPr>
              <w:commentReference w:id="512"/>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3"/>
            <w:r>
              <w:t>lips</w:t>
            </w:r>
            <w:commentRangeEnd w:id="513"/>
            <w:r>
              <w:rPr>
                <w:rStyle w:val="CommentReference"/>
              </w:rPr>
              <w:commentReference w:id="513"/>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4"/>
            <w:r>
              <w:t>O</w:t>
            </w:r>
            <w:r w:rsidRPr="007425E1">
              <w:t>f</w:t>
            </w:r>
            <w:commentRangeEnd w:id="514"/>
            <w:r>
              <w:rPr>
                <w:rStyle w:val="CommentReference"/>
              </w:rPr>
              <w:commentReference w:id="514"/>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5"/>
            <w:r w:rsidRPr="007425E1">
              <w:t>praise</w:t>
            </w:r>
            <w:r>
              <w:t xml:space="preserve"> </w:t>
            </w:r>
            <w:commentRangeEnd w:id="515"/>
            <w:r>
              <w:rPr>
                <w:rStyle w:val="CommentReference"/>
                <w:rFonts w:ascii="Times New Roman" w:eastAsiaTheme="minorHAnsi" w:hAnsi="Times New Roman" w:cstheme="minorBidi"/>
                <w:color w:val="auto"/>
              </w:rPr>
              <w:commentReference w:id="515"/>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6"/>
            <w:r>
              <w:t>set</w:t>
            </w:r>
            <w:r w:rsidRPr="007425E1">
              <w:t xml:space="preserve"> </w:t>
            </w:r>
            <w:commentRangeEnd w:id="516"/>
            <w:r>
              <w:rPr>
                <w:rStyle w:val="CommentReference"/>
                <w:rFonts w:ascii="Times New Roman" w:eastAsiaTheme="minorHAnsi" w:hAnsi="Times New Roman" w:cstheme="minorBidi"/>
                <w:color w:val="auto"/>
              </w:rPr>
              <w:commentReference w:id="516"/>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7"/>
            <w:r>
              <w:t>Grant</w:t>
            </w:r>
            <w:r w:rsidRPr="007425E1">
              <w:t xml:space="preserve"> </w:t>
            </w:r>
            <w:commentRangeEnd w:id="517"/>
            <w:r>
              <w:rPr>
                <w:rStyle w:val="CommentReference"/>
                <w:rFonts w:ascii="Times New Roman" w:eastAsiaTheme="minorHAnsi" w:hAnsi="Times New Roman" w:cstheme="minorBidi"/>
                <w:color w:val="auto"/>
              </w:rPr>
              <w:commentReference w:id="517"/>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8"/>
            <w:r>
              <w:t xml:space="preserve">similitudes </w:t>
            </w:r>
            <w:commentRangeEnd w:id="518"/>
            <w:r>
              <w:rPr>
                <w:rStyle w:val="CommentReference"/>
                <w:rFonts w:ascii="Times New Roman" w:eastAsiaTheme="minorHAnsi" w:hAnsi="Times New Roman" w:cstheme="minorBidi"/>
                <w:color w:val="auto"/>
              </w:rPr>
              <w:commentReference w:id="518"/>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9" w:name="_Toc298445793"/>
      <w:bookmarkStart w:id="520" w:name="_Toc298681278"/>
      <w:bookmarkStart w:id="521" w:name="_Toc298447518"/>
      <w:bookmarkStart w:id="522" w:name="_Toc308441916"/>
      <w:r w:rsidRPr="00FD2E69">
        <w:t xml:space="preserve">The </w:t>
      </w:r>
      <w:r w:rsidR="002D610D" w:rsidRPr="00FD2E69">
        <w:t>C</w:t>
      </w:r>
      <w:r w:rsidRPr="00FD2E69">
        <w:t>onclusion of the Adam Psali</w:t>
      </w:r>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3" w:name="_Toc298445794"/>
      <w:bookmarkStart w:id="524" w:name="_Toc298681279"/>
      <w:bookmarkStart w:id="525" w:name="_Toc298447519"/>
      <w:r>
        <w:t>Part One</w:t>
      </w:r>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6"/>
            <w:r>
              <w:t xml:space="preserve">his </w:t>
            </w:r>
            <w:commentRangeEnd w:id="526"/>
            <w:r>
              <w:rPr>
                <w:rStyle w:val="CommentReference"/>
              </w:rPr>
              <w:commentReference w:id="526"/>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7"/>
            <w:r w:rsidRPr="007425E1">
              <w:t xml:space="preserve">risen </w:t>
            </w:r>
            <w:commentRangeEnd w:id="527"/>
            <w:r>
              <w:rPr>
                <w:rStyle w:val="CommentReference"/>
                <w:rFonts w:ascii="Times New Roman" w:eastAsiaTheme="minorHAnsi" w:hAnsi="Times New Roman" w:cstheme="minorBidi"/>
                <w:color w:val="auto"/>
              </w:rPr>
              <w:commentReference w:id="527"/>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8" w:name="_Toc298445795"/>
      <w:bookmarkStart w:id="529" w:name="_Toc298681280"/>
      <w:bookmarkStart w:id="530" w:name="_Toc298447520"/>
      <w:r>
        <w:t>Part Two</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1" w:name="_Toc298445796"/>
      <w:bookmarkStart w:id="532" w:name="_Toc298681281"/>
      <w:bookmarkStart w:id="533" w:name="_Toc298447521"/>
      <w:r>
        <w:lastRenderedPageBreak/>
        <w:t>Part Three</w:t>
      </w:r>
      <w:bookmarkEnd w:id="531"/>
      <w:bookmarkEnd w:id="532"/>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4"/>
            <w:r w:rsidRPr="007425E1">
              <w:t xml:space="preserve">only </w:t>
            </w:r>
            <w:commentRangeEnd w:id="534"/>
            <w:r>
              <w:rPr>
                <w:rStyle w:val="CommentReference"/>
                <w:rFonts w:ascii="Times New Roman" w:eastAsiaTheme="minorHAnsi" w:hAnsi="Times New Roman" w:cstheme="minorBidi"/>
                <w:color w:val="auto"/>
              </w:rPr>
              <w:commentReference w:id="534"/>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5"/>
            <w:r w:rsidRPr="007425E1">
              <w:t xml:space="preserve">save </w:t>
            </w:r>
            <w:commentRangeEnd w:id="535"/>
            <w:r>
              <w:rPr>
                <w:rStyle w:val="CommentReference"/>
              </w:rPr>
              <w:commentReference w:id="535"/>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6" w:name="_Toc298445797"/>
      <w:bookmarkStart w:id="537" w:name="_Toc298681282"/>
      <w:bookmarkStart w:id="538" w:name="_Toc298447522"/>
      <w:r>
        <w:t>Part Four</w:t>
      </w:r>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9"/>
            <w:r w:rsidRPr="007425E1">
              <w:t>Esaias</w:t>
            </w:r>
            <w:commentRangeEnd w:id="539"/>
            <w:r>
              <w:rPr>
                <w:rStyle w:val="CommentReference"/>
                <w:rFonts w:ascii="Times New Roman" w:eastAsiaTheme="minorHAnsi" w:hAnsi="Times New Roman" w:cstheme="minorBidi"/>
                <w:color w:val="auto"/>
              </w:rPr>
              <w:commentReference w:id="539"/>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0"/>
            <w:r w:rsidRPr="007425E1">
              <w:t>counsel</w:t>
            </w:r>
            <w:commentRangeEnd w:id="540"/>
            <w:r>
              <w:rPr>
                <w:rStyle w:val="CommentReference"/>
              </w:rPr>
              <w:commentReference w:id="540"/>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1" w:name="_Toc298445798"/>
      <w:bookmarkStart w:id="542" w:name="_Toc298681283"/>
      <w:bookmarkStart w:id="543" w:name="_Toc298447523"/>
      <w:r>
        <w:t>Part Five</w:t>
      </w:r>
      <w:bookmarkEnd w:id="541"/>
      <w:bookmarkEnd w:id="542"/>
      <w:bookmarkEnd w:id="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4"/>
            <w:r w:rsidRPr="007425E1">
              <w:t>overcome</w:t>
            </w:r>
            <w:commentRangeEnd w:id="544"/>
            <w:r>
              <w:rPr>
                <w:rStyle w:val="CommentReference"/>
                <w:rFonts w:ascii="Times New Roman" w:eastAsiaTheme="minorHAnsi" w:hAnsi="Times New Roman" w:cstheme="minorBidi"/>
                <w:color w:val="auto"/>
              </w:rPr>
              <w:commentReference w:id="544"/>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5" w:name="_Toc298445799"/>
      <w:bookmarkStart w:id="546" w:name="_Toc298681284"/>
      <w:bookmarkStart w:id="547" w:name="_Toc298447524"/>
      <w:r>
        <w:lastRenderedPageBreak/>
        <w:t>Part Six</w:t>
      </w:r>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8"/>
            <w:r>
              <w:t>A</w:t>
            </w:r>
            <w:r w:rsidRPr="007425E1">
              <w:t>nd became perfect man</w:t>
            </w:r>
            <w:commentRangeEnd w:id="548"/>
            <w:r>
              <w:rPr>
                <w:rStyle w:val="CommentReference"/>
              </w:rPr>
              <w:commentReference w:id="548"/>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9"/>
            <w:r w:rsidRPr="007425E1">
              <w:t xml:space="preserve">Without </w:t>
            </w:r>
            <w:commentRangeEnd w:id="549"/>
            <w:r>
              <w:rPr>
                <w:rStyle w:val="CommentReference"/>
                <w:rFonts w:ascii="Times New Roman" w:eastAsiaTheme="minorHAnsi" w:hAnsi="Times New Roman" w:cstheme="minorBidi"/>
                <w:color w:val="auto"/>
              </w:rPr>
              <w:commentReference w:id="549"/>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0" w:name="_Toc298445800"/>
      <w:bookmarkStart w:id="551" w:name="_Toc298681285"/>
      <w:bookmarkStart w:id="552" w:name="_Toc298447525"/>
      <w:r>
        <w:t>Part Seven</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3" w:name="_Toc298445801"/>
      <w:bookmarkStart w:id="554" w:name="_Toc298681286"/>
      <w:bookmarkStart w:id="555" w:name="_Toc298447526"/>
      <w:r>
        <w:t>Part Eight</w:t>
      </w:r>
      <w:bookmarkEnd w:id="553"/>
      <w:bookmarkEnd w:id="554"/>
      <w:bookmarkEnd w:id="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6"/>
            <w:r>
              <w:t>And good</w:t>
            </w:r>
            <w:r w:rsidRPr="007425E1">
              <w:t>will toward men</w:t>
            </w:r>
            <w:commentRangeEnd w:id="556"/>
            <w:r>
              <w:rPr>
                <w:rStyle w:val="CommentReference"/>
              </w:rPr>
              <w:commentReference w:id="556"/>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7"/>
            <w:r w:rsidRPr="007425E1">
              <w:t xml:space="preserve">middle </w:t>
            </w:r>
            <w:commentRangeEnd w:id="557"/>
            <w:r>
              <w:rPr>
                <w:rStyle w:val="CommentReference"/>
                <w:rFonts w:ascii="Times New Roman" w:eastAsiaTheme="minorHAnsi" w:hAnsi="Times New Roman" w:cstheme="minorBidi"/>
                <w:color w:val="auto"/>
              </w:rPr>
              <w:commentReference w:id="557"/>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8" w:name="_Toc298445802"/>
      <w:bookmarkStart w:id="559" w:name="_Toc298681287"/>
      <w:bookmarkStart w:id="560" w:name="_Toc298447527"/>
      <w:r>
        <w:t>Part Nine</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1"/>
            <w:r>
              <w:t>A</w:t>
            </w:r>
            <w:r w:rsidRPr="007425E1">
              <w:t>ngels</w:t>
            </w:r>
            <w:commentRangeEnd w:id="561"/>
            <w:r>
              <w:rPr>
                <w:rStyle w:val="CommentReference"/>
                <w:rFonts w:ascii="Times New Roman" w:eastAsiaTheme="minorHAnsi" w:hAnsi="Times New Roman" w:cstheme="minorBidi"/>
                <w:color w:val="auto"/>
              </w:rPr>
              <w:commentReference w:id="561"/>
            </w:r>
            <w:r w:rsidRPr="007425E1">
              <w:t xml:space="preserve"> of light </w:t>
            </w:r>
          </w:p>
          <w:p w:rsidR="000E062A" w:rsidRDefault="000E062A" w:rsidP="003B4CB7">
            <w:pPr>
              <w:pStyle w:val="EngHangEnd"/>
            </w:pPr>
            <w:commentRangeStart w:id="562"/>
            <w:r>
              <w:t>P</w:t>
            </w:r>
            <w:r w:rsidRPr="007425E1">
              <w:t xml:space="preserve">raise </w:t>
            </w:r>
            <w:commentRangeEnd w:id="562"/>
            <w:r>
              <w:rPr>
                <w:rStyle w:val="CommentReference"/>
              </w:rPr>
              <w:commentReference w:id="562"/>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3"/>
            <w:r>
              <w:t>shone</w:t>
            </w:r>
            <w:commentRangeEnd w:id="563"/>
            <w:r>
              <w:rPr>
                <w:rStyle w:val="CommentReference"/>
                <w:rFonts w:ascii="Times New Roman" w:eastAsiaTheme="minorHAnsi" w:hAnsi="Times New Roman" w:cstheme="minorBidi"/>
                <w:color w:val="auto"/>
              </w:rPr>
              <w:commentReference w:id="563"/>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4"/>
            <w:r w:rsidRPr="007425E1">
              <w:t xml:space="preserve">In </w:t>
            </w:r>
            <w:commentRangeEnd w:id="564"/>
            <w:r>
              <w:rPr>
                <w:rStyle w:val="CommentReference"/>
                <w:rFonts w:ascii="Times New Roman" w:eastAsiaTheme="minorHAnsi" w:hAnsi="Times New Roman" w:cstheme="minorBidi"/>
                <w:color w:val="auto"/>
              </w:rPr>
              <w:commentReference w:id="564"/>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5"/>
            <w:r>
              <w:t>W</w:t>
            </w:r>
            <w:r w:rsidRPr="007425E1">
              <w:t xml:space="preserve">ho </w:t>
            </w:r>
            <w:commentRangeEnd w:id="565"/>
            <w:r>
              <w:rPr>
                <w:rStyle w:val="CommentReference"/>
                <w:rFonts w:ascii="Times New Roman" w:eastAsiaTheme="minorHAnsi" w:hAnsi="Times New Roman" w:cstheme="minorBidi"/>
                <w:color w:val="auto"/>
              </w:rPr>
              <w:commentReference w:id="565"/>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6"/>
            <w:r w:rsidRPr="007425E1">
              <w:t xml:space="preserve">we bless </w:t>
            </w:r>
            <w:r>
              <w:t>You</w:t>
            </w:r>
            <w:r w:rsidRPr="007425E1">
              <w:t xml:space="preserve"> </w:t>
            </w:r>
            <w:commentRangeEnd w:id="566"/>
            <w:r>
              <w:rPr>
                <w:rStyle w:val="CommentReference"/>
                <w:rFonts w:ascii="Times New Roman" w:eastAsiaTheme="minorHAnsi" w:hAnsi="Times New Roman" w:cstheme="minorBidi"/>
                <w:color w:val="auto"/>
              </w:rPr>
              <w:commentReference w:id="566"/>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7" w:name="_Toc298445803"/>
      <w:bookmarkStart w:id="568" w:name="_Toc298681288"/>
      <w:bookmarkStart w:id="569" w:name="_Toc298447528"/>
      <w:bookmarkStart w:id="570" w:name="_Toc308441917"/>
      <w:r>
        <w:t>The Crown Adam</w:t>
      </w:r>
      <w:bookmarkEnd w:id="567"/>
      <w:bookmarkEnd w:id="568"/>
      <w:bookmarkEnd w:id="569"/>
      <w:bookmarkEnd w:id="570"/>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1"/>
            <w:r>
              <w:t>D</w:t>
            </w:r>
            <w:r w:rsidRPr="007425E1">
              <w:t xml:space="preserve">id </w:t>
            </w:r>
            <w:commentRangeEnd w:id="571"/>
            <w:r>
              <w:rPr>
                <w:rStyle w:val="CommentReference"/>
                <w:rFonts w:ascii="Times New Roman" w:eastAsiaTheme="minorHAnsi" w:hAnsi="Times New Roman" w:cstheme="minorBidi"/>
                <w:color w:val="auto"/>
              </w:rPr>
              <w:commentReference w:id="571"/>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2"/>
            <w:r w:rsidRPr="007425E1">
              <w:t>estate</w:t>
            </w:r>
            <w:commentRangeEnd w:id="572"/>
            <w:r>
              <w:rPr>
                <w:rStyle w:val="CommentReference"/>
              </w:rPr>
              <w:commentReference w:id="572"/>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3"/>
            <w:r w:rsidRPr="007425E1">
              <w:t xml:space="preserve">holy </w:t>
            </w:r>
            <w:commentRangeEnd w:id="573"/>
            <w:r>
              <w:rPr>
                <w:rStyle w:val="CommentReference"/>
              </w:rPr>
              <w:commentReference w:id="573"/>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4"/>
            <w:r>
              <w:t xml:space="preserve">Womanhood </w:t>
            </w:r>
            <w:commentRangeEnd w:id="574"/>
            <w:r>
              <w:rPr>
                <w:rStyle w:val="CommentReference"/>
                <w:rFonts w:ascii="Times New Roman" w:eastAsiaTheme="minorHAnsi" w:hAnsi="Times New Roman" w:cstheme="minorBidi"/>
                <w:color w:val="auto"/>
              </w:rPr>
              <w:commentReference w:id="574"/>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5" w:name="_Toc298445804"/>
      <w:bookmarkStart w:id="576" w:name="_Toc298681289"/>
      <w:bookmarkStart w:id="577" w:name="_Toc298447529"/>
      <w:bookmarkStart w:id="578" w:name="_Toc308441918"/>
      <w:r>
        <w:t>Tuesday</w:t>
      </w:r>
      <w:bookmarkEnd w:id="575"/>
      <w:bookmarkEnd w:id="576"/>
      <w:bookmarkEnd w:id="577"/>
      <w:bookmarkEnd w:id="578"/>
    </w:p>
    <w:p w:rsidR="002E365D" w:rsidRDefault="002E365D" w:rsidP="000D107E">
      <w:pPr>
        <w:pStyle w:val="Heading5"/>
      </w:pPr>
      <w:bookmarkStart w:id="579" w:name="_Toc298445805"/>
      <w:bookmarkStart w:id="580" w:name="_Toc298681290"/>
      <w:bookmarkStart w:id="581" w:name="_Toc298447530"/>
      <w:bookmarkStart w:id="582" w:name="_Toc308441919"/>
      <w:r>
        <w:t>The Tuesday Psali Adam</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3"/>
            <w:r w:rsidRPr="007425E1">
              <w:t>wandered</w:t>
            </w:r>
            <w:commentRangeEnd w:id="583"/>
            <w:r>
              <w:rPr>
                <w:rStyle w:val="CommentReference"/>
                <w:rFonts w:ascii="Times New Roman" w:eastAsiaTheme="minorHAnsi" w:hAnsi="Times New Roman" w:cstheme="minorBidi"/>
                <w:color w:val="auto"/>
              </w:rPr>
              <w:commentReference w:id="583"/>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4"/>
            <w:r w:rsidRPr="007425E1">
              <w:t>cold and frost</w:t>
            </w:r>
            <w:commentRangeEnd w:id="584"/>
            <w:r>
              <w:rPr>
                <w:rStyle w:val="CommentReference"/>
              </w:rPr>
              <w:commentReference w:id="584"/>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5"/>
            <w:r>
              <w:t>From</w:t>
            </w:r>
            <w:r w:rsidRPr="007425E1">
              <w:t xml:space="preserve"> </w:t>
            </w:r>
            <w:commentRangeEnd w:id="585"/>
            <w:r>
              <w:rPr>
                <w:rStyle w:val="CommentReference"/>
              </w:rPr>
              <w:commentReference w:id="585"/>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6" w:name="_Toc298445806"/>
      <w:bookmarkStart w:id="587" w:name="_Toc298681291"/>
      <w:bookmarkStart w:id="588" w:name="_Toc298447531"/>
      <w:bookmarkStart w:id="589" w:name="_Toc308441920"/>
      <w:r w:rsidRPr="00FD2E69">
        <w:t>The Conclusion of the Adam Psali</w:t>
      </w:r>
      <w:bookmarkEnd w:id="586"/>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0" w:name="_Toc298445807"/>
      <w:bookmarkStart w:id="591" w:name="_Toc298681292"/>
      <w:bookmarkStart w:id="592" w:name="_Toc298447532"/>
      <w:bookmarkStart w:id="593" w:name="_Toc308441921"/>
      <w:r>
        <w:t>The Tuesday Theotokia</w:t>
      </w:r>
      <w:bookmarkEnd w:id="590"/>
      <w:bookmarkEnd w:id="591"/>
      <w:bookmarkEnd w:id="592"/>
      <w:bookmarkEnd w:id="593"/>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4" w:name="_Toc298445808"/>
      <w:bookmarkStart w:id="595" w:name="_Toc298681293"/>
      <w:bookmarkStart w:id="596" w:name="_Toc298447533"/>
      <w:r>
        <w:t>Part One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7" w:name="_Toc298445809"/>
      <w:bookmarkStart w:id="598" w:name="_Toc298681294"/>
      <w:bookmarkStart w:id="599" w:name="_Toc298447534"/>
      <w:r>
        <w:t>Part Tw</w:t>
      </w:r>
      <w:bookmarkEnd w:id="597"/>
      <w:r w:rsidR="00236E2B">
        <w:t>o</w:t>
      </w:r>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0"/>
            <w:r>
              <w:t>received</w:t>
            </w:r>
            <w:commentRangeEnd w:id="600"/>
            <w:r>
              <w:rPr>
                <w:rStyle w:val="CommentReference"/>
                <w:rFonts w:ascii="Times New Roman" w:eastAsiaTheme="minorHAnsi" w:hAnsi="Times New Roman" w:cstheme="minorBidi"/>
                <w:color w:val="auto"/>
              </w:rPr>
              <w:commentReference w:id="600"/>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1" w:name="_Toc298681295"/>
      <w:bookmarkStart w:id="602" w:name="_Toc298447535"/>
      <w:r>
        <w:t>Part Three</w:t>
      </w:r>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3"/>
            <w:r w:rsidRPr="007425E1">
              <w:t>Hail</w:t>
            </w:r>
            <w:commentRangeEnd w:id="603"/>
            <w:r>
              <w:rPr>
                <w:rStyle w:val="CommentReference"/>
                <w:rFonts w:ascii="Times New Roman" w:eastAsiaTheme="minorHAnsi" w:hAnsi="Times New Roman" w:cstheme="minorBidi"/>
                <w:color w:val="auto"/>
              </w:rPr>
              <w:commentReference w:id="603"/>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4" w:name="_Toc298681296"/>
      <w:bookmarkStart w:id="605" w:name="_Toc298447536"/>
      <w:r>
        <w:t>Part Four</w:t>
      </w:r>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6"/>
            <w:r w:rsidRPr="007425E1">
              <w:t xml:space="preserve">perfect </w:t>
            </w:r>
            <w:commentRangeEnd w:id="606"/>
            <w:r>
              <w:rPr>
                <w:rStyle w:val="CommentReference"/>
              </w:rPr>
              <w:commentReference w:id="606"/>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7" w:name="_Toc298681297"/>
      <w:bookmarkStart w:id="608" w:name="_Toc298447537"/>
      <w:r>
        <w:t>Part Five</w:t>
      </w:r>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9"/>
            <w:r>
              <w:t>unlimited</w:t>
            </w:r>
            <w:commentRangeEnd w:id="609"/>
            <w:r>
              <w:rPr>
                <w:rStyle w:val="CommentReference"/>
                <w:rFonts w:ascii="Times New Roman" w:eastAsiaTheme="minorHAnsi" w:hAnsi="Times New Roman" w:cstheme="minorBidi"/>
                <w:color w:val="auto"/>
              </w:rPr>
              <w:commentReference w:id="609"/>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0" w:name="_Toc298681298"/>
      <w:bookmarkStart w:id="611" w:name="_Toc298447538"/>
      <w:r>
        <w:t>Part Six</w:t>
      </w:r>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2"/>
            <w:r>
              <w:t xml:space="preserve"> </w:t>
            </w:r>
            <w:commentRangeEnd w:id="612"/>
            <w:r>
              <w:rPr>
                <w:rStyle w:val="CommentReference"/>
              </w:rPr>
              <w:commentReference w:id="612"/>
            </w:r>
            <w:r>
              <w:t>f</w:t>
            </w:r>
            <w:commentRangeStart w:id="613"/>
            <w:r>
              <w:t>aith</w:t>
            </w:r>
            <w:commentRangeEnd w:id="613"/>
            <w:r>
              <w:rPr>
                <w:rStyle w:val="CommentReference"/>
              </w:rPr>
              <w:commentReference w:id="613"/>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4" w:name="_Toc298681299"/>
      <w:bookmarkStart w:id="615" w:name="_Toc298447539"/>
      <w:r>
        <w:lastRenderedPageBreak/>
        <w:t>Part Seven</w:t>
      </w:r>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6"/>
            <w:r>
              <w:t xml:space="preserve">a </w:t>
            </w:r>
            <w:commentRangeEnd w:id="616"/>
            <w:r>
              <w:rPr>
                <w:rStyle w:val="CommentReference"/>
                <w:rFonts w:ascii="Times New Roman" w:eastAsiaTheme="minorHAnsi" w:hAnsi="Times New Roman" w:cstheme="minorBidi"/>
                <w:color w:val="auto"/>
              </w:rPr>
              <w:commentReference w:id="616"/>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7" w:name="_Toc298681300"/>
      <w:bookmarkStart w:id="618" w:name="_Toc298447540"/>
      <w:bookmarkStart w:id="619" w:name="_Toc308441922"/>
      <w:r>
        <w:t>The Crown Adam</w:t>
      </w:r>
      <w:bookmarkEnd w:id="617"/>
      <w:bookmarkEnd w:id="618"/>
      <w:bookmarkEnd w:id="619"/>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0"/>
            <w:r>
              <w:t>He</w:t>
            </w:r>
            <w:r w:rsidRPr="007425E1">
              <w:t xml:space="preserve"> </w:t>
            </w:r>
            <w:commentRangeEnd w:id="620"/>
            <w:r>
              <w:rPr>
                <w:rStyle w:val="CommentReference"/>
                <w:rFonts w:ascii="Times New Roman" w:eastAsiaTheme="minorHAnsi" w:hAnsi="Times New Roman" w:cstheme="minorBidi"/>
                <w:color w:val="auto"/>
              </w:rPr>
              <w:commentReference w:id="620"/>
            </w:r>
            <w:r w:rsidRPr="007425E1">
              <w:t xml:space="preserve">who is carried </w:t>
            </w:r>
          </w:p>
          <w:p w:rsidR="00DB1FC6" w:rsidRDefault="00DB1FC6" w:rsidP="00DB1FC6">
            <w:pPr>
              <w:pStyle w:val="EngHangEnd"/>
            </w:pPr>
            <w:commentRangeStart w:id="621"/>
            <w:r>
              <w:t>O</w:t>
            </w:r>
            <w:r w:rsidRPr="007425E1">
              <w:t xml:space="preserve">n </w:t>
            </w:r>
            <w:commentRangeEnd w:id="621"/>
            <w:r>
              <w:rPr>
                <w:rStyle w:val="CommentReference"/>
              </w:rPr>
              <w:commentReference w:id="621"/>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2" w:name="_Toc298681301"/>
      <w:bookmarkStart w:id="623" w:name="_Toc308441923"/>
      <w:r>
        <w:lastRenderedPageBreak/>
        <w:t>Wednesday</w:t>
      </w:r>
      <w:bookmarkEnd w:id="622"/>
      <w:bookmarkEnd w:id="623"/>
    </w:p>
    <w:p w:rsidR="00703BF0" w:rsidRDefault="00703BF0" w:rsidP="00DB1FC6">
      <w:pPr>
        <w:pStyle w:val="Heading5"/>
      </w:pPr>
      <w:bookmarkStart w:id="624" w:name="_Toc298681302"/>
      <w:bookmarkStart w:id="625" w:name="_Toc308441924"/>
      <w:r>
        <w:t>The Wednesday Psali Batos</w:t>
      </w:r>
      <w:bookmarkEnd w:id="624"/>
      <w:bookmarkEnd w:id="625"/>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6"/>
            <w:r>
              <w:t xml:space="preserve">breaths </w:t>
            </w:r>
            <w:commentRangeEnd w:id="626"/>
            <w:r>
              <w:rPr>
                <w:rStyle w:val="CommentReference"/>
                <w:rFonts w:ascii="Times New Roman" w:eastAsiaTheme="minorHAnsi" w:hAnsi="Times New Roman" w:cstheme="minorBidi"/>
                <w:color w:val="auto"/>
              </w:rPr>
              <w:commentReference w:id="626"/>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7"/>
            <w:r>
              <w:t xml:space="preserve">When </w:t>
            </w:r>
            <w:commentRangeEnd w:id="627"/>
            <w:r>
              <w:rPr>
                <w:rStyle w:val="CommentReference"/>
                <w:rFonts w:ascii="Times New Roman" w:eastAsiaTheme="minorHAnsi" w:hAnsi="Times New Roman" w:cstheme="minorBidi"/>
                <w:color w:val="auto"/>
              </w:rPr>
              <w:commentReference w:id="627"/>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8"/>
            <w:r>
              <w:t>tribulations</w:t>
            </w:r>
            <w:commentRangeEnd w:id="628"/>
            <w:r>
              <w:rPr>
                <w:rStyle w:val="CommentReference"/>
                <w:rFonts w:ascii="Times New Roman" w:eastAsiaTheme="minorHAnsi" w:hAnsi="Times New Roman" w:cstheme="minorBidi"/>
                <w:color w:val="auto"/>
              </w:rPr>
              <w:commentReference w:id="628"/>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9" w:name="_Toc298681303"/>
      <w:bookmarkStart w:id="630" w:name="_Toc308441925"/>
      <w:r w:rsidRPr="00FD2E69">
        <w:t xml:space="preserve">The Conclusion of the </w:t>
      </w:r>
      <w:r>
        <w:t>Batos</w:t>
      </w:r>
      <w:r w:rsidRPr="00FD2E69">
        <w:t xml:space="preserve"> Psali</w:t>
      </w:r>
      <w:bookmarkEnd w:id="629"/>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1" w:name="_Toc298681304"/>
      <w:bookmarkStart w:id="632" w:name="_Toc308441926"/>
      <w:r>
        <w:lastRenderedPageBreak/>
        <w:t>The Wednesday Theotokia</w:t>
      </w:r>
      <w:bookmarkEnd w:id="631"/>
      <w:bookmarkEnd w:id="632"/>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3" w:name="_Toc298681305"/>
      <w:r>
        <w:t>Part One</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4" w:name="_Toc298681306"/>
      <w:r>
        <w:t>Part Two</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5" w:name="_Toc298681307"/>
      <w:r>
        <w:t>Part Three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6"/>
            <w:r w:rsidRPr="007425E1">
              <w:t>For you brought forth</w:t>
            </w:r>
            <w:commentRangeEnd w:id="636"/>
            <w:r>
              <w:rPr>
                <w:rStyle w:val="CommentReference"/>
                <w:rFonts w:ascii="Times New Roman" w:eastAsiaTheme="minorHAnsi" w:hAnsi="Times New Roman" w:cstheme="minorBidi"/>
                <w:color w:val="auto"/>
              </w:rPr>
              <w:commentReference w:id="636"/>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7" w:name="_Toc298681308"/>
      <w:r>
        <w:lastRenderedPageBreak/>
        <w:t>Part Four</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8" w:name="_Toc298681309"/>
      <w:r>
        <w:t>Part Five</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9"/>
            <w:r>
              <w:t>He</w:t>
            </w:r>
            <w:r w:rsidRPr="007425E1">
              <w:t xml:space="preserve"> </w:t>
            </w:r>
            <w:commentRangeEnd w:id="639"/>
            <w:r>
              <w:rPr>
                <w:rStyle w:val="CommentReference"/>
              </w:rPr>
              <w:commentReference w:id="639"/>
            </w:r>
            <w:r w:rsidRPr="007425E1">
              <w:t xml:space="preserve">Who </w:t>
            </w:r>
            <w:commentRangeStart w:id="640"/>
            <w:r w:rsidRPr="007425E1">
              <w:t xml:space="preserve">is </w:t>
            </w:r>
            <w:commentRangeEnd w:id="640"/>
            <w:r>
              <w:rPr>
                <w:rStyle w:val="CommentReference"/>
              </w:rPr>
              <w:commentReference w:id="640"/>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1"/>
            <w:r w:rsidRPr="007425E1">
              <w:t>He to Whom is due the glory forever</w:t>
            </w:r>
            <w:commentRangeEnd w:id="641"/>
            <w:r>
              <w:rPr>
                <w:rStyle w:val="CommentReference"/>
                <w:rFonts w:ascii="Times New Roman" w:eastAsiaTheme="minorHAnsi" w:hAnsi="Times New Roman" w:cstheme="minorBidi"/>
                <w:color w:val="auto"/>
              </w:rPr>
              <w:commentReference w:id="641"/>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2" w:name="_Toc298681310"/>
      <w:r>
        <w:lastRenderedPageBreak/>
        <w:t>Part Six</w:t>
      </w:r>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3"/>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3"/>
            <w:r>
              <w:rPr>
                <w:rStyle w:val="CommentReference"/>
              </w:rPr>
              <w:commentReference w:id="643"/>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4" w:name="_Toc298681311"/>
      <w:r>
        <w:t>Part Seven</w:t>
      </w:r>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5"/>
            <w:r>
              <w:t xml:space="preserve">sits </w:t>
            </w:r>
            <w:commentRangeEnd w:id="645"/>
            <w:r>
              <w:rPr>
                <w:rStyle w:val="CommentReference"/>
                <w:rFonts w:ascii="Times New Roman" w:eastAsiaTheme="minorHAnsi" w:hAnsi="Times New Roman" w:cstheme="minorBidi"/>
                <w:color w:val="auto"/>
              </w:rPr>
              <w:commentReference w:id="645"/>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6" w:name="_Toc298681312"/>
      <w:bookmarkStart w:id="647" w:name="_Toc308441927"/>
      <w:r>
        <w:lastRenderedPageBreak/>
        <w:t>The Crown Batos</w:t>
      </w:r>
      <w:bookmarkEnd w:id="646"/>
      <w:bookmarkEnd w:id="647"/>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8"/>
            <w:r w:rsidRPr="007425E1">
              <w:t>has entered and come forth</w:t>
            </w:r>
            <w:commentRangeEnd w:id="648"/>
            <w:r>
              <w:rPr>
                <w:rStyle w:val="CommentReference"/>
                <w:rFonts w:ascii="Times New Roman" w:eastAsiaTheme="minorHAnsi" w:hAnsi="Times New Roman" w:cstheme="minorBidi"/>
                <w:color w:val="auto"/>
              </w:rPr>
              <w:commentReference w:id="648"/>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9"/>
            <w:r w:rsidRPr="007425E1">
              <w:t>manifestation</w:t>
            </w:r>
            <w:commentRangeEnd w:id="649"/>
            <w:r>
              <w:rPr>
                <w:rStyle w:val="CommentReference"/>
              </w:rPr>
              <w:commentReference w:id="649"/>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0"/>
            <w:r>
              <w:t>and</w:t>
            </w:r>
            <w:r w:rsidRPr="007425E1">
              <w:t xml:space="preserve"> </w:t>
            </w:r>
            <w:commentRangeEnd w:id="650"/>
            <w:r>
              <w:rPr>
                <w:rStyle w:val="CommentReference"/>
              </w:rPr>
              <w:commentReference w:id="650"/>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1" w:name="_Toc298681313"/>
      <w:bookmarkStart w:id="652" w:name="_Toc308441928"/>
      <w:r>
        <w:t>Thursday</w:t>
      </w:r>
      <w:bookmarkEnd w:id="651"/>
      <w:bookmarkEnd w:id="652"/>
    </w:p>
    <w:p w:rsidR="0031014B" w:rsidRDefault="0031014B" w:rsidP="00DB1FC6">
      <w:pPr>
        <w:pStyle w:val="Heading5"/>
      </w:pPr>
      <w:bookmarkStart w:id="653" w:name="_Toc298681314"/>
      <w:bookmarkStart w:id="654" w:name="_Toc308441929"/>
      <w:r>
        <w:t>The Psali Batos for Tuesday</w:t>
      </w:r>
      <w:bookmarkEnd w:id="653"/>
      <w:bookmarkEnd w:id="654"/>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5"/>
            <w:r w:rsidRPr="007425E1">
              <w:t xml:space="preserve">on </w:t>
            </w:r>
            <w:commentRangeEnd w:id="655"/>
            <w:r>
              <w:rPr>
                <w:rStyle w:val="CommentReference"/>
              </w:rPr>
              <w:commentReference w:id="655"/>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6"/>
            <w:r w:rsidRPr="007425E1">
              <w:t xml:space="preserve">Forty </w:t>
            </w:r>
            <w:commentRangeEnd w:id="656"/>
            <w:r>
              <w:rPr>
                <w:rStyle w:val="CommentReference"/>
                <w:rFonts w:ascii="Times New Roman" w:eastAsiaTheme="minorHAnsi" w:hAnsi="Times New Roman" w:cstheme="minorBidi"/>
                <w:color w:val="auto"/>
              </w:rPr>
              <w:commentReference w:id="656"/>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7"/>
            <w:r w:rsidRPr="007425E1">
              <w:t>Crush under us</w:t>
            </w:r>
            <w:commentRangeEnd w:id="657"/>
            <w:r>
              <w:rPr>
                <w:rStyle w:val="CommentReference"/>
                <w:rFonts w:ascii="Times New Roman" w:eastAsiaTheme="minorHAnsi" w:hAnsi="Times New Roman" w:cstheme="minorBidi"/>
                <w:color w:val="auto"/>
              </w:rPr>
              <w:commentReference w:id="657"/>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8" w:name="_Toc298681315"/>
      <w:bookmarkStart w:id="659" w:name="_Toc308441930"/>
      <w:r w:rsidRPr="00FD2E69">
        <w:t xml:space="preserve">The Conclusion of the </w:t>
      </w:r>
      <w:r>
        <w:t>Batos</w:t>
      </w:r>
      <w:r w:rsidRPr="00FD2E69">
        <w:t xml:space="preserve"> Psali</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0" w:name="_Toc298681316"/>
      <w:bookmarkStart w:id="661" w:name="_Toc308441931"/>
      <w:r>
        <w:lastRenderedPageBreak/>
        <w:t>The Thursday Theotokia</w:t>
      </w:r>
      <w:bookmarkEnd w:id="660"/>
      <w:bookmarkEnd w:id="661"/>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2" w:name="_Toc298681317"/>
      <w:r>
        <w:t>Part One</w:t>
      </w:r>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3"/>
            <w:r w:rsidRPr="007425E1">
              <w:t>virgin</w:t>
            </w:r>
            <w:commentRangeEnd w:id="663"/>
            <w:r>
              <w:rPr>
                <w:rStyle w:val="CommentReference"/>
                <w:rFonts w:ascii="Times New Roman" w:eastAsiaTheme="minorHAnsi" w:hAnsi="Times New Roman" w:cstheme="minorBidi"/>
                <w:color w:val="auto"/>
              </w:rPr>
              <w:commentReference w:id="663"/>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4" w:name="_Toc298681318"/>
      <w:r>
        <w:t>Part Two</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5"/>
            <w:r>
              <w:t>abolished</w:t>
            </w:r>
            <w:commentRangeEnd w:id="665"/>
            <w:r>
              <w:rPr>
                <w:rStyle w:val="CommentReference"/>
                <w:rFonts w:ascii="Times New Roman" w:eastAsiaTheme="minorHAnsi" w:hAnsi="Times New Roman" w:cstheme="minorBidi"/>
                <w:color w:val="auto"/>
              </w:rPr>
              <w:commentReference w:id="665"/>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6" w:name="_Toc298681319"/>
      <w:r>
        <w:t>Part Three</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7" w:name="_Toc298681320"/>
      <w:r>
        <w:t>Part Four</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8"/>
            <w:r>
              <w:t>.</w:t>
            </w:r>
            <w:commentRangeEnd w:id="668"/>
            <w:r>
              <w:rPr>
                <w:rStyle w:val="CommentReference"/>
              </w:rPr>
              <w:commentReference w:id="668"/>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9"/>
            <w:r>
              <w:t xml:space="preserve">appeared </w:t>
            </w:r>
            <w:commentRangeEnd w:id="669"/>
            <w:r>
              <w:rPr>
                <w:rStyle w:val="CommentReference"/>
                <w:rFonts w:ascii="Times New Roman" w:eastAsiaTheme="minorHAnsi" w:hAnsi="Times New Roman" w:cstheme="minorBidi"/>
                <w:color w:val="auto"/>
              </w:rPr>
              <w:commentReference w:id="669"/>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0"/>
            <w:r>
              <w:t>"</w:t>
            </w:r>
            <w:commentRangeEnd w:id="670"/>
            <w:r>
              <w:rPr>
                <w:rStyle w:val="CommentReference"/>
                <w:rFonts w:ascii="Times New Roman" w:eastAsiaTheme="minorHAnsi" w:hAnsi="Times New Roman" w:cstheme="minorBidi"/>
                <w:color w:val="auto"/>
              </w:rPr>
              <w:commentReference w:id="670"/>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1"/>
            <w:r w:rsidRPr="007425E1">
              <w:t>strength</w:t>
            </w:r>
            <w:commentRangeEnd w:id="671"/>
            <w:r>
              <w:rPr>
                <w:rStyle w:val="CommentReference"/>
                <w:rFonts w:ascii="Times New Roman" w:eastAsiaTheme="minorHAnsi" w:hAnsi="Times New Roman" w:cstheme="minorBidi"/>
                <w:color w:val="auto"/>
              </w:rPr>
              <w:commentReference w:id="671"/>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2"/>
            <w:r>
              <w:t>N</w:t>
            </w:r>
            <w:r w:rsidRPr="007425E1">
              <w:t xml:space="preserve">ow </w:t>
            </w:r>
            <w:commentRangeEnd w:id="672"/>
            <w:r>
              <w:rPr>
                <w:rStyle w:val="CommentReference"/>
                <w:rFonts w:ascii="Times New Roman" w:eastAsiaTheme="minorHAnsi" w:hAnsi="Times New Roman" w:cstheme="minorBidi"/>
                <w:color w:val="auto"/>
              </w:rPr>
              <w:commentReference w:id="672"/>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3" w:name="_Toc298681321"/>
      <w:r>
        <w:t>Part Five</w:t>
      </w:r>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4"/>
            <w:r>
              <w:t>Theotokos</w:t>
            </w:r>
            <w:commentRangeEnd w:id="674"/>
            <w:r>
              <w:rPr>
                <w:rStyle w:val="CommentReference"/>
                <w:rFonts w:ascii="Times New Roman" w:eastAsiaTheme="minorHAnsi" w:hAnsi="Times New Roman" w:cstheme="minorBidi"/>
                <w:color w:val="auto"/>
              </w:rPr>
              <w:commentReference w:id="674"/>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5"/>
            <w:r>
              <w:t xml:space="preserve">of </w:t>
            </w:r>
            <w:commentRangeEnd w:id="675"/>
            <w:r>
              <w:rPr>
                <w:rStyle w:val="CommentReference"/>
                <w:rFonts w:ascii="Times New Roman" w:eastAsiaTheme="minorHAnsi" w:hAnsi="Times New Roman" w:cstheme="minorBidi"/>
                <w:color w:val="auto"/>
              </w:rPr>
              <w:commentReference w:id="675"/>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6" w:name="_Toc298681322"/>
      <w:r>
        <w:t>Part Six</w:t>
      </w:r>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7"/>
            <w:r>
              <w:t xml:space="preserve">The </w:t>
            </w:r>
            <w:commentRangeEnd w:id="677"/>
            <w:r>
              <w:rPr>
                <w:rStyle w:val="CommentReference"/>
                <w:rFonts w:ascii="Times New Roman" w:eastAsiaTheme="minorHAnsi" w:hAnsi="Times New Roman" w:cstheme="minorBidi"/>
                <w:color w:val="auto"/>
              </w:rPr>
              <w:commentReference w:id="677"/>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8"/>
            <w:r>
              <w:t>would</w:t>
            </w:r>
            <w:r w:rsidRPr="007425E1">
              <w:t xml:space="preserve"> </w:t>
            </w:r>
            <w:commentRangeEnd w:id="678"/>
            <w:r>
              <w:rPr>
                <w:rStyle w:val="CommentReference"/>
              </w:rPr>
              <w:commentReference w:id="678"/>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9" w:name="_Toc298681323"/>
      <w:r>
        <w:t>Part Seven</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0"/>
            <w:r>
              <w:t>David</w:t>
            </w:r>
            <w:commentRangeEnd w:id="680"/>
            <w:r>
              <w:rPr>
                <w:rStyle w:val="CommentReference"/>
                <w:rFonts w:ascii="Times New Roman" w:eastAsiaTheme="minorHAnsi" w:hAnsi="Times New Roman" w:cstheme="minorBidi"/>
                <w:color w:val="auto"/>
              </w:rPr>
              <w:commentReference w:id="680"/>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1"/>
            <w:r w:rsidRPr="00E03CD4">
              <w:t xml:space="preserve">deemed </w:t>
            </w:r>
            <w:commentRangeEnd w:id="681"/>
            <w:r>
              <w:rPr>
                <w:rStyle w:val="CommentReference"/>
                <w:rFonts w:ascii="Times New Roman" w:eastAsiaTheme="minorHAnsi" w:hAnsi="Times New Roman" w:cstheme="minorBidi"/>
                <w:color w:val="auto"/>
              </w:rPr>
              <w:commentReference w:id="681"/>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2" w:name="_Toc298681324"/>
      <w:r>
        <w:t>Part Eight</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3"/>
            <w:r>
              <w:t>heaven</w:t>
            </w:r>
            <w:r w:rsidRPr="007425E1">
              <w:t xml:space="preserve"> </w:t>
            </w:r>
            <w:commentRangeEnd w:id="683"/>
            <w:r>
              <w:rPr>
                <w:rStyle w:val="CommentReference"/>
                <w:rFonts w:ascii="Times New Roman" w:eastAsiaTheme="minorHAnsi" w:hAnsi="Times New Roman" w:cstheme="minorBidi"/>
                <w:color w:val="auto"/>
              </w:rPr>
              <w:commentReference w:id="683"/>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4" w:name="_Toc298681325"/>
      <w:r>
        <w:t>Part Nine</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5"/>
            <w:r w:rsidRPr="007425E1">
              <w:t>Rises</w:t>
            </w:r>
            <w:r>
              <w:rPr>
                <w:rStyle w:val="FootnoteReference"/>
                <w:rFonts w:eastAsiaTheme="majorEastAsia"/>
              </w:rPr>
              <w:t xml:space="preserve">  </w:t>
            </w:r>
            <w:r w:rsidRPr="007425E1">
              <w:t xml:space="preserve"> </w:t>
            </w:r>
            <w:commentRangeEnd w:id="685"/>
            <w:r>
              <w:rPr>
                <w:rStyle w:val="CommentReference"/>
              </w:rPr>
              <w:commentReference w:id="685"/>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6" w:name="_Toc298681326"/>
      <w:bookmarkStart w:id="687" w:name="_Toc308441932"/>
      <w:r>
        <w:lastRenderedPageBreak/>
        <w:t xml:space="preserve">The </w:t>
      </w:r>
      <w:r w:rsidRPr="007C4181">
        <w:t>Crown</w:t>
      </w:r>
      <w:bookmarkEnd w:id="686"/>
      <w:bookmarkEnd w:id="687"/>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8"/>
            <w:r w:rsidRPr="007425E1">
              <w:t>destroyed</w:t>
            </w:r>
            <w:commentRangeEnd w:id="688"/>
            <w:r>
              <w:rPr>
                <w:rStyle w:val="CommentReference"/>
                <w:rFonts w:ascii="Times New Roman" w:eastAsiaTheme="minorHAnsi" w:hAnsi="Times New Roman" w:cstheme="minorBidi"/>
                <w:color w:val="auto"/>
              </w:rPr>
              <w:commentReference w:id="688"/>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9"/>
            <w:r>
              <w:t xml:space="preserve">very </w:t>
            </w:r>
            <w:commentRangeEnd w:id="689"/>
            <w:r>
              <w:rPr>
                <w:rStyle w:val="CommentReference"/>
              </w:rPr>
              <w:commentReference w:id="689"/>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90" w:name="_Toc298681327"/>
      <w:bookmarkStart w:id="691" w:name="_Toc308441933"/>
      <w:r>
        <w:t>Friday</w:t>
      </w:r>
      <w:bookmarkEnd w:id="690"/>
      <w:bookmarkEnd w:id="691"/>
    </w:p>
    <w:p w:rsidR="007C4181" w:rsidRDefault="007C4181" w:rsidP="008A3F9A">
      <w:pPr>
        <w:pStyle w:val="Heading5"/>
      </w:pPr>
      <w:bookmarkStart w:id="692" w:name="_Toc298681328"/>
      <w:bookmarkStart w:id="693" w:name="_Toc308441934"/>
      <w:r>
        <w:t>The Psali Batos for Friday</w:t>
      </w:r>
      <w:bookmarkEnd w:id="692"/>
      <w:bookmarkEnd w:id="693"/>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4"/>
            <w:r w:rsidRPr="007425E1">
              <w:t>servants</w:t>
            </w:r>
            <w:commentRangeEnd w:id="694"/>
            <w:r>
              <w:rPr>
                <w:rStyle w:val="CommentReference"/>
                <w:rFonts w:ascii="Times New Roman" w:eastAsiaTheme="minorHAnsi" w:hAnsi="Times New Roman" w:cstheme="minorBidi"/>
                <w:color w:val="auto"/>
              </w:rPr>
              <w:commentReference w:id="694"/>
            </w:r>
          </w:p>
          <w:p w:rsidR="008A3F9A" w:rsidRPr="007425E1" w:rsidRDefault="008A3F9A" w:rsidP="008A3F9A">
            <w:pPr>
              <w:pStyle w:val="EngHang"/>
            </w:pPr>
            <w:r w:rsidRPr="007425E1">
              <w:t>Who fear Him,</w:t>
            </w:r>
          </w:p>
          <w:p w:rsidR="008A3F9A" w:rsidRDefault="008A3F9A" w:rsidP="008A3F9A">
            <w:pPr>
              <w:pStyle w:val="EngHangEnd"/>
            </w:pPr>
            <w:commentRangeStart w:id="695"/>
            <w:r w:rsidRPr="007425E1">
              <w:t>To escape the face of the bows.</w:t>
            </w:r>
            <w:commentRangeEnd w:id="695"/>
            <w:r>
              <w:rPr>
                <w:rStyle w:val="CommentReference"/>
              </w:rPr>
              <w:commentReference w:id="695"/>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6" w:name="_Toc298681329"/>
      <w:bookmarkStart w:id="697" w:name="_Toc308441935"/>
      <w:r w:rsidRPr="00FD2E69">
        <w:t xml:space="preserve">The Conclusion of the </w:t>
      </w:r>
      <w:r>
        <w:t>Batos</w:t>
      </w:r>
      <w:r w:rsidRPr="00FD2E69">
        <w:t xml:space="preserve"> Psali</w:t>
      </w:r>
      <w:bookmarkEnd w:id="696"/>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8" w:name="_Toc298681330"/>
      <w:bookmarkStart w:id="699" w:name="_Toc308441936"/>
      <w:r>
        <w:t>The Friday Theotokia</w:t>
      </w:r>
      <w:bookmarkEnd w:id="698"/>
      <w:bookmarkEnd w:id="699"/>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0" w:name="_Toc298681331"/>
      <w:r>
        <w:t>Part One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1"/>
            <w:r>
              <w:t>the fruit of your womb</w:t>
            </w:r>
            <w:commentRangeEnd w:id="701"/>
            <w:r>
              <w:rPr>
                <w:rStyle w:val="CommentReference"/>
                <w:rFonts w:ascii="Times New Roman" w:eastAsiaTheme="minorHAnsi" w:hAnsi="Times New Roman" w:cstheme="minorBidi"/>
                <w:color w:val="auto"/>
              </w:rPr>
              <w:commentReference w:id="701"/>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2" w:name="_Toc298681332"/>
      <w:r>
        <w:t>Part Two</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3"/>
            <w:r>
              <w:t xml:space="preserve">incarnate </w:t>
            </w:r>
            <w:commentRangeEnd w:id="703"/>
            <w:r>
              <w:rPr>
                <w:rStyle w:val="CommentReference"/>
                <w:rFonts w:ascii="Times New Roman" w:eastAsiaTheme="minorHAnsi" w:hAnsi="Times New Roman" w:cstheme="minorBidi"/>
                <w:color w:val="auto"/>
              </w:rPr>
              <w:commentReference w:id="703"/>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4" w:name="_Toc298681333"/>
      <w:r>
        <w:t>Part Three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5"/>
            <w:r>
              <w:t>O</w:t>
            </w:r>
            <w:commentRangeEnd w:id="705"/>
            <w:r>
              <w:rPr>
                <w:rStyle w:val="CommentReference"/>
                <w:rFonts w:ascii="Times New Roman" w:eastAsiaTheme="minorHAnsi" w:hAnsi="Times New Roman" w:cstheme="minorBidi"/>
                <w:color w:val="auto"/>
              </w:rPr>
              <w:commentReference w:id="705"/>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6" w:name="_Toc298681334"/>
      <w:r>
        <w:t>Part Four</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7" w:name="_Toc298681335"/>
      <w:r>
        <w:t>Part Five</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8" w:name="_Toc298681336"/>
      <w:r>
        <w:t>Part Six</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9" w:name="_Toc298681337"/>
      <w:r>
        <w:t>Part Seven</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0"/>
            <w:r>
              <w:t>temple</w:t>
            </w:r>
            <w:commentRangeEnd w:id="710"/>
            <w:r>
              <w:rPr>
                <w:rStyle w:val="CommentReference"/>
                <w:rFonts w:ascii="Times New Roman" w:eastAsiaTheme="minorHAnsi" w:hAnsi="Times New Roman" w:cstheme="minorBidi"/>
                <w:color w:val="auto"/>
              </w:rPr>
              <w:commentReference w:id="710"/>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1" w:name="_Toc298681338"/>
      <w:bookmarkStart w:id="712" w:name="_Toc308441937"/>
      <w:r>
        <w:lastRenderedPageBreak/>
        <w:t>The Crown</w:t>
      </w:r>
      <w:bookmarkEnd w:id="711"/>
      <w:bookmarkEnd w:id="712"/>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3"/>
            <w:r w:rsidRPr="00F0646D">
              <w:t xml:space="preserve">Infinite </w:t>
            </w:r>
            <w:commentRangeEnd w:id="713"/>
            <w:r>
              <w:rPr>
                <w:rStyle w:val="CommentReference"/>
                <w:rFonts w:ascii="Times New Roman" w:eastAsiaTheme="minorHAnsi" w:hAnsi="Times New Roman" w:cstheme="minorBidi"/>
                <w:color w:val="auto"/>
              </w:rPr>
              <w:commentReference w:id="713"/>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4"/>
            <w:r w:rsidRPr="007425E1">
              <w:t>hook</w:t>
            </w:r>
            <w:commentRangeEnd w:id="714"/>
            <w:r>
              <w:rPr>
                <w:rStyle w:val="CommentReference"/>
                <w:rFonts w:ascii="Times New Roman" w:eastAsiaTheme="minorHAnsi" w:hAnsi="Times New Roman" w:cstheme="minorBidi"/>
                <w:color w:val="auto"/>
              </w:rPr>
              <w:commentReference w:id="714"/>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5"/>
            <w:r w:rsidRPr="007425E1">
              <w:t xml:space="preserve">Teaching </w:t>
            </w:r>
            <w:commentRangeEnd w:id="715"/>
            <w:r>
              <w:rPr>
                <w:rStyle w:val="CommentReference"/>
                <w:rFonts w:ascii="Times New Roman" w:eastAsiaTheme="minorHAnsi" w:hAnsi="Times New Roman" w:cstheme="minorBidi"/>
                <w:color w:val="auto"/>
              </w:rPr>
              <w:commentReference w:id="715"/>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6"/>
            <w:r w:rsidRPr="007425E1">
              <w:t>a cause</w:t>
            </w:r>
            <w:r>
              <w:t xml:space="preserve"> for us</w:t>
            </w:r>
            <w:r w:rsidRPr="007425E1">
              <w:t>,</w:t>
            </w:r>
            <w:commentRangeEnd w:id="716"/>
            <w:r>
              <w:rPr>
                <w:rStyle w:val="CommentReference"/>
                <w:rFonts w:ascii="Times New Roman" w:eastAsiaTheme="minorHAnsi" w:hAnsi="Times New Roman" w:cstheme="minorBidi"/>
                <w:color w:val="auto"/>
              </w:rPr>
              <w:commentReference w:id="716"/>
            </w:r>
          </w:p>
          <w:p w:rsidR="008A3F9A" w:rsidRDefault="008A3F9A" w:rsidP="008A3F9A">
            <w:pPr>
              <w:pStyle w:val="EngHangEnd"/>
            </w:pPr>
            <w:r w:rsidRPr="007425E1">
              <w:t xml:space="preserve">To ascend the </w:t>
            </w:r>
            <w:commentRangeStart w:id="717"/>
            <w:r w:rsidRPr="007425E1">
              <w:t xml:space="preserve">path </w:t>
            </w:r>
            <w:commentRangeEnd w:id="717"/>
            <w:r>
              <w:rPr>
                <w:rStyle w:val="CommentReference"/>
                <w:rFonts w:ascii="Times New Roman" w:eastAsiaTheme="minorHAnsi" w:hAnsi="Times New Roman" w:cstheme="minorBidi"/>
                <w:color w:val="auto"/>
              </w:rPr>
              <w:commentReference w:id="717"/>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8"/>
            </w:r>
            <w:r>
              <w:t>,</w:t>
            </w:r>
          </w:p>
          <w:p w:rsidR="008A3F9A" w:rsidRDefault="008A3F9A" w:rsidP="008A3F9A">
            <w:pPr>
              <w:pStyle w:val="EngHangEnd"/>
            </w:pPr>
            <w:r>
              <w:t>With</w:t>
            </w:r>
            <w:r w:rsidRPr="007425E1">
              <w:t xml:space="preserve"> joy and </w:t>
            </w:r>
            <w:commentRangeStart w:id="719"/>
            <w:r w:rsidRPr="007425E1">
              <w:t>rejoicing</w:t>
            </w:r>
            <w:commentRangeEnd w:id="719"/>
            <w:r>
              <w:rPr>
                <w:rStyle w:val="CommentReference"/>
                <w:rFonts w:ascii="Times New Roman" w:eastAsiaTheme="minorHAnsi" w:hAnsi="Times New Roman" w:cstheme="minorBidi"/>
                <w:color w:val="auto"/>
              </w:rPr>
              <w:commentReference w:id="719"/>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20" w:name="_Toc298681339"/>
      <w:bookmarkStart w:id="721" w:name="_Toc308441938"/>
      <w:r>
        <w:lastRenderedPageBreak/>
        <w:t>Saturday</w:t>
      </w:r>
      <w:bookmarkEnd w:id="720"/>
      <w:bookmarkEnd w:id="721"/>
    </w:p>
    <w:p w:rsidR="00FC1BD5" w:rsidRDefault="00FC1BD5" w:rsidP="008A3F9A">
      <w:pPr>
        <w:pStyle w:val="Heading5"/>
      </w:pPr>
      <w:bookmarkStart w:id="722" w:name="_Toc298681340"/>
      <w:bookmarkStart w:id="723" w:name="_Toc308441939"/>
      <w:r>
        <w:t>The Saturday Psali Batos</w:t>
      </w:r>
      <w:bookmarkEnd w:id="722"/>
      <w:bookmarkEnd w:id="723"/>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4"/>
            <w:r w:rsidRPr="007425E1">
              <w:rPr>
                <w:rFonts w:eastAsiaTheme="minorHAnsi"/>
              </w:rPr>
              <w:t xml:space="preserve">All </w:t>
            </w:r>
            <w:commentRangeEnd w:id="724"/>
            <w:r>
              <w:rPr>
                <w:rStyle w:val="CommentReference"/>
                <w:rFonts w:ascii="Times New Roman" w:eastAsiaTheme="minorHAnsi" w:hAnsi="Times New Roman" w:cstheme="minorBidi"/>
                <w:color w:val="auto"/>
              </w:rPr>
              <w:commentReference w:id="724"/>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5"/>
            <w:r w:rsidRPr="007425E1">
              <w:rPr>
                <w:rFonts w:eastAsiaTheme="minorHAnsi"/>
              </w:rPr>
              <w:t>every</w:t>
            </w:r>
            <w:r>
              <w:rPr>
                <w:rFonts w:eastAsiaTheme="minorHAnsi"/>
              </w:rPr>
              <w:t xml:space="preserve"> </w:t>
            </w:r>
            <w:r w:rsidRPr="007425E1">
              <w:rPr>
                <w:rFonts w:eastAsiaTheme="minorHAnsi"/>
              </w:rPr>
              <w:t>day</w:t>
            </w:r>
            <w:commentRangeEnd w:id="725"/>
            <w:r>
              <w:rPr>
                <w:rStyle w:val="CommentReference"/>
                <w:rFonts w:ascii="Times New Roman" w:eastAsiaTheme="minorHAnsi" w:hAnsi="Times New Roman" w:cstheme="minorBidi"/>
                <w:color w:val="auto"/>
              </w:rPr>
              <w:commentReference w:id="725"/>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6"/>
            <w:r>
              <w:rPr>
                <w:rFonts w:eastAsiaTheme="minorHAnsi"/>
              </w:rPr>
              <w:t>ecstasy</w:t>
            </w:r>
            <w:commentRangeEnd w:id="726"/>
            <w:r>
              <w:rPr>
                <w:rStyle w:val="CommentReference"/>
                <w:rFonts w:ascii="Times New Roman" w:eastAsiaTheme="minorHAnsi" w:hAnsi="Times New Roman" w:cstheme="minorBidi"/>
                <w:color w:val="auto"/>
              </w:rPr>
              <w:commentReference w:id="726"/>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7"/>
            <w:r w:rsidRPr="007425E1">
              <w:rPr>
                <w:color w:val="000000"/>
              </w:rPr>
              <w:t xml:space="preserve">glory </w:t>
            </w:r>
            <w:commentRangeEnd w:id="727"/>
            <w:r>
              <w:rPr>
                <w:rStyle w:val="CommentReference"/>
              </w:rPr>
              <w:commentReference w:id="727"/>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8"/>
            <w:r>
              <w:rPr>
                <w:rFonts w:eastAsiaTheme="minorHAnsi"/>
              </w:rPr>
              <w:t xml:space="preserve">From </w:t>
            </w:r>
            <w:commentRangeEnd w:id="728"/>
            <w:r>
              <w:rPr>
                <w:rStyle w:val="CommentReference"/>
                <w:rFonts w:ascii="Times New Roman" w:eastAsiaTheme="minorHAnsi" w:hAnsi="Times New Roman" w:cstheme="minorBidi"/>
                <w:color w:val="auto"/>
              </w:rPr>
              <w:commentReference w:id="728"/>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9"/>
            <w:r>
              <w:rPr>
                <w:rFonts w:eastAsiaTheme="minorHAnsi"/>
              </w:rPr>
              <w:t>prophet</w:t>
            </w:r>
            <w:commentRangeEnd w:id="729"/>
            <w:r>
              <w:rPr>
                <w:rStyle w:val="CommentReference"/>
                <w:rFonts w:ascii="Times New Roman" w:eastAsiaTheme="minorHAnsi" w:hAnsi="Times New Roman" w:cstheme="minorBidi"/>
                <w:color w:val="auto"/>
              </w:rPr>
              <w:commentReference w:id="729"/>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0"/>
            <w:r w:rsidRPr="007425E1">
              <w:rPr>
                <w:rFonts w:eastAsiaTheme="minorHAnsi"/>
              </w:rPr>
              <w:t>everyone</w:t>
            </w:r>
            <w:commentRangeEnd w:id="730"/>
            <w:r>
              <w:rPr>
                <w:rStyle w:val="CommentReference"/>
                <w:rFonts w:ascii="Times New Roman" w:eastAsiaTheme="minorHAnsi" w:hAnsi="Times New Roman" w:cstheme="minorBidi"/>
                <w:color w:val="auto"/>
              </w:rPr>
              <w:commentReference w:id="730"/>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1"/>
            <w:r>
              <w:rPr>
                <w:rFonts w:eastAsiaTheme="minorHAnsi"/>
              </w:rPr>
              <w:t xml:space="preserve">never </w:t>
            </w:r>
            <w:commentRangeEnd w:id="731"/>
            <w:r>
              <w:rPr>
                <w:rStyle w:val="CommentReference"/>
                <w:rFonts w:ascii="Times New Roman" w:eastAsiaTheme="minorHAnsi" w:hAnsi="Times New Roman" w:cstheme="minorBidi"/>
                <w:color w:val="auto"/>
              </w:rPr>
              <w:commentReference w:id="731"/>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2"/>
            <w:r w:rsidRPr="007425E1">
              <w:rPr>
                <w:rFonts w:eastAsiaTheme="minorHAnsi"/>
              </w:rPr>
              <w:t xml:space="preserve">and </w:t>
            </w:r>
            <w:commentRangeEnd w:id="732"/>
            <w:r>
              <w:rPr>
                <w:rStyle w:val="CommentReference"/>
                <w:rFonts w:ascii="Times New Roman" w:eastAsiaTheme="minorHAnsi" w:hAnsi="Times New Roman" w:cstheme="minorBidi"/>
                <w:color w:val="auto"/>
              </w:rPr>
              <w:commentReference w:id="732"/>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3"/>
            <w:r w:rsidRPr="007425E1">
              <w:rPr>
                <w:rFonts w:eastAsiaTheme="minorHAnsi"/>
              </w:rPr>
              <w:t xml:space="preserve">praises </w:t>
            </w:r>
            <w:commentRangeEnd w:id="733"/>
            <w:r>
              <w:rPr>
                <w:rStyle w:val="CommentReference"/>
                <w:rFonts w:ascii="Times New Roman" w:eastAsiaTheme="minorHAnsi" w:hAnsi="Times New Roman" w:cstheme="minorBidi"/>
                <w:color w:val="auto"/>
              </w:rPr>
              <w:commentReference w:id="733"/>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4"/>
            <w:r w:rsidRPr="007425E1">
              <w:rPr>
                <w:rFonts w:eastAsiaTheme="minorHAnsi"/>
              </w:rPr>
              <w:t>blessing</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5"/>
            <w:r w:rsidRPr="007425E1">
              <w:rPr>
                <w:rFonts w:eastAsiaTheme="minorHAnsi"/>
              </w:rPr>
              <w:t xml:space="preserve">we'll </w:t>
            </w:r>
            <w:commentRangeEnd w:id="735"/>
            <w:r>
              <w:rPr>
                <w:rStyle w:val="CommentReference"/>
                <w:rFonts w:ascii="Times New Roman" w:eastAsiaTheme="minorHAnsi" w:hAnsi="Times New Roman" w:cstheme="minorBidi"/>
                <w:color w:val="auto"/>
              </w:rPr>
              <w:commentReference w:id="735"/>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6"/>
            <w:r w:rsidRPr="007425E1">
              <w:rPr>
                <w:rFonts w:eastAsiaTheme="minorHAnsi"/>
              </w:rPr>
              <w:t xml:space="preserve">perfect </w:t>
            </w:r>
            <w:commentRangeEnd w:id="736"/>
            <w:r>
              <w:rPr>
                <w:rStyle w:val="CommentReference"/>
                <w:rFonts w:ascii="Times New Roman" w:eastAsiaTheme="minorHAnsi" w:hAnsi="Times New Roman" w:cstheme="minorBidi"/>
                <w:color w:val="auto"/>
              </w:rPr>
              <w:commentReference w:id="736"/>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7" w:name="_Toc298681341"/>
      <w:bookmarkStart w:id="738" w:name="_Toc308441940"/>
      <w:r w:rsidRPr="00FD2E69">
        <w:t xml:space="preserve">The Conclusion of the </w:t>
      </w:r>
      <w:r>
        <w:t>Batos</w:t>
      </w:r>
      <w:r w:rsidRPr="00FD2E69">
        <w:t xml:space="preserve"> Psali</w:t>
      </w:r>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9" w:name="_Toc298681342"/>
      <w:bookmarkStart w:id="740" w:name="_Toc308441941"/>
      <w:r>
        <w:lastRenderedPageBreak/>
        <w:t>The Saturday Theotokia</w:t>
      </w:r>
      <w:bookmarkEnd w:id="739"/>
      <w:bookmarkEnd w:id="740"/>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1" w:name="_Toc298681343"/>
      <w:r>
        <w:t>Part One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2" w:name="_Toc298681344"/>
      <w:r w:rsidRPr="00D24FE1">
        <w:t>Part</w:t>
      </w:r>
      <w:r>
        <w:t xml:space="preserve"> Two</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3"/>
            <w:r w:rsidRPr="007425E1">
              <w:rPr>
                <w:rFonts w:eastAsiaTheme="minorHAnsi"/>
              </w:rPr>
              <w:t xml:space="preserve">honour </w:t>
            </w:r>
            <w:commentRangeEnd w:id="743"/>
            <w:r>
              <w:rPr>
                <w:rStyle w:val="CommentReference"/>
                <w:rFonts w:ascii="Times New Roman" w:eastAsiaTheme="minorHAnsi" w:hAnsi="Times New Roman" w:cstheme="minorBidi"/>
                <w:color w:val="auto"/>
              </w:rPr>
              <w:commentReference w:id="743"/>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4"/>
            <w:r w:rsidRPr="007425E1">
              <w:rPr>
                <w:rFonts w:eastAsiaTheme="minorHAnsi"/>
              </w:rPr>
              <w:t xml:space="preserve">prudent </w:t>
            </w:r>
            <w:commentRangeEnd w:id="744"/>
            <w:r>
              <w:rPr>
                <w:rStyle w:val="CommentReference"/>
                <w:rFonts w:ascii="Times New Roman" w:eastAsiaTheme="minorHAnsi" w:hAnsi="Times New Roman" w:cstheme="minorBidi"/>
                <w:color w:val="auto"/>
              </w:rPr>
              <w:commentReference w:id="744"/>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5" w:name="_Toc298681345"/>
      <w:r>
        <w:t>Part Three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6"/>
            <w:r w:rsidRPr="007425E1">
              <w:rPr>
                <w:rFonts w:eastAsiaTheme="minorHAnsi"/>
              </w:rPr>
              <w:t>bride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7"/>
            <w:r w:rsidRPr="007425E1">
              <w:rPr>
                <w:rFonts w:eastAsiaTheme="minorHAnsi"/>
              </w:rPr>
              <w:t xml:space="preserve">rue </w:t>
            </w:r>
            <w:commentRangeEnd w:id="747"/>
            <w:r>
              <w:rPr>
                <w:rStyle w:val="CommentReference"/>
                <w:rFonts w:ascii="Times New Roman" w:eastAsiaTheme="minorHAnsi" w:hAnsi="Times New Roman" w:cstheme="minorBidi"/>
                <w:color w:val="auto"/>
              </w:rPr>
              <w:commentReference w:id="747"/>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8"/>
            <w:r w:rsidRPr="007425E1">
              <w:rPr>
                <w:rFonts w:eastAsiaTheme="minorHAnsi"/>
              </w:rPr>
              <w:t xml:space="preserve">ed </w:t>
            </w:r>
            <w:commentRangeEnd w:id="748"/>
            <w:r>
              <w:rPr>
                <w:rStyle w:val="CommentReference"/>
                <w:rFonts w:ascii="Times New Roman" w:eastAsiaTheme="minorHAnsi" w:hAnsi="Times New Roman" w:cstheme="minorBidi"/>
                <w:color w:val="auto"/>
              </w:rPr>
              <w:commentReference w:id="748"/>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9" w:name="_Toc298681346"/>
      <w:r w:rsidRPr="00D24FE1">
        <w:t>Part</w:t>
      </w:r>
      <w:r>
        <w:t xml:space="preserve"> </w:t>
      </w:r>
      <w:r w:rsidR="00625164">
        <w:t>Four</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0"/>
            <w:r>
              <w:rPr>
                <w:rFonts w:eastAsiaTheme="minorHAnsi"/>
              </w:rPr>
              <w:t xml:space="preserve">unto </w:t>
            </w:r>
            <w:commentRangeEnd w:id="750"/>
            <w:r>
              <w:rPr>
                <w:rStyle w:val="CommentReference"/>
                <w:rFonts w:ascii="Times New Roman" w:eastAsiaTheme="minorHAnsi" w:hAnsi="Times New Roman" w:cstheme="minorBidi"/>
                <w:color w:val="auto"/>
              </w:rPr>
              <w:commentReference w:id="750"/>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7"/>
      <w:r w:rsidRPr="00D24FE1">
        <w:t>Part</w:t>
      </w:r>
      <w:r>
        <w:t xml:space="preserve"> </w:t>
      </w:r>
      <w:r w:rsidR="00625164">
        <w:t>Five</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2" w:name="_Toc298681348"/>
      <w:r>
        <w:t xml:space="preserve">Part </w:t>
      </w:r>
      <w:r w:rsidR="00625164">
        <w:t>Six</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3"/>
            <w:r w:rsidRPr="007425E1">
              <w:t>rejoice</w:t>
            </w:r>
            <w:r>
              <w:t>d</w:t>
            </w:r>
            <w:commentRangeEnd w:id="753"/>
            <w:r>
              <w:rPr>
                <w:rStyle w:val="CommentReference"/>
                <w:rFonts w:ascii="Times New Roman" w:eastAsiaTheme="minorHAnsi" w:hAnsi="Times New Roman" w:cstheme="minorBidi"/>
                <w:color w:val="auto"/>
              </w:rPr>
              <w:commentReference w:id="753"/>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4"/>
            <w:r>
              <w:t>save</w:t>
            </w:r>
            <w:r w:rsidRPr="007425E1">
              <w:t xml:space="preserve"> </w:t>
            </w:r>
            <w:commentRangeEnd w:id="754"/>
            <w:r>
              <w:rPr>
                <w:rStyle w:val="CommentReference"/>
              </w:rPr>
              <w:commentReference w:id="754"/>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5" w:name="_Toc298681349"/>
      <w:r>
        <w:t>Part Seven</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6"/>
            <w:r>
              <w:t>Paradoxically</w:t>
            </w:r>
            <w:commentRangeEnd w:id="756"/>
            <w:r>
              <w:rPr>
                <w:rStyle w:val="CommentReference"/>
                <w:rFonts w:ascii="Times New Roman" w:eastAsiaTheme="minorHAnsi" w:hAnsi="Times New Roman" w:cstheme="minorBidi"/>
                <w:color w:val="auto"/>
              </w:rPr>
              <w:commentReference w:id="756"/>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7"/>
            <w:r>
              <w:t xml:space="preserve">is </w:t>
            </w:r>
            <w:commentRangeEnd w:id="757"/>
            <w:r>
              <w:rPr>
                <w:rStyle w:val="CommentReference"/>
                <w:rFonts w:ascii="Times New Roman" w:eastAsiaTheme="minorHAnsi" w:hAnsi="Times New Roman" w:cstheme="minorBidi"/>
                <w:color w:val="auto"/>
              </w:rPr>
              <w:commentReference w:id="757"/>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8" w:name="_Toc298681350"/>
      <w:r>
        <w:t>Part Eight</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9"/>
            <w:r w:rsidRPr="007425E1">
              <w:t>from all sides</w:t>
            </w:r>
            <w:commentRangeEnd w:id="759"/>
            <w:r>
              <w:rPr>
                <w:rStyle w:val="CommentReference"/>
                <w:rFonts w:ascii="Times New Roman" w:eastAsiaTheme="minorHAnsi" w:hAnsi="Times New Roman" w:cstheme="minorBidi"/>
                <w:color w:val="auto"/>
              </w:rPr>
              <w:commentReference w:id="759"/>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0"/>
            <w:r>
              <w:t>Saviour</w:t>
            </w:r>
            <w:commentRangeEnd w:id="760"/>
            <w:r>
              <w:rPr>
                <w:rStyle w:val="CommentReference"/>
                <w:rFonts w:ascii="Times New Roman" w:eastAsiaTheme="minorHAnsi" w:hAnsi="Times New Roman" w:cstheme="minorBidi"/>
                <w:color w:val="auto"/>
              </w:rPr>
              <w:commentReference w:id="760"/>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1" w:name="_Toc298681351"/>
      <w:r>
        <w:lastRenderedPageBreak/>
        <w:t>Part Nine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2"/>
            <w:r>
              <w:t>compassion</w:t>
            </w:r>
            <w:commentRangeEnd w:id="762"/>
            <w:r>
              <w:rPr>
                <w:rStyle w:val="CommentReference"/>
                <w:rFonts w:ascii="Times New Roman" w:eastAsiaTheme="minorHAnsi" w:hAnsi="Times New Roman" w:cstheme="minorBidi"/>
                <w:color w:val="auto"/>
              </w:rPr>
              <w:commentReference w:id="762"/>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3" w:name="_Toc298681352"/>
      <w:bookmarkStart w:id="764" w:name="_Toc308441942"/>
      <w:r>
        <w:t>The Crown Batos</w:t>
      </w:r>
      <w:bookmarkEnd w:id="763"/>
      <w:bookmarkEnd w:id="764"/>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5"/>
            <w:r>
              <w:t>Sanctuary</w:t>
            </w:r>
            <w:commentRangeEnd w:id="765"/>
            <w:r>
              <w:rPr>
                <w:rStyle w:val="CommentReference"/>
                <w:rFonts w:ascii="Times New Roman" w:eastAsiaTheme="minorHAnsi" w:hAnsi="Times New Roman" w:cstheme="minorBidi"/>
                <w:color w:val="auto"/>
              </w:rPr>
              <w:commentReference w:id="765"/>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6"/>
            <w:r>
              <w:t>lampstand</w:t>
            </w:r>
            <w:commentRangeEnd w:id="766"/>
            <w:r>
              <w:rPr>
                <w:rStyle w:val="CommentReference"/>
                <w:rFonts w:ascii="Times New Roman" w:eastAsiaTheme="minorHAnsi" w:hAnsi="Times New Roman" w:cstheme="minorBidi"/>
                <w:color w:val="auto"/>
              </w:rPr>
              <w:commentReference w:id="766"/>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7"/>
            <w:r>
              <w:t>Greeted</w:t>
            </w:r>
            <w:commentRangeEnd w:id="767"/>
            <w:r>
              <w:rPr>
                <w:rStyle w:val="CommentReference"/>
                <w:rFonts w:ascii="Times New Roman" w:eastAsiaTheme="minorHAnsi" w:hAnsi="Times New Roman" w:cstheme="minorBidi"/>
                <w:color w:val="auto"/>
              </w:rPr>
              <w:commentReference w:id="767"/>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8"/>
            <w:r w:rsidRPr="007425E1">
              <w:t xml:space="preserve">For </w:t>
            </w:r>
            <w:commentRangeEnd w:id="768"/>
            <w:r>
              <w:rPr>
                <w:rStyle w:val="CommentReference"/>
                <w:rFonts w:ascii="Times New Roman" w:eastAsiaTheme="minorHAnsi" w:hAnsi="Times New Roman" w:cstheme="minorBidi"/>
                <w:color w:val="auto"/>
              </w:rPr>
              <w:commentReference w:id="768"/>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9"/>
            <w:r>
              <w:t>coming</w:t>
            </w:r>
            <w:r w:rsidRPr="007425E1">
              <w:t xml:space="preserve"> </w:t>
            </w:r>
            <w:commentRangeEnd w:id="769"/>
            <w:r>
              <w:rPr>
                <w:rStyle w:val="CommentReference"/>
                <w:rFonts w:ascii="Times New Roman" w:eastAsiaTheme="minorHAnsi" w:hAnsi="Times New Roman" w:cstheme="minorBidi"/>
                <w:color w:val="auto"/>
              </w:rPr>
              <w:commentReference w:id="769"/>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0"/>
            <w:r w:rsidRPr="007425E1">
              <w:t>you</w:t>
            </w:r>
            <w:commentRangeEnd w:id="770"/>
            <w:r>
              <w:rPr>
                <w:rStyle w:val="CommentReference"/>
                <w:rFonts w:ascii="Times New Roman" w:eastAsiaTheme="minorHAnsi" w:hAnsi="Times New Roman" w:cstheme="minorBidi"/>
                <w:color w:val="auto"/>
              </w:rPr>
              <w:commentReference w:id="770"/>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1" w:name="_Toc298681353"/>
      <w:bookmarkStart w:id="772" w:name="_Toc308441943"/>
      <w:r>
        <w:t>The Second Crown Batos</w:t>
      </w:r>
      <w:bookmarkEnd w:id="771"/>
      <w:bookmarkEnd w:id="772"/>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3"/>
            <w:r>
              <w:t>evangelized</w:t>
            </w:r>
            <w:r w:rsidRPr="007425E1">
              <w:t xml:space="preserve"> </w:t>
            </w:r>
            <w:commentRangeEnd w:id="773"/>
            <w:r>
              <w:rPr>
                <w:rStyle w:val="CommentReference"/>
                <w:rFonts w:ascii="Times New Roman" w:eastAsiaTheme="minorHAnsi" w:hAnsi="Times New Roman" w:cstheme="minorBidi"/>
                <w:color w:val="auto"/>
              </w:rPr>
              <w:commentReference w:id="773"/>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4"/>
            <w:r w:rsidRPr="007425E1">
              <w:t>thereof</w:t>
            </w:r>
            <w:commentRangeEnd w:id="774"/>
            <w:r>
              <w:rPr>
                <w:rStyle w:val="CommentReference"/>
                <w:rFonts w:ascii="Times New Roman" w:eastAsiaTheme="minorHAnsi" w:hAnsi="Times New Roman" w:cstheme="minorBidi"/>
                <w:color w:val="auto"/>
              </w:rPr>
              <w:commentReference w:id="774"/>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5" w:name="_Toc298681354"/>
      <w:bookmarkStart w:id="776" w:name="_Ref299212102"/>
      <w:bookmarkStart w:id="777" w:name="_Ref299212144"/>
      <w:bookmarkStart w:id="778" w:name="_Ref299212161"/>
      <w:bookmarkStart w:id="779" w:name="_Toc308441944"/>
      <w:r>
        <w:t>The Ending of the Batos Theotokias</w:t>
      </w:r>
      <w:bookmarkEnd w:id="775"/>
      <w:bookmarkEnd w:id="776"/>
      <w:bookmarkEnd w:id="777"/>
      <w:bookmarkEnd w:id="778"/>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0"/>
            <w:r w:rsidRPr="007425E1">
              <w:rPr>
                <w:rFonts w:eastAsiaTheme="minorHAnsi"/>
              </w:rPr>
              <w:t>Awesome and full of glory</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1"/>
            <w:r w:rsidRPr="007425E1">
              <w:rPr>
                <w:rFonts w:eastAsiaTheme="minorHAnsi"/>
              </w:rPr>
              <w:t>works</w:t>
            </w:r>
            <w:commentRangeEnd w:id="781"/>
            <w:r>
              <w:rPr>
                <w:rStyle w:val="CommentReference"/>
                <w:rFonts w:ascii="Times New Roman" w:eastAsiaTheme="minorHAnsi" w:hAnsi="Times New Roman" w:cstheme="minorBidi"/>
                <w:color w:val="auto"/>
              </w:rPr>
              <w:commentReference w:id="781"/>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2"/>
            <w:r w:rsidRPr="007425E1">
              <w:rPr>
                <w:rFonts w:eastAsiaTheme="minorHAnsi"/>
              </w:rPr>
              <w:t xml:space="preserve">with </w:t>
            </w:r>
            <w:commentRangeEnd w:id="782"/>
            <w:r>
              <w:rPr>
                <w:rStyle w:val="CommentReference"/>
                <w:rFonts w:ascii="Times New Roman" w:eastAsiaTheme="minorHAnsi" w:hAnsi="Times New Roman" w:cstheme="minorBidi"/>
                <w:color w:val="auto"/>
              </w:rPr>
              <w:commentReference w:id="782"/>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3"/>
            <w:r w:rsidRPr="007425E1">
              <w:rPr>
                <w:rFonts w:eastAsiaTheme="minorHAnsi"/>
              </w:rPr>
              <w:t xml:space="preserve">bless </w:t>
            </w:r>
            <w:commentRangeEnd w:id="783"/>
            <w:r>
              <w:rPr>
                <w:rStyle w:val="CommentReference"/>
                <w:rFonts w:ascii="Times New Roman" w:eastAsiaTheme="minorHAnsi" w:hAnsi="Times New Roman" w:cstheme="minorBidi"/>
                <w:color w:val="auto"/>
              </w:rPr>
              <w:commentReference w:id="783"/>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4" w:name="_Toc410196185"/>
      <w:bookmarkStart w:id="785" w:name="_Toc410196427"/>
      <w:bookmarkStart w:id="786" w:name="_Toc410196929"/>
      <w:bookmarkStart w:id="787" w:name="_Toc431466278"/>
      <w:r>
        <w:lastRenderedPageBreak/>
        <w:t>Early Morning: Prime (The First Hour)</w:t>
      </w:r>
      <w:bookmarkEnd w:id="784"/>
      <w:bookmarkEnd w:id="785"/>
      <w:bookmarkEnd w:id="786"/>
      <w:bookmarkEnd w:id="787"/>
    </w:p>
    <w:p w:rsidR="00495F1A" w:rsidRDefault="00495F1A" w:rsidP="00495F1A">
      <w:pPr>
        <w:pStyle w:val="Heading3"/>
      </w:pPr>
      <w:bookmarkStart w:id="788" w:name="_Toc410196186"/>
      <w:bookmarkStart w:id="789" w:name="_Toc410196428"/>
      <w:bookmarkStart w:id="790" w:name="_Toc410196930"/>
      <w:r>
        <w:t>The Psalms of Prime</w:t>
      </w:r>
      <w:bookmarkEnd w:id="788"/>
      <w:bookmarkEnd w:id="789"/>
      <w:bookmarkEnd w:id="790"/>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2"/>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1" w:name="_Toc410196187"/>
      <w:bookmarkStart w:id="792" w:name="_Toc410196429"/>
      <w:bookmarkStart w:id="793"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3"/>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4" w:name="_Ref412098903"/>
      <w:r>
        <w:t>The Doxology of Prime</w:t>
      </w:r>
      <w:bookmarkEnd w:id="791"/>
      <w:bookmarkEnd w:id="792"/>
      <w:bookmarkEnd w:id="793"/>
      <w:bookmarkEnd w:id="794"/>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5"/>
            <w:r>
              <w:t>That gives light,</w:t>
            </w:r>
            <w:commentRangeEnd w:id="795"/>
            <w:r>
              <w:rPr>
                <w:rStyle w:val="CommentReference"/>
                <w:rFonts w:ascii="Times New Roman" w:eastAsiaTheme="minorHAnsi" w:hAnsi="Times New Roman" w:cstheme="minorBidi"/>
                <w:color w:val="auto"/>
              </w:rPr>
              <w:commentReference w:id="795"/>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6"/>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6"/>
            <w:r>
              <w:rPr>
                <w:rStyle w:val="CommentReference"/>
                <w:rFonts w:ascii="Garamond" w:hAnsi="Garamond" w:cstheme="minorBidi"/>
                <w:noProof w:val="0"/>
                <w:lang w:val="en-CA"/>
              </w:rPr>
              <w:commentReference w:id="796"/>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7"/>
            <w:r w:rsidRPr="007425E1">
              <w:rPr>
                <w:rFonts w:eastAsiaTheme="minorHAnsi"/>
              </w:rPr>
              <w:t>prelate</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8" w:name="_Toc410196188"/>
      <w:bookmarkStart w:id="799" w:name="_Toc410196430"/>
      <w:bookmarkStart w:id="800" w:name="_Toc410196932"/>
      <w:bookmarkStart w:id="801" w:name="_Ref412099016"/>
      <w:bookmarkStart w:id="802" w:name="_Toc298681357"/>
      <w:bookmarkStart w:id="803" w:name="_Ref299211976"/>
      <w:bookmarkStart w:id="804" w:name="_Toc308441947"/>
      <w:r>
        <w:t>The Raising of Morning Incense</w:t>
      </w:r>
      <w:bookmarkEnd w:id="798"/>
      <w:bookmarkEnd w:id="799"/>
      <w:bookmarkEnd w:id="800"/>
      <w:bookmarkEnd w:id="801"/>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5" w:name="_Toc410196189"/>
      <w:bookmarkStart w:id="806" w:name="_Toc410196431"/>
      <w:bookmarkStart w:id="807" w:name="_Toc410196933"/>
      <w:bookmarkStart w:id="808" w:name="_Toc431466279"/>
      <w:r>
        <w:lastRenderedPageBreak/>
        <w:t>Mid-Morning (The Third Hour)</w:t>
      </w:r>
      <w:bookmarkEnd w:id="805"/>
      <w:bookmarkEnd w:id="806"/>
      <w:bookmarkEnd w:id="807"/>
      <w:bookmarkEnd w:id="808"/>
    </w:p>
    <w:p w:rsidR="00495F1A" w:rsidRDefault="00495F1A" w:rsidP="00495F1A">
      <w:pPr>
        <w:pStyle w:val="Heading3"/>
      </w:pPr>
      <w:bookmarkStart w:id="809" w:name="_Toc410196190"/>
      <w:bookmarkStart w:id="810" w:name="_Toc410196432"/>
      <w:bookmarkStart w:id="811" w:name="_Toc410196934"/>
      <w:r>
        <w:t>The Psalms of the Third Hour</w:t>
      </w:r>
      <w:bookmarkEnd w:id="809"/>
      <w:bookmarkEnd w:id="810"/>
      <w:bookmarkEnd w:id="811"/>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2"/>
      <w:r>
        <w:t>ke</w:t>
      </w:r>
      <w:commentRangeEnd w:id="812"/>
      <w:r>
        <w:rPr>
          <w:rStyle w:val="CommentReference"/>
        </w:rPr>
        <w:commentReference w:id="812"/>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3" w:name="_Toc410196191"/>
      <w:bookmarkStart w:id="814" w:name="_Toc410196433"/>
      <w:bookmarkStart w:id="815" w:name="_Toc410196935"/>
      <w:bookmarkStart w:id="816" w:name="_Toc431466280"/>
      <w:r>
        <w:lastRenderedPageBreak/>
        <w:t>Noon (The Sixth Hour)</w:t>
      </w:r>
      <w:bookmarkEnd w:id="813"/>
      <w:bookmarkEnd w:id="814"/>
      <w:bookmarkEnd w:id="815"/>
      <w:bookmarkEnd w:id="816"/>
    </w:p>
    <w:p w:rsidR="00495F1A" w:rsidRDefault="00495F1A" w:rsidP="00495F1A">
      <w:pPr>
        <w:pStyle w:val="Heading3"/>
      </w:pPr>
      <w:bookmarkStart w:id="817" w:name="_Toc410196192"/>
      <w:bookmarkStart w:id="818" w:name="_Toc410196434"/>
      <w:bookmarkStart w:id="819" w:name="_Toc410196936"/>
      <w:r>
        <w:t>The Psalms of the Sixth Hour</w:t>
      </w:r>
      <w:bookmarkEnd w:id="817"/>
      <w:bookmarkEnd w:id="818"/>
      <w:bookmarkEnd w:id="81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0" w:name="_Toc410196193"/>
      <w:bookmarkStart w:id="821" w:name="_Toc410196435"/>
      <w:bookmarkStart w:id="822" w:name="_Toc410196937"/>
      <w:bookmarkStart w:id="823" w:name="_Toc431466281"/>
      <w:r>
        <w:lastRenderedPageBreak/>
        <w:t>Afternoon (The Ninth Hour)</w:t>
      </w:r>
      <w:bookmarkEnd w:id="820"/>
      <w:bookmarkEnd w:id="821"/>
      <w:bookmarkEnd w:id="822"/>
      <w:bookmarkEnd w:id="823"/>
    </w:p>
    <w:p w:rsidR="00495F1A" w:rsidRDefault="00495F1A" w:rsidP="00495F1A">
      <w:pPr>
        <w:pStyle w:val="Heading3"/>
      </w:pPr>
      <w:bookmarkStart w:id="824" w:name="_Toc410196194"/>
      <w:bookmarkStart w:id="825" w:name="_Toc410196436"/>
      <w:bookmarkStart w:id="826" w:name="_Toc410196938"/>
      <w:r>
        <w:t>The Psalms of the Ninth Hour</w:t>
      </w:r>
      <w:bookmarkEnd w:id="824"/>
      <w:bookmarkEnd w:id="825"/>
      <w:bookmarkEnd w:id="826"/>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7"/>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7"/>
      <w:r w:rsidR="00984EE6">
        <w:rPr>
          <w:rStyle w:val="CommentReference"/>
          <w:rFonts w:eastAsiaTheme="minorHAnsi" w:cstheme="minorBidi"/>
          <w:color w:val="auto"/>
          <w:lang w:val="en-CA"/>
        </w:rPr>
        <w:commentReference w:id="827"/>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8" w:name="_Toc410196195"/>
      <w:bookmarkStart w:id="829" w:name="_Toc410196437"/>
      <w:bookmarkStart w:id="830" w:name="_Toc410196939"/>
      <w:bookmarkStart w:id="831" w:name="_Toc431466282"/>
      <w:r>
        <w:t>The Book of the Psalter</w:t>
      </w:r>
      <w:bookmarkEnd w:id="828"/>
      <w:bookmarkEnd w:id="829"/>
      <w:bookmarkEnd w:id="830"/>
      <w:bookmarkEnd w:id="831"/>
    </w:p>
    <w:p w:rsidR="00980D99" w:rsidRDefault="00980D99" w:rsidP="00980D99">
      <w:pPr>
        <w:pStyle w:val="Heading3"/>
      </w:pPr>
      <w:bookmarkStart w:id="832" w:name="_Ref412098127"/>
      <w:r>
        <w:t>Psalm 1: Blessed is the man</w:t>
      </w:r>
      <w:bookmarkEnd w:id="832"/>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7"/>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3" w:name="_Ref412098168"/>
      <w:r>
        <w:t>Psalm</w:t>
      </w:r>
      <w:r w:rsidR="00E54261" w:rsidRPr="00AB1781">
        <w:t xml:space="preserve"> 2</w:t>
      </w:r>
      <w:r>
        <w:t>: Why do the nations rage</w:t>
      </w:r>
      <w:bookmarkEnd w:id="833"/>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8"/>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9"/>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0"/>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1"/>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2"/>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4" w:name="_Ref412026989"/>
      <w:r>
        <w:t>Psalm</w:t>
      </w:r>
      <w:r w:rsidR="00E54261" w:rsidRPr="00AB1781">
        <w:t xml:space="preserve"> 3</w:t>
      </w:r>
      <w:r>
        <w:t>: Lord, how many are those who trouble me</w:t>
      </w:r>
      <w:bookmarkEnd w:id="834"/>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3"/>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5" w:name="_Ref412025808"/>
      <w:r>
        <w:t>Psalm</w:t>
      </w:r>
      <w:r w:rsidR="00E54261" w:rsidRPr="00AB1781">
        <w:t xml:space="preserve"> 4</w:t>
      </w:r>
      <w:r>
        <w:t xml:space="preserve">: </w:t>
      </w:r>
      <w:r w:rsidR="00390B7C">
        <w:t>You hear</w:t>
      </w:r>
      <w:r>
        <w:t xml:space="preserve"> me when I call</w:t>
      </w:r>
      <w:bookmarkEnd w:id="835"/>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4"/>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5"/>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6"/>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7"/>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8"/>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9"/>
      </w:r>
    </w:p>
    <w:p w:rsidR="00E54261" w:rsidRPr="009C1C97" w:rsidRDefault="009C1C97" w:rsidP="009C1C97">
      <w:pPr>
        <w:pStyle w:val="Heading3"/>
      </w:pPr>
      <w:bookmarkStart w:id="836" w:name="_Ref412098238"/>
      <w:r>
        <w:t>Psalm</w:t>
      </w:r>
      <w:r w:rsidR="00E54261" w:rsidRPr="00AB1781">
        <w:t xml:space="preserve"> 5</w:t>
      </w:r>
      <w:r>
        <w:t>: Give ear to my words, O Lord</w:t>
      </w:r>
      <w:bookmarkEnd w:id="836"/>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0"/>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7" w:name="_Ref412025822"/>
      <w:r>
        <w:t>Psalm</w:t>
      </w:r>
      <w:r w:rsidR="00E54261" w:rsidRPr="00AB1781">
        <w:t xml:space="preserve"> 6</w:t>
      </w:r>
      <w:r>
        <w:t xml:space="preserve">: O Lord, rebuke me, but not in </w:t>
      </w:r>
      <w:r w:rsidR="00390B7C">
        <w:t>Your</w:t>
      </w:r>
      <w:r>
        <w:t xml:space="preserve"> anger</w:t>
      </w:r>
      <w:bookmarkEnd w:id="837"/>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1"/>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2"/>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3"/>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4"/>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5"/>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6"/>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8" w:name="_Ref412098295"/>
      <w:r>
        <w:t>Psalm</w:t>
      </w:r>
      <w:r w:rsidR="00E54261" w:rsidRPr="00AB1781">
        <w:t xml:space="preserve"> 8</w:t>
      </w:r>
      <w:r>
        <w:t xml:space="preserve">: O Lord, our Lord, how wonderful is </w:t>
      </w:r>
      <w:r w:rsidR="001040C8">
        <w:t>Your N</w:t>
      </w:r>
      <w:r>
        <w:t>ame</w:t>
      </w:r>
      <w:bookmarkEnd w:id="838"/>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7"/>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8"/>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9"/>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0"/>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1"/>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2"/>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3"/>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4"/>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5"/>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9" w:name="_Ref412098310"/>
      <w:r>
        <w:t>Psalm</w:t>
      </w:r>
      <w:r w:rsidRPr="00AB1781">
        <w:t xml:space="preserve"> 11</w:t>
      </w:r>
      <w:r>
        <w:t>: Save me, O Lord, for there is no saint left</w:t>
      </w:r>
      <w:bookmarkEnd w:id="839"/>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6"/>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0" w:name="_Ref412025965"/>
      <w:r>
        <w:t>Psalm</w:t>
      </w:r>
      <w:r w:rsidRPr="00AB1781">
        <w:t xml:space="preserve"> 12</w:t>
      </w:r>
      <w:r>
        <w:t xml:space="preserve">: How long, O Lord? Wilt </w:t>
      </w:r>
      <w:r w:rsidR="001040C8">
        <w:t>You</w:t>
      </w:r>
      <w:r>
        <w:t xml:space="preserve"> forget me for ever?</w:t>
      </w:r>
      <w:bookmarkEnd w:id="840"/>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7"/>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1" w:name="_Ref412098343"/>
      <w:r>
        <w:t>Psalm</w:t>
      </w:r>
      <w:r w:rsidRPr="00AB1781">
        <w:t xml:space="preserve"> 14</w:t>
      </w:r>
      <w:r>
        <w:t xml:space="preserve">: Lord, who can dwell in </w:t>
      </w:r>
      <w:r w:rsidR="00E570CB">
        <w:t>Your</w:t>
      </w:r>
      <w:r>
        <w:t xml:space="preserve"> sanctuary</w:t>
      </w:r>
      <w:bookmarkEnd w:id="841"/>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2" w:name="_Ref412025981"/>
      <w:r>
        <w:t>Psalm</w:t>
      </w:r>
      <w:r w:rsidR="00435BD3" w:rsidRPr="00AB1781">
        <w:t xml:space="preserve"> 15</w:t>
      </w:r>
      <w:r>
        <w:t xml:space="preserve">: Keep me, O Lord, for my trust is in </w:t>
      </w:r>
      <w:r w:rsidR="001040C8">
        <w:t>You</w:t>
      </w:r>
      <w:bookmarkEnd w:id="842"/>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8"/>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9"/>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0"/>
      </w:r>
    </w:p>
    <w:p w:rsidR="00435BD3" w:rsidRPr="00435BD3" w:rsidRDefault="00435BD3" w:rsidP="00435BD3">
      <w:pPr>
        <w:pStyle w:val="EnglishHangEndNoCoptic"/>
      </w:pPr>
      <w:r w:rsidRPr="00AB1781">
        <w:lastRenderedPageBreak/>
        <w:tab/>
        <w:t>At</w:t>
      </w:r>
      <w:r w:rsidRPr="00AB1781">
        <w:rPr>
          <w:rStyle w:val="FootnoteReference"/>
        </w:rPr>
        <w:footnoteReference w:id="51"/>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2"/>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3"/>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4"/>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5"/>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6"/>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7"/>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8"/>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9"/>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0"/>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1"/>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2"/>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3"/>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4"/>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5"/>
      </w:r>
    </w:p>
    <w:p w:rsidR="00CF35A1" w:rsidRPr="00CF35A1" w:rsidRDefault="002D71F0" w:rsidP="00CF35A1">
      <w:pPr>
        <w:pStyle w:val="Heading3"/>
        <w:rPr>
          <w:rFonts w:ascii="FreeSerifAvvaShenouda" w:hAnsi="FreeSerifAvvaShenouda" w:cs="FreeSerifAvvaShenouda"/>
        </w:rPr>
      </w:pPr>
      <w:bookmarkStart w:id="843" w:name="_Ref412098373"/>
      <w:r>
        <w:lastRenderedPageBreak/>
        <w:t>Psalm</w:t>
      </w:r>
      <w:r w:rsidR="00CF35A1" w:rsidRPr="00AB1781">
        <w:t xml:space="preserve"> 18</w:t>
      </w:r>
      <w:r>
        <w:t>: The heavens declare the glory of God</w:t>
      </w:r>
      <w:bookmarkEnd w:id="843"/>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6"/>
      </w:r>
    </w:p>
    <w:p w:rsidR="00CF35A1" w:rsidRPr="00AB1781" w:rsidRDefault="00CF35A1" w:rsidP="00CF35A1">
      <w:pPr>
        <w:pStyle w:val="EnglishHangNoCoptic"/>
      </w:pPr>
      <w:r w:rsidRPr="00AB1781">
        <w:t>6 He has set His sanctuary in the sun;</w:t>
      </w:r>
      <w:r w:rsidRPr="00AB1781">
        <w:rPr>
          <w:rStyle w:val="FootnoteReference"/>
        </w:rPr>
        <w:footnoteReference w:id="67"/>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8"/>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9"/>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0"/>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4" w:name="_Ref412110716"/>
      <w:r>
        <w:t>Psalm</w:t>
      </w:r>
      <w:r w:rsidR="00CF35A1" w:rsidRPr="00AB1781">
        <w:t xml:space="preserve"> 19</w:t>
      </w:r>
      <w:r>
        <w:t>: May the Lord hear you in the day of trouble</w:t>
      </w:r>
      <w:bookmarkEnd w:id="844"/>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1"/>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2"/>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3"/>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4"/>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5"/>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6"/>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7"/>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8"/>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9"/>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0"/>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1"/>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2"/>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3"/>
      </w:r>
    </w:p>
    <w:p w:rsidR="00CF35A1" w:rsidRPr="00CF35A1" w:rsidRDefault="002D71F0" w:rsidP="00CF35A1">
      <w:pPr>
        <w:pStyle w:val="Heading3"/>
      </w:pPr>
      <w:bookmarkStart w:id="845" w:name="_Ref412026111"/>
      <w:r>
        <w:t>Psalm</w:t>
      </w:r>
      <w:r w:rsidR="00CF35A1" w:rsidRPr="00AB1781">
        <w:t xml:space="preserve"> 22</w:t>
      </w:r>
      <w:r>
        <w:t>: The Lord is my Shepherd, and will deny me nothing</w:t>
      </w:r>
      <w:bookmarkEnd w:id="845"/>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4"/>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5"/>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6"/>
      </w:r>
    </w:p>
    <w:p w:rsidR="00CF35A1" w:rsidRPr="00CF35A1" w:rsidRDefault="002D71F0" w:rsidP="00CF35A1">
      <w:pPr>
        <w:pStyle w:val="Heading3"/>
      </w:pPr>
      <w:bookmarkStart w:id="846" w:name="_Ref412110755"/>
      <w:r>
        <w:lastRenderedPageBreak/>
        <w:t>Psalm</w:t>
      </w:r>
      <w:r w:rsidR="00CF35A1" w:rsidRPr="00AB1781">
        <w:t xml:space="preserve"> 23</w:t>
      </w:r>
      <w:r>
        <w:t>: The earth is the Lord's and all that is in it</w:t>
      </w:r>
      <w:bookmarkEnd w:id="846"/>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7"/>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8"/>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9"/>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7" w:name="_Ref412026003"/>
      <w:r>
        <w:t>Psalm</w:t>
      </w:r>
      <w:r w:rsidRPr="00AB1781">
        <w:t xml:space="preserve"> 24</w:t>
      </w:r>
      <w:r>
        <w:t xml:space="preserve">: To </w:t>
      </w:r>
      <w:r w:rsidR="001040C8">
        <w:t>You</w:t>
      </w:r>
      <w:r>
        <w:t>, O Lord, I lift up my soul</w:t>
      </w:r>
      <w:bookmarkEnd w:id="847"/>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0"/>
      </w:r>
      <w:r w:rsidRPr="00AB1781">
        <w:t xml:space="preserve"> His covenant and His laws.</w:t>
      </w:r>
      <w:r w:rsidRPr="00AB1781">
        <w:rPr>
          <w:rStyle w:val="FootnoteReference"/>
        </w:rPr>
        <w:footnoteReference w:id="91"/>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2"/>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3"/>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4"/>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8" w:name="_Ref412110770"/>
      <w:r>
        <w:lastRenderedPageBreak/>
        <w:t>Psalm</w:t>
      </w:r>
      <w:r w:rsidR="002D71F0" w:rsidRPr="00AB1781">
        <w:t xml:space="preserve"> 25</w:t>
      </w:r>
      <w:r>
        <w:t>: Judge me, O Lord, for I have walked in my innocence</w:t>
      </w:r>
      <w:bookmarkEnd w:id="848"/>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5"/>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6"/>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7"/>
      </w:r>
    </w:p>
    <w:p w:rsidR="002D71F0" w:rsidRPr="00906079" w:rsidRDefault="00906079" w:rsidP="00906079">
      <w:pPr>
        <w:pStyle w:val="Heading3"/>
      </w:pPr>
      <w:bookmarkStart w:id="849" w:name="_Ref412026021"/>
      <w:r>
        <w:t>Psalm</w:t>
      </w:r>
      <w:r w:rsidR="002D71F0" w:rsidRPr="00AB1781">
        <w:t xml:space="preserve"> 26</w:t>
      </w:r>
      <w:r>
        <w:t xml:space="preserve"> The Lord is my light and my Saviour; whom shall I fear</w:t>
      </w:r>
      <w:bookmarkEnd w:id="849"/>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8"/>
      </w:r>
    </w:p>
    <w:p w:rsidR="002D71F0" w:rsidRPr="00AB1781" w:rsidRDefault="002D71F0" w:rsidP="00906079">
      <w:pPr>
        <w:pStyle w:val="EnglishHangEndNoCoptic"/>
      </w:pPr>
      <w:r w:rsidRPr="00AB1781">
        <w:tab/>
        <w:t>I will sing and praise the Lord.</w:t>
      </w:r>
      <w:r w:rsidRPr="00AB1781">
        <w:rPr>
          <w:rStyle w:val="FootnoteReference"/>
        </w:rPr>
        <w:footnoteReference w:id="99"/>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0"/>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1"/>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2"/>
      </w:r>
    </w:p>
    <w:p w:rsidR="002D71F0" w:rsidRPr="00906079" w:rsidRDefault="00906079" w:rsidP="00906079">
      <w:pPr>
        <w:pStyle w:val="Heading3"/>
      </w:pPr>
      <w:bookmarkStart w:id="850" w:name="_Ref412110790"/>
      <w:r>
        <w:t>Psalm</w:t>
      </w:r>
      <w:r w:rsidR="002D71F0" w:rsidRPr="00AB1781">
        <w:t xml:space="preserve"> 28</w:t>
      </w:r>
      <w:r>
        <w:t>: Bring to the Lord, O sons of God</w:t>
      </w:r>
      <w:bookmarkEnd w:id="850"/>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3"/>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4"/>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1" w:name="_Ref412026124"/>
      <w:r>
        <w:t>Psalm</w:t>
      </w:r>
      <w:r w:rsidR="002D71F0" w:rsidRPr="00AB1781">
        <w:t xml:space="preserve"> 29</w:t>
      </w:r>
      <w:r>
        <w:t xml:space="preserve">: I will lift </w:t>
      </w:r>
      <w:r w:rsidR="001040C8">
        <w:t>You</w:t>
      </w:r>
      <w:r>
        <w:t xml:space="preserve"> on high, O Lord</w:t>
      </w:r>
      <w:bookmarkEnd w:id="851"/>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5"/>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6"/>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7"/>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8"/>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9"/>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0"/>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1"/>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2"/>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4"/>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5"/>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6"/>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7"/>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8"/>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9"/>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0"/>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2" w:name="_Ref412110815"/>
      <w:r>
        <w:t>Psalm</w:t>
      </w:r>
      <w:r w:rsidRPr="00AB1781">
        <w:t xml:space="preserve"> 33</w:t>
      </w:r>
      <w:r>
        <w:t>: I will bless the Lord at all times</w:t>
      </w:r>
      <w:bookmarkEnd w:id="852"/>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1"/>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2"/>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3"/>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4"/>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5"/>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6"/>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7"/>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8"/>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9"/>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0"/>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1"/>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2"/>
      </w:r>
      <w:r w:rsidRPr="00AB1781">
        <w:t xml:space="preserve"> and be fed on its wealth.</w:t>
      </w:r>
      <w:r w:rsidRPr="00AB1781">
        <w:rPr>
          <w:rStyle w:val="FootnoteReference"/>
        </w:rPr>
        <w:footnoteReference w:id="133"/>
      </w:r>
    </w:p>
    <w:p w:rsidR="00950468" w:rsidRPr="00AB1781" w:rsidRDefault="00950468" w:rsidP="00950468">
      <w:pPr>
        <w:pStyle w:val="EnglishHangNoCoptic"/>
      </w:pPr>
      <w:r w:rsidRPr="00AB1781">
        <w:t>4 Delight in the Lord,</w:t>
      </w:r>
      <w:r w:rsidRPr="00AB1781">
        <w:rPr>
          <w:rStyle w:val="FootnoteReference"/>
        </w:rPr>
        <w:footnoteReference w:id="134"/>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5"/>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6"/>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7"/>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8"/>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9"/>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0"/>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1"/>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2"/>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3"/>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4"/>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5"/>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6"/>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3" w:name="_Ref412110829"/>
      <w:r>
        <w:t>Psalm</w:t>
      </w:r>
      <w:r w:rsidR="00950468" w:rsidRPr="00AB1781">
        <w:t xml:space="preserve"> 40</w:t>
      </w:r>
      <w:r>
        <w:t>: Blessed is he who considers the poor and needy</w:t>
      </w:r>
      <w:bookmarkEnd w:id="853"/>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7"/>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8"/>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9"/>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0"/>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1"/>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4" w:name="_Ref412026139"/>
      <w:r>
        <w:t>Psalm</w:t>
      </w:r>
      <w:r w:rsidR="00950468" w:rsidRPr="00AB1781">
        <w:t xml:space="preserve"> 42</w:t>
      </w:r>
      <w:r>
        <w:t>: Judge me, O God, and defend my cause</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2"/>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3"/>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4"/>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5"/>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5" w:name="_Ref412110857"/>
      <w:r>
        <w:t>Psalm</w:t>
      </w:r>
      <w:r w:rsidR="00950468" w:rsidRPr="00AB1781">
        <w:t xml:space="preserve"> 44</w:t>
      </w:r>
      <w:r>
        <w:t>: My heart is bubbling over with a good word</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6"/>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7"/>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8"/>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9"/>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0"/>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6" w:name="_Ref412110915"/>
      <w:r>
        <w:lastRenderedPageBreak/>
        <w:t>Psalm</w:t>
      </w:r>
      <w:r w:rsidR="00950468" w:rsidRPr="00AB1781">
        <w:t xml:space="preserve"> 45</w:t>
      </w:r>
      <w:r>
        <w:t>: Our God is our refuge and strength</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1"/>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2"/>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3"/>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4"/>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7" w:name="_Ref412110929"/>
      <w:r>
        <w:t>Psalm</w:t>
      </w:r>
      <w:r w:rsidRPr="00AB1781">
        <w:t xml:space="preserve"> 46</w:t>
      </w:r>
      <w:r>
        <w:t>: All you nations, clap your hands</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5"/>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6"/>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7"/>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8"/>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9"/>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0"/>
      </w:r>
    </w:p>
    <w:p w:rsidR="00A6346F" w:rsidRPr="00AB1781" w:rsidRDefault="00A6346F" w:rsidP="00A6346F">
      <w:pPr>
        <w:pStyle w:val="EnglishHangNoCoptic"/>
      </w:pPr>
      <w:r w:rsidRPr="00AB1781">
        <w:t>9 As we have heard, so we have seen</w:t>
      </w:r>
      <w:r w:rsidRPr="00AB1781">
        <w:rPr>
          <w:rStyle w:val="FootnoteReference"/>
        </w:rPr>
        <w:footnoteReference w:id="171"/>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2"/>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3"/>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4"/>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5"/>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8" w:name="_Ref411967565"/>
      <w:r>
        <w:t>Psalm</w:t>
      </w:r>
      <w:r w:rsidRPr="00AB1781">
        <w:t xml:space="preserve"> 50</w:t>
      </w:r>
      <w:r>
        <w:t xml:space="preserve">: Have mercy on me, O God, in </w:t>
      </w:r>
      <w:r w:rsidR="00E570CB">
        <w:t>Your</w:t>
      </w:r>
      <w:r>
        <w:t xml:space="preserve"> great mercy</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6"/>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7"/>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9" w:name="_Ref412111187"/>
      <w:r>
        <w:t>Psalm</w:t>
      </w:r>
      <w:r w:rsidR="00A6346F" w:rsidRPr="00AB1781">
        <w:t xml:space="preserve"> 53</w:t>
      </w:r>
      <w:r>
        <w:t xml:space="preserve">: O God, save me by </w:t>
      </w:r>
      <w:r w:rsidR="00E570CB">
        <w:t>Your</w:t>
      </w:r>
      <w:r>
        <w:t xml:space="preserve"> Name</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8"/>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9"/>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0"/>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1"/>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2"/>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3"/>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4"/>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5"/>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0" w:name="_Ref412026190"/>
      <w:r>
        <w:t>Psalm</w:t>
      </w:r>
      <w:r w:rsidRPr="00AB1781">
        <w:t xml:space="preserve"> 56</w:t>
      </w:r>
      <w:r>
        <w:t>: Have mercy on me, O God, have mercy on me</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6"/>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7"/>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8"/>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9"/>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0"/>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1"/>
      </w:r>
    </w:p>
    <w:p w:rsidR="009E7111" w:rsidRPr="00AB1781" w:rsidRDefault="009E7111" w:rsidP="00035647">
      <w:pPr>
        <w:pStyle w:val="EnglishHangNoCoptic"/>
      </w:pPr>
      <w:r w:rsidRPr="00AB1781">
        <w:tab/>
        <w:t>over Edom I will extend my sway,</w:t>
      </w:r>
      <w:r w:rsidRPr="00AB1781">
        <w:rPr>
          <w:rStyle w:val="FootnoteReference"/>
        </w:rPr>
        <w:footnoteReference w:id="192"/>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3"/>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1" w:name="_Ref412111219"/>
      <w:r>
        <w:t>Psalm</w:t>
      </w:r>
      <w:r w:rsidR="009E7111" w:rsidRPr="00AB1781">
        <w:t xml:space="preserve"> 60</w:t>
      </w:r>
      <w:r>
        <w:t>: Hear, O God, my supplication</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4"/>
      </w:r>
    </w:p>
    <w:p w:rsidR="009E7111" w:rsidRPr="00AB1781" w:rsidRDefault="009E7111" w:rsidP="00035647">
      <w:pPr>
        <w:pStyle w:val="EnglishHangNoCoptic"/>
      </w:pPr>
      <w:r w:rsidRPr="00AB1781">
        <w:tab/>
        <w:t>they themselves, the whole brood,</w:t>
      </w:r>
      <w:r w:rsidRPr="00AB1781">
        <w:rPr>
          <w:rStyle w:val="FootnoteReference"/>
        </w:rPr>
        <w:footnoteReference w:id="195"/>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6"/>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2" w:name="_Ref412098429"/>
      <w:r>
        <w:t>Psalm</w:t>
      </w:r>
      <w:r w:rsidR="009E7111" w:rsidRPr="00AB1781">
        <w:t xml:space="preserve"> 62</w:t>
      </w:r>
      <w:r>
        <w:t xml:space="preserve">: O God, my God, I rise early and pray to </w:t>
      </w:r>
      <w:r w:rsidR="001040C8">
        <w:t>You</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7"/>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8"/>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9"/>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0"/>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1"/>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2"/>
      </w:r>
    </w:p>
    <w:p w:rsidR="00C879D4" w:rsidRPr="00AB1781" w:rsidRDefault="00C879D4" w:rsidP="00C879D4">
      <w:pPr>
        <w:pStyle w:val="EnglishHangNoCoptic"/>
      </w:pPr>
      <w:r w:rsidRPr="00AB1781">
        <w:t>4 Let all the earth</w:t>
      </w:r>
      <w:r w:rsidRPr="00AB1781">
        <w:rPr>
          <w:rStyle w:val="FootnoteReference"/>
        </w:rPr>
        <w:footnoteReference w:id="203"/>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4"/>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5"/>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6"/>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7"/>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8"/>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3" w:name="_Ref412026041"/>
      <w:r>
        <w:t>Psalm</w:t>
      </w:r>
      <w:r w:rsidRPr="00AB1781">
        <w:t xml:space="preserve"> 66</w:t>
      </w:r>
      <w:r>
        <w:t>: My God have compassion on us and bless us</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9"/>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0"/>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1"/>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2"/>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3"/>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4"/>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5"/>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6"/>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7"/>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8"/>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9"/>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0"/>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1"/>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2"/>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3"/>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4"/>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5"/>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6"/>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4" w:name="_Ref412026055"/>
      <w:r>
        <w:t>Psalm</w:t>
      </w:r>
      <w:r w:rsidR="00C879D4" w:rsidRPr="00AB1781">
        <w:t xml:space="preserve"> 69</w:t>
      </w:r>
      <w:r>
        <w:t>: O God, come to my help</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7"/>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8"/>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9"/>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0"/>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1"/>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2"/>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3"/>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4"/>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5"/>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6"/>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7"/>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8"/>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9"/>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0"/>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1"/>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2"/>
      </w:r>
    </w:p>
    <w:p w:rsidR="00CA0029" w:rsidRPr="00AB1781" w:rsidRDefault="00CA0029" w:rsidP="00CA0029">
      <w:pPr>
        <w:pStyle w:val="EnglishHangNoCoptic"/>
      </w:pPr>
      <w:r w:rsidRPr="00AB1781">
        <w:t>28 But my happiness is to cling to God,</w:t>
      </w:r>
      <w:r w:rsidRPr="00AB1781">
        <w:rPr>
          <w:rStyle w:val="FootnoteReference"/>
        </w:rPr>
        <w:footnoteReference w:id="243"/>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4"/>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5"/>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6"/>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7"/>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8"/>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9"/>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0"/>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1"/>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2"/>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3"/>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4"/>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5"/>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6"/>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7"/>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8"/>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9"/>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0"/>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1"/>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2"/>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3"/>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4"/>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5"/>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6"/>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7"/>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8"/>
      </w:r>
    </w:p>
    <w:p w:rsidR="004A51E7" w:rsidRPr="00AB1781" w:rsidRDefault="004A51E7" w:rsidP="00A93CE8">
      <w:pPr>
        <w:pStyle w:val="EnglishHangEndNoCoptic"/>
      </w:pPr>
      <w:r w:rsidRPr="00AB1781">
        <w:tab/>
        <w:t>and in our midst He judges rulers.</w:t>
      </w:r>
      <w:r w:rsidRPr="00AB1781">
        <w:rPr>
          <w:rStyle w:val="FootnoteReference"/>
        </w:rPr>
        <w:footnoteReference w:id="269"/>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0"/>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1"/>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2"/>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5" w:name="_Ref412111290"/>
      <w:r>
        <w:t>Psalm</w:t>
      </w:r>
      <w:r w:rsidR="004A51E7" w:rsidRPr="00AB1781">
        <w:t xml:space="preserve"> 83</w:t>
      </w:r>
      <w:r>
        <w:t xml:space="preserve">: How I love </w:t>
      </w:r>
      <w:r w:rsidR="00E570CB">
        <w:t>Your</w:t>
      </w:r>
      <w:r>
        <w:t xml:space="preserve"> dwellings, O Lord of Hosts</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3"/>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4"/>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5"/>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6"/>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7" w:name="_Ref412026212"/>
      <w:r>
        <w:t>Psalm</w:t>
      </w:r>
      <w:r w:rsidRPr="00AB1781">
        <w:t xml:space="preserve"> 85</w:t>
      </w:r>
      <w:r>
        <w:t xml:space="preserve">: Incline </w:t>
      </w:r>
      <w:r w:rsidR="001040C8">
        <w:t>Your</w:t>
      </w:r>
      <w:r>
        <w:t xml:space="preserve"> ear, O Lord, and answer me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7"/>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8"/>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9"/>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8" w:name="_Ref412111328"/>
      <w:r>
        <w:t>Psalm</w:t>
      </w:r>
      <w:r w:rsidRPr="00AB1781">
        <w:t xml:space="preserve"> 86</w:t>
      </w:r>
      <w:r>
        <w:t>: His foundations are on the holy mountains</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0"/>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1"/>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2"/>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3"/>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4"/>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5"/>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6"/>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7"/>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8"/>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9"/>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0"/>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1"/>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2"/>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3"/>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4"/>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5"/>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9" w:name="_Ref412026283"/>
      <w:r>
        <w:t>Psalm</w:t>
      </w:r>
      <w:r w:rsidRPr="00AB1781">
        <w:t xml:space="preserve"> 90</w:t>
      </w:r>
      <w:r>
        <w:t>: He who dwells in the help of the Most High will live</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6"/>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7"/>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8"/>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9"/>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0" w:name="_Ref412111374"/>
      <w:r>
        <w:t>Psalm</w:t>
      </w:r>
      <w:r w:rsidRPr="00AB1781">
        <w:t xml:space="preserve"> 92</w:t>
      </w:r>
      <w:r>
        <w:t>: The Lord is reigning, He is robed in beauty</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0"/>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1"/>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2"/>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3"/>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4"/>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5"/>
      </w:r>
    </w:p>
    <w:p w:rsidR="008016CF" w:rsidRPr="00AB1781" w:rsidRDefault="008016CF" w:rsidP="008016CF">
      <w:pPr>
        <w:pStyle w:val="Heading3"/>
      </w:pPr>
      <w:bookmarkStart w:id="871" w:name="_Ref412111699"/>
      <w:r>
        <w:t>Psalm</w:t>
      </w:r>
      <w:r w:rsidRPr="00AB1781">
        <w:t xml:space="preserve"> 95</w:t>
      </w:r>
      <w:r>
        <w:t>: Sing to the Lord a new song; sing to the Lord all the earth</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6"/>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7"/>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2" w:name="_Ref412026313"/>
      <w:r>
        <w:lastRenderedPageBreak/>
        <w:t>Psalm</w:t>
      </w:r>
      <w:r w:rsidR="008016CF" w:rsidRPr="00AB1781">
        <w:t xml:space="preserve"> 96</w:t>
      </w:r>
      <w:r>
        <w:t>: The Lord is reigning, let the earth rejoice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8"/>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3" w:name="_Ref412111720"/>
      <w:r>
        <w:t>Psalm</w:t>
      </w:r>
      <w:r w:rsidR="008016CF" w:rsidRPr="00AB1781">
        <w:t xml:space="preserve"> 97</w:t>
      </w:r>
      <w:r>
        <w:t>: O sing to the Lord a new song, for the Lord has done wonders</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9"/>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4" w:name="_Ref412111731"/>
      <w:r>
        <w:lastRenderedPageBreak/>
        <w:t>Psalm</w:t>
      </w:r>
      <w:r w:rsidR="008016CF" w:rsidRPr="00AB1781">
        <w:t xml:space="preserve"> 98</w:t>
      </w:r>
      <w:r>
        <w:t>: The Lord is reigning, let the peoples rage</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0"/>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5" w:name="_Ref412111741"/>
      <w:r>
        <w:t>Psalm</w:t>
      </w:r>
      <w:r w:rsidR="008016CF" w:rsidRPr="00AB1781">
        <w:t xml:space="preserve"> 99</w:t>
      </w:r>
      <w:r>
        <w:t>: Shout for joy to the Lord, all the earth</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6" w:name="_Ref412111752"/>
      <w:r>
        <w:t>Psalm</w:t>
      </w:r>
      <w:r w:rsidR="008016CF" w:rsidRPr="00AB1781">
        <w:t xml:space="preserve"> 100</w:t>
      </w:r>
      <w:r>
        <w:t xml:space="preserve">: I will sing to </w:t>
      </w:r>
      <w:r w:rsidR="001040C8">
        <w:t>You</w:t>
      </w:r>
      <w:r>
        <w:t xml:space="preserve"> of mercy and judgment, O Lord</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1"/>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2"/>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3"/>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4"/>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5"/>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6"/>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7"/>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8"/>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9"/>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0"/>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1"/>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2"/>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3"/>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4"/>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5"/>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6"/>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7"/>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8"/>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9"/>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0"/>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1"/>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2"/>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3"/>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4"/>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5"/>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6"/>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7"/>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8"/>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9"/>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7" w:name="_Ref412026343"/>
      <w:r>
        <w:t>Psalm</w:t>
      </w:r>
      <w:r w:rsidR="00510795" w:rsidRPr="00AB1781">
        <w:t xml:space="preserve"> 109</w:t>
      </w:r>
      <w:r>
        <w:t>: The Lord said to my Lord: 'Sit at My right hand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0"/>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1"/>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2"/>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3"/>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4"/>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5"/>
      </w:r>
    </w:p>
    <w:p w:rsidR="00510795" w:rsidRPr="00267F42" w:rsidRDefault="00267F42" w:rsidP="00267F42">
      <w:pPr>
        <w:pStyle w:val="Heading3"/>
      </w:pPr>
      <w:bookmarkStart w:id="878" w:name="_Ref412111792"/>
      <w:r>
        <w:t>Psalm</w:t>
      </w:r>
      <w:r w:rsidR="00510795" w:rsidRPr="00AB1781">
        <w:t xml:space="preserve"> 110</w:t>
      </w:r>
      <w:r>
        <w:t xml:space="preserve">: I will thank </w:t>
      </w:r>
      <w:r w:rsidR="001040C8">
        <w:t>You</w:t>
      </w:r>
      <w:r>
        <w:t>, O Lord, with my whole heart</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6"/>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7"/>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8"/>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9"/>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9" w:name="_Ref412111806"/>
      <w:r>
        <w:t>Psalm</w:t>
      </w:r>
      <w:r w:rsidR="00510795" w:rsidRPr="00AB1781">
        <w:t xml:space="preserve"> 111</w:t>
      </w:r>
      <w:r>
        <w:t>: Blessed is the man who fears the Lord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0"/>
      </w:r>
    </w:p>
    <w:p w:rsidR="00510795" w:rsidRPr="00267F42" w:rsidRDefault="00075EAD" w:rsidP="00267F42">
      <w:pPr>
        <w:pStyle w:val="Heading3"/>
      </w:pPr>
      <w:bookmarkStart w:id="88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1"/>
      </w:r>
      <w:r w:rsidR="00267F42">
        <w:t>: Praise the Lord, you children</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2"/>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3"/>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4"/>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5"/>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6"/>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1" w:name="_Ref412026361"/>
      <w:r>
        <w:t>Psalm</w:t>
      </w:r>
      <w:r w:rsidR="00510795" w:rsidRPr="00AB1781">
        <w:t xml:space="preserve"> 114</w:t>
      </w:r>
      <w:r>
        <w:t>: I love Him because the Lord hears the cry of my prayer</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7"/>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8"/>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2" w:name="_Ref412026376"/>
      <w:r>
        <w:t>Psalm</w:t>
      </w:r>
      <w:r w:rsidR="00510795" w:rsidRPr="00AB1781">
        <w:t xml:space="preserve"> 115</w:t>
      </w:r>
      <w:r>
        <w:t>: I believed and so I spoke; but I was deeply humiliated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9"/>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0"/>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3" w:name="_Ref411967180"/>
      <w:r>
        <w:t>Psalm</w:t>
      </w:r>
      <w:r w:rsidR="00510795" w:rsidRPr="00AB1781">
        <w:t xml:space="preserve"> 116</w:t>
      </w:r>
      <w:r>
        <w:t>: All you nations, praise the Lord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1"/>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4" w:name="_Ref411967211"/>
      <w:r>
        <w:t>Psalm</w:t>
      </w:r>
      <w:r w:rsidR="00510795" w:rsidRPr="00AB1781">
        <w:t xml:space="preserve"> 117</w:t>
      </w:r>
      <w:r>
        <w:t>: Give thanks to the Lord, He is good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2"/>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3"/>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4"/>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5"/>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6"/>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5" w:name="_Ref412027139"/>
      <w:r>
        <w:t>Psalm</w:t>
      </w:r>
      <w:r w:rsidRPr="00AB1781">
        <w:t xml:space="preserve"> 118</w:t>
      </w:r>
      <w:r>
        <w:t>: Blessed are they who are faultless in the way</w:t>
      </w:r>
      <w:bookmarkEnd w:id="885"/>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7"/>
      </w:r>
    </w:p>
    <w:p w:rsidR="00385CB8" w:rsidRPr="00AB1781" w:rsidRDefault="00385CB8" w:rsidP="00385CB8">
      <w:pPr>
        <w:pStyle w:val="EnglishHangEndNoCoptic"/>
      </w:pPr>
      <w:r w:rsidRPr="00AB1781">
        <w:tab/>
        <w:t>who live by the law of the Lord.</w:t>
      </w:r>
      <w:r w:rsidRPr="00AB1781">
        <w:rPr>
          <w:rStyle w:val="FootnoteReference"/>
        </w:rPr>
        <w:footnoteReference w:id="368"/>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9"/>
      </w:r>
    </w:p>
    <w:p w:rsidR="00385CB8" w:rsidRPr="00AB1781" w:rsidRDefault="00385CB8" w:rsidP="00385CB8">
      <w:pPr>
        <w:pStyle w:val="EnglishHangEndNoCoptic"/>
      </w:pPr>
      <w:r w:rsidRPr="00AB1781">
        <w:tab/>
        <w:t>who seek Him with their whole heart.</w:t>
      </w:r>
      <w:r w:rsidRPr="00AB1781">
        <w:rPr>
          <w:rStyle w:val="FootnoteReference"/>
        </w:rPr>
        <w:footnoteReference w:id="370"/>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1"/>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2"/>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3"/>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4"/>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5"/>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6"/>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7"/>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8"/>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9"/>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0"/>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1"/>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2"/>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3"/>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4"/>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5"/>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6"/>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7"/>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8"/>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9"/>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0"/>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1"/>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2"/>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3"/>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4"/>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5"/>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6"/>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7"/>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8"/>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9"/>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0"/>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6" w:name="_Ref411967235"/>
      <w:r>
        <w:t>Psalm</w:t>
      </w:r>
      <w:r w:rsidRPr="00AB1781">
        <w:t xml:space="preserve"> 119</w:t>
      </w:r>
      <w:r>
        <w:t>: To the Lord in the hour of my distress I cry</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1"/>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7" w:name="_Ref411967252"/>
      <w:r>
        <w:t>Psalm</w:t>
      </w:r>
      <w:r w:rsidRPr="00AB1781">
        <w:t xml:space="preserve"> 120</w:t>
      </w:r>
      <w:r>
        <w:t>: I lift up my eyes to the mountains</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2"/>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3"/>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8" w:name="_Ref411967283"/>
      <w:r>
        <w:t>Psalm</w:t>
      </w:r>
      <w:r w:rsidRPr="00AB1781">
        <w:t xml:space="preserve"> 121</w:t>
      </w:r>
      <w:r>
        <w:t>: I was glad when they said to me: 'Let us go to the house of the Lord'</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4"/>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5"/>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6"/>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7"/>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0" w:name="_Ref411967321"/>
      <w:r>
        <w:t>Psalm</w:t>
      </w:r>
      <w:r w:rsidRPr="00AB1781">
        <w:t xml:space="preserve"> 123</w:t>
      </w:r>
      <w:r>
        <w:t>: 'Unless the Lord had been among us,' let Israel now say</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1" w:name="_Ref411967338"/>
      <w:r>
        <w:t>Psalm</w:t>
      </w:r>
      <w:r w:rsidRPr="00AB1781">
        <w:t xml:space="preserve"> 124</w:t>
      </w:r>
      <w:r>
        <w:t>: Those who trust in the Lord are like Mount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2" w:name="_Ref411967353"/>
      <w:r>
        <w:t>Psalm</w:t>
      </w:r>
      <w:r w:rsidRPr="00AB1781">
        <w:t xml:space="preserve"> 125</w:t>
      </w:r>
      <w:r>
        <w:t>: When the Lord brought back the captives to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8"/>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3" w:name="_Ref411967372"/>
      <w:r>
        <w:t>Psalm</w:t>
      </w:r>
      <w:r w:rsidRPr="00AB1781">
        <w:t xml:space="preserve"> 126</w:t>
      </w:r>
      <w:r>
        <w:t>: Unless the Lord builds the house, the builders labour in vain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9"/>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4" w:name="_Ref411967385"/>
      <w:r>
        <w:t>Psalm</w:t>
      </w:r>
      <w:r w:rsidRPr="00AB1781">
        <w:t xml:space="preserve"> 127</w:t>
      </w:r>
      <w:r>
        <w:t>: Blessed are</w:t>
      </w:r>
      <w:r w:rsidR="000D0A3F">
        <w:t xml:space="preserve"> </w:t>
      </w:r>
      <w:r>
        <w:t>all who fear the Lord, who walk in His ways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5" w:name="_Ref411967400"/>
      <w:r>
        <w:t>Psalm</w:t>
      </w:r>
      <w:r w:rsidRPr="00AB1781">
        <w:t xml:space="preserve"> 128</w:t>
      </w:r>
      <w:r>
        <w:t>: Often have they warred against me from my youth</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6" w:name="_Ref411968046"/>
      <w:r>
        <w:t>Psalm</w:t>
      </w:r>
      <w:r w:rsidRPr="00AB1781">
        <w:t xml:space="preserve"> 129</w:t>
      </w:r>
      <w:r>
        <w:t xml:space="preserve">: Out of the depths I cry to </w:t>
      </w:r>
      <w:r w:rsidR="001040C8">
        <w:t>You</w:t>
      </w:r>
      <w:r>
        <w:t>, O Lord</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0"/>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1"/>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2"/>
      </w:r>
    </w:p>
    <w:p w:rsidR="00FD25B7" w:rsidRPr="00FD25B7" w:rsidRDefault="00FD25B7" w:rsidP="00FD25B7">
      <w:pPr>
        <w:pStyle w:val="Heading3"/>
      </w:pPr>
      <w:bookmarkStart w:id="897" w:name="_Ref411968066"/>
      <w:r>
        <w:t>Psalm</w:t>
      </w:r>
      <w:r w:rsidRPr="00AB1781">
        <w:t xml:space="preserve"> 130</w:t>
      </w:r>
      <w:r>
        <w:t>: O Lord, my heart is not haughty, nor my eyes lofty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3"/>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8" w:name="_Ref411968081"/>
      <w:r>
        <w:t>Psalm</w:t>
      </w:r>
      <w:r w:rsidR="00FD25B7" w:rsidRPr="00AB1781">
        <w:t xml:space="preserve"> 131</w:t>
      </w:r>
      <w:r>
        <w:t>: O Lord, remember David and all his meekness</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4"/>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5"/>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6"/>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7"/>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8"/>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9"/>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9" w:name="_Ref411968095"/>
      <w:r>
        <w:t>Psalm</w:t>
      </w:r>
      <w:r w:rsidR="00FD25B7" w:rsidRPr="00AB1781">
        <w:t xml:space="preserve"> 132</w:t>
      </w:r>
      <w:r>
        <w:t>: Behold, how good and how delightful it is when brothers dwell together in unity</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0"/>
      </w:r>
    </w:p>
    <w:p w:rsidR="00FD25B7" w:rsidRPr="00AB1781" w:rsidRDefault="00FD25B7" w:rsidP="00F431B1">
      <w:pPr>
        <w:pStyle w:val="EnglishHangNoCoptic"/>
      </w:pPr>
      <w:r w:rsidRPr="00AB1781">
        <w:tab/>
        <w:t>for there</w:t>
      </w:r>
      <w:r w:rsidRPr="00AB1781">
        <w:rPr>
          <w:rStyle w:val="FootnoteReference"/>
        </w:rPr>
        <w:footnoteReference w:id="421"/>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0" w:name="_Ref411968119"/>
      <w:r>
        <w:t>Psalm</w:t>
      </w:r>
      <w:r w:rsidRPr="00AB1781">
        <w:t xml:space="preserve"> 133</w:t>
      </w:r>
      <w:r>
        <w:t>: Behold now bless the Lord, all you slaves of the Lord</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2"/>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3"/>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4"/>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5"/>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6"/>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1" w:name="_Ref411968136"/>
      <w:r>
        <w:t>Psalm</w:t>
      </w:r>
      <w:r w:rsidRPr="00AB1781">
        <w:t xml:space="preserve"> 136</w:t>
      </w:r>
      <w:r>
        <w:t>: By the rivers of Babylon we sat down and wept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7"/>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8"/>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9"/>
      </w:r>
    </w:p>
    <w:p w:rsidR="00E276C1" w:rsidRPr="00AB1781" w:rsidRDefault="00E276C1" w:rsidP="00E276C1">
      <w:pPr>
        <w:pStyle w:val="Heading3"/>
      </w:pPr>
      <w:bookmarkStart w:id="902" w:name="_Ref411968152"/>
      <w:r>
        <w:t>Psalm</w:t>
      </w:r>
      <w:r w:rsidRPr="00AB1781">
        <w:t xml:space="preserve"> 137</w:t>
      </w:r>
      <w:r>
        <w:t xml:space="preserve">: I will praise and thank </w:t>
      </w:r>
      <w:r w:rsidR="001040C8">
        <w:t>You</w:t>
      </w:r>
      <w:r>
        <w:t>, O Lord, with my whole heart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0"/>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1"/>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2"/>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3"/>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4"/>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5"/>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3" w:name="_Ref411968172"/>
      <w:r>
        <w:t>Psalm</w:t>
      </w:r>
      <w:r w:rsidRPr="00AB1781">
        <w:t xml:space="preserve"> 140</w:t>
      </w:r>
      <w:r>
        <w:t xml:space="preserve">: Lord, I cry to </w:t>
      </w:r>
      <w:r w:rsidR="001040C8">
        <w:t>You</w:t>
      </w:r>
      <w:r>
        <w:t>, hear me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6"/>
      </w:r>
    </w:p>
    <w:p w:rsidR="00E276C1" w:rsidRPr="00E276C1" w:rsidRDefault="00E276C1" w:rsidP="00E276C1">
      <w:pPr>
        <w:pStyle w:val="Heading3"/>
      </w:pPr>
      <w:bookmarkStart w:id="904" w:name="_Ref411968182"/>
      <w:r>
        <w:t>Psalm</w:t>
      </w:r>
      <w:r w:rsidRPr="00AB1781">
        <w:t xml:space="preserve"> 141</w:t>
      </w:r>
      <w:r>
        <w:t>: I cry to the Lord with all my voice, I pray with all my voice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7"/>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5" w:name="_Ref412098508"/>
      <w:r>
        <w:t>Psalm</w:t>
      </w:r>
      <w:r w:rsidRPr="00AB1781">
        <w:t xml:space="preserve"> 142</w:t>
      </w:r>
      <w:r>
        <w:t xml:space="preserve">: Lord, hear my prayer; give ear to my petition in </w:t>
      </w:r>
      <w:r w:rsidR="00E570CB">
        <w:t>Your</w:t>
      </w:r>
      <w:r>
        <w:t xml:space="preserve"> truth</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8"/>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9"/>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0"/>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1"/>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2"/>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3"/>
      </w:r>
      <w:r w:rsidRPr="00AB1781">
        <w:t xml:space="preserve"> bless His holy name for ever and ever.</w:t>
      </w:r>
    </w:p>
    <w:p w:rsidR="00E276C1" w:rsidRPr="002A0A20" w:rsidRDefault="002A0A20" w:rsidP="002A0A20">
      <w:pPr>
        <w:pStyle w:val="Heading3"/>
      </w:pPr>
      <w:bookmarkStart w:id="906" w:name="_Ref411968206"/>
      <w:r>
        <w:lastRenderedPageBreak/>
        <w:t>Psalm</w:t>
      </w:r>
      <w:r w:rsidR="00E276C1" w:rsidRPr="00AB1781">
        <w:t xml:space="preserve"> 145</w:t>
      </w:r>
      <w:r>
        <w:t>: Praise the Lord, O my soul! I will praise the Lord all my life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4"/>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7" w:name="_Ref411968226"/>
      <w:r>
        <w:lastRenderedPageBreak/>
        <w:t>Psalm</w:t>
      </w:r>
      <w:r w:rsidR="00E276C1" w:rsidRPr="00AB1781">
        <w:t xml:space="preserve"> 146</w:t>
      </w:r>
      <w:r>
        <w:t>: Praise the Lord, for singing praise is good</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5"/>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8" w:name="_Ref411968245"/>
      <w:r>
        <w:lastRenderedPageBreak/>
        <w:t>Psalm</w:t>
      </w:r>
      <w:r w:rsidR="00E276C1" w:rsidRPr="00AB1781">
        <w:t xml:space="preserve"> 147</w:t>
      </w:r>
      <w:r>
        <w:t>: Praise the Lord, O Jerusalem! Praise your God, O Zion!</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6"/>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7"/>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8"/>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9" w:name="_Toc410196196"/>
      <w:bookmarkStart w:id="910" w:name="_Toc410196438"/>
      <w:bookmarkStart w:id="911" w:name="_Toc410196940"/>
      <w:bookmarkStart w:id="912" w:name="_Toc431466283"/>
      <w:r>
        <w:lastRenderedPageBreak/>
        <w:t>The Book of Psalis and Doxologies</w:t>
      </w:r>
      <w:bookmarkEnd w:id="909"/>
      <w:bookmarkEnd w:id="910"/>
      <w:bookmarkEnd w:id="911"/>
      <w:bookmarkEnd w:id="912"/>
    </w:p>
    <w:p w:rsidR="009C13E9" w:rsidRDefault="009C13E9" w:rsidP="009C13E9">
      <w:pPr>
        <w:pStyle w:val="Heading2"/>
      </w:pPr>
      <w:bookmarkStart w:id="913" w:name="_Toc431466284"/>
      <w:bookmarkStart w:id="914" w:name="_Toc410196197"/>
      <w:bookmarkStart w:id="915" w:name="_Toc410196439"/>
      <w:bookmarkStart w:id="916" w:name="_Toc410196941"/>
      <w:r>
        <w:lastRenderedPageBreak/>
        <w:t>General and Common Doxologies</w:t>
      </w:r>
      <w:bookmarkEnd w:id="913"/>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7"/>
            <w:r>
              <w:t>The great and holy luminaries,</w:t>
            </w:r>
            <w:commentRangeEnd w:id="917"/>
            <w:r>
              <w:rPr>
                <w:rStyle w:val="CommentReference"/>
                <w:rFonts w:ascii="Times New Roman" w:hAnsi="Times New Roman"/>
              </w:rPr>
              <w:commentReference w:id="917"/>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8"/>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8"/>
            <w:r>
              <w:rPr>
                <w:rStyle w:val="CommentReference"/>
                <w:rFonts w:ascii="Times New Roman" w:hAnsi="Times New Roman"/>
              </w:rPr>
              <w:commentReference w:id="918"/>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9"/>
            <w:r w:rsidRPr="00602B0F">
              <w:t xml:space="preserve">O Lord, </w:t>
            </w:r>
            <w:commentRangeEnd w:id="919"/>
            <w:r>
              <w:rPr>
                <w:rStyle w:val="CommentReference"/>
                <w:rFonts w:ascii="Times New Roman" w:hAnsi="Times New Roman"/>
              </w:rPr>
              <w:commentReference w:id="919"/>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0"/>
            <w:r>
              <w:t xml:space="preserve">called </w:t>
            </w:r>
            <w:commentRangeEnd w:id="920"/>
            <w:r>
              <w:rPr>
                <w:rStyle w:val="CommentReference"/>
                <w:rFonts w:ascii="Times New Roman" w:eastAsiaTheme="minorHAnsi" w:hAnsi="Times New Roman" w:cstheme="minorBidi"/>
                <w:color w:val="auto"/>
              </w:rPr>
              <w:commentReference w:id="920"/>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1"/>
            <w:r>
              <w:t>Who loved him greatly.</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2"/>
            <w:r>
              <w:t xml:space="preserve">Our </w:t>
            </w:r>
            <w:commentRangeEnd w:id="922"/>
            <w:r>
              <w:rPr>
                <w:rStyle w:val="CommentReference"/>
                <w:rFonts w:ascii="Times New Roman" w:eastAsiaTheme="minorHAnsi" w:hAnsi="Times New Roman" w:cstheme="minorBidi"/>
                <w:color w:val="auto"/>
              </w:rPr>
              <w:commentReference w:id="922"/>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3"/>
            <w:r>
              <w:t xml:space="preserve">And </w:t>
            </w:r>
            <w:commentRangeEnd w:id="923"/>
            <w:r>
              <w:rPr>
                <w:rStyle w:val="CommentReference"/>
                <w:rFonts w:ascii="Times New Roman" w:eastAsiaTheme="minorHAnsi" w:hAnsi="Times New Roman" w:cstheme="minorBidi"/>
                <w:color w:val="auto"/>
              </w:rPr>
              <w:commentReference w:id="923"/>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4"/>
            <w:r>
              <w:t>And was numbered with</w:t>
            </w:r>
          </w:p>
          <w:p w:rsidR="004C7F73" w:rsidRDefault="004C7F73" w:rsidP="004C7F73">
            <w:pPr>
              <w:pStyle w:val="EngHangEnd"/>
            </w:pPr>
            <w:r>
              <w:t>The rest of the Apostles.</w:t>
            </w:r>
            <w:commentRangeEnd w:id="924"/>
            <w:r>
              <w:rPr>
                <w:rStyle w:val="CommentReference"/>
                <w:rFonts w:ascii="Times New Roman" w:eastAsiaTheme="minorHAnsi" w:hAnsi="Times New Roman" w:cstheme="minorBidi"/>
                <w:color w:val="auto"/>
              </w:rPr>
              <w:commentReference w:id="924"/>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5"/>
            <w:r>
              <w:t xml:space="preserve">sound </w:t>
            </w:r>
            <w:commentRangeEnd w:id="925"/>
            <w:r>
              <w:rPr>
                <w:rStyle w:val="CommentReference"/>
                <w:rFonts w:ascii="Times New Roman" w:eastAsiaTheme="minorHAnsi" w:hAnsi="Times New Roman" w:cstheme="minorBidi"/>
                <w:color w:val="auto"/>
              </w:rPr>
              <w:commentReference w:id="925"/>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6"/>
            <w:r>
              <w:t>Beholder of God</w:t>
            </w:r>
            <w:commentRangeEnd w:id="926"/>
            <w:r>
              <w:rPr>
                <w:rStyle w:val="CommentReference"/>
                <w:rFonts w:ascii="Times New Roman" w:eastAsiaTheme="minorHAnsi" w:hAnsi="Times New Roman" w:cstheme="minorBidi"/>
                <w:color w:val="auto"/>
              </w:rPr>
              <w:commentReference w:id="92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7"/>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7"/>
            <w:r>
              <w:rPr>
                <w:rStyle w:val="CommentReference"/>
                <w:rFonts w:ascii="Times New Roman" w:eastAsiaTheme="minorHAnsi" w:hAnsi="Times New Roman" w:cstheme="minorBidi"/>
                <w:color w:val="auto"/>
              </w:rPr>
              <w:commentReference w:id="927"/>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8"/>
            <w:r>
              <w:t>compatriots</w:t>
            </w:r>
            <w:commentRangeEnd w:id="928"/>
            <w:r>
              <w:rPr>
                <w:rStyle w:val="CommentReference"/>
                <w:rFonts w:ascii="Times New Roman" w:eastAsiaTheme="minorHAnsi" w:hAnsi="Times New Roman" w:cstheme="minorBidi"/>
                <w:color w:val="auto"/>
              </w:rPr>
              <w:commentReference w:id="928"/>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9"/>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0"/>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9"/>
            <w:r>
              <w:t>Akrash</w:t>
            </w:r>
            <w:commentRangeEnd w:id="929"/>
            <w:r>
              <w:rPr>
                <w:rStyle w:val="CommentReference"/>
              </w:rPr>
              <w:commentReference w:id="929"/>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0"/>
            <w:r w:rsidRPr="004764BD">
              <w:t>give light to</w:t>
            </w:r>
            <w:commentRangeEnd w:id="930"/>
            <w:r>
              <w:rPr>
                <w:rStyle w:val="CommentReference"/>
                <w:rFonts w:ascii="Times New Roman" w:eastAsiaTheme="minorHAnsi" w:hAnsi="Times New Roman" w:cstheme="minorBidi"/>
                <w:color w:val="auto"/>
              </w:rPr>
              <w:commentReference w:id="930"/>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1"/>
            </w:r>
            <w:r w:rsidRPr="004764BD">
              <w:t>,</w:t>
            </w:r>
          </w:p>
          <w:p w:rsidR="00231798" w:rsidRPr="004764BD" w:rsidRDefault="00231798" w:rsidP="003E70F4">
            <w:pPr>
              <w:pStyle w:val="EngHang"/>
            </w:pPr>
            <w:r w:rsidRPr="004764BD">
              <w:t>The priesthood of Aaron</w:t>
            </w:r>
            <w:r w:rsidRPr="004764BD">
              <w:rPr>
                <w:rStyle w:val="FootnoteReference"/>
              </w:rPr>
              <w:footnoteReference w:id="452"/>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3"/>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40"/>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40"/>
            <w:r>
              <w:rPr>
                <w:rStyle w:val="CommentReference"/>
                <w:rFonts w:ascii="Times New Roman" w:eastAsiaTheme="minorHAnsi" w:hAnsi="Times New Roman" w:cstheme="minorBidi"/>
                <w:color w:val="auto"/>
              </w:rPr>
              <w:commentReference w:id="940"/>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4"/>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4" w:name="_Toc431466285"/>
      <w:r>
        <w:lastRenderedPageBreak/>
        <w:t>September</w:t>
      </w:r>
      <w:bookmarkEnd w:id="914"/>
      <w:bookmarkEnd w:id="915"/>
      <w:bookmarkEnd w:id="91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4"/>
    </w:p>
    <w:p w:rsidR="00495F1A" w:rsidRDefault="0092592B" w:rsidP="00495F1A">
      <w:pPr>
        <w:pStyle w:val="Heading3"/>
      </w:pPr>
      <w:bookmarkStart w:id="945" w:name="_Toc410196198"/>
      <w:bookmarkStart w:id="946" w:name="_Toc410196440"/>
      <w:bookmarkStart w:id="947" w:name="_Toc410196942"/>
      <w:r>
        <w:t xml:space="preserve">August 29 (30) / Tho-out 1: </w:t>
      </w:r>
      <w:r w:rsidR="00495F1A">
        <w:t>Ecclesiastical New Year: Nairouz</w:t>
      </w:r>
      <w:bookmarkEnd w:id="945"/>
      <w:bookmarkEnd w:id="946"/>
      <w:bookmarkEnd w:id="947"/>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8"/>
            <w:r>
              <w:t xml:space="preserve">wiles </w:t>
            </w:r>
            <w:commentRangeEnd w:id="948"/>
            <w:r>
              <w:rPr>
                <w:rStyle w:val="CommentReference"/>
                <w:rFonts w:ascii="Times New Roman" w:eastAsiaTheme="minorHAnsi" w:hAnsi="Times New Roman" w:cstheme="minorBidi"/>
                <w:color w:val="auto"/>
              </w:rPr>
              <w:commentReference w:id="948"/>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9"/>
            <w:r>
              <w:t xml:space="preserve">Ϯⲛⲁⲟⲩⲱϣⲧ </w:t>
            </w:r>
            <w:commentRangeEnd w:id="949"/>
            <w:r>
              <w:rPr>
                <w:rStyle w:val="CommentReference"/>
                <w:rFonts w:ascii="Times New Roman" w:hAnsi="Times New Roman"/>
              </w:rPr>
              <w:commentReference w:id="949"/>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50"/>
            <w:r>
              <w:t>reign</w:t>
            </w:r>
            <w:commentRangeEnd w:id="950"/>
            <w:r>
              <w:rPr>
                <w:rStyle w:val="CommentReference"/>
              </w:rPr>
              <w:commentReference w:id="950"/>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1"/>
            <w:r>
              <w:t xml:space="preserve">be </w:t>
            </w:r>
            <w:commentRangeEnd w:id="951"/>
            <w:r>
              <w:rPr>
                <w:rStyle w:val="CommentReference"/>
              </w:rPr>
              <w:commentReference w:id="951"/>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2"/>
            <w:r>
              <w:t xml:space="preserve">Ⲁⲙⲱⲛⲓ </w:t>
            </w:r>
            <w:commentRangeEnd w:id="952"/>
            <w:r>
              <w:rPr>
                <w:rStyle w:val="CommentReference"/>
                <w:rFonts w:ascii="Times New Roman" w:hAnsi="Times New Roman"/>
              </w:rPr>
              <w:commentReference w:id="952"/>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3"/>
            <w:r>
              <w:t xml:space="preserve">the </w:t>
            </w:r>
            <w:commentRangeEnd w:id="953"/>
            <w:r>
              <w:rPr>
                <w:rStyle w:val="CommentReference"/>
              </w:rPr>
              <w:commentReference w:id="953"/>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4"/>
            <w:r>
              <w:t xml:space="preserve">entreat </w:t>
            </w:r>
            <w:commentRangeEnd w:id="954"/>
            <w:r>
              <w:rPr>
                <w:rStyle w:val="CommentReference"/>
              </w:rPr>
              <w:commentReference w:id="954"/>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5" w:name="_Toc410196199"/>
      <w:bookmarkStart w:id="956" w:name="_Toc410196441"/>
      <w:bookmarkStart w:id="957" w:name="_Toc410196943"/>
      <w:r>
        <w:t xml:space="preserve">September 14 (15) / Tho-out 17: </w:t>
      </w:r>
      <w:r w:rsidR="00495F1A">
        <w:t>The Dedication of the Church of the Holy Cross</w:t>
      </w:r>
      <w:bookmarkEnd w:id="955"/>
      <w:bookmarkEnd w:id="956"/>
      <w:bookmarkEnd w:id="957"/>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8"/>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8"/>
            <w:r>
              <w:rPr>
                <w:rStyle w:val="CommentReference"/>
              </w:rPr>
              <w:commentReference w:id="958"/>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9"/>
      <w:r>
        <w:t>Tho-out 24</w:t>
      </w:r>
      <w:commentRangeEnd w:id="959"/>
      <w:r w:rsidR="00C46B09">
        <w:rPr>
          <w:rStyle w:val="CommentReference"/>
          <w:rFonts w:eastAsiaTheme="minorHAnsi" w:cstheme="minorBidi"/>
          <w:b w:val="0"/>
          <w:bCs w:val="0"/>
        </w:rPr>
        <w:commentReference w:id="959"/>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0"/>
            <w:r w:rsidRPr="004764BD">
              <w:t xml:space="preserve">confirmed </w:t>
            </w:r>
            <w:commentRangeEnd w:id="960"/>
            <w:r>
              <w:rPr>
                <w:rStyle w:val="CommentReference"/>
                <w:rFonts w:ascii="Times New Roman" w:eastAsiaTheme="minorHAnsi" w:hAnsi="Times New Roman" w:cstheme="minorBidi"/>
                <w:color w:val="auto"/>
              </w:rPr>
              <w:commentReference w:id="960"/>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5"/>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1" w:name="_Toc410196200"/>
      <w:bookmarkStart w:id="962" w:name="_Toc410196442"/>
      <w:bookmarkStart w:id="963" w:name="_Toc410196944"/>
      <w:bookmarkStart w:id="964" w:name="_Toc431466286"/>
      <w:r>
        <w:lastRenderedPageBreak/>
        <w:t>October</w:t>
      </w:r>
      <w:bookmarkEnd w:id="961"/>
      <w:bookmarkEnd w:id="962"/>
      <w:bookmarkEnd w:id="963"/>
      <w:r w:rsidR="006E370D">
        <w:t xml:space="preserve"> or </w:t>
      </w:r>
      <w:r w:rsidR="006E370D">
        <w:rPr>
          <w:rFonts w:ascii="FreeSerifAvvaShenouda" w:hAnsi="FreeSerifAvvaShenouda" w:cs="FreeSerifAvvaShenouda"/>
        </w:rPr>
        <w:t>Ⲡⲁⲱⲡⲉ</w:t>
      </w:r>
      <w:bookmarkEnd w:id="964"/>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5"/>
            <w:r>
              <w:t>heroes</w:t>
            </w:r>
            <w:commentRangeEnd w:id="965"/>
            <w:r>
              <w:rPr>
                <w:rStyle w:val="CommentReference"/>
                <w:rFonts w:ascii="Times New Roman" w:eastAsiaTheme="minorHAnsi" w:hAnsi="Times New Roman" w:cstheme="minorBidi"/>
                <w:color w:val="auto"/>
              </w:rPr>
              <w:commentReference w:id="965"/>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6"/>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7"/>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8"/>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6" w:name="_Toc410196201"/>
      <w:bookmarkStart w:id="967" w:name="_Toc410196443"/>
      <w:bookmarkStart w:id="968" w:name="_Toc410196945"/>
      <w:bookmarkStart w:id="969" w:name="_Toc431466287"/>
      <w:r>
        <w:lastRenderedPageBreak/>
        <w:t>November</w:t>
      </w:r>
      <w:r w:rsidR="00495F1A">
        <w:t xml:space="preserve"> or </w:t>
      </w:r>
      <w:bookmarkEnd w:id="966"/>
      <w:bookmarkEnd w:id="967"/>
      <w:bookmarkEnd w:id="968"/>
      <w:r w:rsidRPr="00FB5E62">
        <w:rPr>
          <w:rFonts w:ascii="FreeSerifAvvaShenouda" w:eastAsia="Arial Unicode MS" w:hAnsi="FreeSerifAvvaShenouda" w:cs="FreeSerifAvvaShenouda"/>
        </w:rPr>
        <w:t>Ⲁⲑⲟⲣ</w:t>
      </w:r>
      <w:bookmarkEnd w:id="969"/>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0"/>
            <w:r>
              <w:t>Beats</w:t>
            </w:r>
            <w:commentRangeEnd w:id="970"/>
            <w:r>
              <w:rPr>
                <w:rStyle w:val="CommentReference"/>
                <w:rFonts w:ascii="Times New Roman" w:eastAsiaTheme="minorHAnsi" w:hAnsi="Times New Roman" w:cstheme="minorBidi"/>
                <w:color w:val="auto"/>
              </w:rPr>
              <w:commentReference w:id="970"/>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1"/>
            <w:r>
              <w:t xml:space="preserve">incessant </w:t>
            </w:r>
            <w:commentRangeEnd w:id="971"/>
            <w:r>
              <w:rPr>
                <w:rStyle w:val="CommentReference"/>
                <w:rFonts w:ascii="Times New Roman" w:eastAsiaTheme="minorHAnsi" w:hAnsi="Times New Roman" w:cstheme="minorBidi"/>
                <w:color w:val="auto"/>
              </w:rPr>
              <w:commentReference w:id="971"/>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2"/>
            <w:r>
              <w:t>The ministering flames of fire,</w:t>
            </w:r>
            <w:commentRangeEnd w:id="972"/>
            <w:r>
              <w:rPr>
                <w:rStyle w:val="CommentReference"/>
                <w:rFonts w:ascii="Times New Roman" w:eastAsiaTheme="minorHAnsi" w:hAnsi="Times New Roman" w:cstheme="minorBidi"/>
                <w:color w:val="auto"/>
              </w:rPr>
              <w:commentReference w:id="972"/>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3"/>
            <w:r w:rsidRPr="004764BD">
              <w:t xml:space="preserve">before </w:t>
            </w:r>
            <w:commentRangeEnd w:id="973"/>
            <w:r>
              <w:rPr>
                <w:rStyle w:val="CommentReference"/>
                <w:rFonts w:ascii="Times New Roman" w:eastAsiaTheme="minorHAnsi" w:hAnsi="Times New Roman" w:cstheme="minorBidi"/>
                <w:color w:val="auto"/>
              </w:rPr>
              <w:commentReference w:id="973"/>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2"/>
            <w:r w:rsidRPr="004764BD">
              <w:t>Voice Divine</w:t>
            </w:r>
            <w:commentRangeEnd w:id="982"/>
            <w:r>
              <w:rPr>
                <w:rStyle w:val="CommentReference"/>
                <w:rFonts w:ascii="Times New Roman" w:eastAsiaTheme="minorHAnsi" w:hAnsi="Times New Roman" w:cstheme="minorBidi"/>
                <w:color w:val="auto"/>
              </w:rPr>
              <w:commentReference w:id="982"/>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3"/>
            <w:r w:rsidRPr="004764BD">
              <w:t xml:space="preserve">received </w:t>
            </w:r>
            <w:commentRangeEnd w:id="983"/>
            <w:r>
              <w:rPr>
                <w:rStyle w:val="CommentReference"/>
                <w:rFonts w:ascii="Times New Roman" w:eastAsiaTheme="minorHAnsi" w:hAnsi="Times New Roman" w:cstheme="minorBidi"/>
                <w:color w:val="auto"/>
              </w:rPr>
              <w:commentReference w:id="983"/>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4"/>
            <w:r>
              <w:t>Prabioc</w:t>
            </w:r>
            <w:commentRangeEnd w:id="984"/>
            <w:r>
              <w:rPr>
                <w:rStyle w:val="CommentReference"/>
                <w:rFonts w:ascii="Times New Roman" w:eastAsiaTheme="minorHAnsi" w:hAnsi="Times New Roman" w:cstheme="minorBidi"/>
                <w:color w:val="auto"/>
              </w:rPr>
              <w:commentReference w:id="984"/>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5"/>
            <w:r>
              <w:t xml:space="preserve">confirming </w:t>
            </w:r>
            <w:commentRangeEnd w:id="985"/>
            <w:r>
              <w:rPr>
                <w:rStyle w:val="CommentReference"/>
                <w:rFonts w:ascii="Times New Roman" w:eastAsiaTheme="minorHAnsi" w:hAnsi="Times New Roman" w:cstheme="minorBidi"/>
                <w:color w:val="auto"/>
              </w:rPr>
              <w:commentReference w:id="985"/>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9"/>
            <w:r>
              <w:t>Placed</w:t>
            </w:r>
            <w:commentRangeEnd w:id="989"/>
            <w:r>
              <w:rPr>
                <w:rStyle w:val="CommentReference"/>
                <w:rFonts w:ascii="Times New Roman" w:eastAsiaTheme="minorHAnsi" w:hAnsi="Times New Roman" w:cstheme="minorBidi"/>
                <w:color w:val="auto"/>
              </w:rPr>
              <w:commentReference w:id="989"/>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0"/>
            <w:r>
              <w:t>emperate</w:t>
            </w:r>
            <w:r w:rsidRPr="004764BD">
              <w:t xml:space="preserve"> </w:t>
            </w:r>
            <w:r>
              <w:t>with</w:t>
            </w:r>
            <w:commentRangeEnd w:id="990"/>
            <w:r>
              <w:rPr>
                <w:rStyle w:val="CommentReference"/>
                <w:rFonts w:ascii="Times New Roman" w:eastAsiaTheme="minorHAnsi" w:hAnsi="Times New Roman" w:cstheme="minorBidi"/>
                <w:color w:val="auto"/>
              </w:rPr>
              <w:commentReference w:id="990"/>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4"/>
            <w:r>
              <w:t>sprang forth</w:t>
            </w:r>
            <w:commentRangeEnd w:id="994"/>
            <w:r>
              <w:rPr>
                <w:rStyle w:val="CommentReference"/>
                <w:rFonts w:ascii="Times New Roman" w:eastAsiaTheme="minorHAnsi" w:hAnsi="Times New Roman" w:cstheme="minorBidi"/>
                <w:color w:val="auto"/>
              </w:rPr>
              <w:commentReference w:id="994"/>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5" w:name="_Toc410196202"/>
      <w:bookmarkStart w:id="996" w:name="_Toc410196444"/>
      <w:bookmarkStart w:id="997" w:name="_Toc410196946"/>
      <w:bookmarkStart w:id="998" w:name="_Toc431466288"/>
      <w:r>
        <w:lastRenderedPageBreak/>
        <w:t>December</w:t>
      </w:r>
      <w:bookmarkEnd w:id="995"/>
      <w:bookmarkEnd w:id="996"/>
      <w:bookmarkEnd w:id="997"/>
      <w:r w:rsidR="00205EA4">
        <w:t xml:space="preserve"> or </w:t>
      </w:r>
      <w:r w:rsidR="00205EA4">
        <w:rPr>
          <w:rFonts w:ascii="FreeSerifAvvaShenouda" w:hAnsi="FreeSerifAvvaShenouda" w:cs="FreeSerifAvvaShenouda"/>
        </w:rPr>
        <w:t>Ⲕⲟⲓⲁϩⲕ</w:t>
      </w:r>
      <w:bookmarkEnd w:id="998"/>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9"/>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9"/>
            <w:r>
              <w:rPr>
                <w:rStyle w:val="CommentReference"/>
                <w:rFonts w:ascii="Times New Roman" w:eastAsiaTheme="minorHAnsi" w:hAnsi="Times New Roman" w:cstheme="minorBidi"/>
                <w:color w:val="auto"/>
              </w:rPr>
              <w:commentReference w:id="999"/>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0"/>
            <w:r>
              <w:t xml:space="preserve">Announced </w:t>
            </w:r>
            <w:commentRangeEnd w:id="1000"/>
            <w:r>
              <w:rPr>
                <w:rStyle w:val="CommentReference"/>
                <w:rFonts w:ascii="Times New Roman" w:eastAsiaTheme="minorHAnsi" w:hAnsi="Times New Roman" w:cstheme="minorBidi"/>
                <w:color w:val="auto"/>
              </w:rPr>
              <w:commentReference w:id="1000"/>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1"/>
            <w:r>
              <w:t>He raised us with a new invitation.</w:t>
            </w:r>
            <w:commentRangeEnd w:id="1001"/>
            <w:r>
              <w:rPr>
                <w:rStyle w:val="CommentReference"/>
                <w:rFonts w:ascii="Times New Roman" w:eastAsiaTheme="minorHAnsi" w:hAnsi="Times New Roman" w:cstheme="minorBidi"/>
                <w:color w:val="auto"/>
              </w:rPr>
              <w:commentReference w:id="1001"/>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2"/>
            <w:r>
              <w:t>Bride</w:t>
            </w:r>
            <w:commentRangeEnd w:id="1002"/>
            <w:r>
              <w:rPr>
                <w:rStyle w:val="CommentReference"/>
                <w:rFonts w:ascii="Times New Roman" w:eastAsiaTheme="minorHAnsi" w:hAnsi="Times New Roman" w:cstheme="minorBidi"/>
                <w:color w:val="auto"/>
              </w:rPr>
              <w:commentReference w:id="1002"/>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3"/>
            <w:r>
              <w:t xml:space="preserve">return </w:t>
            </w:r>
            <w:commentRangeEnd w:id="1003"/>
            <w:r>
              <w:rPr>
                <w:rStyle w:val="CommentReference"/>
              </w:rPr>
              <w:commentReference w:id="100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4"/>
            <w:r>
              <w:t xml:space="preserve">confirmation </w:t>
            </w:r>
            <w:commentRangeEnd w:id="1004"/>
            <w:r>
              <w:rPr>
                <w:rStyle w:val="CommentReference"/>
              </w:rPr>
              <w:commentReference w:id="100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5"/>
            <w:r>
              <w:t>Angel-evangel of Good News</w:t>
            </w:r>
            <w:commentRangeEnd w:id="1005"/>
            <w:r>
              <w:rPr>
                <w:rStyle w:val="CommentReference"/>
                <w:rFonts w:ascii="Times New Roman" w:eastAsiaTheme="minorHAnsi" w:hAnsi="Times New Roman" w:cstheme="minorBidi"/>
                <w:color w:val="auto"/>
              </w:rPr>
              <w:commentReference w:id="1005"/>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6"/>
            <w:r>
              <w:t>Hail, O full of grace</w:t>
            </w:r>
            <w:commentRangeEnd w:id="1006"/>
            <w:r>
              <w:rPr>
                <w:rStyle w:val="CommentReference"/>
                <w:rFonts w:ascii="Times New Roman" w:eastAsiaTheme="minorHAnsi" w:hAnsi="Times New Roman" w:cstheme="minorBidi"/>
                <w:color w:val="auto"/>
              </w:rPr>
              <w:commentReference w:id="1006"/>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7"/>
            <w:r>
              <w:t>Angel-Evangel</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8" w:name="_Toc410196203"/>
      <w:bookmarkStart w:id="1009" w:name="_Toc410196445"/>
      <w:bookmarkStart w:id="1010"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1"/>
            <w:r>
              <w:t>saint</w:t>
            </w:r>
            <w:commentRangeEnd w:id="1011"/>
            <w:r>
              <w:rPr>
                <w:rStyle w:val="CommentReference"/>
                <w:rFonts w:ascii="Times New Roman" w:eastAsiaTheme="minorHAnsi" w:hAnsi="Times New Roman" w:cstheme="minorBidi"/>
                <w:color w:val="auto"/>
              </w:rPr>
              <w:commentReference w:id="1011"/>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68"/>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9"/>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0"/>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2"/>
            <w:r>
              <w:t xml:space="preserve">rescued </w:t>
            </w:r>
            <w:commentRangeEnd w:id="1022"/>
            <w:r>
              <w:rPr>
                <w:rStyle w:val="CommentReference"/>
                <w:rFonts w:ascii="Times New Roman" w:eastAsiaTheme="minorHAnsi" w:hAnsi="Times New Roman" w:cstheme="minorBidi"/>
                <w:color w:val="auto"/>
              </w:rPr>
              <w:commentReference w:id="1022"/>
            </w:r>
            <w:r>
              <w:t>and saved us,</w:t>
            </w:r>
          </w:p>
          <w:p w:rsidR="00C33BEB" w:rsidRDefault="00C33BEB" w:rsidP="00C33BEB">
            <w:pPr>
              <w:pStyle w:val="EngHangEnd"/>
            </w:pPr>
            <w:commentRangeStart w:id="1023"/>
            <w:r>
              <w:t xml:space="preserve">We </w:t>
            </w:r>
            <w:commentRangeEnd w:id="1023"/>
            <w:r>
              <w:rPr>
                <w:rStyle w:val="CommentReference"/>
                <w:rFonts w:ascii="Times New Roman" w:eastAsiaTheme="minorHAnsi" w:hAnsi="Times New Roman" w:cstheme="minorBidi"/>
                <w:color w:val="auto"/>
              </w:rPr>
              <w:commentReference w:id="1023"/>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4"/>
            <w:r>
              <w:t xml:space="preserve">Shone </w:t>
            </w:r>
            <w:commentRangeEnd w:id="1024"/>
            <w:r>
              <w:rPr>
                <w:rStyle w:val="CommentReference"/>
              </w:rPr>
              <w:commentReference w:id="1024"/>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5"/>
            <w:r>
              <w:t>All</w:t>
            </w:r>
            <w:commentRangeEnd w:id="1025"/>
            <w:r>
              <w:rPr>
                <w:rStyle w:val="CommentReference"/>
              </w:rPr>
              <w:commentReference w:id="1025"/>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6"/>
            <w:r>
              <w:t>seals</w:t>
            </w:r>
            <w:commentRangeEnd w:id="1026"/>
            <w:r>
              <w:rPr>
                <w:rStyle w:val="CommentReference"/>
              </w:rPr>
              <w:commentReference w:id="1026"/>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7"/>
            <w:r>
              <w:t>Tetra</w:t>
            </w:r>
            <w:commentRangeEnd w:id="1027"/>
            <w:r>
              <w:rPr>
                <w:rStyle w:val="CommentReference"/>
              </w:rPr>
              <w:commentReference w:id="1027"/>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8"/>
            <w:r>
              <w:t xml:space="preserve">flaming </w:t>
            </w:r>
            <w:commentRangeEnd w:id="1028"/>
            <w:r>
              <w:rPr>
                <w:rStyle w:val="CommentReference"/>
              </w:rPr>
              <w:commentReference w:id="1028"/>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9"/>
            <w:r>
              <w:t>disease</w:t>
            </w:r>
            <w:commentRangeEnd w:id="1029"/>
            <w:r>
              <w:rPr>
                <w:rStyle w:val="CommentReference"/>
              </w:rPr>
              <w:commentReference w:id="1029"/>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0"/>
            <w:r>
              <w:t xml:space="preserve">Isaiah </w:t>
            </w:r>
            <w:commentRangeEnd w:id="1030"/>
            <w:r>
              <w:rPr>
                <w:rStyle w:val="CommentReference"/>
              </w:rPr>
              <w:commentReference w:id="1030"/>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1"/>
            <w:r>
              <w:t>For I cannot speak.</w:t>
            </w:r>
            <w:commentRangeEnd w:id="1031"/>
            <w:r>
              <w:rPr>
                <w:rStyle w:val="CommentReference"/>
              </w:rPr>
              <w:commentReference w:id="1031"/>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2"/>
            <w:r>
              <w:t>Zebulun</w:t>
            </w:r>
            <w:commentRangeEnd w:id="1032"/>
            <w:r>
              <w:rPr>
                <w:rStyle w:val="FootnoteReference"/>
              </w:rPr>
              <w:footnoteReference w:id="474"/>
            </w:r>
            <w:r>
              <w:rPr>
                <w:rStyle w:val="CommentReference"/>
                <w:rFonts w:ascii="Times New Roman" w:eastAsiaTheme="minorHAnsi" w:hAnsi="Times New Roman" w:cstheme="minorBidi"/>
                <w:color w:val="auto"/>
              </w:rPr>
              <w:commentReference w:id="103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3" w:name="_Toc410196204"/>
      <w:bookmarkStart w:id="1034" w:name="_Toc410196446"/>
      <w:bookmarkStart w:id="1035" w:name="_Toc410196948"/>
      <w:bookmarkStart w:id="1036" w:name="_Toc431466289"/>
      <w:bookmarkEnd w:id="1008"/>
      <w:bookmarkEnd w:id="1009"/>
      <w:bookmarkEnd w:id="1010"/>
      <w:r>
        <w:lastRenderedPageBreak/>
        <w:t>January</w:t>
      </w:r>
      <w:bookmarkEnd w:id="1033"/>
      <w:bookmarkEnd w:id="1034"/>
      <w:bookmarkEnd w:id="1035"/>
      <w:r w:rsidR="00FF5FF3">
        <w:t xml:space="preserve"> or </w:t>
      </w:r>
      <w:r w:rsidR="00FF5FF3">
        <w:rPr>
          <w:rFonts w:ascii="FreeSerifAvvaShenouda" w:hAnsi="FreeSerifAvvaShenouda" w:cs="FreeSerifAvvaShenouda"/>
        </w:rPr>
        <w:t>Ⲧⲱⲃⲓ</w:t>
      </w:r>
      <w:bookmarkEnd w:id="1036"/>
    </w:p>
    <w:p w:rsidR="00495F1A" w:rsidRDefault="00073003" w:rsidP="00495F1A">
      <w:pPr>
        <w:pStyle w:val="Heading3"/>
      </w:pPr>
      <w:bookmarkStart w:id="1037" w:name="_Toc410196205"/>
      <w:bookmarkStart w:id="1038" w:name="_Toc410196447"/>
      <w:bookmarkStart w:id="1039" w:name="_Toc410196949"/>
      <w:r>
        <w:rPr>
          <w:lang w:val="en-US"/>
        </w:rPr>
        <w:t>January 1 (2) / Tobi 6</w:t>
      </w:r>
      <w:r w:rsidR="00FF5FF3">
        <w:rPr>
          <w:lang w:val="en-US"/>
        </w:rPr>
        <w:t xml:space="preserve">: The Feast of the </w:t>
      </w:r>
      <w:r w:rsidR="00495F1A">
        <w:t>Circumcision</w:t>
      </w:r>
      <w:bookmarkEnd w:id="1037"/>
      <w:bookmarkEnd w:id="1038"/>
      <w:bookmarkEnd w:id="1039"/>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0"/>
            <w:r>
              <w:t xml:space="preserve">Christian </w:t>
            </w:r>
            <w:commentRangeEnd w:id="1040"/>
            <w:r>
              <w:rPr>
                <w:rStyle w:val="CommentReference"/>
                <w:rFonts w:ascii="Times New Roman" w:eastAsiaTheme="minorHAnsi" w:hAnsi="Times New Roman" w:cstheme="minorBidi"/>
                <w:color w:val="auto"/>
              </w:rPr>
              <w:commentReference w:id="1040"/>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1"/>
            <w:r>
              <w:t xml:space="preserve">Victorious </w:t>
            </w:r>
            <w:commentRangeEnd w:id="1041"/>
            <w:r>
              <w:rPr>
                <w:rStyle w:val="CommentReference"/>
              </w:rPr>
              <w:commentReference w:id="1041"/>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2"/>
            <w:r>
              <w:t>divinity</w:t>
            </w:r>
            <w:commentRangeEnd w:id="1042"/>
            <w:r>
              <w:rPr>
                <w:rStyle w:val="CommentReference"/>
              </w:rPr>
              <w:commentReference w:id="1042"/>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3" w:name="_Toc410196206"/>
      <w:bookmarkStart w:id="1044" w:name="_Toc410196448"/>
      <w:bookmarkStart w:id="1045" w:name="_Toc410196950"/>
      <w:r>
        <w:lastRenderedPageBreak/>
        <w:t xml:space="preserve">January 6 (7) / Tobi 11: The Feast of </w:t>
      </w:r>
      <w:r w:rsidR="00495F1A">
        <w:t>Theophany</w:t>
      </w:r>
      <w:bookmarkEnd w:id="1043"/>
      <w:bookmarkEnd w:id="1044"/>
      <w:bookmarkEnd w:id="1045"/>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6"/>
            <w:r>
              <w:t xml:space="preserve">confirm </w:t>
            </w:r>
            <w:commentRangeEnd w:id="1046"/>
            <w:r>
              <w:rPr>
                <w:rStyle w:val="CommentReference"/>
              </w:rPr>
              <w:commentReference w:id="1046"/>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7"/>
            <w:r>
              <w:t>ⲛ̀ϫⲉ</w:t>
            </w:r>
            <w:commentRangeEnd w:id="1047"/>
            <w:r>
              <w:rPr>
                <w:rStyle w:val="CommentReference"/>
                <w:rFonts w:ascii="Times New Roman" w:hAnsi="Times New Roman"/>
              </w:rPr>
              <w:commentReference w:id="1047"/>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8"/>
            <w:r>
              <w:t>moved</w:t>
            </w:r>
            <w:commentRangeEnd w:id="1048"/>
            <w:r>
              <w:rPr>
                <w:rStyle w:val="CommentReference"/>
              </w:rPr>
              <w:commentReference w:id="1048"/>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9"/>
            <w:r>
              <w:t>thrice holy,</w:t>
            </w:r>
            <w:commentRangeEnd w:id="1049"/>
            <w:r>
              <w:rPr>
                <w:rStyle w:val="CommentReference"/>
              </w:rPr>
              <w:commentReference w:id="1049"/>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0"/>
            <w:r>
              <w:t xml:space="preserve">Ⲓⲱⲁⲛⲛⲟⲩ </w:t>
            </w:r>
            <w:commentRangeEnd w:id="1050"/>
            <w:r>
              <w:rPr>
                <w:rStyle w:val="CommentReference"/>
                <w:rFonts w:ascii="Times New Roman" w:hAnsi="Times New Roman"/>
              </w:rPr>
              <w:commentReference w:id="1050"/>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1"/>
            <w:r>
              <w:rPr>
                <w:rFonts w:eastAsia="Arial Unicode MS" w:cs="FreeSerifAvvaShenouda"/>
              </w:rPr>
              <w:t>ⲛⲓϯϩⲟ</w:t>
            </w:r>
            <w:commentRangeEnd w:id="1051"/>
            <w:r>
              <w:rPr>
                <w:rStyle w:val="CommentReference"/>
                <w:rFonts w:ascii="Times New Roman" w:hAnsi="Times New Roman"/>
              </w:rPr>
              <w:commentReference w:id="1051"/>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2"/>
            <w:r>
              <w:t>ⲫⲏ</w:t>
            </w:r>
            <w:commentRangeEnd w:id="1052"/>
            <w:r>
              <w:rPr>
                <w:rStyle w:val="CommentReference"/>
                <w:rFonts w:ascii="Times New Roman" w:hAnsi="Times New Roman"/>
              </w:rPr>
              <w:commentReference w:id="1052"/>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3"/>
            <w:r>
              <w:t>ϯⲥⲩⲛⲧⲉⲗⲓⲁ</w:t>
            </w:r>
            <w:commentRangeEnd w:id="1053"/>
            <w:r>
              <w:rPr>
                <w:rStyle w:val="CommentReference"/>
                <w:rFonts w:ascii="Times New Roman" w:hAnsi="Times New Roman"/>
              </w:rPr>
              <w:commentReference w:id="1053"/>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4"/>
            <w:r>
              <w:t>liberty</w:t>
            </w:r>
            <w:commentRangeEnd w:id="1054"/>
            <w:r>
              <w:rPr>
                <w:rStyle w:val="CommentReference"/>
              </w:rPr>
              <w:commentReference w:id="1054"/>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5"/>
            <w:r>
              <w:t xml:space="preserve">confirm </w:t>
            </w:r>
            <w:commentRangeEnd w:id="1055"/>
            <w:r>
              <w:rPr>
                <w:rStyle w:val="CommentReference"/>
              </w:rPr>
              <w:commentReference w:id="1055"/>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6" w:name="_Toc410196207"/>
      <w:bookmarkStart w:id="1057" w:name="_Toc410196449"/>
      <w:bookmarkStart w:id="1058" w:name="_Toc410196951"/>
    </w:p>
    <w:p w:rsidR="006B44CE" w:rsidRDefault="006B44CE" w:rsidP="006B44CE">
      <w:pPr>
        <w:pStyle w:val="Heading3"/>
      </w:pPr>
      <w:r>
        <w:lastRenderedPageBreak/>
        <w:t xml:space="preserve">January 7 (8) / Tobi 12:  </w:t>
      </w:r>
      <w:commentRangeStart w:id="1059"/>
      <w:r>
        <w:t>Also St. Theodore Anatoly</w:t>
      </w:r>
      <w:commentRangeEnd w:id="1059"/>
      <w:r>
        <w:rPr>
          <w:rStyle w:val="CommentReference"/>
          <w:rFonts w:eastAsiaTheme="minorHAnsi" w:cstheme="minorBidi"/>
          <w:b w:val="0"/>
          <w:bCs w:val="0"/>
        </w:rPr>
        <w:commentReference w:id="1059"/>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6"/>
      <w:bookmarkEnd w:id="1057"/>
      <w:bookmarkEnd w:id="1058"/>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3" w:name="_Toc410196208"/>
      <w:bookmarkStart w:id="1064" w:name="_Toc410196450"/>
      <w:bookmarkStart w:id="106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3"/>
      <w:bookmarkEnd w:id="1064"/>
      <w:bookmarkEnd w:id="1065"/>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6" w:name="_Toc410196209"/>
      <w:bookmarkStart w:id="1067" w:name="_Toc410196451"/>
      <w:bookmarkStart w:id="1068"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9" w:name="_Toc431466290"/>
      <w:r>
        <w:lastRenderedPageBreak/>
        <w:t>February</w:t>
      </w:r>
      <w:bookmarkEnd w:id="1066"/>
      <w:bookmarkEnd w:id="1067"/>
      <w:bookmarkEnd w:id="1068"/>
      <w:r w:rsidR="00C30529">
        <w:t xml:space="preserve"> or </w:t>
      </w:r>
      <w:r w:rsidR="00C30529">
        <w:rPr>
          <w:rFonts w:ascii="FreeSerifAvvaShenouda" w:hAnsi="FreeSerifAvvaShenouda" w:cs="FreeSerifAvvaShenouda"/>
        </w:rPr>
        <w:t>Ⲙϣⲓⲣ</w:t>
      </w:r>
      <w:bookmarkEnd w:id="1069"/>
    </w:p>
    <w:p w:rsidR="00495F1A" w:rsidRDefault="00C30529" w:rsidP="00495F1A">
      <w:pPr>
        <w:pStyle w:val="Heading3"/>
      </w:pPr>
      <w:bookmarkStart w:id="1070" w:name="_Toc410196210"/>
      <w:bookmarkStart w:id="1071" w:name="_Toc410196452"/>
      <w:bookmarkStart w:id="1072" w:name="_Toc410196954"/>
      <w:r>
        <w:t xml:space="preserve">February 2 (3): Meshir 8: </w:t>
      </w:r>
      <w:r w:rsidR="00495F1A">
        <w:t>The Entrance into the Temple</w:t>
      </w:r>
      <w:bookmarkEnd w:id="1070"/>
      <w:bookmarkEnd w:id="1071"/>
      <w:bookmarkEnd w:id="107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3" w:name="_Toc410196211"/>
      <w:bookmarkStart w:id="1074" w:name="_Toc410196453"/>
      <w:bookmarkStart w:id="1075"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6" w:name="_Toc431466291"/>
      <w:r>
        <w:lastRenderedPageBreak/>
        <w:t>March</w:t>
      </w:r>
      <w:bookmarkEnd w:id="1073"/>
      <w:bookmarkEnd w:id="1074"/>
      <w:bookmarkEnd w:id="1075"/>
      <w:r w:rsidR="00C30529">
        <w:t xml:space="preserve"> or </w:t>
      </w:r>
      <w:r w:rsidR="00C30529">
        <w:rPr>
          <w:rFonts w:ascii="FreeSerifAvvaShenouda" w:hAnsi="FreeSerifAvvaShenouda" w:cs="FreeSerifAvvaShenouda"/>
        </w:rPr>
        <w:t>Ⲡⲁⲣⲙϩⲟⲧⲡ</w:t>
      </w:r>
      <w:bookmarkEnd w:id="1076"/>
    </w:p>
    <w:p w:rsidR="006A140A" w:rsidRDefault="006A140A" w:rsidP="007F571C">
      <w:pPr>
        <w:pStyle w:val="Heading3"/>
      </w:pPr>
      <w:bookmarkStart w:id="1077" w:name="_Toc410196212"/>
      <w:bookmarkStart w:id="1078" w:name="_Toc410196454"/>
      <w:bookmarkStart w:id="1079" w:name="_Toc410196956"/>
      <w:r>
        <w:t>March 2: Departure of St. Chad of Mercia</w:t>
      </w:r>
      <w:r w:rsidR="00377E51">
        <w:rPr>
          <w:rStyle w:val="FootnoteReference"/>
        </w:rPr>
        <w:footnoteReference w:id="483"/>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7"/>
      <w:bookmarkEnd w:id="1078"/>
      <w:bookmarkEnd w:id="1079"/>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0" w:name="_Toc410196213"/>
      <w:bookmarkStart w:id="1081" w:name="_Toc410196455"/>
      <w:bookmarkStart w:id="1082"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4"/>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5"/>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0"/>
      <w:bookmarkEnd w:id="1081"/>
      <w:bookmarkEnd w:id="108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9" w:name="_Toc410196214"/>
      <w:bookmarkStart w:id="1090" w:name="_Toc410196456"/>
      <w:bookmarkStart w:id="1091"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2"/>
            <w:r>
              <w:t>Head</w:t>
            </w:r>
            <w:commentRangeEnd w:id="1092"/>
            <w:r>
              <w:rPr>
                <w:rStyle w:val="CommentReference"/>
              </w:rPr>
              <w:commentReference w:id="1092"/>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3"/>
            <w:r>
              <w:t>ruler</w:t>
            </w:r>
            <w:commentRangeEnd w:id="1093"/>
            <w:r>
              <w:rPr>
                <w:rStyle w:val="CommentReference"/>
              </w:rPr>
              <w:commentReference w:id="1093"/>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4"/>
            <w:r>
              <w:t xml:space="preserve">peoples </w:t>
            </w:r>
            <w:commentRangeEnd w:id="1094"/>
            <w:r>
              <w:rPr>
                <w:rStyle w:val="CommentReference"/>
              </w:rPr>
              <w:commentReference w:id="1094"/>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5"/>
            <w:r>
              <w:t>burned</w:t>
            </w:r>
            <w:commentRangeEnd w:id="1095"/>
            <w:r>
              <w:rPr>
                <w:rStyle w:val="CommentReference"/>
              </w:rPr>
              <w:commentReference w:id="1095"/>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6"/>
            <w:r>
              <w:t>Servant</w:t>
            </w:r>
            <w:commentRangeEnd w:id="1096"/>
            <w:r>
              <w:rPr>
                <w:rStyle w:val="CommentReference"/>
              </w:rPr>
              <w:commentReference w:id="1096"/>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7"/>
            <w:r>
              <w:t xml:space="preserve">Ⲫⲱⲕ </w:t>
            </w:r>
            <w:commentRangeEnd w:id="1097"/>
            <w:r>
              <w:rPr>
                <w:rStyle w:val="CommentReference"/>
                <w:rFonts w:ascii="Times New Roman" w:hAnsi="Times New Roman"/>
              </w:rPr>
              <w:commentReference w:id="1097"/>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8" w:name="_Toc431466292"/>
      <w:r>
        <w:lastRenderedPageBreak/>
        <w:t>April</w:t>
      </w:r>
      <w:bookmarkEnd w:id="1089"/>
      <w:bookmarkEnd w:id="1090"/>
      <w:bookmarkEnd w:id="10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8"/>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9"/>
      <w:r>
        <w:t xml:space="preserve">James </w:t>
      </w:r>
      <w:commentRangeEnd w:id="1099"/>
      <w:r>
        <w:rPr>
          <w:rStyle w:val="CommentReference"/>
          <w:rFonts w:eastAsiaTheme="minorHAnsi" w:cstheme="minorBidi"/>
          <w:b w:val="0"/>
          <w:bCs w:val="0"/>
        </w:rPr>
        <w:commentReference w:id="1099"/>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0" w:name="_Toc410196215"/>
      <w:bookmarkStart w:id="1101" w:name="_Toc410196457"/>
      <w:bookmarkStart w:id="1102"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3" w:name="_Toc431466293"/>
      <w:r>
        <w:lastRenderedPageBreak/>
        <w:t>May</w:t>
      </w:r>
      <w:r w:rsidR="00495F1A">
        <w:t xml:space="preserve"> or </w:t>
      </w:r>
      <w:bookmarkEnd w:id="1100"/>
      <w:bookmarkEnd w:id="1101"/>
      <w:bookmarkEnd w:id="1102"/>
      <w:r w:rsidRPr="00FB5E62">
        <w:rPr>
          <w:rFonts w:ascii="FreeSerifAvvaShenouda" w:eastAsia="Arial Unicode MS" w:hAnsi="FreeSerifAvvaShenouda" w:cs="FreeSerifAvvaShenouda"/>
          <w:lang w:val="en-US"/>
        </w:rPr>
        <w:t>Ⲡⲁϣⲁⲛⲥ</w:t>
      </w:r>
      <w:bookmarkEnd w:id="1103"/>
    </w:p>
    <w:p w:rsidR="00137929" w:rsidRDefault="00137929" w:rsidP="00137929">
      <w:pPr>
        <w:pStyle w:val="Heading3"/>
      </w:pPr>
      <w:bookmarkStart w:id="1104" w:name="_Toc410196216"/>
      <w:bookmarkStart w:id="1105" w:name="_Toc410196458"/>
      <w:bookmarkStart w:id="1106"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87"/>
            </w:r>
            <w:r>
              <w:t>;</w:t>
            </w:r>
          </w:p>
          <w:p w:rsidR="0047441D" w:rsidRDefault="0047441D" w:rsidP="0047441D">
            <w:pPr>
              <w:pStyle w:val="EngHang"/>
            </w:pPr>
            <w:r>
              <w:t>He sent them “the Father of Peace</w:t>
            </w:r>
            <w:r>
              <w:rPr>
                <w:rStyle w:val="FootnoteReference"/>
              </w:rPr>
              <w:footnoteReference w:id="488"/>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7"/>
      <w:r>
        <w:t>Arsenius</w:t>
      </w:r>
      <w:commentRangeEnd w:id="1107"/>
      <w:r>
        <w:rPr>
          <w:rStyle w:val="CommentReference"/>
          <w:rFonts w:eastAsiaTheme="minorHAnsi" w:cstheme="minorBidi"/>
          <w:b w:val="0"/>
          <w:bCs w:val="0"/>
        </w:rPr>
        <w:commentReference w:id="1107"/>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4"/>
      <w:bookmarkEnd w:id="1105"/>
      <w:bookmarkEnd w:id="110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8"/>
            <w:r>
              <w:t>approached</w:t>
            </w:r>
            <w:commentRangeEnd w:id="1108"/>
            <w:r>
              <w:rPr>
                <w:rStyle w:val="CommentReference"/>
              </w:rPr>
              <w:commentReference w:id="110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9"/>
            <w:r>
              <w:t xml:space="preserve">Ⲫⲱⲕ </w:t>
            </w:r>
            <w:commentRangeEnd w:id="1109"/>
            <w:r>
              <w:rPr>
                <w:rStyle w:val="CommentReference"/>
                <w:rFonts w:ascii="Times New Roman" w:hAnsi="Times New Roman"/>
              </w:rPr>
              <w:commentReference w:id="110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0"/>
            <w:r>
              <w:t>Like amber</w:t>
            </w:r>
          </w:p>
          <w:p w:rsidR="007A6E4F" w:rsidRDefault="007A6E4F" w:rsidP="007A6E4F">
            <w:pPr>
              <w:pStyle w:val="EngHangEnd"/>
            </w:pPr>
            <w:r>
              <w:t>Spreading in paradise.</w:t>
            </w:r>
            <w:commentRangeEnd w:id="1110"/>
            <w:r>
              <w:rPr>
                <w:rStyle w:val="CommentReference"/>
                <w:rFonts w:ascii="Times New Roman" w:eastAsiaTheme="minorHAnsi" w:hAnsi="Times New Roman" w:cstheme="minorBidi"/>
                <w:color w:val="auto"/>
              </w:rPr>
              <w:commentReference w:id="1110"/>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89"/>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4" w:name="_Toc410196217"/>
      <w:bookmarkStart w:id="1115" w:name="_Toc410196459"/>
      <w:bookmarkStart w:id="1116" w:name="_Toc410196961"/>
      <w:bookmarkStart w:id="1117" w:name="_Toc431466294"/>
      <w:r>
        <w:lastRenderedPageBreak/>
        <w:t>June</w:t>
      </w:r>
      <w:bookmarkEnd w:id="1114"/>
      <w:bookmarkEnd w:id="1115"/>
      <w:bookmarkEnd w:id="1116"/>
      <w:r w:rsidR="00C30529">
        <w:t xml:space="preserve"> or </w:t>
      </w:r>
      <w:r w:rsidR="00C30529">
        <w:rPr>
          <w:rFonts w:ascii="FreeSerifAvvaShenouda" w:hAnsi="FreeSerifAvvaShenouda" w:cs="FreeSerifAvvaShenouda"/>
        </w:rPr>
        <w:t>Ⲡⲁⲱⲛⲉ</w:t>
      </w:r>
      <w:bookmarkEnd w:id="111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8"/>
            <w:r>
              <w:t xml:space="preserve">the </w:t>
            </w:r>
            <w:commentRangeEnd w:id="1118"/>
            <w:r>
              <w:rPr>
                <w:rStyle w:val="CommentReference"/>
              </w:rPr>
              <w:commentReference w:id="111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3"/>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4"/>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5"/>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96"/>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9"/>
            <w:r>
              <w:t>Are the working husbandmen</w:t>
            </w:r>
            <w:commentRangeEnd w:id="1129"/>
            <w:r>
              <w:rPr>
                <w:rStyle w:val="CommentReference"/>
                <w:rFonts w:ascii="Times New Roman" w:eastAsiaTheme="minorHAnsi" w:hAnsi="Times New Roman" w:cstheme="minorBidi"/>
                <w:color w:val="auto"/>
              </w:rPr>
              <w:commentReference w:id="112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0"/>
            <w:r>
              <w:t xml:space="preserve">With </w:t>
            </w:r>
            <w:commentRangeEnd w:id="1130"/>
            <w:r>
              <w:rPr>
                <w:rStyle w:val="CommentReference"/>
                <w:rFonts w:ascii="Times New Roman" w:eastAsiaTheme="minorHAnsi" w:hAnsi="Times New Roman" w:cstheme="minorBidi"/>
                <w:color w:val="auto"/>
              </w:rPr>
              <w:commentReference w:id="113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1"/>
            <w:commentRangeStart w:id="1132"/>
            <w:r>
              <w:t xml:space="preserve">sound </w:t>
            </w:r>
            <w:commentRangeEnd w:id="1131"/>
            <w:r>
              <w:rPr>
                <w:rStyle w:val="CommentReference"/>
                <w:rFonts w:ascii="Times New Roman" w:eastAsiaTheme="minorHAnsi" w:hAnsi="Times New Roman" w:cstheme="minorBidi"/>
                <w:color w:val="auto"/>
              </w:rPr>
              <w:commentReference w:id="1131"/>
            </w:r>
            <w:commentRangeEnd w:id="1132"/>
            <w:r>
              <w:rPr>
                <w:rStyle w:val="CommentReference"/>
                <w:rFonts w:ascii="Times New Roman" w:eastAsiaTheme="minorHAnsi" w:hAnsi="Times New Roman" w:cstheme="minorBidi"/>
                <w:color w:val="auto"/>
              </w:rPr>
              <w:commentReference w:id="113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4"/>
            <w:r>
              <w:t xml:space="preserve">To </w:t>
            </w:r>
            <w:commentRangeEnd w:id="1134"/>
            <w:r>
              <w:rPr>
                <w:rStyle w:val="CommentReference"/>
                <w:rFonts w:ascii="Times New Roman" w:eastAsiaTheme="minorHAnsi" w:hAnsi="Times New Roman" w:cstheme="minorBidi"/>
                <w:color w:val="auto"/>
              </w:rPr>
              <w:commentReference w:id="1134"/>
            </w:r>
            <w:r>
              <w:t xml:space="preserve">all the </w:t>
            </w:r>
            <w:commentRangeStart w:id="1135"/>
            <w:r>
              <w:t>Gentiles</w:t>
            </w:r>
            <w:commentRangeEnd w:id="1135"/>
            <w:r>
              <w:rPr>
                <w:rStyle w:val="CommentReference"/>
                <w:rFonts w:ascii="Times New Roman" w:eastAsiaTheme="minorHAnsi" w:hAnsi="Times New Roman" w:cstheme="minorBidi"/>
                <w:color w:val="auto"/>
              </w:rPr>
              <w:commentReference w:id="113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6"/>
            <w:r>
              <w:t>To be completely filled</w:t>
            </w:r>
          </w:p>
          <w:p w:rsidR="00306181" w:rsidRDefault="00306181" w:rsidP="00306181">
            <w:pPr>
              <w:pStyle w:val="EngHangEnd"/>
            </w:pPr>
            <w:r>
              <w:t>With God in love.</w:t>
            </w:r>
            <w:commentRangeEnd w:id="1136"/>
            <w:r>
              <w:rPr>
                <w:rStyle w:val="CommentReference"/>
                <w:rFonts w:ascii="Times New Roman" w:eastAsiaTheme="minorHAnsi" w:hAnsi="Times New Roman" w:cstheme="minorBidi"/>
                <w:color w:val="auto"/>
              </w:rPr>
              <w:commentReference w:id="113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7" w:name="_Toc410196218"/>
      <w:bookmarkStart w:id="1138" w:name="_Toc410196460"/>
      <w:bookmarkStart w:id="1139" w:name="_Toc410196962"/>
      <w:bookmarkStart w:id="1140" w:name="_Toc431466295"/>
      <w:r>
        <w:lastRenderedPageBreak/>
        <w:t>July</w:t>
      </w:r>
      <w:bookmarkEnd w:id="1137"/>
      <w:bookmarkEnd w:id="1138"/>
      <w:bookmarkEnd w:id="1139"/>
      <w:r w:rsidR="00980D99">
        <w:t xml:space="preserve"> or </w:t>
      </w:r>
      <w:r w:rsidR="00980D99">
        <w:rPr>
          <w:rFonts w:ascii="FreeSerifAvvaShenouda" w:hAnsi="FreeSerifAvvaShenouda" w:cs="FreeSerifAvvaShenouda"/>
        </w:rPr>
        <w:t>Ⲉⲡⲏⲡ</w:t>
      </w:r>
      <w:bookmarkEnd w:id="1140"/>
    </w:p>
    <w:p w:rsidR="00980D99" w:rsidRDefault="00E77C68" w:rsidP="00495F1A">
      <w:pPr>
        <w:pStyle w:val="Heading3"/>
        <w:rPr>
          <w:rFonts w:ascii="Times New Roman" w:hAnsi="Times New Roman" w:cs="Times New Roman"/>
        </w:rPr>
      </w:pPr>
      <w:bookmarkStart w:id="1141" w:name="_Toc410196221"/>
      <w:bookmarkStart w:id="1142" w:name="_Toc410196463"/>
      <w:bookmarkStart w:id="1143"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97"/>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98"/>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99"/>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0"/>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1"/>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1"/>
      <w:bookmarkEnd w:id="1142"/>
      <w:bookmarkEnd w:id="114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6"/>
            <w:r>
              <w:t>struggler</w:t>
            </w:r>
            <w:commentRangeEnd w:id="1156"/>
            <w:r>
              <w:rPr>
                <w:rStyle w:val="CommentReference"/>
                <w:rFonts w:ascii="Times New Roman" w:eastAsiaTheme="minorHAnsi" w:hAnsi="Times New Roman" w:cstheme="minorBidi"/>
                <w:color w:val="auto"/>
              </w:rPr>
              <w:commentReference w:id="1156"/>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7"/>
            <w:r>
              <w:t>Abba Noub</w:t>
            </w:r>
            <w:commentRangeEnd w:id="1157"/>
            <w:r>
              <w:rPr>
                <w:rStyle w:val="CommentReference"/>
                <w:rFonts w:ascii="Times New Roman" w:eastAsiaTheme="minorHAnsi" w:hAnsi="Times New Roman" w:cstheme="minorBidi"/>
                <w:color w:val="auto"/>
              </w:rPr>
              <w:commentReference w:id="1157"/>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8"/>
            <w:r>
              <w:t xml:space="preserve">upright </w:t>
            </w:r>
            <w:commentRangeEnd w:id="1158"/>
            <w:r>
              <w:rPr>
                <w:rStyle w:val="CommentReference"/>
                <w:rFonts w:ascii="Times New Roman" w:eastAsiaTheme="minorHAnsi" w:hAnsi="Times New Roman" w:cstheme="minorBidi"/>
                <w:color w:val="auto"/>
              </w:rPr>
              <w:commentReference w:id="1158"/>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9" w:name="_Toc410196222"/>
      <w:bookmarkStart w:id="1160" w:name="_Toc410196464"/>
      <w:bookmarkStart w:id="1161"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2"/>
            <w:r>
              <w:t xml:space="preserve">ϯⲁⲅⲓⲁ </w:t>
            </w:r>
            <w:commentRangeEnd w:id="1162"/>
            <w:r>
              <w:rPr>
                <w:rStyle w:val="CommentReference"/>
                <w:rFonts w:ascii="Times New Roman" w:hAnsi="Times New Roman" w:cstheme="minorBidi"/>
                <w:noProof w:val="0"/>
              </w:rPr>
              <w:commentReference w:id="1162"/>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3" w:name="_Toc431466296"/>
      <w:r>
        <w:lastRenderedPageBreak/>
        <w:t>August</w:t>
      </w:r>
      <w:bookmarkEnd w:id="1159"/>
      <w:bookmarkEnd w:id="1160"/>
      <w:bookmarkEnd w:id="116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3"/>
    </w:p>
    <w:p w:rsidR="00306181" w:rsidRDefault="00306181" w:rsidP="00306181">
      <w:pPr>
        <w:pStyle w:val="Heading3"/>
      </w:pPr>
      <w:bookmarkStart w:id="1164" w:name="_Toc410196223"/>
      <w:bookmarkStart w:id="1165" w:name="_Toc410196465"/>
      <w:bookmarkStart w:id="1166"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4"/>
      <w:bookmarkEnd w:id="1165"/>
      <w:bookmarkEnd w:id="1166"/>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7" w:name="_Toc410196224"/>
      <w:bookmarkStart w:id="1168" w:name="_Toc410196466"/>
      <w:bookmarkStart w:id="1169" w:name="_Toc410196968"/>
      <w:r>
        <w:t xml:space="preserve">August 9 / Mesori 16: </w:t>
      </w:r>
      <w:r w:rsidR="00495F1A">
        <w:t>The Assumption of the Virgin</w:t>
      </w:r>
      <w:bookmarkEnd w:id="1167"/>
      <w:bookmarkEnd w:id="1168"/>
      <w:bookmarkEnd w:id="1169"/>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3"/>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3"/>
            <w:r>
              <w:t xml:space="preserve">ⲙ̀Ⲡⲭ̄ⲥ̄ </w:t>
            </w:r>
            <w:commentRangeEnd w:id="1173"/>
            <w:r>
              <w:rPr>
                <w:rStyle w:val="CommentReference"/>
                <w:rFonts w:ascii="Times New Roman" w:hAnsi="Times New Roman" w:cstheme="minorBidi"/>
                <w:noProof w:val="0"/>
              </w:rPr>
              <w:commentReference w:id="1173"/>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4"/>
            <w:r>
              <w:t xml:space="preserve">ⲡⲉⲛⲥⲱⲧⲏⲣ </w:t>
            </w:r>
            <w:commentRangeEnd w:id="1174"/>
            <w:r>
              <w:rPr>
                <w:rStyle w:val="CommentReference"/>
                <w:rFonts w:ascii="Times New Roman" w:hAnsi="Times New Roman" w:cstheme="minorBidi"/>
                <w:noProof w:val="0"/>
              </w:rPr>
              <w:commentReference w:id="1174"/>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5" w:name="_Toc410196226"/>
      <w:bookmarkStart w:id="1176" w:name="_Toc410196468"/>
      <w:bookmarkStart w:id="1177" w:name="_Toc410196970"/>
      <w:bookmarkStart w:id="1178" w:name="_Toc431466297"/>
      <w:r>
        <w:lastRenderedPageBreak/>
        <w:t>The Pascal Cycle</w:t>
      </w:r>
      <w:bookmarkEnd w:id="1175"/>
      <w:bookmarkEnd w:id="1176"/>
      <w:bookmarkEnd w:id="1177"/>
      <w:bookmarkEnd w:id="1178"/>
    </w:p>
    <w:p w:rsidR="00495F1A" w:rsidRDefault="00495F1A" w:rsidP="00495F1A">
      <w:pPr>
        <w:pStyle w:val="Heading3"/>
      </w:pPr>
      <w:bookmarkStart w:id="1179" w:name="_Toc410196227"/>
      <w:bookmarkStart w:id="1180" w:name="_Toc410196469"/>
      <w:bookmarkStart w:id="1181" w:name="_Toc410196971"/>
      <w:r>
        <w:t>Jonah’s Fast</w:t>
      </w:r>
      <w:bookmarkEnd w:id="1179"/>
      <w:bookmarkEnd w:id="1180"/>
      <w:bookmarkEnd w:id="1181"/>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2" w:name="_Toc410196228"/>
      <w:bookmarkStart w:id="1183" w:name="_Toc410196470"/>
      <w:bookmarkStart w:id="1184" w:name="_Toc410196972"/>
      <w:r>
        <w:t>Jonah’s Feast</w:t>
      </w:r>
      <w:bookmarkEnd w:id="1182"/>
      <w:bookmarkEnd w:id="1183"/>
      <w:bookmarkEnd w:id="1184"/>
    </w:p>
    <w:p w:rsidR="00495F1A" w:rsidRDefault="00495F1A" w:rsidP="00495F1A">
      <w:pPr>
        <w:pStyle w:val="Heading3"/>
      </w:pPr>
      <w:bookmarkStart w:id="1185" w:name="_Toc410196229"/>
      <w:bookmarkStart w:id="1186" w:name="_Toc410196471"/>
      <w:bookmarkStart w:id="1187" w:name="_Toc410196973"/>
      <w:r>
        <w:t>Great Lent</w:t>
      </w:r>
      <w:bookmarkEnd w:id="1185"/>
      <w:bookmarkEnd w:id="1186"/>
      <w:bookmarkEnd w:id="1187"/>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8"/>
            <w:r>
              <w:t>ⲛⲓⲉ̀ⲛⲉϩ</w:t>
            </w:r>
            <w:commentRangeEnd w:id="1188"/>
            <w:r>
              <w:rPr>
                <w:rStyle w:val="CommentReference"/>
                <w:rFonts w:ascii="Times New Roman" w:hAnsi="Times New Roman" w:cstheme="minorBidi"/>
                <w:noProof w:val="0"/>
              </w:rPr>
              <w:commentReference w:id="1188"/>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9"/>
            <w:r>
              <w:t xml:space="preserve">He </w:t>
            </w:r>
            <w:r w:rsidR="00253DD3">
              <w:t>humiliated</w:t>
            </w:r>
          </w:p>
          <w:p w:rsidR="00420CFA" w:rsidRDefault="00420CFA" w:rsidP="00420CFA">
            <w:pPr>
              <w:pStyle w:val="EngHangEnd"/>
            </w:pPr>
            <w:r>
              <w:t>The Tempter</w:t>
            </w:r>
            <w:commentRangeEnd w:id="1189"/>
            <w:r>
              <w:rPr>
                <w:rStyle w:val="CommentReference"/>
              </w:rPr>
              <w:commentReference w:id="1189"/>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0"/>
            <w:r>
              <w:t>“Fast in watchfulness</w:t>
            </w:r>
          </w:p>
          <w:p w:rsidR="00420CFA" w:rsidRDefault="00420CFA" w:rsidP="00420CFA">
            <w:pPr>
              <w:pStyle w:val="EngHangEnd"/>
            </w:pPr>
            <w:r>
              <w:t>By day and by night.”</w:t>
            </w:r>
            <w:commentRangeEnd w:id="1190"/>
            <w:r>
              <w:rPr>
                <w:rStyle w:val="CommentReference"/>
              </w:rPr>
              <w:commentReference w:id="1190"/>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1"/>
            <w:r>
              <w:t xml:space="preserve">Ϯⲛⲏⲥⲧⲓⲁ̀ </w:t>
            </w:r>
            <w:commentRangeEnd w:id="1191"/>
            <w:r>
              <w:rPr>
                <w:rStyle w:val="CommentReference"/>
                <w:rFonts w:ascii="Times New Roman" w:hAnsi="Times New Roman" w:cstheme="minorBidi"/>
                <w:noProof w:val="0"/>
              </w:rPr>
              <w:commentReference w:id="1191"/>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2"/>
            <w:r>
              <w:t>pretense</w:t>
            </w:r>
            <w:commentRangeEnd w:id="1192"/>
            <w:r>
              <w:rPr>
                <w:rStyle w:val="CommentReference"/>
              </w:rPr>
              <w:commentReference w:id="1192"/>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3"/>
            <w:r>
              <w:t>strugglers</w:t>
            </w:r>
            <w:commentRangeEnd w:id="1193"/>
            <w:r>
              <w:rPr>
                <w:rStyle w:val="CommentReference"/>
              </w:rPr>
              <w:commentReference w:id="1193"/>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4"/>
            <w:r>
              <w:t>martyrdom</w:t>
            </w:r>
            <w:commentRangeEnd w:id="1194"/>
            <w:r>
              <w:rPr>
                <w:rStyle w:val="CommentReference"/>
              </w:rPr>
              <w:commentReference w:id="119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5"/>
            <w:r>
              <w:t xml:space="preserve">carries </w:t>
            </w:r>
            <w:commentRangeEnd w:id="1195"/>
            <w:r>
              <w:rPr>
                <w:rStyle w:val="CommentReference"/>
              </w:rPr>
              <w:commentReference w:id="1195"/>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6"/>
            <w:r>
              <w:t>assembly</w:t>
            </w:r>
            <w:commentRangeEnd w:id="1196"/>
            <w:r>
              <w:rPr>
                <w:rStyle w:val="CommentReference"/>
              </w:rPr>
              <w:commentReference w:id="1196"/>
            </w:r>
            <w:r>
              <w:t>,</w:t>
            </w:r>
          </w:p>
          <w:p w:rsidR="006A78B4" w:rsidRDefault="006A78B4" w:rsidP="006A78B4">
            <w:pPr>
              <w:pStyle w:val="EngHangEnd"/>
            </w:pPr>
            <w:r>
              <w:t xml:space="preserve">From now until the </w:t>
            </w:r>
            <w:commentRangeStart w:id="1197"/>
            <w:r>
              <w:t>ages of ages</w:t>
            </w:r>
            <w:commentRangeEnd w:id="1197"/>
            <w:r>
              <w:rPr>
                <w:rStyle w:val="CommentReference"/>
              </w:rPr>
              <w:commentReference w:id="119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8" w:name="_Toc410196230"/>
      <w:bookmarkStart w:id="1199" w:name="_Toc410196472"/>
      <w:bookmarkStart w:id="1200" w:name="_Toc410196974"/>
      <w:r>
        <w:t>Lazarus Saturday</w:t>
      </w:r>
      <w:bookmarkEnd w:id="1198"/>
      <w:bookmarkEnd w:id="1199"/>
      <w:bookmarkEnd w:id="120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1"/>
            <w:r>
              <w:t>With glory befitting You</w:t>
            </w:r>
            <w:commentRangeEnd w:id="1201"/>
            <w:r>
              <w:rPr>
                <w:rStyle w:val="CommentReference"/>
              </w:rPr>
              <w:commentReference w:id="1201"/>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2" w:name="_Toc410196231"/>
      <w:bookmarkStart w:id="1203" w:name="_Toc410196473"/>
      <w:bookmarkStart w:id="1204" w:name="_Toc410196975"/>
      <w:r>
        <w:t>Palm Sunday</w:t>
      </w:r>
      <w:bookmarkEnd w:id="1202"/>
      <w:bookmarkEnd w:id="1203"/>
      <w:bookmarkEnd w:id="1204"/>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5"/>
            <w:r>
              <w:t>To the ages.</w:t>
            </w:r>
            <w:commentRangeEnd w:id="1205"/>
            <w:r>
              <w:rPr>
                <w:rStyle w:val="CommentReference"/>
              </w:rPr>
              <w:commentReference w:id="1205"/>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6"/>
            <w:r>
              <w:t xml:space="preserve">is </w:t>
            </w:r>
            <w:commentRangeEnd w:id="1206"/>
            <w:r>
              <w:rPr>
                <w:rStyle w:val="CommentReference"/>
              </w:rPr>
              <w:commentReference w:id="1206"/>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7"/>
            <w:r>
              <w:t xml:space="preserve">Offer </w:t>
            </w:r>
            <w:commentRangeEnd w:id="1207"/>
            <w:r>
              <w:rPr>
                <w:rStyle w:val="CommentReference"/>
              </w:rPr>
              <w:commentReference w:id="1207"/>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8"/>
            <w:r>
              <w:t>Kranion</w:t>
            </w:r>
            <w:commentRangeEnd w:id="1208"/>
            <w:r>
              <w:rPr>
                <w:rStyle w:val="CommentReference"/>
              </w:rPr>
              <w:commentReference w:id="1208"/>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9" w:name="_Toc410196232"/>
      <w:bookmarkStart w:id="1210" w:name="_Toc410196474"/>
      <w:bookmarkStart w:id="1211" w:name="_Toc410196976"/>
      <w:r>
        <w:t>Resurrection</w:t>
      </w:r>
      <w:bookmarkEnd w:id="1209"/>
      <w:bookmarkEnd w:id="1210"/>
      <w:bookmarkEnd w:id="12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2"/>
            <w:r>
              <w:t>Name</w:t>
            </w:r>
            <w:commentRangeEnd w:id="1212"/>
            <w:r>
              <w:rPr>
                <w:rStyle w:val="CommentReference"/>
              </w:rPr>
              <w:commentReference w:id="1212"/>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0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0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0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3" w:name="_Toc410196233"/>
      <w:bookmarkStart w:id="1214" w:name="_Toc410196475"/>
      <w:bookmarkStart w:id="1215" w:name="_Toc410196977"/>
      <w:r>
        <w:t>Thomas Sunday</w:t>
      </w:r>
      <w:bookmarkEnd w:id="1213"/>
      <w:bookmarkEnd w:id="1214"/>
      <w:bookmarkEnd w:id="1215"/>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0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6"/>
            <w:r>
              <w:t xml:space="preserve">Jesus </w:t>
            </w:r>
            <w:commentRangeEnd w:id="1216"/>
            <w:r>
              <w:rPr>
                <w:rStyle w:val="CommentReference"/>
                <w:rFonts w:ascii="Times New Roman" w:hAnsi="Times New Roman"/>
              </w:rPr>
              <w:commentReference w:id="1216"/>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7" w:name="_Toc410196235"/>
      <w:bookmarkStart w:id="1218" w:name="_Toc410196477"/>
      <w:bookmarkStart w:id="1219" w:name="_Toc410196979"/>
      <w:r>
        <w:t>Ascension</w:t>
      </w:r>
      <w:bookmarkEnd w:id="1217"/>
      <w:bookmarkEnd w:id="1218"/>
      <w:bookmarkEnd w:id="121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0"/>
            <w:r>
              <w:t>Name</w:t>
            </w:r>
            <w:commentRangeEnd w:id="1220"/>
            <w:r>
              <w:rPr>
                <w:rStyle w:val="CommentReference"/>
              </w:rPr>
              <w:commentReference w:id="122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1"/>
            <w:r>
              <w:t>to Him</w:t>
            </w:r>
            <w:commentRangeEnd w:id="1221"/>
            <w:r>
              <w:rPr>
                <w:rStyle w:val="CommentReference"/>
              </w:rPr>
              <w:commentReference w:id="122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2"/>
            <w:r>
              <w:t>might</w:t>
            </w:r>
            <w:commentRangeEnd w:id="1222"/>
            <w:r>
              <w:rPr>
                <w:rStyle w:val="CommentReference"/>
              </w:rPr>
              <w:commentReference w:id="122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3"/>
            <w:r>
              <w:t xml:space="preserve">Jesus </w:t>
            </w:r>
            <w:commentRangeEnd w:id="1223"/>
            <w:r>
              <w:rPr>
                <w:rStyle w:val="CommentReference"/>
                <w:rFonts w:ascii="Times New Roman" w:hAnsi="Times New Roman"/>
              </w:rPr>
              <w:commentReference w:id="1223"/>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4"/>
            <w:r>
              <w:t>miracles</w:t>
            </w:r>
            <w:commentRangeEnd w:id="1224"/>
            <w:r>
              <w:rPr>
                <w:rStyle w:val="CommentReference"/>
              </w:rPr>
              <w:commentReference w:id="1224"/>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5" w:name="_Toc410196236"/>
      <w:bookmarkStart w:id="1226" w:name="_Toc410196478"/>
      <w:bookmarkStart w:id="1227" w:name="_Toc410196980"/>
      <w:r>
        <w:t>Pentecost</w:t>
      </w:r>
      <w:bookmarkEnd w:id="1225"/>
      <w:bookmarkEnd w:id="1226"/>
      <w:bookmarkEnd w:id="122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8"/>
            <w:r>
              <w:t>Name</w:t>
            </w:r>
            <w:commentRangeEnd w:id="1228"/>
            <w:r>
              <w:rPr>
                <w:rStyle w:val="CommentReference"/>
              </w:rPr>
              <w:commentReference w:id="122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9"/>
            <w:r>
              <w:t>to Him</w:t>
            </w:r>
            <w:commentRangeEnd w:id="1229"/>
            <w:r>
              <w:rPr>
                <w:rStyle w:val="CommentReference"/>
              </w:rPr>
              <w:commentReference w:id="122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0"/>
            <w:r>
              <w:t>might</w:t>
            </w:r>
            <w:commentRangeEnd w:id="1230"/>
            <w:r>
              <w:rPr>
                <w:rStyle w:val="CommentReference"/>
              </w:rPr>
              <w:commentReference w:id="123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1" w:name="_Toc410196981"/>
      <w:bookmarkStart w:id="1232" w:name="_Toc431466298"/>
      <w:r>
        <w:lastRenderedPageBreak/>
        <w:t>Hymns for Koiak</w:t>
      </w:r>
      <w:bookmarkEnd w:id="802"/>
      <w:bookmarkEnd w:id="803"/>
      <w:bookmarkEnd w:id="804"/>
      <w:bookmarkEnd w:id="1231"/>
      <w:bookmarkEnd w:id="1232"/>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5A57E3" w:rsidRDefault="005A57E3">
      <w:pPr>
        <w:pStyle w:val="CommentText"/>
      </w:pPr>
      <w:r>
        <w:rPr>
          <w:rStyle w:val="CommentReference"/>
        </w:rPr>
        <w:annotationRef/>
      </w:r>
      <w:r>
        <w:t>Add notes where to insert Doxology of Prime… And Vespers Prase?</w:t>
      </w:r>
    </w:p>
  </w:comment>
  <w:comment w:id="51" w:author="Windows User" w:date="2015-07-22T08:43:00Z" w:initials="WU">
    <w:p w:rsidR="005A57E3" w:rsidRDefault="005A57E3">
      <w:pPr>
        <w:pStyle w:val="CommentText"/>
      </w:pPr>
      <w:r>
        <w:rPr>
          <w:rStyle w:val="CommentReference"/>
        </w:rPr>
        <w:annotationRef/>
      </w:r>
      <w:r>
        <w:t>replace</w:t>
      </w:r>
    </w:p>
  </w:comment>
  <w:comment w:id="54" w:author="Windows User" w:date="2015-07-21T21:45:00Z" w:initials="BS">
    <w:p w:rsidR="005A57E3" w:rsidRDefault="005A57E3">
      <w:pPr>
        <w:pStyle w:val="CommentText"/>
      </w:pPr>
      <w:r>
        <w:rPr>
          <w:rStyle w:val="CommentReference"/>
        </w:rPr>
        <w:annotationRef/>
      </w:r>
      <w:r>
        <w:t>protopresbyters?</w:t>
      </w:r>
    </w:p>
  </w:comment>
  <w:comment w:id="55" w:author="Windows User" w:date="2015-07-21T21:47:00Z" w:initials="BS">
    <w:p w:rsidR="005A57E3" w:rsidRDefault="005A57E3">
      <w:pPr>
        <w:pStyle w:val="CommentText"/>
      </w:pPr>
      <w:r>
        <w:rPr>
          <w:rStyle w:val="CommentReference"/>
        </w:rPr>
        <w:annotationRef/>
      </w:r>
      <w:r>
        <w:t>those who?</w:t>
      </w:r>
    </w:p>
  </w:comment>
  <w:comment w:id="56" w:author="Windows User" w:date="2015-07-21T21:50:00Z" w:initials="BS">
    <w:p w:rsidR="005A57E3" w:rsidRDefault="005A57E3">
      <w:pPr>
        <w:pStyle w:val="CommentText"/>
      </w:pPr>
      <w:r>
        <w:rPr>
          <w:rStyle w:val="CommentReference"/>
        </w:rPr>
        <w:annotationRef/>
      </w:r>
      <w:r>
        <w:t>Yourself?</w:t>
      </w:r>
    </w:p>
  </w:comment>
  <w:comment w:id="58" w:author="Windows User" w:date="2015-07-21T21:54:00Z" w:initials="BS">
    <w:p w:rsidR="005A57E3" w:rsidRDefault="005A57E3">
      <w:pPr>
        <w:pStyle w:val="CommentText"/>
      </w:pPr>
      <w:r>
        <w:rPr>
          <w:rStyle w:val="CommentReference"/>
        </w:rPr>
        <w:annotationRef/>
      </w:r>
      <w:r>
        <w:t>You are blessed?</w:t>
      </w:r>
    </w:p>
  </w:comment>
  <w:comment w:id="61" w:author="Windows User" w:date="2015-07-21T21:18:00Z" w:initials="WU">
    <w:p w:rsidR="005A57E3" w:rsidRDefault="005A57E3">
      <w:pPr>
        <w:pStyle w:val="CommentText"/>
      </w:pPr>
      <w:r>
        <w:rPr>
          <w:rStyle w:val="CommentReference"/>
        </w:rPr>
        <w:annotationRef/>
      </w:r>
      <w:r>
        <w:t>Very? Right?</w:t>
      </w:r>
    </w:p>
  </w:comment>
  <w:comment w:id="62" w:author="Windows User" w:date="2015-07-21T21:26:00Z" w:initials="WU">
    <w:p w:rsidR="005A57E3" w:rsidRDefault="005A57E3">
      <w:pPr>
        <w:pStyle w:val="CommentText"/>
      </w:pPr>
      <w:r>
        <w:rPr>
          <w:rStyle w:val="CommentReference"/>
        </w:rPr>
        <w:annotationRef/>
      </w:r>
      <w:r>
        <w:t>Funny just to have declared here with nothing else.</w:t>
      </w:r>
    </w:p>
  </w:comment>
  <w:comment w:id="63" w:author="Windows User" w:date="2015-07-21T21:26:00Z" w:initials="WU">
    <w:p w:rsidR="005A57E3" w:rsidRDefault="005A57E3">
      <w:pPr>
        <w:pStyle w:val="CommentText"/>
      </w:pPr>
      <w:r>
        <w:rPr>
          <w:rStyle w:val="CommentReference"/>
        </w:rPr>
        <w:annotationRef/>
      </w:r>
      <w:r>
        <w:t>Good News or Glad Tidings?</w:t>
      </w:r>
    </w:p>
  </w:comment>
  <w:comment w:id="64" w:author="Windows User" w:date="2015-07-22T08:40:00Z" w:initials="WU">
    <w:p w:rsidR="005A57E3" w:rsidRDefault="005A57E3">
      <w:pPr>
        <w:pStyle w:val="CommentText"/>
      </w:pPr>
      <w:r>
        <w:rPr>
          <w:rStyle w:val="CommentReference"/>
        </w:rPr>
        <w:annotationRef/>
      </w:r>
      <w:r>
        <w:t>Which is it? Advocate or watch over us?</w:t>
      </w:r>
    </w:p>
  </w:comment>
  <w:comment w:id="65" w:author="Windows User" w:date="2015-07-22T08:40:00Z" w:initials="WU">
    <w:p w:rsidR="005A57E3" w:rsidRDefault="005A57E3">
      <w:pPr>
        <w:pStyle w:val="CommentText"/>
      </w:pPr>
      <w:r>
        <w:rPr>
          <w:rStyle w:val="CommentReference"/>
        </w:rPr>
        <w:annotationRef/>
      </w:r>
      <w:r>
        <w:t>Coptic doesn’t seem to have “Mary”</w:t>
      </w:r>
    </w:p>
  </w:comment>
  <w:comment w:id="67" w:author="Windows User" w:date="2015-07-21T21:59:00Z" w:initials="BS">
    <w:p w:rsidR="005A57E3" w:rsidRDefault="005A57E3">
      <w:pPr>
        <w:pStyle w:val="CommentText"/>
      </w:pPr>
      <w:r>
        <w:rPr>
          <w:rStyle w:val="CommentReference"/>
        </w:rPr>
        <w:annotationRef/>
      </w:r>
      <w:r>
        <w:t>Coptic</w:t>
      </w:r>
    </w:p>
  </w:comment>
  <w:comment w:id="68" w:author="Windows User" w:date="2015-07-22T08:46:00Z" w:initials="WU">
    <w:p w:rsidR="005A57E3" w:rsidRDefault="005A57E3">
      <w:pPr>
        <w:pStyle w:val="CommentText"/>
      </w:pPr>
      <w:r>
        <w:rPr>
          <w:rStyle w:val="CommentReference"/>
        </w:rPr>
        <w:annotationRef/>
      </w:r>
      <w:r>
        <w:t>Add footnote of what this is</w:t>
      </w:r>
    </w:p>
  </w:comment>
  <w:comment w:id="69" w:author="Windows User" w:date="2015-07-21T22:00:00Z" w:initials="BS">
    <w:p w:rsidR="005A57E3" w:rsidRDefault="005A57E3">
      <w:pPr>
        <w:pStyle w:val="CommentText"/>
      </w:pPr>
      <w:r>
        <w:rPr>
          <w:rStyle w:val="CommentReference"/>
        </w:rPr>
        <w:annotationRef/>
      </w:r>
      <w:r>
        <w:rPr>
          <w:rStyle w:val="CommentReference"/>
        </w:rPr>
        <w:t>Coptic</w:t>
      </w:r>
    </w:p>
  </w:comment>
  <w:comment w:id="70" w:author="Windows User" w:date="2015-07-21T22:11:00Z" w:initials="BS">
    <w:p w:rsidR="005A57E3" w:rsidRDefault="005A57E3">
      <w:pPr>
        <w:pStyle w:val="CommentText"/>
      </w:pPr>
      <w:r>
        <w:rPr>
          <w:rStyle w:val="CommentReference"/>
        </w:rPr>
        <w:annotationRef/>
      </w:r>
      <w:r>
        <w:t>theotokos?</w:t>
      </w:r>
    </w:p>
  </w:comment>
  <w:comment w:id="94" w:author="Windows User" w:date="2015-02-18T13:02:00Z" w:initials="WU">
    <w:p w:rsidR="005A57E3" w:rsidRDefault="005A57E3">
      <w:pPr>
        <w:pStyle w:val="CommentText"/>
      </w:pPr>
      <w:r>
        <w:rPr>
          <w:rStyle w:val="CommentReference"/>
        </w:rPr>
        <w:annotationRef/>
      </w:r>
      <w:r>
        <w:t>Should Glory be be here?</w:t>
      </w:r>
    </w:p>
  </w:comment>
  <w:comment w:id="98" w:author="Windows User" w:date="2015-02-08T19:42:00Z" w:initials="WU">
    <w:p w:rsidR="005A57E3" w:rsidRDefault="005A57E3">
      <w:pPr>
        <w:pStyle w:val="CommentText"/>
      </w:pPr>
      <w:r>
        <w:rPr>
          <w:rStyle w:val="CommentReference"/>
        </w:rPr>
        <w:annotationRef/>
      </w:r>
      <w:r>
        <w:t>Any argument for "Rise  up"  rather than arise?"</w:t>
      </w:r>
    </w:p>
  </w:comment>
  <w:comment w:id="99" w:author="Windows User" w:date="2015-02-08T19:42:00Z" w:initials="WU">
    <w:p w:rsidR="005A57E3" w:rsidRDefault="005A57E3">
      <w:pPr>
        <w:pStyle w:val="CommentText"/>
      </w:pPr>
      <w:r>
        <w:rPr>
          <w:rStyle w:val="CommentReference"/>
        </w:rPr>
        <w:annotationRef/>
      </w:r>
      <w:r>
        <w:t>flesh or body?</w:t>
      </w:r>
    </w:p>
  </w:comment>
  <w:comment w:id="100" w:author="Windows User" w:date="2015-02-08T19:42:00Z" w:initials="WU">
    <w:p w:rsidR="005A57E3" w:rsidRDefault="005A57E3">
      <w:pPr>
        <w:pStyle w:val="CommentText"/>
      </w:pPr>
      <w:r>
        <w:rPr>
          <w:rStyle w:val="CommentReference"/>
        </w:rPr>
        <w:annotationRef/>
      </w:r>
      <w:r>
        <w:t>Send up, or ascribe?</w:t>
      </w:r>
    </w:p>
  </w:comment>
  <w:comment w:id="101" w:author="Windows User" w:date="2015-02-08T19:42:00Z" w:initials="WU">
    <w:p w:rsidR="005A57E3" w:rsidRDefault="005A57E3">
      <w:pPr>
        <w:pStyle w:val="CommentText"/>
      </w:pPr>
      <w:r>
        <w:rPr>
          <w:rStyle w:val="CommentReference"/>
        </w:rPr>
        <w:annotationRef/>
      </w:r>
      <w:r>
        <w:t>doxology or glorification?</w:t>
      </w:r>
    </w:p>
  </w:comment>
  <w:comment w:id="102" w:author="Windows User" w:date="2015-02-08T19:42:00Z" w:initials="WU">
    <w:p w:rsidR="005A57E3" w:rsidRDefault="005A57E3">
      <w:pPr>
        <w:pStyle w:val="CommentText"/>
      </w:pPr>
      <w:r>
        <w:rPr>
          <w:rStyle w:val="CommentReference"/>
        </w:rPr>
        <w:annotationRef/>
      </w:r>
      <w:r>
        <w:t>"Glory to you" or "Glory be to you"?</w:t>
      </w:r>
    </w:p>
  </w:comment>
  <w:comment w:id="103" w:author="Windows User" w:date="2015-02-08T19:42:00Z" w:initials="WU">
    <w:p w:rsidR="005A57E3" w:rsidRDefault="005A57E3">
      <w:pPr>
        <w:pStyle w:val="CommentText"/>
      </w:pPr>
      <w:r>
        <w:rPr>
          <w:rStyle w:val="CommentReference"/>
        </w:rPr>
        <w:annotationRef/>
      </w:r>
      <w:r>
        <w:t>You?</w:t>
      </w:r>
    </w:p>
  </w:comment>
  <w:comment w:id="104" w:author="Windows User" w:date="2015-02-08T19:42:00Z" w:initials="WU">
    <w:p w:rsidR="005A57E3" w:rsidRDefault="005A57E3">
      <w:pPr>
        <w:pStyle w:val="CommentText"/>
      </w:pPr>
      <w:r>
        <w:rPr>
          <w:rStyle w:val="CommentReference"/>
        </w:rPr>
        <w:annotationRef/>
      </w:r>
      <w:r>
        <w:t>To the Sanctuary or O you saints???</w:t>
      </w:r>
    </w:p>
  </w:comment>
  <w:comment w:id="105" w:author="Windows User" w:date="2015-02-08T19:42:00Z" w:initials="WU">
    <w:p w:rsidR="005A57E3" w:rsidRDefault="005A57E3">
      <w:pPr>
        <w:pStyle w:val="CommentText"/>
      </w:pPr>
      <w:r>
        <w:rPr>
          <w:rStyle w:val="CommentReference"/>
        </w:rPr>
        <w:annotationRef/>
      </w:r>
      <w:r>
        <w:t>from sounds more natural than out of. Any compelling reason to keep?</w:t>
      </w:r>
    </w:p>
  </w:comment>
  <w:comment w:id="106" w:author="Windows User" w:date="2015-02-08T19:42:00Z" w:initials="WU">
    <w:p w:rsidR="005A57E3" w:rsidRDefault="005A57E3">
      <w:pPr>
        <w:pStyle w:val="CommentText"/>
      </w:pPr>
      <w:r>
        <w:rPr>
          <w:rStyle w:val="CommentReference"/>
        </w:rPr>
        <w:annotationRef/>
      </w:r>
      <w:r>
        <w:t>supplication or cry?</w:t>
      </w:r>
    </w:p>
  </w:comment>
  <w:comment w:id="107" w:author="Windows User" w:date="2015-02-08T19:42:00Z" w:initials="WU">
    <w:p w:rsidR="005A57E3" w:rsidRDefault="005A57E3">
      <w:pPr>
        <w:pStyle w:val="CommentText"/>
      </w:pPr>
      <w:r>
        <w:rPr>
          <w:rStyle w:val="CommentReference"/>
        </w:rPr>
        <w:annotationRef/>
      </w:r>
      <w:r>
        <w:t>petition or supplication? supplication sounds much better.</w:t>
      </w:r>
    </w:p>
  </w:comment>
  <w:comment w:id="108" w:author="Windows User" w:date="2015-02-08T19:42:00Z" w:initials="WU">
    <w:p w:rsidR="005A57E3" w:rsidRDefault="005A57E3">
      <w:pPr>
        <w:pStyle w:val="CommentText"/>
      </w:pPr>
      <w:r>
        <w:rPr>
          <w:rStyle w:val="CommentReference"/>
        </w:rPr>
        <w:annotationRef/>
      </w:r>
      <w:r>
        <w:t>revive or deliver?</w:t>
      </w:r>
    </w:p>
  </w:comment>
  <w:comment w:id="109" w:author="Windows User" w:date="2015-02-08T19:42:00Z" w:initials="WU">
    <w:p w:rsidR="005A57E3" w:rsidRDefault="005A57E3">
      <w:pPr>
        <w:pStyle w:val="CommentText"/>
      </w:pPr>
      <w:r>
        <w:rPr>
          <w:rStyle w:val="CommentReference"/>
        </w:rPr>
        <w:annotationRef/>
      </w:r>
      <w:r>
        <w:t>pour forth, utter, or overflow? I like the way overflow sounds more than pour forth. More natural.</w:t>
      </w:r>
    </w:p>
  </w:comment>
  <w:comment w:id="110" w:author="Windows User" w:date="2015-02-08T19:42:00Z" w:initials="WU">
    <w:p w:rsidR="005A57E3" w:rsidRDefault="005A57E3">
      <w:pPr>
        <w:pStyle w:val="CommentText"/>
      </w:pPr>
      <w:r>
        <w:rPr>
          <w:rStyle w:val="CommentReference"/>
        </w:rPr>
        <w:annotationRef/>
      </w:r>
      <w:r>
        <w:t>blessing or praise?</w:t>
      </w:r>
    </w:p>
  </w:comment>
  <w:comment w:id="111" w:author="Windows User" w:date="2015-02-08T19:42:00Z" w:initials="WU">
    <w:p w:rsidR="005A57E3" w:rsidRDefault="005A57E3">
      <w:pPr>
        <w:pStyle w:val="CommentText"/>
      </w:pPr>
      <w:r>
        <w:rPr>
          <w:rStyle w:val="CommentReference"/>
        </w:rPr>
        <w:annotationRef/>
      </w:r>
      <w:r>
        <w:t>respond with? respond to? speak of?</w:t>
      </w:r>
    </w:p>
  </w:comment>
  <w:comment w:id="112" w:author="Windows User" w:date="2015-02-08T19:42:00Z" w:initials="WU">
    <w:p w:rsidR="005A57E3" w:rsidRDefault="005A57E3">
      <w:pPr>
        <w:pStyle w:val="CommentText"/>
      </w:pPr>
      <w:r>
        <w:rPr>
          <w:rStyle w:val="CommentReference"/>
        </w:rPr>
        <w:annotationRef/>
      </w:r>
      <w:r>
        <w:t>rightous, true, or truth?</w:t>
      </w:r>
    </w:p>
  </w:comment>
  <w:comment w:id="113" w:author="Windows User" w:date="2015-02-08T19:42:00Z" w:initials="WU">
    <w:p w:rsidR="005A57E3" w:rsidRDefault="005A57E3">
      <w:pPr>
        <w:pStyle w:val="CommentText"/>
      </w:pPr>
      <w:r>
        <w:rPr>
          <w:rStyle w:val="CommentReference"/>
        </w:rPr>
        <w:annotationRef/>
      </w:r>
      <w:r>
        <w:t>meditation, or delight?</w:t>
      </w:r>
    </w:p>
  </w:comment>
  <w:comment w:id="114" w:author="Windows User" w:date="2015-02-08T19:42:00Z" w:initials="WU">
    <w:p w:rsidR="005A57E3" w:rsidRDefault="005A57E3">
      <w:pPr>
        <w:pStyle w:val="CommentText"/>
      </w:pPr>
      <w:r>
        <w:rPr>
          <w:rStyle w:val="CommentReference"/>
        </w:rPr>
        <w:annotationRef/>
      </w:r>
      <w:r>
        <w:t>forever or always?</w:t>
      </w:r>
    </w:p>
  </w:comment>
  <w:comment w:id="115" w:author="Windows User" w:date="2015-02-08T19:42:00Z" w:initials="WU">
    <w:p w:rsidR="005A57E3" w:rsidRDefault="005A57E3">
      <w:pPr>
        <w:pStyle w:val="CommentText"/>
      </w:pPr>
      <w:r>
        <w:rPr>
          <w:rStyle w:val="CommentReference"/>
        </w:rPr>
        <w:annotationRef/>
      </w:r>
      <w:r>
        <w:t>and forever?</w:t>
      </w:r>
    </w:p>
  </w:comment>
  <w:comment w:id="116" w:author="Windows User" w:date="2015-02-08T19:42:00Z" w:initials="WU">
    <w:p w:rsidR="005A57E3" w:rsidRDefault="005A57E3">
      <w:pPr>
        <w:pStyle w:val="CommentText"/>
      </w:pPr>
      <w:r>
        <w:rPr>
          <w:rStyle w:val="CommentReference"/>
        </w:rPr>
        <w:annotationRef/>
      </w:r>
      <w:r>
        <w:t>be?</w:t>
      </w:r>
    </w:p>
  </w:comment>
  <w:comment w:id="117" w:author="Windows User" w:date="2015-02-08T19:42:00Z" w:initials="WU">
    <w:p w:rsidR="005A57E3" w:rsidRDefault="005A57E3">
      <w:pPr>
        <w:pStyle w:val="CommentText"/>
      </w:pPr>
      <w:r>
        <w:rPr>
          <w:rStyle w:val="CommentReference"/>
        </w:rPr>
        <w:annotationRef/>
      </w:r>
      <w:r>
        <w:t>be?</w:t>
      </w:r>
    </w:p>
  </w:comment>
  <w:comment w:id="118" w:author="Windows User" w:date="2015-02-08T19:42:00Z" w:initials="WU">
    <w:p w:rsidR="005A57E3" w:rsidRDefault="005A57E3">
      <w:pPr>
        <w:pStyle w:val="CommentText"/>
      </w:pPr>
      <w:r>
        <w:rPr>
          <w:rStyle w:val="CommentReference"/>
        </w:rPr>
        <w:annotationRef/>
      </w:r>
      <w:r>
        <w:t>is the insertion of "one" after "begotten" needed in english?</w:t>
      </w:r>
    </w:p>
  </w:comment>
  <w:comment w:id="119" w:author="Windows User" w:date="2015-02-08T19:42:00Z" w:initials="WU">
    <w:p w:rsidR="005A57E3" w:rsidRDefault="005A57E3">
      <w:pPr>
        <w:pStyle w:val="CommentText"/>
      </w:pPr>
      <w:r>
        <w:rPr>
          <w:rStyle w:val="CommentReference"/>
        </w:rPr>
        <w:annotationRef/>
      </w:r>
      <w:r>
        <w:t>utter or declare?</w:t>
      </w:r>
    </w:p>
  </w:comment>
  <w:comment w:id="126" w:author="Windows User" w:date="2015-02-08T19:56:00Z" w:initials="BS">
    <w:p w:rsidR="005A57E3" w:rsidRDefault="005A57E3">
      <w:pPr>
        <w:pStyle w:val="CommentText"/>
      </w:pPr>
      <w:r>
        <w:rPr>
          <w:rStyle w:val="CommentReference"/>
        </w:rPr>
        <w:annotationRef/>
      </w:r>
      <w:r>
        <w:t>look at? look upon? regard?</w:t>
      </w:r>
    </w:p>
  </w:comment>
  <w:comment w:id="127" w:author="Windows User" w:date="2015-02-08T19:53:00Z" w:initials="BS">
    <w:p w:rsidR="005A57E3" w:rsidRDefault="005A57E3">
      <w:pPr>
        <w:pStyle w:val="CommentText"/>
      </w:pPr>
      <w:r>
        <w:rPr>
          <w:rStyle w:val="CommentReference"/>
        </w:rPr>
        <w:annotationRef/>
      </w:r>
      <w:r>
        <w:t>no one?</w:t>
      </w:r>
    </w:p>
  </w:comment>
  <w:comment w:id="128" w:author="Windows User" w:date="2015-02-08T19:53:00Z" w:initials="BS">
    <w:p w:rsidR="005A57E3" w:rsidRDefault="005A57E3">
      <w:pPr>
        <w:pStyle w:val="CommentText"/>
      </w:pPr>
      <w:r>
        <w:rPr>
          <w:rStyle w:val="CommentReference"/>
        </w:rPr>
        <w:annotationRef/>
      </w:r>
      <w:r>
        <w:t>in?</w:t>
      </w:r>
    </w:p>
    <w:p w:rsidR="005A57E3" w:rsidRDefault="005A57E3">
      <w:pPr>
        <w:pStyle w:val="CommentText"/>
      </w:pPr>
    </w:p>
  </w:comment>
  <w:comment w:id="129" w:author="Windows User" w:date="2015-02-08T19:53:00Z" w:initials="BS">
    <w:p w:rsidR="005A57E3" w:rsidRDefault="005A57E3">
      <w:pPr>
        <w:pStyle w:val="CommentText"/>
      </w:pPr>
      <w:r>
        <w:rPr>
          <w:rStyle w:val="CommentReference"/>
        </w:rPr>
        <w:annotationRef/>
      </w:r>
      <w:r>
        <w:t>before?</w:t>
      </w:r>
    </w:p>
  </w:comment>
  <w:comment w:id="130" w:author="Windows User" w:date="2015-02-08T19:53:00Z" w:initials="BS">
    <w:p w:rsidR="005A57E3" w:rsidRDefault="005A57E3">
      <w:pPr>
        <w:pStyle w:val="CommentText"/>
      </w:pPr>
      <w:r>
        <w:rPr>
          <w:rStyle w:val="CommentReference"/>
        </w:rPr>
        <w:annotationRef/>
      </w:r>
      <w:r>
        <w:t>joy entered into the whole world doesn't mean much...</w:t>
      </w:r>
    </w:p>
  </w:comment>
  <w:comment w:id="131" w:author="Windows User" w:date="2015-02-08T19:53:00Z" w:initials="BS">
    <w:p w:rsidR="005A57E3" w:rsidRDefault="005A57E3">
      <w:pPr>
        <w:pStyle w:val="CommentText"/>
      </w:pPr>
      <w:r>
        <w:rPr>
          <w:rStyle w:val="CommentReference"/>
        </w:rPr>
        <w:annotationRef/>
      </w:r>
      <w:r>
        <w:t>? any better way to express that's more accurate while meaning something?</w:t>
      </w:r>
    </w:p>
  </w:comment>
  <w:comment w:id="132" w:author="Windows User" w:date="2015-02-08T19:53:00Z" w:initials="BS">
    <w:p w:rsidR="005A57E3" w:rsidRDefault="005A57E3">
      <w:pPr>
        <w:pStyle w:val="CommentText"/>
      </w:pPr>
      <w:r>
        <w:rPr>
          <w:rStyle w:val="CommentReference"/>
        </w:rPr>
        <w:annotationRef/>
      </w:r>
      <w:r>
        <w:t>sealed as in ever virgin... or more like hidden?</w:t>
      </w:r>
    </w:p>
  </w:comment>
  <w:comment w:id="133" w:author="Windows User" w:date="2015-02-08T19:53:00Z" w:initials="BS">
    <w:p w:rsidR="005A57E3" w:rsidRDefault="005A57E3">
      <w:pPr>
        <w:pStyle w:val="CommentText"/>
      </w:pPr>
      <w:r>
        <w:rPr>
          <w:rStyle w:val="CommentReference"/>
        </w:rPr>
        <w:annotationRef/>
      </w:r>
      <w:r>
        <w:t>fragrant ointment? ointment? Incense and ointment with weeping and mourning?</w:t>
      </w:r>
    </w:p>
  </w:comment>
  <w:comment w:id="134" w:author="Windows User" w:date="2015-02-08T19:53:00Z" w:initials="BS">
    <w:p w:rsidR="005A57E3" w:rsidRDefault="005A57E3">
      <w:pPr>
        <w:pStyle w:val="CommentText"/>
      </w:pPr>
      <w:r>
        <w:rPr>
          <w:rStyle w:val="CommentReference"/>
        </w:rPr>
        <w:annotationRef/>
      </w:r>
      <w:r>
        <w:t>spices or ointment</w:t>
      </w:r>
    </w:p>
  </w:comment>
  <w:comment w:id="135" w:author="Windows User" w:date="2015-02-08T19:53:00Z" w:initials="BS">
    <w:p w:rsidR="005A57E3" w:rsidRDefault="005A57E3">
      <w:pPr>
        <w:pStyle w:val="CommentText"/>
      </w:pPr>
      <w:r>
        <w:rPr>
          <w:rStyle w:val="CommentReference"/>
        </w:rPr>
        <w:annotationRef/>
      </w:r>
      <w:r>
        <w:t>Is risen or has risen?</w:t>
      </w:r>
    </w:p>
  </w:comment>
  <w:comment w:id="136" w:author="Windows User" w:date="2015-02-08T19:53:00Z" w:initials="BS">
    <w:p w:rsidR="005A57E3" w:rsidRDefault="005A57E3">
      <w:pPr>
        <w:pStyle w:val="CommentText"/>
      </w:pPr>
      <w:r>
        <w:rPr>
          <w:rStyle w:val="CommentReference"/>
        </w:rPr>
        <w:annotationRef/>
      </w:r>
      <w:r>
        <w:t>need a consistent policy for what to capitalize!</w:t>
      </w:r>
    </w:p>
  </w:comment>
  <w:comment w:id="137" w:author="Windows User" w:date="2015-02-08T19:53:00Z" w:initials="BS">
    <w:p w:rsidR="005A57E3" w:rsidRDefault="005A57E3">
      <w:pPr>
        <w:pStyle w:val="CommentText"/>
      </w:pPr>
      <w:r>
        <w:rPr>
          <w:rStyle w:val="CommentReference"/>
        </w:rPr>
        <w:annotationRef/>
      </w:r>
      <w:r>
        <w:t>need to break other verses like this to have new lines in place of ':' so we can show where to break the tune without mangling the punctuation.</w:t>
      </w:r>
    </w:p>
  </w:comment>
  <w:comment w:id="138" w:author="Windows User" w:date="2015-02-08T19:53:00Z" w:initials="BS">
    <w:p w:rsidR="005A57E3" w:rsidRDefault="005A57E3">
      <w:pPr>
        <w:pStyle w:val="CommentText"/>
      </w:pPr>
      <w:r>
        <w:rPr>
          <w:rStyle w:val="CommentReference"/>
        </w:rPr>
        <w:annotationRef/>
      </w:r>
      <w:r>
        <w:t xml:space="preserve">decay? </w:t>
      </w:r>
    </w:p>
  </w:comment>
  <w:comment w:id="139" w:author="Windows User" w:date="2015-02-08T19:57:00Z" w:initials="WU">
    <w:p w:rsidR="005A57E3" w:rsidRDefault="005A57E3">
      <w:pPr>
        <w:pStyle w:val="CommentText"/>
      </w:pPr>
      <w:r>
        <w:rPr>
          <w:rStyle w:val="CommentReference"/>
        </w:rPr>
        <w:annotationRef/>
      </w:r>
      <w:r>
        <w:t>LXX has glorify him, not prepare Him an habitation</w:t>
      </w:r>
    </w:p>
  </w:comment>
  <w:comment w:id="140" w:author="Windows User" w:date="2015-02-08T19:57:00Z" w:initials="WU">
    <w:p w:rsidR="005A57E3" w:rsidRDefault="005A57E3">
      <w:pPr>
        <w:pStyle w:val="CommentText"/>
      </w:pPr>
      <w:r>
        <w:rPr>
          <w:rStyle w:val="CommentReference"/>
        </w:rPr>
        <w:annotationRef/>
      </w:r>
      <w:r>
        <w:t>or when he brings wars to naught. NETS has shatters</w:t>
      </w:r>
    </w:p>
  </w:comment>
  <w:comment w:id="141" w:author="Windows User" w:date="2015-02-08T19:57:00Z" w:initials="WU">
    <w:p w:rsidR="005A57E3" w:rsidRDefault="005A57E3">
      <w:pPr>
        <w:pStyle w:val="CommentText"/>
      </w:pPr>
      <w:r>
        <w:rPr>
          <w:rStyle w:val="CommentReference"/>
        </w:rPr>
        <w:annotationRef/>
      </w:r>
      <w:r>
        <w:t>literally choice mounted captains?</w:t>
      </w:r>
    </w:p>
  </w:comment>
  <w:comment w:id="142" w:author="Windows User" w:date="2015-02-08T19:57:00Z" w:initials="WU">
    <w:p w:rsidR="005A57E3" w:rsidRDefault="005A57E3">
      <w:pPr>
        <w:pStyle w:val="CommentText"/>
      </w:pPr>
      <w:r>
        <w:rPr>
          <w:rStyle w:val="CommentReference"/>
        </w:rPr>
        <w:annotationRef/>
      </w:r>
      <w:r>
        <w:t>Nets has third-ranked officers. Captain is the modern term for the 3rd rank of officer, sticking with captain</w:t>
      </w:r>
    </w:p>
  </w:comment>
  <w:comment w:id="143" w:author="Windows User" w:date="2015-02-08T19:57:00Z" w:initials="WU">
    <w:p w:rsidR="005A57E3" w:rsidRDefault="005A57E3">
      <w:pPr>
        <w:pStyle w:val="CommentText"/>
      </w:pPr>
      <w:r>
        <w:rPr>
          <w:rStyle w:val="CommentReference"/>
        </w:rPr>
        <w:annotationRef/>
      </w:r>
      <w:r>
        <w:t>Have to have a consistent tense... was to go with above, if want has been all above needs to change to that tense.</w:t>
      </w:r>
    </w:p>
  </w:comment>
  <w:comment w:id="144" w:author="Windows User" w:date="2015-02-08T19:57:00Z" w:initials="WU">
    <w:p w:rsidR="005A57E3" w:rsidRDefault="005A57E3">
      <w:pPr>
        <w:pStyle w:val="CommentText"/>
      </w:pPr>
      <w:r>
        <w:rPr>
          <w:rStyle w:val="CommentReference"/>
        </w:rPr>
        <w:annotationRef/>
      </w:r>
      <w:r>
        <w:t>crushed or destroyed?</w:t>
      </w:r>
    </w:p>
  </w:comment>
  <w:comment w:id="145" w:author="Windows User" w:date="2015-02-08T19:57:00Z" w:initials="WU">
    <w:p w:rsidR="005A57E3" w:rsidRDefault="005A57E3">
      <w:pPr>
        <w:pStyle w:val="CommentText"/>
      </w:pPr>
      <w:r>
        <w:rPr>
          <w:rStyle w:val="CommentReference"/>
        </w:rPr>
        <w:annotationRef/>
      </w:r>
      <w:r>
        <w:t>elsewhere ekhomkhem is translated as crushed... NETS has shattered. Brenton destroyed.</w:t>
      </w:r>
    </w:p>
  </w:comment>
  <w:comment w:id="146" w:author="Windows User" w:date="2015-02-08T19:57:00Z" w:initials="WU">
    <w:p w:rsidR="005A57E3" w:rsidRDefault="005A57E3">
      <w:pPr>
        <w:pStyle w:val="CommentText"/>
      </w:pPr>
      <w:r>
        <w:rPr>
          <w:rStyle w:val="CommentReference"/>
        </w:rPr>
        <w:annotationRef/>
      </w:r>
      <w:r>
        <w:t>your enemies or our enemies?</w:t>
      </w:r>
    </w:p>
  </w:comment>
  <w:comment w:id="147" w:author="Windows User" w:date="2015-02-08T19:57:00Z" w:initials="WU">
    <w:p w:rsidR="005A57E3" w:rsidRDefault="005A57E3">
      <w:pPr>
        <w:pStyle w:val="CommentText"/>
      </w:pPr>
      <w:r>
        <w:rPr>
          <w:rStyle w:val="CommentReference"/>
        </w:rPr>
        <w:annotationRef/>
      </w:r>
      <w:r>
        <w:t>sent or sent forth?</w:t>
      </w:r>
    </w:p>
  </w:comment>
  <w:comment w:id="148" w:author="Windows User" w:date="2015-02-08T19:57:00Z" w:initials="WU">
    <w:p w:rsidR="005A57E3" w:rsidRDefault="005A57E3">
      <w:pPr>
        <w:pStyle w:val="CommentText"/>
      </w:pPr>
      <w:r>
        <w:rPr>
          <w:rStyle w:val="CommentReference"/>
        </w:rPr>
        <w:annotationRef/>
      </w:r>
      <w:r>
        <w:t>or saints? ft note?</w:t>
      </w:r>
    </w:p>
  </w:comment>
  <w:comment w:id="149" w:author="Windows User" w:date="2015-02-08T19:57:00Z" w:initials="WU">
    <w:p w:rsidR="005A57E3" w:rsidRDefault="005A57E3">
      <w:pPr>
        <w:pStyle w:val="CommentText"/>
      </w:pPr>
      <w:r>
        <w:rPr>
          <w:rStyle w:val="CommentReference"/>
        </w:rPr>
        <w:annotationRef/>
      </w:r>
      <w:r>
        <w:t>glories? glorious deeds? or in glory?</w:t>
      </w:r>
    </w:p>
  </w:comment>
  <w:comment w:id="150" w:author="Windows User" w:date="2015-02-08T19:57:00Z" w:initials="WU">
    <w:p w:rsidR="005A57E3" w:rsidRDefault="005A57E3">
      <w:pPr>
        <w:pStyle w:val="CommentText"/>
      </w:pPr>
      <w:r>
        <w:rPr>
          <w:rStyle w:val="CommentReference"/>
        </w:rPr>
        <w:annotationRef/>
      </w:r>
      <w:r>
        <w:t>redeemed? or chose?</w:t>
      </w:r>
    </w:p>
  </w:comment>
  <w:comment w:id="151" w:author="Windows User" w:date="2015-02-08T19:57:00Z" w:initials="WU">
    <w:p w:rsidR="005A57E3" w:rsidRDefault="005A57E3">
      <w:pPr>
        <w:pStyle w:val="CommentText"/>
      </w:pPr>
      <w:r>
        <w:rPr>
          <w:rStyle w:val="CommentReference"/>
        </w:rPr>
        <w:annotationRef/>
      </w:r>
      <w:r>
        <w:t>abode? habitation? resting place?</w:t>
      </w:r>
    </w:p>
  </w:comment>
  <w:comment w:id="152" w:author="Windows User" w:date="2015-02-08T19:57:00Z" w:initials="WU">
    <w:p w:rsidR="005A57E3" w:rsidRDefault="005A57E3">
      <w:pPr>
        <w:pStyle w:val="CommentText"/>
      </w:pPr>
      <w:r>
        <w:rPr>
          <w:rStyle w:val="CommentReference"/>
        </w:rPr>
        <w:annotationRef/>
      </w:r>
      <w:r>
        <w:t>Nets has pangs.</w:t>
      </w:r>
    </w:p>
  </w:comment>
  <w:comment w:id="153" w:author="Windows User" w:date="2015-02-08T19:57:00Z" w:initials="WU">
    <w:p w:rsidR="005A57E3" w:rsidRDefault="005A57E3">
      <w:pPr>
        <w:pStyle w:val="CommentText"/>
      </w:pPr>
      <w:r>
        <w:rPr>
          <w:rStyle w:val="CommentReference"/>
        </w:rPr>
        <w:annotationRef/>
      </w:r>
      <w:r>
        <w:t>Nets has tense change here rather than start of next vs. Brenton too.</w:t>
      </w:r>
    </w:p>
  </w:comment>
  <w:comment w:id="154" w:author="Windows User" w:date="2015-02-08T19:57:00Z" w:initials="WU">
    <w:p w:rsidR="005A57E3" w:rsidRDefault="005A57E3">
      <w:pPr>
        <w:pStyle w:val="CommentText"/>
      </w:pPr>
      <w:r>
        <w:rPr>
          <w:rStyle w:val="CommentReference"/>
        </w:rPr>
        <w:annotationRef/>
      </w:r>
      <w:r>
        <w:t xml:space="preserve">reign? king? reign as king? tense? shall reign? </w:t>
      </w:r>
    </w:p>
  </w:comment>
  <w:comment w:id="155" w:author="Windows User" w:date="2015-02-08T19:57:00Z" w:initials="WU">
    <w:p w:rsidR="005A57E3" w:rsidRDefault="005A57E3">
      <w:pPr>
        <w:pStyle w:val="CommentText"/>
      </w:pPr>
      <w:r>
        <w:rPr>
          <w:rStyle w:val="CommentReference"/>
        </w:rPr>
        <w:annotationRef/>
      </w:r>
      <w:r>
        <w:t>What does the Coptic say? Is it something like this?</w:t>
      </w:r>
    </w:p>
  </w:comment>
  <w:comment w:id="156" w:author="Windows User" w:date="2015-02-08T19:57:00Z" w:initials="WU">
    <w:p w:rsidR="005A57E3" w:rsidRDefault="005A57E3">
      <w:pPr>
        <w:pStyle w:val="CommentText"/>
      </w:pPr>
      <w:r>
        <w:rPr>
          <w:rStyle w:val="CommentReference"/>
        </w:rPr>
        <w:annotationRef/>
      </w:r>
      <w:r>
        <w:t>For? or Since?</w:t>
      </w:r>
    </w:p>
  </w:comment>
  <w:comment w:id="157" w:author="Windows User" w:date="2015-02-08T19:57:00Z" w:initials="WU">
    <w:p w:rsidR="005A57E3" w:rsidRDefault="005A57E3">
      <w:pPr>
        <w:pStyle w:val="CommentText"/>
      </w:pPr>
      <w:r>
        <w:rPr>
          <w:rStyle w:val="CommentReference"/>
        </w:rPr>
        <w:annotationRef/>
      </w:r>
      <w:r>
        <w:t>Brenton and NETS have dances. Coptic has hanhos (guessing hos is praises or songs). I'm thinking not praises... but need you guys to clarify</w:t>
      </w:r>
    </w:p>
  </w:comment>
  <w:comment w:id="158" w:author="Windows User" w:date="2015-02-08T19:57:00Z" w:initials="WU">
    <w:p w:rsidR="005A57E3" w:rsidRDefault="005A57E3">
      <w:pPr>
        <w:pStyle w:val="CommentText"/>
      </w:pPr>
      <w:r>
        <w:rPr>
          <w:rStyle w:val="CommentReference"/>
        </w:rPr>
        <w:annotationRef/>
      </w:r>
      <w:r>
        <w:t>The NETS phrasing seems to me the only way to reconcile the other translations.</w:t>
      </w:r>
    </w:p>
  </w:comment>
  <w:comment w:id="159" w:author="Windows User" w:date="2015-02-08T19:57:00Z" w:initials="WU">
    <w:p w:rsidR="005A57E3" w:rsidRDefault="005A57E3">
      <w:pPr>
        <w:pStyle w:val="CommentText"/>
      </w:pPr>
      <w:r>
        <w:rPr>
          <w:rStyle w:val="CommentReference"/>
        </w:rPr>
        <w:annotationRef/>
      </w:r>
      <w:r>
        <w:t>The last verse is not in the Bible... So Miriam's words "Horse and rider.." should be in quotes. These should not, they are our (the church's) words in response.</w:t>
      </w:r>
    </w:p>
  </w:comment>
  <w:comment w:id="165" w:author="Windows User" w:date="2015-02-08T20:00:00Z" w:initials="WU">
    <w:p w:rsidR="005A57E3" w:rsidRDefault="005A57E3">
      <w:pPr>
        <w:pStyle w:val="CommentText"/>
      </w:pPr>
      <w:r>
        <w:rPr>
          <w:rStyle w:val="CommentReference"/>
        </w:rPr>
        <w:annotationRef/>
      </w:r>
      <w:r>
        <w:t>This way sure sounds better. I know "With the split" is more literal, but it doesn't make any sense in English. This does.</w:t>
      </w:r>
    </w:p>
  </w:comment>
  <w:comment w:id="166" w:author="Windows User" w:date="2015-02-08T20:00:00Z" w:initials="WU">
    <w:p w:rsidR="005A57E3" w:rsidRDefault="005A57E3">
      <w:pPr>
        <w:pStyle w:val="CommentText"/>
      </w:pPr>
      <w:r>
        <w:rPr>
          <w:rStyle w:val="CommentReference"/>
        </w:rPr>
        <w:annotationRef/>
      </w:r>
      <w:r>
        <w:t>path or walkway?</w:t>
      </w:r>
    </w:p>
  </w:comment>
  <w:comment w:id="167" w:author="Brett Slote" w:date="2011-10-06T14:56:00Z" w:initials="BS">
    <w:p w:rsidR="005A57E3" w:rsidRDefault="005A57E3">
      <w:pPr>
        <w:pStyle w:val="CommentText"/>
      </w:pPr>
      <w:r>
        <w:rPr>
          <w:rStyle w:val="CommentReference"/>
        </w:rPr>
        <w:annotationRef/>
      </w:r>
      <w:r>
        <w:t>needs : at least to indicate breaks in tune</w:t>
      </w:r>
    </w:p>
  </w:comment>
  <w:comment w:id="168" w:author="Windows User" w:date="2015-02-08T20:00:00Z" w:initials="WU">
    <w:p w:rsidR="005A57E3" w:rsidRDefault="005A57E3">
      <w:pPr>
        <w:pStyle w:val="CommentText"/>
      </w:pPr>
      <w:r>
        <w:rPr>
          <w:rStyle w:val="CommentReference"/>
        </w:rPr>
        <w:annotationRef/>
      </w:r>
      <w:r>
        <w:t>miraculous, or something closer to paradoxical but sounding good?</w:t>
      </w:r>
    </w:p>
  </w:comment>
  <w:comment w:id="169" w:author="Windows User" w:date="2015-02-08T20:00:00Z" w:initials="WU">
    <w:p w:rsidR="005A57E3" w:rsidRDefault="005A57E3">
      <w:pPr>
        <w:pStyle w:val="CommentText"/>
      </w:pPr>
      <w:r>
        <w:rPr>
          <w:rStyle w:val="CommentReference"/>
        </w:rPr>
        <w:annotationRef/>
      </w:r>
      <w:r>
        <w:t>passed and crossed mean teh same thing... but passed over carries connotation of connection to pass over...</w:t>
      </w:r>
    </w:p>
  </w:comment>
  <w:comment w:id="170" w:author="Windows User" w:date="2015-02-08T20:00:00Z" w:initials="WU">
    <w:p w:rsidR="005A57E3" w:rsidRDefault="005A57E3">
      <w:pPr>
        <w:pStyle w:val="CommentText"/>
      </w:pPr>
      <w:r>
        <w:rPr>
          <w:rStyle w:val="CommentReference"/>
        </w:rPr>
        <w:annotationRef/>
      </w:r>
      <w:r>
        <w:t>praising or singing?</w:t>
      </w:r>
    </w:p>
  </w:comment>
  <w:comment w:id="171" w:author="Windows User" w:date="2015-02-08T20:00:00Z" w:initials="WU">
    <w:p w:rsidR="005A57E3" w:rsidRDefault="005A57E3">
      <w:pPr>
        <w:pStyle w:val="CommentText"/>
      </w:pPr>
      <w:r>
        <w:rPr>
          <w:rStyle w:val="CommentReference"/>
        </w:rPr>
        <w:annotationRef/>
      </w:r>
      <w:r>
        <w:t>I think this should be sing to</w:t>
      </w:r>
    </w:p>
  </w:comment>
  <w:comment w:id="179" w:author="Windows User" w:date="2015-02-08T20:06:00Z" w:initials="BS">
    <w:p w:rsidR="005A57E3" w:rsidRDefault="005A57E3">
      <w:pPr>
        <w:pStyle w:val="CommentText"/>
      </w:pPr>
      <w:r>
        <w:rPr>
          <w:rStyle w:val="CommentReference"/>
        </w:rPr>
        <w:annotationRef/>
      </w:r>
      <w:r>
        <w:t>both Brenton and NETS have "understanding"</w:t>
      </w:r>
    </w:p>
  </w:comment>
  <w:comment w:id="180" w:author="Windows User" w:date="2015-02-08T20:06:00Z" w:initials="BS">
    <w:p w:rsidR="005A57E3" w:rsidRDefault="005A57E3">
      <w:pPr>
        <w:pStyle w:val="CommentText"/>
      </w:pPr>
      <w:r>
        <w:rPr>
          <w:rStyle w:val="CommentReference"/>
        </w:rPr>
        <w:annotationRef/>
      </w:r>
      <w:r>
        <w:t>NETS just has made</w:t>
      </w:r>
    </w:p>
  </w:comment>
  <w:comment w:id="181" w:author="Windows User" w:date="2015-02-08T20:06:00Z" w:initials="BS">
    <w:p w:rsidR="005A57E3" w:rsidRDefault="005A57E3">
      <w:pPr>
        <w:pStyle w:val="CommentText"/>
      </w:pPr>
      <w:r>
        <w:rPr>
          <w:rStyle w:val="CommentReference"/>
        </w:rPr>
        <w:annotationRef/>
      </w:r>
      <w:r>
        <w:t>does Coptic have "alone"?</w:t>
      </w:r>
    </w:p>
  </w:comment>
  <w:comment w:id="182" w:author="Windows User" w:date="2015-02-08T20:06:00Z" w:initials="BS">
    <w:p w:rsidR="005A57E3" w:rsidRDefault="005A57E3">
      <w:pPr>
        <w:pStyle w:val="CommentText"/>
      </w:pPr>
      <w:r>
        <w:rPr>
          <w:rStyle w:val="CommentReference"/>
        </w:rPr>
        <w:annotationRef/>
      </w:r>
      <w:r>
        <w:t>NETS "have authority". Maybe 'govern' would fit connotations better than rule?</w:t>
      </w:r>
    </w:p>
  </w:comment>
  <w:comment w:id="183" w:author="Windows User" w:date="2015-02-08T20:06:00Z" w:initials="BS">
    <w:p w:rsidR="005A57E3" w:rsidRDefault="005A57E3">
      <w:pPr>
        <w:pStyle w:val="CommentText"/>
      </w:pPr>
      <w:r>
        <w:rPr>
          <w:rStyle w:val="CommentReference"/>
        </w:rPr>
        <w:annotationRef/>
      </w:r>
      <w:r>
        <w:t>NETS has 'raised'. Makes more sense?</w:t>
      </w:r>
    </w:p>
  </w:comment>
  <w:comment w:id="184" w:author="Windows User" w:date="2015-02-08T20:06:00Z" w:initials="BS">
    <w:p w:rsidR="005A57E3" w:rsidRDefault="005A57E3">
      <w:pPr>
        <w:pStyle w:val="CommentText"/>
      </w:pPr>
      <w:r>
        <w:rPr>
          <w:rStyle w:val="CommentReference"/>
        </w:rPr>
        <w:annotationRef/>
      </w:r>
      <w:r>
        <w:t>into?</w:t>
      </w:r>
    </w:p>
  </w:comment>
  <w:comment w:id="190" w:author="Windows User" w:date="2015-02-08T20:09:00Z" w:initials="BS">
    <w:p w:rsidR="005A57E3" w:rsidRDefault="005A57E3">
      <w:pPr>
        <w:pStyle w:val="CommentText"/>
      </w:pPr>
      <w:r>
        <w:rPr>
          <w:rStyle w:val="CommentReference"/>
        </w:rPr>
        <w:annotationRef/>
      </w:r>
      <w:r>
        <w:t>clearly the missing vs above belongs</w:t>
      </w:r>
    </w:p>
  </w:comment>
  <w:comment w:id="197" w:author="Windows User" w:date="2015-02-08T20:11:00Z" w:initials="BS">
    <w:p w:rsidR="005A57E3" w:rsidRDefault="005A57E3">
      <w:pPr>
        <w:pStyle w:val="CommentText"/>
      </w:pPr>
      <w:r>
        <w:rPr>
          <w:rStyle w:val="CommentReference"/>
        </w:rPr>
        <w:annotationRef/>
      </w:r>
      <w:r>
        <w:t>NETS has blessed is your glorious holy name... but the Coptic seems to be Blessed is the Holy Name of Your glory... is that too literal though?</w:t>
      </w:r>
    </w:p>
  </w:comment>
  <w:comment w:id="198" w:author="Windows User" w:date="2015-02-08T20:11:00Z" w:initials="BS">
    <w:p w:rsidR="005A57E3" w:rsidRDefault="005A57E3">
      <w:pPr>
        <w:pStyle w:val="CommentText"/>
      </w:pPr>
      <w:r>
        <w:rPr>
          <w:rStyle w:val="CommentReference"/>
        </w:rPr>
        <w:annotationRef/>
      </w:r>
      <w:r>
        <w:t>heavens?</w:t>
      </w:r>
    </w:p>
  </w:comment>
  <w:comment w:id="199" w:author="Windows User" w:date="2015-02-08T20:11:00Z" w:initials="BS">
    <w:p w:rsidR="005A57E3" w:rsidRDefault="005A57E3">
      <w:pPr>
        <w:pStyle w:val="CommentText"/>
      </w:pPr>
      <w:r>
        <w:rPr>
          <w:rStyle w:val="CommentReference"/>
        </w:rPr>
        <w:annotationRef/>
      </w:r>
      <w:r>
        <w:t>NETS omits clouds</w:t>
      </w:r>
    </w:p>
  </w:comment>
  <w:comment w:id="200" w:author="Windows User" w:date="2015-02-08T20:11:00Z" w:initials="BS">
    <w:p w:rsidR="005A57E3" w:rsidRDefault="005A57E3">
      <w:pPr>
        <w:pStyle w:val="CommentText"/>
      </w:pPr>
      <w:r>
        <w:rPr>
          <w:rStyle w:val="CommentReference"/>
        </w:rPr>
        <w:annotationRef/>
      </w:r>
      <w:r>
        <w:t>NETS omits this vs</w:t>
      </w:r>
    </w:p>
  </w:comment>
  <w:comment w:id="201" w:author="Windows User" w:date="2015-02-08T20:11:00Z" w:initials="BS">
    <w:p w:rsidR="005A57E3" w:rsidRDefault="005A57E3">
      <w:pPr>
        <w:pStyle w:val="CommentText"/>
      </w:pPr>
      <w:r>
        <w:rPr>
          <w:rStyle w:val="CommentReference"/>
        </w:rPr>
        <w:annotationRef/>
      </w:r>
      <w:r>
        <w:t>NETS has falling snow which matches AI hoar frosts.</w:t>
      </w:r>
    </w:p>
  </w:comment>
  <w:comment w:id="202" w:author="Windows User" w:date="2015-02-08T20:11:00Z" w:initials="BS">
    <w:p w:rsidR="005A57E3" w:rsidRDefault="005A57E3">
      <w:pPr>
        <w:pStyle w:val="CommentText"/>
      </w:pPr>
      <w:r>
        <w:rPr>
          <w:rStyle w:val="CommentReference"/>
        </w:rPr>
        <w:annotationRef/>
      </w:r>
      <w:r>
        <w:t>reversed ice and hoarfrosts of this vs and last to match NETS. Coptic?</w:t>
      </w:r>
    </w:p>
  </w:comment>
  <w:comment w:id="203" w:author="Windows User" w:date="2015-02-08T20:11:00Z" w:initials="BS">
    <w:p w:rsidR="005A57E3" w:rsidRDefault="005A57E3">
      <w:pPr>
        <w:pStyle w:val="CommentText"/>
      </w:pPr>
      <w:r>
        <w:rPr>
          <w:rStyle w:val="CommentReference"/>
        </w:rPr>
        <w:annotationRef/>
      </w:r>
      <w:r>
        <w:t>NETS switches this vs with next</w:t>
      </w:r>
    </w:p>
  </w:comment>
  <w:comment w:id="204" w:author="Windows User" w:date="2015-02-08T20:11:00Z" w:initials="BS">
    <w:p w:rsidR="005A57E3" w:rsidRDefault="005A57E3">
      <w:pPr>
        <w:pStyle w:val="CommentText"/>
      </w:pPr>
      <w:r>
        <w:rPr>
          <w:rStyle w:val="CommentReference"/>
        </w:rPr>
        <w:annotationRef/>
      </w:r>
      <w:r>
        <w:t>NETS has sea-monsters</w:t>
      </w:r>
    </w:p>
  </w:comment>
  <w:comment w:id="205" w:author="Windows User" w:date="2015-02-08T20:11:00Z" w:initials="BS">
    <w:p w:rsidR="005A57E3" w:rsidRDefault="005A57E3">
      <w:pPr>
        <w:pStyle w:val="CommentText"/>
      </w:pPr>
      <w:r>
        <w:rPr>
          <w:rStyle w:val="CommentReference"/>
        </w:rPr>
        <w:annotationRef/>
      </w:r>
      <w:r>
        <w:t>NETS has four-footed and wild animals of the land</w:t>
      </w:r>
    </w:p>
  </w:comment>
  <w:comment w:id="206" w:author="Windows User" w:date="2015-02-08T20:11:00Z" w:initials="BS">
    <w:p w:rsidR="005A57E3" w:rsidRDefault="005A57E3">
      <w:pPr>
        <w:pStyle w:val="CommentText"/>
      </w:pPr>
      <w:r>
        <w:rPr>
          <w:rStyle w:val="CommentReference"/>
        </w:rPr>
        <w:annotationRef/>
      </w:r>
      <w:r>
        <w:t>NETS has all humans on earth</w:t>
      </w:r>
    </w:p>
  </w:comment>
  <w:comment w:id="207" w:author="Windows User" w:date="2015-02-08T20:11:00Z" w:initials="BS">
    <w:p w:rsidR="005A57E3" w:rsidRDefault="005A57E3">
      <w:pPr>
        <w:pStyle w:val="CommentText"/>
      </w:pPr>
      <w:r>
        <w:rPr>
          <w:rStyle w:val="CommentReference"/>
        </w:rPr>
        <w:annotationRef/>
      </w:r>
      <w:r>
        <w:t>NETS has "priests, slaves of the Lord", then omits next vs.</w:t>
      </w:r>
    </w:p>
  </w:comment>
  <w:comment w:id="208" w:author="Windows User" w:date="2015-02-08T20:11:00Z" w:initials="BS">
    <w:p w:rsidR="005A57E3" w:rsidRDefault="005A57E3">
      <w:pPr>
        <w:pStyle w:val="CommentText"/>
      </w:pPr>
      <w:r>
        <w:rPr>
          <w:rStyle w:val="CommentReference"/>
        </w:rPr>
        <w:annotationRef/>
      </w:r>
      <w:r>
        <w:t>NETS ends quite differently</w:t>
      </w:r>
    </w:p>
  </w:comment>
  <w:comment w:id="214" w:author="Brett Slote" w:date="2011-10-06T14:56:00Z" w:initials="BS">
    <w:p w:rsidR="005A57E3" w:rsidRDefault="005A57E3">
      <w:pPr>
        <w:pStyle w:val="CommentText"/>
      </w:pPr>
      <w:r>
        <w:rPr>
          <w:rStyle w:val="CommentReference"/>
        </w:rPr>
        <w:annotationRef/>
      </w:r>
      <w:r>
        <w:t>These should be broken into lines with the tune!</w:t>
      </w:r>
    </w:p>
  </w:comment>
  <w:comment w:id="215" w:author="Windows User" w:date="2015-02-08T20:12:00Z" w:initials="BS">
    <w:p w:rsidR="005A57E3" w:rsidRDefault="005A57E3">
      <w:pPr>
        <w:pStyle w:val="CommentText"/>
      </w:pPr>
      <w:r>
        <w:rPr>
          <w:rStyle w:val="CommentReference"/>
        </w:rPr>
        <w:annotationRef/>
      </w:r>
      <w:r>
        <w:t>giver, or maker?</w:t>
      </w:r>
    </w:p>
  </w:comment>
  <w:comment w:id="216" w:author="Windows User" w:date="2015-02-08T20:12:00Z" w:initials="BS">
    <w:p w:rsidR="005A57E3" w:rsidRDefault="005A57E3">
      <w:pPr>
        <w:pStyle w:val="CommentText"/>
      </w:pPr>
      <w:r>
        <w:rPr>
          <w:rStyle w:val="CommentReference"/>
        </w:rPr>
        <w:annotationRef/>
      </w:r>
      <w:r>
        <w:t>even NETS has Hananias</w:t>
      </w:r>
    </w:p>
  </w:comment>
  <w:comment w:id="217" w:author="Windows User" w:date="2015-02-08T20:12:00Z" w:initials="BS">
    <w:p w:rsidR="005A57E3" w:rsidRDefault="005A57E3">
      <w:pPr>
        <w:pStyle w:val="CommentText"/>
      </w:pPr>
      <w:r>
        <w:rPr>
          <w:rStyle w:val="CommentReference"/>
        </w:rPr>
        <w:annotationRef/>
      </w:r>
      <w:r>
        <w:t>does Coptic have evening first?</w:t>
      </w:r>
    </w:p>
  </w:comment>
  <w:comment w:id="218" w:author="Windows User" w:date="2015-02-08T20:12:00Z" w:initials="BS">
    <w:p w:rsidR="005A57E3" w:rsidRDefault="005A57E3">
      <w:pPr>
        <w:pStyle w:val="CommentText"/>
      </w:pPr>
      <w:r>
        <w:rPr>
          <w:rStyle w:val="CommentReference"/>
        </w:rPr>
        <w:annotationRef/>
      </w:r>
      <w:r>
        <w:t>Coptic doesn't have "Our God"</w:t>
      </w:r>
    </w:p>
  </w:comment>
  <w:comment w:id="219" w:author="Windows User" w:date="2015-02-08T20:12:00Z" w:initials="BS">
    <w:p w:rsidR="005A57E3" w:rsidRDefault="005A57E3">
      <w:pPr>
        <w:pStyle w:val="CommentText"/>
      </w:pPr>
      <w:r>
        <w:rPr>
          <w:rStyle w:val="CommentReference"/>
        </w:rPr>
        <w:annotationRef/>
      </w:r>
      <w:r>
        <w:t>celebrate or proclaim?</w:t>
      </w:r>
    </w:p>
  </w:comment>
  <w:comment w:id="220" w:author="Windows User" w:date="2015-02-08T20:12:00Z" w:initials="BS">
    <w:p w:rsidR="005A57E3" w:rsidRDefault="005A57E3">
      <w:pPr>
        <w:pStyle w:val="CommentText"/>
      </w:pPr>
      <w:r>
        <w:rPr>
          <w:rStyle w:val="CommentReference"/>
        </w:rPr>
        <w:annotationRef/>
      </w:r>
      <w:r>
        <w:t>persevere or be sober?</w:t>
      </w:r>
    </w:p>
  </w:comment>
  <w:comment w:id="221" w:author="Windows User" w:date="2015-02-08T20:12:00Z" w:initials="BS">
    <w:p w:rsidR="005A57E3" w:rsidRDefault="005A57E3">
      <w:pPr>
        <w:pStyle w:val="CommentText"/>
      </w:pPr>
      <w:r>
        <w:rPr>
          <w:rStyle w:val="CommentReference"/>
        </w:rPr>
        <w:annotationRef/>
      </w:r>
      <w:r>
        <w:t>Coptic has presbyters, not priests (oweeb)</w:t>
      </w:r>
    </w:p>
  </w:comment>
  <w:comment w:id="222" w:author="Windows User" w:date="2015-02-08T20:12:00Z" w:initials="BS">
    <w:p w:rsidR="005A57E3" w:rsidRDefault="005A57E3">
      <w:pPr>
        <w:pStyle w:val="CommentText"/>
      </w:pPr>
      <w:r>
        <w:rPr>
          <w:rStyle w:val="CommentReference"/>
        </w:rPr>
        <w:annotationRef/>
      </w:r>
      <w:r>
        <w:t>esmo is bless, not praise...</w:t>
      </w:r>
    </w:p>
  </w:comment>
  <w:comment w:id="223" w:author="Windows User" w:date="2015-02-08T20:12:00Z" w:initials="BS">
    <w:p w:rsidR="005A57E3" w:rsidRDefault="005A57E3">
      <w:pPr>
        <w:pStyle w:val="CommentText"/>
      </w:pPr>
      <w:r>
        <w:rPr>
          <w:rStyle w:val="CommentReference"/>
        </w:rPr>
        <w:annotationRef/>
      </w:r>
      <w:r>
        <w:t>Coptic doesn't look like day to day... "Until this day" doesn't make as much sense... is there something less literal but closer to the maning?</w:t>
      </w:r>
    </w:p>
  </w:comment>
  <w:comment w:id="224" w:author="Windows User" w:date="2015-02-08T20:12:00Z" w:initials="BS">
    <w:p w:rsidR="005A57E3" w:rsidRDefault="005A57E3">
      <w:pPr>
        <w:pStyle w:val="CommentText"/>
      </w:pPr>
      <w:r>
        <w:rPr>
          <w:rStyle w:val="CommentReference"/>
        </w:rPr>
        <w:annotationRef/>
      </w:r>
      <w:r>
        <w:t>Is LA right with breaths and spirits?</w:t>
      </w:r>
    </w:p>
  </w:comment>
  <w:comment w:id="225" w:author="Windows User" w:date="2015-02-08T20:12:00Z" w:initials="BS">
    <w:p w:rsidR="005A57E3" w:rsidRDefault="005A57E3">
      <w:pPr>
        <w:pStyle w:val="CommentText"/>
      </w:pPr>
      <w:r>
        <w:rPr>
          <w:rStyle w:val="CommentReference"/>
        </w:rPr>
        <w:annotationRef/>
      </w:r>
      <w:r>
        <w:t>doesn't look like waters... is it ssea?</w:t>
      </w:r>
    </w:p>
  </w:comment>
  <w:comment w:id="226" w:author="Windows User" w:date="2015-02-08T20:12:00Z" w:initials="BS">
    <w:p w:rsidR="005A57E3" w:rsidRDefault="005A57E3">
      <w:pPr>
        <w:pStyle w:val="CommentText"/>
      </w:pPr>
      <w:r>
        <w:rPr>
          <w:rStyle w:val="CommentReference"/>
        </w:rPr>
        <w:annotationRef/>
      </w:r>
      <w:r>
        <w:t>I still don't get of all the things we would see after seeing all the praise of nature would be "Bless the Lord you birds".</w:t>
      </w:r>
    </w:p>
  </w:comment>
  <w:comment w:id="227" w:author="Windows User" w:date="2015-02-08T20:12:00Z" w:initials="BS">
    <w:p w:rsidR="005A57E3" w:rsidRDefault="005A57E3">
      <w:pPr>
        <w:pStyle w:val="CommentText"/>
      </w:pPr>
      <w:r>
        <w:rPr>
          <w:rStyle w:val="CommentReference"/>
        </w:rPr>
        <w:annotationRef/>
      </w:r>
      <w:r>
        <w:t>disobedient? heretics?</w:t>
      </w:r>
    </w:p>
  </w:comment>
  <w:comment w:id="228" w:author="Windows User" w:date="2015-02-08T20:12:00Z" w:initials="BS">
    <w:p w:rsidR="005A57E3" w:rsidRDefault="005A57E3">
      <w:pPr>
        <w:pStyle w:val="CommentText"/>
      </w:pPr>
      <w:r>
        <w:rPr>
          <w:rStyle w:val="CommentReference"/>
        </w:rPr>
        <w:annotationRef/>
      </w:r>
      <w:r>
        <w:t>souls or spirits?</w:t>
      </w:r>
    </w:p>
  </w:comment>
  <w:comment w:id="229" w:author="Windows User" w:date="2015-02-08T20:12:00Z" w:initials="BS">
    <w:p w:rsidR="005A57E3" w:rsidRDefault="005A57E3">
      <w:pPr>
        <w:pStyle w:val="CommentText"/>
      </w:pPr>
      <w:r>
        <w:rPr>
          <w:rStyle w:val="CommentReference"/>
        </w:rPr>
        <w:annotationRef/>
      </w:r>
      <w:r>
        <w:t>humble or contrite?</w:t>
      </w:r>
    </w:p>
  </w:comment>
  <w:comment w:id="230" w:author="Windows User" w:date="2015-02-08T20:12:00Z" w:initials="BS">
    <w:p w:rsidR="005A57E3" w:rsidRDefault="005A57E3">
      <w:pPr>
        <w:pStyle w:val="CommentText"/>
      </w:pPr>
      <w:r>
        <w:rPr>
          <w:rStyle w:val="CommentReference"/>
        </w:rPr>
        <w:annotationRef/>
      </w:r>
      <w:r>
        <w:t>hearts?</w:t>
      </w:r>
    </w:p>
  </w:comment>
  <w:comment w:id="231" w:author="Windows User" w:date="2015-02-08T20:12:00Z" w:initials="BS">
    <w:p w:rsidR="005A57E3" w:rsidRDefault="005A57E3">
      <w:pPr>
        <w:pStyle w:val="CommentText"/>
      </w:pPr>
      <w:r>
        <w:rPr>
          <w:rStyle w:val="CommentReference"/>
        </w:rPr>
        <w:annotationRef/>
      </w:r>
      <w:r>
        <w:t>this or LA?</w:t>
      </w:r>
    </w:p>
  </w:comment>
  <w:comment w:id="232" w:author="Windows User" w:date="2015-02-08T20:12:00Z" w:initials="BS">
    <w:p w:rsidR="005A57E3" w:rsidRDefault="005A57E3">
      <w:pPr>
        <w:pStyle w:val="CommentText"/>
      </w:pPr>
      <w:r>
        <w:rPr>
          <w:rStyle w:val="CommentReference"/>
        </w:rPr>
        <w:annotationRef/>
      </w:r>
      <w:r>
        <w:t>righteous of, or who revere</w:t>
      </w:r>
    </w:p>
  </w:comment>
  <w:comment w:id="233" w:author="Windows User" w:date="2015-02-08T20:12:00Z" w:initials="BS">
    <w:p w:rsidR="005A57E3" w:rsidRDefault="005A57E3">
      <w:pPr>
        <w:pStyle w:val="CommentText"/>
      </w:pPr>
      <w:r>
        <w:rPr>
          <w:rStyle w:val="CommentReference"/>
        </w:rPr>
        <w:annotationRef/>
      </w:r>
      <w:r>
        <w:t>this, or accountable? or something else?</w:t>
      </w:r>
    </w:p>
  </w:comment>
  <w:comment w:id="234" w:author="Windows User" w:date="2015-02-08T20:12:00Z" w:initials="BS">
    <w:p w:rsidR="005A57E3" w:rsidRDefault="005A57E3">
      <w:pPr>
        <w:pStyle w:val="CommentText"/>
      </w:pPr>
      <w:r>
        <w:rPr>
          <w:rStyle w:val="CommentReference"/>
        </w:rPr>
        <w:annotationRef/>
      </w:r>
      <w:r>
        <w:t>that he may praise and say?</w:t>
      </w:r>
    </w:p>
  </w:comment>
  <w:comment w:id="246" w:author="Brett Slote" w:date="2011-10-06T14:56:00Z" w:initials="BS">
    <w:p w:rsidR="005A57E3" w:rsidRDefault="005A57E3">
      <w:pPr>
        <w:pStyle w:val="CommentText"/>
      </w:pPr>
      <w:r>
        <w:rPr>
          <w:rStyle w:val="CommentReference"/>
        </w:rPr>
        <w:annotationRef/>
      </w:r>
      <w:r>
        <w:t>Fred wants 'O' here, saying it matches the Coptic... but it isn't in the Coptic!</w:t>
      </w:r>
    </w:p>
  </w:comment>
  <w:comment w:id="247" w:author="Windows User" w:date="2015-02-08T20:16:00Z" w:initials="BS">
    <w:p w:rsidR="005A57E3" w:rsidRDefault="005A57E3" w:rsidP="00F977F1">
      <w:pPr>
        <w:pStyle w:val="CommentText"/>
      </w:pPr>
      <w:r>
        <w:rPr>
          <w:rStyle w:val="CommentReference"/>
        </w:rPr>
        <w:annotationRef/>
      </w:r>
      <w:r>
        <w:t>why do books not have a vs for the bishop???</w:t>
      </w:r>
    </w:p>
  </w:comment>
  <w:comment w:id="248" w:author="Windows User" w:date="2015-02-08T20:16:00Z" w:initials="BS">
    <w:p w:rsidR="005A57E3" w:rsidRDefault="005A57E3">
      <w:pPr>
        <w:pStyle w:val="CommentText"/>
      </w:pPr>
      <w:r>
        <w:rPr>
          <w:rStyle w:val="CommentReference"/>
        </w:rPr>
        <w:annotationRef/>
      </w:r>
      <w:r>
        <w:t>add</w:t>
      </w:r>
    </w:p>
  </w:comment>
  <w:comment w:id="251" w:author="Windows User" w:date="2015-02-08T20:17:00Z" w:initials="BS">
    <w:p w:rsidR="005A57E3" w:rsidRDefault="005A57E3" w:rsidP="00F977F1">
      <w:pPr>
        <w:pStyle w:val="CommentText"/>
      </w:pPr>
      <w:r>
        <w:rPr>
          <w:rStyle w:val="CommentReference"/>
        </w:rPr>
        <w:annotationRef/>
      </w:r>
      <w:r>
        <w:t>the first two sections each have 7 verses. Maybe each section had seven verses and then became inflated? Keeping 7 vs in each section</w:t>
      </w:r>
    </w:p>
  </w:comment>
  <w:comment w:id="252" w:author="Windows User" w:date="2015-02-08T20:17:00Z" w:initials="BS">
    <w:p w:rsidR="005A57E3" w:rsidRDefault="005A57E3" w:rsidP="00F977F1">
      <w:pPr>
        <w:pStyle w:val="CommentText"/>
      </w:pPr>
      <w:r>
        <w:rPr>
          <w:rStyle w:val="CommentReference"/>
        </w:rPr>
        <w:annotationRef/>
      </w:r>
      <w:r>
        <w:t>Communion or commemor</w:t>
      </w:r>
      <w:r>
        <w:t>a</w:t>
      </w:r>
      <w:r>
        <w:t>tion?</w:t>
      </w:r>
    </w:p>
  </w:comment>
  <w:comment w:id="253" w:author="Brett Slote" w:date="2015-02-08T20:18:00Z" w:initials="BS">
    <w:p w:rsidR="005A57E3" w:rsidRDefault="005A57E3" w:rsidP="00F977F1">
      <w:pPr>
        <w:pStyle w:val="CommentText"/>
      </w:pPr>
      <w:r>
        <w:rPr>
          <w:rStyle w:val="CommentReference"/>
        </w:rPr>
        <w:annotationRef/>
      </w:r>
      <w:r>
        <w:t>Fred wants 'O' here, saying it matches the Coptic... but it isn't in the Coptic!</w:t>
      </w:r>
    </w:p>
  </w:comment>
  <w:comment w:id="254" w:author="Windows User" w:date="2015-02-08T20:24:00Z" w:initials="BS">
    <w:p w:rsidR="005A57E3" w:rsidRDefault="005A57E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7" w:author="Windows User" w:date="2015-02-08T20:30:00Z" w:initials="BS">
    <w:p w:rsidR="005A57E3" w:rsidRDefault="005A57E3">
      <w:pPr>
        <w:pStyle w:val="CommentText"/>
      </w:pPr>
      <w:r>
        <w:rPr>
          <w:rStyle w:val="CommentReference"/>
        </w:rPr>
        <w:annotationRef/>
      </w:r>
      <w:r>
        <w:t>Godhead or  Divinity?</w:t>
      </w:r>
    </w:p>
  </w:comment>
  <w:comment w:id="258" w:author="Windows User" w:date="2015-02-08T20:30:00Z" w:initials="BS">
    <w:p w:rsidR="005A57E3" w:rsidRDefault="005A57E3">
      <w:pPr>
        <w:pStyle w:val="CommentText"/>
      </w:pPr>
      <w:r>
        <w:rPr>
          <w:rStyle w:val="CommentReference"/>
        </w:rPr>
        <w:annotationRef/>
      </w:r>
      <w:r>
        <w:t>I get why he picked to... for doesn't have the same connotation of filfillling the promise he made to us... but I still think for flows better.</w:t>
      </w:r>
    </w:p>
  </w:comment>
  <w:comment w:id="259" w:author="Windows User" w:date="2015-02-08T20:30:00Z" w:initials="BS">
    <w:p w:rsidR="005A57E3" w:rsidRDefault="005A57E3">
      <w:pPr>
        <w:pStyle w:val="CommentText"/>
      </w:pPr>
      <w:r>
        <w:rPr>
          <w:rStyle w:val="CommentReference"/>
        </w:rPr>
        <w:annotationRef/>
      </w:r>
      <w:r>
        <w:t>what does very mean here? The faithful Queen in truth? The truly faithful queen?  The verily true queen?: What is this line supposed to say/mean?</w:t>
      </w:r>
    </w:p>
  </w:comment>
  <w:comment w:id="260" w:author="Windows User" w:date="2015-02-08T20:30:00Z" w:initials="BS">
    <w:p w:rsidR="005A57E3" w:rsidRDefault="005A57E3">
      <w:pPr>
        <w:pStyle w:val="CommentText"/>
      </w:pPr>
      <w:r>
        <w:rPr>
          <w:rStyle w:val="CommentReference"/>
        </w:rPr>
        <w:annotationRef/>
      </w:r>
      <w:r>
        <w:t>faithful or trusted? faithful sounds better as it is her action and not ours, as trusted.</w:t>
      </w:r>
    </w:p>
  </w:comment>
  <w:comment w:id="262" w:author="Windows User" w:date="2015-02-08T20:32:00Z" w:initials="BS">
    <w:p w:rsidR="005A57E3" w:rsidRDefault="005A57E3">
      <w:pPr>
        <w:pStyle w:val="CommentText"/>
      </w:pPr>
      <w:r>
        <w:rPr>
          <w:rStyle w:val="CommentReference"/>
        </w:rPr>
        <w:annotationRef/>
      </w:r>
      <w:r>
        <w:t>bless or praise? inconsistent rendering of esmo</w:t>
      </w:r>
    </w:p>
  </w:comment>
  <w:comment w:id="275" w:author="Windows User" w:date="2015-02-08T20:35:00Z" w:initials="BS">
    <w:p w:rsidR="005A57E3" w:rsidRDefault="005A57E3">
      <w:pPr>
        <w:pStyle w:val="CommentText"/>
      </w:pPr>
      <w:r>
        <w:rPr>
          <w:rStyle w:val="CommentReference"/>
        </w:rPr>
        <w:annotationRef/>
      </w:r>
      <w:r>
        <w:t>MT (KJV) and Ra lack. NETS has and so does Coptic.</w:t>
      </w:r>
    </w:p>
  </w:comment>
  <w:comment w:id="276" w:author="Windows User" w:date="2015-02-08T20:35:00Z" w:initials="BS">
    <w:p w:rsidR="005A57E3" w:rsidRDefault="005A57E3">
      <w:pPr>
        <w:pStyle w:val="CommentText"/>
      </w:pPr>
      <w:r>
        <w:rPr>
          <w:rStyle w:val="CommentReference"/>
        </w:rPr>
        <w:annotationRef/>
      </w:r>
      <w:r>
        <w:t>this structure rather than just a list is probably a KJVism...</w:t>
      </w:r>
    </w:p>
  </w:comment>
  <w:comment w:id="277" w:author="Windows User" w:date="2015-02-08T20:35:00Z" w:initials="BS">
    <w:p w:rsidR="005A57E3" w:rsidRDefault="005A57E3">
      <w:pPr>
        <w:pStyle w:val="CommentText"/>
      </w:pPr>
      <w:r>
        <w:rPr>
          <w:rStyle w:val="CommentReference"/>
        </w:rPr>
        <w:annotationRef/>
      </w:r>
      <w:r>
        <w:t>Coptic varies greatly from NETS</w:t>
      </w:r>
    </w:p>
  </w:comment>
  <w:comment w:id="283" w:author="Windows User" w:date="2015-02-08T20:36:00Z" w:initials="BS">
    <w:p w:rsidR="005A57E3" w:rsidRDefault="005A57E3">
      <w:pPr>
        <w:pStyle w:val="CommentText"/>
      </w:pPr>
      <w:r>
        <w:rPr>
          <w:rStyle w:val="CommentReference"/>
        </w:rPr>
        <w:annotationRef/>
      </w:r>
      <w:r>
        <w:t>NETS has dance... also drum &amp; harp...</w:t>
      </w:r>
    </w:p>
  </w:comment>
  <w:comment w:id="284" w:author="Windows User" w:date="2015-02-08T20:36:00Z" w:initials="BS">
    <w:p w:rsidR="005A57E3" w:rsidRDefault="005A57E3">
      <w:pPr>
        <w:pStyle w:val="CommentText"/>
      </w:pPr>
      <w:r>
        <w:rPr>
          <w:rStyle w:val="CommentReference"/>
        </w:rPr>
        <w:annotationRef/>
      </w:r>
      <w:r>
        <w:t>NETS and LA have boast in glory...</w:t>
      </w:r>
    </w:p>
  </w:comment>
  <w:comment w:id="285" w:author="Windows User" w:date="2015-02-08T20:36:00Z" w:initials="BS">
    <w:p w:rsidR="005A57E3" w:rsidRDefault="005A57E3">
      <w:pPr>
        <w:pStyle w:val="CommentText"/>
      </w:pPr>
      <w:r>
        <w:rPr>
          <w:rStyle w:val="CommentReference"/>
        </w:rPr>
        <w:annotationRef/>
      </w:r>
      <w:r>
        <w:t>NETS has rejoice. Coptis looks to me like glorify... Sing aloud? Rejoice?</w:t>
      </w:r>
    </w:p>
  </w:comment>
  <w:comment w:id="286" w:author="Windows User" w:date="2015-02-08T20:36:00Z" w:initials="BS">
    <w:p w:rsidR="005A57E3" w:rsidRDefault="005A57E3">
      <w:pPr>
        <w:pStyle w:val="CommentText"/>
      </w:pPr>
      <w:r>
        <w:rPr>
          <w:rStyle w:val="CommentReference"/>
        </w:rPr>
        <w:annotationRef/>
      </w:r>
      <w:r>
        <w:t>NETS has throats too. I'm leaving mouths. Throats is too literal. Not how we say it in English...</w:t>
      </w:r>
    </w:p>
  </w:comment>
  <w:comment w:id="287" w:author="Windows User" w:date="2015-02-08T20:36:00Z" w:initials="BS">
    <w:p w:rsidR="005A57E3" w:rsidRDefault="005A57E3">
      <w:pPr>
        <w:pStyle w:val="CommentText"/>
      </w:pPr>
      <w:r>
        <w:rPr>
          <w:rStyle w:val="CommentReference"/>
        </w:rPr>
        <w:annotationRef/>
      </w:r>
      <w:r>
        <w:t>NETS has rebukes. punishments?</w:t>
      </w:r>
    </w:p>
  </w:comment>
  <w:comment w:id="293" w:author="Windows User" w:date="2015-02-08T20:36:00Z" w:initials="BS">
    <w:p w:rsidR="005A57E3" w:rsidRDefault="005A57E3">
      <w:pPr>
        <w:pStyle w:val="CommentText"/>
      </w:pPr>
      <w:r>
        <w:rPr>
          <w:rStyle w:val="CommentReference"/>
        </w:rPr>
        <w:annotationRef/>
      </w:r>
      <w:r>
        <w:t>psaltry? or lyre?</w:t>
      </w:r>
    </w:p>
  </w:comment>
  <w:comment w:id="294" w:author="Windows User" w:date="2015-02-08T20:36:00Z" w:initials="BS">
    <w:p w:rsidR="005A57E3" w:rsidRDefault="005A57E3">
      <w:pPr>
        <w:pStyle w:val="CommentText"/>
      </w:pPr>
      <w:r>
        <w:rPr>
          <w:rStyle w:val="CommentReference"/>
        </w:rPr>
        <w:annotationRef/>
      </w:r>
      <w:r>
        <w:t>NETS has drum and dance.</w:t>
      </w:r>
    </w:p>
  </w:comment>
  <w:comment w:id="305" w:author="Windows User" w:date="2015-02-08T20:47:00Z" w:initials="BS">
    <w:p w:rsidR="005A57E3" w:rsidRDefault="005A57E3">
      <w:pPr>
        <w:pStyle w:val="CommentText"/>
      </w:pPr>
      <w:r>
        <w:rPr>
          <w:rStyle w:val="CommentReference"/>
        </w:rPr>
        <w:annotationRef/>
      </w:r>
      <w:r>
        <w:t>tense? praise or will praise?</w:t>
      </w:r>
    </w:p>
  </w:comment>
  <w:comment w:id="306" w:author="Windows User" w:date="2015-02-08T20:47:00Z" w:initials="BS">
    <w:p w:rsidR="005A57E3" w:rsidRDefault="005A57E3">
      <w:pPr>
        <w:pStyle w:val="CommentText"/>
      </w:pPr>
      <w:r>
        <w:rPr>
          <w:rStyle w:val="CommentReference"/>
        </w:rPr>
        <w:annotationRef/>
      </w:r>
      <w:r>
        <w:t>earth? land? creation?</w:t>
      </w:r>
    </w:p>
  </w:comment>
  <w:comment w:id="307" w:author="Windows User" w:date="2015-02-08T20:47:00Z" w:initials="BS">
    <w:p w:rsidR="005A57E3" w:rsidRDefault="005A57E3">
      <w:pPr>
        <w:pStyle w:val="CommentText"/>
      </w:pPr>
      <w:r>
        <w:rPr>
          <w:rStyle w:val="CommentReference"/>
        </w:rPr>
        <w:annotationRef/>
      </w:r>
      <w:r>
        <w:t>make haste is a little archaic. But hurry is way too colloquial. Quicken doesn't sound right.</w:t>
      </w:r>
    </w:p>
  </w:comment>
  <w:comment w:id="308" w:author="Windows User" w:date="2015-02-08T20:47:00Z" w:initials="BS">
    <w:p w:rsidR="005A57E3" w:rsidRDefault="005A57E3">
      <w:pPr>
        <w:pStyle w:val="CommentText"/>
      </w:pPr>
      <w:r>
        <w:rPr>
          <w:rStyle w:val="CommentReference"/>
        </w:rPr>
        <w:annotationRef/>
      </w:r>
      <w:r>
        <w:t>should either be diverse here or different elsewhere</w:t>
      </w:r>
    </w:p>
  </w:comment>
  <w:comment w:id="309" w:author="Windows User" w:date="2015-02-08T20:47:00Z" w:initials="BS">
    <w:p w:rsidR="005A57E3" w:rsidRDefault="005A57E3">
      <w:pPr>
        <w:pStyle w:val="CommentText"/>
      </w:pPr>
      <w:r>
        <w:rPr>
          <w:rStyle w:val="CommentReference"/>
        </w:rPr>
        <w:annotationRef/>
      </w:r>
      <w:r>
        <w:t>truth or righteousness? Or justice?</w:t>
      </w:r>
    </w:p>
  </w:comment>
  <w:comment w:id="310" w:author="Windows User" w:date="2015-02-08T20:47:00Z" w:initials="BS">
    <w:p w:rsidR="005A57E3" w:rsidRDefault="005A57E3">
      <w:pPr>
        <w:pStyle w:val="CommentText"/>
      </w:pPr>
      <w:r>
        <w:rPr>
          <w:rStyle w:val="CommentReference"/>
        </w:rPr>
        <w:annotationRef/>
      </w:r>
      <w:r>
        <w:t>patience or longsuffering?</w:t>
      </w:r>
    </w:p>
  </w:comment>
  <w:comment w:id="311" w:author="Windows User" w:date="2015-02-08T20:47:00Z" w:initials="BS">
    <w:p w:rsidR="005A57E3" w:rsidRDefault="005A57E3">
      <w:pPr>
        <w:pStyle w:val="CommentText"/>
      </w:pPr>
      <w:r>
        <w:rPr>
          <w:rStyle w:val="CommentReference"/>
        </w:rPr>
        <w:annotationRef/>
      </w:r>
      <w:r>
        <w:t>just "at the first watch"?</w:t>
      </w:r>
    </w:p>
  </w:comment>
  <w:comment w:id="312" w:author="Windows User" w:date="2015-02-08T20:47:00Z" w:initials="BS">
    <w:p w:rsidR="005A57E3" w:rsidRDefault="005A57E3">
      <w:pPr>
        <w:pStyle w:val="CommentText"/>
      </w:pPr>
      <w:r>
        <w:rPr>
          <w:rStyle w:val="CommentReference"/>
        </w:rPr>
        <w:annotationRef/>
      </w:r>
      <w:r>
        <w:t>sweet, or easy?</w:t>
      </w:r>
    </w:p>
  </w:comment>
  <w:comment w:id="313" w:author="Windows User" w:date="2015-02-08T20:47:00Z" w:initials="BS">
    <w:p w:rsidR="005A57E3" w:rsidRDefault="005A57E3">
      <w:pPr>
        <w:pStyle w:val="CommentText"/>
      </w:pPr>
      <w:r>
        <w:rPr>
          <w:rStyle w:val="CommentReference"/>
        </w:rPr>
        <w:annotationRef/>
      </w:r>
      <w:r>
        <w:t>less accurate than beloved, but sounds a lot better..</w:t>
      </w:r>
    </w:p>
  </w:comment>
  <w:comment w:id="314" w:author="Windows User" w:date="2015-02-08T20:47:00Z" w:initials="BS">
    <w:p w:rsidR="005A57E3" w:rsidRDefault="005A57E3">
      <w:pPr>
        <w:pStyle w:val="CommentText"/>
      </w:pPr>
      <w:r>
        <w:rPr>
          <w:rStyle w:val="CommentReference"/>
        </w:rPr>
        <w:annotationRef/>
      </w:r>
      <w:r>
        <w:t>sound better if omit of?</w:t>
      </w:r>
    </w:p>
  </w:comment>
  <w:comment w:id="315" w:author="Windows User" w:date="2015-02-08T20:47:00Z" w:initials="BS">
    <w:p w:rsidR="005A57E3" w:rsidRDefault="005A57E3">
      <w:pPr>
        <w:pStyle w:val="CommentText"/>
      </w:pPr>
      <w:r>
        <w:rPr>
          <w:rStyle w:val="CommentReference"/>
        </w:rPr>
        <w:annotationRef/>
      </w:r>
      <w:r>
        <w:t>truth, or righteousness?</w:t>
      </w:r>
    </w:p>
  </w:comment>
  <w:comment w:id="316" w:author="Windows User" w:date="2015-02-08T20:47:00Z" w:initials="BS">
    <w:p w:rsidR="005A57E3" w:rsidRDefault="005A57E3">
      <w:pPr>
        <w:pStyle w:val="CommentText"/>
      </w:pPr>
      <w:r>
        <w:rPr>
          <w:rStyle w:val="CommentReference"/>
        </w:rPr>
        <w:annotationRef/>
      </w:r>
      <w:r>
        <w:t>true, or perfecvt?</w:t>
      </w:r>
    </w:p>
  </w:comment>
  <w:comment w:id="317" w:author="Windows User" w:date="2015-02-08T20:50:00Z" w:initials="BS">
    <w:p w:rsidR="005A57E3" w:rsidRDefault="005A57E3">
      <w:pPr>
        <w:pStyle w:val="CommentText"/>
      </w:pPr>
      <w:r>
        <w:rPr>
          <w:rStyle w:val="CommentReference"/>
        </w:rPr>
        <w:annotationRef/>
      </w:r>
      <w:r>
        <w:t>and?</w:t>
      </w:r>
    </w:p>
  </w:comment>
  <w:comment w:id="318" w:author="Windows User" w:date="2015-02-08T20:50:00Z" w:initials="BS">
    <w:p w:rsidR="005A57E3" w:rsidRDefault="005A57E3">
      <w:pPr>
        <w:pStyle w:val="CommentText"/>
      </w:pPr>
      <w:r>
        <w:rPr>
          <w:rStyle w:val="CommentReference"/>
        </w:rPr>
        <w:annotationRef/>
      </w:r>
      <w:r>
        <w:t>gather is in first line in Coptic, but tune flows better here..</w:t>
      </w:r>
    </w:p>
  </w:comment>
  <w:comment w:id="319" w:author="Windows User" w:date="2015-02-08T20:50:00Z" w:initials="BS">
    <w:p w:rsidR="005A57E3" w:rsidRDefault="005A57E3">
      <w:pPr>
        <w:pStyle w:val="CommentText"/>
      </w:pPr>
      <w:r>
        <w:rPr>
          <w:rStyle w:val="CommentReference"/>
        </w:rPr>
        <w:annotationRef/>
      </w:r>
      <w:r>
        <w:t>will?</w:t>
      </w:r>
    </w:p>
  </w:comment>
  <w:comment w:id="320" w:author="Windows User" w:date="2015-02-08T20:50:00Z" w:initials="BS">
    <w:p w:rsidR="005A57E3" w:rsidRDefault="005A57E3">
      <w:pPr>
        <w:pStyle w:val="CommentText"/>
      </w:pPr>
      <w:r>
        <w:rPr>
          <w:rStyle w:val="CommentReference"/>
        </w:rPr>
        <w:annotationRef/>
      </w:r>
      <w:r>
        <w:t>save? keep? deliver?</w:t>
      </w:r>
    </w:p>
  </w:comment>
  <w:comment w:id="321" w:author="Windows User" w:date="2015-02-08T20:50:00Z" w:initials="BS">
    <w:p w:rsidR="005A57E3" w:rsidRDefault="005A57E3">
      <w:pPr>
        <w:pStyle w:val="CommentText"/>
      </w:pPr>
      <w:r>
        <w:rPr>
          <w:rStyle w:val="CommentReference"/>
        </w:rPr>
        <w:annotationRef/>
      </w:r>
      <w:r>
        <w:t>need a convention for making "ak ee". {}? bold?</w:t>
      </w:r>
    </w:p>
  </w:comment>
  <w:comment w:id="322" w:author="Windows User" w:date="2015-02-08T20:50:00Z" w:initials="BS">
    <w:p w:rsidR="005A57E3" w:rsidRDefault="005A57E3">
      <w:pPr>
        <w:pStyle w:val="CommentText"/>
      </w:pPr>
      <w:r>
        <w:rPr>
          <w:rStyle w:val="CommentReference"/>
        </w:rPr>
        <w:annotationRef/>
      </w:r>
      <w:r>
        <w:t>I like it better with "be" in... thoughts?</w:t>
      </w:r>
    </w:p>
  </w:comment>
  <w:comment w:id="332" w:author="Windows User" w:date="2015-02-08T20:52:00Z" w:initials="BS">
    <w:p w:rsidR="005A57E3" w:rsidRDefault="005A57E3">
      <w:pPr>
        <w:pStyle w:val="CommentText"/>
      </w:pPr>
      <w:r>
        <w:rPr>
          <w:rStyle w:val="CommentReference"/>
        </w:rPr>
        <w:annotationRef/>
      </w:r>
      <w:r>
        <w:t>this splitting of  the verses doesn't follow the Coptic... does it really flow much better, or is it just that I'm more used to it?</w:t>
      </w:r>
    </w:p>
  </w:comment>
  <w:comment w:id="333" w:author="Windows User" w:date="2015-02-08T20:52:00Z" w:initials="BS">
    <w:p w:rsidR="005A57E3" w:rsidRDefault="005A57E3">
      <w:pPr>
        <w:pStyle w:val="CommentText"/>
      </w:pPr>
      <w:r>
        <w:rPr>
          <w:rStyle w:val="CommentReference"/>
        </w:rPr>
        <w:annotationRef/>
      </w:r>
      <w:r>
        <w:t>does coptic bear out? Feels much more right to me.</w:t>
      </w:r>
    </w:p>
  </w:comment>
  <w:comment w:id="334" w:author="Windows User" w:date="2015-02-08T20:53:00Z" w:initials="BS">
    <w:p w:rsidR="005A57E3" w:rsidRDefault="005A57E3">
      <w:pPr>
        <w:pStyle w:val="CommentText"/>
      </w:pPr>
      <w:r>
        <w:rPr>
          <w:rStyle w:val="CommentReference"/>
        </w:rPr>
        <w:annotationRef/>
      </w:r>
      <w:r>
        <w:t>tense?</w:t>
      </w:r>
    </w:p>
  </w:comment>
  <w:comment w:id="335" w:author="Windows User" w:date="2015-02-08T20:53:00Z" w:initials="BS">
    <w:p w:rsidR="005A57E3" w:rsidRDefault="005A57E3">
      <w:pPr>
        <w:pStyle w:val="CommentText"/>
      </w:pPr>
      <w:r>
        <w:rPr>
          <w:rStyle w:val="CommentReference"/>
        </w:rPr>
        <w:annotationRef/>
      </w:r>
      <w:r>
        <w:t>exalt or magnify?</w:t>
      </w:r>
    </w:p>
  </w:comment>
  <w:comment w:id="336" w:author="Windows User" w:date="2015-02-08T20:53:00Z" w:initials="BS">
    <w:p w:rsidR="005A57E3" w:rsidRDefault="005A57E3">
      <w:pPr>
        <w:pStyle w:val="CommentText"/>
      </w:pPr>
      <w:r>
        <w:rPr>
          <w:rStyle w:val="CommentReference"/>
        </w:rPr>
        <w:annotationRef/>
      </w:r>
      <w:r>
        <w:t>or iwn?</w:t>
      </w:r>
    </w:p>
  </w:comment>
  <w:comment w:id="340" w:author="Windows User" w:date="2015-02-08T20:54:00Z" w:initials="BS">
    <w:p w:rsidR="005A57E3" w:rsidRDefault="005A57E3">
      <w:pPr>
        <w:pStyle w:val="CommentText"/>
      </w:pPr>
      <w:r>
        <w:rPr>
          <w:rStyle w:val="CommentReference"/>
        </w:rPr>
        <w:annotationRef/>
      </w:r>
      <w:r>
        <w:t>does type capture "it foretold the sign" in more contemporary language than "a figure"</w:t>
      </w:r>
    </w:p>
  </w:comment>
  <w:comment w:id="341" w:author="Windows User" w:date="2015-02-08T20:54:00Z" w:initials="BS">
    <w:p w:rsidR="005A57E3" w:rsidRDefault="005A57E3">
      <w:pPr>
        <w:pStyle w:val="CommentText"/>
      </w:pPr>
      <w:r>
        <w:rPr>
          <w:rStyle w:val="CommentReference"/>
        </w:rPr>
        <w:annotationRef/>
      </w:r>
      <w:r>
        <w:t>correct that no mention of nature?</w:t>
      </w:r>
    </w:p>
  </w:comment>
  <w:comment w:id="342" w:author="Windows User" w:date="2015-02-08T20:54:00Z" w:initials="BS">
    <w:p w:rsidR="005A57E3" w:rsidRDefault="005A57E3">
      <w:pPr>
        <w:pStyle w:val="CommentText"/>
      </w:pPr>
      <w:r>
        <w:rPr>
          <w:rStyle w:val="CommentReference"/>
        </w:rPr>
        <w:annotationRef/>
      </w:r>
      <w:r>
        <w:t>holy or pure? divinity or godhead?</w:t>
      </w:r>
    </w:p>
  </w:comment>
  <w:comment w:id="343" w:author="Windows User" w:date="2015-02-08T20:54:00Z" w:initials="BS">
    <w:p w:rsidR="005A57E3" w:rsidRDefault="005A57E3">
      <w:pPr>
        <w:pStyle w:val="CommentText"/>
      </w:pPr>
      <w:r>
        <w:rPr>
          <w:rStyle w:val="CommentReference"/>
        </w:rPr>
        <w:annotationRef/>
      </w:r>
      <w:r>
        <w:t>born or begotten? begotten without seeed or without mixture of substance?</w:t>
      </w:r>
    </w:p>
  </w:comment>
  <w:comment w:id="344" w:author="Windows User" w:date="2015-02-08T20:54:00Z" w:initials="BS">
    <w:p w:rsidR="005A57E3" w:rsidRDefault="005A57E3">
      <w:pPr>
        <w:pStyle w:val="CommentText"/>
      </w:pPr>
      <w:r>
        <w:rPr>
          <w:rStyle w:val="CommentReference"/>
        </w:rPr>
        <w:annotationRef/>
      </w:r>
      <w:r>
        <w:t>coessential or consubstantial?</w:t>
      </w:r>
    </w:p>
  </w:comment>
  <w:comment w:id="345" w:author="Windows User" w:date="2015-02-08T20:54:00Z" w:initials="BS">
    <w:p w:rsidR="005A57E3" w:rsidRDefault="005A57E3">
      <w:pPr>
        <w:pStyle w:val="CommentText"/>
      </w:pPr>
      <w:r>
        <w:rPr>
          <w:rStyle w:val="CommentReference"/>
        </w:rPr>
        <w:annotationRef/>
      </w:r>
      <w:r>
        <w:t>made one or joined?</w:t>
      </w:r>
    </w:p>
  </w:comment>
  <w:comment w:id="346" w:author="Windows User" w:date="2015-02-08T20:55:00Z" w:initials="BS">
    <w:p w:rsidR="005A57E3" w:rsidRDefault="005A57E3">
      <w:pPr>
        <w:pStyle w:val="CommentText"/>
      </w:pPr>
      <w:r>
        <w:rPr>
          <w:rStyle w:val="CommentReference"/>
        </w:rPr>
        <w:annotationRef/>
      </w:r>
      <w:r>
        <w:t>does this rephrasing capture it ok?</w:t>
      </w:r>
    </w:p>
  </w:comment>
  <w:comment w:id="347" w:author="Windows User" w:date="2015-02-08T20:55:00Z" w:initials="BS">
    <w:p w:rsidR="005A57E3" w:rsidRDefault="005A57E3">
      <w:pPr>
        <w:pStyle w:val="CommentText"/>
      </w:pPr>
      <w:r>
        <w:rPr>
          <w:rStyle w:val="CommentReference"/>
        </w:rPr>
        <w:annotationRef/>
      </w:r>
      <w:r>
        <w:t>something clearer than putplue?</w:t>
      </w:r>
    </w:p>
  </w:comment>
  <w:comment w:id="348" w:author="Windows User" w:date="2015-02-08T20:55:00Z" w:initials="BS">
    <w:p w:rsidR="005A57E3" w:rsidRDefault="005A57E3">
      <w:pPr>
        <w:pStyle w:val="CommentText"/>
      </w:pPr>
      <w:r>
        <w:rPr>
          <w:rStyle w:val="CommentReference"/>
        </w:rPr>
        <w:annotationRef/>
      </w:r>
      <w:r>
        <w:t>woven or fine?</w:t>
      </w:r>
    </w:p>
  </w:comment>
  <w:comment w:id="349" w:author="Windows User" w:date="2015-02-08T20:55:00Z" w:initials="BS">
    <w:p w:rsidR="005A57E3" w:rsidRDefault="005A57E3">
      <w:pPr>
        <w:pStyle w:val="CommentText"/>
      </w:pPr>
      <w:r>
        <w:rPr>
          <w:rStyle w:val="CommentReference"/>
        </w:rPr>
        <w:annotationRef/>
      </w:r>
      <w:r>
        <w:t>palin</w:t>
      </w:r>
    </w:p>
  </w:comment>
  <w:comment w:id="350" w:author="Windows User" w:date="2015-02-08T20:55:00Z" w:initials="BS">
    <w:p w:rsidR="005A57E3" w:rsidRDefault="005A57E3">
      <w:pPr>
        <w:pStyle w:val="CommentText"/>
      </w:pPr>
      <w:r>
        <w:rPr>
          <w:rStyle w:val="CommentReference"/>
        </w:rPr>
        <w:annotationRef/>
      </w:r>
      <w:r>
        <w:t>exalt or magnify?</w:t>
      </w:r>
    </w:p>
  </w:comment>
  <w:comment w:id="351" w:author="Windows User" w:date="2015-02-08T20:55:00Z" w:initials="BS">
    <w:p w:rsidR="005A57E3" w:rsidRDefault="005A57E3">
      <w:pPr>
        <w:pStyle w:val="CommentText"/>
      </w:pPr>
      <w:r>
        <w:rPr>
          <w:rStyle w:val="CommentReference"/>
        </w:rPr>
        <w:annotationRef/>
      </w:r>
      <w:r>
        <w:t>or iwn?</w:t>
      </w:r>
    </w:p>
  </w:comment>
  <w:comment w:id="355" w:author="Windows User" w:date="2015-02-08T20:55:00Z" w:initials="BS">
    <w:p w:rsidR="005A57E3" w:rsidRDefault="005A57E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6" w:author="Windows User" w:date="2015-02-08T20:55:00Z" w:initials="BS">
    <w:p w:rsidR="005A57E3" w:rsidRDefault="005A57E3">
      <w:pPr>
        <w:pStyle w:val="CommentText"/>
      </w:pPr>
      <w:r>
        <w:rPr>
          <w:rStyle w:val="CommentReference"/>
        </w:rPr>
        <w:annotationRef/>
      </w:r>
      <w:r>
        <w:t>forged or beaten?</w:t>
      </w:r>
    </w:p>
  </w:comment>
  <w:comment w:id="357" w:author="Windows User" w:date="2015-02-08T20:56:00Z" w:initials="BS">
    <w:p w:rsidR="005A57E3" w:rsidRDefault="005A57E3">
      <w:pPr>
        <w:pStyle w:val="CommentText"/>
      </w:pPr>
      <w:r>
        <w:rPr>
          <w:rStyle w:val="CommentReference"/>
        </w:rPr>
        <w:annotationRef/>
      </w:r>
      <w:r>
        <w:t>omit? always and move up mercy seat?</w:t>
      </w:r>
    </w:p>
  </w:comment>
  <w:comment w:id="358" w:author="Windows User" w:date="2015-02-08T20:56:00Z" w:initials="BS">
    <w:p w:rsidR="005A57E3" w:rsidRDefault="005A57E3">
      <w:pPr>
        <w:pStyle w:val="CommentText"/>
      </w:pPr>
      <w:r>
        <w:rPr>
          <w:rStyle w:val="CommentReference"/>
        </w:rPr>
        <w:annotationRef/>
      </w:r>
      <w:r>
        <w:t>tense? past makes a lot more sense</w:t>
      </w:r>
    </w:p>
  </w:comment>
  <w:comment w:id="359" w:author="Windows User" w:date="2015-02-08T20:56:00Z" w:initials="BS">
    <w:p w:rsidR="005A57E3" w:rsidRDefault="005A57E3">
      <w:pPr>
        <w:pStyle w:val="CommentText"/>
      </w:pPr>
      <w:r>
        <w:rPr>
          <w:rStyle w:val="CommentReference"/>
        </w:rPr>
        <w:annotationRef/>
      </w:r>
      <w:r>
        <w:t>why does Abouna omit sin?</w:t>
      </w:r>
    </w:p>
  </w:comment>
  <w:comment w:id="360" w:author="Windows User" w:date="2015-02-08T20:56:00Z" w:initials="BS">
    <w:p w:rsidR="005A57E3" w:rsidRDefault="005A57E3">
      <w:pPr>
        <w:pStyle w:val="CommentText"/>
      </w:pPr>
      <w:r>
        <w:rPr>
          <w:rStyle w:val="CommentReference"/>
        </w:rPr>
        <w:annotationRef/>
      </w:r>
      <w:r>
        <w:t>exalt or magnify?</w:t>
      </w:r>
    </w:p>
  </w:comment>
  <w:comment w:id="361" w:author="Windows User" w:date="2015-02-08T20:56:00Z" w:initials="BS">
    <w:p w:rsidR="005A57E3" w:rsidRDefault="005A57E3">
      <w:pPr>
        <w:pStyle w:val="CommentText"/>
      </w:pPr>
      <w:r>
        <w:rPr>
          <w:rStyle w:val="CommentReference"/>
        </w:rPr>
        <w:annotationRef/>
      </w:r>
      <w:r>
        <w:t>or iwn?</w:t>
      </w:r>
    </w:p>
  </w:comment>
  <w:comment w:id="365" w:author="Windows User" w:date="2015-02-08T20:57:00Z" w:initials="BS">
    <w:p w:rsidR="005A57E3" w:rsidRDefault="005A57E3">
      <w:pPr>
        <w:pStyle w:val="CommentText"/>
      </w:pPr>
      <w:r>
        <w:rPr>
          <w:rStyle w:val="CommentReference"/>
        </w:rPr>
        <w:annotationRef/>
      </w:r>
      <w:r>
        <w:t>That your name be called... sounds like an expression that should just be that you be called in english. Thoughts?</w:t>
      </w:r>
    </w:p>
  </w:comment>
  <w:comment w:id="366" w:author="Windows User" w:date="2015-02-08T20:57:00Z" w:initials="BS">
    <w:p w:rsidR="005A57E3" w:rsidRDefault="005A57E3">
      <w:pPr>
        <w:pStyle w:val="CommentText"/>
      </w:pPr>
      <w:r>
        <w:rPr>
          <w:rStyle w:val="CommentReference"/>
        </w:rPr>
        <w:annotationRef/>
      </w:r>
      <w:r>
        <w:t>for isn't accurate... but sounds better</w:t>
      </w:r>
    </w:p>
  </w:comment>
  <w:comment w:id="367" w:author="Windows User" w:date="2015-02-08T20:57:00Z" w:initials="BS">
    <w:p w:rsidR="005A57E3" w:rsidRDefault="005A57E3">
      <w:pPr>
        <w:pStyle w:val="CommentText"/>
      </w:pPr>
      <w:r>
        <w:rPr>
          <w:rStyle w:val="CommentReference"/>
        </w:rPr>
        <w:annotationRef/>
      </w:r>
      <w:r>
        <w:t>exalt or magnify?</w:t>
      </w:r>
    </w:p>
  </w:comment>
  <w:comment w:id="368" w:author="Windows User" w:date="2015-02-08T20:57:00Z" w:initials="BS">
    <w:p w:rsidR="005A57E3" w:rsidRDefault="005A57E3">
      <w:pPr>
        <w:pStyle w:val="CommentText"/>
      </w:pPr>
      <w:r>
        <w:rPr>
          <w:rStyle w:val="CommentReference"/>
        </w:rPr>
        <w:annotationRef/>
      </w:r>
      <w:r>
        <w:t>or iwn?</w:t>
      </w:r>
    </w:p>
  </w:comment>
  <w:comment w:id="372" w:author="Windows User" w:date="2015-02-08T20:58:00Z" w:initials="BS">
    <w:p w:rsidR="005A57E3" w:rsidRDefault="005A57E3">
      <w:pPr>
        <w:pStyle w:val="CommentText"/>
      </w:pPr>
      <w:r>
        <w:rPr>
          <w:rStyle w:val="CommentReference"/>
        </w:rPr>
        <w:annotationRef/>
      </w:r>
      <w:r>
        <w:t>perpetual lamp?</w:t>
      </w:r>
    </w:p>
  </w:comment>
  <w:comment w:id="373" w:author="Windows User" w:date="2015-02-08T20:58:00Z" w:initials="BS">
    <w:p w:rsidR="005A57E3" w:rsidRDefault="005A57E3">
      <w:pPr>
        <w:pStyle w:val="CommentText"/>
      </w:pPr>
      <w:r>
        <w:rPr>
          <w:rStyle w:val="CommentReference"/>
        </w:rPr>
        <w:annotationRef/>
      </w:r>
      <w:r>
        <w:t>parousia?</w:t>
      </w:r>
    </w:p>
  </w:comment>
  <w:comment w:id="374" w:author="Windows User" w:date="2015-02-08T20:59:00Z" w:initials="BS">
    <w:p w:rsidR="005A57E3" w:rsidRDefault="005A57E3">
      <w:pPr>
        <w:pStyle w:val="CommentText"/>
      </w:pPr>
      <w:r>
        <w:rPr>
          <w:rStyle w:val="CommentReference"/>
        </w:rPr>
        <w:annotationRef/>
      </w:r>
      <w:r>
        <w:t>tense?</w:t>
      </w:r>
    </w:p>
  </w:comment>
  <w:comment w:id="375" w:author="Windows User" w:date="2015-02-08T20:59:00Z" w:initials="BS">
    <w:p w:rsidR="005A57E3" w:rsidRDefault="005A57E3">
      <w:pPr>
        <w:pStyle w:val="CommentText"/>
      </w:pPr>
      <w:r>
        <w:rPr>
          <w:rStyle w:val="CommentReference"/>
        </w:rPr>
        <w:annotationRef/>
      </w:r>
      <w:r>
        <w:t>enlightens?</w:t>
      </w:r>
    </w:p>
  </w:comment>
  <w:comment w:id="376" w:author="Windows User" w:date="2015-02-08T20:59:00Z" w:initials="BS">
    <w:p w:rsidR="005A57E3" w:rsidRDefault="005A57E3">
      <w:pPr>
        <w:pStyle w:val="CommentText"/>
      </w:pPr>
      <w:r>
        <w:rPr>
          <w:rStyle w:val="CommentReference"/>
        </w:rPr>
        <w:annotationRef/>
      </w:r>
      <w:r>
        <w:t>exalt or magnify?</w:t>
      </w:r>
    </w:p>
  </w:comment>
  <w:comment w:id="377" w:author="Windows User" w:date="2015-02-08T20:59:00Z" w:initials="BS">
    <w:p w:rsidR="005A57E3" w:rsidRDefault="005A57E3">
      <w:pPr>
        <w:pStyle w:val="CommentText"/>
      </w:pPr>
      <w:r>
        <w:rPr>
          <w:rStyle w:val="CommentReference"/>
        </w:rPr>
        <w:annotationRef/>
      </w:r>
      <w:r>
        <w:t>or iwn?</w:t>
      </w:r>
    </w:p>
  </w:comment>
  <w:comment w:id="381" w:author="Windows User" w:date="2015-02-08T20:59:00Z" w:initials="BS">
    <w:p w:rsidR="005A57E3" w:rsidRDefault="005A57E3">
      <w:pPr>
        <w:pStyle w:val="CommentText"/>
      </w:pPr>
      <w:r>
        <w:rPr>
          <w:rStyle w:val="CommentReference"/>
        </w:rPr>
        <w:annotationRef/>
      </w:r>
      <w:r>
        <w:t>this order better or worse?</w:t>
      </w:r>
    </w:p>
  </w:comment>
  <w:comment w:id="382" w:author="Windows User" w:date="2015-02-08T21:00:00Z" w:initials="BS">
    <w:p w:rsidR="005A57E3" w:rsidRDefault="005A57E3">
      <w:pPr>
        <w:pStyle w:val="CommentText"/>
      </w:pPr>
      <w:r>
        <w:rPr>
          <w:rStyle w:val="CommentReference"/>
        </w:rPr>
        <w:annotationRef/>
      </w:r>
      <w:r>
        <w:t>I think upon should stay here</w:t>
      </w:r>
    </w:p>
  </w:comment>
  <w:comment w:id="383" w:author="Windows User" w:date="2015-02-08T21:00:00Z" w:initials="BS">
    <w:p w:rsidR="005A57E3" w:rsidRDefault="005A57E3">
      <w:pPr>
        <w:pStyle w:val="CommentText"/>
      </w:pPr>
      <w:r>
        <w:rPr>
          <w:rStyle w:val="CommentReference"/>
        </w:rPr>
        <w:annotationRef/>
      </w:r>
      <w:r>
        <w:t>exalt or magnify?</w:t>
      </w:r>
    </w:p>
  </w:comment>
  <w:comment w:id="384" w:author="Windows User" w:date="2015-02-08T21:00:00Z" w:initials="BS">
    <w:p w:rsidR="005A57E3" w:rsidRDefault="005A57E3">
      <w:pPr>
        <w:pStyle w:val="CommentText"/>
      </w:pPr>
      <w:r>
        <w:rPr>
          <w:rStyle w:val="CommentReference"/>
        </w:rPr>
        <w:annotationRef/>
      </w:r>
      <w:r>
        <w:t>or iwn?</w:t>
      </w:r>
    </w:p>
  </w:comment>
  <w:comment w:id="392" w:author="Windows User" w:date="2015-02-08T21:01:00Z" w:initials="BS">
    <w:p w:rsidR="005A57E3" w:rsidRDefault="005A57E3">
      <w:pPr>
        <w:pStyle w:val="CommentText"/>
      </w:pPr>
      <w:r>
        <w:rPr>
          <w:rStyle w:val="CommentReference"/>
        </w:rPr>
        <w:annotationRef/>
      </w:r>
      <w:r>
        <w:t>The phrase is "Our God in truth". Placing a coma before "in truth" makis it sound like "in truth withotu the seed of man"</w:t>
      </w:r>
    </w:p>
  </w:comment>
  <w:comment w:id="393" w:author="Windows User" w:date="2015-02-08T21:01:00Z" w:initials="BS">
    <w:p w:rsidR="005A57E3" w:rsidRDefault="005A57E3">
      <w:pPr>
        <w:pStyle w:val="CommentText"/>
      </w:pPr>
      <w:r>
        <w:rPr>
          <w:rStyle w:val="CommentReference"/>
        </w:rPr>
        <w:annotationRef/>
      </w:r>
      <w:r>
        <w:t>While being virgin is correct. But it sounds strange. being a virgin is less accurate. Being virginal?</w:t>
      </w:r>
    </w:p>
  </w:comment>
  <w:comment w:id="394" w:author="Windows User" w:date="2015-02-08T21:02:00Z" w:initials="BS">
    <w:p w:rsidR="005A57E3" w:rsidRDefault="005A57E3">
      <w:pPr>
        <w:pStyle w:val="CommentText"/>
      </w:pPr>
      <w:r>
        <w:rPr>
          <w:rStyle w:val="CommentReference"/>
        </w:rPr>
        <w:annotationRef/>
      </w:r>
      <w:r>
        <w:t>I like holy better than saint. But it isn't very consistent since Abouna renders it saint everywhere else...</w:t>
      </w:r>
    </w:p>
  </w:comment>
  <w:comment w:id="395" w:author="Windows User" w:date="2015-02-08T21:02:00Z" w:initials="BS">
    <w:p w:rsidR="005A57E3" w:rsidRDefault="005A57E3">
      <w:pPr>
        <w:pStyle w:val="CommentText"/>
      </w:pPr>
      <w:r>
        <w:rPr>
          <w:rStyle w:val="CommentReference"/>
        </w:rPr>
        <w:annotationRef/>
      </w:r>
      <w:r>
        <w:t>what word works here? dwelling doesn't. it would have to be dwelling place, which is too long.</w:t>
      </w:r>
    </w:p>
  </w:comment>
  <w:comment w:id="396" w:author="Windows User" w:date="2015-02-08T21:02:00Z" w:initials="BS">
    <w:p w:rsidR="005A57E3" w:rsidRDefault="005A57E3">
      <w:pPr>
        <w:pStyle w:val="CommentText"/>
      </w:pPr>
      <w:r>
        <w:rPr>
          <w:rStyle w:val="CommentReference"/>
        </w:rPr>
        <w:annotationRef/>
      </w:r>
      <w:r>
        <w:t>exalt or magnify?</w:t>
      </w:r>
    </w:p>
  </w:comment>
  <w:comment w:id="397" w:author="Windows User" w:date="2015-02-08T21:02:00Z" w:initials="BS">
    <w:p w:rsidR="005A57E3" w:rsidRDefault="005A57E3">
      <w:pPr>
        <w:pStyle w:val="CommentText"/>
      </w:pPr>
      <w:r>
        <w:rPr>
          <w:rStyle w:val="CommentReference"/>
        </w:rPr>
        <w:annotationRef/>
      </w:r>
      <w:r>
        <w:t>or iwn?</w:t>
      </w:r>
    </w:p>
  </w:comment>
  <w:comment w:id="401" w:author="Windows User" w:date="2015-02-08T21:04:00Z" w:initials="BS">
    <w:p w:rsidR="005A57E3" w:rsidRDefault="005A57E3">
      <w:pPr>
        <w:pStyle w:val="CommentText"/>
      </w:pPr>
      <w:r>
        <w:rPr>
          <w:rStyle w:val="CommentReference"/>
        </w:rPr>
        <w:annotationRef/>
      </w:r>
      <w:r>
        <w:t>does this work?</w:t>
      </w:r>
    </w:p>
  </w:comment>
  <w:comment w:id="402" w:author="Windows User" w:date="2015-02-08T21:04:00Z" w:initials="BS">
    <w:p w:rsidR="005A57E3" w:rsidRDefault="005A57E3">
      <w:pPr>
        <w:pStyle w:val="CommentText"/>
      </w:pPr>
      <w:r>
        <w:rPr>
          <w:rStyle w:val="CommentReference"/>
        </w:rPr>
        <w:annotationRef/>
      </w:r>
      <w:r>
        <w:t>is this right?</w:t>
      </w:r>
    </w:p>
  </w:comment>
  <w:comment w:id="403" w:author="Windows User" w:date="2015-02-08T21:04:00Z" w:initials="BS">
    <w:p w:rsidR="005A57E3" w:rsidRDefault="005A57E3">
      <w:pPr>
        <w:pStyle w:val="CommentText"/>
      </w:pPr>
      <w:r>
        <w:rPr>
          <w:rStyle w:val="CommentReference"/>
        </w:rPr>
        <w:annotationRef/>
      </w:r>
      <w:r>
        <w:t>?</w:t>
      </w:r>
    </w:p>
  </w:comment>
  <w:comment w:id="404" w:author="Windows User" w:date="2015-02-08T21:04:00Z" w:initials="BS">
    <w:p w:rsidR="005A57E3" w:rsidRDefault="005A57E3">
      <w:pPr>
        <w:pStyle w:val="CommentText"/>
      </w:pPr>
      <w:r>
        <w:rPr>
          <w:rStyle w:val="CommentReference"/>
        </w:rPr>
        <w:annotationRef/>
      </w:r>
      <w:r>
        <w:t>about or to?</w:t>
      </w:r>
    </w:p>
  </w:comment>
  <w:comment w:id="405" w:author="Windows User" w:date="2015-02-08T21:04:00Z" w:initials="BS">
    <w:p w:rsidR="005A57E3" w:rsidRDefault="005A57E3">
      <w:pPr>
        <w:pStyle w:val="CommentText"/>
      </w:pPr>
      <w:r>
        <w:rPr>
          <w:rStyle w:val="CommentReference"/>
        </w:rPr>
        <w:annotationRef/>
      </w:r>
      <w:r>
        <w:t>proclaim or cry?</w:t>
      </w:r>
    </w:p>
  </w:comment>
  <w:comment w:id="406" w:author="Windows User" w:date="2015-02-08T21:04:00Z" w:initials="BS">
    <w:p w:rsidR="005A57E3" w:rsidRDefault="005A57E3">
      <w:pPr>
        <w:pStyle w:val="CommentText"/>
      </w:pPr>
      <w:r>
        <w:rPr>
          <w:rStyle w:val="CommentReference"/>
        </w:rPr>
        <w:annotationRef/>
      </w:r>
      <w:r>
        <w:t>??</w:t>
      </w:r>
    </w:p>
  </w:comment>
  <w:comment w:id="407" w:author="Windows User" w:date="2015-02-08T21:04:00Z" w:initials="BS">
    <w:p w:rsidR="005A57E3" w:rsidRDefault="005A57E3">
      <w:pPr>
        <w:pStyle w:val="CommentText"/>
      </w:pPr>
      <w:r>
        <w:rPr>
          <w:rStyle w:val="CommentReference"/>
        </w:rPr>
        <w:annotationRef/>
      </w:r>
      <w:r>
        <w:t>just?</w:t>
      </w:r>
    </w:p>
  </w:comment>
  <w:comment w:id="408" w:author="Windows User" w:date="2015-02-08T21:04:00Z" w:initials="BS">
    <w:p w:rsidR="005A57E3" w:rsidRDefault="005A57E3">
      <w:pPr>
        <w:pStyle w:val="CommentText"/>
      </w:pPr>
      <w:r>
        <w:rPr>
          <w:rStyle w:val="CommentReference"/>
        </w:rPr>
        <w:annotationRef/>
      </w:r>
      <w:r>
        <w:t>chaste or meek?</w:t>
      </w:r>
    </w:p>
  </w:comment>
  <w:comment w:id="409" w:author="Windows User" w:date="2015-02-08T21:04:00Z" w:initials="BS">
    <w:p w:rsidR="005A57E3" w:rsidRDefault="005A57E3">
      <w:pPr>
        <w:pStyle w:val="CommentText"/>
      </w:pPr>
      <w:r>
        <w:rPr>
          <w:rStyle w:val="CommentReference"/>
        </w:rPr>
        <w:annotationRef/>
      </w:r>
      <w:r>
        <w:t>St. Isaac? Holy issac?</w:t>
      </w:r>
    </w:p>
  </w:comment>
  <w:comment w:id="410" w:author="Windows User" w:date="2015-02-08T21:04:00Z" w:initials="BS">
    <w:p w:rsidR="005A57E3" w:rsidRDefault="005A57E3">
      <w:pPr>
        <w:pStyle w:val="CommentText"/>
      </w:pPr>
      <w:r>
        <w:rPr>
          <w:rStyle w:val="CommentReference"/>
        </w:rPr>
        <w:annotationRef/>
      </w:r>
      <w:r>
        <w:t>ten thousand time?</w:t>
      </w:r>
    </w:p>
  </w:comment>
  <w:comment w:id="411" w:author="Windows User" w:date="2015-02-08T21:04:00Z" w:initials="BS">
    <w:p w:rsidR="005A57E3" w:rsidRDefault="005A57E3">
      <w:pPr>
        <w:pStyle w:val="CommentText"/>
      </w:pPr>
      <w:r>
        <w:rPr>
          <w:rStyle w:val="CommentReference"/>
        </w:rPr>
        <w:annotationRef/>
      </w:r>
      <w:r>
        <w:t>probably don't want to say despot.</w:t>
      </w:r>
    </w:p>
  </w:comment>
  <w:comment w:id="412" w:author="Windows User" w:date="2015-02-08T21:04:00Z" w:initials="BS">
    <w:p w:rsidR="005A57E3" w:rsidRDefault="005A57E3">
      <w:pPr>
        <w:pStyle w:val="CommentText"/>
      </w:pPr>
      <w:r>
        <w:rPr>
          <w:rStyle w:val="CommentReference"/>
        </w:rPr>
        <w:annotationRef/>
      </w:r>
      <w:r>
        <w:t>honour or pride?</w:t>
      </w:r>
    </w:p>
  </w:comment>
  <w:comment w:id="413" w:author="Windows User" w:date="2015-02-08T21:04:00Z" w:initials="BS">
    <w:p w:rsidR="005A57E3" w:rsidRDefault="005A57E3">
      <w:pPr>
        <w:pStyle w:val="CommentText"/>
      </w:pPr>
      <w:r>
        <w:rPr>
          <w:rStyle w:val="CommentReference"/>
        </w:rPr>
        <w:annotationRef/>
      </w:r>
      <w:r>
        <w:t>spouse or friend???</w:t>
      </w:r>
    </w:p>
  </w:comment>
  <w:comment w:id="414" w:author="Windows User" w:date="2015-02-08T21:04:00Z" w:initials="BS">
    <w:p w:rsidR="005A57E3" w:rsidRDefault="005A57E3">
      <w:pPr>
        <w:pStyle w:val="CommentText"/>
      </w:pPr>
      <w:r>
        <w:rPr>
          <w:rStyle w:val="CommentReference"/>
        </w:rPr>
        <w:annotationRef/>
      </w:r>
      <w:r>
        <w:t>word can be health or salvation... but health would parallel healing in next verse??? should it be salvation?</w:t>
      </w:r>
    </w:p>
  </w:comment>
  <w:comment w:id="415" w:author="Windows User" w:date="2015-02-08T21:04:00Z" w:initials="BS">
    <w:p w:rsidR="005A57E3" w:rsidRDefault="005A57E3">
      <w:pPr>
        <w:pStyle w:val="CommentText"/>
      </w:pPr>
      <w:r>
        <w:rPr>
          <w:rStyle w:val="CommentReference"/>
        </w:rPr>
        <w:annotationRef/>
      </w:r>
      <w:r>
        <w:t>unity or oneness? indescribable or unparalleled?</w:t>
      </w:r>
    </w:p>
  </w:comment>
  <w:comment w:id="416" w:author="Windows User" w:date="2015-02-08T21:04:00Z" w:initials="BS">
    <w:p w:rsidR="005A57E3" w:rsidRDefault="005A57E3">
      <w:pPr>
        <w:pStyle w:val="CommentText"/>
      </w:pPr>
      <w:r>
        <w:rPr>
          <w:rStyle w:val="CommentReference"/>
        </w:rPr>
        <w:annotationRef/>
      </w:r>
      <w:r>
        <w:t>mingling of substance or human seed? kind of a big difference.</w:t>
      </w:r>
    </w:p>
  </w:comment>
  <w:comment w:id="417" w:author="Windows User" w:date="2015-02-08T21:04:00Z" w:initials="BS">
    <w:p w:rsidR="005A57E3" w:rsidRDefault="005A57E3">
      <w:pPr>
        <w:pStyle w:val="CommentText"/>
      </w:pPr>
      <w:r>
        <w:rPr>
          <w:rStyle w:val="CommentReference"/>
        </w:rPr>
        <w:annotationRef/>
      </w:r>
      <w:r>
        <w:t>pray or interceed? With or before?</w:t>
      </w:r>
    </w:p>
  </w:comment>
  <w:comment w:id="424" w:author="Windows User" w:date="2015-02-08T21:10:00Z" w:initials="WU">
    <w:p w:rsidR="005A57E3" w:rsidRDefault="005A57E3">
      <w:pPr>
        <w:pStyle w:val="CommentText"/>
      </w:pPr>
      <w:r>
        <w:rPr>
          <w:rStyle w:val="CommentReference"/>
        </w:rPr>
        <w:annotationRef/>
      </w:r>
      <w:r>
        <w:t>Are exalted abve. Are honoured more. Parallel structure. More honoured doesn’t flow as well because it doesn’t parallel the structure</w:t>
      </w:r>
    </w:p>
  </w:comment>
  <w:comment w:id="425" w:author="Windows User" w:date="2015-02-08T21:10:00Z" w:initials="WU">
    <w:p w:rsidR="005A57E3" w:rsidRDefault="005A57E3">
      <w:pPr>
        <w:pStyle w:val="CommentText"/>
      </w:pPr>
      <w:r>
        <w:rPr>
          <w:rStyle w:val="CommentReference"/>
        </w:rPr>
        <w:annotationRef/>
      </w:r>
      <w:r>
        <w:t>Are more honoured?</w:t>
      </w:r>
    </w:p>
  </w:comment>
  <w:comment w:id="426" w:author="Windows User" w:date="2015-02-08T21:10:00Z" w:initials="WU">
    <w:p w:rsidR="005A57E3" w:rsidRDefault="005A57E3">
      <w:pPr>
        <w:pStyle w:val="CommentText"/>
      </w:pPr>
      <w:r>
        <w:rPr>
          <w:rStyle w:val="CommentReference"/>
        </w:rPr>
        <w:annotationRef/>
      </w:r>
      <w:r>
        <w:t xml:space="preserve">Means or path? Means with freedom of speech is not a sclear as a way orpath that has a freedom of speech. </w:t>
      </w:r>
    </w:p>
  </w:comment>
  <w:comment w:id="433" w:author="Windows User" w:date="2015-02-08T21:10:00Z" w:initials="WU">
    <w:p w:rsidR="005A57E3" w:rsidRDefault="005A57E3">
      <w:pPr>
        <w:pStyle w:val="CommentText"/>
      </w:pPr>
      <w:r>
        <w:rPr>
          <w:rStyle w:val="CommentReference"/>
        </w:rPr>
        <w:annotationRef/>
      </w:r>
      <w:r>
        <w:t>Above heaven or above the heavens. Not above the heaven.</w:t>
      </w:r>
    </w:p>
  </w:comment>
  <w:comment w:id="434" w:author="Windows User" w:date="2015-02-08T21:10:00Z" w:initials="WU">
    <w:p w:rsidR="005A57E3" w:rsidRDefault="005A57E3">
      <w:pPr>
        <w:pStyle w:val="CommentText"/>
      </w:pPr>
      <w:r>
        <w:rPr>
          <w:rStyle w:val="CommentReference"/>
        </w:rPr>
        <w:annotationRef/>
      </w:r>
      <w:r>
        <w:t>Reuse of truth is very awkward</w:t>
      </w:r>
    </w:p>
  </w:comment>
  <w:comment w:id="438" w:author="Windows User" w:date="2015-02-08T21:10:00Z" w:initials="WU">
    <w:p w:rsidR="005A57E3" w:rsidRDefault="005A57E3">
      <w:pPr>
        <w:pStyle w:val="CommentText"/>
      </w:pPr>
      <w:r>
        <w:rPr>
          <w:rStyle w:val="CommentReference"/>
        </w:rPr>
        <w:annotationRef/>
      </w:r>
      <w:r>
        <w:t>The Virgin Mary?</w:t>
      </w:r>
    </w:p>
  </w:comment>
  <w:comment w:id="439" w:author="Windows User" w:date="2015-02-08T21:10:00Z" w:initials="WU">
    <w:p w:rsidR="005A57E3" w:rsidRDefault="005A57E3">
      <w:pPr>
        <w:pStyle w:val="CommentText"/>
      </w:pPr>
      <w:r>
        <w:rPr>
          <w:rStyle w:val="CommentReference"/>
        </w:rPr>
        <w:annotationRef/>
      </w:r>
      <w:r>
        <w:t>And the Mercy Seat / with the Cherubs? Less literal, but makes more sense.</w:t>
      </w:r>
    </w:p>
  </w:comment>
  <w:comment w:id="440" w:author="Windows User" w:date="2015-02-08T21:10:00Z" w:initials="WU">
    <w:p w:rsidR="005A57E3" w:rsidRDefault="005A57E3">
      <w:pPr>
        <w:pStyle w:val="CommentText"/>
      </w:pPr>
      <w:r>
        <w:rPr>
          <w:rStyle w:val="CommentReference"/>
        </w:rPr>
        <w:annotationRef/>
      </w:r>
      <w:r>
        <w:t>Jar or vessel for the sake of youth who think marijuana?</w:t>
      </w:r>
    </w:p>
  </w:comment>
  <w:comment w:id="441" w:author="Windows User" w:date="2015-02-08T21:10:00Z" w:initials="WU">
    <w:p w:rsidR="005A57E3" w:rsidRDefault="005A57E3">
      <w:pPr>
        <w:pStyle w:val="CommentText"/>
      </w:pPr>
      <w:r>
        <w:rPr>
          <w:rStyle w:val="CommentReference"/>
        </w:rPr>
        <w:annotationRef/>
      </w:r>
      <w:r>
        <w:t>Not lampstand?</w:t>
      </w:r>
    </w:p>
  </w:comment>
  <w:comment w:id="445" w:author="Windows User" w:date="2015-02-08T21:10:00Z" w:initials="WU">
    <w:p w:rsidR="005A57E3" w:rsidRDefault="005A57E3">
      <w:pPr>
        <w:pStyle w:val="CommentText"/>
      </w:pPr>
      <w:r>
        <w:rPr>
          <w:rStyle w:val="CommentReference"/>
        </w:rPr>
        <w:annotationRef/>
      </w:r>
      <w:r>
        <w:t>Adorend? Ornamented?</w:t>
      </w:r>
    </w:p>
  </w:comment>
  <w:comment w:id="446" w:author="Windows User" w:date="2015-02-08T21:10:00Z" w:initials="WU">
    <w:p w:rsidR="005A57E3" w:rsidRDefault="005A57E3">
      <w:pPr>
        <w:pStyle w:val="CommentText"/>
      </w:pPr>
      <w:r>
        <w:rPr>
          <w:rStyle w:val="CommentReference"/>
        </w:rPr>
        <w:annotationRef/>
      </w:r>
      <w:r>
        <w:t>Need to decide whether to capitalize and be Consistent.</w:t>
      </w:r>
    </w:p>
  </w:comment>
  <w:comment w:id="447" w:author="Windows User" w:date="2015-02-08T21:10:00Z" w:initials="WU">
    <w:p w:rsidR="005A57E3" w:rsidRDefault="005A57E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8" w:author="Windows User" w:date="2015-02-08T21:10:00Z" w:initials="WU">
    <w:p w:rsidR="005A57E3" w:rsidRDefault="005A57E3">
      <w:pPr>
        <w:pStyle w:val="CommentText"/>
      </w:pPr>
      <w:r>
        <w:rPr>
          <w:rStyle w:val="CommentReference"/>
        </w:rPr>
        <w:annotationRef/>
      </w:r>
      <w:r>
        <w:t>Tense(s) of this vs?</w:t>
      </w:r>
    </w:p>
  </w:comment>
  <w:comment w:id="452" w:author="Windows User" w:date="2015-02-08T21:11:00Z" w:initials="WU">
    <w:p w:rsidR="005A57E3" w:rsidRDefault="005A57E3">
      <w:pPr>
        <w:pStyle w:val="CommentText"/>
      </w:pPr>
      <w:r>
        <w:rPr>
          <w:rStyle w:val="CommentReference"/>
        </w:rPr>
        <w:annotationRef/>
      </w:r>
      <w:r>
        <w:t>If no coma, then that. If coma, then which.</w:t>
      </w:r>
    </w:p>
  </w:comment>
  <w:comment w:id="453" w:author="Windows User" w:date="2015-02-08T21:11:00Z" w:initials="WU">
    <w:p w:rsidR="005A57E3" w:rsidRDefault="005A57E3">
      <w:pPr>
        <w:pStyle w:val="CommentText"/>
      </w:pPr>
      <w:r>
        <w:rPr>
          <w:rStyle w:val="CommentReference"/>
        </w:rPr>
        <w:annotationRef/>
      </w:r>
      <w:r>
        <w:t>Ok for traditional English. But in current usage hasn’t it narrowed to taste rather than still including smell? Armona?</w:t>
      </w:r>
    </w:p>
  </w:comment>
  <w:comment w:id="454" w:author="Windows User" w:date="2015-02-08T21:11:00Z" w:initials="WU">
    <w:p w:rsidR="005A57E3" w:rsidRDefault="005A57E3">
      <w:pPr>
        <w:pStyle w:val="CommentText"/>
      </w:pPr>
      <w:r>
        <w:rPr>
          <w:rStyle w:val="CommentReference"/>
        </w:rPr>
        <w:annotationRef/>
      </w:r>
      <w:r>
        <w:t>This makes little sense. An estate is just a state, a status… you can restore to a first status, but not to a status</w:t>
      </w:r>
    </w:p>
  </w:comment>
  <w:comment w:id="464" w:author="Windows User" w:date="2015-02-08T21:12:00Z" w:initials="WU">
    <w:p w:rsidR="005A57E3" w:rsidRDefault="005A57E3">
      <w:pPr>
        <w:pStyle w:val="CommentText"/>
      </w:pPr>
      <w:r>
        <w:rPr>
          <w:rStyle w:val="CommentReference"/>
        </w:rPr>
        <w:annotationRef/>
      </w:r>
      <w:r>
        <w:t>Care or concern?</w:t>
      </w:r>
    </w:p>
  </w:comment>
  <w:comment w:id="465" w:author="Windows User" w:date="2015-02-08T21:12:00Z" w:initials="WU">
    <w:p w:rsidR="005A57E3" w:rsidRDefault="005A57E3">
      <w:pPr>
        <w:pStyle w:val="CommentText"/>
      </w:pPr>
      <w:r>
        <w:rPr>
          <w:rStyle w:val="CommentReference"/>
        </w:rPr>
        <w:annotationRef/>
      </w:r>
      <w:r>
        <w:t>Uhm…. ? Coptic clearly says Sabbaton…. But wasn’t it the first day?</w:t>
      </w:r>
    </w:p>
  </w:comment>
  <w:comment w:id="472" w:author="Windows User" w:date="2015-02-08T21:13:00Z" w:initials="WU">
    <w:p w:rsidR="005A57E3" w:rsidRDefault="005A57E3">
      <w:pPr>
        <w:pStyle w:val="CommentText"/>
      </w:pPr>
      <w:r>
        <w:rPr>
          <w:rStyle w:val="CommentReference"/>
        </w:rPr>
        <w:annotationRef/>
      </w:r>
      <w:r>
        <w:t>Exceedingly? Too? So?</w:t>
      </w:r>
    </w:p>
  </w:comment>
  <w:comment w:id="473" w:author="Windows User" w:date="2015-02-08T21:13:00Z" w:initials="WU">
    <w:p w:rsidR="005A57E3" w:rsidRDefault="005A57E3">
      <w:pPr>
        <w:pStyle w:val="CommentText"/>
      </w:pPr>
      <w:r>
        <w:rPr>
          <w:rStyle w:val="CommentReference"/>
        </w:rPr>
        <w:annotationRef/>
      </w:r>
      <w:r>
        <w:t>Count or heed?</w:t>
      </w:r>
    </w:p>
  </w:comment>
  <w:comment w:id="474" w:author="Windows User" w:date="2015-02-08T21:13:00Z" w:initials="WU">
    <w:p w:rsidR="005A57E3" w:rsidRDefault="005A57E3">
      <w:pPr>
        <w:pStyle w:val="CommentText"/>
      </w:pPr>
      <w:r>
        <w:rPr>
          <w:rStyle w:val="CommentReference"/>
        </w:rPr>
        <w:annotationRef/>
      </w:r>
      <w:r>
        <w:t>Ramez, I or me?</w:t>
      </w:r>
    </w:p>
  </w:comment>
  <w:comment w:id="475" w:author="Windows User" w:date="2015-02-08T21:13:00Z" w:initials="WU">
    <w:p w:rsidR="005A57E3" w:rsidRDefault="005A57E3">
      <w:pPr>
        <w:pStyle w:val="CommentText"/>
      </w:pPr>
      <w:r>
        <w:rPr>
          <w:rStyle w:val="CommentReference"/>
        </w:rPr>
        <w:annotationRef/>
      </w:r>
      <w:r>
        <w:t>Teach to offer repentance or instruct in repentance?</w:t>
      </w:r>
    </w:p>
  </w:comment>
  <w:comment w:id="476" w:author="Windows User" w:date="2015-02-08T21:13:00Z" w:initials="WU">
    <w:p w:rsidR="005A57E3" w:rsidRDefault="005A57E3">
      <w:pPr>
        <w:pStyle w:val="CommentText"/>
      </w:pPr>
      <w:r>
        <w:rPr>
          <w:rStyle w:val="CommentReference"/>
        </w:rPr>
        <w:annotationRef/>
      </w:r>
      <w:r>
        <w:t>That a sinner die would make this consistent.</w:t>
      </w:r>
    </w:p>
  </w:comment>
  <w:comment w:id="477" w:author="Windows User" w:date="2015-02-08T21:13:00Z" w:initials="WU">
    <w:p w:rsidR="005A57E3" w:rsidRDefault="005A57E3">
      <w:pPr>
        <w:pStyle w:val="CommentText"/>
      </w:pPr>
      <w:r>
        <w:rPr>
          <w:rStyle w:val="CommentReference"/>
        </w:rPr>
        <w:annotationRef/>
      </w:r>
      <w:r>
        <w:t>Kind-hearted or merciful?</w:t>
      </w:r>
    </w:p>
  </w:comment>
  <w:comment w:id="478" w:author="Windows User" w:date="2015-02-08T21:13:00Z" w:initials="WU">
    <w:p w:rsidR="005A57E3" w:rsidRDefault="005A57E3">
      <w:pPr>
        <w:pStyle w:val="CommentText"/>
      </w:pPr>
      <w:r>
        <w:rPr>
          <w:rStyle w:val="CommentReference"/>
        </w:rPr>
        <w:annotationRef/>
      </w:r>
      <w:r>
        <w:t>Compassions or tender mercies?</w:t>
      </w:r>
    </w:p>
  </w:comment>
  <w:comment w:id="479" w:author="Windows User" w:date="2015-02-08T21:13:00Z" w:initials="WU">
    <w:p w:rsidR="005A57E3" w:rsidRDefault="005A57E3">
      <w:pPr>
        <w:pStyle w:val="CommentText"/>
      </w:pPr>
      <w:r>
        <w:rPr>
          <w:rStyle w:val="CommentReference"/>
        </w:rPr>
        <w:annotationRef/>
      </w:r>
      <w:r>
        <w:t>May He or that He may</w:t>
      </w:r>
    </w:p>
  </w:comment>
  <w:comment w:id="509" w:author="Windows User" w:date="2015-02-09T21:22:00Z" w:initials="BS">
    <w:p w:rsidR="005A57E3" w:rsidRDefault="005A57E3">
      <w:pPr>
        <w:pStyle w:val="CommentText"/>
      </w:pPr>
      <w:r>
        <w:rPr>
          <w:rStyle w:val="CommentReference"/>
        </w:rPr>
        <w:annotationRef/>
      </w:r>
      <w:r>
        <w:t>very greatly is redundant...</w:t>
      </w:r>
    </w:p>
  </w:comment>
  <w:comment w:id="510" w:author="Windows User" w:date="2015-02-09T21:22:00Z" w:initials="BS">
    <w:p w:rsidR="005A57E3" w:rsidRDefault="005A57E3">
      <w:pPr>
        <w:pStyle w:val="CommentText"/>
      </w:pPr>
      <w:r>
        <w:rPr>
          <w:rStyle w:val="CommentReference"/>
        </w:rPr>
        <w:annotationRef/>
      </w:r>
      <w:r>
        <w:t>above? in?</w:t>
      </w:r>
    </w:p>
  </w:comment>
  <w:comment w:id="511" w:author="Windows User" w:date="2015-02-09T21:22:00Z" w:initials="BS">
    <w:p w:rsidR="005A57E3" w:rsidRDefault="005A57E3">
      <w:pPr>
        <w:pStyle w:val="CommentText"/>
      </w:pPr>
      <w:r>
        <w:rPr>
          <w:rStyle w:val="CommentReference"/>
        </w:rPr>
        <w:annotationRef/>
      </w:r>
      <w:r>
        <w:t>dikeos is usually rended 'righteous'. Is there good cause to use 'just' here?</w:t>
      </w:r>
    </w:p>
  </w:comment>
  <w:comment w:id="512" w:author="Windows User" w:date="2015-02-09T21:22:00Z" w:initials="BS">
    <w:p w:rsidR="005A57E3" w:rsidRDefault="005A57E3">
      <w:pPr>
        <w:pStyle w:val="CommentText"/>
      </w:pPr>
      <w:r>
        <w:rPr>
          <w:rStyle w:val="CommentReference"/>
        </w:rPr>
        <w:annotationRef/>
      </w:r>
      <w:r>
        <w:t>mediated or put into practice?</w:t>
      </w:r>
    </w:p>
  </w:comment>
  <w:comment w:id="513" w:author="Windows User" w:date="2015-02-09T21:22:00Z" w:initials="BS">
    <w:p w:rsidR="005A57E3" w:rsidRDefault="005A57E3">
      <w:pPr>
        <w:pStyle w:val="CommentText"/>
      </w:pPr>
      <w:r>
        <w:rPr>
          <w:rStyle w:val="CommentReference"/>
        </w:rPr>
        <w:annotationRef/>
      </w:r>
      <w:r>
        <w:t>on their lips is a common English expression that seems to have the same meaning as "in their mouths"</w:t>
      </w:r>
    </w:p>
  </w:comment>
  <w:comment w:id="514" w:author="Windows User" w:date="2015-02-09T21:22:00Z" w:initials="BS">
    <w:p w:rsidR="005A57E3" w:rsidRDefault="005A57E3">
      <w:pPr>
        <w:pStyle w:val="CommentText"/>
      </w:pPr>
      <w:r>
        <w:rPr>
          <w:rStyle w:val="CommentReference"/>
        </w:rPr>
        <w:annotationRef/>
      </w:r>
      <w:r>
        <w:t>The tree of immortality would flow better in English.</w:t>
      </w:r>
    </w:p>
  </w:comment>
  <w:comment w:id="515" w:author="Windows User" w:date="2015-02-09T21:22:00Z" w:initials="BS">
    <w:p w:rsidR="005A57E3" w:rsidRDefault="005A57E3">
      <w:pPr>
        <w:pStyle w:val="CommentText"/>
      </w:pPr>
      <w:r>
        <w:rPr>
          <w:rStyle w:val="CommentReference"/>
        </w:rPr>
        <w:annotationRef/>
      </w:r>
      <w:r>
        <w:t>thoughts or senses?</w:t>
      </w:r>
    </w:p>
  </w:comment>
  <w:comment w:id="516" w:author="Windows User" w:date="2015-02-09T21:22:00Z" w:initials="BS">
    <w:p w:rsidR="005A57E3" w:rsidRDefault="005A57E3">
      <w:pPr>
        <w:pStyle w:val="CommentText"/>
      </w:pPr>
      <w:r>
        <w:rPr>
          <w:rStyle w:val="CommentReference"/>
        </w:rPr>
        <w:annotationRef/>
      </w:r>
      <w:r>
        <w:t>lay? set? cast?</w:t>
      </w:r>
    </w:p>
  </w:comment>
  <w:comment w:id="517" w:author="Windows User" w:date="2015-02-09T21:22:00Z" w:initials="BS">
    <w:p w:rsidR="005A57E3" w:rsidRDefault="005A57E3">
      <w:pPr>
        <w:pStyle w:val="CommentText"/>
      </w:pPr>
      <w:r>
        <w:rPr>
          <w:rStyle w:val="CommentReference"/>
        </w:rPr>
        <w:annotationRef/>
      </w:r>
      <w:r>
        <w:t>more common word... does it capture meaning well enough?</w:t>
      </w:r>
    </w:p>
  </w:comment>
  <w:comment w:id="518" w:author="Windows User" w:date="2015-02-09T21:22:00Z" w:initials="BS">
    <w:p w:rsidR="005A57E3" w:rsidRDefault="005A57E3">
      <w:pPr>
        <w:pStyle w:val="CommentText"/>
      </w:pPr>
      <w:r>
        <w:rPr>
          <w:rStyle w:val="CommentReference"/>
        </w:rPr>
        <w:annotationRef/>
      </w:r>
      <w:r>
        <w:t>types?</w:t>
      </w:r>
    </w:p>
  </w:comment>
  <w:comment w:id="526" w:author="Windows User" w:date="2015-02-09T21:29:00Z" w:initials="BS">
    <w:p w:rsidR="005A57E3" w:rsidRDefault="005A57E3">
      <w:pPr>
        <w:pStyle w:val="CommentText"/>
      </w:pPr>
      <w:r>
        <w:rPr>
          <w:rStyle w:val="CommentReference"/>
        </w:rPr>
        <w:annotationRef/>
      </w:r>
      <w:r>
        <w:t>Coptic clearly says beginning... is there anything in it about authority as the other translations have?</w:t>
      </w:r>
    </w:p>
  </w:comment>
  <w:comment w:id="527" w:author="Windows User" w:date="2015-02-09T21:29:00Z" w:initials="BS">
    <w:p w:rsidR="005A57E3" w:rsidRDefault="005A57E3">
      <w:pPr>
        <w:pStyle w:val="CommentText"/>
      </w:pPr>
      <w:r>
        <w:rPr>
          <w:rStyle w:val="CommentReference"/>
        </w:rPr>
        <w:annotationRef/>
      </w:r>
      <w:r>
        <w:t>risen, or shone?</w:t>
      </w:r>
    </w:p>
  </w:comment>
  <w:comment w:id="534" w:author="Windows User" w:date="2015-02-09T21:29:00Z" w:initials="BS">
    <w:p w:rsidR="005A57E3" w:rsidRDefault="005A57E3">
      <w:pPr>
        <w:pStyle w:val="CommentText"/>
      </w:pPr>
      <w:r>
        <w:rPr>
          <w:rStyle w:val="CommentReference"/>
        </w:rPr>
        <w:annotationRef/>
      </w:r>
      <w:r>
        <w:t>cap?</w:t>
      </w:r>
    </w:p>
  </w:comment>
  <w:comment w:id="535" w:author="Windows User" w:date="2015-02-09T21:29:00Z" w:initials="BS">
    <w:p w:rsidR="005A57E3" w:rsidRDefault="005A57E3">
      <w:pPr>
        <w:pStyle w:val="CommentText"/>
      </w:pPr>
      <w:r>
        <w:rPr>
          <w:rStyle w:val="CommentReference"/>
        </w:rPr>
        <w:annotationRef/>
      </w:r>
      <w:r>
        <w:t>save? redeem?</w:t>
      </w:r>
    </w:p>
  </w:comment>
  <w:comment w:id="539" w:author="Windows User" w:date="2015-02-09T21:30:00Z" w:initials="BS">
    <w:p w:rsidR="005A57E3" w:rsidRDefault="005A57E3" w:rsidP="003B4CB7">
      <w:pPr>
        <w:pStyle w:val="CommentText"/>
      </w:pPr>
      <w:r>
        <w:rPr>
          <w:rStyle w:val="CommentReference"/>
        </w:rPr>
        <w:annotationRef/>
      </w:r>
      <w:r>
        <w:t>need a policy on names formes. Greek or Hebrew? But Coptic doesn't even have Isaiah...  Reordered from next vs... ok.</w:t>
      </w:r>
    </w:p>
  </w:comment>
  <w:comment w:id="540" w:author="Windows User" w:date="2015-02-09T21:30:00Z" w:initials="BS">
    <w:p w:rsidR="005A57E3" w:rsidRDefault="005A57E3">
      <w:pPr>
        <w:pStyle w:val="CommentText"/>
      </w:pPr>
      <w:r>
        <w:rPr>
          <w:rStyle w:val="CommentReference"/>
        </w:rPr>
        <w:annotationRef/>
      </w:r>
      <w:r>
        <w:t>or should " be down here</w:t>
      </w:r>
    </w:p>
  </w:comment>
  <w:comment w:id="544" w:author="Windows User" w:date="2015-02-09T21:30:00Z" w:initials="BS">
    <w:p w:rsidR="005A57E3" w:rsidRDefault="005A57E3">
      <w:pPr>
        <w:pStyle w:val="CommentText"/>
      </w:pPr>
      <w:r>
        <w:rPr>
          <w:rStyle w:val="CommentReference"/>
        </w:rPr>
        <w:annotationRef/>
      </w:r>
      <w:r>
        <w:t>was overcame or did overcome? very different...</w:t>
      </w:r>
    </w:p>
  </w:comment>
  <w:comment w:id="548" w:author="Windows User" w:date="2015-02-09T21:30:00Z" w:initials="BS">
    <w:p w:rsidR="005A57E3" w:rsidRDefault="005A57E3">
      <w:pPr>
        <w:pStyle w:val="CommentText"/>
      </w:pPr>
      <w:r>
        <w:rPr>
          <w:rStyle w:val="CommentReference"/>
        </w:rPr>
        <w:annotationRef/>
      </w:r>
      <w:r>
        <w:t>awkward, but changing to a perfect man or man perfectly destroys meaning...</w:t>
      </w:r>
    </w:p>
  </w:comment>
  <w:comment w:id="549" w:author="Windows User" w:date="2015-02-09T21:30:00Z" w:initials="BS">
    <w:p w:rsidR="005A57E3" w:rsidRDefault="005A57E3">
      <w:pPr>
        <w:pStyle w:val="CommentText"/>
      </w:pPr>
      <w:r>
        <w:rPr>
          <w:rStyle w:val="CommentReference"/>
        </w:rPr>
        <w:annotationRef/>
      </w:r>
      <w:r>
        <w:t>L.A. is quite different fo rthis vs...</w:t>
      </w:r>
    </w:p>
  </w:comment>
  <w:comment w:id="556" w:author="Windows User" w:date="2015-02-09T21:30:00Z" w:initials="BS">
    <w:p w:rsidR="005A57E3" w:rsidRDefault="005A57E3">
      <w:pPr>
        <w:pStyle w:val="CommentText"/>
      </w:pPr>
      <w:r>
        <w:rPr>
          <w:rStyle w:val="CommentReference"/>
        </w:rPr>
        <w:annotationRef/>
      </w:r>
      <w:r>
        <w:t>and goodwill towards men, or towards men of goodwill?</w:t>
      </w:r>
    </w:p>
  </w:comment>
  <w:comment w:id="557" w:author="Windows User" w:date="2015-02-09T21:30:00Z" w:initials="BS">
    <w:p w:rsidR="005A57E3" w:rsidRDefault="005A57E3">
      <w:pPr>
        <w:pStyle w:val="CommentText"/>
      </w:pPr>
      <w:r>
        <w:rPr>
          <w:rStyle w:val="CommentReference"/>
        </w:rPr>
        <w:annotationRef/>
      </w:r>
      <w:r>
        <w:t>dividing wall?</w:t>
      </w:r>
    </w:p>
  </w:comment>
  <w:comment w:id="561" w:author="Windows User" w:date="2015-02-09T21:30:00Z" w:initials="BS">
    <w:p w:rsidR="005A57E3" w:rsidRDefault="005A57E3">
      <w:pPr>
        <w:pStyle w:val="CommentText"/>
      </w:pPr>
      <w:r>
        <w:rPr>
          <w:rStyle w:val="CommentReference"/>
        </w:rPr>
        <w:annotationRef/>
      </w:r>
      <w:r>
        <w:t>what does han mean? can we say teh angels of light?</w:t>
      </w:r>
    </w:p>
  </w:comment>
  <w:comment w:id="562" w:author="Windows User" w:date="2015-02-09T21:30:00Z" w:initials="BS">
    <w:p w:rsidR="005A57E3" w:rsidRDefault="005A57E3">
      <w:pPr>
        <w:pStyle w:val="CommentText"/>
      </w:pPr>
      <w:r>
        <w:rPr>
          <w:rStyle w:val="CommentReference"/>
        </w:rPr>
        <w:annotationRef/>
      </w:r>
      <w:r>
        <w:t>sing hymns to be consistent with above?</w:t>
      </w:r>
    </w:p>
  </w:comment>
  <w:comment w:id="563" w:author="Windows User" w:date="2015-02-09T21:30:00Z" w:initials="BS">
    <w:p w:rsidR="005A57E3" w:rsidRDefault="005A57E3">
      <w:pPr>
        <w:pStyle w:val="CommentText"/>
      </w:pPr>
      <w:r>
        <w:rPr>
          <w:rStyle w:val="CommentReference"/>
        </w:rPr>
        <w:annotationRef/>
      </w:r>
      <w:r>
        <w:t>should be arose to match parallel with next vs... but makes no sense in English. Arose within Mary or shone from Mary.</w:t>
      </w:r>
    </w:p>
  </w:comment>
  <w:comment w:id="564" w:author="Windows User" w:date="2015-02-09T21:30:00Z" w:initials="BS">
    <w:p w:rsidR="005A57E3" w:rsidRDefault="005A57E3">
      <w:pPr>
        <w:pStyle w:val="CommentText"/>
      </w:pPr>
      <w:r>
        <w:rPr>
          <w:rStyle w:val="CommentReference"/>
        </w:rPr>
        <w:annotationRef/>
      </w:r>
      <w:r>
        <w:t>Is "je" enough justification to prepend 'saying'?</w:t>
      </w:r>
    </w:p>
  </w:comment>
  <w:comment w:id="565" w:author="Windows User" w:date="2015-02-09T21:30:00Z" w:initials="BS">
    <w:p w:rsidR="005A57E3" w:rsidRDefault="005A57E3">
      <w:pPr>
        <w:pStyle w:val="CommentText"/>
      </w:pPr>
      <w:r>
        <w:rPr>
          <w:rStyle w:val="CommentReference"/>
        </w:rPr>
        <w:annotationRef/>
      </w:r>
      <w:r>
        <w:t>abouna's doxology of prime has 'that' here I think...</w:t>
      </w:r>
    </w:p>
  </w:comment>
  <w:comment w:id="566" w:author="Windows User" w:date="2015-02-09T21:30:00Z" w:initials="BS">
    <w:p w:rsidR="005A57E3" w:rsidRDefault="005A57E3">
      <w:pPr>
        <w:pStyle w:val="CommentText"/>
      </w:pPr>
      <w:r>
        <w:rPr>
          <w:rStyle w:val="CommentReference"/>
        </w:rPr>
        <w:annotationRef/>
      </w:r>
      <w:r>
        <w:t>or "sining"?</w:t>
      </w:r>
    </w:p>
  </w:comment>
  <w:comment w:id="571" w:author="Windows User" w:date="2015-02-09T21:31:00Z" w:initials="BS">
    <w:p w:rsidR="005A57E3" w:rsidRDefault="005A57E3">
      <w:pPr>
        <w:pStyle w:val="CommentText"/>
      </w:pPr>
      <w:r>
        <w:rPr>
          <w:rStyle w:val="CommentReference"/>
        </w:rPr>
        <w:annotationRef/>
      </w:r>
      <w:r>
        <w:t>If continuing as one sentence from previous verse, can't repeat 'adam' here.</w:t>
      </w:r>
    </w:p>
  </w:comment>
  <w:comment w:id="572" w:author="Windows User" w:date="2015-02-09T21:31:00Z" w:initials="BS">
    <w:p w:rsidR="005A57E3" w:rsidRDefault="005A57E3">
      <w:pPr>
        <w:pStyle w:val="CommentText"/>
      </w:pPr>
      <w:r>
        <w:rPr>
          <w:rStyle w:val="CommentReference"/>
        </w:rPr>
        <w:annotationRef/>
      </w:r>
      <w:r>
        <w:t>any sense of authority in coptic?</w:t>
      </w:r>
    </w:p>
  </w:comment>
  <w:comment w:id="573" w:author="Windows User" w:date="2015-02-09T21:31:00Z" w:initials="BS">
    <w:p w:rsidR="005A57E3" w:rsidRDefault="005A57E3">
      <w:pPr>
        <w:pStyle w:val="CommentText"/>
      </w:pPr>
      <w:r>
        <w:rPr>
          <w:rStyle w:val="CommentReference"/>
        </w:rPr>
        <w:annotationRef/>
      </w:r>
      <w:r>
        <w:t>or saint mary? I prefer the holy... but we should be  consistent one way or the other.</w:t>
      </w:r>
    </w:p>
  </w:comment>
  <w:comment w:id="574" w:author="Windows User" w:date="2015-02-09T21:31:00Z" w:initials="BS">
    <w:p w:rsidR="005A57E3" w:rsidRDefault="005A57E3">
      <w:pPr>
        <w:pStyle w:val="CommentText"/>
      </w:pPr>
      <w:r>
        <w:rPr>
          <w:rStyle w:val="CommentReference"/>
        </w:rPr>
        <w:annotationRef/>
      </w:r>
      <w:r>
        <w:t>how to express abstract genus of woman or womanhood? race of women doesn't work in modern English, and gender of women doesn't capture it.</w:t>
      </w:r>
    </w:p>
  </w:comment>
  <w:comment w:id="583" w:author="Windows User" w:date="2015-02-10T07:45:00Z" w:initials="BS">
    <w:p w:rsidR="005A57E3" w:rsidRDefault="005A57E3">
      <w:pPr>
        <w:pStyle w:val="CommentText"/>
      </w:pPr>
      <w:r>
        <w:rPr>
          <w:rStyle w:val="CommentReference"/>
        </w:rPr>
        <w:annotationRef/>
      </w:r>
      <w:r>
        <w:t>tense is flipping so much vs to vs. Any way to make more consistent?</w:t>
      </w:r>
    </w:p>
  </w:comment>
  <w:comment w:id="584" w:author="Windows User" w:date="2015-02-10T07:45:00Z" w:initials="BS">
    <w:p w:rsidR="005A57E3" w:rsidRDefault="005A57E3">
      <w:pPr>
        <w:pStyle w:val="CommentText"/>
      </w:pPr>
      <w:r>
        <w:rPr>
          <w:rStyle w:val="CommentReference"/>
        </w:rPr>
        <w:annotationRef/>
      </w:r>
      <w:r>
        <w:t>cold frost? frosty cold?  too many ands.</w:t>
      </w:r>
    </w:p>
  </w:comment>
  <w:comment w:id="585" w:author="Windows User" w:date="2015-02-10T07:45:00Z" w:initials="BS">
    <w:p w:rsidR="005A57E3" w:rsidRDefault="005A57E3">
      <w:pPr>
        <w:pStyle w:val="CommentText"/>
      </w:pPr>
      <w:r>
        <w:rPr>
          <w:rStyle w:val="CommentReference"/>
        </w:rPr>
        <w:annotationRef/>
      </w:r>
      <w:r>
        <w:t>In is probably more right... I probably shouldn't have changed that...</w:t>
      </w:r>
    </w:p>
  </w:comment>
  <w:comment w:id="600" w:author="Brett Slote" w:date="2015-02-10T07:54:00Z" w:initials="BS">
    <w:p w:rsidR="005A57E3" w:rsidRDefault="005A57E3">
      <w:pPr>
        <w:pStyle w:val="CommentText"/>
      </w:pPr>
      <w:r>
        <w:rPr>
          <w:rStyle w:val="CommentReference"/>
        </w:rPr>
        <w:annotationRef/>
      </w:r>
      <w:r>
        <w:t>Received or bought?</w:t>
      </w:r>
    </w:p>
  </w:comment>
  <w:comment w:id="603" w:author="Brett Slote" w:date="2015-02-10T07:55:00Z" w:initials="BS">
    <w:p w:rsidR="005A57E3" w:rsidRDefault="005A57E3">
      <w:pPr>
        <w:pStyle w:val="CommentText"/>
      </w:pPr>
      <w:r>
        <w:rPr>
          <w:rStyle w:val="CommentReference"/>
        </w:rPr>
        <w:annotationRef/>
      </w:r>
      <w:r>
        <w:t>Not hail to you?</w:t>
      </w:r>
    </w:p>
  </w:comment>
  <w:comment w:id="606" w:author="Brett Slote" w:date="2015-02-10T07:55:00Z" w:initials="BS">
    <w:p w:rsidR="005A57E3" w:rsidRDefault="005A57E3">
      <w:pPr>
        <w:pStyle w:val="CommentText"/>
      </w:pPr>
      <w:r>
        <w:rPr>
          <w:rStyle w:val="CommentReference"/>
        </w:rPr>
        <w:annotationRef/>
      </w:r>
      <w:r>
        <w:t>Again ‘a’ perfect man loses meaning, but as is sounds awkward.</w:t>
      </w:r>
    </w:p>
  </w:comment>
  <w:comment w:id="609" w:author="Brett Slote" w:date="2015-02-10T07:55:00Z" w:initials="BS">
    <w:p w:rsidR="005A57E3" w:rsidRDefault="005A57E3">
      <w:pPr>
        <w:pStyle w:val="CommentText"/>
      </w:pPr>
      <w:r>
        <w:rPr>
          <w:rStyle w:val="CommentReference"/>
        </w:rPr>
        <w:annotationRef/>
      </w:r>
      <w:r>
        <w:t>Uncircumscript?</w:t>
      </w:r>
    </w:p>
  </w:comment>
  <w:comment w:id="612" w:author="Brett Slote" w:date="2015-02-10T07:55:00Z" w:initials="BS">
    <w:p w:rsidR="005A57E3" w:rsidRDefault="005A57E3">
      <w:pPr>
        <w:pStyle w:val="CommentText"/>
      </w:pPr>
      <w:r>
        <w:rPr>
          <w:rStyle w:val="CommentReference"/>
        </w:rPr>
        <w:annotationRef/>
      </w:r>
      <w:r>
        <w:t>Orthodox?</w:t>
      </w:r>
    </w:p>
  </w:comment>
  <w:comment w:id="613" w:author="Brett Slote" w:date="2015-02-10T07:55:00Z" w:initials="BS">
    <w:p w:rsidR="005A57E3" w:rsidRDefault="005A57E3">
      <w:pPr>
        <w:pStyle w:val="CommentText"/>
      </w:pPr>
      <w:r>
        <w:rPr>
          <w:rStyle w:val="CommentReference"/>
        </w:rPr>
        <w:annotationRef/>
      </w:r>
      <w:r>
        <w:t>Faith?</w:t>
      </w:r>
    </w:p>
  </w:comment>
  <w:comment w:id="616" w:author="Brett Slote" w:date="2015-02-10T07:55:00Z" w:initials="BS">
    <w:p w:rsidR="005A57E3" w:rsidRDefault="005A57E3">
      <w:pPr>
        <w:pStyle w:val="CommentText"/>
      </w:pPr>
      <w:r>
        <w:rPr>
          <w:rStyle w:val="CommentReference"/>
        </w:rPr>
        <w:annotationRef/>
      </w:r>
      <w:r>
        <w:t>Need a consistent policy</w:t>
      </w:r>
    </w:p>
  </w:comment>
  <w:comment w:id="620" w:author="Brett Slote" w:date="2015-02-10T07:56:00Z" w:initials="BS">
    <w:p w:rsidR="005A57E3" w:rsidRDefault="005A57E3">
      <w:pPr>
        <w:pStyle w:val="CommentText"/>
      </w:pPr>
      <w:r>
        <w:rPr>
          <w:rStyle w:val="CommentReference"/>
        </w:rPr>
        <w:annotationRef/>
      </w:r>
      <w:r>
        <w:t>Ramez, He or Him?</w:t>
      </w:r>
    </w:p>
  </w:comment>
  <w:comment w:id="621" w:author="Brett Slote" w:date="2015-02-10T07:56:00Z" w:initials="BS">
    <w:p w:rsidR="005A57E3" w:rsidRDefault="005A57E3">
      <w:pPr>
        <w:pStyle w:val="CommentText"/>
      </w:pPr>
      <w:r>
        <w:rPr>
          <w:rStyle w:val="CommentReference"/>
        </w:rPr>
        <w:annotationRef/>
      </w:r>
      <w:r>
        <w:t>On? By?</w:t>
      </w:r>
    </w:p>
  </w:comment>
  <w:comment w:id="626" w:author="Windows User" w:date="2015-02-10T07:58:00Z" w:initials="BS">
    <w:p w:rsidR="005A57E3" w:rsidRDefault="005A57E3">
      <w:pPr>
        <w:pStyle w:val="CommentText"/>
      </w:pPr>
      <w:r>
        <w:rPr>
          <w:rStyle w:val="CommentReference"/>
        </w:rPr>
        <w:annotationRef/>
      </w:r>
      <w:r>
        <w:t>Are the breaths referring to the inspiration of scripture, as the other translations have, or the breath of creation cf gn 1?</w:t>
      </w:r>
    </w:p>
  </w:comment>
  <w:comment w:id="627" w:author="Windows User" w:date="2015-02-10T07:58:00Z" w:initials="BS">
    <w:p w:rsidR="005A57E3" w:rsidRDefault="005A57E3">
      <w:pPr>
        <w:pStyle w:val="CommentText"/>
      </w:pPr>
      <w:r>
        <w:rPr>
          <w:rStyle w:val="CommentReference"/>
        </w:rPr>
        <w:annotationRef/>
      </w:r>
      <w:r>
        <w:t>When we love the Name of our Lord Jesus Christ, the Name of Salvation...</w:t>
      </w:r>
    </w:p>
  </w:comment>
  <w:comment w:id="628" w:author="Windows User" w:date="2015-02-10T07:58:00Z" w:initials="BS">
    <w:p w:rsidR="005A57E3" w:rsidRDefault="005A57E3">
      <w:pPr>
        <w:pStyle w:val="CommentText"/>
      </w:pPr>
      <w:r>
        <w:rPr>
          <w:rStyle w:val="CommentReference"/>
        </w:rPr>
        <w:annotationRef/>
      </w:r>
      <w:r>
        <w:t>adjective? severe?</w:t>
      </w:r>
    </w:p>
  </w:comment>
  <w:comment w:id="636" w:author="Windows User" w:date="2015-02-10T08:03:00Z" w:initials="BS">
    <w:p w:rsidR="005A57E3" w:rsidRDefault="005A57E3">
      <w:pPr>
        <w:pStyle w:val="CommentText"/>
      </w:pPr>
      <w:r>
        <w:rPr>
          <w:rStyle w:val="CommentReference"/>
        </w:rPr>
        <w:annotationRef/>
      </w:r>
      <w:r>
        <w:t>too literal?</w:t>
      </w:r>
    </w:p>
  </w:comment>
  <w:comment w:id="639" w:author="Windows User" w:date="2015-02-10T08:04:00Z" w:initials="BS">
    <w:p w:rsidR="005A57E3" w:rsidRDefault="005A57E3">
      <w:pPr>
        <w:pStyle w:val="CommentText"/>
      </w:pPr>
      <w:r>
        <w:rPr>
          <w:rStyle w:val="CommentReference"/>
        </w:rPr>
        <w:annotationRef/>
      </w:r>
      <w:r>
        <w:t>awkward</w:t>
      </w:r>
    </w:p>
  </w:comment>
  <w:comment w:id="640" w:author="Windows User" w:date="2015-02-10T08:04:00Z" w:initials="BS">
    <w:p w:rsidR="005A57E3" w:rsidRDefault="005A57E3">
      <w:pPr>
        <w:pStyle w:val="CommentText"/>
      </w:pPr>
      <w:r>
        <w:rPr>
          <w:rStyle w:val="CommentReference"/>
        </w:rPr>
        <w:annotationRef/>
      </w:r>
      <w:r>
        <w:t>sits, less literal, but more clear?</w:t>
      </w:r>
    </w:p>
  </w:comment>
  <w:comment w:id="641" w:author="Windows User" w:date="2015-02-10T08:04:00Z" w:initials="BS">
    <w:p w:rsidR="005A57E3" w:rsidRDefault="005A57E3">
      <w:pPr>
        <w:pStyle w:val="CommentText"/>
      </w:pPr>
      <w:r>
        <w:rPr>
          <w:rStyle w:val="CommentReference"/>
        </w:rPr>
        <w:annotationRef/>
      </w:r>
      <w:r>
        <w:t>awkward</w:t>
      </w:r>
    </w:p>
  </w:comment>
  <w:comment w:id="643" w:author="Windows User" w:date="2015-02-10T08:05:00Z" w:initials="BS">
    <w:p w:rsidR="005A57E3" w:rsidRDefault="005A57E3">
      <w:pPr>
        <w:pStyle w:val="CommentText"/>
      </w:pPr>
      <w:r>
        <w:rPr>
          <w:rStyle w:val="CommentReference"/>
        </w:rPr>
        <w:annotationRef/>
      </w:r>
      <w:r>
        <w:t>terribly awkward</w:t>
      </w:r>
    </w:p>
  </w:comment>
  <w:comment w:id="645" w:author="Windows User" w:date="2015-02-10T08:05:00Z" w:initials="BS">
    <w:p w:rsidR="005A57E3" w:rsidRDefault="005A57E3">
      <w:pPr>
        <w:pStyle w:val="CommentText"/>
      </w:pPr>
      <w:r>
        <w:rPr>
          <w:rStyle w:val="CommentReference"/>
        </w:rPr>
        <w:annotationRef/>
      </w:r>
      <w:r>
        <w:t>sat?</w:t>
      </w:r>
    </w:p>
  </w:comment>
  <w:comment w:id="648" w:author="Windows User" w:date="2015-02-10T08:05:00Z" w:initials="BS">
    <w:p w:rsidR="005A57E3" w:rsidRDefault="005A57E3">
      <w:pPr>
        <w:pStyle w:val="CommentText"/>
      </w:pPr>
      <w:r>
        <w:rPr>
          <w:rStyle w:val="CommentReference"/>
        </w:rPr>
        <w:annotationRef/>
      </w:r>
      <w:r>
        <w:t>entered and come forth, or entered through it?</w:t>
      </w:r>
    </w:p>
  </w:comment>
  <w:comment w:id="649" w:author="Windows User" w:date="2015-02-10T08:05:00Z" w:initials="BS">
    <w:p w:rsidR="005A57E3" w:rsidRDefault="005A57E3">
      <w:pPr>
        <w:pStyle w:val="CommentText"/>
      </w:pPr>
      <w:r>
        <w:rPr>
          <w:rStyle w:val="CommentReference"/>
        </w:rPr>
        <w:annotationRef/>
      </w:r>
      <w:r>
        <w:t>appearing?</w:t>
      </w:r>
    </w:p>
  </w:comment>
  <w:comment w:id="650" w:author="Windows User" w:date="2015-02-10T08:05:00Z" w:initials="BS">
    <w:p w:rsidR="005A57E3" w:rsidRDefault="005A57E3">
      <w:pPr>
        <w:pStyle w:val="CommentText"/>
      </w:pPr>
      <w:r>
        <w:rPr>
          <w:rStyle w:val="CommentReference"/>
        </w:rPr>
        <w:annotationRef/>
      </w:r>
      <w:r>
        <w:t>He</w:t>
      </w:r>
    </w:p>
  </w:comment>
  <w:comment w:id="655" w:author="Windows User" w:date="2015-02-10T08:06:00Z" w:initials="BS">
    <w:p w:rsidR="005A57E3" w:rsidRDefault="005A57E3">
      <w:pPr>
        <w:pStyle w:val="CommentText"/>
      </w:pPr>
      <w:r>
        <w:rPr>
          <w:rStyle w:val="CommentReference"/>
        </w:rPr>
        <w:annotationRef/>
      </w:r>
      <w:r>
        <w:t>I feel like upon sounds better here and below</w:t>
      </w:r>
    </w:p>
  </w:comment>
  <w:comment w:id="656" w:author="Windows User" w:date="2015-02-10T08:06:00Z" w:initials="BS">
    <w:p w:rsidR="005A57E3" w:rsidRDefault="005A57E3">
      <w:pPr>
        <w:pStyle w:val="CommentText"/>
      </w:pPr>
      <w:r>
        <w:rPr>
          <w:rStyle w:val="CommentReference"/>
        </w:rPr>
        <w:annotationRef/>
      </w:r>
      <w:r>
        <w:t>For forty days</w:t>
      </w:r>
    </w:p>
  </w:comment>
  <w:comment w:id="657" w:author="Windows User" w:date="2015-02-10T08:06:00Z" w:initials="BS">
    <w:p w:rsidR="005A57E3" w:rsidRDefault="005A57E3">
      <w:pPr>
        <w:pStyle w:val="CommentText"/>
      </w:pPr>
      <w:r>
        <w:rPr>
          <w:rStyle w:val="CommentReference"/>
        </w:rPr>
        <w:annotationRef/>
      </w:r>
      <w:r>
        <w:t>awkward. Crush under our feet or crush within us? Even if feet not literally there, needed to complete the implied thought in english.</w:t>
      </w:r>
    </w:p>
  </w:comment>
  <w:comment w:id="663" w:author="Windows User" w:date="2015-02-10T08:10:00Z" w:initials="BS">
    <w:p w:rsidR="005A57E3" w:rsidRDefault="005A57E3">
      <w:pPr>
        <w:pStyle w:val="CommentText"/>
      </w:pPr>
      <w:r>
        <w:rPr>
          <w:rStyle w:val="CommentReference"/>
        </w:rPr>
        <w:annotationRef/>
      </w:r>
      <w:r>
        <w:t>a? I know virgin doesn't sound right. Nor virginal. But a virgin seems to cheapen the thought...</w:t>
      </w:r>
    </w:p>
  </w:comment>
  <w:comment w:id="665" w:author="Windows User" w:date="2015-02-10T08:10:00Z" w:initials="BS">
    <w:p w:rsidR="005A57E3" w:rsidRDefault="005A57E3">
      <w:pPr>
        <w:pStyle w:val="CommentText"/>
      </w:pPr>
      <w:r>
        <w:rPr>
          <w:rStyle w:val="CommentReference"/>
        </w:rPr>
        <w:annotationRef/>
      </w:r>
      <w:r>
        <w:t>annulled has connotation from catholicism of never having been. I like abolished better. Sounds more poetic like too.</w:t>
      </w:r>
    </w:p>
  </w:comment>
  <w:comment w:id="668" w:author="Windows User" w:date="2015-02-10T08:11:00Z" w:initials="BS">
    <w:p w:rsidR="005A57E3" w:rsidRDefault="005A57E3">
      <w:pPr>
        <w:pStyle w:val="CommentText"/>
      </w:pPr>
      <w:r>
        <w:rPr>
          <w:rStyle w:val="CommentReference"/>
        </w:rPr>
        <w:annotationRef/>
      </w:r>
      <w:r>
        <w:t>yes, it is a continuous thought. But this and next are complete sentences in themselves.</w:t>
      </w:r>
    </w:p>
  </w:comment>
  <w:comment w:id="669" w:author="Windows User" w:date="2015-02-10T08:11:00Z" w:initials="BS">
    <w:p w:rsidR="005A57E3" w:rsidRDefault="005A57E3">
      <w:pPr>
        <w:pStyle w:val="CommentText"/>
      </w:pPr>
      <w:r>
        <w:rPr>
          <w:rStyle w:val="CommentReference"/>
        </w:rPr>
        <w:annotationRef/>
      </w:r>
      <w:r>
        <w:t>revealed almost makes sense here... but not with the next line having "said"</w:t>
      </w:r>
    </w:p>
  </w:comment>
  <w:comment w:id="670" w:author="Windows User" w:date="2015-02-10T08:11:00Z" w:initials="BS">
    <w:p w:rsidR="005A57E3" w:rsidRDefault="005A57E3">
      <w:pPr>
        <w:pStyle w:val="CommentText"/>
      </w:pPr>
      <w:r>
        <w:rPr>
          <w:rStyle w:val="CommentReference"/>
        </w:rPr>
        <w:annotationRef/>
      </w:r>
      <w:r>
        <w:t>repeat quotes or contiguious?</w:t>
      </w:r>
    </w:p>
  </w:comment>
  <w:comment w:id="671" w:author="Windows User" w:date="2015-02-10T08:11:00Z" w:initials="BS">
    <w:p w:rsidR="005A57E3" w:rsidRDefault="005A57E3">
      <w:pPr>
        <w:pStyle w:val="CommentText"/>
      </w:pPr>
      <w:r>
        <w:rPr>
          <w:rStyle w:val="CommentReference"/>
        </w:rPr>
        <w:annotationRef/>
      </w:r>
      <w:r>
        <w:t>in strength?</w:t>
      </w:r>
    </w:p>
  </w:comment>
  <w:comment w:id="672" w:author="Windows User" w:date="2015-02-10T08:11:00Z" w:initials="BS">
    <w:p w:rsidR="005A57E3" w:rsidRDefault="005A57E3">
      <w:pPr>
        <w:pStyle w:val="CommentText"/>
      </w:pPr>
      <w:r>
        <w:rPr>
          <w:rStyle w:val="CommentReference"/>
        </w:rPr>
        <w:annotationRef/>
      </w:r>
      <w:r>
        <w:t>in the tune it just sounds more emphatic dropping the "both"</w:t>
      </w:r>
    </w:p>
  </w:comment>
  <w:comment w:id="674" w:author="Windows User" w:date="2015-02-10T08:11:00Z" w:initials="BS">
    <w:p w:rsidR="005A57E3" w:rsidRDefault="005A57E3">
      <w:pPr>
        <w:pStyle w:val="CommentText"/>
      </w:pPr>
      <w:r>
        <w:rPr>
          <w:rStyle w:val="CommentReference"/>
        </w:rPr>
        <w:annotationRef/>
      </w:r>
      <w:r>
        <w:t>theotokos, not mav em ef Nooti</w:t>
      </w:r>
    </w:p>
  </w:comment>
  <w:comment w:id="675" w:author="Windows User" w:date="2015-02-10T08:11:00Z" w:initials="BS">
    <w:p w:rsidR="005A57E3" w:rsidRDefault="005A57E3">
      <w:pPr>
        <w:pStyle w:val="CommentText"/>
      </w:pPr>
      <w:r>
        <w:rPr>
          <w:rStyle w:val="CommentReference"/>
        </w:rPr>
        <w:annotationRef/>
      </w:r>
      <w:r>
        <w:t>in?</w:t>
      </w:r>
    </w:p>
  </w:comment>
  <w:comment w:id="677" w:author="Windows User" w:date="2015-02-10T08:11:00Z" w:initials="BS">
    <w:p w:rsidR="005A57E3" w:rsidRDefault="005A57E3">
      <w:pPr>
        <w:pStyle w:val="CommentText"/>
      </w:pPr>
      <w:r>
        <w:rPr>
          <w:rStyle w:val="CommentReference"/>
        </w:rPr>
        <w:annotationRef/>
      </w:r>
      <w:r>
        <w:t>it's literally "And" but that leaves too much grammatical ambiguity that tends towards nonsensical parsing.</w:t>
      </w:r>
    </w:p>
  </w:comment>
  <w:comment w:id="678" w:author="Windows User" w:date="2015-02-10T08:11:00Z" w:initials="BS">
    <w:p w:rsidR="005A57E3" w:rsidRDefault="005A57E3">
      <w:pPr>
        <w:pStyle w:val="CommentText"/>
      </w:pPr>
      <w:r>
        <w:rPr>
          <w:rStyle w:val="CommentReference"/>
        </w:rPr>
        <w:annotationRef/>
      </w:r>
      <w:r>
        <w:t>tense?</w:t>
      </w:r>
    </w:p>
  </w:comment>
  <w:comment w:id="680" w:author="Windows User" w:date="2015-02-10T08:11:00Z" w:initials="BS">
    <w:p w:rsidR="005A57E3" w:rsidRDefault="005A57E3">
      <w:pPr>
        <w:pStyle w:val="CommentText"/>
      </w:pPr>
      <w:r>
        <w:rPr>
          <w:rStyle w:val="CommentReference"/>
        </w:rPr>
        <w:annotationRef/>
      </w:r>
      <w:r>
        <w:t>too far for a pronoun</w:t>
      </w:r>
    </w:p>
  </w:comment>
  <w:comment w:id="681" w:author="Windows User" w:date="2015-02-10T08:11:00Z" w:initials="BS">
    <w:p w:rsidR="005A57E3" w:rsidRDefault="005A57E3">
      <w:pPr>
        <w:pStyle w:val="CommentText"/>
      </w:pPr>
      <w:r>
        <w:rPr>
          <w:rStyle w:val="CommentReference"/>
        </w:rPr>
        <w:annotationRef/>
      </w:r>
      <w:r>
        <w:t>deemed or made?</w:t>
      </w:r>
    </w:p>
  </w:comment>
  <w:comment w:id="683" w:author="Windows User" w:date="2015-02-10T08:12:00Z" w:initials="BS">
    <w:p w:rsidR="005A57E3" w:rsidRDefault="005A57E3">
      <w:pPr>
        <w:pStyle w:val="CommentText"/>
      </w:pPr>
      <w:r>
        <w:rPr>
          <w:rStyle w:val="CommentReference"/>
        </w:rPr>
        <w:annotationRef/>
      </w:r>
      <w:r>
        <w:t>coptic is heavens of heavens, but we usually say heaven of heavens.</w:t>
      </w:r>
    </w:p>
  </w:comment>
  <w:comment w:id="685" w:author="Windows User" w:date="2015-02-10T08:12:00Z" w:initials="BS">
    <w:p w:rsidR="005A57E3" w:rsidRDefault="005A57E3">
      <w:pPr>
        <w:pStyle w:val="CommentText"/>
      </w:pPr>
      <w:r>
        <w:rPr>
          <w:rStyle w:val="CommentReference"/>
        </w:rPr>
        <w:annotationRef/>
      </w:r>
      <w:r>
        <w:t>rises or shines?</w:t>
      </w:r>
    </w:p>
  </w:comment>
  <w:comment w:id="688" w:author="Windows User" w:date="2015-02-10T08:12:00Z" w:initials="BS">
    <w:p w:rsidR="005A57E3" w:rsidRDefault="005A57E3">
      <w:pPr>
        <w:pStyle w:val="CommentText"/>
      </w:pPr>
      <w:r>
        <w:rPr>
          <w:rStyle w:val="CommentReference"/>
        </w:rPr>
        <w:annotationRef/>
      </w:r>
      <w:r>
        <w:t>destroyed or damaged?</w:t>
      </w:r>
    </w:p>
  </w:comment>
  <w:comment w:id="689" w:author="Windows User" w:date="2015-02-10T08:12:00Z" w:initials="BS">
    <w:p w:rsidR="005A57E3" w:rsidRDefault="005A57E3">
      <w:pPr>
        <w:pStyle w:val="CommentText"/>
      </w:pPr>
      <w:r>
        <w:rPr>
          <w:rStyle w:val="CommentReference"/>
        </w:rPr>
        <w:annotationRef/>
      </w:r>
      <w:r>
        <w:t>what does very mean here?</w:t>
      </w:r>
    </w:p>
  </w:comment>
  <w:comment w:id="694" w:author="Windows User" w:date="2015-02-10T08:14:00Z" w:initials="BS">
    <w:p w:rsidR="005A57E3" w:rsidRDefault="005A57E3">
      <w:pPr>
        <w:pStyle w:val="CommentText"/>
      </w:pPr>
      <w:r>
        <w:rPr>
          <w:rStyle w:val="CommentReference"/>
        </w:rPr>
        <w:annotationRef/>
      </w:r>
      <w:r>
        <w:t>servant, or slave?</w:t>
      </w:r>
    </w:p>
  </w:comment>
  <w:comment w:id="695" w:author="Windows User" w:date="2015-02-10T08:14:00Z" w:initials="BS">
    <w:p w:rsidR="005A57E3" w:rsidRDefault="005A57E3">
      <w:pPr>
        <w:pStyle w:val="CommentText"/>
      </w:pPr>
      <w:r>
        <w:rPr>
          <w:rStyle w:val="CommentReference"/>
        </w:rPr>
        <w:annotationRef/>
      </w:r>
      <w:r>
        <w:t>Feels way too literal</w:t>
      </w:r>
    </w:p>
  </w:comment>
  <w:comment w:id="701" w:author="Windows User" w:date="2015-02-10T08:16:00Z" w:initials="BS">
    <w:p w:rsidR="005A57E3" w:rsidRDefault="005A57E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3" w:author="Windows User" w:date="2015-02-10T08:17:00Z" w:initials="BS">
    <w:p w:rsidR="005A57E3" w:rsidRDefault="005A57E3">
      <w:pPr>
        <w:pStyle w:val="CommentText"/>
      </w:pPr>
      <w:r>
        <w:rPr>
          <w:rStyle w:val="CommentReference"/>
        </w:rPr>
        <w:annotationRef/>
      </w:r>
      <w:r>
        <w:t>was incarnate or took flesh? Need a decision for this common phrase.</w:t>
      </w:r>
    </w:p>
  </w:comment>
  <w:comment w:id="705" w:author="Windows User" w:date="2015-02-10T08:17:00Z" w:initials="BS">
    <w:p w:rsidR="005A57E3" w:rsidRDefault="005A57E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0" w:author="Windows User" w:date="2015-02-10T08:18:00Z" w:initials="BS">
    <w:p w:rsidR="005A57E3" w:rsidRDefault="005A57E3">
      <w:pPr>
        <w:pStyle w:val="CommentText"/>
      </w:pPr>
      <w:r>
        <w:rPr>
          <w:rStyle w:val="CommentReference"/>
        </w:rPr>
        <w:annotationRef/>
      </w:r>
      <w:r>
        <w:t>Altar/The place where the Sacrifice is offered, is clearly not right. But Temple? Or Holy of Holies?</w:t>
      </w:r>
    </w:p>
  </w:comment>
  <w:comment w:id="713" w:author="Windows User" w:date="2015-02-10T08:18:00Z" w:initials="BS">
    <w:p w:rsidR="005A57E3" w:rsidRDefault="005A57E3">
      <w:pPr>
        <w:pStyle w:val="CommentText"/>
      </w:pPr>
      <w:r>
        <w:rPr>
          <w:rStyle w:val="CommentReference"/>
        </w:rPr>
        <w:annotationRef/>
      </w:r>
      <w:r>
        <w:t>I think infinite captures the meaning of uncircumscript in a more approachable way.</w:t>
      </w:r>
    </w:p>
  </w:comment>
  <w:comment w:id="714" w:author="Windows User" w:date="2015-02-10T08:18:00Z" w:initials="BS">
    <w:p w:rsidR="005A57E3" w:rsidRDefault="005A57E3">
      <w:pPr>
        <w:pStyle w:val="CommentText"/>
      </w:pPr>
      <w:r>
        <w:rPr>
          <w:rStyle w:val="CommentReference"/>
        </w:rPr>
        <w:annotationRef/>
      </w:r>
      <w:r>
        <w:t>net or hook?</w:t>
      </w:r>
    </w:p>
  </w:comment>
  <w:comment w:id="715" w:author="Windows User" w:date="2015-02-10T08:18:00Z" w:initials="BS">
    <w:p w:rsidR="005A57E3" w:rsidRDefault="005A57E3">
      <w:pPr>
        <w:pStyle w:val="CommentText"/>
      </w:pPr>
      <w:r>
        <w:rPr>
          <w:rStyle w:val="CommentReference"/>
        </w:rPr>
        <w:annotationRef/>
      </w:r>
      <w:r>
        <w:t>Instructing them in the worship?</w:t>
      </w:r>
    </w:p>
  </w:comment>
  <w:comment w:id="716" w:author="Windows User" w:date="2015-02-10T08:18:00Z" w:initials="BS">
    <w:p w:rsidR="005A57E3" w:rsidRDefault="005A57E3">
      <w:pPr>
        <w:pStyle w:val="CommentText"/>
      </w:pPr>
      <w:r>
        <w:rPr>
          <w:rStyle w:val="CommentReference"/>
        </w:rPr>
        <w:annotationRef/>
      </w:r>
      <w:r>
        <w:t>what does this mean?</w:t>
      </w:r>
    </w:p>
  </w:comment>
  <w:comment w:id="717" w:author="Windows User" w:date="2015-02-10T08:18:00Z" w:initials="BS">
    <w:p w:rsidR="005A57E3" w:rsidRDefault="005A57E3">
      <w:pPr>
        <w:pStyle w:val="CommentText"/>
      </w:pPr>
      <w:r>
        <w:rPr>
          <w:rStyle w:val="CommentReference"/>
        </w:rPr>
        <w:annotationRef/>
      </w:r>
      <w:r>
        <w:t>Path? Or Way? i.e. Christ?</w:t>
      </w:r>
    </w:p>
  </w:comment>
  <w:comment w:id="718" w:author="Windows User" w:date="2015-02-10T08:18:00Z" w:initials="BS">
    <w:p w:rsidR="005A57E3" w:rsidRDefault="005A57E3">
      <w:pPr>
        <w:pStyle w:val="CommentText"/>
      </w:pPr>
      <w:r>
        <w:rPr>
          <w:rStyle w:val="CommentReference"/>
        </w:rPr>
        <w:annotationRef/>
      </w:r>
      <w:r>
        <w:t>forward to? Or towards?</w:t>
      </w:r>
    </w:p>
  </w:comment>
  <w:comment w:id="719" w:author="Windows User" w:date="2015-02-10T08:18:00Z" w:initials="BS">
    <w:p w:rsidR="005A57E3" w:rsidRDefault="005A57E3">
      <w:pPr>
        <w:pStyle w:val="CommentText"/>
      </w:pPr>
      <w:r>
        <w:rPr>
          <w:rStyle w:val="CommentReference"/>
        </w:rPr>
        <w:annotationRef/>
      </w:r>
      <w:r>
        <w:t>gladness</w:t>
      </w:r>
    </w:p>
  </w:comment>
  <w:comment w:id="724" w:author="Windows User" w:date="2015-02-10T08:20:00Z" w:initials="BS">
    <w:p w:rsidR="005A57E3" w:rsidRDefault="005A57E3">
      <w:pPr>
        <w:pStyle w:val="CommentText"/>
      </w:pPr>
      <w:r>
        <w:rPr>
          <w:rStyle w:val="CommentReference"/>
        </w:rPr>
        <w:annotationRef/>
      </w:r>
      <w:r>
        <w:t>Inclined to switch to L.A. ordering, but probably better to be consistent with Black.</w:t>
      </w:r>
    </w:p>
  </w:comment>
  <w:comment w:id="725" w:author="Windows User" w:date="2015-02-10T08:20:00Z" w:initials="BS">
    <w:p w:rsidR="005A57E3" w:rsidRDefault="005A57E3">
      <w:pPr>
        <w:pStyle w:val="CommentText"/>
      </w:pPr>
      <w:r>
        <w:rPr>
          <w:rStyle w:val="CommentReference"/>
        </w:rPr>
        <w:annotationRef/>
      </w:r>
      <w:r>
        <w:t>Everyday or a day?</w:t>
      </w:r>
    </w:p>
  </w:comment>
  <w:comment w:id="726" w:author="Windows User" w:date="2015-02-10T08:20:00Z" w:initials="BS">
    <w:p w:rsidR="005A57E3" w:rsidRDefault="005A57E3">
      <w:pPr>
        <w:pStyle w:val="CommentText"/>
      </w:pPr>
      <w:r>
        <w:rPr>
          <w:rStyle w:val="CommentReference"/>
        </w:rPr>
        <w:annotationRef/>
      </w:r>
      <w:r>
        <w:t>not delight. Maybe joy instead of esctasy?</w:t>
      </w:r>
    </w:p>
  </w:comment>
  <w:comment w:id="727" w:author="Windows User" w:date="2015-02-10T08:20:00Z" w:initials="BS">
    <w:p w:rsidR="005A57E3" w:rsidRDefault="005A57E3">
      <w:pPr>
        <w:pStyle w:val="CommentText"/>
      </w:pPr>
      <w:r>
        <w:rPr>
          <w:rStyle w:val="CommentReference"/>
        </w:rPr>
        <w:annotationRef/>
      </w:r>
      <w:r>
        <w:t>glory, splendor or beauty?</w:t>
      </w:r>
    </w:p>
  </w:comment>
  <w:comment w:id="728" w:author="Windows User" w:date="2015-02-10T08:20:00Z" w:initials="BS">
    <w:p w:rsidR="005A57E3" w:rsidRDefault="005A57E3">
      <w:pPr>
        <w:pStyle w:val="CommentText"/>
      </w:pPr>
      <w:r>
        <w:rPr>
          <w:rStyle w:val="CommentReference"/>
        </w:rPr>
        <w:annotationRef/>
      </w:r>
      <w:r>
        <w:t>from or and?</w:t>
      </w:r>
    </w:p>
  </w:comment>
  <w:comment w:id="729" w:author="Windows User" w:date="2015-02-10T08:20:00Z" w:initials="BS">
    <w:p w:rsidR="005A57E3" w:rsidRDefault="005A57E3">
      <w:pPr>
        <w:pStyle w:val="CommentText"/>
      </w:pPr>
      <w:r>
        <w:rPr>
          <w:rStyle w:val="CommentReference"/>
        </w:rPr>
        <w:annotationRef/>
      </w:r>
      <w:r>
        <w:t>What prophet? Why did abouna redact this?</w:t>
      </w:r>
    </w:p>
  </w:comment>
  <w:comment w:id="730" w:author="Windows User" w:date="2015-02-10T08:20:00Z" w:initials="BS">
    <w:p w:rsidR="005A57E3" w:rsidRDefault="005A57E3">
      <w:pPr>
        <w:pStyle w:val="CommentText"/>
      </w:pPr>
      <w:r>
        <w:rPr>
          <w:rStyle w:val="CommentReference"/>
        </w:rPr>
        <w:annotationRef/>
      </w:r>
      <w:r>
        <w:t>Doesn't this say you are beyond beginning, or something to that effect? Beyond the beginning from which even time arose?</w:t>
      </w:r>
    </w:p>
  </w:comment>
  <w:comment w:id="731" w:author="Windows User" w:date="2015-02-10T08:20:00Z" w:initials="BS">
    <w:p w:rsidR="005A57E3" w:rsidRDefault="005A57E3">
      <w:pPr>
        <w:pStyle w:val="CommentText"/>
      </w:pPr>
      <w:r>
        <w:rPr>
          <w:rStyle w:val="CommentReference"/>
        </w:rPr>
        <w:annotationRef/>
      </w:r>
      <w:r>
        <w:t>is this right?</w:t>
      </w:r>
    </w:p>
  </w:comment>
  <w:comment w:id="732" w:author="Windows User" w:date="2015-02-10T08:20:00Z" w:initials="BS">
    <w:p w:rsidR="005A57E3" w:rsidRDefault="005A57E3">
      <w:pPr>
        <w:pStyle w:val="CommentText"/>
      </w:pPr>
      <w:r>
        <w:rPr>
          <w:rStyle w:val="CommentReference"/>
        </w:rPr>
        <w:annotationRef/>
      </w:r>
      <w:r>
        <w:t>isn't it of?</w:t>
      </w:r>
    </w:p>
  </w:comment>
  <w:comment w:id="733" w:author="Windows User" w:date="2015-02-10T08:20:00Z" w:initials="BS">
    <w:p w:rsidR="005A57E3" w:rsidRDefault="005A57E3">
      <w:pPr>
        <w:pStyle w:val="CommentText"/>
      </w:pPr>
      <w:r>
        <w:rPr>
          <w:rStyle w:val="CommentReference"/>
        </w:rPr>
        <w:annotationRef/>
      </w:r>
      <w:r>
        <w:t>isn't it blesses?</w:t>
      </w:r>
    </w:p>
  </w:comment>
  <w:comment w:id="734" w:author="Windows User" w:date="2015-02-10T08:20:00Z" w:initials="BS">
    <w:p w:rsidR="005A57E3" w:rsidRDefault="005A57E3">
      <w:pPr>
        <w:pStyle w:val="CommentText"/>
      </w:pPr>
      <w:r>
        <w:rPr>
          <w:rStyle w:val="CommentReference"/>
        </w:rPr>
        <w:annotationRef/>
      </w:r>
      <w:r>
        <w:t>blessing or blessing?</w:t>
      </w:r>
    </w:p>
  </w:comment>
  <w:comment w:id="735" w:author="Windows User" w:date="2015-02-10T08:20:00Z" w:initials="BS">
    <w:p w:rsidR="005A57E3" w:rsidRDefault="005A57E3">
      <w:pPr>
        <w:pStyle w:val="CommentText"/>
      </w:pPr>
      <w:r>
        <w:rPr>
          <w:rStyle w:val="CommentReference"/>
        </w:rPr>
        <w:annotationRef/>
      </w:r>
      <w:r>
        <w:t>the other translations seem not to like abouna's contractions...</w:t>
      </w:r>
    </w:p>
  </w:comment>
  <w:comment w:id="736" w:author="Windows User" w:date="2015-02-10T08:20:00Z" w:initials="BS">
    <w:p w:rsidR="005A57E3" w:rsidRDefault="005A57E3">
      <w:pPr>
        <w:pStyle w:val="CommentText"/>
      </w:pPr>
      <w:r>
        <w:rPr>
          <w:rStyle w:val="CommentReference"/>
        </w:rPr>
        <w:annotationRef/>
      </w:r>
      <w:r>
        <w:t>perfect or true?</w:t>
      </w:r>
    </w:p>
  </w:comment>
  <w:comment w:id="743" w:author="Windows User" w:date="2015-02-10T08:28:00Z" w:initials="BS">
    <w:p w:rsidR="005A57E3" w:rsidRDefault="005A57E3">
      <w:pPr>
        <w:pStyle w:val="CommentText"/>
      </w:pPr>
      <w:r>
        <w:rPr>
          <w:rStyle w:val="CommentReference"/>
        </w:rPr>
        <w:annotationRef/>
      </w:r>
      <w:r>
        <w:t>which word is right?</w:t>
      </w:r>
    </w:p>
  </w:comment>
  <w:comment w:id="744" w:author="Windows User" w:date="2015-02-10T08:28:00Z" w:initials="BS">
    <w:p w:rsidR="005A57E3" w:rsidRDefault="005A57E3">
      <w:pPr>
        <w:pStyle w:val="CommentText"/>
      </w:pPr>
      <w:r>
        <w:rPr>
          <w:rStyle w:val="CommentReference"/>
        </w:rPr>
        <w:annotationRef/>
      </w:r>
      <w:r>
        <w:t>wise?</w:t>
      </w:r>
    </w:p>
  </w:comment>
  <w:comment w:id="746" w:author="Windows User" w:date="2015-02-10T08:28:00Z" w:initials="BS">
    <w:p w:rsidR="005A57E3" w:rsidRDefault="005A57E3">
      <w:pPr>
        <w:pStyle w:val="CommentText"/>
      </w:pPr>
      <w:r>
        <w:rPr>
          <w:rStyle w:val="CommentReference"/>
        </w:rPr>
        <w:annotationRef/>
      </w:r>
      <w:r>
        <w:t>bride, or bridal chamber?</w:t>
      </w:r>
    </w:p>
  </w:comment>
  <w:comment w:id="747" w:author="Windows User" w:date="2015-02-10T08:28:00Z" w:initials="BS">
    <w:p w:rsidR="005A57E3" w:rsidRDefault="005A57E3" w:rsidP="00BE768B">
      <w:pPr>
        <w:pStyle w:val="CommentText"/>
      </w:pPr>
      <w:r>
        <w:rPr>
          <w:rStyle w:val="CommentReference"/>
        </w:rPr>
        <w:annotationRef/>
      </w:r>
      <w:r>
        <w:t>truth, logos, or true logos?</w:t>
      </w:r>
    </w:p>
  </w:comment>
  <w:comment w:id="748" w:author="Windows User" w:date="2015-02-10T08:28:00Z" w:initials="BS">
    <w:p w:rsidR="005A57E3" w:rsidRDefault="005A57E3" w:rsidP="00BE768B">
      <w:pPr>
        <w:pStyle w:val="CommentText"/>
      </w:pPr>
      <w:r>
        <w:rPr>
          <w:rStyle w:val="CommentReference"/>
        </w:rPr>
        <w:annotationRef/>
      </w:r>
      <w:r>
        <w:t>redeemed or saved?</w:t>
      </w:r>
    </w:p>
  </w:comment>
  <w:comment w:id="750" w:author="Windows User" w:date="2015-02-10T08:28:00Z" w:initials="BS">
    <w:p w:rsidR="005A57E3" w:rsidRDefault="005A57E3">
      <w:pPr>
        <w:pStyle w:val="CommentText"/>
      </w:pPr>
      <w:r>
        <w:rPr>
          <w:rStyle w:val="CommentReference"/>
        </w:rPr>
        <w:annotationRef/>
      </w:r>
      <w:r>
        <w:t>for us or unto us?</w:t>
      </w:r>
    </w:p>
  </w:comment>
  <w:comment w:id="753" w:author="Windows User" w:date="2015-02-10T08:28:00Z" w:initials="BS">
    <w:p w:rsidR="005A57E3" w:rsidRDefault="005A57E3">
      <w:pPr>
        <w:pStyle w:val="CommentText"/>
      </w:pPr>
      <w:r>
        <w:rPr>
          <w:rStyle w:val="CommentReference"/>
        </w:rPr>
        <w:annotationRef/>
      </w:r>
      <w:r>
        <w:t>what does eshleelooi mean?</w:t>
      </w:r>
    </w:p>
  </w:comment>
  <w:comment w:id="754" w:author="Windows User" w:date="2015-02-10T08:28:00Z" w:initials="BS">
    <w:p w:rsidR="005A57E3" w:rsidRDefault="005A57E3">
      <w:pPr>
        <w:pStyle w:val="CommentText"/>
      </w:pPr>
      <w:r>
        <w:rPr>
          <w:rStyle w:val="CommentReference"/>
        </w:rPr>
        <w:annotationRef/>
      </w:r>
      <w:r>
        <w:t>save or redeem?</w:t>
      </w:r>
    </w:p>
  </w:comment>
  <w:comment w:id="756" w:author="Windows User" w:date="2015-02-10T08:29:00Z" w:initials="BS">
    <w:p w:rsidR="005A57E3" w:rsidRDefault="005A57E3">
      <w:pPr>
        <w:pStyle w:val="CommentText"/>
      </w:pPr>
      <w:r>
        <w:rPr>
          <w:rStyle w:val="CommentReference"/>
        </w:rPr>
        <w:annotationRef/>
      </w:r>
      <w:r>
        <w:t>paradoxically or miraculously?</w:t>
      </w:r>
    </w:p>
  </w:comment>
  <w:comment w:id="757" w:author="Windows User" w:date="2015-02-10T08:29:00Z" w:initials="BS">
    <w:p w:rsidR="005A57E3" w:rsidRDefault="005A57E3">
      <w:pPr>
        <w:pStyle w:val="CommentText"/>
      </w:pPr>
      <w:r>
        <w:rPr>
          <w:rStyle w:val="CommentReference"/>
        </w:rPr>
        <w:annotationRef/>
      </w:r>
      <w:r>
        <w:t>I get that this is perfectly valid English without 'is'. But too hard to follow fast.</w:t>
      </w:r>
    </w:p>
  </w:comment>
  <w:comment w:id="759" w:author="Windows User" w:date="2015-02-10T08:29:00Z" w:initials="BS">
    <w:p w:rsidR="005A57E3" w:rsidRDefault="005A57E3">
      <w:pPr>
        <w:pStyle w:val="CommentText"/>
      </w:pPr>
      <w:r>
        <w:rPr>
          <w:rStyle w:val="CommentReference"/>
        </w:rPr>
        <w:annotationRef/>
      </w:r>
      <w:r>
        <w:t>this seems to be parallel to gold on all sides rather than gold roundabout it.</w:t>
      </w:r>
    </w:p>
  </w:comment>
  <w:comment w:id="760" w:author="Windows User" w:date="2015-02-10T08:29:00Z" w:initials="BS">
    <w:p w:rsidR="005A57E3" w:rsidRDefault="005A57E3">
      <w:pPr>
        <w:pStyle w:val="CommentText"/>
      </w:pPr>
      <w:r>
        <w:rPr>
          <w:rStyle w:val="CommentReference"/>
        </w:rPr>
        <w:annotationRef/>
      </w:r>
      <w:r>
        <w:t>Saviour or redeemer?</w:t>
      </w:r>
    </w:p>
  </w:comment>
  <w:comment w:id="762" w:author="Windows User" w:date="2015-02-10T08:29:00Z" w:initials="BS">
    <w:p w:rsidR="005A57E3" w:rsidRDefault="005A57E3">
      <w:pPr>
        <w:pStyle w:val="CommentText"/>
      </w:pPr>
      <w:r>
        <w:rPr>
          <w:rStyle w:val="CommentReference"/>
        </w:rPr>
        <w:annotationRef/>
      </w:r>
      <w:r>
        <w:t>isn't this compassion? not nishti nai...</w:t>
      </w:r>
    </w:p>
  </w:comment>
  <w:comment w:id="765" w:author="Windows User" w:date="2015-02-10T08:30:00Z" w:initials="BS">
    <w:p w:rsidR="005A57E3" w:rsidRDefault="005A57E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6" w:author="Windows User" w:date="2015-02-10T08:30:00Z" w:initials="BS">
    <w:p w:rsidR="005A57E3" w:rsidRDefault="005A57E3">
      <w:pPr>
        <w:pStyle w:val="CommentText"/>
      </w:pPr>
      <w:r>
        <w:rPr>
          <w:rStyle w:val="CommentReference"/>
        </w:rPr>
        <w:annotationRef/>
      </w:r>
      <w:r>
        <w:t>should be lampstand, not candle stick, here and throughout.</w:t>
      </w:r>
    </w:p>
  </w:comment>
  <w:comment w:id="767" w:author="Windows User" w:date="2015-02-10T08:30:00Z" w:initials="BS">
    <w:p w:rsidR="005A57E3" w:rsidRDefault="005A57E3">
      <w:pPr>
        <w:pStyle w:val="CommentText"/>
      </w:pPr>
      <w:r>
        <w:rPr>
          <w:rStyle w:val="CommentReference"/>
        </w:rPr>
        <w:annotationRef/>
      </w:r>
      <w:r>
        <w:t>Ok, not saluted... Greeted, or I would prefer hailed...</w:t>
      </w:r>
    </w:p>
  </w:comment>
  <w:comment w:id="768" w:author="Windows User" w:date="2015-02-10T08:30:00Z" w:initials="BS">
    <w:p w:rsidR="005A57E3" w:rsidRDefault="005A57E3">
      <w:pPr>
        <w:pStyle w:val="CommentText"/>
      </w:pPr>
      <w:r>
        <w:rPr>
          <w:rStyle w:val="CommentReference"/>
        </w:rPr>
        <w:annotationRef/>
      </w:r>
      <w:r>
        <w:t>The Father was overjoyed, in your conception????</w:t>
      </w:r>
    </w:p>
  </w:comment>
  <w:comment w:id="769" w:author="Windows User" w:date="2015-02-10T08:30:00Z" w:initials="BS">
    <w:p w:rsidR="005A57E3" w:rsidRDefault="005A57E3">
      <w:pPr>
        <w:pStyle w:val="CommentText"/>
      </w:pPr>
      <w:r>
        <w:rPr>
          <w:rStyle w:val="CommentReference"/>
        </w:rPr>
        <w:annotationRef/>
      </w:r>
      <w:r>
        <w:t>appearing doesn't sound right for parousia... coming or advent?</w:t>
      </w:r>
    </w:p>
  </w:comment>
  <w:comment w:id="770" w:author="Windows User" w:date="2015-02-10T08:30:00Z" w:initials="BS">
    <w:p w:rsidR="005A57E3" w:rsidRDefault="005A57E3">
      <w:pPr>
        <w:pStyle w:val="CommentText"/>
      </w:pPr>
      <w:r>
        <w:rPr>
          <w:rStyle w:val="CommentReference"/>
        </w:rPr>
        <w:annotationRef/>
      </w:r>
      <w:r>
        <w:t>kinda funny in English to switch pronoun from Lord to Virgin in one scentence.</w:t>
      </w:r>
    </w:p>
  </w:comment>
  <w:comment w:id="773" w:author="Windows User" w:date="2015-02-10T08:30:00Z" w:initials="BS">
    <w:p w:rsidR="005A57E3" w:rsidRDefault="005A57E3">
      <w:pPr>
        <w:pStyle w:val="CommentText"/>
      </w:pPr>
      <w:r>
        <w:rPr>
          <w:rStyle w:val="CommentReference"/>
        </w:rPr>
        <w:annotationRef/>
      </w:r>
      <w:r>
        <w:t>I really didn't like preached... Is this to literal though? Maybe L.A. is better.</w:t>
      </w:r>
    </w:p>
  </w:comment>
  <w:comment w:id="774" w:author="Windows User" w:date="2015-02-10T08:30:00Z" w:initials="BS">
    <w:p w:rsidR="005A57E3" w:rsidRDefault="005A57E3">
      <w:pPr>
        <w:pStyle w:val="CommentText"/>
      </w:pPr>
      <w:r>
        <w:rPr>
          <w:rStyle w:val="CommentReference"/>
        </w:rPr>
        <w:annotationRef/>
      </w:r>
      <w:r>
        <w:t>these thereofs are so awkward... but I can't think of a better phrasing right now.</w:t>
      </w:r>
    </w:p>
  </w:comment>
  <w:comment w:id="780" w:author="Windows User" w:date="2015-02-10T08:31:00Z" w:initials="BS">
    <w:p w:rsidR="005A57E3" w:rsidRDefault="005A57E3">
      <w:pPr>
        <w:pStyle w:val="CommentText"/>
      </w:pPr>
      <w:r>
        <w:rPr>
          <w:rStyle w:val="CommentReference"/>
        </w:rPr>
        <w:annotationRef/>
      </w:r>
      <w:r>
        <w:t>this seems kind of loose... is it ok?</w:t>
      </w:r>
    </w:p>
  </w:comment>
  <w:comment w:id="781" w:author="Windows User" w:date="2015-02-10T08:31:00Z" w:initials="BS">
    <w:p w:rsidR="005A57E3" w:rsidRDefault="005A57E3">
      <w:pPr>
        <w:pStyle w:val="CommentText"/>
      </w:pPr>
      <w:r>
        <w:rPr>
          <w:rStyle w:val="CommentReference"/>
        </w:rPr>
        <w:annotationRef/>
      </w:r>
      <w:r>
        <w:t>works or deeds?</w:t>
      </w:r>
    </w:p>
  </w:comment>
  <w:comment w:id="782" w:author="Windows User" w:date="2015-02-10T08:31:00Z" w:initials="BS">
    <w:p w:rsidR="005A57E3" w:rsidRDefault="005A57E3">
      <w:pPr>
        <w:pStyle w:val="CommentText"/>
      </w:pPr>
      <w:r>
        <w:rPr>
          <w:rStyle w:val="CommentReference"/>
        </w:rPr>
        <w:annotationRef/>
      </w:r>
      <w:r>
        <w:t>does Coptic have 'high'?</w:t>
      </w:r>
    </w:p>
  </w:comment>
  <w:comment w:id="783" w:author="Windows User" w:date="2015-02-10T08:31:00Z" w:initials="BS">
    <w:p w:rsidR="005A57E3" w:rsidRDefault="005A57E3">
      <w:pPr>
        <w:pStyle w:val="CommentText"/>
      </w:pPr>
      <w:r>
        <w:rPr>
          <w:rStyle w:val="CommentReference"/>
        </w:rPr>
        <w:annotationRef/>
      </w:r>
      <w:r>
        <w:t>bless or praise? inconsistent rendering of esmo</w:t>
      </w:r>
    </w:p>
  </w:comment>
  <w:comment w:id="795" w:author="Windows User" w:date="2015-09-02T08:56:00Z" w:initials="WU">
    <w:p w:rsidR="005A57E3" w:rsidRDefault="005A57E3" w:rsidP="000278EC">
      <w:pPr>
        <w:pStyle w:val="CommentText"/>
      </w:pPr>
      <w:r>
        <w:rPr>
          <w:rStyle w:val="CommentReference"/>
        </w:rPr>
        <w:annotationRef/>
      </w:r>
      <w:r>
        <w:t>Gives light? Enlightens?</w:t>
      </w:r>
    </w:p>
  </w:comment>
  <w:comment w:id="796" w:author="Windows User" w:date="2015-09-02T08:33:00Z" w:initials="WU">
    <w:p w:rsidR="005A57E3" w:rsidRDefault="005A57E3">
      <w:pPr>
        <w:pStyle w:val="CommentText"/>
      </w:pPr>
      <w:r>
        <w:rPr>
          <w:rStyle w:val="CommentReference"/>
        </w:rPr>
        <w:annotationRef/>
      </w:r>
      <w:r>
        <w:t>split after this vs?</w:t>
      </w:r>
    </w:p>
  </w:comment>
  <w:comment w:id="797" w:author="Windows User" w:date="2015-09-02T09:07:00Z" w:initials="WU">
    <w:p w:rsidR="005A57E3" w:rsidRDefault="005A57E3">
      <w:pPr>
        <w:pStyle w:val="CommentText"/>
      </w:pPr>
      <w:r>
        <w:rPr>
          <w:rStyle w:val="CommentReference"/>
        </w:rPr>
        <w:annotationRef/>
      </w:r>
      <w:r>
        <w:t>Better word than prelate?</w:t>
      </w:r>
    </w:p>
  </w:comment>
  <w:comment w:id="812" w:author="Windows User" w:date="2015-02-19T12:10:00Z" w:initials="WU">
    <w:p w:rsidR="005A57E3" w:rsidRDefault="005A57E3">
      <w:pPr>
        <w:pStyle w:val="CommentText"/>
      </w:pPr>
      <w:r>
        <w:rPr>
          <w:rStyle w:val="CommentReference"/>
        </w:rPr>
        <w:annotationRef/>
      </w:r>
      <w:r>
        <w:t>add accents and coptic</w:t>
      </w:r>
    </w:p>
  </w:comment>
  <w:comment w:id="827" w:author="Windows User" w:date="2015-03-03T22:28:00Z" w:initials="BS">
    <w:p w:rsidR="005A57E3" w:rsidRDefault="005A57E3">
      <w:pPr>
        <w:pStyle w:val="CommentText"/>
      </w:pPr>
      <w:r>
        <w:rPr>
          <w:rStyle w:val="CommentReference"/>
        </w:rPr>
        <w:annotationRef/>
      </w:r>
      <w:r>
        <w:t>coptic has confess</w:t>
      </w:r>
    </w:p>
  </w:comment>
  <w:comment w:id="917" w:author="Windows User" w:date="2015-08-26T08:24:00Z" w:initials="WU">
    <w:p w:rsidR="005A57E3" w:rsidRDefault="005A57E3">
      <w:pPr>
        <w:pStyle w:val="CommentText"/>
      </w:pPr>
      <w:r>
        <w:rPr>
          <w:rStyle w:val="CommentReference"/>
        </w:rPr>
        <w:annotationRef/>
      </w:r>
      <w:r>
        <w:t>Isn’t this one more faithful?</w:t>
      </w:r>
    </w:p>
  </w:comment>
  <w:comment w:id="918" w:author="Windows User" w:date="2015-08-26T08:24:00Z" w:initials="WU">
    <w:p w:rsidR="005A57E3" w:rsidRDefault="005A57E3">
      <w:pPr>
        <w:pStyle w:val="CommentText"/>
      </w:pPr>
      <w:r>
        <w:rPr>
          <w:rStyle w:val="CommentReference"/>
        </w:rPr>
        <w:annotationRef/>
      </w:r>
      <w:r>
        <w:t>Which one(s) are/is right?</w:t>
      </w:r>
    </w:p>
  </w:comment>
  <w:comment w:id="919" w:author="Windows User" w:date="2015-08-26T08:24:00Z" w:initials="WU">
    <w:p w:rsidR="005A57E3" w:rsidRDefault="005A57E3">
      <w:pPr>
        <w:pStyle w:val="CommentText"/>
      </w:pPr>
      <w:r>
        <w:rPr>
          <w:rStyle w:val="CommentReference"/>
        </w:rPr>
        <w:annotationRef/>
      </w:r>
      <w:r>
        <w:t>Coptic doesn’t seem to have “O Lord”</w:t>
      </w:r>
    </w:p>
  </w:comment>
  <w:comment w:id="920" w:author="Windows User" w:date="2015-08-31T08:35:00Z" w:initials="WU">
    <w:p w:rsidR="005A57E3" w:rsidRDefault="005A57E3">
      <w:pPr>
        <w:pStyle w:val="CommentText"/>
      </w:pPr>
      <w:r>
        <w:rPr>
          <w:rStyle w:val="CommentReference"/>
        </w:rPr>
        <w:annotationRef/>
      </w:r>
      <w:r>
        <w:t>Called or named?</w:t>
      </w:r>
    </w:p>
  </w:comment>
  <w:comment w:id="921" w:author="Windows User" w:date="2015-08-31T08:35:00Z" w:initials="WU">
    <w:p w:rsidR="005A57E3" w:rsidRDefault="005A57E3">
      <w:pPr>
        <w:pStyle w:val="CommentText"/>
      </w:pPr>
      <w:r>
        <w:rPr>
          <w:rStyle w:val="CommentReference"/>
        </w:rPr>
        <w:annotationRef/>
      </w:r>
      <w:r>
        <w:t>John loved the Lord, or the Lord loved John?</w:t>
      </w:r>
    </w:p>
  </w:comment>
  <w:comment w:id="922" w:author="Windows User" w:date="2015-08-31T08:38:00Z" w:initials="WU">
    <w:p w:rsidR="005A57E3" w:rsidRDefault="005A57E3">
      <w:pPr>
        <w:pStyle w:val="CommentText"/>
      </w:pPr>
      <w:r>
        <w:rPr>
          <w:rStyle w:val="CommentReference"/>
        </w:rPr>
        <w:annotationRef/>
      </w:r>
      <w:r>
        <w:t>Not the Lord?</w:t>
      </w:r>
    </w:p>
  </w:comment>
  <w:comment w:id="923" w:author="Windows User" w:date="2015-08-31T08:38:00Z" w:initials="WU">
    <w:p w:rsidR="005A57E3" w:rsidRDefault="005A57E3">
      <w:pPr>
        <w:pStyle w:val="CommentText"/>
      </w:pPr>
      <w:r>
        <w:rPr>
          <w:rStyle w:val="CommentReference"/>
        </w:rPr>
        <w:annotationRef/>
      </w:r>
      <w:r>
        <w:t>The rest missing?</w:t>
      </w:r>
    </w:p>
  </w:comment>
  <w:comment w:id="924" w:author="Windows User" w:date="2015-08-31T08:38:00Z" w:initials="WU">
    <w:p w:rsidR="005A57E3" w:rsidRDefault="005A57E3">
      <w:pPr>
        <w:pStyle w:val="CommentText"/>
      </w:pPr>
      <w:r>
        <w:rPr>
          <w:rStyle w:val="CommentReference"/>
        </w:rPr>
        <w:annotationRef/>
      </w:r>
      <w:r>
        <w:t>Completely different…</w:t>
      </w:r>
    </w:p>
  </w:comment>
  <w:comment w:id="925" w:author="Windows User" w:date="2015-08-31T08:38:00Z" w:initials="WU">
    <w:p w:rsidR="005A57E3" w:rsidRDefault="005A57E3">
      <w:pPr>
        <w:pStyle w:val="CommentText"/>
      </w:pPr>
      <w:r>
        <w:rPr>
          <w:rStyle w:val="CommentReference"/>
        </w:rPr>
        <w:annotationRef/>
      </w:r>
      <w:r>
        <w:t>Sound or voices?</w:t>
      </w:r>
    </w:p>
  </w:comment>
  <w:comment w:id="926" w:author="Windows User" w:date="2015-09-01T09:02:00Z" w:initials="WU">
    <w:p w:rsidR="005A57E3" w:rsidRDefault="005A57E3">
      <w:pPr>
        <w:pStyle w:val="CommentText"/>
      </w:pPr>
      <w:r>
        <w:rPr>
          <w:rStyle w:val="CommentReference"/>
        </w:rPr>
        <w:annotationRef/>
      </w:r>
      <w:r>
        <w:t>AAP has divinely inspired.</w:t>
      </w:r>
    </w:p>
  </w:comment>
  <w:comment w:id="927" w:author="Windows User" w:date="2015-08-31T12:23:00Z" w:initials="WU">
    <w:p w:rsidR="005A57E3" w:rsidRDefault="005A57E3">
      <w:pPr>
        <w:pStyle w:val="CommentText"/>
      </w:pPr>
      <w:r>
        <w:rPr>
          <w:rStyle w:val="CommentReference"/>
        </w:rPr>
        <w:annotationRef/>
      </w:r>
      <w:r>
        <w:t>This one needs looking at.</w:t>
      </w:r>
    </w:p>
  </w:comment>
  <w:comment w:id="928" w:author="Windows User" w:date="2015-08-31T12:23:00Z" w:initials="WU">
    <w:p w:rsidR="005A57E3" w:rsidRDefault="005A57E3">
      <w:pPr>
        <w:pStyle w:val="CommentText"/>
      </w:pPr>
      <w:r>
        <w:rPr>
          <w:rStyle w:val="CommentReference"/>
        </w:rPr>
        <w:annotationRef/>
      </w:r>
      <w:r>
        <w:t>Partners?</w:t>
      </w:r>
    </w:p>
  </w:comment>
  <w:comment w:id="929" w:author="Windows User" w:date="2015-09-15T09:12:00Z" w:initials="WU">
    <w:p w:rsidR="005A57E3" w:rsidRDefault="005A57E3">
      <w:pPr>
        <w:pStyle w:val="CommentText"/>
      </w:pPr>
      <w:r>
        <w:rPr>
          <w:rStyle w:val="CommentReference"/>
        </w:rPr>
        <w:annotationRef/>
      </w:r>
      <w:r>
        <w:t>What land?</w:t>
      </w:r>
    </w:p>
  </w:comment>
  <w:comment w:id="930" w:author="Windows User" w:date="2015-09-21T08:31:00Z" w:initials="WU">
    <w:p w:rsidR="005A57E3" w:rsidRDefault="005A57E3">
      <w:pPr>
        <w:pStyle w:val="CommentText"/>
      </w:pPr>
      <w:r>
        <w:rPr>
          <w:rStyle w:val="CommentReference"/>
        </w:rPr>
        <w:annotationRef/>
      </w:r>
      <w:r>
        <w:t>Or englighten?</w:t>
      </w:r>
    </w:p>
  </w:comment>
  <w:comment w:id="940" w:author="Windows User" w:date="2015-10-15T12:50:00Z" w:initials="WU">
    <w:p w:rsidR="005A57E3" w:rsidRDefault="005A57E3">
      <w:pPr>
        <w:pStyle w:val="CommentText"/>
      </w:pPr>
      <w:r>
        <w:rPr>
          <w:rStyle w:val="CommentReference"/>
        </w:rPr>
        <w:annotationRef/>
      </w:r>
      <w:r>
        <w:t>What should this verse be?</w:t>
      </w:r>
    </w:p>
  </w:comment>
  <w:comment w:id="948" w:author="Windows User" w:date="2015-07-23T21:19:00Z" w:initials="BS">
    <w:p w:rsidR="005A57E3" w:rsidRDefault="005A57E3">
      <w:pPr>
        <w:pStyle w:val="CommentText"/>
      </w:pPr>
      <w:r>
        <w:rPr>
          <w:rStyle w:val="CommentReference"/>
        </w:rPr>
        <w:annotationRef/>
      </w:r>
      <w:r>
        <w:t>wiles or snares?</w:t>
      </w:r>
    </w:p>
  </w:comment>
  <w:comment w:id="949" w:author="Windows User" w:date="2015-07-09T08:31:00Z" w:initials="BS">
    <w:p w:rsidR="005A57E3" w:rsidRDefault="005A57E3">
      <w:pPr>
        <w:pStyle w:val="CommentText"/>
      </w:pPr>
      <w:r>
        <w:rPr>
          <w:rStyle w:val="CommentReference"/>
        </w:rPr>
        <w:annotationRef/>
      </w:r>
      <w:r>
        <w:t>I typed this Coptic... so it will have typos..</w:t>
      </w:r>
    </w:p>
  </w:comment>
  <w:comment w:id="950" w:author="Windows User" w:date="2015-07-09T08:32:00Z" w:initials="WU">
    <w:p w:rsidR="005A57E3" w:rsidRDefault="005A57E3">
      <w:pPr>
        <w:pStyle w:val="CommentText"/>
      </w:pPr>
      <w:r>
        <w:rPr>
          <w:rStyle w:val="CommentReference"/>
        </w:rPr>
        <w:annotationRef/>
      </w:r>
      <w:r>
        <w:t>You reign? The dominion is yours? Yours is the dominion?</w:t>
      </w:r>
    </w:p>
  </w:comment>
  <w:comment w:id="951" w:author="Windows User" w:date="2015-07-09T12:21:00Z" w:initials="BS">
    <w:p w:rsidR="005A57E3" w:rsidRDefault="005A57E3">
      <w:pPr>
        <w:pStyle w:val="CommentText"/>
      </w:pPr>
      <w:r>
        <w:rPr>
          <w:rStyle w:val="CommentReference"/>
        </w:rPr>
        <w:annotationRef/>
      </w:r>
      <w:r>
        <w:t>omit 'be' in contemporary?</w:t>
      </w:r>
    </w:p>
  </w:comment>
  <w:comment w:id="952" w:author="Windows User" w:date="2015-07-09T12:20:00Z" w:initials="BS">
    <w:p w:rsidR="005A57E3" w:rsidRDefault="005A57E3">
      <w:pPr>
        <w:pStyle w:val="CommentText"/>
      </w:pPr>
      <w:r>
        <w:rPr>
          <w:rStyle w:val="CommentReference"/>
        </w:rPr>
        <w:annotationRef/>
      </w:r>
      <w:r>
        <w:t>Abouna Antony: I typed this Coptic from the black book. Jenkims were very unclear. Please proof for typos.</w:t>
      </w:r>
    </w:p>
  </w:comment>
  <w:comment w:id="953" w:author="Windows User" w:date="2015-07-09T12:21:00Z" w:initials="BS">
    <w:p w:rsidR="005A57E3" w:rsidRDefault="005A57E3">
      <w:pPr>
        <w:pStyle w:val="CommentText"/>
      </w:pPr>
      <w:r>
        <w:rPr>
          <w:rStyle w:val="CommentReference"/>
        </w:rPr>
        <w:annotationRef/>
      </w:r>
      <w:r>
        <w:t>"is" before "the King" would make this whole vs flow as a sentence...</w:t>
      </w:r>
    </w:p>
  </w:comment>
  <w:comment w:id="954" w:author="Windows User" w:date="2015-07-09T12:21:00Z" w:initials="BS">
    <w:p w:rsidR="005A57E3" w:rsidRDefault="005A57E3">
      <w:pPr>
        <w:pStyle w:val="CommentText"/>
      </w:pPr>
      <w:r>
        <w:rPr>
          <w:rStyle w:val="CommentReference"/>
        </w:rPr>
        <w:annotationRef/>
      </w:r>
      <w:r>
        <w:t>ask more modern than entreat... but not quite right?</w:t>
      </w:r>
    </w:p>
  </w:comment>
  <w:comment w:id="958" w:author="Windows User" w:date="2015-07-10T12:33:00Z" w:initials="WU">
    <w:p w:rsidR="005A57E3" w:rsidRDefault="005A57E3">
      <w:pPr>
        <w:pStyle w:val="CommentText"/>
      </w:pPr>
      <w:r>
        <w:rPr>
          <w:rStyle w:val="CommentReference"/>
        </w:rPr>
        <w:annotationRef/>
      </w:r>
      <w:r>
        <w:t>Needs work.</w:t>
      </w:r>
    </w:p>
  </w:comment>
  <w:comment w:id="959" w:author="Windows User" w:date="2015-10-14T08:29:00Z" w:initials="WU">
    <w:p w:rsidR="005A57E3" w:rsidRDefault="005A57E3">
      <w:pPr>
        <w:pStyle w:val="CommentText"/>
      </w:pPr>
      <w:r>
        <w:rPr>
          <w:rStyle w:val="CommentReference"/>
        </w:rPr>
        <w:annotationRef/>
      </w:r>
      <w:r>
        <w:t>Should this be tho-out 5? Or 25?</w:t>
      </w:r>
    </w:p>
  </w:comment>
  <w:comment w:id="960" w:author="Windows User" w:date="2015-10-13T08:28:00Z" w:initials="WU">
    <w:p w:rsidR="005A57E3" w:rsidRDefault="005A57E3">
      <w:pPr>
        <w:pStyle w:val="CommentText"/>
      </w:pPr>
      <w:r>
        <w:rPr>
          <w:rStyle w:val="CommentReference"/>
        </w:rPr>
        <w:annotationRef/>
      </w:r>
      <w:r>
        <w:t>Confirmed?</w:t>
      </w:r>
    </w:p>
  </w:comment>
  <w:comment w:id="965" w:author="Windows User" w:date="2015-09-11T08:43:00Z" w:initials="WU">
    <w:p w:rsidR="005A57E3" w:rsidRDefault="005A57E3">
      <w:pPr>
        <w:pStyle w:val="CommentText"/>
      </w:pPr>
      <w:r>
        <w:rPr>
          <w:rStyle w:val="CommentReference"/>
        </w:rPr>
        <w:annotationRef/>
      </w:r>
      <w:r>
        <w:t>Heroes, or athletes?</w:t>
      </w:r>
    </w:p>
  </w:comment>
  <w:comment w:id="970" w:author="Windows User" w:date="2015-08-28T20:42:00Z" w:initials="WU">
    <w:p w:rsidR="005A57E3" w:rsidRDefault="005A57E3">
      <w:pPr>
        <w:pStyle w:val="CommentText"/>
      </w:pPr>
      <w:r>
        <w:rPr>
          <w:rStyle w:val="CommentReference"/>
        </w:rPr>
        <w:annotationRef/>
      </w:r>
      <w:r>
        <w:t>Beasts or creatures?</w:t>
      </w:r>
    </w:p>
  </w:comment>
  <w:comment w:id="971" w:author="Windows User" w:date="2015-08-28T20:42:00Z" w:initials="WU">
    <w:p w:rsidR="005A57E3" w:rsidRDefault="005A57E3">
      <w:pPr>
        <w:pStyle w:val="CommentText"/>
      </w:pPr>
      <w:r>
        <w:rPr>
          <w:rStyle w:val="CommentReference"/>
        </w:rPr>
        <w:annotationRef/>
      </w:r>
      <w:r>
        <w:t>Incessant? Or unceasing?</w:t>
      </w:r>
    </w:p>
  </w:comment>
  <w:comment w:id="972" w:author="Windows User" w:date="2015-08-28T20:42:00Z" w:initials="WU">
    <w:p w:rsidR="005A57E3" w:rsidRDefault="005A57E3">
      <w:pPr>
        <w:pStyle w:val="CommentText"/>
      </w:pPr>
      <w:r>
        <w:rPr>
          <w:rStyle w:val="CommentReference"/>
        </w:rPr>
        <w:annotationRef/>
      </w:r>
      <w:r>
        <w:t>Flames of fire or fervent as fire?</w:t>
      </w:r>
    </w:p>
  </w:comment>
  <w:comment w:id="973" w:author="Windows User" w:date="2015-08-26T08:50:00Z" w:initials="WU">
    <w:p w:rsidR="005A57E3" w:rsidRDefault="005A57E3">
      <w:pPr>
        <w:pStyle w:val="CommentText"/>
      </w:pPr>
      <w:r>
        <w:rPr>
          <w:rStyle w:val="CommentReference"/>
        </w:rPr>
        <w:annotationRef/>
      </w:r>
      <w:r>
        <w:t>Serving the Lord, or serving before the Lord?</w:t>
      </w:r>
    </w:p>
  </w:comment>
  <w:comment w:id="982" w:author="Windows User" w:date="2015-09-10T09:17:00Z" w:initials="WU">
    <w:p w:rsidR="005A57E3" w:rsidRDefault="005A57E3">
      <w:pPr>
        <w:pStyle w:val="CommentText"/>
      </w:pPr>
      <w:r>
        <w:rPr>
          <w:rStyle w:val="CommentReference"/>
        </w:rPr>
        <w:annotationRef/>
      </w:r>
      <w:r>
        <w:t>Or voice of God?</w:t>
      </w:r>
    </w:p>
  </w:comment>
  <w:comment w:id="983" w:author="Windows User" w:date="2015-09-10T09:17:00Z" w:initials="WU">
    <w:p w:rsidR="005A57E3" w:rsidRDefault="005A57E3">
      <w:pPr>
        <w:pStyle w:val="CommentText"/>
      </w:pPr>
      <w:r>
        <w:rPr>
          <w:rStyle w:val="CommentReference"/>
        </w:rPr>
        <w:annotationRef/>
      </w:r>
      <w:r>
        <w:t>Received or accepted?</w:t>
      </w:r>
    </w:p>
  </w:comment>
  <w:comment w:id="984" w:author="Windows User" w:date="2015-09-11T15:22:00Z" w:initials="WU">
    <w:p w:rsidR="005A57E3" w:rsidRDefault="005A57E3">
      <w:pPr>
        <w:pStyle w:val="CommentText"/>
      </w:pPr>
      <w:r>
        <w:rPr>
          <w:rStyle w:val="CommentReference"/>
        </w:rPr>
        <w:annotationRef/>
      </w:r>
      <w:r>
        <w:t>Prabios or Arabius? Doctors and physicians or physicians and well learned?</w:t>
      </w:r>
    </w:p>
  </w:comment>
  <w:comment w:id="985" w:author="Windows User" w:date="2015-09-11T15:22:00Z" w:initials="WU">
    <w:p w:rsidR="005A57E3" w:rsidRDefault="005A57E3">
      <w:pPr>
        <w:pStyle w:val="CommentText"/>
      </w:pPr>
      <w:r>
        <w:rPr>
          <w:rStyle w:val="CommentReference"/>
        </w:rPr>
        <w:annotationRef/>
      </w:r>
      <w:r>
        <w:t>Building them upon the Name?</w:t>
      </w:r>
    </w:p>
  </w:comment>
  <w:comment w:id="989" w:author="Windows User" w:date="2015-09-10T08:55:00Z" w:initials="WU">
    <w:p w:rsidR="005A57E3" w:rsidRDefault="005A57E3">
      <w:pPr>
        <w:pStyle w:val="CommentText"/>
      </w:pPr>
      <w:r>
        <w:rPr>
          <w:rStyle w:val="CommentReference"/>
        </w:rPr>
        <w:annotationRef/>
      </w:r>
      <w:r>
        <w:t>Placed or established?</w:t>
      </w:r>
    </w:p>
  </w:comment>
  <w:comment w:id="990" w:author="Windows User" w:date="2015-09-10T08:55:00Z" w:initials="WU">
    <w:p w:rsidR="005A57E3" w:rsidRDefault="005A57E3">
      <w:pPr>
        <w:pStyle w:val="CommentText"/>
      </w:pPr>
      <w:r>
        <w:rPr>
          <w:rStyle w:val="CommentReference"/>
        </w:rPr>
        <w:annotationRef/>
      </w:r>
      <w:r>
        <w:t>Or refused?</w:t>
      </w:r>
    </w:p>
  </w:comment>
  <w:comment w:id="994" w:author="Windows User" w:date="2015-09-14T08:49:00Z" w:initials="WU">
    <w:p w:rsidR="005A57E3" w:rsidRDefault="005A57E3">
      <w:pPr>
        <w:pStyle w:val="CommentText"/>
      </w:pPr>
      <w:r>
        <w:rPr>
          <w:rStyle w:val="CommentReference"/>
        </w:rPr>
        <w:annotationRef/>
      </w:r>
      <w:r>
        <w:t>Sprung forth? Came forth? Blossomed?</w:t>
      </w:r>
    </w:p>
  </w:comment>
  <w:comment w:id="999" w:author="Windows User" w:date="2015-08-21T08:33:00Z" w:initials="BS">
    <w:p w:rsidR="005A57E3" w:rsidRDefault="005A57E3">
      <w:pPr>
        <w:pStyle w:val="CommentText"/>
      </w:pPr>
      <w:r>
        <w:rPr>
          <w:rStyle w:val="CommentReference"/>
        </w:rPr>
        <w:annotationRef/>
      </w:r>
      <w:r>
        <w:t>what does this mean?</w:t>
      </w:r>
    </w:p>
  </w:comment>
  <w:comment w:id="1000" w:author="Windows User" w:date="2015-08-21T08:33:00Z" w:initials="BS">
    <w:p w:rsidR="005A57E3" w:rsidRDefault="005A57E3">
      <w:pPr>
        <w:pStyle w:val="CommentText"/>
      </w:pPr>
      <w:r>
        <w:rPr>
          <w:rStyle w:val="CommentReference"/>
        </w:rPr>
        <w:annotationRef/>
      </w:r>
      <w:r>
        <w:t>announced or proclaimed?</w:t>
      </w:r>
    </w:p>
  </w:comment>
  <w:comment w:id="1001" w:author="Windows User" w:date="2015-08-21T08:51:00Z" w:initials="WU">
    <w:p w:rsidR="005A57E3" w:rsidRDefault="005A57E3">
      <w:pPr>
        <w:pStyle w:val="CommentText"/>
      </w:pPr>
      <w:r>
        <w:rPr>
          <w:rStyle w:val="CommentReference"/>
        </w:rPr>
        <w:annotationRef/>
      </w:r>
      <w:r>
        <w:t>?</w:t>
      </w:r>
    </w:p>
  </w:comment>
  <w:comment w:id="1002" w:author="Windows User" w:date="2015-08-21T08:51:00Z" w:initials="WU">
    <w:p w:rsidR="005A57E3" w:rsidRDefault="005A57E3">
      <w:pPr>
        <w:pStyle w:val="CommentText"/>
      </w:pPr>
      <w:r>
        <w:rPr>
          <w:rStyle w:val="CommentReference"/>
        </w:rPr>
        <w:annotationRef/>
      </w:r>
      <w:r>
        <w:t>Bride, no, not bridegroom?</w:t>
      </w:r>
    </w:p>
  </w:comment>
  <w:comment w:id="1003" w:author="Windows User" w:date="2015-08-21T08:57:00Z" w:initials="WU">
    <w:p w:rsidR="005A57E3" w:rsidRDefault="005A57E3">
      <w:pPr>
        <w:pStyle w:val="CommentText"/>
      </w:pPr>
      <w:r>
        <w:rPr>
          <w:rStyle w:val="CommentReference"/>
        </w:rPr>
        <w:annotationRef/>
      </w:r>
      <w:r>
        <w:t>Return?</w:t>
      </w:r>
    </w:p>
  </w:comment>
  <w:comment w:id="1004" w:author="Windows User" w:date="2015-08-21T08:57:00Z" w:initials="WU">
    <w:p w:rsidR="005A57E3" w:rsidRDefault="005A57E3">
      <w:pPr>
        <w:pStyle w:val="CommentText"/>
      </w:pPr>
      <w:r>
        <w:rPr>
          <w:rStyle w:val="CommentReference"/>
        </w:rPr>
        <w:annotationRef/>
      </w:r>
      <w:r>
        <w:t>Establishment? Building up?</w:t>
      </w:r>
    </w:p>
  </w:comment>
  <w:comment w:id="1005" w:author="Windows User" w:date="2015-08-21T09:05:00Z" w:initials="WU">
    <w:p w:rsidR="005A57E3" w:rsidRDefault="005A57E3">
      <w:pPr>
        <w:pStyle w:val="CommentText"/>
      </w:pPr>
      <w:r>
        <w:rPr>
          <w:rStyle w:val="CommentReference"/>
        </w:rPr>
        <w:annotationRef/>
      </w:r>
      <w:r>
        <w:t>Heavenly evangelist? Good tidings? Glad tidings? Good news?</w:t>
      </w:r>
    </w:p>
  </w:comment>
  <w:comment w:id="1006" w:author="Windows User" w:date="2015-08-21T09:05:00Z" w:initials="WU">
    <w:p w:rsidR="005A57E3" w:rsidRDefault="005A57E3">
      <w:pPr>
        <w:pStyle w:val="CommentText"/>
      </w:pPr>
      <w:r>
        <w:rPr>
          <w:rStyle w:val="CommentReference"/>
        </w:rPr>
        <w:annotationRef/>
      </w:r>
      <w:r>
        <w:t>I don’t see “the Lord is with you” in the Coptic</w:t>
      </w:r>
    </w:p>
    <w:p w:rsidR="005A57E3" w:rsidRDefault="005A57E3">
      <w:pPr>
        <w:pStyle w:val="CommentText"/>
      </w:pPr>
    </w:p>
  </w:comment>
  <w:comment w:id="1007" w:author="Windows User" w:date="2015-08-21T09:05:00Z" w:initials="WU">
    <w:p w:rsidR="005A57E3" w:rsidRDefault="005A57E3">
      <w:pPr>
        <w:pStyle w:val="CommentText"/>
      </w:pPr>
      <w:r>
        <w:rPr>
          <w:rStyle w:val="CommentReference"/>
        </w:rPr>
        <w:annotationRef/>
      </w:r>
      <w:r>
        <w:t>Heavenly herald of Good News?</w:t>
      </w:r>
    </w:p>
    <w:p w:rsidR="005A57E3" w:rsidRDefault="005A57E3">
      <w:pPr>
        <w:pStyle w:val="CommentText"/>
      </w:pPr>
    </w:p>
  </w:comment>
  <w:comment w:id="1011" w:author="Windows User" w:date="2015-09-11T08:19:00Z" w:initials="WU">
    <w:p w:rsidR="005A57E3" w:rsidRDefault="005A57E3">
      <w:pPr>
        <w:pStyle w:val="CommentText"/>
      </w:pPr>
      <w:r>
        <w:rPr>
          <w:rStyle w:val="CommentReference"/>
        </w:rPr>
        <w:annotationRef/>
      </w:r>
      <w:r>
        <w:t>I think we’re doing holy for ethowab, but saint for agios… open to discussion though.</w:t>
      </w:r>
    </w:p>
  </w:comment>
  <w:comment w:id="1022" w:author="Windows User" w:date="2015-08-21T12:19:00Z" w:initials="WU">
    <w:p w:rsidR="005A57E3" w:rsidRDefault="005A57E3">
      <w:pPr>
        <w:pStyle w:val="CommentText"/>
      </w:pPr>
      <w:r>
        <w:rPr>
          <w:rStyle w:val="CommentReference"/>
        </w:rPr>
        <w:annotationRef/>
      </w:r>
      <w:r>
        <w:t>Redeemed?</w:t>
      </w:r>
    </w:p>
  </w:comment>
  <w:comment w:id="1023" w:author="Windows User" w:date="2015-08-21T12:19:00Z" w:initials="WU">
    <w:p w:rsidR="005A57E3" w:rsidRDefault="005A57E3">
      <w:pPr>
        <w:pStyle w:val="CommentText"/>
      </w:pPr>
      <w:r>
        <w:rPr>
          <w:rStyle w:val="CommentReference"/>
        </w:rPr>
        <w:annotationRef/>
      </w:r>
      <w:r>
        <w:t>For? So?</w:t>
      </w:r>
    </w:p>
  </w:comment>
  <w:comment w:id="1024" w:author="Windows User" w:date="2015-07-13T09:08:00Z" w:initials="WU">
    <w:p w:rsidR="005A57E3" w:rsidRDefault="005A57E3">
      <w:pPr>
        <w:pStyle w:val="CommentText"/>
      </w:pPr>
      <w:r>
        <w:rPr>
          <w:rStyle w:val="CommentReference"/>
        </w:rPr>
        <w:annotationRef/>
      </w:r>
      <w:r>
        <w:t>Or did shine and did illuminate</w:t>
      </w:r>
    </w:p>
  </w:comment>
  <w:comment w:id="1025" w:author="Windows User" w:date="2015-07-13T09:08:00Z" w:initials="WU">
    <w:p w:rsidR="005A57E3" w:rsidRDefault="005A57E3">
      <w:pPr>
        <w:pStyle w:val="CommentText"/>
      </w:pPr>
      <w:r>
        <w:rPr>
          <w:rStyle w:val="CommentReference"/>
        </w:rPr>
        <w:annotationRef/>
      </w:r>
      <w:r>
        <w:t>What should this verse be?</w:t>
      </w:r>
    </w:p>
  </w:comment>
  <w:comment w:id="1026" w:author="Windows User" w:date="2015-07-13T09:08:00Z" w:initials="WU">
    <w:p w:rsidR="005A57E3" w:rsidRDefault="005A57E3">
      <w:pPr>
        <w:pStyle w:val="CommentText"/>
      </w:pPr>
      <w:r>
        <w:rPr>
          <w:rStyle w:val="CommentReference"/>
        </w:rPr>
        <w:annotationRef/>
      </w:r>
      <w:r>
        <w:t>Uhm… does this mean something else, because saying the seal of the door Ezekiel saw was raised seems really bad …</w:t>
      </w:r>
    </w:p>
  </w:comment>
  <w:comment w:id="1027" w:author="Windows User" w:date="2015-07-13T09:08:00Z" w:initials="WU">
    <w:p w:rsidR="005A57E3" w:rsidRDefault="005A57E3">
      <w:pPr>
        <w:pStyle w:val="CommentText"/>
      </w:pPr>
      <w:r>
        <w:rPr>
          <w:rStyle w:val="CommentReference"/>
        </w:rPr>
        <w:annotationRef/>
      </w:r>
      <w:r>
        <w:t>Who?</w:t>
      </w:r>
    </w:p>
  </w:comment>
  <w:comment w:id="1028" w:author="Windows User" w:date="2015-07-13T09:08:00Z" w:initials="WU">
    <w:p w:rsidR="005A57E3" w:rsidRDefault="005A57E3">
      <w:pPr>
        <w:pStyle w:val="CommentText"/>
      </w:pPr>
      <w:r>
        <w:rPr>
          <w:rStyle w:val="CommentReference"/>
        </w:rPr>
        <w:annotationRef/>
      </w:r>
      <w:r>
        <w:t>Different adjective</w:t>
      </w:r>
    </w:p>
  </w:comment>
  <w:comment w:id="1029" w:author="Windows User" w:date="2015-07-13T09:08:00Z" w:initials="WU">
    <w:p w:rsidR="005A57E3" w:rsidRDefault="005A57E3">
      <w:pPr>
        <w:pStyle w:val="CommentText"/>
      </w:pPr>
      <w:r>
        <w:rPr>
          <w:rStyle w:val="CommentReference"/>
        </w:rPr>
        <w:annotationRef/>
      </w:r>
      <w:r>
        <w:t>Sickness?</w:t>
      </w:r>
    </w:p>
  </w:comment>
  <w:comment w:id="1030" w:author="Windows User" w:date="2015-07-13T20:55:00Z" w:initials="BS">
    <w:p w:rsidR="005A57E3" w:rsidRDefault="005A57E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1" w:author="Windows User" w:date="2015-07-13T21:20:00Z" w:initials="WU">
    <w:p w:rsidR="005A57E3" w:rsidRDefault="005A57E3">
      <w:pPr>
        <w:pStyle w:val="CommentText"/>
      </w:pPr>
      <w:r>
        <w:rPr>
          <w:rStyle w:val="CommentReference"/>
        </w:rPr>
        <w:annotationRef/>
      </w:r>
      <w:r>
        <w:t>What?</w:t>
      </w:r>
    </w:p>
  </w:comment>
  <w:comment w:id="1032" w:author="Windows User" w:date="2015-08-31T09:21:00Z" w:initials="WU">
    <w:p w:rsidR="005A57E3" w:rsidRDefault="005A57E3">
      <w:pPr>
        <w:pStyle w:val="CommentText"/>
      </w:pPr>
      <w:r>
        <w:rPr>
          <w:rStyle w:val="CommentReference"/>
        </w:rPr>
        <w:annotationRef/>
      </w:r>
    </w:p>
  </w:comment>
  <w:comment w:id="1040" w:author="Windows User" w:date="2015-08-21T21:44:00Z" w:initials="WU">
    <w:p w:rsidR="005A57E3" w:rsidRDefault="005A57E3">
      <w:pPr>
        <w:pStyle w:val="CommentText"/>
      </w:pPr>
      <w:r>
        <w:rPr>
          <w:rStyle w:val="CommentReference"/>
        </w:rPr>
        <w:annotationRef/>
      </w:r>
      <w:r>
        <w:t>Is abouna going by a different version of the Coptic?</w:t>
      </w:r>
    </w:p>
    <w:p w:rsidR="005A57E3" w:rsidRDefault="005A57E3">
      <w:pPr>
        <w:pStyle w:val="CommentText"/>
      </w:pPr>
    </w:p>
  </w:comment>
  <w:comment w:id="1041" w:author="Windows User" w:date="2015-07-13T21:30:00Z" w:initials="WU">
    <w:p w:rsidR="005A57E3" w:rsidRDefault="005A57E3">
      <w:pPr>
        <w:pStyle w:val="CommentText"/>
      </w:pPr>
      <w:r>
        <w:rPr>
          <w:rStyle w:val="CommentReference"/>
        </w:rPr>
        <w:annotationRef/>
      </w:r>
      <w:r>
        <w:t>Praise and victory doesn’t make sense.</w:t>
      </w:r>
    </w:p>
  </w:comment>
  <w:comment w:id="1042" w:author="Windows User" w:date="2015-07-13T21:38:00Z" w:initials="WU">
    <w:p w:rsidR="005A57E3" w:rsidRDefault="005A57E3">
      <w:pPr>
        <w:pStyle w:val="CommentText"/>
      </w:pPr>
      <w:r>
        <w:rPr>
          <w:rStyle w:val="CommentReference"/>
        </w:rPr>
        <w:annotationRef/>
      </w:r>
      <w:r>
        <w:t>Godhead?</w:t>
      </w:r>
    </w:p>
  </w:comment>
  <w:comment w:id="1046" w:author="Windows User" w:date="2015-07-14T08:55:00Z" w:initials="WU">
    <w:p w:rsidR="005A57E3" w:rsidRDefault="005A57E3">
      <w:pPr>
        <w:pStyle w:val="CommentText"/>
      </w:pPr>
      <w:r>
        <w:rPr>
          <w:rStyle w:val="CommentReference"/>
        </w:rPr>
        <w:annotationRef/>
      </w:r>
      <w:r>
        <w:t>Establish?</w:t>
      </w:r>
    </w:p>
  </w:comment>
  <w:comment w:id="1047" w:author="Windows User" w:date="2015-07-14T08:53:00Z" w:initials="WU">
    <w:p w:rsidR="005A57E3" w:rsidRDefault="005A57E3">
      <w:pPr>
        <w:pStyle w:val="CommentText"/>
      </w:pPr>
      <w:r>
        <w:rPr>
          <w:rStyle w:val="CommentReference"/>
        </w:rPr>
        <w:annotationRef/>
      </w:r>
      <w:r>
        <w:t>Check another source… missing puncuation</w:t>
      </w:r>
    </w:p>
  </w:comment>
  <w:comment w:id="1048" w:author="Windows User" w:date="2015-07-14T08:55:00Z" w:initials="WU">
    <w:p w:rsidR="005A57E3" w:rsidRDefault="005A57E3">
      <w:pPr>
        <w:pStyle w:val="CommentText"/>
      </w:pPr>
      <w:r>
        <w:rPr>
          <w:rStyle w:val="CommentReference"/>
        </w:rPr>
        <w:annotationRef/>
      </w:r>
      <w:r>
        <w:t>Worked?</w:t>
      </w:r>
    </w:p>
  </w:comment>
  <w:comment w:id="1049" w:author="Windows User" w:date="2015-07-14T08:55:00Z" w:initials="WU">
    <w:p w:rsidR="005A57E3" w:rsidRDefault="005A57E3">
      <w:pPr>
        <w:pStyle w:val="CommentText"/>
      </w:pPr>
      <w:r>
        <w:rPr>
          <w:rStyle w:val="CommentReference"/>
        </w:rPr>
        <w:annotationRef/>
      </w:r>
      <w:r>
        <w:t>Thrice holy or Trisagion?</w:t>
      </w:r>
    </w:p>
  </w:comment>
  <w:comment w:id="1050" w:author="Windows User" w:date="2015-07-14T09:03:00Z" w:initials="WU">
    <w:p w:rsidR="005A57E3" w:rsidRPr="00936DE7" w:rsidRDefault="005A57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1" w:author="Windows User" w:date="2015-07-14T09:03:00Z" w:initials="WU">
    <w:p w:rsidR="005A57E3" w:rsidRDefault="005A57E3">
      <w:pPr>
        <w:pStyle w:val="CommentText"/>
      </w:pPr>
      <w:r>
        <w:rPr>
          <w:rStyle w:val="CommentReference"/>
        </w:rPr>
        <w:annotationRef/>
      </w:r>
      <w:r>
        <w:t>Right translation?</w:t>
      </w:r>
    </w:p>
  </w:comment>
  <w:comment w:id="1052" w:author="Windows User" w:date="2015-07-14T12:24:00Z" w:initials="WU">
    <w:p w:rsidR="005A57E3" w:rsidRDefault="005A57E3">
      <w:pPr>
        <w:pStyle w:val="CommentText"/>
      </w:pPr>
      <w:r>
        <w:rPr>
          <w:rStyle w:val="CommentReference"/>
        </w:rPr>
        <w:annotationRef/>
      </w:r>
      <w:r>
        <w:t>What does this mean?</w:t>
      </w:r>
    </w:p>
  </w:comment>
  <w:comment w:id="1053" w:author="Windows User" w:date="2015-07-14T12:24:00Z" w:initials="WU">
    <w:p w:rsidR="005A57E3" w:rsidRDefault="005A57E3">
      <w:pPr>
        <w:pStyle w:val="CommentText"/>
      </w:pPr>
      <w:r>
        <w:rPr>
          <w:rStyle w:val="CommentReference"/>
        </w:rPr>
        <w:annotationRef/>
      </w:r>
      <w:r>
        <w:t>To the end?</w:t>
      </w:r>
    </w:p>
  </w:comment>
  <w:comment w:id="1054" w:author="Windows User" w:date="2015-07-14T20:49:00Z" w:initials="WU">
    <w:p w:rsidR="005A57E3" w:rsidRDefault="005A57E3">
      <w:pPr>
        <w:pStyle w:val="CommentText"/>
      </w:pPr>
      <w:r>
        <w:rPr>
          <w:rStyle w:val="CommentReference"/>
        </w:rPr>
        <w:annotationRef/>
      </w:r>
      <w:r>
        <w:t>Or freedom?</w:t>
      </w:r>
    </w:p>
  </w:comment>
  <w:comment w:id="1055" w:author="Windows User" w:date="2015-07-14T20:49:00Z" w:initials="WU">
    <w:p w:rsidR="005A57E3" w:rsidRDefault="005A57E3">
      <w:pPr>
        <w:pStyle w:val="CommentText"/>
      </w:pPr>
      <w:r>
        <w:rPr>
          <w:rStyle w:val="CommentReference"/>
        </w:rPr>
        <w:annotationRef/>
      </w:r>
      <w:r>
        <w:t>Or establish?</w:t>
      </w:r>
    </w:p>
  </w:comment>
  <w:comment w:id="1059" w:author="Windows User" w:date="2015-09-10T08:15:00Z" w:initials="WU">
    <w:p w:rsidR="005A57E3" w:rsidRDefault="005A57E3">
      <w:pPr>
        <w:pStyle w:val="CommentText"/>
      </w:pPr>
      <w:r>
        <w:rPr>
          <w:rStyle w:val="CommentReference"/>
        </w:rPr>
        <w:annotationRef/>
      </w:r>
      <w:r>
        <w:t>Is this the correct date?</w:t>
      </w:r>
    </w:p>
  </w:comment>
  <w:comment w:id="1092" w:author="Windows User" w:date="2015-07-14T21:15:00Z" w:initials="WU">
    <w:p w:rsidR="005A57E3" w:rsidRDefault="005A57E3">
      <w:pPr>
        <w:pStyle w:val="CommentText"/>
      </w:pPr>
      <w:r>
        <w:rPr>
          <w:rStyle w:val="CommentReference"/>
        </w:rPr>
        <w:annotationRef/>
      </w:r>
      <w:r>
        <w:t>Can this be reworded?</w:t>
      </w:r>
    </w:p>
  </w:comment>
  <w:comment w:id="1093" w:author="Windows User" w:date="2015-07-15T08:35:00Z" w:initials="WU">
    <w:p w:rsidR="005A57E3" w:rsidRDefault="005A57E3">
      <w:pPr>
        <w:pStyle w:val="CommentText"/>
      </w:pPr>
      <w:r>
        <w:rPr>
          <w:rStyle w:val="CommentReference"/>
        </w:rPr>
        <w:annotationRef/>
      </w:r>
      <w:r>
        <w:t>Check other books for alternate word here.</w:t>
      </w:r>
    </w:p>
  </w:comment>
  <w:comment w:id="1094" w:author="Windows User" w:date="2015-07-15T08:35:00Z" w:initials="WU">
    <w:p w:rsidR="005A57E3" w:rsidRDefault="005A57E3">
      <w:pPr>
        <w:pStyle w:val="CommentText"/>
      </w:pPr>
      <w:r>
        <w:rPr>
          <w:rStyle w:val="CommentReference"/>
        </w:rPr>
        <w:annotationRef/>
      </w:r>
      <w:r>
        <w:t>Nations or peoples?</w:t>
      </w:r>
    </w:p>
  </w:comment>
  <w:comment w:id="1095" w:author="Windows User" w:date="2015-07-15T08:35:00Z" w:initials="WU">
    <w:p w:rsidR="005A57E3" w:rsidRDefault="005A57E3">
      <w:pPr>
        <w:pStyle w:val="CommentText"/>
      </w:pPr>
      <w:r>
        <w:rPr>
          <w:rStyle w:val="CommentReference"/>
        </w:rPr>
        <w:annotationRef/>
      </w:r>
      <w:r>
        <w:t>Burned or consumed?</w:t>
      </w:r>
    </w:p>
  </w:comment>
  <w:comment w:id="1096" w:author="Windows User" w:date="2015-07-15T08:35:00Z" w:initials="WU">
    <w:p w:rsidR="005A57E3" w:rsidRDefault="005A57E3">
      <w:pPr>
        <w:pStyle w:val="CommentText"/>
      </w:pPr>
      <w:r>
        <w:rPr>
          <w:rStyle w:val="CommentReference"/>
        </w:rPr>
        <w:annotationRef/>
      </w:r>
      <w:r>
        <w:t>?</w:t>
      </w:r>
    </w:p>
  </w:comment>
  <w:comment w:id="1097" w:author="Windows User" w:date="2015-07-15T08:33:00Z" w:initials="WU">
    <w:p w:rsidR="005A57E3" w:rsidRPr="0098028B" w:rsidRDefault="005A57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9" w:author="Windows User" w:date="2015-08-31T12:49:00Z" w:initials="WU">
    <w:p w:rsidR="005A57E3" w:rsidRDefault="005A57E3">
      <w:pPr>
        <w:pStyle w:val="CommentText"/>
      </w:pPr>
      <w:r>
        <w:rPr>
          <w:rStyle w:val="CommentReference"/>
        </w:rPr>
        <w:annotationRef/>
      </w:r>
      <w:r>
        <w:t>Synaxarium has St. James dying twice… likely one of them should be St. John!</w:t>
      </w:r>
    </w:p>
  </w:comment>
  <w:comment w:id="1107" w:author="Windows User" w:date="2015-10-01T08:19:00Z" w:initials="WU">
    <w:p w:rsidR="005A57E3" w:rsidRDefault="005A57E3">
      <w:pPr>
        <w:pStyle w:val="CommentText"/>
      </w:pPr>
      <w:r>
        <w:rPr>
          <w:rStyle w:val="CommentReference"/>
        </w:rPr>
        <w:annotationRef/>
      </w:r>
      <w:r>
        <w:t>Ramez says print synacarium may have him in july</w:t>
      </w:r>
    </w:p>
  </w:comment>
  <w:comment w:id="1108" w:author="Windows User" w:date="2015-07-15T08:52:00Z" w:initials="WU">
    <w:p w:rsidR="005A57E3" w:rsidRDefault="005A57E3">
      <w:pPr>
        <w:pStyle w:val="CommentText"/>
      </w:pPr>
      <w:r>
        <w:rPr>
          <w:rStyle w:val="CommentReference"/>
        </w:rPr>
        <w:annotationRef/>
      </w:r>
      <w:r>
        <w:t>Approached? What does this vs mean?</w:t>
      </w:r>
    </w:p>
  </w:comment>
  <w:comment w:id="1109" w:author="Windows User" w:date="2015-07-15T08:50:00Z" w:initials="WU">
    <w:p w:rsidR="005A57E3" w:rsidRPr="00035775" w:rsidRDefault="005A57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0" w:author="Windows User" w:date="2015-09-21T08:54:00Z" w:initials="WU">
    <w:p w:rsidR="005A57E3" w:rsidRDefault="005A57E3">
      <w:pPr>
        <w:pStyle w:val="CommentText"/>
      </w:pPr>
      <w:r>
        <w:rPr>
          <w:rStyle w:val="CommentReference"/>
        </w:rPr>
        <w:annotationRef/>
      </w:r>
      <w:r>
        <w:t>Thoughts?</w:t>
      </w:r>
    </w:p>
  </w:comment>
  <w:comment w:id="1118" w:author="Windows User" w:date="2015-07-15T20:49:00Z" w:initials="WU">
    <w:p w:rsidR="005A57E3" w:rsidRDefault="005A57E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9" w:author="Windows User" w:date="2015-08-31T08:41:00Z" w:initials="WU">
    <w:p w:rsidR="005A57E3" w:rsidRDefault="005A57E3">
      <w:pPr>
        <w:pStyle w:val="CommentText"/>
      </w:pPr>
      <w:r>
        <w:rPr>
          <w:rStyle w:val="CommentReference"/>
        </w:rPr>
        <w:annotationRef/>
      </w:r>
      <w:r>
        <w:t>Completely different.</w:t>
      </w:r>
    </w:p>
  </w:comment>
  <w:comment w:id="1130" w:author="Windows User" w:date="2015-08-31T08:41:00Z" w:initials="WU">
    <w:p w:rsidR="005A57E3" w:rsidRDefault="005A57E3">
      <w:pPr>
        <w:pStyle w:val="CommentText"/>
      </w:pPr>
      <w:r>
        <w:rPr>
          <w:rStyle w:val="CommentReference"/>
        </w:rPr>
        <w:annotationRef/>
      </w:r>
      <w:r>
        <w:t>With or in?</w:t>
      </w:r>
    </w:p>
  </w:comment>
  <w:comment w:id="1131" w:author="Windows User" w:date="2015-08-31T08:41:00Z" w:initials="WU">
    <w:p w:rsidR="005A57E3" w:rsidRDefault="005A57E3">
      <w:pPr>
        <w:pStyle w:val="CommentText"/>
      </w:pPr>
      <w:r>
        <w:rPr>
          <w:rStyle w:val="CommentReference"/>
        </w:rPr>
        <w:annotationRef/>
      </w:r>
    </w:p>
  </w:comment>
  <w:comment w:id="1132" w:author="Windows User" w:date="2015-08-31T08:41:00Z" w:initials="WU">
    <w:p w:rsidR="005A57E3" w:rsidRDefault="005A57E3">
      <w:pPr>
        <w:pStyle w:val="CommentText"/>
      </w:pPr>
      <w:r>
        <w:rPr>
          <w:rStyle w:val="CommentReference"/>
        </w:rPr>
        <w:annotationRef/>
      </w:r>
      <w:r>
        <w:t>Sound or voice?</w:t>
      </w:r>
    </w:p>
  </w:comment>
  <w:comment w:id="1133" w:author="Windows User" w:date="2015-08-31T08:50:00Z" w:initials="WU">
    <w:p w:rsidR="005A57E3" w:rsidRDefault="005A57E3">
      <w:pPr>
        <w:pStyle w:val="CommentText"/>
      </w:pPr>
      <w:r>
        <w:rPr>
          <w:rStyle w:val="CommentReference"/>
        </w:rPr>
        <w:annotationRef/>
      </w:r>
      <w:r>
        <w:t>Open to suggetions.</w:t>
      </w:r>
    </w:p>
  </w:comment>
  <w:comment w:id="1134" w:author="Windows User" w:date="2015-08-31T08:50:00Z" w:initials="WU">
    <w:p w:rsidR="005A57E3" w:rsidRDefault="005A57E3">
      <w:pPr>
        <w:pStyle w:val="CommentText"/>
      </w:pPr>
      <w:r>
        <w:rPr>
          <w:rStyle w:val="CommentReference"/>
        </w:rPr>
        <w:annotationRef/>
      </w:r>
      <w:r>
        <w:t>Before?</w:t>
      </w:r>
    </w:p>
  </w:comment>
  <w:comment w:id="1135" w:author="Windows User" w:date="2015-08-31T08:50:00Z" w:initials="WU">
    <w:p w:rsidR="005A57E3" w:rsidRDefault="005A57E3">
      <w:pPr>
        <w:pStyle w:val="CommentText"/>
      </w:pPr>
      <w:r>
        <w:rPr>
          <w:rStyle w:val="CommentReference"/>
        </w:rPr>
        <w:annotationRef/>
      </w:r>
      <w:r>
        <w:t>Nations?</w:t>
      </w:r>
    </w:p>
  </w:comment>
  <w:comment w:id="1136" w:author="Windows User" w:date="2015-08-31T08:50:00Z" w:initials="WU">
    <w:p w:rsidR="005A57E3" w:rsidRDefault="005A57E3">
      <w:pPr>
        <w:pStyle w:val="CommentText"/>
      </w:pPr>
      <w:r>
        <w:rPr>
          <w:rStyle w:val="CommentReference"/>
        </w:rPr>
        <w:annotationRef/>
      </w:r>
      <w:r>
        <w:t>?</w:t>
      </w:r>
    </w:p>
  </w:comment>
  <w:comment w:id="1156" w:author="Windows User" w:date="2015-09-08T12:35:00Z" w:initials="WU">
    <w:p w:rsidR="005A57E3" w:rsidRDefault="005A57E3">
      <w:pPr>
        <w:pStyle w:val="CommentText"/>
      </w:pPr>
      <w:r>
        <w:rPr>
          <w:rStyle w:val="CommentReference"/>
        </w:rPr>
        <w:annotationRef/>
      </w:r>
      <w:r>
        <w:t>?</w:t>
      </w:r>
    </w:p>
  </w:comment>
  <w:comment w:id="1157" w:author="Windows User" w:date="2015-09-10T12:39:00Z" w:initials="WU">
    <w:p w:rsidR="005A57E3" w:rsidRDefault="005A57E3">
      <w:pPr>
        <w:pStyle w:val="CommentText"/>
      </w:pPr>
      <w:r>
        <w:rPr>
          <w:rStyle w:val="CommentReference"/>
        </w:rPr>
        <w:annotationRef/>
      </w:r>
      <w:r>
        <w:t>Abba Noub, abanoub, Apa Noub, Apnoub?</w:t>
      </w:r>
    </w:p>
  </w:comment>
  <w:comment w:id="1158" w:author="Windows User" w:date="2015-09-10T12:39:00Z" w:initials="WU">
    <w:p w:rsidR="005A57E3" w:rsidRDefault="005A57E3">
      <w:pPr>
        <w:pStyle w:val="CommentText"/>
      </w:pPr>
      <w:r>
        <w:rPr>
          <w:rStyle w:val="CommentReference"/>
        </w:rPr>
        <w:annotationRef/>
      </w:r>
      <w:r>
        <w:t>Upright, or orthodox?</w:t>
      </w:r>
    </w:p>
  </w:comment>
  <w:comment w:id="1162" w:author="Windows User" w:date="2015-09-01T12:42:00Z" w:initials="WU">
    <w:p w:rsidR="005A57E3" w:rsidRDefault="005A57E3">
      <w:pPr>
        <w:pStyle w:val="CommentText"/>
      </w:pPr>
      <w:r>
        <w:rPr>
          <w:rStyle w:val="CommentReference"/>
        </w:rPr>
        <w:annotationRef/>
      </w:r>
      <w:r>
        <w:t>Are we going with ti agia = saint and ti ethowab = the holy?</w:t>
      </w:r>
    </w:p>
  </w:comment>
  <w:comment w:id="1173" w:author="Windows User" w:date="2015-10-06T08:48:00Z" w:initials="WU">
    <w:p w:rsidR="005A57E3" w:rsidRPr="00F905FE" w:rsidRDefault="005A57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4" w:author="Windows User" w:date="2015-10-06T08:48:00Z" w:initials="WU">
    <w:p w:rsidR="005A57E3" w:rsidRDefault="005A57E3">
      <w:pPr>
        <w:pStyle w:val="CommentText"/>
      </w:pPr>
      <w:r>
        <w:rPr>
          <w:rStyle w:val="CommentReference"/>
        </w:rPr>
        <w:annotationRef/>
      </w:r>
      <w:r>
        <w:t>Typo?</w:t>
      </w:r>
    </w:p>
  </w:comment>
  <w:comment w:id="1188" w:author="Windows User" w:date="2015-08-24T09:20:00Z" w:initials="WU">
    <w:p w:rsidR="005A57E3" w:rsidRPr="00DD5DBC" w:rsidRDefault="005A57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9" w:author="Windows User" w:date="2015-08-24T09:23:00Z" w:initials="WU">
    <w:p w:rsidR="005A57E3" w:rsidRDefault="005A57E3">
      <w:pPr>
        <w:pStyle w:val="CommentText"/>
      </w:pPr>
      <w:r>
        <w:rPr>
          <w:rStyle w:val="CommentReference"/>
        </w:rPr>
        <w:annotationRef/>
      </w:r>
      <w:r>
        <w:t>What does the Coptic say?</w:t>
      </w:r>
    </w:p>
  </w:comment>
  <w:comment w:id="1190" w:author="Windows User" w:date="2015-08-24T09:23:00Z" w:initials="WU">
    <w:p w:rsidR="005A57E3" w:rsidRDefault="005A57E3">
      <w:pPr>
        <w:pStyle w:val="CommentText"/>
      </w:pPr>
      <w:r>
        <w:rPr>
          <w:rStyle w:val="CommentReference"/>
        </w:rPr>
        <w:annotationRef/>
      </w:r>
      <w:r>
        <w:t>What is being quoted? 2Cor 5?</w:t>
      </w:r>
    </w:p>
  </w:comment>
  <w:comment w:id="1191" w:author="Windows User" w:date="2015-08-24T09:30:00Z" w:initials="WU">
    <w:p w:rsidR="005A57E3" w:rsidRDefault="005A57E3">
      <w:pPr>
        <w:pStyle w:val="CommentText"/>
      </w:pPr>
      <w:r>
        <w:rPr>
          <w:rStyle w:val="CommentReference"/>
        </w:rPr>
        <w:annotationRef/>
      </w:r>
      <w:r>
        <w:t>This is clearly a late composition, bastardizing other hymns. “our father in heaven, the sinless one, with your good father…” right.</w:t>
      </w:r>
    </w:p>
  </w:comment>
  <w:comment w:id="1192" w:author="Windows User" w:date="2015-08-24T09:30:00Z" w:initials="WU">
    <w:p w:rsidR="005A57E3" w:rsidRDefault="005A57E3">
      <w:pPr>
        <w:pStyle w:val="CommentText"/>
      </w:pPr>
      <w:r>
        <w:rPr>
          <w:rStyle w:val="CommentReference"/>
        </w:rPr>
        <w:annotationRef/>
      </w:r>
      <w:r>
        <w:t>Coptic is different from previous verse. What should English be?</w:t>
      </w:r>
    </w:p>
  </w:comment>
  <w:comment w:id="1193" w:author="Windows User" w:date="2015-08-24T09:30:00Z" w:initials="WU">
    <w:p w:rsidR="005A57E3" w:rsidRDefault="005A57E3">
      <w:pPr>
        <w:pStyle w:val="CommentText"/>
      </w:pPr>
      <w:r>
        <w:rPr>
          <w:rStyle w:val="CommentReference"/>
        </w:rPr>
        <w:annotationRef/>
      </w:r>
      <w:r>
        <w:t>Or athletes? Or athletic martyrs?</w:t>
      </w:r>
    </w:p>
  </w:comment>
  <w:comment w:id="1194" w:author="Windows User" w:date="2015-08-24T09:30:00Z" w:initials="WU">
    <w:p w:rsidR="005A57E3" w:rsidRDefault="005A57E3">
      <w:pPr>
        <w:pStyle w:val="CommentText"/>
      </w:pPr>
      <w:r>
        <w:rPr>
          <w:rStyle w:val="CommentReference"/>
        </w:rPr>
        <w:annotationRef/>
      </w:r>
      <w:r>
        <w:t>Or of the martyrs?</w:t>
      </w:r>
    </w:p>
  </w:comment>
  <w:comment w:id="1195" w:author="Windows User" w:date="2015-08-24T09:30:00Z" w:initials="WU">
    <w:p w:rsidR="005A57E3" w:rsidRDefault="005A57E3">
      <w:pPr>
        <w:pStyle w:val="CommentText"/>
      </w:pPr>
      <w:r>
        <w:rPr>
          <w:rStyle w:val="CommentReference"/>
        </w:rPr>
        <w:annotationRef/>
      </w:r>
      <w:r>
        <w:t>Carries or lifts?</w:t>
      </w:r>
    </w:p>
  </w:comment>
  <w:comment w:id="1196" w:author="Windows User" w:date="2015-08-24T09:30:00Z" w:initials="WU">
    <w:p w:rsidR="005A57E3" w:rsidRDefault="005A57E3">
      <w:pPr>
        <w:pStyle w:val="CommentText"/>
      </w:pPr>
      <w:r>
        <w:rPr>
          <w:rStyle w:val="CommentReference"/>
        </w:rPr>
        <w:annotationRef/>
      </w:r>
      <w:r>
        <w:t>Churches?</w:t>
      </w:r>
    </w:p>
    <w:p w:rsidR="005A57E3" w:rsidRDefault="005A57E3">
      <w:pPr>
        <w:pStyle w:val="CommentText"/>
      </w:pPr>
    </w:p>
  </w:comment>
  <w:comment w:id="1197" w:author="Windows User" w:date="2015-08-24T09:30:00Z" w:initials="WU">
    <w:p w:rsidR="005A57E3" w:rsidRDefault="005A57E3">
      <w:pPr>
        <w:pStyle w:val="CommentText"/>
      </w:pPr>
      <w:r>
        <w:rPr>
          <w:rStyle w:val="CommentReference"/>
        </w:rPr>
        <w:annotationRef/>
      </w:r>
      <w:r>
        <w:t>End?</w:t>
      </w:r>
    </w:p>
  </w:comment>
  <w:comment w:id="1201" w:author="Windows User" w:date="2015-07-16T22:01:00Z" w:initials="WU">
    <w:p w:rsidR="005A57E3" w:rsidRDefault="005A57E3">
      <w:pPr>
        <w:pStyle w:val="CommentText"/>
      </w:pPr>
      <w:r>
        <w:rPr>
          <w:rStyle w:val="CommentReference"/>
        </w:rPr>
        <w:annotationRef/>
      </w:r>
      <w:r>
        <w:t>Or full stop. You are worthy of the glory,</w:t>
      </w:r>
    </w:p>
  </w:comment>
  <w:comment w:id="1205" w:author="Windows User" w:date="2015-08-24T12:04:00Z" w:initials="WU">
    <w:p w:rsidR="005A57E3" w:rsidRDefault="005A57E3">
      <w:pPr>
        <w:pStyle w:val="CommentText"/>
      </w:pPr>
      <w:r>
        <w:rPr>
          <w:rStyle w:val="CommentReference"/>
        </w:rPr>
        <w:annotationRef/>
      </w:r>
      <w:r>
        <w:t>?</w:t>
      </w:r>
    </w:p>
  </w:comment>
  <w:comment w:id="1206" w:author="Windows User" w:date="2015-08-24T12:17:00Z" w:initials="WU">
    <w:p w:rsidR="005A57E3" w:rsidRDefault="005A57E3">
      <w:pPr>
        <w:pStyle w:val="CommentText"/>
      </w:pPr>
      <w:r>
        <w:rPr>
          <w:rStyle w:val="CommentReference"/>
        </w:rPr>
        <w:annotationRef/>
      </w:r>
      <w:r>
        <w:t>Is? Or will be? Exalted, or highly exalted?</w:t>
      </w:r>
    </w:p>
  </w:comment>
  <w:comment w:id="1207" w:author="Windows User" w:date="2015-07-16T22:13:00Z" w:initials="WU">
    <w:p w:rsidR="005A57E3" w:rsidRDefault="005A57E3">
      <w:pPr>
        <w:pStyle w:val="CommentText"/>
      </w:pPr>
      <w:r>
        <w:rPr>
          <w:rStyle w:val="CommentReference"/>
        </w:rPr>
        <w:annotationRef/>
      </w:r>
      <w:r>
        <w:t>Bring or offer</w:t>
      </w:r>
    </w:p>
  </w:comment>
  <w:comment w:id="1208" w:author="Windows User" w:date="2015-07-16T22:13:00Z" w:initials="WU">
    <w:p w:rsidR="005A57E3" w:rsidRDefault="005A57E3">
      <w:pPr>
        <w:pStyle w:val="CommentText"/>
      </w:pPr>
      <w:r>
        <w:rPr>
          <w:rStyle w:val="CommentReference"/>
        </w:rPr>
        <w:annotationRef/>
      </w:r>
      <w:r>
        <w:t>Spelling?</w:t>
      </w:r>
    </w:p>
  </w:comment>
  <w:comment w:id="1212" w:author="Windows User" w:date="2015-08-24T12:22:00Z" w:initials="WU">
    <w:p w:rsidR="005A57E3" w:rsidRDefault="005A57E3">
      <w:pPr>
        <w:pStyle w:val="CommentText"/>
      </w:pPr>
      <w:r>
        <w:rPr>
          <w:rStyle w:val="CommentReference"/>
        </w:rPr>
        <w:annotationRef/>
      </w:r>
      <w:r>
        <w:t>Name or Holy Name?</w:t>
      </w:r>
    </w:p>
  </w:comment>
  <w:comment w:id="1216" w:author="Windows User" w:date="2015-08-24T12:30:00Z" w:initials="WU">
    <w:p w:rsidR="005A57E3" w:rsidRDefault="005A57E3">
      <w:pPr>
        <w:pStyle w:val="CommentText"/>
      </w:pPr>
      <w:r>
        <w:rPr>
          <w:rStyle w:val="CommentReference"/>
        </w:rPr>
        <w:annotationRef/>
      </w:r>
      <w:r>
        <w:t>Christ or Jesus Christ?</w:t>
      </w:r>
    </w:p>
  </w:comment>
  <w:comment w:id="1220" w:author="Windows User" w:date="2015-08-24T12:34:00Z" w:initials="WU">
    <w:p w:rsidR="005A57E3" w:rsidRDefault="005A57E3">
      <w:pPr>
        <w:pStyle w:val="CommentText"/>
      </w:pPr>
      <w:r>
        <w:rPr>
          <w:rStyle w:val="CommentReference"/>
        </w:rPr>
        <w:annotationRef/>
      </w:r>
      <w:r>
        <w:t>Name or Holy Name?</w:t>
      </w:r>
    </w:p>
  </w:comment>
  <w:comment w:id="1221" w:author="Windows User" w:date="2015-08-24T12:34:00Z" w:initials="WU">
    <w:p w:rsidR="005A57E3" w:rsidRDefault="005A57E3">
      <w:pPr>
        <w:pStyle w:val="CommentText"/>
      </w:pPr>
      <w:r>
        <w:rPr>
          <w:rStyle w:val="CommentReference"/>
        </w:rPr>
        <w:annotationRef/>
      </w:r>
      <w:r>
        <w:t>To Him? Or by His might/power?</w:t>
      </w:r>
    </w:p>
  </w:comment>
  <w:comment w:id="1222" w:author="Windows User" w:date="2015-08-24T12:34:00Z" w:initials="WU">
    <w:p w:rsidR="005A57E3" w:rsidRDefault="005A57E3">
      <w:pPr>
        <w:pStyle w:val="CommentText"/>
      </w:pPr>
      <w:r>
        <w:rPr>
          <w:rStyle w:val="CommentReference"/>
        </w:rPr>
        <w:annotationRef/>
      </w:r>
      <w:r>
        <w:t>Might, or may?</w:t>
      </w:r>
    </w:p>
  </w:comment>
  <w:comment w:id="1223" w:author="Windows User" w:date="2015-08-24T12:34:00Z" w:initials="WU">
    <w:p w:rsidR="005A57E3" w:rsidRDefault="005A57E3" w:rsidP="00F77A5B">
      <w:pPr>
        <w:pStyle w:val="CommentText"/>
      </w:pPr>
      <w:r>
        <w:rPr>
          <w:rStyle w:val="CommentReference"/>
        </w:rPr>
        <w:annotationRef/>
      </w:r>
      <w:r>
        <w:t>Christ or Jesus Christ?</w:t>
      </w:r>
    </w:p>
  </w:comment>
  <w:comment w:id="1224" w:author="Windows User" w:date="2015-07-17T22:26:00Z" w:initials="WU">
    <w:p w:rsidR="005A57E3" w:rsidRDefault="005A57E3">
      <w:pPr>
        <w:pStyle w:val="CommentText"/>
      </w:pPr>
      <w:r>
        <w:rPr>
          <w:rStyle w:val="CommentReference"/>
        </w:rPr>
        <w:annotationRef/>
      </w:r>
      <w:r>
        <w:t>Miracles?</w:t>
      </w:r>
    </w:p>
  </w:comment>
  <w:comment w:id="1228" w:author="Windows User" w:date="2015-08-24T12:38:00Z" w:initials="WU">
    <w:p w:rsidR="005A57E3" w:rsidRDefault="005A57E3">
      <w:pPr>
        <w:pStyle w:val="CommentText"/>
      </w:pPr>
      <w:r>
        <w:rPr>
          <w:rStyle w:val="CommentReference"/>
        </w:rPr>
        <w:annotationRef/>
      </w:r>
      <w:r>
        <w:t>Name or Holy Name?</w:t>
      </w:r>
    </w:p>
  </w:comment>
  <w:comment w:id="1229" w:author="Windows User" w:date="2015-08-24T12:38:00Z" w:initials="WU">
    <w:p w:rsidR="005A57E3" w:rsidRDefault="005A57E3">
      <w:pPr>
        <w:pStyle w:val="CommentText"/>
      </w:pPr>
      <w:r>
        <w:rPr>
          <w:rStyle w:val="CommentReference"/>
        </w:rPr>
        <w:annotationRef/>
      </w:r>
      <w:r>
        <w:t>To Him? Or by His might/power?</w:t>
      </w:r>
    </w:p>
  </w:comment>
  <w:comment w:id="1230" w:author="Windows User" w:date="2015-08-24T12:38:00Z" w:initials="WU">
    <w:p w:rsidR="005A57E3" w:rsidRDefault="005A57E3">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EFF" w:rsidRDefault="00D70EFF" w:rsidP="006D61CA">
      <w:pPr>
        <w:spacing w:after="0" w:line="240" w:lineRule="auto"/>
      </w:pPr>
      <w:r>
        <w:separator/>
      </w:r>
    </w:p>
  </w:endnote>
  <w:endnote w:type="continuationSeparator" w:id="0">
    <w:p w:rsidR="00D70EFF" w:rsidRDefault="00D70EF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7E3" w:rsidRPr="009654EE" w:rsidRDefault="005A57E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F4187">
      <w:rPr>
        <w:noProof/>
        <w:lang w:val="en-US"/>
      </w:rPr>
      <w:t>30</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7E3" w:rsidRPr="006D61CA" w:rsidRDefault="005A57E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4187">
      <w:rPr>
        <w:noProof/>
        <w:lang w:val="en-US"/>
      </w:rPr>
      <w:t>868</w:t>
    </w:r>
    <w:r w:rsidRPr="006D61CA">
      <w:rPr>
        <w:lang w:val="en-US"/>
      </w:rPr>
      <w:fldChar w:fldCharType="end"/>
    </w:r>
  </w:p>
  <w:p w:rsidR="005A57E3" w:rsidRDefault="005A57E3"/>
  <w:p w:rsidR="005A57E3" w:rsidRDefault="005A57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EFF" w:rsidRDefault="00D70EFF" w:rsidP="006D61CA">
      <w:pPr>
        <w:spacing w:after="0" w:line="240" w:lineRule="auto"/>
      </w:pPr>
      <w:r>
        <w:separator/>
      </w:r>
    </w:p>
  </w:footnote>
  <w:footnote w:type="continuationSeparator" w:id="0">
    <w:p w:rsidR="00D70EFF" w:rsidRDefault="00D70EFF" w:rsidP="006D61CA">
      <w:pPr>
        <w:spacing w:after="0" w:line="240" w:lineRule="auto"/>
      </w:pPr>
      <w:r>
        <w:continuationSeparator/>
      </w:r>
    </w:p>
  </w:footnote>
  <w:footnote w:id="1">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5A57E3" w:rsidRDefault="005A57E3" w:rsidP="0097428E">
      <w:pPr>
        <w:pStyle w:val="footnote"/>
      </w:pPr>
      <w:r>
        <w:rPr>
          <w:rStyle w:val="FootnoteReference"/>
        </w:rPr>
        <w:footnoteRef/>
      </w:r>
      <w:r>
        <w:t xml:space="preserve"> Literally “hegoumens”, as the monastic and priestly orders have been thoroughly confused.</w:t>
      </w:r>
    </w:p>
  </w:footnote>
  <w:footnote w:id="3">
    <w:p w:rsidR="005A57E3" w:rsidRDefault="005A57E3"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5">
    <w:p w:rsidR="005A57E3" w:rsidRDefault="005A57E3"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6">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7">
    <w:p w:rsidR="005A57E3" w:rsidRDefault="005A57E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rsidR="005A57E3" w:rsidRDefault="005A57E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5A57E3" w:rsidRDefault="005A57E3">
      <w:pPr>
        <w:pStyle w:val="FootnoteText"/>
      </w:pPr>
      <w:r>
        <w:rPr>
          <w:rStyle w:val="FootnoteReference"/>
        </w:rPr>
        <w:footnoteRef/>
      </w:r>
      <w:r>
        <w:t xml:space="preserve"> The alternative, shorter Gospel reading is suppressed in current practice</w:t>
      </w:r>
    </w:p>
  </w:footnote>
  <w:footnote w:id="13">
    <w:p w:rsidR="005A57E3" w:rsidRDefault="005A57E3">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5A57E3" w:rsidRDefault="005A57E3"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5A57E3" w:rsidRPr="004A3E27" w:rsidRDefault="005A57E3"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8">
    <w:p w:rsidR="005A57E3" w:rsidRPr="004A3E27" w:rsidRDefault="005A57E3" w:rsidP="00E54261">
      <w:pPr>
        <w:pStyle w:val="FootnoteText"/>
      </w:pPr>
      <w:r w:rsidRPr="004A3E27">
        <w:rPr>
          <w:rStyle w:val="FootnoteReference"/>
        </w:rPr>
        <w:footnoteRef/>
      </w:r>
      <w:r w:rsidRPr="004A3E27">
        <w:t xml:space="preserve"> ‘An allusion to our Lord’s persecutors mentioned in Acts 4:26’ (St. Augustine).</w:t>
      </w:r>
    </w:p>
  </w:footnote>
  <w:footnote w:id="19">
    <w:p w:rsidR="005A57E3" w:rsidRPr="004A3E27" w:rsidRDefault="005A57E3"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0">
    <w:p w:rsidR="005A57E3" w:rsidRPr="004A3E27" w:rsidRDefault="005A57E3"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1">
    <w:p w:rsidR="005A57E3" w:rsidRPr="004A3E27" w:rsidRDefault="005A57E3"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2">
    <w:p w:rsidR="005A57E3" w:rsidRPr="004A3E27" w:rsidRDefault="005A57E3"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3">
    <w:p w:rsidR="005A57E3" w:rsidRPr="004A3E27" w:rsidRDefault="005A57E3" w:rsidP="00E54261">
      <w:pPr>
        <w:pStyle w:val="FootnoteText"/>
      </w:pPr>
      <w:r w:rsidRPr="004A3E27">
        <w:rPr>
          <w:rStyle w:val="FootnoteReference"/>
        </w:rPr>
        <w:footnoteRef/>
      </w:r>
      <w:r w:rsidRPr="004A3E27">
        <w:t xml:space="preserve"> Pause a moment and give that a little thought.</w:t>
      </w:r>
    </w:p>
  </w:footnote>
  <w:footnote w:id="24">
    <w:p w:rsidR="005A57E3" w:rsidRPr="004A3E27" w:rsidRDefault="005A57E3"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5">
    <w:p w:rsidR="005A57E3" w:rsidRPr="004A3E27" w:rsidRDefault="005A57E3"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6">
    <w:p w:rsidR="005A57E3" w:rsidRPr="004A3E27" w:rsidRDefault="005A57E3"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7">
    <w:p w:rsidR="005A57E3" w:rsidRPr="004A3E27" w:rsidRDefault="005A57E3"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8">
    <w:p w:rsidR="005A57E3" w:rsidRPr="004A3E27" w:rsidRDefault="005A57E3" w:rsidP="00E54261">
      <w:pPr>
        <w:pStyle w:val="FootnoteText"/>
      </w:pPr>
      <w:r w:rsidRPr="004A3E27">
        <w:rPr>
          <w:rStyle w:val="FootnoteReference"/>
        </w:rPr>
        <w:footnoteRef/>
      </w:r>
      <w:r w:rsidRPr="004A3E27">
        <w:t xml:space="preserve"> Or: I rest in peace and fall asleep at once.</w:t>
      </w:r>
    </w:p>
  </w:footnote>
  <w:footnote w:id="29">
    <w:p w:rsidR="005A57E3" w:rsidRPr="004A3E27" w:rsidRDefault="005A57E3" w:rsidP="00E54261">
      <w:pPr>
        <w:pStyle w:val="FootnoteText"/>
      </w:pPr>
      <w:r w:rsidRPr="004A3E27">
        <w:rPr>
          <w:rStyle w:val="FootnoteReference"/>
        </w:rPr>
        <w:footnoteRef/>
      </w:r>
      <w:r w:rsidRPr="004A3E27">
        <w:t xml:space="preserve"> Following the Ethiopian version, which is based on the Septuagint.</w:t>
      </w:r>
    </w:p>
  </w:footnote>
  <w:footnote w:id="30">
    <w:p w:rsidR="005A57E3" w:rsidRPr="004A3E27" w:rsidRDefault="005A57E3"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1">
    <w:p w:rsidR="005A57E3" w:rsidRPr="004A3E27" w:rsidRDefault="005A57E3" w:rsidP="00E54261">
      <w:pPr>
        <w:pStyle w:val="FootnoteText"/>
      </w:pPr>
      <w:r w:rsidRPr="004A3E27">
        <w:rPr>
          <w:rStyle w:val="FootnoteReference"/>
        </w:rPr>
        <w:footnoteRef/>
      </w:r>
      <w:r w:rsidRPr="004A3E27">
        <w:t xml:space="preserve"> cp. Psalm 37:2; Jeremiah 10:24.</w:t>
      </w:r>
    </w:p>
  </w:footnote>
  <w:footnote w:id="32">
    <w:p w:rsidR="005A57E3" w:rsidRPr="004A3E27" w:rsidRDefault="005A57E3"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3">
    <w:p w:rsidR="005A57E3" w:rsidRPr="004A3E27" w:rsidRDefault="005A57E3" w:rsidP="00E54261">
      <w:pPr>
        <w:pStyle w:val="FootnoteText"/>
      </w:pPr>
      <w:r w:rsidRPr="004A3E27">
        <w:rPr>
          <w:rStyle w:val="FootnoteReference"/>
        </w:rPr>
        <w:footnoteRef/>
      </w:r>
      <w:r w:rsidRPr="004A3E27">
        <w:t xml:space="preserve"> cp. Mt. 7:23.</w:t>
      </w:r>
    </w:p>
  </w:footnote>
  <w:footnote w:id="34">
    <w:p w:rsidR="005A57E3" w:rsidRPr="004A3E27" w:rsidRDefault="005A57E3" w:rsidP="00E54261">
      <w:pPr>
        <w:pStyle w:val="FootnoteText"/>
      </w:pPr>
      <w:r w:rsidRPr="004A3E27">
        <w:rPr>
          <w:rStyle w:val="FootnoteReference"/>
        </w:rPr>
        <w:footnoteRef/>
      </w:r>
      <w:r w:rsidRPr="004A3E27">
        <w:t xml:space="preserve"> cp. 1 Pet. 5:8.</w:t>
      </w:r>
    </w:p>
  </w:footnote>
  <w:footnote w:id="35">
    <w:p w:rsidR="005A57E3" w:rsidRPr="004A3E27" w:rsidRDefault="005A57E3" w:rsidP="00E54261">
      <w:pPr>
        <w:pStyle w:val="FootnoteText"/>
      </w:pPr>
      <w:r w:rsidRPr="004A3E27">
        <w:rPr>
          <w:rStyle w:val="FootnoteReference"/>
        </w:rPr>
        <w:footnoteRef/>
      </w:r>
      <w:r w:rsidRPr="004A3E27">
        <w:t xml:space="preserve"> Empties fall (Ephes. 5:18).</w:t>
      </w:r>
    </w:p>
  </w:footnote>
  <w:footnote w:id="36">
    <w:p w:rsidR="005A57E3" w:rsidRPr="004A3E27" w:rsidRDefault="005A57E3"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7">
    <w:p w:rsidR="005A57E3" w:rsidRPr="004A3E27" w:rsidRDefault="005A57E3"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8">
    <w:p w:rsidR="005A57E3" w:rsidRPr="004A3E27" w:rsidRDefault="005A57E3" w:rsidP="00E54261">
      <w:pPr>
        <w:pStyle w:val="FootnoteText"/>
      </w:pPr>
      <w:r w:rsidRPr="004A3E27">
        <w:rPr>
          <w:rStyle w:val="FootnoteReference"/>
        </w:rPr>
        <w:footnoteRef/>
      </w:r>
      <w:r w:rsidRPr="004A3E27">
        <w:t xml:space="preserve"> Mt. 21:16.</w:t>
      </w:r>
    </w:p>
  </w:footnote>
  <w:footnote w:id="39">
    <w:p w:rsidR="005A57E3" w:rsidRPr="004A3E27" w:rsidRDefault="005A57E3"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0">
    <w:p w:rsidR="005A57E3" w:rsidRPr="004A3E27" w:rsidRDefault="005A57E3" w:rsidP="00E54261">
      <w:pPr>
        <w:pStyle w:val="FootnoteText"/>
      </w:pPr>
      <w:r w:rsidRPr="004A3E27">
        <w:rPr>
          <w:rStyle w:val="FootnoteReference"/>
        </w:rPr>
        <w:footnoteRef/>
      </w:r>
      <w:r w:rsidRPr="004A3E27">
        <w:t xml:space="preserve"> Heb. 2:6-8. The Sovereignty of the Son of Man (Messiah).</w:t>
      </w:r>
    </w:p>
  </w:footnote>
  <w:footnote w:id="41">
    <w:p w:rsidR="005A57E3" w:rsidRPr="004A3E27" w:rsidRDefault="005A57E3"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5A57E3" w:rsidRPr="004A3E27" w:rsidRDefault="005A57E3" w:rsidP="00435BD3">
      <w:pPr>
        <w:pStyle w:val="FootnoteText"/>
      </w:pPr>
    </w:p>
  </w:footnote>
  <w:footnote w:id="42">
    <w:p w:rsidR="005A57E3" w:rsidRPr="004A3E27" w:rsidRDefault="005A57E3"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3">
    <w:p w:rsidR="005A57E3" w:rsidRPr="004A3E27" w:rsidRDefault="005A57E3"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4">
    <w:p w:rsidR="005A57E3" w:rsidRPr="004A3E27" w:rsidRDefault="005A57E3"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5">
    <w:p w:rsidR="005A57E3" w:rsidRPr="004A3E27" w:rsidRDefault="005A57E3" w:rsidP="00435BD3">
      <w:pPr>
        <w:pStyle w:val="FootnoteText"/>
      </w:pPr>
      <w:r w:rsidRPr="004A3E27">
        <w:rPr>
          <w:rStyle w:val="FootnoteReference"/>
        </w:rPr>
        <w:footnoteRef/>
      </w:r>
      <w:r w:rsidRPr="004A3E27">
        <w:t xml:space="preserve"> cp. 2 Cor. 6:16; 1 Cor. 6:19.</w:t>
      </w:r>
    </w:p>
  </w:footnote>
  <w:footnote w:id="46">
    <w:p w:rsidR="005A57E3" w:rsidRPr="004A3E27" w:rsidRDefault="005A57E3" w:rsidP="00435BD3">
      <w:pPr>
        <w:pStyle w:val="FootnoteText"/>
      </w:pPr>
      <w:r w:rsidRPr="004A3E27">
        <w:rPr>
          <w:rStyle w:val="FootnoteReference"/>
        </w:rPr>
        <w:footnoteRef/>
      </w:r>
      <w:r w:rsidRPr="004A3E27">
        <w:t xml:space="preserve"> cp. Mt. 10:19, 20; Luke 21:12-19.</w:t>
      </w:r>
    </w:p>
  </w:footnote>
  <w:footnote w:id="47">
    <w:p w:rsidR="005A57E3" w:rsidRPr="004A3E27" w:rsidRDefault="005A57E3" w:rsidP="00435BD3">
      <w:pPr>
        <w:pStyle w:val="FootnoteText"/>
      </w:pPr>
      <w:r w:rsidRPr="004A3E27">
        <w:rPr>
          <w:rStyle w:val="FootnoteReference"/>
        </w:rPr>
        <w:footnoteRef/>
      </w:r>
      <w:r w:rsidRPr="004A3E27">
        <w:t xml:space="preserve"> Psalm 13 differs only slightly from Psalm 52. cp. Romans 1:20-25.</w:t>
      </w:r>
    </w:p>
  </w:footnote>
  <w:footnote w:id="48">
    <w:p w:rsidR="005A57E3" w:rsidRPr="004A3E27" w:rsidRDefault="005A57E3"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9">
    <w:p w:rsidR="005A57E3" w:rsidRPr="004A3E27" w:rsidRDefault="005A57E3"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0">
    <w:p w:rsidR="005A57E3" w:rsidRPr="004A3E27" w:rsidRDefault="005A57E3"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1">
    <w:p w:rsidR="005A57E3" w:rsidRPr="004A3E27" w:rsidRDefault="005A57E3" w:rsidP="00435BD3">
      <w:pPr>
        <w:pStyle w:val="FootnoteText"/>
      </w:pPr>
      <w:r w:rsidRPr="004A3E27">
        <w:rPr>
          <w:rStyle w:val="FootnoteReference"/>
        </w:rPr>
        <w:footnoteRef/>
      </w:r>
      <w:r w:rsidRPr="004A3E27">
        <w:t xml:space="preserve"> At: </w:t>
      </w:r>
      <w:r w:rsidRPr="004A3E27">
        <w:rPr>
          <w:i/>
        </w:rPr>
        <w:t>or</w:t>
      </w:r>
      <w:r w:rsidRPr="004A3E27">
        <w:t>, In.</w:t>
      </w:r>
    </w:p>
  </w:footnote>
  <w:footnote w:id="52">
    <w:p w:rsidR="005A57E3" w:rsidRPr="004A3E27" w:rsidRDefault="005A57E3" w:rsidP="00435BD3">
      <w:pPr>
        <w:pStyle w:val="FootnoteText"/>
      </w:pPr>
      <w:r w:rsidRPr="004A3E27">
        <w:rPr>
          <w:rStyle w:val="FootnoteReference"/>
        </w:rPr>
        <w:footnoteRef/>
      </w:r>
      <w:r w:rsidRPr="004A3E27">
        <w:t xml:space="preserve"> i.e. Hear Christ who intercedes on our behalf (1 Cor. 1:30; Rom. 8: 34).</w:t>
      </w:r>
    </w:p>
  </w:footnote>
  <w:footnote w:id="53">
    <w:p w:rsidR="005A57E3" w:rsidRPr="004A3E27" w:rsidRDefault="005A57E3" w:rsidP="00435BD3">
      <w:pPr>
        <w:pStyle w:val="FootnoteText"/>
      </w:pPr>
      <w:r w:rsidRPr="004A3E27">
        <w:rPr>
          <w:rStyle w:val="FootnoteReference"/>
        </w:rPr>
        <w:footnoteRef/>
      </w:r>
      <w:r w:rsidRPr="004A3E27">
        <w:t xml:space="preserve"> cp. 2 Tim. 2:3, 12.</w:t>
      </w:r>
    </w:p>
  </w:footnote>
  <w:footnote w:id="54">
    <w:p w:rsidR="005A57E3" w:rsidRPr="004A3E27" w:rsidRDefault="005A57E3"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5">
    <w:p w:rsidR="005A57E3" w:rsidRPr="004A3E27" w:rsidRDefault="005A57E3" w:rsidP="00435BD3">
      <w:pPr>
        <w:pStyle w:val="FootnoteText"/>
      </w:pPr>
      <w:r w:rsidRPr="004A3E27">
        <w:rPr>
          <w:rStyle w:val="FootnoteReference"/>
        </w:rPr>
        <w:footnoteRef/>
      </w:r>
      <w:r w:rsidRPr="004A3E27">
        <w:t xml:space="preserve"> ‘They cast Me out of their city and now surround Me on the cross’ (St. Augustine).</w:t>
      </w:r>
    </w:p>
  </w:footnote>
  <w:footnote w:id="56">
    <w:p w:rsidR="005A57E3" w:rsidRPr="004A3E27" w:rsidRDefault="005A57E3"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7">
    <w:p w:rsidR="005A57E3" w:rsidRPr="004A3E27" w:rsidRDefault="005A57E3" w:rsidP="00CF35A1">
      <w:pPr>
        <w:pStyle w:val="FootnoteText"/>
      </w:pPr>
      <w:r w:rsidRPr="004A3E27">
        <w:rPr>
          <w:rStyle w:val="FootnoteReference"/>
        </w:rPr>
        <w:footnoteRef/>
      </w:r>
      <w:r w:rsidRPr="004A3E27">
        <w:t xml:space="preserve"> Cp. Acts 2:24.</w:t>
      </w:r>
    </w:p>
  </w:footnote>
  <w:footnote w:id="58">
    <w:p w:rsidR="005A57E3" w:rsidRPr="004A3E27" w:rsidRDefault="005A57E3" w:rsidP="00CF35A1">
      <w:pPr>
        <w:pStyle w:val="FootnoteText"/>
      </w:pPr>
      <w:r w:rsidRPr="004A3E27">
        <w:rPr>
          <w:rStyle w:val="FootnoteReference"/>
        </w:rPr>
        <w:footnoteRef/>
      </w:r>
      <w:r w:rsidRPr="004A3E27">
        <w:t xml:space="preserve"> cp. Exodus 9:23.</w:t>
      </w:r>
    </w:p>
  </w:footnote>
  <w:footnote w:id="59">
    <w:p w:rsidR="005A57E3" w:rsidRPr="004A3E27" w:rsidRDefault="005A57E3"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0">
    <w:p w:rsidR="005A57E3" w:rsidRPr="004A3E27" w:rsidRDefault="005A57E3"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1">
    <w:p w:rsidR="005A57E3" w:rsidRPr="004A3E27" w:rsidRDefault="005A57E3" w:rsidP="00CF35A1">
      <w:pPr>
        <w:pStyle w:val="FootnoteText"/>
      </w:pPr>
      <w:r w:rsidRPr="004A3E27">
        <w:rPr>
          <w:rStyle w:val="FootnoteReference"/>
        </w:rPr>
        <w:footnoteRef/>
      </w:r>
      <w:r w:rsidRPr="004A3E27">
        <w:t xml:space="preserve"> cp. Rev. 21:23.</w:t>
      </w:r>
    </w:p>
  </w:footnote>
  <w:footnote w:id="62">
    <w:p w:rsidR="005A57E3" w:rsidRPr="004A3E27" w:rsidRDefault="005A57E3"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3">
    <w:p w:rsidR="005A57E3" w:rsidRPr="004A3E27" w:rsidRDefault="005A57E3"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4">
    <w:p w:rsidR="005A57E3" w:rsidRPr="004A3E27" w:rsidRDefault="005A57E3" w:rsidP="00CF35A1">
      <w:pPr>
        <w:pStyle w:val="FootnoteText"/>
      </w:pPr>
      <w:r w:rsidRPr="004A3E27">
        <w:rPr>
          <w:rStyle w:val="FootnoteReference"/>
        </w:rPr>
        <w:footnoteRef/>
      </w:r>
      <w:r w:rsidRPr="004A3E27">
        <w:t xml:space="preserve"> Rom. 15:9. Christ in David, Apostles, nations. (cp. Ps. 66:2-6).</w:t>
      </w:r>
    </w:p>
  </w:footnote>
  <w:footnote w:id="65">
    <w:p w:rsidR="005A57E3" w:rsidRPr="004A3E27" w:rsidRDefault="005A57E3"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6">
    <w:p w:rsidR="005A57E3" w:rsidRPr="004A3E27" w:rsidRDefault="005A57E3" w:rsidP="00CF35A1">
      <w:pPr>
        <w:pStyle w:val="FootnoteText"/>
      </w:pPr>
      <w:r w:rsidRPr="004A3E27">
        <w:rPr>
          <w:rStyle w:val="FootnoteReference"/>
        </w:rPr>
        <w:footnoteRef/>
      </w:r>
      <w:r w:rsidRPr="004A3E27">
        <w:t xml:space="preserve"> Rom. 10:18.</w:t>
      </w:r>
    </w:p>
  </w:footnote>
  <w:footnote w:id="67">
    <w:p w:rsidR="005A57E3" w:rsidRPr="004A3E27" w:rsidRDefault="005A57E3" w:rsidP="00CF35A1">
      <w:pPr>
        <w:pStyle w:val="FootnoteText"/>
      </w:pPr>
      <w:r w:rsidRPr="004A3E27">
        <w:rPr>
          <w:rStyle w:val="FootnoteReference"/>
        </w:rPr>
        <w:footnoteRef/>
      </w:r>
      <w:r w:rsidRPr="004A3E27">
        <w:t xml:space="preserve"> cp. Ps. 88:38.</w:t>
      </w:r>
    </w:p>
  </w:footnote>
  <w:footnote w:id="68">
    <w:p w:rsidR="005A57E3" w:rsidRPr="004A3E27" w:rsidRDefault="005A57E3" w:rsidP="00CF35A1">
      <w:pPr>
        <w:pStyle w:val="FootnoteText"/>
      </w:pPr>
      <w:r w:rsidRPr="004A3E27">
        <w:rPr>
          <w:rStyle w:val="FootnoteReference"/>
        </w:rPr>
        <w:footnoteRef/>
      </w:r>
      <w:r w:rsidRPr="004A3E27">
        <w:t xml:space="preserve"> cp. Ps. 118:72.</w:t>
      </w:r>
    </w:p>
  </w:footnote>
  <w:footnote w:id="69">
    <w:p w:rsidR="005A57E3" w:rsidRPr="004A3E27" w:rsidRDefault="005A57E3"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0">
    <w:p w:rsidR="005A57E3" w:rsidRPr="004A3E27" w:rsidRDefault="005A57E3"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1">
    <w:p w:rsidR="005A57E3" w:rsidRPr="004A3E27" w:rsidRDefault="005A57E3"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2">
    <w:p w:rsidR="005A57E3" w:rsidRPr="004A3E27" w:rsidRDefault="005A57E3"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3">
    <w:p w:rsidR="005A57E3" w:rsidRPr="004A3E27" w:rsidRDefault="005A57E3" w:rsidP="00CF35A1">
      <w:pPr>
        <w:pStyle w:val="FootnoteText"/>
      </w:pPr>
      <w:r w:rsidRPr="004A3E27">
        <w:rPr>
          <w:rStyle w:val="FootnoteReference"/>
        </w:rPr>
        <w:footnoteRef/>
      </w:r>
      <w:r w:rsidRPr="004A3E27">
        <w:t xml:space="preserve"> ‘Christ died that we might live’ (1 Thess. 5:10; 1 Pet. 2:24).</w:t>
      </w:r>
    </w:p>
  </w:footnote>
  <w:footnote w:id="74">
    <w:p w:rsidR="005A57E3" w:rsidRPr="004A3E27" w:rsidRDefault="005A57E3" w:rsidP="00CF35A1">
      <w:pPr>
        <w:pStyle w:val="FootnoteText"/>
      </w:pPr>
      <w:r w:rsidRPr="004A3E27">
        <w:rPr>
          <w:rStyle w:val="FootnoteReference"/>
        </w:rPr>
        <w:footnoteRef/>
      </w:r>
      <w:r w:rsidRPr="004A3E27">
        <w:t xml:space="preserve"> Dawn is one of Christ’s names (cp. Lk. 1:78; Mal. 4:2).</w:t>
      </w:r>
    </w:p>
  </w:footnote>
  <w:footnote w:id="75">
    <w:p w:rsidR="005A57E3" w:rsidRPr="004A3E27" w:rsidRDefault="005A57E3"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6">
    <w:p w:rsidR="005A57E3" w:rsidRPr="004A3E27" w:rsidRDefault="005A57E3" w:rsidP="00CF35A1">
      <w:pPr>
        <w:pStyle w:val="FootnoteText"/>
      </w:pPr>
      <w:r w:rsidRPr="004A3E27">
        <w:rPr>
          <w:rStyle w:val="FootnoteReference"/>
        </w:rPr>
        <w:footnoteRef/>
      </w:r>
      <w:r w:rsidRPr="004A3E27">
        <w:t xml:space="preserve"> Mt. 27:39,43; Wis. 2:12-20.</w:t>
      </w:r>
    </w:p>
  </w:footnote>
  <w:footnote w:id="77">
    <w:p w:rsidR="005A57E3" w:rsidRPr="004A3E27" w:rsidRDefault="005A57E3" w:rsidP="00CF35A1">
      <w:pPr>
        <w:pStyle w:val="FootnoteText"/>
      </w:pPr>
      <w:r w:rsidRPr="004A3E27">
        <w:rPr>
          <w:rStyle w:val="FootnoteReference"/>
        </w:rPr>
        <w:footnoteRef/>
      </w:r>
      <w:r w:rsidRPr="004A3E27">
        <w:t xml:space="preserve"> Lam. 2:16; 3:46.</w:t>
      </w:r>
    </w:p>
  </w:footnote>
  <w:footnote w:id="78">
    <w:p w:rsidR="005A57E3" w:rsidRPr="004A3E27" w:rsidRDefault="005A57E3" w:rsidP="00CF35A1">
      <w:pPr>
        <w:pStyle w:val="FootnoteText"/>
      </w:pPr>
      <w:r w:rsidRPr="004A3E27">
        <w:rPr>
          <w:rStyle w:val="FootnoteReference"/>
        </w:rPr>
        <w:footnoteRef/>
      </w:r>
      <w:r w:rsidRPr="004A3E27">
        <w:t xml:space="preserve"> Jn. 19:37.</w:t>
      </w:r>
    </w:p>
  </w:footnote>
  <w:footnote w:id="79">
    <w:p w:rsidR="005A57E3" w:rsidRPr="004A3E27" w:rsidRDefault="005A57E3" w:rsidP="00CF35A1">
      <w:pPr>
        <w:pStyle w:val="FootnoteText"/>
      </w:pPr>
      <w:r w:rsidRPr="004A3E27">
        <w:rPr>
          <w:rStyle w:val="FootnoteReference"/>
        </w:rPr>
        <w:footnoteRef/>
      </w:r>
      <w:r w:rsidRPr="004A3E27">
        <w:t xml:space="preserve"> Jn. 19:24.</w:t>
      </w:r>
    </w:p>
  </w:footnote>
  <w:footnote w:id="80">
    <w:p w:rsidR="005A57E3" w:rsidRPr="004A3E27" w:rsidRDefault="005A57E3"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1">
    <w:p w:rsidR="005A57E3" w:rsidRPr="004A3E27" w:rsidRDefault="005A57E3" w:rsidP="00CF35A1">
      <w:pPr>
        <w:pStyle w:val="FootnoteText"/>
      </w:pPr>
      <w:r w:rsidRPr="004A3E27">
        <w:rPr>
          <w:rStyle w:val="FootnoteReference"/>
        </w:rPr>
        <w:footnoteRef/>
      </w:r>
      <w:r w:rsidRPr="004A3E27">
        <w:t xml:space="preserve"> Hebrews 2:12.</w:t>
      </w:r>
    </w:p>
  </w:footnote>
  <w:footnote w:id="82">
    <w:p w:rsidR="005A57E3" w:rsidRPr="004A3E27" w:rsidRDefault="005A57E3"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3">
    <w:p w:rsidR="005A57E3" w:rsidRPr="004A3E27" w:rsidRDefault="005A57E3" w:rsidP="00CF35A1">
      <w:pPr>
        <w:pStyle w:val="FootnoteText"/>
      </w:pPr>
      <w:r w:rsidRPr="004A3E27">
        <w:rPr>
          <w:rStyle w:val="FootnoteReference"/>
        </w:rPr>
        <w:footnoteRef/>
      </w:r>
      <w:r w:rsidRPr="004A3E27">
        <w:t xml:space="preserve"> Romans 3:24-26; John 17:4; 19:30.</w:t>
      </w:r>
    </w:p>
  </w:footnote>
  <w:footnote w:id="84">
    <w:p w:rsidR="005A57E3" w:rsidRPr="004A3E27" w:rsidRDefault="005A57E3"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5">
    <w:p w:rsidR="005A57E3" w:rsidRPr="004A3E27" w:rsidRDefault="005A57E3" w:rsidP="00CF35A1">
      <w:pPr>
        <w:pStyle w:val="FootnoteText"/>
      </w:pPr>
      <w:r w:rsidRPr="004A3E27">
        <w:rPr>
          <w:rStyle w:val="FootnoteReference"/>
        </w:rPr>
        <w:footnoteRef/>
      </w:r>
      <w:r w:rsidRPr="004A3E27">
        <w:t xml:space="preserve"> cp. Ephes. 5:18.</w:t>
      </w:r>
    </w:p>
  </w:footnote>
  <w:footnote w:id="86">
    <w:p w:rsidR="005A57E3" w:rsidRPr="004A3E27" w:rsidRDefault="005A57E3" w:rsidP="00CF35A1">
      <w:pPr>
        <w:pStyle w:val="FootnoteText"/>
      </w:pPr>
      <w:r w:rsidRPr="004A3E27">
        <w:rPr>
          <w:rStyle w:val="FootnoteReference"/>
        </w:rPr>
        <w:footnoteRef/>
      </w:r>
      <w:r w:rsidRPr="004A3E27">
        <w:t xml:space="preserve"> cp. Ps. 26:4.</w:t>
      </w:r>
    </w:p>
  </w:footnote>
  <w:footnote w:id="87">
    <w:p w:rsidR="005A57E3" w:rsidRPr="004A3E27" w:rsidRDefault="005A57E3" w:rsidP="00CF35A1">
      <w:pPr>
        <w:pStyle w:val="FootnoteText"/>
      </w:pPr>
      <w:r w:rsidRPr="004A3E27">
        <w:rPr>
          <w:rStyle w:val="FootnoteReference"/>
        </w:rPr>
        <w:footnoteRef/>
      </w:r>
      <w:r w:rsidRPr="004A3E27">
        <w:t xml:space="preserve"> 1 Cor. 10:26-28; cp. Psalm 49:12.</w:t>
      </w:r>
    </w:p>
  </w:footnote>
  <w:footnote w:id="88">
    <w:p w:rsidR="005A57E3" w:rsidRPr="004A3E27" w:rsidRDefault="005A57E3" w:rsidP="00CF35A1">
      <w:pPr>
        <w:pStyle w:val="FootnoteText"/>
      </w:pPr>
      <w:r w:rsidRPr="004A3E27">
        <w:rPr>
          <w:rStyle w:val="FootnoteReference"/>
        </w:rPr>
        <w:footnoteRef/>
      </w:r>
      <w:r w:rsidRPr="004A3E27">
        <w:t xml:space="preserve"> Is. 2:2; Dan. 2:35; 1 Cor. 10:4.</w:t>
      </w:r>
    </w:p>
  </w:footnote>
  <w:footnote w:id="89">
    <w:p w:rsidR="005A57E3" w:rsidRPr="004A3E27" w:rsidRDefault="005A57E3"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0">
    <w:p w:rsidR="005A57E3" w:rsidRPr="004A3E27" w:rsidRDefault="005A57E3"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1">
    <w:p w:rsidR="005A57E3" w:rsidRPr="004A3E27" w:rsidRDefault="005A57E3"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2">
    <w:p w:rsidR="005A57E3" w:rsidRPr="004A3E27" w:rsidRDefault="005A57E3"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3">
    <w:p w:rsidR="005A57E3" w:rsidRPr="004A3E27" w:rsidRDefault="005A57E3"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4">
    <w:p w:rsidR="005A57E3" w:rsidRPr="004A3E27" w:rsidRDefault="005A57E3"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5">
    <w:p w:rsidR="005A57E3" w:rsidRPr="004A3E27" w:rsidRDefault="005A57E3"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6">
    <w:p w:rsidR="005A57E3" w:rsidRPr="004A3E27" w:rsidRDefault="005A57E3"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7">
    <w:p w:rsidR="005A57E3" w:rsidRPr="004A3E27" w:rsidRDefault="005A57E3" w:rsidP="002D71F0">
      <w:pPr>
        <w:pStyle w:val="FootnoteText"/>
      </w:pPr>
      <w:r w:rsidRPr="004A3E27">
        <w:rPr>
          <w:rStyle w:val="FootnoteReference"/>
        </w:rPr>
        <w:footnoteRef/>
      </w:r>
      <w:r w:rsidRPr="004A3E27">
        <w:t xml:space="preserve"> churches: assemblies, gatherings, congregations (not buildings).</w:t>
      </w:r>
    </w:p>
  </w:footnote>
  <w:footnote w:id="98">
    <w:p w:rsidR="005A57E3" w:rsidRPr="004A3E27" w:rsidRDefault="005A57E3"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9">
    <w:p w:rsidR="005A57E3" w:rsidRPr="004A3E27" w:rsidRDefault="005A57E3"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5A57E3" w:rsidRPr="004A3E27" w:rsidRDefault="005A57E3" w:rsidP="002D71F0">
      <w:pPr>
        <w:pStyle w:val="FootnoteText"/>
      </w:pPr>
      <w:r w:rsidRPr="004A3E27">
        <w:tab/>
        <w:t>‘No sweeter fragrance than to follow Christ,</w:t>
      </w:r>
    </w:p>
    <w:p w:rsidR="005A57E3" w:rsidRPr="004A3E27" w:rsidRDefault="005A57E3" w:rsidP="002D71F0">
      <w:pPr>
        <w:pStyle w:val="FootnoteText"/>
      </w:pPr>
      <w:r w:rsidRPr="004A3E27">
        <w:tab/>
        <w:t>when man makes offerings of a holy life,</w:t>
      </w:r>
    </w:p>
    <w:p w:rsidR="005A57E3" w:rsidRPr="004A3E27" w:rsidRDefault="005A57E3" w:rsidP="002D71F0">
      <w:pPr>
        <w:pStyle w:val="FootnoteText"/>
      </w:pPr>
      <w:r w:rsidRPr="004A3E27">
        <w:tab/>
        <w:t>and offers golden deeds in sacrifice’ (St. Prosper).</w:t>
      </w:r>
    </w:p>
  </w:footnote>
  <w:footnote w:id="100">
    <w:p w:rsidR="005A57E3" w:rsidRPr="004A3E27" w:rsidRDefault="005A57E3" w:rsidP="002D71F0">
      <w:pPr>
        <w:pStyle w:val="FootnoteText"/>
      </w:pPr>
      <w:r w:rsidRPr="004A3E27">
        <w:rPr>
          <w:rStyle w:val="FootnoteReference"/>
        </w:rPr>
        <w:footnoteRef/>
      </w:r>
      <w:r w:rsidRPr="004A3E27">
        <w:t xml:space="preserve"> cp. Psalm 21:11.</w:t>
      </w:r>
    </w:p>
  </w:footnote>
  <w:footnote w:id="101">
    <w:p w:rsidR="005A57E3" w:rsidRPr="004A3E27" w:rsidRDefault="005A57E3" w:rsidP="002D71F0">
      <w:pPr>
        <w:pStyle w:val="FootnoteText"/>
      </w:pPr>
      <w:r w:rsidRPr="004A3E27">
        <w:rPr>
          <w:rStyle w:val="FootnoteReference"/>
        </w:rPr>
        <w:footnoteRef/>
      </w:r>
      <w:r w:rsidRPr="004A3E27">
        <w:t xml:space="preserve"> cp. Isaiah 5:12.</w:t>
      </w:r>
    </w:p>
  </w:footnote>
  <w:footnote w:id="102">
    <w:p w:rsidR="005A57E3" w:rsidRPr="004A3E27" w:rsidRDefault="005A57E3" w:rsidP="002D71F0">
      <w:pPr>
        <w:pStyle w:val="FootnoteText"/>
      </w:pPr>
      <w:r w:rsidRPr="004A3E27">
        <w:rPr>
          <w:rStyle w:val="FootnoteReference"/>
        </w:rPr>
        <w:footnoteRef/>
      </w:r>
      <w:r w:rsidRPr="004A3E27">
        <w:t xml:space="preserve"> Cp. Isaiah 40:11; John 10:11.</w:t>
      </w:r>
    </w:p>
  </w:footnote>
  <w:footnote w:id="103">
    <w:p w:rsidR="005A57E3" w:rsidRPr="004A3E27" w:rsidRDefault="005A57E3" w:rsidP="002D71F0">
      <w:pPr>
        <w:pStyle w:val="FootnoteText"/>
      </w:pPr>
      <w:r w:rsidRPr="004A3E27">
        <w:rPr>
          <w:rStyle w:val="FootnoteReference"/>
        </w:rPr>
        <w:footnoteRef/>
      </w:r>
      <w:r w:rsidRPr="004A3E27">
        <w:t xml:space="preserve"> Cp. Exodus 9:23. In thunderstorms deer often cast their young.</w:t>
      </w:r>
    </w:p>
  </w:footnote>
  <w:footnote w:id="104">
    <w:p w:rsidR="005A57E3" w:rsidRPr="004A3E27" w:rsidRDefault="005A57E3"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5">
    <w:p w:rsidR="005A57E3" w:rsidRPr="004A3E27" w:rsidRDefault="005A57E3"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6">
    <w:p w:rsidR="005A57E3" w:rsidRPr="004A3E27" w:rsidRDefault="005A57E3"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7">
    <w:p w:rsidR="005A57E3" w:rsidRPr="004A3E27" w:rsidRDefault="005A57E3" w:rsidP="002D71F0">
      <w:pPr>
        <w:pStyle w:val="FootnoteText"/>
      </w:pPr>
      <w:r w:rsidRPr="004A3E27">
        <w:rPr>
          <w:rStyle w:val="FootnoteReference"/>
        </w:rPr>
        <w:footnoteRef/>
      </w:r>
      <w:r w:rsidRPr="004A3E27">
        <w:t xml:space="preserve"> Blood signifies death (cp. Lev. 17:14).</w:t>
      </w:r>
    </w:p>
  </w:footnote>
  <w:footnote w:id="108">
    <w:p w:rsidR="005A57E3" w:rsidRPr="004A3E27" w:rsidRDefault="005A57E3"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9">
    <w:p w:rsidR="005A57E3" w:rsidRPr="004A3E27" w:rsidRDefault="005A57E3"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0">
    <w:p w:rsidR="005A57E3" w:rsidRPr="004A3E27" w:rsidRDefault="005A57E3" w:rsidP="002D71F0">
      <w:pPr>
        <w:pStyle w:val="FootnoteText"/>
      </w:pPr>
      <w:r w:rsidRPr="004A3E27">
        <w:rPr>
          <w:rStyle w:val="FootnoteReference"/>
        </w:rPr>
        <w:footnoteRef/>
      </w:r>
      <w:r w:rsidRPr="004A3E27">
        <w:t xml:space="preserve"> Luke 23:46.</w:t>
      </w:r>
    </w:p>
  </w:footnote>
  <w:footnote w:id="111">
    <w:p w:rsidR="005A57E3" w:rsidRPr="004A3E27" w:rsidRDefault="005A57E3"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2">
    <w:p w:rsidR="005A57E3" w:rsidRPr="004A3E27" w:rsidRDefault="005A57E3"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3">
    <w:p w:rsidR="005A57E3" w:rsidRPr="004A3E27" w:rsidRDefault="005A57E3" w:rsidP="002D71F0">
      <w:pPr>
        <w:pStyle w:val="FootnoteText"/>
      </w:pPr>
      <w:r w:rsidRPr="004A3E27">
        <w:rPr>
          <w:rStyle w:val="FootnoteReference"/>
        </w:rPr>
        <w:footnoteRef/>
      </w:r>
      <w:r w:rsidRPr="004A3E27">
        <w:t xml:space="preserve"> The sense of separation from God is the great illusion and madness.</w:t>
      </w:r>
    </w:p>
  </w:footnote>
  <w:footnote w:id="114">
    <w:p w:rsidR="005A57E3" w:rsidRPr="004A3E27" w:rsidRDefault="005A57E3"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5">
    <w:p w:rsidR="005A57E3" w:rsidRPr="004A3E27" w:rsidRDefault="005A57E3"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6">
    <w:p w:rsidR="005A57E3" w:rsidRPr="004A3E27" w:rsidRDefault="005A57E3"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7">
    <w:p w:rsidR="005A57E3" w:rsidRPr="004A3E27" w:rsidRDefault="005A57E3" w:rsidP="002D71F0">
      <w:pPr>
        <w:pStyle w:val="FootnoteText"/>
      </w:pPr>
      <w:r w:rsidRPr="004A3E27">
        <w:rPr>
          <w:rStyle w:val="FootnoteReference"/>
        </w:rPr>
        <w:footnoteRef/>
      </w:r>
      <w:r w:rsidRPr="004A3E27">
        <w:t xml:space="preserve"> Man is made for happiness, fruit of grace, forgiveness, right relations, holiness.</w:t>
      </w:r>
    </w:p>
  </w:footnote>
  <w:footnote w:id="118">
    <w:p w:rsidR="005A57E3" w:rsidRPr="004A3E27" w:rsidRDefault="005A57E3"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9">
    <w:p w:rsidR="005A57E3" w:rsidRPr="004A3E27" w:rsidRDefault="005A57E3"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0">
    <w:p w:rsidR="005A57E3" w:rsidRPr="004A3E27" w:rsidRDefault="005A57E3" w:rsidP="00950468">
      <w:pPr>
        <w:pStyle w:val="FootnoteText"/>
      </w:pPr>
      <w:r w:rsidRPr="004A3E27">
        <w:rPr>
          <w:rStyle w:val="FootnoteReference"/>
        </w:rPr>
        <w:footnoteRef/>
      </w:r>
      <w:r w:rsidRPr="004A3E27">
        <w:t xml:space="preserve"> Naturally and spiritually (Jn. 3:3-6).</w:t>
      </w:r>
    </w:p>
  </w:footnote>
  <w:footnote w:id="121">
    <w:p w:rsidR="005A57E3" w:rsidRPr="004A3E27" w:rsidRDefault="005A57E3"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2">
    <w:p w:rsidR="005A57E3" w:rsidRPr="004A3E27" w:rsidRDefault="005A57E3" w:rsidP="00950468">
      <w:pPr>
        <w:pStyle w:val="FootnoteText"/>
      </w:pPr>
      <w:r w:rsidRPr="004A3E27">
        <w:rPr>
          <w:rStyle w:val="FootnoteReference"/>
        </w:rPr>
        <w:footnoteRef/>
      </w:r>
      <w:r w:rsidRPr="004A3E27">
        <w:t xml:space="preserve"> ‘The land of the living.’</w:t>
      </w:r>
    </w:p>
  </w:footnote>
  <w:footnote w:id="123">
    <w:p w:rsidR="005A57E3" w:rsidRPr="004A3E27" w:rsidRDefault="005A57E3"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4">
    <w:p w:rsidR="005A57E3" w:rsidRPr="004A3E27" w:rsidRDefault="005A57E3" w:rsidP="00950468">
      <w:pPr>
        <w:pStyle w:val="FootnoteText"/>
      </w:pPr>
      <w:r w:rsidRPr="004A3E27">
        <w:rPr>
          <w:rStyle w:val="FootnoteReference"/>
        </w:rPr>
        <w:footnoteRef/>
      </w:r>
      <w:r w:rsidRPr="004A3E27">
        <w:t xml:space="preserve"> John 19:1; Mt. 27:26.</w:t>
      </w:r>
    </w:p>
  </w:footnote>
  <w:footnote w:id="125">
    <w:p w:rsidR="005A57E3" w:rsidRPr="004A3E27" w:rsidRDefault="005A57E3" w:rsidP="00950468">
      <w:pPr>
        <w:pStyle w:val="FootnoteText"/>
      </w:pPr>
      <w:r w:rsidRPr="004A3E27">
        <w:rPr>
          <w:rStyle w:val="FootnoteReference"/>
        </w:rPr>
        <w:footnoteRef/>
      </w:r>
      <w:r w:rsidRPr="004A3E27">
        <w:t xml:space="preserve"> cp. Psalm 21:21.</w:t>
      </w:r>
    </w:p>
  </w:footnote>
  <w:footnote w:id="126">
    <w:p w:rsidR="005A57E3" w:rsidRPr="004A3E27" w:rsidRDefault="005A57E3" w:rsidP="00950468">
      <w:pPr>
        <w:pStyle w:val="FootnoteText"/>
      </w:pPr>
      <w:r w:rsidRPr="004A3E27">
        <w:rPr>
          <w:rStyle w:val="FootnoteReference"/>
        </w:rPr>
        <w:footnoteRef/>
      </w:r>
      <w:r w:rsidRPr="004A3E27">
        <w:t xml:space="preserve"> cp. John 15:25.</w:t>
      </w:r>
    </w:p>
  </w:footnote>
  <w:footnote w:id="127">
    <w:p w:rsidR="005A57E3" w:rsidRPr="004A3E27" w:rsidRDefault="005A57E3" w:rsidP="00950468">
      <w:pPr>
        <w:pStyle w:val="FootnoteText"/>
      </w:pPr>
      <w:r w:rsidRPr="004A3E27">
        <w:rPr>
          <w:rStyle w:val="FootnoteReference"/>
        </w:rPr>
        <w:footnoteRef/>
      </w:r>
      <w:r w:rsidRPr="004A3E27">
        <w:t xml:space="preserve"> cp. Psalm 36:30.</w:t>
      </w:r>
    </w:p>
  </w:footnote>
  <w:footnote w:id="128">
    <w:p w:rsidR="005A57E3" w:rsidRPr="004A3E27" w:rsidRDefault="005A57E3" w:rsidP="00950468">
      <w:pPr>
        <w:pStyle w:val="FootnoteText"/>
      </w:pPr>
      <w:r w:rsidRPr="004A3E27">
        <w:rPr>
          <w:rStyle w:val="FootnoteReference"/>
        </w:rPr>
        <w:footnoteRef/>
      </w:r>
      <w:r w:rsidRPr="004A3E27">
        <w:t xml:space="preserve"> cp. Psalm 109:7.</w:t>
      </w:r>
    </w:p>
  </w:footnote>
  <w:footnote w:id="129">
    <w:p w:rsidR="005A57E3" w:rsidRPr="004A3E27" w:rsidRDefault="005A57E3"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0">
    <w:p w:rsidR="005A57E3" w:rsidRPr="004A3E27" w:rsidRDefault="005A57E3" w:rsidP="00950468">
      <w:pPr>
        <w:pStyle w:val="FootnoteText"/>
      </w:pPr>
      <w:r w:rsidRPr="004A3E27">
        <w:rPr>
          <w:rStyle w:val="FootnoteReference"/>
        </w:rPr>
        <w:footnoteRef/>
      </w:r>
      <w:r w:rsidRPr="004A3E27">
        <w:t xml:space="preserve"> ‘The Prophet asks to be free from passion’ (St. Athanasius).</w:t>
      </w:r>
    </w:p>
  </w:footnote>
  <w:footnote w:id="131">
    <w:p w:rsidR="005A57E3" w:rsidRPr="004A3E27" w:rsidRDefault="005A57E3" w:rsidP="00950468">
      <w:pPr>
        <w:pStyle w:val="FootnoteText"/>
      </w:pPr>
      <w:r w:rsidRPr="004A3E27">
        <w:rPr>
          <w:rStyle w:val="FootnoteReference"/>
        </w:rPr>
        <w:footnoteRef/>
      </w:r>
      <w:r w:rsidRPr="004A3E27">
        <w:t xml:space="preserve"> Prov. 24:19.</w:t>
      </w:r>
    </w:p>
  </w:footnote>
  <w:footnote w:id="132">
    <w:p w:rsidR="005A57E3" w:rsidRPr="004A3E27" w:rsidRDefault="005A57E3"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3">
    <w:p w:rsidR="005A57E3" w:rsidRPr="004A3E27" w:rsidRDefault="005A57E3"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4">
    <w:p w:rsidR="005A57E3" w:rsidRPr="004A3E27" w:rsidRDefault="005A57E3"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5">
    <w:p w:rsidR="005A57E3" w:rsidRPr="004A3E27" w:rsidRDefault="005A57E3"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6">
    <w:p w:rsidR="005A57E3" w:rsidRPr="004A3E27" w:rsidRDefault="005A57E3"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7">
    <w:p w:rsidR="005A57E3" w:rsidRPr="004A3E27" w:rsidRDefault="005A57E3"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8">
    <w:p w:rsidR="005A57E3" w:rsidRPr="004A3E27" w:rsidRDefault="005A57E3" w:rsidP="00950468">
      <w:pPr>
        <w:pStyle w:val="FootnoteText"/>
      </w:pPr>
      <w:r w:rsidRPr="004A3E27">
        <w:rPr>
          <w:rStyle w:val="FootnoteReference"/>
        </w:rPr>
        <w:footnoteRef/>
      </w:r>
      <w:r w:rsidRPr="004A3E27">
        <w:t xml:space="preserve"> ‘Remove sin, and then whatever you see in man is of God’ (St. Augustine)</w:t>
      </w:r>
    </w:p>
  </w:footnote>
  <w:footnote w:id="139">
    <w:p w:rsidR="005A57E3" w:rsidRPr="004A3E27" w:rsidRDefault="005A57E3" w:rsidP="00950468">
      <w:pPr>
        <w:pStyle w:val="FootnoteText"/>
      </w:pPr>
      <w:r w:rsidRPr="004A3E27">
        <w:rPr>
          <w:rStyle w:val="FootnoteReference"/>
        </w:rPr>
        <w:footnoteRef/>
      </w:r>
      <w:r w:rsidRPr="004A3E27">
        <w:t xml:space="preserve"> Compare Ps. 36:1, 37 with Proverbs 24: 19-20 (RSV) and Mt. 5:5-9.</w:t>
      </w:r>
    </w:p>
  </w:footnote>
  <w:footnote w:id="140">
    <w:p w:rsidR="005A57E3" w:rsidRPr="004A3E27" w:rsidRDefault="005A57E3" w:rsidP="00950468">
      <w:pPr>
        <w:pStyle w:val="FootnoteText"/>
      </w:pPr>
      <w:r w:rsidRPr="004A3E27">
        <w:rPr>
          <w:rStyle w:val="FootnoteReference"/>
        </w:rPr>
        <w:footnoteRef/>
      </w:r>
      <w:r w:rsidRPr="004A3E27">
        <w:t xml:space="preserve"> cp. Heb. 12:5-13. Psalm 6:2 is identical with 37:2.</w:t>
      </w:r>
    </w:p>
  </w:footnote>
  <w:footnote w:id="141">
    <w:p w:rsidR="005A57E3" w:rsidRPr="004A3E27" w:rsidRDefault="005A57E3" w:rsidP="00950468">
      <w:pPr>
        <w:pStyle w:val="FootnoteText"/>
      </w:pPr>
      <w:r w:rsidRPr="004A3E27">
        <w:rPr>
          <w:rStyle w:val="FootnoteReference"/>
        </w:rPr>
        <w:footnoteRef/>
      </w:r>
      <w:r w:rsidRPr="004A3E27">
        <w:t xml:space="preserve"> cp. Mt. 19:20. ‘One thing you lack’ (Mk. 10:21).</w:t>
      </w:r>
    </w:p>
  </w:footnote>
  <w:footnote w:id="142">
    <w:p w:rsidR="005A57E3" w:rsidRPr="004A3E27" w:rsidRDefault="005A57E3"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3">
    <w:p w:rsidR="005A57E3" w:rsidRPr="004A3E27" w:rsidRDefault="005A57E3"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4">
    <w:p w:rsidR="005A57E3" w:rsidRPr="004A3E27" w:rsidRDefault="005A57E3" w:rsidP="00950468">
      <w:pPr>
        <w:pStyle w:val="FootnoteText"/>
      </w:pPr>
      <w:r w:rsidRPr="004A3E27">
        <w:rPr>
          <w:rStyle w:val="FootnoteReference"/>
        </w:rPr>
        <w:footnoteRef/>
      </w:r>
      <w:r w:rsidRPr="004A3E27">
        <w:t xml:space="preserve"> cp. 1 Sam. 15:22. Love shown in obedience is the true sacrifice.</w:t>
      </w:r>
    </w:p>
  </w:footnote>
  <w:footnote w:id="145">
    <w:p w:rsidR="005A57E3" w:rsidRPr="004A3E27" w:rsidRDefault="005A57E3"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6">
    <w:p w:rsidR="005A57E3" w:rsidRPr="004A3E27" w:rsidRDefault="005A57E3" w:rsidP="00950468">
      <w:pPr>
        <w:pStyle w:val="FootnoteText"/>
      </w:pPr>
      <w:r w:rsidRPr="004A3E27">
        <w:rPr>
          <w:rStyle w:val="FootnoteReference"/>
        </w:rPr>
        <w:footnoteRef/>
      </w:r>
      <w:r w:rsidRPr="004A3E27">
        <w:t xml:space="preserve"> The great universal Church (cp. St. Athanasius).</w:t>
      </w:r>
    </w:p>
  </w:footnote>
  <w:footnote w:id="147">
    <w:p w:rsidR="005A57E3" w:rsidRPr="004A3E27" w:rsidRDefault="005A57E3" w:rsidP="00950468">
      <w:pPr>
        <w:pStyle w:val="FootnoteText"/>
      </w:pPr>
      <w:r w:rsidRPr="004A3E27">
        <w:rPr>
          <w:rStyle w:val="FootnoteReference"/>
        </w:rPr>
        <w:footnoteRef/>
      </w:r>
      <w:r w:rsidRPr="004A3E27">
        <w:t xml:space="preserve"> John 13:30.</w:t>
      </w:r>
    </w:p>
  </w:footnote>
  <w:footnote w:id="148">
    <w:p w:rsidR="005A57E3" w:rsidRPr="004A3E27" w:rsidRDefault="005A57E3"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9">
    <w:p w:rsidR="005A57E3" w:rsidRPr="004A3E27" w:rsidRDefault="005A57E3"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0">
    <w:p w:rsidR="005A57E3" w:rsidRPr="004A3E27" w:rsidRDefault="005A57E3" w:rsidP="00950468">
      <w:pPr>
        <w:pStyle w:val="FootnoteText"/>
      </w:pPr>
      <w:r w:rsidRPr="004A3E27">
        <w:rPr>
          <w:rStyle w:val="FootnoteReference"/>
        </w:rPr>
        <w:footnoteRef/>
      </w:r>
      <w:r w:rsidRPr="004A3E27">
        <w:t xml:space="preserve"> With the Gospel of forgiveness (1 Sam. 24:17-20; Lk. 23:34).</w:t>
      </w:r>
    </w:p>
  </w:footnote>
  <w:footnote w:id="151">
    <w:p w:rsidR="005A57E3" w:rsidRPr="004A3E27" w:rsidRDefault="005A57E3"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2">
    <w:p w:rsidR="005A57E3" w:rsidRPr="004A3E27" w:rsidRDefault="005A57E3"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3">
    <w:p w:rsidR="005A57E3" w:rsidRPr="004A3E27" w:rsidRDefault="005A57E3"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4">
    <w:p w:rsidR="005A57E3" w:rsidRPr="004A3E27" w:rsidRDefault="005A57E3"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5">
    <w:p w:rsidR="005A57E3" w:rsidRPr="004A3E27" w:rsidRDefault="005A57E3"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6">
    <w:p w:rsidR="005A57E3" w:rsidRPr="004A3E27" w:rsidRDefault="005A57E3"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7">
    <w:p w:rsidR="005A57E3" w:rsidRPr="004A3E27" w:rsidRDefault="005A57E3" w:rsidP="00950468">
      <w:pPr>
        <w:pStyle w:val="FootnoteText"/>
      </w:pPr>
      <w:r w:rsidRPr="004A3E27">
        <w:rPr>
          <w:rStyle w:val="FootnoteReference"/>
        </w:rPr>
        <w:footnoteRef/>
      </w:r>
      <w:r w:rsidRPr="004A3E27">
        <w:t xml:space="preserve"> cp. Rev. 19:11-16.</w:t>
      </w:r>
    </w:p>
  </w:footnote>
  <w:footnote w:id="158">
    <w:p w:rsidR="005A57E3" w:rsidRPr="004A3E27" w:rsidRDefault="005A57E3"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9">
    <w:p w:rsidR="005A57E3" w:rsidRPr="004A3E27" w:rsidRDefault="005A57E3"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0">
    <w:p w:rsidR="005A57E3" w:rsidRPr="004A3E27" w:rsidRDefault="005A57E3"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1">
    <w:p w:rsidR="005A57E3" w:rsidRPr="004A3E27" w:rsidRDefault="005A57E3" w:rsidP="00950468">
      <w:pPr>
        <w:pStyle w:val="FootnoteText"/>
      </w:pPr>
      <w:r w:rsidRPr="004A3E27">
        <w:rPr>
          <w:rStyle w:val="FootnoteReference"/>
        </w:rPr>
        <w:footnoteRef/>
      </w:r>
      <w:r w:rsidRPr="004A3E27">
        <w:t xml:space="preserve"> Rev. 22:1.</w:t>
      </w:r>
    </w:p>
  </w:footnote>
  <w:footnote w:id="162">
    <w:p w:rsidR="005A57E3" w:rsidRPr="004A3E27" w:rsidRDefault="005A57E3"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3">
    <w:p w:rsidR="005A57E3" w:rsidRPr="004A3E27" w:rsidRDefault="005A57E3" w:rsidP="00950468">
      <w:pPr>
        <w:pStyle w:val="FootnoteText"/>
      </w:pPr>
      <w:r w:rsidRPr="004A3E27">
        <w:rPr>
          <w:rStyle w:val="FootnoteReference"/>
        </w:rPr>
        <w:footnoteRef/>
      </w:r>
      <w:r w:rsidRPr="004A3E27">
        <w:t xml:space="preserve"> cp. 75:4; Is. 2:4; 11:9; 65:25; Hos. 2:18; Zac. 9:10.</w:t>
      </w:r>
    </w:p>
  </w:footnote>
  <w:footnote w:id="164">
    <w:p w:rsidR="005A57E3" w:rsidRPr="004A3E27" w:rsidRDefault="005A57E3"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5">
    <w:p w:rsidR="005A57E3" w:rsidRPr="004A3E27" w:rsidRDefault="005A57E3" w:rsidP="00A6346F">
      <w:pPr>
        <w:pStyle w:val="FootnoteText"/>
      </w:pPr>
      <w:r w:rsidRPr="004A3E27">
        <w:rPr>
          <w:rStyle w:val="FootnoteReference"/>
        </w:rPr>
        <w:footnoteRef/>
      </w:r>
      <w:r w:rsidRPr="004A3E27">
        <w:t xml:space="preserve"> ‘The calling of the Gentiles is to be understood, as in 71:9’ (St. Athanasius).</w:t>
      </w:r>
    </w:p>
  </w:footnote>
  <w:footnote w:id="166">
    <w:p w:rsidR="005A57E3" w:rsidRPr="004A3E27" w:rsidRDefault="005A57E3" w:rsidP="00A6346F">
      <w:pPr>
        <w:pStyle w:val="FootnoteText"/>
      </w:pPr>
      <w:r w:rsidRPr="004A3E27">
        <w:rPr>
          <w:rStyle w:val="FootnoteReference"/>
        </w:rPr>
        <w:footnoteRef/>
      </w:r>
      <w:r w:rsidRPr="004A3E27">
        <w:t xml:space="preserve"> Cp. Heb. 12:28,29; Deut. 4:24; 9:3; 10:17-21; Neh. 1:5; Zeph. 2:11.</w:t>
      </w:r>
    </w:p>
  </w:footnote>
  <w:footnote w:id="167">
    <w:p w:rsidR="005A57E3" w:rsidRPr="004A3E27" w:rsidRDefault="005A57E3" w:rsidP="00A6346F">
      <w:pPr>
        <w:pStyle w:val="FootnoteText"/>
      </w:pPr>
      <w:r w:rsidRPr="004A3E27">
        <w:rPr>
          <w:rStyle w:val="FootnoteReference"/>
        </w:rPr>
        <w:footnoteRef/>
      </w:r>
      <w:r w:rsidRPr="004A3E27">
        <w:t xml:space="preserve"> Cp. Ex. 15:17; Is. 58:14: I Pet. 1:4.</w:t>
      </w:r>
    </w:p>
  </w:footnote>
  <w:footnote w:id="168">
    <w:p w:rsidR="005A57E3" w:rsidRPr="004A3E27" w:rsidRDefault="005A57E3"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9">
    <w:p w:rsidR="005A57E3" w:rsidRPr="004A3E27" w:rsidRDefault="005A57E3" w:rsidP="00A6346F">
      <w:pPr>
        <w:pStyle w:val="FootnoteText"/>
      </w:pPr>
      <w:r w:rsidRPr="004A3E27">
        <w:rPr>
          <w:rStyle w:val="FootnoteReference"/>
        </w:rPr>
        <w:footnoteRef/>
      </w:r>
      <w:r w:rsidRPr="004A3E27">
        <w:t xml:space="preserve"> ‘Jerusalem is the city of the great King’ (Mt. 5:35). cp. Lam. 2:15.</w:t>
      </w:r>
    </w:p>
  </w:footnote>
  <w:footnote w:id="170">
    <w:p w:rsidR="005A57E3" w:rsidRPr="004A3E27" w:rsidRDefault="005A57E3"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1">
    <w:p w:rsidR="005A57E3" w:rsidRPr="004A3E27" w:rsidRDefault="005A57E3"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2">
    <w:p w:rsidR="005A57E3" w:rsidRPr="004A3E27" w:rsidRDefault="005A57E3"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3">
    <w:p w:rsidR="005A57E3" w:rsidRPr="004A3E27" w:rsidRDefault="005A57E3"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4">
    <w:p w:rsidR="005A57E3" w:rsidRPr="004A3E27" w:rsidRDefault="005A57E3"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5">
    <w:p w:rsidR="005A57E3" w:rsidRPr="004A3E27" w:rsidRDefault="005A57E3"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6">
    <w:p w:rsidR="005A57E3" w:rsidRPr="004A3E27" w:rsidRDefault="005A57E3"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7">
    <w:p w:rsidR="005A57E3" w:rsidRPr="004A3E27" w:rsidRDefault="005A57E3" w:rsidP="00A6346F">
      <w:pPr>
        <w:pStyle w:val="FootnoteText"/>
      </w:pPr>
      <w:r w:rsidRPr="004A3E27">
        <w:rPr>
          <w:rStyle w:val="FootnoteReference"/>
        </w:rPr>
        <w:footnoteRef/>
      </w:r>
      <w:r w:rsidRPr="004A3E27">
        <w:t xml:space="preserve"> Exodus 12:22; John 19:29; Hebrews 9:19.</w:t>
      </w:r>
    </w:p>
  </w:footnote>
  <w:footnote w:id="178">
    <w:p w:rsidR="005A57E3" w:rsidRPr="004A3E27" w:rsidRDefault="005A57E3"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9">
    <w:p w:rsidR="005A57E3" w:rsidRPr="004A3E27" w:rsidRDefault="005A57E3"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0">
    <w:p w:rsidR="005A57E3" w:rsidRPr="004A3E27" w:rsidRDefault="005A57E3"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1">
    <w:p w:rsidR="005A57E3" w:rsidRPr="004A3E27" w:rsidRDefault="005A57E3" w:rsidP="00A6346F">
      <w:pPr>
        <w:pStyle w:val="FootnoteText"/>
      </w:pPr>
      <w:r w:rsidRPr="004A3E27">
        <w:rPr>
          <w:rStyle w:val="FootnoteReference"/>
        </w:rPr>
        <w:footnoteRef/>
      </w:r>
      <w:r w:rsidRPr="004A3E27">
        <w:t xml:space="preserve"> Lk. 10:18; 2 Thess. 1:6.</w:t>
      </w:r>
    </w:p>
  </w:footnote>
  <w:footnote w:id="182">
    <w:p w:rsidR="005A57E3" w:rsidRPr="004A3E27" w:rsidRDefault="005A57E3"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3">
    <w:p w:rsidR="005A57E3" w:rsidRPr="004A3E27" w:rsidRDefault="005A57E3" w:rsidP="00A6346F">
      <w:pPr>
        <w:pStyle w:val="FootnoteText"/>
      </w:pPr>
      <w:r w:rsidRPr="004A3E27">
        <w:rPr>
          <w:rStyle w:val="FootnoteReference"/>
        </w:rPr>
        <w:footnoteRef/>
      </w:r>
      <w:r w:rsidRPr="004A3E27">
        <w:t xml:space="preserve"> cp. 1 Peter 5:7.</w:t>
      </w:r>
    </w:p>
  </w:footnote>
  <w:footnote w:id="184">
    <w:p w:rsidR="005A57E3" w:rsidRPr="004A3E27" w:rsidRDefault="005A57E3" w:rsidP="009E7111">
      <w:pPr>
        <w:pStyle w:val="FootnoteText"/>
      </w:pPr>
      <w:r w:rsidRPr="004A3E27">
        <w:rPr>
          <w:rStyle w:val="FootnoteReference"/>
        </w:rPr>
        <w:footnoteRef/>
      </w:r>
      <w:r w:rsidRPr="004A3E27">
        <w:t xml:space="preserve"> cp. Ephes 6:12; 1 Tim 4:1; Rev. 16:14.</w:t>
      </w:r>
    </w:p>
  </w:footnote>
  <w:footnote w:id="185">
    <w:p w:rsidR="005A57E3" w:rsidRPr="004A3E27" w:rsidRDefault="005A57E3"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6">
    <w:p w:rsidR="005A57E3" w:rsidRPr="004A3E27" w:rsidRDefault="005A57E3"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7">
    <w:p w:rsidR="005A57E3" w:rsidRPr="004A3E27" w:rsidRDefault="005A57E3"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8">
    <w:p w:rsidR="005A57E3" w:rsidRPr="004A3E27" w:rsidRDefault="005A57E3" w:rsidP="009E7111">
      <w:pPr>
        <w:pStyle w:val="FootnoteText"/>
      </w:pPr>
      <w:r w:rsidRPr="004A3E27">
        <w:rPr>
          <w:rStyle w:val="FootnoteReference"/>
        </w:rPr>
        <w:footnoteRef/>
      </w:r>
      <w:r w:rsidRPr="004A3E27">
        <w:t xml:space="preserve"> Verses 8-12 are repeated almost verbatim in Ps. 107:2-6.</w:t>
      </w:r>
    </w:p>
  </w:footnote>
  <w:footnote w:id="189">
    <w:p w:rsidR="005A57E3" w:rsidRPr="004A3E27" w:rsidRDefault="005A57E3" w:rsidP="009E7111">
      <w:pPr>
        <w:pStyle w:val="FootnoteText"/>
      </w:pPr>
      <w:r w:rsidRPr="004A3E27">
        <w:rPr>
          <w:rStyle w:val="FootnoteReference"/>
        </w:rPr>
        <w:footnoteRef/>
      </w:r>
      <w:r w:rsidRPr="004A3E27">
        <w:t xml:space="preserve"> Mercy: love (Luke 10:37).</w:t>
      </w:r>
    </w:p>
  </w:footnote>
  <w:footnote w:id="190">
    <w:p w:rsidR="005A57E3" w:rsidRPr="004A3E27" w:rsidRDefault="005A57E3" w:rsidP="009E7111">
      <w:pPr>
        <w:pStyle w:val="FootnoteText"/>
      </w:pPr>
      <w:r w:rsidRPr="004A3E27">
        <w:rPr>
          <w:rStyle w:val="FootnoteReference"/>
        </w:rPr>
        <w:footnoteRef/>
      </w:r>
      <w:r w:rsidRPr="004A3E27">
        <w:t xml:space="preserve"> cp. Lk. 21:20-24. Warning signals were lit on mountain tops in times of danger.</w:t>
      </w:r>
    </w:p>
  </w:footnote>
  <w:footnote w:id="191">
    <w:p w:rsidR="005A57E3" w:rsidRPr="004A3E27" w:rsidRDefault="005A57E3" w:rsidP="009E7111">
      <w:pPr>
        <w:pStyle w:val="FootnoteText"/>
      </w:pPr>
      <w:r w:rsidRPr="004A3E27">
        <w:rPr>
          <w:rStyle w:val="FootnoteReference"/>
        </w:rPr>
        <w:footnoteRef/>
      </w:r>
      <w:r w:rsidRPr="004A3E27">
        <w:t xml:space="preserve"> Washbowl: i.e. reduced to the most menial servitude.</w:t>
      </w:r>
    </w:p>
  </w:footnote>
  <w:footnote w:id="192">
    <w:p w:rsidR="005A57E3" w:rsidRPr="004A3E27" w:rsidRDefault="005A57E3"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3">
    <w:p w:rsidR="005A57E3" w:rsidRPr="004A3E27" w:rsidRDefault="005A57E3"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4">
    <w:p w:rsidR="005A57E3" w:rsidRPr="004A3E27" w:rsidRDefault="005A57E3" w:rsidP="009E7111">
      <w:pPr>
        <w:pStyle w:val="FootnoteText"/>
      </w:pPr>
      <w:r w:rsidRPr="004A3E27">
        <w:rPr>
          <w:rStyle w:val="FootnoteReference"/>
        </w:rPr>
        <w:footnoteRef/>
      </w:r>
      <w:r w:rsidRPr="004A3E27">
        <w:t xml:space="preserve"> Cp. Lev. 19:35-37; Deut. 25:13-16; Ezek.45:10; Mic. 6:10,11; Prov. 11:1.</w:t>
      </w:r>
    </w:p>
  </w:footnote>
  <w:footnote w:id="195">
    <w:p w:rsidR="005A57E3" w:rsidRPr="004A3E27" w:rsidRDefault="005A57E3" w:rsidP="009E7111">
      <w:pPr>
        <w:pStyle w:val="FootnoteText"/>
      </w:pPr>
      <w:r w:rsidRPr="004A3E27">
        <w:rPr>
          <w:rStyle w:val="FootnoteReference"/>
        </w:rPr>
        <w:footnoteRef/>
      </w:r>
      <w:r w:rsidRPr="004A3E27">
        <w:t xml:space="preserve"> Cp. ‘brood of vipers’ (Matt. 12:34; 23:33).</w:t>
      </w:r>
    </w:p>
  </w:footnote>
  <w:footnote w:id="196">
    <w:p w:rsidR="005A57E3" w:rsidRPr="004A3E27" w:rsidRDefault="005A57E3" w:rsidP="009E7111">
      <w:pPr>
        <w:pStyle w:val="FootnoteText"/>
      </w:pPr>
      <w:r w:rsidRPr="004A3E27">
        <w:rPr>
          <w:rStyle w:val="FootnoteReference"/>
        </w:rPr>
        <w:footnoteRef/>
      </w:r>
      <w:r w:rsidRPr="004A3E27">
        <w:t xml:space="preserve"> Job. 33:14.</w:t>
      </w:r>
    </w:p>
  </w:footnote>
  <w:footnote w:id="197">
    <w:p w:rsidR="005A57E3" w:rsidRPr="004A3E27" w:rsidRDefault="005A57E3" w:rsidP="009E7111">
      <w:pPr>
        <w:pStyle w:val="FootnoteText"/>
      </w:pPr>
      <w:r w:rsidRPr="004A3E27">
        <w:rPr>
          <w:rStyle w:val="FootnoteReference"/>
        </w:rPr>
        <w:footnoteRef/>
      </w:r>
      <w:r w:rsidRPr="004A3E27">
        <w:t xml:space="preserve"> ‘What is this glue? It is love.’ says St. Augustine.</w:t>
      </w:r>
    </w:p>
  </w:footnote>
  <w:footnote w:id="198">
    <w:p w:rsidR="005A57E3" w:rsidRPr="004A3E27" w:rsidRDefault="005A57E3"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9">
    <w:p w:rsidR="005A57E3" w:rsidRPr="004A3E27" w:rsidRDefault="005A57E3" w:rsidP="00C879D4">
      <w:pPr>
        <w:pStyle w:val="FootnoteText"/>
      </w:pPr>
      <w:r w:rsidRPr="004A3E27">
        <w:rPr>
          <w:rStyle w:val="FootnoteReference"/>
        </w:rPr>
        <w:footnoteRef/>
      </w:r>
      <w:r w:rsidRPr="004A3E27">
        <w:t xml:space="preserve"> So the Slavonic (Greek often omits ‘stillest’).</w:t>
      </w:r>
    </w:p>
  </w:footnote>
  <w:footnote w:id="200">
    <w:p w:rsidR="005A57E3" w:rsidRPr="004A3E27" w:rsidRDefault="005A57E3"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1">
    <w:p w:rsidR="005A57E3" w:rsidRPr="004A3E27" w:rsidRDefault="005A57E3"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2">
    <w:p w:rsidR="005A57E3" w:rsidRPr="004A3E27" w:rsidRDefault="005A57E3"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3">
    <w:p w:rsidR="005A57E3" w:rsidRPr="004A3E27" w:rsidRDefault="005A57E3" w:rsidP="00C879D4">
      <w:pPr>
        <w:pStyle w:val="FootnoteText"/>
      </w:pPr>
      <w:r w:rsidRPr="004A3E27">
        <w:rPr>
          <w:rStyle w:val="FootnoteReference"/>
        </w:rPr>
        <w:footnoteRef/>
      </w:r>
      <w:r w:rsidRPr="004A3E27">
        <w:t xml:space="preserve"> See footnote 62. &lt;2 previously&gt;</w:t>
      </w:r>
    </w:p>
  </w:footnote>
  <w:footnote w:id="204">
    <w:p w:rsidR="005A57E3" w:rsidRPr="004A3E27" w:rsidRDefault="005A57E3"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5">
    <w:p w:rsidR="005A57E3" w:rsidRPr="004A3E27" w:rsidRDefault="005A57E3" w:rsidP="00C879D4">
      <w:pPr>
        <w:pStyle w:val="FootnoteText"/>
      </w:pPr>
      <w:r w:rsidRPr="004A3E27">
        <w:rPr>
          <w:rStyle w:val="FootnoteReference"/>
        </w:rPr>
        <w:footnoteRef/>
      </w:r>
      <w:r w:rsidRPr="004A3E27">
        <w:t xml:space="preserve"> ‘What God has planned for His lovers’ (1 Cor. 2:9).</w:t>
      </w:r>
    </w:p>
  </w:footnote>
  <w:footnote w:id="206">
    <w:p w:rsidR="005A57E3" w:rsidRPr="004A3E27" w:rsidRDefault="005A57E3"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7">
    <w:p w:rsidR="005A57E3" w:rsidRPr="004A3E27" w:rsidRDefault="005A57E3"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8">
    <w:p w:rsidR="005A57E3" w:rsidRPr="004A3E27" w:rsidRDefault="005A57E3"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9">
    <w:p w:rsidR="005A57E3" w:rsidRPr="004A3E27" w:rsidRDefault="005A57E3"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0">
    <w:p w:rsidR="005A57E3" w:rsidRPr="004A3E27" w:rsidRDefault="005A57E3"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1">
    <w:p w:rsidR="005A57E3" w:rsidRPr="004A3E27" w:rsidRDefault="005A57E3" w:rsidP="00C879D4">
      <w:pPr>
        <w:pStyle w:val="FootnoteText"/>
      </w:pPr>
      <w:r w:rsidRPr="004A3E27">
        <w:rPr>
          <w:rStyle w:val="FootnoteReference"/>
        </w:rPr>
        <w:footnoteRef/>
      </w:r>
      <w:r w:rsidRPr="004A3E27">
        <w:t xml:space="preserve"> Numbers 10:35. Cp. Exodus 14.</w:t>
      </w:r>
    </w:p>
  </w:footnote>
  <w:footnote w:id="212">
    <w:p w:rsidR="005A57E3" w:rsidRPr="004A3E27" w:rsidRDefault="005A57E3"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3">
    <w:p w:rsidR="005A57E3" w:rsidRPr="004A3E27" w:rsidRDefault="005A57E3" w:rsidP="00C879D4">
      <w:pPr>
        <w:pStyle w:val="FootnoteText"/>
      </w:pPr>
      <w:r w:rsidRPr="004A3E27">
        <w:rPr>
          <w:rStyle w:val="FootnoteReference"/>
        </w:rPr>
        <w:footnoteRef/>
      </w:r>
      <w:r w:rsidRPr="004A3E27">
        <w:t xml:space="preserve"> Luke 4:32.</w:t>
      </w:r>
    </w:p>
  </w:footnote>
  <w:footnote w:id="214">
    <w:p w:rsidR="005A57E3" w:rsidRPr="004A3E27" w:rsidRDefault="005A57E3"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5">
    <w:p w:rsidR="005A57E3" w:rsidRPr="004A3E27" w:rsidRDefault="005A57E3" w:rsidP="00C879D4">
      <w:pPr>
        <w:pStyle w:val="FootnoteText"/>
      </w:pPr>
      <w:r w:rsidRPr="004A3E27">
        <w:rPr>
          <w:rStyle w:val="FootnoteReference"/>
        </w:rPr>
        <w:footnoteRef/>
      </w:r>
      <w:r w:rsidRPr="004A3E27">
        <w:t xml:space="preserve"> Cp. Ephes. 4:8.</w:t>
      </w:r>
    </w:p>
  </w:footnote>
  <w:footnote w:id="216">
    <w:p w:rsidR="005A57E3" w:rsidRPr="004A3E27" w:rsidRDefault="005A57E3"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7">
    <w:p w:rsidR="005A57E3" w:rsidRPr="004A3E27" w:rsidRDefault="005A57E3"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8">
    <w:p w:rsidR="005A57E3" w:rsidRPr="004A3E27" w:rsidRDefault="005A57E3"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9">
    <w:p w:rsidR="005A57E3" w:rsidRPr="004A3E27" w:rsidRDefault="005A57E3"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0">
    <w:p w:rsidR="005A57E3" w:rsidRPr="004A3E27" w:rsidRDefault="005A57E3" w:rsidP="00C879D4">
      <w:pPr>
        <w:pStyle w:val="FootnoteText"/>
      </w:pPr>
      <w:r w:rsidRPr="004A3E27">
        <w:rPr>
          <w:rStyle w:val="FootnoteReference"/>
        </w:rPr>
        <w:footnoteRef/>
      </w:r>
      <w:r w:rsidRPr="004A3E27">
        <w:t xml:space="preserve"> Mk. 15:29; Jn. 2:17; Rom. 15:3.</w:t>
      </w:r>
    </w:p>
  </w:footnote>
  <w:footnote w:id="221">
    <w:p w:rsidR="005A57E3" w:rsidRPr="004A3E27" w:rsidRDefault="005A57E3" w:rsidP="00C879D4">
      <w:pPr>
        <w:pStyle w:val="FootnoteText"/>
      </w:pPr>
      <w:r w:rsidRPr="004A3E27">
        <w:rPr>
          <w:rStyle w:val="FootnoteReference"/>
        </w:rPr>
        <w:footnoteRef/>
      </w:r>
      <w:r w:rsidRPr="004A3E27">
        <w:t xml:space="preserve"> The elders and chief priests.</w:t>
      </w:r>
    </w:p>
  </w:footnote>
  <w:footnote w:id="222">
    <w:p w:rsidR="005A57E3" w:rsidRPr="004A3E27" w:rsidRDefault="005A57E3"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3">
    <w:p w:rsidR="005A57E3" w:rsidRPr="004A3E27" w:rsidRDefault="005A57E3" w:rsidP="00C879D4">
      <w:pPr>
        <w:pStyle w:val="FootnoteText"/>
      </w:pPr>
      <w:r w:rsidRPr="004A3E27">
        <w:rPr>
          <w:rStyle w:val="FootnoteReference"/>
        </w:rPr>
        <w:footnoteRef/>
      </w:r>
      <w:r w:rsidRPr="004A3E27">
        <w:t xml:space="preserve"> Mt. 16:21; Mk. 8:31.</w:t>
      </w:r>
    </w:p>
  </w:footnote>
  <w:footnote w:id="224">
    <w:p w:rsidR="005A57E3" w:rsidRPr="004A3E27" w:rsidRDefault="005A57E3" w:rsidP="00C879D4">
      <w:pPr>
        <w:pStyle w:val="FootnoteText"/>
      </w:pPr>
      <w:r w:rsidRPr="004A3E27">
        <w:rPr>
          <w:rStyle w:val="FootnoteReference"/>
        </w:rPr>
        <w:footnoteRef/>
      </w:r>
      <w:r w:rsidRPr="004A3E27">
        <w:t xml:space="preserve"> Mt. 27:34.</w:t>
      </w:r>
    </w:p>
  </w:footnote>
  <w:footnote w:id="225">
    <w:p w:rsidR="005A57E3" w:rsidRPr="004A3E27" w:rsidRDefault="005A57E3" w:rsidP="00C879D4">
      <w:pPr>
        <w:pStyle w:val="FootnoteText"/>
      </w:pPr>
      <w:r w:rsidRPr="004A3E27">
        <w:rPr>
          <w:rStyle w:val="FootnoteReference"/>
        </w:rPr>
        <w:footnoteRef/>
      </w:r>
      <w:r w:rsidRPr="004A3E27">
        <w:t xml:space="preserve"> Cp. Rom. 11:9,10.</w:t>
      </w:r>
    </w:p>
  </w:footnote>
  <w:footnote w:id="226">
    <w:p w:rsidR="005A57E3" w:rsidRPr="004A3E27" w:rsidRDefault="005A57E3"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7">
    <w:p w:rsidR="005A57E3" w:rsidRPr="004A3E27" w:rsidRDefault="005A57E3" w:rsidP="00C879D4">
      <w:pPr>
        <w:pStyle w:val="FootnoteText"/>
      </w:pPr>
      <w:r w:rsidRPr="004A3E27">
        <w:rPr>
          <w:rStyle w:val="FootnoteReference"/>
        </w:rPr>
        <w:footnoteRef/>
      </w:r>
      <w:r w:rsidRPr="004A3E27">
        <w:t xml:space="preserve"> Ps. 69:3-7 differs only slightly from Ps. 39:15-18.</w:t>
      </w:r>
    </w:p>
  </w:footnote>
  <w:footnote w:id="228">
    <w:p w:rsidR="005A57E3" w:rsidRPr="004A3E27" w:rsidRDefault="005A57E3" w:rsidP="00CA0029">
      <w:pPr>
        <w:pStyle w:val="FootnoteText"/>
      </w:pPr>
      <w:r w:rsidRPr="004A3E27">
        <w:rPr>
          <w:rStyle w:val="FootnoteReference"/>
        </w:rPr>
        <w:footnoteRef/>
      </w:r>
      <w:r w:rsidRPr="004A3E27">
        <w:t xml:space="preserve"> The first three lines of Psalms 70 and 30 are identical. See footnote there.</w:t>
      </w:r>
    </w:p>
  </w:footnote>
  <w:footnote w:id="229">
    <w:p w:rsidR="005A57E3" w:rsidRPr="004A3E27" w:rsidRDefault="005A57E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0">
    <w:p w:rsidR="005A57E3" w:rsidRPr="004A3E27" w:rsidRDefault="005A57E3" w:rsidP="00CA0029">
      <w:pPr>
        <w:pStyle w:val="FootnoteText"/>
      </w:pPr>
      <w:r w:rsidRPr="004A3E27">
        <w:rPr>
          <w:rStyle w:val="FootnoteReference"/>
        </w:rPr>
        <w:footnoteRef/>
      </w:r>
      <w:r w:rsidRPr="004A3E27">
        <w:t xml:space="preserve"> Ephes. 3:10; 4:8.</w:t>
      </w:r>
    </w:p>
  </w:footnote>
  <w:footnote w:id="231">
    <w:p w:rsidR="005A57E3" w:rsidRPr="004A3E27" w:rsidRDefault="005A57E3"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2">
    <w:p w:rsidR="005A57E3" w:rsidRPr="004A3E27" w:rsidRDefault="005A57E3"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3">
    <w:p w:rsidR="005A57E3" w:rsidRPr="004A3E27" w:rsidRDefault="005A57E3"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4">
    <w:p w:rsidR="005A57E3" w:rsidRPr="004A3E27" w:rsidRDefault="005A57E3" w:rsidP="00CA0029">
      <w:pPr>
        <w:pStyle w:val="FootnoteText"/>
      </w:pPr>
      <w:r w:rsidRPr="004A3E27">
        <w:rPr>
          <w:rStyle w:val="FootnoteReference"/>
        </w:rPr>
        <w:footnoteRef/>
      </w:r>
      <w:r w:rsidRPr="004A3E27">
        <w:t xml:space="preserve"> Rivers: Tigris and Euphrates.</w:t>
      </w:r>
    </w:p>
  </w:footnote>
  <w:footnote w:id="235">
    <w:p w:rsidR="005A57E3" w:rsidRPr="004A3E27" w:rsidRDefault="005A57E3" w:rsidP="00CA0029">
      <w:pPr>
        <w:pStyle w:val="FootnoteText"/>
      </w:pPr>
      <w:r w:rsidRPr="004A3E27">
        <w:rPr>
          <w:rStyle w:val="FootnoteReference"/>
        </w:rPr>
        <w:footnoteRef/>
      </w:r>
      <w:r w:rsidRPr="004A3E27">
        <w:t xml:space="preserve"> Cp. Ps. 47:8.</w:t>
      </w:r>
    </w:p>
  </w:footnote>
  <w:footnote w:id="236">
    <w:p w:rsidR="005A57E3" w:rsidRPr="004A3E27" w:rsidRDefault="005A57E3" w:rsidP="00CA0029">
      <w:pPr>
        <w:pStyle w:val="FootnoteText"/>
      </w:pPr>
      <w:r w:rsidRPr="004A3E27">
        <w:rPr>
          <w:rStyle w:val="FootnoteReference"/>
        </w:rPr>
        <w:footnoteRef/>
      </w:r>
      <w:r w:rsidRPr="004A3E27">
        <w:t xml:space="preserve"> Cp. Rev. 1:18; Heb. 7:25; Num. 14:28.</w:t>
      </w:r>
    </w:p>
  </w:footnote>
  <w:footnote w:id="237">
    <w:p w:rsidR="005A57E3" w:rsidRPr="004A3E27" w:rsidRDefault="005A57E3"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8">
    <w:p w:rsidR="005A57E3" w:rsidRPr="004A3E27" w:rsidRDefault="005A57E3"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9">
    <w:p w:rsidR="005A57E3" w:rsidRPr="004A3E27" w:rsidRDefault="005A57E3"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5A57E3" w:rsidRPr="004A3E27" w:rsidRDefault="005A57E3" w:rsidP="00CA0029">
      <w:pPr>
        <w:pStyle w:val="FootnoteText"/>
      </w:pPr>
      <w:r w:rsidRPr="004A3E27">
        <w:tab/>
        <w:t>For them there are no pains;</w:t>
      </w:r>
    </w:p>
    <w:p w:rsidR="005A57E3" w:rsidRPr="004A3E27" w:rsidRDefault="005A57E3" w:rsidP="00CA0029">
      <w:pPr>
        <w:pStyle w:val="FootnoteText"/>
      </w:pPr>
      <w:r w:rsidRPr="004A3E27">
        <w:tab/>
        <w:t>fit and strong are their bodies.</w:t>
      </w:r>
    </w:p>
  </w:footnote>
  <w:footnote w:id="240">
    <w:p w:rsidR="005A57E3" w:rsidRPr="004A3E27" w:rsidRDefault="005A57E3"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1">
    <w:p w:rsidR="005A57E3" w:rsidRPr="004A3E27" w:rsidRDefault="005A57E3"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2">
    <w:p w:rsidR="005A57E3" w:rsidRPr="004A3E27" w:rsidRDefault="005A57E3"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3">
    <w:p w:rsidR="005A57E3" w:rsidRPr="004A3E27" w:rsidRDefault="005A57E3" w:rsidP="00CA0029">
      <w:pPr>
        <w:pStyle w:val="FootnoteText"/>
      </w:pPr>
      <w:r w:rsidRPr="004A3E27">
        <w:rPr>
          <w:rStyle w:val="FootnoteReference"/>
        </w:rPr>
        <w:footnoteRef/>
      </w:r>
      <w:r w:rsidRPr="004A3E27">
        <w:t xml:space="preserve"> Hebrew: ‘The nearness of God is my good.’ Cp. Wisdom 3:9; Ecclesiasticus 2:3.</w:t>
      </w:r>
    </w:p>
  </w:footnote>
  <w:footnote w:id="244">
    <w:p w:rsidR="005A57E3" w:rsidRPr="004A3E27" w:rsidRDefault="005A57E3"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5">
    <w:p w:rsidR="005A57E3" w:rsidRPr="004A3E27" w:rsidRDefault="005A57E3"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6">
    <w:p w:rsidR="005A57E3" w:rsidRPr="004A3E27" w:rsidRDefault="005A57E3"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7">
    <w:p w:rsidR="005A57E3" w:rsidRPr="004A3E27" w:rsidRDefault="005A57E3" w:rsidP="00CA0029">
      <w:pPr>
        <w:pStyle w:val="FootnoteText"/>
      </w:pPr>
      <w:r w:rsidRPr="004A3E27">
        <w:rPr>
          <w:rStyle w:val="FootnoteReference"/>
        </w:rPr>
        <w:footnoteRef/>
      </w:r>
      <w:r w:rsidRPr="004A3E27">
        <w:t xml:space="preserve"> Signs and miracles of God’s presence, protection and deliverance.</w:t>
      </w:r>
    </w:p>
  </w:footnote>
  <w:footnote w:id="248">
    <w:p w:rsidR="005A57E3" w:rsidRPr="004A3E27" w:rsidRDefault="005A57E3"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9">
    <w:p w:rsidR="005A57E3" w:rsidRPr="004A3E27" w:rsidRDefault="005A57E3"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0">
    <w:p w:rsidR="005A57E3" w:rsidRPr="004A3E27" w:rsidRDefault="005A57E3"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1">
    <w:p w:rsidR="005A57E3" w:rsidRPr="004A3E27" w:rsidRDefault="005A57E3" w:rsidP="00CA0029">
      <w:pPr>
        <w:pStyle w:val="FootnoteText"/>
      </w:pPr>
      <w:r w:rsidRPr="004A3E27">
        <w:rPr>
          <w:rStyle w:val="FootnoteReference"/>
        </w:rPr>
        <w:footnoteRef/>
      </w:r>
      <w:r w:rsidRPr="004A3E27">
        <w:t xml:space="preserve"> Cp. Ps. 45:10; Is. 2:4; 11:9; 65:25; Hos. 2:18; Zac. 9:10.</w:t>
      </w:r>
    </w:p>
  </w:footnote>
  <w:footnote w:id="252">
    <w:p w:rsidR="005A57E3" w:rsidRPr="004A3E27" w:rsidRDefault="005A57E3" w:rsidP="00CA0029">
      <w:pPr>
        <w:pStyle w:val="FootnoteText"/>
      </w:pPr>
      <w:r w:rsidRPr="004A3E27">
        <w:rPr>
          <w:rStyle w:val="FootnoteReference"/>
        </w:rPr>
        <w:footnoteRef/>
      </w:r>
      <w:r w:rsidRPr="004A3E27">
        <w:t xml:space="preserve"> Sinai and Zion, Moses and Christ, the Law and the Gospel enlighten the earth.</w:t>
      </w:r>
    </w:p>
  </w:footnote>
  <w:footnote w:id="253">
    <w:p w:rsidR="005A57E3" w:rsidRPr="004A3E27" w:rsidRDefault="005A57E3"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4">
    <w:p w:rsidR="005A57E3" w:rsidRPr="004A3E27" w:rsidRDefault="005A57E3"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5">
    <w:p w:rsidR="005A57E3" w:rsidRDefault="005A57E3"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5A57E3" w:rsidRDefault="005A57E3" w:rsidP="004A51E7">
      <w:pPr>
        <w:pStyle w:val="FootnoteText"/>
      </w:pPr>
      <w:r>
        <w:tab/>
        <w:t>‘I will speak My mind in parables,</w:t>
      </w:r>
    </w:p>
    <w:p w:rsidR="005A57E3" w:rsidRDefault="005A57E3" w:rsidP="004A51E7">
      <w:pPr>
        <w:pStyle w:val="FootnoteText"/>
      </w:pPr>
      <w:r>
        <w:tab/>
        <w:t>divulge secrets hidden since creation’ (cp. Rev. 3:14).</w:t>
      </w:r>
    </w:p>
  </w:footnote>
  <w:footnote w:id="256">
    <w:p w:rsidR="005A57E3" w:rsidRDefault="005A57E3"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7">
    <w:p w:rsidR="005A57E3" w:rsidRDefault="005A57E3" w:rsidP="004A51E7">
      <w:pPr>
        <w:pStyle w:val="FootnoteText"/>
      </w:pPr>
      <w:r>
        <w:rPr>
          <w:rStyle w:val="FootnoteReference"/>
        </w:rPr>
        <w:footnoteRef/>
      </w:r>
      <w:r>
        <w:t xml:space="preserve"> Ephraim = Israel (cp. Hos. 7; Num. 14; 1 Sam. 4).</w:t>
      </w:r>
    </w:p>
  </w:footnote>
  <w:footnote w:id="258">
    <w:p w:rsidR="005A57E3" w:rsidRDefault="005A57E3" w:rsidP="004A51E7">
      <w:pPr>
        <w:pStyle w:val="FootnoteText"/>
      </w:pPr>
      <w:r>
        <w:rPr>
          <w:rStyle w:val="FootnoteReference"/>
        </w:rPr>
        <w:footnoteRef/>
      </w:r>
      <w:r>
        <w:t xml:space="preserve"> He deferred giving them the promised food and the Promised Land.</w:t>
      </w:r>
    </w:p>
  </w:footnote>
  <w:footnote w:id="259">
    <w:p w:rsidR="005A57E3" w:rsidRDefault="005A57E3"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0">
    <w:p w:rsidR="005A57E3" w:rsidRDefault="005A57E3" w:rsidP="004A51E7">
      <w:pPr>
        <w:pStyle w:val="FootnoteText"/>
      </w:pPr>
      <w:r>
        <w:rPr>
          <w:rStyle w:val="FootnoteReference"/>
        </w:rPr>
        <w:footnoteRef/>
      </w:r>
      <w:r>
        <w:t xml:space="preserve"> sanctuary: </w:t>
      </w:r>
      <w:r w:rsidRPr="00636EF6">
        <w:rPr>
          <w:i/>
        </w:rPr>
        <w:t>lit</w:t>
      </w:r>
      <w:r>
        <w:t>. place. Cp. Psalm 131:5 and footnote there.</w:t>
      </w:r>
    </w:p>
  </w:footnote>
  <w:footnote w:id="261">
    <w:p w:rsidR="005A57E3" w:rsidRDefault="005A57E3" w:rsidP="004A51E7">
      <w:pPr>
        <w:pStyle w:val="FootnoteText"/>
      </w:pPr>
      <w:r>
        <w:rPr>
          <w:rStyle w:val="FootnoteReference"/>
        </w:rPr>
        <w:footnoteRef/>
      </w:r>
      <w:r>
        <w:t xml:space="preserve"> John 15.</w:t>
      </w:r>
    </w:p>
  </w:footnote>
  <w:footnote w:id="262">
    <w:p w:rsidR="005A57E3" w:rsidRDefault="005A57E3" w:rsidP="004A51E7">
      <w:pPr>
        <w:pStyle w:val="FootnoteText"/>
      </w:pPr>
      <w:r>
        <w:rPr>
          <w:rStyle w:val="FootnoteReference"/>
        </w:rPr>
        <w:footnoteRef/>
      </w:r>
      <w:r>
        <w:t xml:space="preserve"> Joseph = Israel (Gen. 40:23; 48:15; Amos 6:6).</w:t>
      </w:r>
    </w:p>
  </w:footnote>
  <w:footnote w:id="263">
    <w:p w:rsidR="005A57E3" w:rsidRDefault="005A57E3" w:rsidP="004A51E7">
      <w:pPr>
        <w:pStyle w:val="FootnoteText"/>
      </w:pPr>
      <w:r>
        <w:rPr>
          <w:rStyle w:val="FootnoteReference"/>
        </w:rPr>
        <w:footnoteRef/>
      </w:r>
      <w:r>
        <w:t xml:space="preserve"> 2 Sam. 6:2 (LXX).</w:t>
      </w:r>
    </w:p>
  </w:footnote>
  <w:footnote w:id="264">
    <w:p w:rsidR="005A57E3" w:rsidRDefault="005A57E3"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5">
    <w:p w:rsidR="005A57E3" w:rsidRDefault="005A57E3" w:rsidP="004A51E7">
      <w:pPr>
        <w:pStyle w:val="FootnoteText"/>
      </w:pPr>
      <w:r>
        <w:rPr>
          <w:rStyle w:val="FootnoteReference"/>
        </w:rPr>
        <w:footnoteRef/>
      </w:r>
      <w:r>
        <w:t xml:space="preserve"> ‘What tongue? The voice of God’ (St Athanasius).</w:t>
      </w:r>
    </w:p>
  </w:footnote>
  <w:footnote w:id="266">
    <w:p w:rsidR="005A57E3" w:rsidRDefault="005A57E3" w:rsidP="004A51E7">
      <w:pPr>
        <w:pStyle w:val="FootnoteText"/>
      </w:pPr>
      <w:r>
        <w:rPr>
          <w:rStyle w:val="FootnoteReference"/>
        </w:rPr>
        <w:footnoteRef/>
      </w:r>
      <w:r>
        <w:t xml:space="preserve"> Exodus 9:23; 19:16.</w:t>
      </w:r>
    </w:p>
  </w:footnote>
  <w:footnote w:id="267">
    <w:p w:rsidR="005A57E3" w:rsidRDefault="005A57E3" w:rsidP="004A51E7">
      <w:pPr>
        <w:pStyle w:val="FootnoteText"/>
      </w:pPr>
      <w:r>
        <w:rPr>
          <w:rStyle w:val="FootnoteReference"/>
        </w:rPr>
        <w:footnoteRef/>
      </w:r>
      <w:r>
        <w:t xml:space="preserve"> ‘You have always been deaf to His voice, blind to the vision of Him’ (Jn. 5:37; cp. Deut. 18:16; Isaiah 48:18).</w:t>
      </w:r>
    </w:p>
  </w:footnote>
  <w:footnote w:id="268">
    <w:p w:rsidR="005A57E3" w:rsidRDefault="005A57E3"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9">
    <w:p w:rsidR="005A57E3" w:rsidRDefault="005A57E3" w:rsidP="004A51E7">
      <w:pPr>
        <w:pStyle w:val="FootnoteText"/>
      </w:pPr>
      <w:r>
        <w:rPr>
          <w:rStyle w:val="FootnoteReference"/>
        </w:rPr>
        <w:footnoteRef/>
      </w:r>
      <w:r>
        <w:t xml:space="preserve"> </w:t>
      </w:r>
      <w:r>
        <w:rPr>
          <w:i/>
        </w:rPr>
        <w:t>See the previous footnote</w:t>
      </w:r>
      <w:r>
        <w:t>.</w:t>
      </w:r>
    </w:p>
  </w:footnote>
  <w:footnote w:id="270">
    <w:p w:rsidR="005A57E3" w:rsidRDefault="005A57E3" w:rsidP="004A51E7">
      <w:pPr>
        <w:pStyle w:val="FootnoteText"/>
      </w:pPr>
      <w:r>
        <w:rPr>
          <w:rStyle w:val="FootnoteReference"/>
        </w:rPr>
        <w:footnoteRef/>
      </w:r>
      <w:r>
        <w:t xml:space="preserve"> Cp. Isaiah 36:6; 2 Chron. 32:8; 1 Tim. 6:17; Ps. 74:4; Gal. 2:9; 1 Sam. 2:8.</w:t>
      </w:r>
    </w:p>
  </w:footnote>
  <w:footnote w:id="271">
    <w:p w:rsidR="005A57E3" w:rsidRDefault="005A57E3" w:rsidP="004A51E7">
      <w:pPr>
        <w:pStyle w:val="FootnoteText"/>
      </w:pPr>
      <w:r>
        <w:rPr>
          <w:rStyle w:val="FootnoteReference"/>
        </w:rPr>
        <w:footnoteRef/>
      </w:r>
      <w:r>
        <w:t xml:space="preserve"> John 10:34-36.</w:t>
      </w:r>
    </w:p>
  </w:footnote>
  <w:footnote w:id="272">
    <w:p w:rsidR="005A57E3" w:rsidRDefault="005A57E3" w:rsidP="004A51E7">
      <w:pPr>
        <w:pStyle w:val="FootnoteText"/>
      </w:pPr>
      <w:r>
        <w:rPr>
          <w:rStyle w:val="FootnoteReference"/>
        </w:rPr>
        <w:footnoteRef/>
      </w:r>
      <w:r>
        <w:t xml:space="preserve"> This prayer is already answered (John 3:18; 9:39; 12:31; Acts 17:31).</w:t>
      </w:r>
    </w:p>
  </w:footnote>
  <w:footnote w:id="273">
    <w:p w:rsidR="005A57E3" w:rsidRDefault="005A57E3" w:rsidP="004A51E7">
      <w:pPr>
        <w:pStyle w:val="FootnoteText"/>
      </w:pPr>
      <w:r>
        <w:rPr>
          <w:rStyle w:val="FootnoteReference"/>
        </w:rPr>
        <w:footnoteRef/>
      </w:r>
      <w:r>
        <w:t xml:space="preserve"> </w:t>
      </w:r>
      <w:r w:rsidRPr="003111C9">
        <w:rPr>
          <w:i/>
        </w:rPr>
        <w:t>Lit</w:t>
      </w:r>
      <w:r>
        <w:t>. ‘How beloved are Your dwellings.’</w:t>
      </w:r>
    </w:p>
  </w:footnote>
  <w:footnote w:id="274">
    <w:p w:rsidR="005A57E3" w:rsidRDefault="005A57E3" w:rsidP="004A51E7">
      <w:pPr>
        <w:pStyle w:val="FootnoteText"/>
      </w:pPr>
      <w:r>
        <w:rPr>
          <w:rStyle w:val="FootnoteReference"/>
        </w:rPr>
        <w:footnoteRef/>
      </w:r>
      <w:r>
        <w:t xml:space="preserve"> Man has made a mess of the earth (Gen. 3; Isaiah 24:4-6 etc.)</w:t>
      </w:r>
    </w:p>
  </w:footnote>
  <w:footnote w:id="275">
    <w:p w:rsidR="005A57E3" w:rsidRDefault="005A57E3" w:rsidP="004A51E7">
      <w:pPr>
        <w:pStyle w:val="FootnoteText"/>
      </w:pPr>
      <w:r>
        <w:rPr>
          <w:rStyle w:val="FootnoteReference"/>
        </w:rPr>
        <w:footnoteRef/>
      </w:r>
      <w:r>
        <w:t xml:space="preserve"> Cp. Lk. 13:25; Mk. 4:11; Col. 4:5; Rev. 22:15.</w:t>
      </w:r>
    </w:p>
  </w:footnote>
  <w:footnote w:id="276">
    <w:p w:rsidR="005A57E3" w:rsidRDefault="005A57E3" w:rsidP="004A51E7">
      <w:pPr>
        <w:pStyle w:val="FootnoteText"/>
      </w:pPr>
      <w:r>
        <w:rPr>
          <w:rStyle w:val="FootnoteReference"/>
        </w:rPr>
        <w:footnoteRef/>
      </w:r>
      <w:r>
        <w:t xml:space="preserve"> God is love. Love covers all sins (see 1 Jn. 4:16; 1 Pet. 4:8; Prov. 10:12; Jas. 5:20; Lk. 7:47).</w:t>
      </w:r>
    </w:p>
  </w:footnote>
  <w:footnote w:id="277">
    <w:p w:rsidR="005A57E3" w:rsidRDefault="005A57E3" w:rsidP="00935D4B">
      <w:pPr>
        <w:pStyle w:val="FootnoteText"/>
      </w:pPr>
      <w:r>
        <w:rPr>
          <w:rStyle w:val="FootnoteReference"/>
        </w:rPr>
        <w:footnoteRef/>
      </w:r>
      <w:r>
        <w:t xml:space="preserve"> holy: cp. 1 Cor. 3:16,17; 6:15-19; Heb. 3:1; 12:10; 1 Pet. 1:15,16; 2 Pet. 1-4.</w:t>
      </w:r>
    </w:p>
  </w:footnote>
  <w:footnote w:id="278">
    <w:p w:rsidR="005A57E3" w:rsidRDefault="005A57E3" w:rsidP="00935D4B">
      <w:pPr>
        <w:pStyle w:val="FootnoteText"/>
      </w:pPr>
      <w:r>
        <w:rPr>
          <w:rStyle w:val="FootnoteReference"/>
        </w:rPr>
        <w:footnoteRef/>
      </w:r>
      <w:r>
        <w:t xml:space="preserve"> Powers of the soul are will, desire, intellect, understanding, memory, imagination.</w:t>
      </w:r>
    </w:p>
  </w:footnote>
  <w:footnote w:id="279">
    <w:p w:rsidR="005A57E3" w:rsidRDefault="005A57E3" w:rsidP="00935D4B">
      <w:pPr>
        <w:pStyle w:val="FootnoteText"/>
      </w:pPr>
      <w:r>
        <w:rPr>
          <w:rStyle w:val="FootnoteReference"/>
        </w:rPr>
        <w:footnoteRef/>
      </w:r>
      <w:r>
        <w:t xml:space="preserve"> ‘The song of the Lamb.’ (Rev. 15:3-5; John 12:32).</w:t>
      </w:r>
    </w:p>
  </w:footnote>
  <w:footnote w:id="280">
    <w:p w:rsidR="005A57E3" w:rsidRDefault="005A57E3"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1">
    <w:p w:rsidR="005A57E3" w:rsidRDefault="005A57E3"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2">
    <w:p w:rsidR="005A57E3" w:rsidRDefault="005A57E3"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3">
    <w:p w:rsidR="005A57E3" w:rsidRDefault="005A57E3"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4">
    <w:p w:rsidR="005A57E3" w:rsidRDefault="005A57E3" w:rsidP="00935D4B">
      <w:pPr>
        <w:pStyle w:val="FootnoteText"/>
      </w:pPr>
      <w:r>
        <w:rPr>
          <w:rStyle w:val="FootnoteReference"/>
        </w:rPr>
        <w:footnoteRef/>
      </w:r>
      <w:r>
        <w:t xml:space="preserve"> ‘No eye has seen, no ear has heard.... what God has planned for His lovers’ (1 Cor. 2:9).</w:t>
      </w:r>
    </w:p>
  </w:footnote>
  <w:footnote w:id="285">
    <w:p w:rsidR="005A57E3" w:rsidRDefault="005A57E3" w:rsidP="00935D4B">
      <w:pPr>
        <w:pStyle w:val="FootnoteText"/>
      </w:pPr>
      <w:r>
        <w:rPr>
          <w:rStyle w:val="FootnoteReference"/>
        </w:rPr>
        <w:footnoteRef/>
      </w:r>
      <w:r>
        <w:t xml:space="preserve"> ‘God’s mercy is the salvation and grace granted by Christ’ (St. Athanasius).</w:t>
      </w:r>
    </w:p>
  </w:footnote>
  <w:footnote w:id="286">
    <w:p w:rsidR="005A57E3" w:rsidRDefault="005A57E3"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7">
    <w:p w:rsidR="005A57E3" w:rsidRDefault="005A57E3"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8">
    <w:p w:rsidR="005A57E3" w:rsidRDefault="005A57E3" w:rsidP="00935D4B">
      <w:pPr>
        <w:pStyle w:val="FootnoteText"/>
      </w:pPr>
      <w:r>
        <w:rPr>
          <w:rStyle w:val="FootnoteReference"/>
        </w:rPr>
        <w:footnoteRef/>
      </w:r>
      <w:r>
        <w:t xml:space="preserve"> Cp. 2 Samuel 7:4-17; 1 Chron. 17:3-14.</w:t>
      </w:r>
    </w:p>
  </w:footnote>
  <w:footnote w:id="289">
    <w:p w:rsidR="005A57E3" w:rsidRDefault="005A57E3"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0">
    <w:p w:rsidR="005A57E3" w:rsidRDefault="005A57E3" w:rsidP="00935D4B">
      <w:pPr>
        <w:pStyle w:val="FootnoteText"/>
      </w:pPr>
      <w:r>
        <w:rPr>
          <w:rStyle w:val="FootnoteReference"/>
        </w:rPr>
        <w:footnoteRef/>
      </w:r>
      <w:r>
        <w:t xml:space="preserve"> dynasty: </w:t>
      </w:r>
      <w:r w:rsidRPr="0090411D">
        <w:rPr>
          <w:i/>
        </w:rPr>
        <w:t>lit</w:t>
      </w:r>
      <w:r>
        <w:t>. seed (Gal. 3:16; Is. 9:7).</w:t>
      </w:r>
    </w:p>
  </w:footnote>
  <w:footnote w:id="291">
    <w:p w:rsidR="005A57E3" w:rsidRDefault="005A57E3"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2">
    <w:p w:rsidR="005A57E3" w:rsidRDefault="005A57E3" w:rsidP="00935D4B">
      <w:pPr>
        <w:pStyle w:val="FootnoteText"/>
      </w:pPr>
      <w:r>
        <w:rPr>
          <w:rStyle w:val="FootnoteReference"/>
        </w:rPr>
        <w:footnoteRef/>
      </w:r>
      <w:r>
        <w:t xml:space="preserve"> dynasty: </w:t>
      </w:r>
      <w:r w:rsidRPr="0090411D">
        <w:rPr>
          <w:i/>
        </w:rPr>
        <w:t>lit</w:t>
      </w:r>
      <w:r>
        <w:t>. seed.</w:t>
      </w:r>
    </w:p>
  </w:footnote>
  <w:footnote w:id="293">
    <w:p w:rsidR="005A57E3" w:rsidRDefault="005A57E3" w:rsidP="00935D4B">
      <w:pPr>
        <w:pStyle w:val="FootnoteText"/>
      </w:pPr>
      <w:r>
        <w:rPr>
          <w:rStyle w:val="FootnoteReference"/>
        </w:rPr>
        <w:footnoteRef/>
      </w:r>
      <w:r>
        <w:t xml:space="preserve"> Rev. 1:5; 3:14.</w:t>
      </w:r>
    </w:p>
  </w:footnote>
  <w:footnote w:id="294">
    <w:p w:rsidR="005A57E3" w:rsidRDefault="005A57E3"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5">
    <w:p w:rsidR="005A57E3" w:rsidRDefault="005A57E3"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6">
    <w:p w:rsidR="005A57E3" w:rsidRDefault="005A57E3" w:rsidP="00935D4B">
      <w:pPr>
        <w:pStyle w:val="FootnoteText"/>
      </w:pPr>
      <w:r>
        <w:rPr>
          <w:rStyle w:val="FootnoteReference"/>
        </w:rPr>
        <w:footnoteRef/>
      </w:r>
      <w:r>
        <w:t xml:space="preserve"> That is, in the Kingdom (1 Cor. 4:20).</w:t>
      </w:r>
    </w:p>
  </w:footnote>
  <w:footnote w:id="297">
    <w:p w:rsidR="005A57E3" w:rsidRDefault="005A57E3" w:rsidP="00935D4B">
      <w:pPr>
        <w:pStyle w:val="FootnoteText"/>
      </w:pPr>
      <w:r>
        <w:rPr>
          <w:rStyle w:val="FootnoteReference"/>
        </w:rPr>
        <w:footnoteRef/>
      </w:r>
      <w:r>
        <w:t xml:space="preserve"> Verses 11 and 12 were quoted by Satan to tempt Christ (Matt. 4:6; Lk. 4:10).</w:t>
      </w:r>
    </w:p>
  </w:footnote>
  <w:footnote w:id="298">
    <w:p w:rsidR="005A57E3" w:rsidRDefault="005A57E3" w:rsidP="00935D4B">
      <w:pPr>
        <w:pStyle w:val="FootnoteText"/>
      </w:pPr>
      <w:r>
        <w:rPr>
          <w:rStyle w:val="FootnoteReference"/>
        </w:rPr>
        <w:footnoteRef/>
      </w:r>
      <w:r>
        <w:t xml:space="preserve"> dragon: </w:t>
      </w:r>
      <w:r w:rsidRPr="0090411D">
        <w:rPr>
          <w:i/>
        </w:rPr>
        <w:t>or</w:t>
      </w:r>
      <w:r>
        <w:t xml:space="preserve"> serpent.</w:t>
      </w:r>
    </w:p>
  </w:footnote>
  <w:footnote w:id="299">
    <w:p w:rsidR="005A57E3" w:rsidRDefault="005A57E3" w:rsidP="008016CF">
      <w:pPr>
        <w:pStyle w:val="FootnoteText"/>
      </w:pPr>
      <w:r>
        <w:rPr>
          <w:rStyle w:val="FootnoteReference"/>
        </w:rPr>
        <w:footnoteRef/>
      </w:r>
      <w:r>
        <w:t xml:space="preserve"> House—Home, Family, Church, Kingdom: where God’s will is done (1 Tim. 3:15; Heb. 3:2-6; Lk. 2:49; Mt. 6:10).</w:t>
      </w:r>
    </w:p>
  </w:footnote>
  <w:footnote w:id="300">
    <w:p w:rsidR="005A57E3" w:rsidRDefault="005A57E3" w:rsidP="008016CF">
      <w:pPr>
        <w:pStyle w:val="FootnoteText"/>
      </w:pPr>
      <w:r>
        <w:rPr>
          <w:rStyle w:val="FootnoteReference"/>
        </w:rPr>
        <w:footnoteRef/>
      </w:r>
      <w:r>
        <w:t xml:space="preserve"> John 7:38.</w:t>
      </w:r>
    </w:p>
  </w:footnote>
  <w:footnote w:id="301">
    <w:p w:rsidR="005A57E3" w:rsidRDefault="005A57E3"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2">
    <w:p w:rsidR="005A57E3" w:rsidRDefault="005A57E3" w:rsidP="008016CF">
      <w:pPr>
        <w:pStyle w:val="FootnoteText"/>
      </w:pPr>
      <w:r>
        <w:rPr>
          <w:rStyle w:val="FootnoteReference"/>
        </w:rPr>
        <w:footnoteRef/>
      </w:r>
      <w:r>
        <w:t xml:space="preserve"> Cp. 1 Cor. 3:20, ‘The Lord knows the thoughts of the wise…’</w:t>
      </w:r>
    </w:p>
  </w:footnote>
  <w:footnote w:id="303">
    <w:p w:rsidR="005A57E3" w:rsidRDefault="005A57E3" w:rsidP="008016CF">
      <w:pPr>
        <w:pStyle w:val="FootnoteText"/>
      </w:pPr>
      <w:r>
        <w:rPr>
          <w:rStyle w:val="FootnoteReference"/>
        </w:rPr>
        <w:footnoteRef/>
      </w:r>
      <w:r>
        <w:t xml:space="preserve"> Ex. 17:1-7.</w:t>
      </w:r>
    </w:p>
  </w:footnote>
  <w:footnote w:id="304">
    <w:p w:rsidR="005A57E3" w:rsidRDefault="005A57E3" w:rsidP="008016CF">
      <w:pPr>
        <w:pStyle w:val="FootnoteText"/>
      </w:pPr>
      <w:r>
        <w:rPr>
          <w:rStyle w:val="FootnoteReference"/>
        </w:rPr>
        <w:footnoteRef/>
      </w:r>
      <w:r>
        <w:t xml:space="preserve"> Num. 14:32-34.</w:t>
      </w:r>
    </w:p>
  </w:footnote>
  <w:footnote w:id="305">
    <w:p w:rsidR="005A57E3" w:rsidRDefault="005A57E3" w:rsidP="008016CF">
      <w:pPr>
        <w:pStyle w:val="FootnoteText"/>
      </w:pPr>
      <w:r>
        <w:rPr>
          <w:rStyle w:val="FootnoteReference"/>
        </w:rPr>
        <w:footnoteRef/>
      </w:r>
      <w:r>
        <w:t xml:space="preserve"> Cp. Heb.3:7-11; 4:10.</w:t>
      </w:r>
    </w:p>
  </w:footnote>
  <w:footnote w:id="306">
    <w:p w:rsidR="005A57E3" w:rsidRDefault="005A57E3" w:rsidP="008016CF">
      <w:pPr>
        <w:pStyle w:val="FootnoteText"/>
      </w:pPr>
      <w:r>
        <w:rPr>
          <w:rStyle w:val="FootnoteReference"/>
        </w:rPr>
        <w:footnoteRef/>
      </w:r>
      <w:r>
        <w:t xml:space="preserve"> Cp. Deut. 32:17; 1 Cor. 10:20; Psalm 105:36-38; 1 Chron. 16:26.</w:t>
      </w:r>
    </w:p>
  </w:footnote>
  <w:footnote w:id="307">
    <w:p w:rsidR="005A57E3" w:rsidRDefault="005A57E3"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8">
    <w:p w:rsidR="005A57E3" w:rsidRDefault="005A57E3" w:rsidP="008016CF">
      <w:pPr>
        <w:pStyle w:val="FootnoteText"/>
      </w:pPr>
      <w:r>
        <w:rPr>
          <w:rStyle w:val="FootnoteReference"/>
        </w:rPr>
        <w:footnoteRef/>
      </w:r>
      <w:r>
        <w:t xml:space="preserve"> Cp. Pss. 32:5b; 84:10b. Rom. 1:19-21; 2 Cor. 4:6; Jn. 1:14; 6:40; 17:22-24.</w:t>
      </w:r>
    </w:p>
  </w:footnote>
  <w:footnote w:id="309">
    <w:p w:rsidR="005A57E3" w:rsidRDefault="005A57E3"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0">
    <w:p w:rsidR="005A57E3" w:rsidRDefault="005A57E3" w:rsidP="008016CF">
      <w:pPr>
        <w:pStyle w:val="FootnoteText"/>
      </w:pPr>
      <w:r>
        <w:rPr>
          <w:rStyle w:val="FootnoteReference"/>
        </w:rPr>
        <w:footnoteRef/>
      </w:r>
      <w:r>
        <w:t xml:space="preserve"> Rev. 4:6, Ezek. 1:5-10.</w:t>
      </w:r>
    </w:p>
  </w:footnote>
  <w:footnote w:id="311">
    <w:p w:rsidR="005A57E3" w:rsidRDefault="005A57E3" w:rsidP="008016CF">
      <w:pPr>
        <w:pStyle w:val="FootnoteText"/>
      </w:pPr>
      <w:r>
        <w:rPr>
          <w:rStyle w:val="FootnoteReference"/>
        </w:rPr>
        <w:footnoteRef/>
      </w:r>
      <w:r>
        <w:t xml:space="preserve"> Daily I pray for the lost. Sinners are slain by conversion into believers, saints, friends and lovers.</w:t>
      </w:r>
    </w:p>
  </w:footnote>
  <w:footnote w:id="312">
    <w:p w:rsidR="005A57E3" w:rsidRDefault="005A57E3" w:rsidP="00EC728E">
      <w:pPr>
        <w:pStyle w:val="FootnoteText"/>
      </w:pPr>
      <w:r>
        <w:rPr>
          <w:rStyle w:val="FootnoteReference"/>
        </w:rPr>
        <w:footnoteRef/>
      </w:r>
      <w:r>
        <w:t xml:space="preserve"> Peter praised and confessed Christ, yet later he swore he did not know Him (Mt. 26:74; Mk. 14:71).</w:t>
      </w:r>
    </w:p>
  </w:footnote>
  <w:footnote w:id="313">
    <w:p w:rsidR="005A57E3" w:rsidRDefault="005A57E3" w:rsidP="00EC728E">
      <w:pPr>
        <w:pStyle w:val="FootnoteText"/>
      </w:pPr>
      <w:r>
        <w:rPr>
          <w:rStyle w:val="FootnoteReference"/>
        </w:rPr>
        <w:footnoteRef/>
      </w:r>
      <w:r>
        <w:t xml:space="preserve"> Cp. Ps. 38:7a.</w:t>
      </w:r>
    </w:p>
  </w:footnote>
  <w:footnote w:id="314">
    <w:p w:rsidR="005A57E3" w:rsidRDefault="005A57E3"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5">
    <w:p w:rsidR="005A57E3" w:rsidRDefault="005A57E3" w:rsidP="00EC728E">
      <w:pPr>
        <w:pStyle w:val="FootnoteText"/>
      </w:pPr>
      <w:r>
        <w:rPr>
          <w:rStyle w:val="FootnoteReference"/>
        </w:rPr>
        <w:footnoteRef/>
      </w:r>
      <w:r>
        <w:t xml:space="preserve"> descendants: </w:t>
      </w:r>
      <w:r w:rsidRPr="00A80C80">
        <w:rPr>
          <w:i/>
        </w:rPr>
        <w:t>lit</w:t>
      </w:r>
      <w:r>
        <w:t>. seed. Verses 26-28 are quoted at Heb. 1:10-12; 13:8.</w:t>
      </w:r>
    </w:p>
  </w:footnote>
  <w:footnote w:id="316">
    <w:p w:rsidR="005A57E3" w:rsidRDefault="005A57E3" w:rsidP="00EC728E">
      <w:pPr>
        <w:pStyle w:val="FootnoteText"/>
      </w:pPr>
      <w:r>
        <w:rPr>
          <w:rStyle w:val="FootnoteReference"/>
        </w:rPr>
        <w:footnoteRef/>
      </w:r>
      <w:r>
        <w:t xml:space="preserve"> ‘God is love’ (1 John 4:8,16).</w:t>
      </w:r>
    </w:p>
  </w:footnote>
  <w:footnote w:id="317">
    <w:p w:rsidR="005A57E3" w:rsidRDefault="005A57E3" w:rsidP="00EC728E">
      <w:pPr>
        <w:pStyle w:val="FootnoteText"/>
      </w:pPr>
      <w:r>
        <w:rPr>
          <w:rStyle w:val="FootnoteReference"/>
        </w:rPr>
        <w:footnoteRef/>
      </w:r>
      <w:r>
        <w:t xml:space="preserve"> Cp. Ps. 147:8.</w:t>
      </w:r>
    </w:p>
  </w:footnote>
  <w:footnote w:id="318">
    <w:p w:rsidR="005A57E3" w:rsidRDefault="005A57E3" w:rsidP="00EC728E">
      <w:pPr>
        <w:pStyle w:val="FootnoteText"/>
      </w:pPr>
      <w:r>
        <w:rPr>
          <w:rStyle w:val="FootnoteReference"/>
        </w:rPr>
        <w:footnoteRef/>
      </w:r>
      <w:r>
        <w:t xml:space="preserve"> East and West intersecting heaven and earth forms the Cross to which our sins were nailed (Col. 1:20; 2:14).</w:t>
      </w:r>
    </w:p>
  </w:footnote>
  <w:footnote w:id="319">
    <w:p w:rsidR="005A57E3" w:rsidRDefault="005A57E3" w:rsidP="00EC728E">
      <w:pPr>
        <w:pStyle w:val="FootnoteText"/>
      </w:pPr>
      <w:r>
        <w:rPr>
          <w:rStyle w:val="FootnoteReference"/>
        </w:rPr>
        <w:footnoteRef/>
      </w:r>
      <w:r>
        <w:t xml:space="preserve"> embraces all: </w:t>
      </w:r>
      <w:r w:rsidRPr="00A80C80">
        <w:rPr>
          <w:i/>
        </w:rPr>
        <w:t>or</w:t>
      </w:r>
      <w:r>
        <w:t>, ‘rules over all.’</w:t>
      </w:r>
    </w:p>
  </w:footnote>
  <w:footnote w:id="320">
    <w:p w:rsidR="005A57E3" w:rsidRDefault="005A57E3"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1">
    <w:p w:rsidR="005A57E3" w:rsidRDefault="005A57E3" w:rsidP="00EC728E">
      <w:pPr>
        <w:pStyle w:val="FootnoteText"/>
      </w:pPr>
      <w:r>
        <w:rPr>
          <w:rStyle w:val="FootnoteReference"/>
        </w:rPr>
        <w:footnoteRef/>
      </w:r>
      <w:r>
        <w:t xml:space="preserve"> Heb. 1:7; Ezek. 1:14; 2 Esdras 8:22.</w:t>
      </w:r>
    </w:p>
  </w:footnote>
  <w:footnote w:id="322">
    <w:p w:rsidR="005A57E3" w:rsidRDefault="005A57E3" w:rsidP="00EC728E">
      <w:pPr>
        <w:pStyle w:val="FootnoteText"/>
      </w:pPr>
      <w:r>
        <w:rPr>
          <w:rStyle w:val="FootnoteReference"/>
        </w:rPr>
        <w:footnoteRef/>
      </w:r>
      <w:r>
        <w:t xml:space="preserve"> Much of Psalm 104 occurs almost verbatim in 1 Chron. 16:8-22 (cp. vv. 7:36).</w:t>
      </w:r>
    </w:p>
  </w:footnote>
  <w:footnote w:id="323">
    <w:p w:rsidR="005A57E3" w:rsidRDefault="005A57E3"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4">
    <w:p w:rsidR="005A57E3" w:rsidRDefault="005A57E3" w:rsidP="00EC728E">
      <w:pPr>
        <w:pStyle w:val="FootnoteText"/>
      </w:pPr>
      <w:r>
        <w:rPr>
          <w:rStyle w:val="FootnoteReference"/>
        </w:rPr>
        <w:footnoteRef/>
      </w:r>
      <w:r>
        <w:t xml:space="preserve"> caterpillars: larva of the locust.</w:t>
      </w:r>
    </w:p>
  </w:footnote>
  <w:footnote w:id="325">
    <w:p w:rsidR="005A57E3" w:rsidRDefault="005A57E3" w:rsidP="00EC728E">
      <w:pPr>
        <w:pStyle w:val="FootnoteText"/>
      </w:pPr>
      <w:r>
        <w:rPr>
          <w:rStyle w:val="FootnoteReference"/>
        </w:rPr>
        <w:footnoteRef/>
      </w:r>
      <w:r>
        <w:t xml:space="preserve"> Ex. 16:12-15; Jn. 6:31-35.</w:t>
      </w:r>
    </w:p>
  </w:footnote>
  <w:footnote w:id="326">
    <w:p w:rsidR="005A57E3" w:rsidRDefault="005A57E3" w:rsidP="00EC728E">
      <w:pPr>
        <w:pStyle w:val="FootnoteText"/>
      </w:pPr>
      <w:r>
        <w:rPr>
          <w:rStyle w:val="FootnoteReference"/>
        </w:rPr>
        <w:footnoteRef/>
      </w:r>
      <w:r>
        <w:t xml:space="preserve"> Gen. 15:14.</w:t>
      </w:r>
    </w:p>
  </w:footnote>
  <w:footnote w:id="327">
    <w:p w:rsidR="005A57E3" w:rsidRDefault="005A57E3"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8">
    <w:p w:rsidR="005A57E3" w:rsidRDefault="005A57E3" w:rsidP="00510795">
      <w:pPr>
        <w:pStyle w:val="FootnoteText"/>
      </w:pPr>
      <w:r>
        <w:rPr>
          <w:rStyle w:val="FootnoteReference"/>
        </w:rPr>
        <w:footnoteRef/>
      </w:r>
      <w:r>
        <w:t xml:space="preserve"> mercy: </w:t>
      </w:r>
      <w:r w:rsidRPr="00B246C1">
        <w:rPr>
          <w:i/>
        </w:rPr>
        <w:t>or</w:t>
      </w:r>
      <w:r>
        <w:t xml:space="preserve"> love.</w:t>
      </w:r>
    </w:p>
  </w:footnote>
  <w:footnote w:id="329">
    <w:p w:rsidR="005A57E3" w:rsidRDefault="005A57E3" w:rsidP="00510795">
      <w:pPr>
        <w:pStyle w:val="FootnoteText"/>
      </w:pPr>
      <w:r>
        <w:rPr>
          <w:rStyle w:val="FootnoteReference"/>
        </w:rPr>
        <w:footnoteRef/>
      </w:r>
      <w:r>
        <w:t xml:space="preserve"> Cp. Mark 8:17-21; Matthew 16:9-12.</w:t>
      </w:r>
    </w:p>
  </w:footnote>
  <w:footnote w:id="330">
    <w:p w:rsidR="005A57E3" w:rsidRDefault="005A57E3" w:rsidP="00510795">
      <w:pPr>
        <w:pStyle w:val="FootnoteText"/>
      </w:pPr>
      <w:r>
        <w:rPr>
          <w:rStyle w:val="FootnoteReference"/>
        </w:rPr>
        <w:footnoteRef/>
      </w:r>
      <w:r>
        <w:t xml:space="preserve"> Num. 11:34.</w:t>
      </w:r>
    </w:p>
  </w:footnote>
  <w:footnote w:id="331">
    <w:p w:rsidR="005A57E3" w:rsidRDefault="005A57E3" w:rsidP="00510795">
      <w:pPr>
        <w:pStyle w:val="FootnoteText"/>
      </w:pPr>
      <w:r>
        <w:rPr>
          <w:rStyle w:val="FootnoteReference"/>
        </w:rPr>
        <w:footnoteRef/>
      </w:r>
      <w:r>
        <w:t xml:space="preserve"> Num. 16:32.</w:t>
      </w:r>
    </w:p>
  </w:footnote>
  <w:footnote w:id="332">
    <w:p w:rsidR="005A57E3" w:rsidRDefault="005A57E3" w:rsidP="00510795">
      <w:pPr>
        <w:pStyle w:val="FootnoteText"/>
      </w:pPr>
      <w:r>
        <w:rPr>
          <w:rStyle w:val="FootnoteReference"/>
        </w:rPr>
        <w:footnoteRef/>
      </w:r>
      <w:r>
        <w:t xml:space="preserve"> children: </w:t>
      </w:r>
      <w:r w:rsidRPr="00B246C1">
        <w:rPr>
          <w:i/>
        </w:rPr>
        <w:t>lit</w:t>
      </w:r>
      <w:r>
        <w:t>. seed.</w:t>
      </w:r>
    </w:p>
  </w:footnote>
  <w:footnote w:id="333">
    <w:p w:rsidR="005A57E3" w:rsidRDefault="005A57E3"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4">
    <w:p w:rsidR="005A57E3" w:rsidRDefault="005A57E3" w:rsidP="00510795">
      <w:pPr>
        <w:pStyle w:val="FootnoteText"/>
      </w:pPr>
      <w:r>
        <w:rPr>
          <w:rStyle w:val="FootnoteReference"/>
        </w:rPr>
        <w:footnoteRef/>
      </w:r>
      <w:r>
        <w:t xml:space="preserve"> ‘mercies of the Lord’: </w:t>
      </w:r>
      <w:r w:rsidRPr="00B246C1">
        <w:rPr>
          <w:i/>
        </w:rPr>
        <w:t>or</w:t>
      </w:r>
      <w:r>
        <w:t>, the Lord’s love.</w:t>
      </w:r>
    </w:p>
  </w:footnote>
  <w:footnote w:id="335">
    <w:p w:rsidR="005A57E3" w:rsidRDefault="005A57E3"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6">
    <w:p w:rsidR="005A57E3" w:rsidRDefault="005A57E3" w:rsidP="00510795">
      <w:pPr>
        <w:pStyle w:val="FootnoteText"/>
      </w:pPr>
      <w:r>
        <w:rPr>
          <w:rStyle w:val="FootnoteReference"/>
        </w:rPr>
        <w:footnoteRef/>
      </w:r>
      <w:r>
        <w:t xml:space="preserve"> See Psalm 59:10 and footnote.</w:t>
      </w:r>
    </w:p>
  </w:footnote>
  <w:footnote w:id="337">
    <w:p w:rsidR="005A57E3" w:rsidRDefault="005A57E3"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8">
    <w:p w:rsidR="005A57E3" w:rsidRDefault="005A57E3" w:rsidP="00510795">
      <w:pPr>
        <w:pStyle w:val="FootnoteText"/>
      </w:pPr>
      <w:r>
        <w:rPr>
          <w:rStyle w:val="FootnoteReference"/>
        </w:rPr>
        <w:footnoteRef/>
      </w:r>
      <w:r>
        <w:t xml:space="preserve"> Cp. Num. 5:22.</w:t>
      </w:r>
    </w:p>
  </w:footnote>
  <w:footnote w:id="339">
    <w:p w:rsidR="005A57E3" w:rsidRDefault="005A57E3" w:rsidP="00510795">
      <w:pPr>
        <w:pStyle w:val="FootnoteText"/>
      </w:pPr>
      <w:r>
        <w:rPr>
          <w:rStyle w:val="FootnoteReference"/>
        </w:rPr>
        <w:footnoteRef/>
      </w:r>
      <w:r>
        <w:t xml:space="preserve"> Mt. 27:39.</w:t>
      </w:r>
    </w:p>
  </w:footnote>
  <w:footnote w:id="340">
    <w:p w:rsidR="005A57E3" w:rsidRDefault="005A57E3"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1">
    <w:p w:rsidR="005A57E3" w:rsidRDefault="005A57E3"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2">
    <w:p w:rsidR="005A57E3" w:rsidRDefault="005A57E3" w:rsidP="00510795">
      <w:pPr>
        <w:pStyle w:val="FootnoteText"/>
      </w:pPr>
      <w:r>
        <w:rPr>
          <w:rStyle w:val="FootnoteReference"/>
        </w:rPr>
        <w:footnoteRef/>
      </w:r>
      <w:r>
        <w:t xml:space="preserve"> Cp. 1 Cor. 15:41-43.</w:t>
      </w:r>
    </w:p>
  </w:footnote>
  <w:footnote w:id="343">
    <w:p w:rsidR="005A57E3" w:rsidRDefault="005A57E3"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4">
    <w:p w:rsidR="005A57E3" w:rsidRDefault="005A57E3" w:rsidP="00510795">
      <w:pPr>
        <w:pStyle w:val="FootnoteText"/>
      </w:pPr>
      <w:r>
        <w:rPr>
          <w:rStyle w:val="FootnoteReference"/>
        </w:rPr>
        <w:footnoteRef/>
      </w:r>
      <w:r>
        <w:t xml:space="preserve"> Heb. 7:21.</w:t>
      </w:r>
    </w:p>
  </w:footnote>
  <w:footnote w:id="345">
    <w:p w:rsidR="005A57E3" w:rsidRDefault="005A57E3"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6">
    <w:p w:rsidR="005A57E3" w:rsidRDefault="005A57E3"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7">
    <w:p w:rsidR="005A57E3" w:rsidRDefault="005A57E3" w:rsidP="00510795">
      <w:pPr>
        <w:pStyle w:val="FootnoteText"/>
      </w:pPr>
      <w:r>
        <w:rPr>
          <w:rStyle w:val="FootnoteReference"/>
        </w:rPr>
        <w:footnoteRef/>
      </w:r>
      <w:r>
        <w:t xml:space="preserve"> Gen. 6:18; 9:9f; 15; 17; Ex. 19:5; Mk. 14:24; Lk. 22:20,29,30.</w:t>
      </w:r>
    </w:p>
  </w:footnote>
  <w:footnote w:id="348">
    <w:p w:rsidR="005A57E3" w:rsidRDefault="005A57E3"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9">
    <w:p w:rsidR="005A57E3" w:rsidRDefault="005A57E3"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0">
    <w:p w:rsidR="005A57E3" w:rsidRDefault="005A57E3" w:rsidP="00510795">
      <w:pPr>
        <w:pStyle w:val="FootnoteText"/>
      </w:pPr>
      <w:r>
        <w:rPr>
          <w:rStyle w:val="FootnoteReference"/>
        </w:rPr>
        <w:footnoteRef/>
      </w:r>
      <w:r>
        <w:t xml:space="preserve"> ‘The world is passing away, and the desire for it; but anyone who does the will of God lives for ever’ (1 Jn. 2:17).</w:t>
      </w:r>
    </w:p>
  </w:footnote>
  <w:footnote w:id="351">
    <w:p w:rsidR="005A57E3" w:rsidRDefault="005A57E3"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2">
    <w:p w:rsidR="005A57E3" w:rsidRDefault="005A57E3" w:rsidP="00510795">
      <w:pPr>
        <w:pStyle w:val="FootnoteText"/>
      </w:pPr>
      <w:r>
        <w:rPr>
          <w:rStyle w:val="FootnoteReference"/>
        </w:rPr>
        <w:footnoteRef/>
      </w:r>
      <w:r>
        <w:t xml:space="preserve"> Ex. 19:6; 29:43-46; Deut. 27:9; Is. 63:18,19; Jer. 2:3; 2 Cor. 6:16.</w:t>
      </w:r>
    </w:p>
  </w:footnote>
  <w:footnote w:id="353">
    <w:p w:rsidR="005A57E3" w:rsidRDefault="005A57E3"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4">
    <w:p w:rsidR="005A57E3" w:rsidRDefault="005A57E3" w:rsidP="00510795">
      <w:pPr>
        <w:pStyle w:val="FootnoteText"/>
      </w:pPr>
      <w:r>
        <w:rPr>
          <w:rStyle w:val="FootnoteReference"/>
        </w:rPr>
        <w:footnoteRef/>
      </w:r>
      <w:r>
        <w:t xml:space="preserve"> Earth rocked and rolled in travail at the birth of a nation (cp. Jn. 16:20-22).</w:t>
      </w:r>
    </w:p>
  </w:footnote>
  <w:footnote w:id="355">
    <w:p w:rsidR="005A57E3" w:rsidRDefault="005A57E3" w:rsidP="00510795">
      <w:pPr>
        <w:pStyle w:val="FootnoteText"/>
      </w:pPr>
      <w:r>
        <w:rPr>
          <w:rStyle w:val="FootnoteReference"/>
        </w:rPr>
        <w:footnoteRef/>
      </w:r>
      <w:r>
        <w:t xml:space="preserve"> Cp. John 1:18; 3:13; Wisdom 18:16.</w:t>
      </w:r>
    </w:p>
  </w:footnote>
  <w:footnote w:id="356">
    <w:p w:rsidR="005A57E3" w:rsidRDefault="005A57E3"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7">
    <w:p w:rsidR="005A57E3" w:rsidRDefault="005A57E3"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8">
    <w:p w:rsidR="005A57E3" w:rsidRDefault="005A57E3" w:rsidP="00510795">
      <w:pPr>
        <w:pStyle w:val="FootnoteText"/>
      </w:pPr>
      <w:r>
        <w:rPr>
          <w:rStyle w:val="FootnoteReference"/>
        </w:rPr>
        <w:footnoteRef/>
      </w:r>
      <w:r>
        <w:t xml:space="preserve"> cp. Heb. 4:10; Phil. 2:12; Mt. 11:28,29; Jer. 6:16.</w:t>
      </w:r>
    </w:p>
  </w:footnote>
  <w:footnote w:id="359">
    <w:p w:rsidR="005A57E3" w:rsidRDefault="005A57E3" w:rsidP="00510795">
      <w:pPr>
        <w:pStyle w:val="FootnoteText"/>
      </w:pPr>
      <w:r>
        <w:rPr>
          <w:rStyle w:val="FootnoteReference"/>
        </w:rPr>
        <w:footnoteRef/>
      </w:r>
      <w:r>
        <w:t xml:space="preserve"> 2 Cor. 4:13.</w:t>
      </w:r>
    </w:p>
  </w:footnote>
  <w:footnote w:id="360">
    <w:p w:rsidR="005A57E3" w:rsidRDefault="005A57E3" w:rsidP="00510795">
      <w:pPr>
        <w:pStyle w:val="FootnoteText"/>
      </w:pPr>
      <w:r>
        <w:rPr>
          <w:rStyle w:val="FootnoteReference"/>
        </w:rPr>
        <w:footnoteRef/>
      </w:r>
      <w:r>
        <w:t xml:space="preserve"> </w:t>
      </w:r>
      <w:r w:rsidRPr="00DC02D9">
        <w:rPr>
          <w:i/>
        </w:rPr>
        <w:t>Or:</w:t>
      </w:r>
      <w:r>
        <w:t xml:space="preserve"> costly (Wisdom 1:13-16).</w:t>
      </w:r>
    </w:p>
  </w:footnote>
  <w:footnote w:id="361">
    <w:p w:rsidR="005A57E3" w:rsidRDefault="005A57E3" w:rsidP="00510795">
      <w:pPr>
        <w:pStyle w:val="FootnoteText"/>
      </w:pPr>
      <w:r>
        <w:rPr>
          <w:rStyle w:val="FootnoteReference"/>
        </w:rPr>
        <w:footnoteRef/>
      </w:r>
      <w:r>
        <w:t xml:space="preserve"> Rom. 15:11.</w:t>
      </w:r>
    </w:p>
  </w:footnote>
  <w:footnote w:id="362">
    <w:p w:rsidR="005A57E3" w:rsidRDefault="005A57E3" w:rsidP="00510795">
      <w:pPr>
        <w:pStyle w:val="FootnoteText"/>
      </w:pPr>
      <w:r>
        <w:rPr>
          <w:rStyle w:val="FootnoteReference"/>
        </w:rPr>
        <w:footnoteRef/>
      </w:r>
      <w:r>
        <w:t xml:space="preserve"> Mercy </w:t>
      </w:r>
      <w:r w:rsidRPr="00DC02D9">
        <w:rPr>
          <w:i/>
        </w:rPr>
        <w:t>or</w:t>
      </w:r>
      <w:r>
        <w:t xml:space="preserve"> love.</w:t>
      </w:r>
    </w:p>
  </w:footnote>
  <w:footnote w:id="363">
    <w:p w:rsidR="005A57E3" w:rsidRDefault="005A57E3" w:rsidP="00510795">
      <w:pPr>
        <w:pStyle w:val="FootnoteText"/>
      </w:pPr>
      <w:r>
        <w:rPr>
          <w:rStyle w:val="FootnoteReference"/>
        </w:rPr>
        <w:footnoteRef/>
      </w:r>
      <w:r>
        <w:t xml:space="preserve"> Heb. 13:6.</w:t>
      </w:r>
    </w:p>
  </w:footnote>
  <w:footnote w:id="364">
    <w:p w:rsidR="005A57E3" w:rsidRDefault="005A57E3"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5">
    <w:p w:rsidR="005A57E3" w:rsidRDefault="005A57E3"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6">
    <w:p w:rsidR="005A57E3" w:rsidRDefault="005A57E3"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7">
    <w:p w:rsidR="005A57E3" w:rsidRDefault="005A57E3"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8">
    <w:p w:rsidR="005A57E3" w:rsidRDefault="005A57E3" w:rsidP="00385CB8">
      <w:pPr>
        <w:pStyle w:val="FootnoteText"/>
      </w:pPr>
      <w:r>
        <w:rPr>
          <w:rStyle w:val="FootnoteReference"/>
        </w:rPr>
        <w:footnoteRef/>
      </w:r>
      <w:r>
        <w:t xml:space="preserve"> Rom. 10:5; Gal. 3:12; Lev. 18:5; Luke 10:25-28.</w:t>
      </w:r>
    </w:p>
  </w:footnote>
  <w:footnote w:id="369">
    <w:p w:rsidR="005A57E3" w:rsidRDefault="005A57E3"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0">
    <w:p w:rsidR="005A57E3" w:rsidRDefault="005A57E3"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1">
    <w:p w:rsidR="005A57E3" w:rsidRDefault="005A57E3"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2">
    <w:p w:rsidR="005A57E3" w:rsidRDefault="005A57E3"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3">
    <w:p w:rsidR="005A57E3" w:rsidRDefault="005A57E3"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4">
    <w:p w:rsidR="005A57E3" w:rsidRDefault="005A57E3" w:rsidP="00385CB8">
      <w:pPr>
        <w:pStyle w:val="FootnoteText"/>
      </w:pPr>
      <w:r>
        <w:rPr>
          <w:rStyle w:val="FootnoteReference"/>
        </w:rPr>
        <w:footnoteRef/>
      </w:r>
      <w:r>
        <w:t xml:space="preserve"> sloth: </w:t>
      </w:r>
      <w:r w:rsidRPr="0002544A">
        <w:rPr>
          <w:i/>
        </w:rPr>
        <w:t>or:</w:t>
      </w:r>
      <w:r>
        <w:t xml:space="preserve"> accidie.</w:t>
      </w:r>
    </w:p>
  </w:footnote>
  <w:footnote w:id="375">
    <w:p w:rsidR="005A57E3" w:rsidRDefault="005A57E3" w:rsidP="00385CB8">
      <w:pPr>
        <w:pStyle w:val="FootnoteText"/>
      </w:pPr>
      <w:r>
        <w:rPr>
          <w:rStyle w:val="FootnoteReference"/>
        </w:rPr>
        <w:footnoteRef/>
      </w:r>
      <w:r>
        <w:t xml:space="preserve"> Eyes were given us that we might see in creatures our Creator (St Athanasius).</w:t>
      </w:r>
    </w:p>
  </w:footnote>
  <w:footnote w:id="376">
    <w:p w:rsidR="005A57E3" w:rsidRDefault="005A57E3" w:rsidP="00385CB8">
      <w:pPr>
        <w:pStyle w:val="FootnoteText"/>
      </w:pPr>
      <w:r>
        <w:rPr>
          <w:rStyle w:val="FootnoteReference"/>
        </w:rPr>
        <w:footnoteRef/>
      </w:r>
      <w:r>
        <w:t xml:space="preserve"> Christ is our way and our righteousness (cp. Jn. 14:6; 1 Cor 1:30; Ephes. 2:5-7).</w:t>
      </w:r>
    </w:p>
  </w:footnote>
  <w:footnote w:id="377">
    <w:p w:rsidR="005A57E3" w:rsidRDefault="005A57E3" w:rsidP="00385CB8">
      <w:pPr>
        <w:pStyle w:val="FootnoteText"/>
      </w:pPr>
      <w:r>
        <w:rPr>
          <w:rStyle w:val="FootnoteReference"/>
        </w:rPr>
        <w:footnoteRef/>
      </w:r>
      <w:r>
        <w:t xml:space="preserve"> The house of wisdom can be built only if the fear of God is rooted deeply in the soul (cp. St Ambrose).</w:t>
      </w:r>
    </w:p>
  </w:footnote>
  <w:footnote w:id="378">
    <w:p w:rsidR="005A57E3" w:rsidRDefault="005A57E3" w:rsidP="00385CB8">
      <w:pPr>
        <w:pStyle w:val="FootnoteText"/>
      </w:pPr>
      <w:r>
        <w:rPr>
          <w:rStyle w:val="FootnoteReference"/>
        </w:rPr>
        <w:footnoteRef/>
      </w:r>
      <w:r>
        <w:t xml:space="preserve"> Christ is our way and our righteousness (cp. Jn. 14:6; 1 Cor 1:30; Ephes. 2:5-7). &lt;see 2 footnotes above&gt;</w:t>
      </w:r>
    </w:p>
  </w:footnote>
  <w:footnote w:id="379">
    <w:p w:rsidR="005A57E3" w:rsidRDefault="005A57E3" w:rsidP="00385CB8">
      <w:pPr>
        <w:pStyle w:val="FootnoteText"/>
      </w:pPr>
      <w:r>
        <w:rPr>
          <w:rStyle w:val="FootnoteReference"/>
        </w:rPr>
        <w:footnoteRef/>
      </w:r>
      <w:r>
        <w:t xml:space="preserve"> </w:t>
      </w:r>
      <w:r w:rsidRPr="0002544A">
        <w:rPr>
          <w:i/>
        </w:rPr>
        <w:t>Lit</w:t>
      </w:r>
      <w:r>
        <w:t>. Face: a Hebraism for ‘favor’. (Cp. Psalm 44:13).</w:t>
      </w:r>
    </w:p>
  </w:footnote>
  <w:footnote w:id="380">
    <w:p w:rsidR="005A57E3" w:rsidRDefault="005A57E3"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1">
    <w:p w:rsidR="005A57E3" w:rsidRDefault="005A57E3" w:rsidP="00385CB8">
      <w:pPr>
        <w:pStyle w:val="FootnoteText"/>
      </w:pPr>
      <w:r>
        <w:rPr>
          <w:rStyle w:val="FootnoteReference"/>
        </w:rPr>
        <w:footnoteRef/>
      </w:r>
      <w:r>
        <w:t xml:space="preserve"> Curdled with scorn, anger and fear.</w:t>
      </w:r>
    </w:p>
  </w:footnote>
  <w:footnote w:id="382">
    <w:p w:rsidR="005A57E3" w:rsidRDefault="005A57E3"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3">
    <w:p w:rsidR="005A57E3" w:rsidRDefault="005A57E3"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4">
    <w:p w:rsidR="005A57E3" w:rsidRDefault="005A57E3" w:rsidP="00385CB8">
      <w:pPr>
        <w:pStyle w:val="FootnoteText"/>
      </w:pPr>
      <w:r>
        <w:rPr>
          <w:rStyle w:val="FootnoteReference"/>
        </w:rPr>
        <w:footnoteRef/>
      </w:r>
      <w:r>
        <w:t xml:space="preserve"> Sprinkled with hoar-frost, a wineskin is like the greying head of an old man.</w:t>
      </w:r>
    </w:p>
  </w:footnote>
  <w:footnote w:id="385">
    <w:p w:rsidR="005A57E3" w:rsidRDefault="005A57E3"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6">
    <w:p w:rsidR="005A57E3" w:rsidRDefault="005A57E3" w:rsidP="00385CB8">
      <w:pPr>
        <w:pStyle w:val="FootnoteText"/>
      </w:pPr>
      <w:r>
        <w:rPr>
          <w:rStyle w:val="FootnoteReference"/>
        </w:rPr>
        <w:footnoteRef/>
      </w:r>
      <w:r>
        <w:t xml:space="preserve"> hear: </w:t>
      </w:r>
      <w:r w:rsidRPr="0002544A">
        <w:rPr>
          <w:i/>
        </w:rPr>
        <w:t>lit</w:t>
      </w:r>
      <w:r>
        <w:t>. gullet, throat, larynx.</w:t>
      </w:r>
    </w:p>
  </w:footnote>
  <w:footnote w:id="387">
    <w:p w:rsidR="005A57E3" w:rsidRDefault="005A57E3"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8">
    <w:p w:rsidR="005A57E3" w:rsidRDefault="005A57E3" w:rsidP="00385CB8">
      <w:pPr>
        <w:pStyle w:val="FootnoteText"/>
      </w:pPr>
      <w:r>
        <w:rPr>
          <w:rStyle w:val="FootnoteReference"/>
        </w:rPr>
        <w:footnoteRef/>
      </w:r>
      <w:r>
        <w:t xml:space="preserve"> ‘In wicked men we rightly hate the evil, but love the creature’ (St. Prosper).</w:t>
      </w:r>
    </w:p>
  </w:footnote>
  <w:footnote w:id="389">
    <w:p w:rsidR="005A57E3" w:rsidRDefault="005A57E3"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0">
    <w:p w:rsidR="005A57E3" w:rsidRDefault="005A57E3"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1">
    <w:p w:rsidR="005A57E3" w:rsidRDefault="005A57E3" w:rsidP="00385CB8">
      <w:pPr>
        <w:pStyle w:val="FootnoteText"/>
      </w:pPr>
      <w:r>
        <w:rPr>
          <w:rStyle w:val="FootnoteReference"/>
        </w:rPr>
        <w:footnoteRef/>
      </w:r>
      <w:r>
        <w:t xml:space="preserve"> These words are repeated by the deacon at the beginning of the Divine Liturgy.</w:t>
      </w:r>
    </w:p>
  </w:footnote>
  <w:footnote w:id="392">
    <w:p w:rsidR="005A57E3" w:rsidRDefault="005A57E3"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3">
    <w:p w:rsidR="005A57E3" w:rsidRDefault="005A57E3" w:rsidP="00385CB8">
      <w:pPr>
        <w:pStyle w:val="FootnoteText"/>
      </w:pPr>
      <w:r>
        <w:rPr>
          <w:rStyle w:val="FootnoteReference"/>
        </w:rPr>
        <w:footnoteRef/>
      </w:r>
      <w:r>
        <w:t xml:space="preserve"> Cp. Lk. 24:27,32,45.</w:t>
      </w:r>
    </w:p>
  </w:footnote>
  <w:footnote w:id="394">
    <w:p w:rsidR="005A57E3" w:rsidRDefault="005A57E3" w:rsidP="00385CB8">
      <w:pPr>
        <w:pStyle w:val="FootnoteText"/>
      </w:pPr>
      <w:r>
        <w:rPr>
          <w:rStyle w:val="FootnoteReference"/>
        </w:rPr>
        <w:footnoteRef/>
      </w:r>
      <w:r>
        <w:t xml:space="preserve"> Just as we who claim to love God judge it right to show mercy, so we can expect the divine mercy (Mt. 5:7).</w:t>
      </w:r>
    </w:p>
  </w:footnote>
  <w:footnote w:id="395">
    <w:p w:rsidR="005A57E3" w:rsidRDefault="005A57E3" w:rsidP="00385CB8">
      <w:pPr>
        <w:pStyle w:val="FootnoteText"/>
      </w:pPr>
      <w:r>
        <w:rPr>
          <w:rStyle w:val="FootnoteReference"/>
        </w:rPr>
        <w:footnoteRef/>
      </w:r>
      <w:r>
        <w:t xml:space="preserve"> pure: </w:t>
      </w:r>
      <w:r w:rsidRPr="007B4ADE">
        <w:rPr>
          <w:i/>
        </w:rPr>
        <w:t>lit</w:t>
      </w:r>
      <w:r>
        <w:t>. burnt, fired: hence refined and pure (cp. Psalm 11:7).</w:t>
      </w:r>
    </w:p>
  </w:footnote>
  <w:footnote w:id="396">
    <w:p w:rsidR="005A57E3" w:rsidRDefault="005A57E3"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7">
    <w:p w:rsidR="005A57E3" w:rsidRDefault="005A57E3"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8">
    <w:p w:rsidR="005A57E3" w:rsidRDefault="005A57E3"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9">
    <w:p w:rsidR="005A57E3" w:rsidRDefault="005A57E3" w:rsidP="00385CB8">
      <w:pPr>
        <w:pStyle w:val="FootnoteText"/>
      </w:pPr>
      <w:r>
        <w:rPr>
          <w:rStyle w:val="FootnoteReference"/>
        </w:rPr>
        <w:footnoteRef/>
      </w:r>
      <w:r>
        <w:t xml:space="preserve"> Cp. Ps. 110:10.</w:t>
      </w:r>
    </w:p>
  </w:footnote>
  <w:footnote w:id="400">
    <w:p w:rsidR="005A57E3" w:rsidRDefault="005A57E3"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1">
    <w:p w:rsidR="005A57E3" w:rsidRDefault="005A57E3" w:rsidP="00FD25B7">
      <w:pPr>
        <w:pStyle w:val="FootnoteText"/>
      </w:pPr>
      <w:r>
        <w:rPr>
          <w:rStyle w:val="FootnoteReference"/>
        </w:rPr>
        <w:footnoteRef/>
      </w:r>
      <w:r>
        <w:t xml:space="preserve"> Cp. Psalm 139:11; Rom. 12:20. ‘Coals of hell’. For desolation as the equivalent of hell, see Mark 13:14.</w:t>
      </w:r>
    </w:p>
  </w:footnote>
  <w:footnote w:id="402">
    <w:p w:rsidR="005A57E3" w:rsidRDefault="005A57E3" w:rsidP="00FD25B7">
      <w:pPr>
        <w:pStyle w:val="FootnoteText"/>
      </w:pPr>
      <w:r>
        <w:rPr>
          <w:rStyle w:val="FootnoteReference"/>
        </w:rPr>
        <w:footnoteRef/>
      </w:r>
      <w:r>
        <w:t xml:space="preserve"> Cp. Jeremiah 3:23. I look through the hills to their unseen Maker.</w:t>
      </w:r>
    </w:p>
  </w:footnote>
  <w:footnote w:id="403">
    <w:p w:rsidR="005A57E3" w:rsidRDefault="005A57E3"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4">
    <w:p w:rsidR="005A57E3" w:rsidRDefault="005A57E3"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5">
    <w:p w:rsidR="005A57E3" w:rsidRDefault="005A57E3"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6">
    <w:p w:rsidR="005A57E3" w:rsidRDefault="005A57E3" w:rsidP="00FD25B7">
      <w:pPr>
        <w:pStyle w:val="FootnoteText"/>
      </w:pPr>
      <w:r>
        <w:rPr>
          <w:rStyle w:val="FootnoteReference"/>
        </w:rPr>
        <w:footnoteRef/>
      </w:r>
      <w:r>
        <w:t xml:space="preserve"> Hebrews 11:26; 13:13.</w:t>
      </w:r>
    </w:p>
  </w:footnote>
  <w:footnote w:id="407">
    <w:p w:rsidR="005A57E3" w:rsidRDefault="005A57E3" w:rsidP="00FD25B7">
      <w:pPr>
        <w:pStyle w:val="FootnoteText"/>
      </w:pPr>
      <w:r>
        <w:rPr>
          <w:rStyle w:val="FootnoteReference"/>
        </w:rPr>
        <w:footnoteRef/>
      </w:r>
      <w:r>
        <w:t xml:space="preserve"> Heaven is here (Mt. 4:17; Lk. 17:21; Prov. 17:24).</w:t>
      </w:r>
    </w:p>
  </w:footnote>
  <w:footnote w:id="408">
    <w:p w:rsidR="005A57E3" w:rsidRDefault="005A57E3"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9">
    <w:p w:rsidR="005A57E3" w:rsidRDefault="005A57E3"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0">
    <w:p w:rsidR="005A57E3" w:rsidRDefault="005A57E3"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1">
    <w:p w:rsidR="005A57E3" w:rsidRDefault="005A57E3"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2">
    <w:p w:rsidR="005A57E3" w:rsidRDefault="005A57E3" w:rsidP="00FD25B7">
      <w:pPr>
        <w:pStyle w:val="FootnoteText"/>
      </w:pPr>
      <w:r>
        <w:rPr>
          <w:rStyle w:val="FootnoteReference"/>
        </w:rPr>
        <w:footnoteRef/>
      </w:r>
      <w:r>
        <w:t xml:space="preserve"> Cp. Titus 2:14.</w:t>
      </w:r>
    </w:p>
  </w:footnote>
  <w:footnote w:id="413">
    <w:p w:rsidR="005A57E3" w:rsidRDefault="005A57E3" w:rsidP="00FD25B7">
      <w:pPr>
        <w:pStyle w:val="FootnoteText"/>
      </w:pPr>
      <w:r>
        <w:rPr>
          <w:rStyle w:val="FootnoteReference"/>
        </w:rPr>
        <w:footnoteRef/>
      </w:r>
      <w:r>
        <w:t xml:space="preserve"> Prov. 29:1; 2 Kings 17:14; Neh. 9:16; Dt. 9:6.</w:t>
      </w:r>
    </w:p>
  </w:footnote>
  <w:footnote w:id="414">
    <w:p w:rsidR="005A57E3" w:rsidRDefault="005A57E3"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5">
    <w:p w:rsidR="005A57E3" w:rsidRDefault="005A57E3" w:rsidP="00FD25B7">
      <w:pPr>
        <w:pStyle w:val="FootnoteText"/>
      </w:pPr>
      <w:r>
        <w:rPr>
          <w:rStyle w:val="FootnoteReference"/>
        </w:rPr>
        <w:footnoteRef/>
      </w:r>
      <w:r>
        <w:t xml:space="preserve"> Cp. 1 Kings 6:21 (1 Sam. 6:21).</w:t>
      </w:r>
    </w:p>
  </w:footnote>
  <w:footnote w:id="416">
    <w:p w:rsidR="005A57E3" w:rsidRDefault="005A57E3" w:rsidP="00FD25B7">
      <w:pPr>
        <w:pStyle w:val="FootnoteText"/>
      </w:pPr>
      <w:r>
        <w:rPr>
          <w:rStyle w:val="FootnoteReference"/>
        </w:rPr>
        <w:footnoteRef/>
      </w:r>
      <w:r>
        <w:t xml:space="preserve"> Ps. 131:8-10 = 2 Chron. 6:41-42.</w:t>
      </w:r>
    </w:p>
  </w:footnote>
  <w:footnote w:id="417">
    <w:p w:rsidR="005A57E3" w:rsidRDefault="005A57E3" w:rsidP="00FD25B7">
      <w:pPr>
        <w:pStyle w:val="FootnoteText"/>
      </w:pPr>
      <w:r>
        <w:rPr>
          <w:rStyle w:val="FootnoteReference"/>
        </w:rPr>
        <w:footnoteRef/>
      </w:r>
      <w:r>
        <w:t xml:space="preserve"> I Chron. 17:11-14; Acts 2:30-33.</w:t>
      </w:r>
    </w:p>
  </w:footnote>
  <w:footnote w:id="418">
    <w:p w:rsidR="005A57E3" w:rsidRDefault="005A57E3" w:rsidP="00FD25B7">
      <w:pPr>
        <w:pStyle w:val="FootnoteText"/>
      </w:pPr>
      <w:r>
        <w:rPr>
          <w:rStyle w:val="FootnoteReference"/>
        </w:rPr>
        <w:footnoteRef/>
      </w:r>
      <w:r>
        <w:t xml:space="preserve"> stock: </w:t>
      </w:r>
      <w:r w:rsidRPr="00783CA0">
        <w:rPr>
          <w:i/>
        </w:rPr>
        <w:t>lit</w:t>
      </w:r>
      <w:r>
        <w:t>. horn.</w:t>
      </w:r>
    </w:p>
  </w:footnote>
  <w:footnote w:id="419">
    <w:p w:rsidR="005A57E3" w:rsidRDefault="005A57E3"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0">
    <w:p w:rsidR="005A57E3" w:rsidRDefault="005A57E3"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1">
    <w:p w:rsidR="005A57E3" w:rsidRDefault="005A57E3"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2">
    <w:p w:rsidR="005A57E3" w:rsidRDefault="005A57E3"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3">
    <w:p w:rsidR="005A57E3" w:rsidRDefault="005A57E3" w:rsidP="00E276C1">
      <w:pPr>
        <w:pStyle w:val="FootnoteText"/>
      </w:pPr>
      <w:r>
        <w:rPr>
          <w:rStyle w:val="FootnoteReference"/>
        </w:rPr>
        <w:footnoteRef/>
      </w:r>
      <w:r>
        <w:t xml:space="preserve"> The kingdoms of this world have become the kingdoms of our Lord and of His Christ’ (Rev. 11:15).</w:t>
      </w:r>
    </w:p>
  </w:footnote>
  <w:footnote w:id="424">
    <w:p w:rsidR="005A57E3" w:rsidRDefault="005A57E3" w:rsidP="00E276C1">
      <w:pPr>
        <w:pStyle w:val="FootnoteText"/>
      </w:pPr>
      <w:r>
        <w:rPr>
          <w:rStyle w:val="FootnoteReference"/>
        </w:rPr>
        <w:footnoteRef/>
      </w:r>
      <w:r>
        <w:t xml:space="preserve"> Deut. 32:36.</w:t>
      </w:r>
    </w:p>
  </w:footnote>
  <w:footnote w:id="425">
    <w:p w:rsidR="005A57E3" w:rsidRDefault="005A57E3"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6">
    <w:p w:rsidR="005A57E3" w:rsidRDefault="005A57E3" w:rsidP="00E276C1">
      <w:pPr>
        <w:pStyle w:val="FootnoteText"/>
      </w:pPr>
      <w:r>
        <w:rPr>
          <w:rStyle w:val="FootnoteReference"/>
        </w:rPr>
        <w:footnoteRef/>
      </w:r>
      <w:r>
        <w:t xml:space="preserve"> mercy: </w:t>
      </w:r>
      <w:r w:rsidRPr="007F3CE8">
        <w:rPr>
          <w:i/>
        </w:rPr>
        <w:t>or</w:t>
      </w:r>
      <w:r>
        <w:t xml:space="preserve"> love. Cp. Lk. 10:37.</w:t>
      </w:r>
    </w:p>
  </w:footnote>
  <w:footnote w:id="427">
    <w:p w:rsidR="005A57E3" w:rsidRDefault="005A57E3"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8">
    <w:p w:rsidR="005A57E3" w:rsidRDefault="005A57E3" w:rsidP="00E276C1">
      <w:pPr>
        <w:pStyle w:val="FootnoteText"/>
      </w:pPr>
      <w:r>
        <w:rPr>
          <w:rStyle w:val="FootnoteReference"/>
        </w:rPr>
        <w:footnoteRef/>
      </w:r>
      <w:r>
        <w:t xml:space="preserve"> See footnote on page 170. &lt;See previous footnote&gt;</w:t>
      </w:r>
    </w:p>
  </w:footnote>
  <w:footnote w:id="429">
    <w:p w:rsidR="005A57E3" w:rsidRDefault="005A57E3"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0">
    <w:p w:rsidR="005A57E3" w:rsidRDefault="005A57E3"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1">
    <w:p w:rsidR="005A57E3" w:rsidRDefault="005A57E3"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2">
    <w:p w:rsidR="005A57E3" w:rsidRDefault="005A57E3" w:rsidP="00E276C1">
      <w:pPr>
        <w:pStyle w:val="FootnoteText"/>
      </w:pPr>
      <w:r>
        <w:rPr>
          <w:rStyle w:val="FootnoteReference"/>
        </w:rPr>
        <w:footnoteRef/>
      </w:r>
      <w:r>
        <w:t xml:space="preserve"> songs: </w:t>
      </w:r>
      <w:r w:rsidRPr="007F3CE8">
        <w:rPr>
          <w:i/>
        </w:rPr>
        <w:t>variant reading and Slavonic:</w:t>
      </w:r>
      <w:r>
        <w:t xml:space="preserve"> ways.</w:t>
      </w:r>
    </w:p>
  </w:footnote>
  <w:footnote w:id="433">
    <w:p w:rsidR="005A57E3" w:rsidRDefault="005A57E3" w:rsidP="00E276C1">
      <w:pPr>
        <w:pStyle w:val="FootnoteText"/>
      </w:pPr>
      <w:r>
        <w:rPr>
          <w:rStyle w:val="FootnoteReference"/>
        </w:rPr>
        <w:footnoteRef/>
      </w:r>
      <w:r>
        <w:t xml:space="preserve"> The Spirit of the Lord fills the world (Wisdom 1:7).</w:t>
      </w:r>
    </w:p>
  </w:footnote>
  <w:footnote w:id="434">
    <w:p w:rsidR="005A57E3" w:rsidRDefault="005A57E3" w:rsidP="00E276C1">
      <w:pPr>
        <w:pStyle w:val="FootnoteText"/>
      </w:pPr>
      <w:r>
        <w:rPr>
          <w:rStyle w:val="FootnoteReference"/>
        </w:rPr>
        <w:footnoteRef/>
      </w:r>
      <w:r>
        <w:t xml:space="preserve"> heart: </w:t>
      </w:r>
      <w:r w:rsidRPr="007F3CE8">
        <w:rPr>
          <w:i/>
        </w:rPr>
        <w:t>lit</w:t>
      </w:r>
      <w:r>
        <w:t>. kidneys (seat of the affections in Hebrew thought).</w:t>
      </w:r>
    </w:p>
  </w:footnote>
  <w:footnote w:id="435">
    <w:p w:rsidR="005A57E3" w:rsidRDefault="005A57E3" w:rsidP="00E276C1">
      <w:pPr>
        <w:pStyle w:val="FootnoteText"/>
      </w:pPr>
      <w:r>
        <w:rPr>
          <w:rStyle w:val="FootnoteReference"/>
        </w:rPr>
        <w:footnoteRef/>
      </w:r>
      <w:r>
        <w:t xml:space="preserve"> ‘He gives songs in the night’ (Job. 35:10).</w:t>
      </w:r>
    </w:p>
  </w:footnote>
  <w:footnote w:id="436">
    <w:p w:rsidR="005A57E3" w:rsidRDefault="005A57E3"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7">
    <w:p w:rsidR="005A57E3" w:rsidRDefault="005A57E3" w:rsidP="00E276C1">
      <w:pPr>
        <w:pStyle w:val="FootnoteText"/>
      </w:pPr>
      <w:r>
        <w:rPr>
          <w:rStyle w:val="FootnoteReference"/>
        </w:rPr>
        <w:footnoteRef/>
      </w:r>
      <w:r>
        <w:t xml:space="preserve"> this way: the confession of Christ (2 Tim. 3:12).</w:t>
      </w:r>
    </w:p>
  </w:footnote>
  <w:footnote w:id="438">
    <w:p w:rsidR="005A57E3" w:rsidRDefault="005A57E3" w:rsidP="00E276C1">
      <w:pPr>
        <w:pStyle w:val="FootnoteText"/>
      </w:pPr>
      <w:r>
        <w:rPr>
          <w:rStyle w:val="FootnoteReference"/>
        </w:rPr>
        <w:footnoteRef/>
      </w:r>
      <w:r>
        <w:t xml:space="preserve"> These two lines are identical with Lamentations 3:6.</w:t>
      </w:r>
    </w:p>
  </w:footnote>
  <w:footnote w:id="439">
    <w:p w:rsidR="005A57E3" w:rsidRDefault="005A57E3" w:rsidP="00E276C1">
      <w:pPr>
        <w:pStyle w:val="FootnoteText"/>
      </w:pPr>
      <w:r>
        <w:rPr>
          <w:rStyle w:val="FootnoteReference"/>
        </w:rPr>
        <w:footnoteRef/>
      </w:r>
      <w:r>
        <w:t xml:space="preserve"> Cp. Rev. 10:5; Ezek. 20:23,28,42; Deut. 32:14.</w:t>
      </w:r>
    </w:p>
  </w:footnote>
  <w:footnote w:id="440">
    <w:p w:rsidR="005A57E3" w:rsidRDefault="005A57E3"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1">
    <w:p w:rsidR="005A57E3" w:rsidRDefault="005A57E3"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2">
    <w:p w:rsidR="005A57E3" w:rsidRDefault="005A57E3" w:rsidP="00E276C1">
      <w:pPr>
        <w:pStyle w:val="FootnoteText"/>
      </w:pPr>
      <w:r>
        <w:rPr>
          <w:rStyle w:val="FootnoteReference"/>
        </w:rPr>
        <w:footnoteRef/>
      </w:r>
      <w:r>
        <w:t xml:space="preserve"> Cp. ‘If I am lifted up from the earth, I will draw all men to Me’ (Jn. 12:32). See also Psalm 45:11 and the note there.</w:t>
      </w:r>
    </w:p>
  </w:footnote>
  <w:footnote w:id="443">
    <w:p w:rsidR="005A57E3" w:rsidRDefault="005A57E3"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4">
    <w:p w:rsidR="005A57E3" w:rsidRDefault="005A57E3" w:rsidP="00E276C1">
      <w:pPr>
        <w:pStyle w:val="FootnoteText"/>
      </w:pPr>
      <w:r>
        <w:rPr>
          <w:rStyle w:val="FootnoteReference"/>
        </w:rPr>
        <w:footnoteRef/>
      </w:r>
      <w:r>
        <w:t xml:space="preserve"> Cp. Ps. 145:2 with Ps. 103:33. Only verbs differ.</w:t>
      </w:r>
    </w:p>
  </w:footnote>
  <w:footnote w:id="445">
    <w:p w:rsidR="005A57E3" w:rsidRDefault="005A57E3" w:rsidP="00E276C1">
      <w:pPr>
        <w:pStyle w:val="FootnoteText"/>
      </w:pPr>
      <w:r>
        <w:rPr>
          <w:rStyle w:val="FootnoteReference"/>
        </w:rPr>
        <w:footnoteRef/>
      </w:r>
      <w:r>
        <w:t xml:space="preserve"> </w:t>
      </w:r>
      <w:r w:rsidRPr="00D813A7">
        <w:rPr>
          <w:i/>
        </w:rPr>
        <w:t>Lit</w:t>
      </w:r>
      <w:r>
        <w:t>. ‘dispersions’. Cp. Mt. 24:31.</w:t>
      </w:r>
    </w:p>
  </w:footnote>
  <w:footnote w:id="446">
    <w:p w:rsidR="005A57E3" w:rsidRDefault="005A57E3"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7">
    <w:p w:rsidR="005A57E3" w:rsidRDefault="005A57E3" w:rsidP="00E276C1">
      <w:pPr>
        <w:pStyle w:val="FootnoteText"/>
      </w:pPr>
      <w:r>
        <w:rPr>
          <w:rStyle w:val="FootnoteReference"/>
        </w:rPr>
        <w:footnoteRef/>
      </w:r>
      <w:r>
        <w:t xml:space="preserve"> two-edged sword: praise which conquers Amalek (St. Chrysostom).</w:t>
      </w:r>
    </w:p>
  </w:footnote>
  <w:footnote w:id="448">
    <w:p w:rsidR="005A57E3" w:rsidRDefault="005A57E3" w:rsidP="00E276C1">
      <w:pPr>
        <w:pStyle w:val="FootnoteText"/>
      </w:pPr>
      <w:r>
        <w:rPr>
          <w:rStyle w:val="FootnoteReference"/>
        </w:rPr>
        <w:footnoteRef/>
      </w:r>
      <w:r>
        <w:t xml:space="preserve"> ‘Holiness of life is the mother of glory’ (St Theodoret).</w:t>
      </w:r>
    </w:p>
  </w:footnote>
  <w:footnote w:id="449">
    <w:p w:rsidR="005A57E3" w:rsidRDefault="005A57E3">
      <w:pPr>
        <w:pStyle w:val="FootnoteText"/>
      </w:pPr>
      <w:r>
        <w:rPr>
          <w:rStyle w:val="FootnoteReference"/>
        </w:rPr>
        <w:footnoteRef/>
      </w:r>
      <w:r>
        <w:t xml:space="preserve"> Acts 7:60</w:t>
      </w:r>
    </w:p>
  </w:footnote>
  <w:footnote w:id="450">
    <w:p w:rsidR="005A57E3" w:rsidRDefault="005A57E3" w:rsidP="006B061A">
      <w:pPr>
        <w:pStyle w:val="Footnote0"/>
      </w:pPr>
      <w:r>
        <w:rPr>
          <w:rStyle w:val="FootnoteReference"/>
        </w:rPr>
        <w:footnoteRef/>
      </w:r>
      <w:r>
        <w:t xml:space="preserve"> Literally “virgin monastic”. The traditional English term for a female monastic is not “nun”, but “virgin”.</w:t>
      </w:r>
    </w:p>
  </w:footnote>
  <w:footnote w:id="451">
    <w:p w:rsidR="005A57E3" w:rsidRDefault="005A57E3">
      <w:pPr>
        <w:pStyle w:val="footnote"/>
        <w:rPr>
          <w:ins w:id="931" w:author="Brett Slote" w:date="2011-07-21T19:13:00Z"/>
        </w:rPr>
        <w:pPrChange w:id="932" w:author="Brett Slote" w:date="2011-07-21T20:05:00Z">
          <w:pPr>
            <w:pStyle w:val="FootnoteText"/>
          </w:pPr>
        </w:pPrChange>
      </w:pPr>
      <w:ins w:id="933" w:author="Brett Slote" w:date="2011-07-21T19:13:00Z">
        <w:r>
          <w:rPr>
            <w:rStyle w:val="FootnoteReference"/>
          </w:rPr>
          <w:footnoteRef/>
        </w:r>
        <w:r>
          <w:t xml:space="preserve"> Numbers 12:7-8</w:t>
        </w:r>
      </w:ins>
    </w:p>
  </w:footnote>
  <w:footnote w:id="452">
    <w:p w:rsidR="005A57E3" w:rsidRDefault="005A57E3">
      <w:pPr>
        <w:pStyle w:val="footnote"/>
        <w:rPr>
          <w:ins w:id="934" w:author="Brett Slote" w:date="2011-07-21T19:13:00Z"/>
        </w:rPr>
        <w:pPrChange w:id="935" w:author="Brett Slote" w:date="2011-07-21T20:05:00Z">
          <w:pPr>
            <w:pStyle w:val="FootnoteText"/>
          </w:pPr>
        </w:pPrChange>
      </w:pPr>
      <w:ins w:id="936" w:author="Brett Slote" w:date="2011-07-21T19:13:00Z">
        <w:r>
          <w:rPr>
            <w:rStyle w:val="FootnoteReference"/>
          </w:rPr>
          <w:footnoteRef/>
        </w:r>
        <w:r>
          <w:t xml:space="preserve"> Exodus 28:1</w:t>
        </w:r>
      </w:ins>
    </w:p>
  </w:footnote>
  <w:footnote w:id="453">
    <w:p w:rsidR="005A57E3" w:rsidRDefault="005A57E3">
      <w:pPr>
        <w:pStyle w:val="footnote"/>
        <w:rPr>
          <w:ins w:id="937" w:author="Brett Slote" w:date="2011-07-21T19:13:00Z"/>
        </w:rPr>
        <w:pPrChange w:id="938" w:author="Brett Slote" w:date="2011-07-21T20:05:00Z">
          <w:pPr>
            <w:pStyle w:val="FootnoteText"/>
          </w:pPr>
        </w:pPrChange>
      </w:pPr>
      <w:ins w:id="939" w:author="Brett Slote" w:date="2011-07-21T19:13:00Z">
        <w:r>
          <w:rPr>
            <w:rStyle w:val="FootnoteReference"/>
          </w:rPr>
          <w:footnoteRef/>
        </w:r>
        <w:r>
          <w:t xml:space="preserve"> Matthew 16:18</w:t>
        </w:r>
      </w:ins>
    </w:p>
  </w:footnote>
  <w:footnote w:id="454">
    <w:p w:rsidR="005A57E3" w:rsidRDefault="005A57E3">
      <w:pPr>
        <w:pStyle w:val="footnote"/>
        <w:rPr>
          <w:ins w:id="941" w:author="Brett Slote" w:date="2011-07-21T19:13:00Z"/>
        </w:rPr>
        <w:pPrChange w:id="942" w:author="Brett Slote" w:date="2011-07-21T20:05:00Z">
          <w:pPr>
            <w:pStyle w:val="FootnoteText"/>
          </w:pPr>
        </w:pPrChange>
      </w:pPr>
      <w:ins w:id="943" w:author="Brett Slote" w:date="2011-07-21T19:13:00Z">
        <w:r>
          <w:rPr>
            <w:rStyle w:val="FootnoteReference"/>
          </w:rPr>
          <w:footnoteRef/>
        </w:r>
        <w:r>
          <w:t xml:space="preserve"> Psalms 110:4, Hebrews 5:6,10</w:t>
        </w:r>
      </w:ins>
    </w:p>
  </w:footnote>
  <w:footnote w:id="455">
    <w:p w:rsidR="005A57E3" w:rsidRDefault="005A57E3">
      <w:pPr>
        <w:pStyle w:val="FootnoteText"/>
      </w:pPr>
      <w:r>
        <w:rPr>
          <w:rStyle w:val="FootnoteReference"/>
        </w:rPr>
        <w:footnoteRef/>
      </w:r>
      <w:r>
        <w:t xml:space="preserve"> Pope Dioscorus can but substituted here to use this doxology on his feast.</w:t>
      </w:r>
    </w:p>
  </w:footnote>
  <w:footnote w:id="456">
    <w:p w:rsidR="005A57E3" w:rsidRDefault="005A57E3" w:rsidP="003D4209">
      <w:pPr>
        <w:pStyle w:val="footnote"/>
      </w:pPr>
      <w:r>
        <w:rPr>
          <w:rStyle w:val="FootnoteReference"/>
        </w:rPr>
        <w:footnoteRef/>
      </w:r>
      <w:r>
        <w:t xml:space="preserve"> Dan 12:3</w:t>
      </w:r>
    </w:p>
  </w:footnote>
  <w:footnote w:id="457">
    <w:p w:rsidR="005A57E3" w:rsidRDefault="005A57E3" w:rsidP="003D4209">
      <w:pPr>
        <w:pStyle w:val="footnote"/>
      </w:pPr>
      <w:r>
        <w:rPr>
          <w:rStyle w:val="FootnoteReference"/>
        </w:rPr>
        <w:footnoteRef/>
      </w:r>
      <w:r>
        <w:t xml:space="preserve"> The Scetis Valley in Egypt, from which the word “ascetic” comes. Sheheet means “measure of the heart.”</w:t>
      </w:r>
    </w:p>
  </w:footnote>
  <w:footnote w:id="458">
    <w:p w:rsidR="005A57E3" w:rsidRDefault="005A57E3" w:rsidP="003D4209">
      <w:pPr>
        <w:pStyle w:val="footnote"/>
      </w:pPr>
      <w:r>
        <w:rPr>
          <w:rStyle w:val="FootnoteReference"/>
        </w:rPr>
        <w:footnoteRef/>
      </w:r>
      <w:r>
        <w:t xml:space="preserve"> Cf Lk 22:30, Mt</w:t>
      </w:r>
      <w:r w:rsidRPr="003D4209">
        <w:rPr>
          <w:rStyle w:val="footnoteChar"/>
        </w:rPr>
        <w:t xml:space="preserve"> </w:t>
      </w:r>
      <w:r>
        <w:t>19:20</w:t>
      </w:r>
    </w:p>
  </w:footnote>
  <w:footnote w:id="459">
    <w:p w:rsidR="005A57E3" w:rsidRDefault="005A57E3">
      <w:pPr>
        <w:pStyle w:val="FootnoteText"/>
      </w:pPr>
      <w:r>
        <w:rPr>
          <w:rStyle w:val="FootnoteReference"/>
        </w:rPr>
        <w:footnoteRef/>
      </w:r>
      <w:r>
        <w:t xml:space="preserve"> Rev 4:6</w:t>
      </w:r>
    </w:p>
  </w:footnote>
  <w:footnote w:id="460">
    <w:p w:rsidR="005A57E3" w:rsidRDefault="005A57E3" w:rsidP="00104A9B">
      <w:pPr>
        <w:pStyle w:val="FootnoteText"/>
        <w:rPr>
          <w:ins w:id="974" w:author="Brett Slote" w:date="2011-07-19T15:43:00Z"/>
        </w:rPr>
      </w:pPr>
      <w:ins w:id="975" w:author="Brett Slote" w:date="2011-07-19T15:43:00Z">
        <w:r>
          <w:rPr>
            <w:rStyle w:val="FootnoteReference"/>
          </w:rPr>
          <w:footnoteRef/>
        </w:r>
        <w:r>
          <w:t xml:space="preserve"> or supplications/intercessions</w:t>
        </w:r>
      </w:ins>
    </w:p>
  </w:footnote>
  <w:footnote w:id="461">
    <w:p w:rsidR="005A57E3" w:rsidRDefault="005A57E3">
      <w:pPr>
        <w:pStyle w:val="footnote"/>
        <w:rPr>
          <w:ins w:id="976" w:author="Brett Slote" w:date="2011-07-19T15:43:00Z"/>
        </w:rPr>
        <w:pPrChange w:id="977" w:author="Brett Slote" w:date="2011-07-21T19:56:00Z">
          <w:pPr>
            <w:pStyle w:val="FootnoteText"/>
          </w:pPr>
        </w:pPrChange>
      </w:pPr>
      <w:ins w:id="978" w:author="Brett Slote" w:date="2011-07-19T15:43:00Z">
        <w:r>
          <w:rPr>
            <w:rStyle w:val="FootnoteReference"/>
          </w:rPr>
          <w:footnoteRef/>
        </w:r>
        <w:r>
          <w:t xml:space="preserve"> Joel 3:13 – but I’m trying to remember something that says “the harvest is full and the wheat plentiful”</w:t>
        </w:r>
      </w:ins>
    </w:p>
  </w:footnote>
  <w:footnote w:id="462">
    <w:p w:rsidR="005A57E3" w:rsidRDefault="005A57E3">
      <w:pPr>
        <w:pStyle w:val="footnote"/>
        <w:rPr>
          <w:ins w:id="979" w:author="Brett Slote" w:date="2011-07-19T15:43:00Z"/>
          <w:rFonts w:ascii="Antonious" w:hAnsi="Antonious" w:cs="Antonious"/>
        </w:rPr>
        <w:pPrChange w:id="980" w:author="Brett Slote" w:date="2011-07-21T19:56:00Z">
          <w:pPr>
            <w:widowControl w:val="0"/>
            <w:autoSpaceDE w:val="0"/>
            <w:autoSpaceDN w:val="0"/>
            <w:adjustRightInd w:val="0"/>
          </w:pPr>
        </w:pPrChange>
      </w:pPr>
      <w:ins w:id="9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3">
    <w:p w:rsidR="005A57E3" w:rsidRDefault="005A57E3">
      <w:pPr>
        <w:pStyle w:val="FootnoteText"/>
      </w:pPr>
      <w:r>
        <w:rPr>
          <w:rStyle w:val="FootnoteReference"/>
        </w:rPr>
        <w:footnoteRef/>
      </w:r>
      <w:r>
        <w:t xml:space="preserve"> Rev 4:4</w:t>
      </w:r>
    </w:p>
  </w:footnote>
  <w:footnote w:id="464">
    <w:p w:rsidR="005A57E3" w:rsidRDefault="005A57E3">
      <w:pPr>
        <w:pStyle w:val="FootnoteText"/>
      </w:pPr>
      <w:r>
        <w:rPr>
          <w:rStyle w:val="FootnoteReference"/>
        </w:rPr>
        <w:footnoteRef/>
      </w:r>
      <w:r>
        <w:t xml:space="preserve"> Rev 5:8</w:t>
      </w:r>
    </w:p>
  </w:footnote>
  <w:footnote w:id="465">
    <w:p w:rsidR="005A57E3" w:rsidRPr="00C96A85" w:rsidRDefault="005A57E3">
      <w:pPr>
        <w:pStyle w:val="footnote"/>
        <w:rPr>
          <w:ins w:id="986" w:author="Brett Slote" w:date="2011-07-19T18:33:00Z"/>
        </w:rPr>
        <w:pPrChange w:id="987" w:author="Brett Slote" w:date="2011-07-21T19:58:00Z">
          <w:pPr>
            <w:pStyle w:val="FootnoteText"/>
          </w:pPr>
        </w:pPrChange>
      </w:pPr>
      <w:ins w:id="988" w:author="Brett Slote" w:date="2011-07-19T18:33:00Z">
        <w:r w:rsidRPr="00C96A85">
          <w:rPr>
            <w:rStyle w:val="FootnoteReference"/>
            <w:vertAlign w:val="baseline"/>
          </w:rPr>
          <w:footnoteRef/>
        </w:r>
        <w:r w:rsidRPr="00C96A85">
          <w:t xml:space="preserve"> Ephesians 6:11  (Literally: “all the girding”)</w:t>
        </w:r>
      </w:ins>
    </w:p>
  </w:footnote>
  <w:footnote w:id="466">
    <w:p w:rsidR="005A57E3" w:rsidRPr="00C96A85" w:rsidRDefault="005A57E3">
      <w:pPr>
        <w:pStyle w:val="footnote"/>
        <w:rPr>
          <w:ins w:id="991" w:author="Brett Slote" w:date="2011-07-19T18:34:00Z"/>
        </w:rPr>
        <w:pPrChange w:id="992" w:author="Brett Slote" w:date="2011-07-21T19:58:00Z">
          <w:pPr>
            <w:pStyle w:val="FootnoteText"/>
          </w:pPr>
        </w:pPrChange>
      </w:pPr>
      <w:ins w:id="993" w:author="Brett Slote" w:date="2011-07-19T18:34:00Z">
        <w:r>
          <w:rPr>
            <w:rStyle w:val="FootnoteReference"/>
          </w:rPr>
          <w:footnoteRef/>
        </w:r>
        <w:r>
          <w:t xml:space="preserve"> Col 3:1</w:t>
        </w:r>
      </w:ins>
    </w:p>
  </w:footnote>
  <w:footnote w:id="467">
    <w:p w:rsidR="005A57E3" w:rsidRDefault="005A57E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68">
    <w:p w:rsidR="005A57E3" w:rsidRDefault="005A57E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69">
    <w:p w:rsidR="005A57E3" w:rsidRDefault="005A57E3">
      <w:pPr>
        <w:pStyle w:val="footnote"/>
        <w:rPr>
          <w:ins w:id="1012" w:author="Brett Slote" w:date="2011-07-21T18:59:00Z"/>
          <w:color w:val="FF0000"/>
          <w:rPrChange w:id="1013" w:author="Brett Slote" w:date="2011-07-21T20:03:00Z">
            <w:rPr>
              <w:ins w:id="1014" w:author="Brett Slote" w:date="2011-07-21T18:59:00Z"/>
            </w:rPr>
          </w:rPrChange>
        </w:rPr>
        <w:pPrChange w:id="1015" w:author="Brett Slote" w:date="2011-07-21T20:03:00Z">
          <w:pPr>
            <w:pStyle w:val="FootnoteText"/>
          </w:pPr>
        </w:pPrChange>
      </w:pPr>
      <w:ins w:id="1016" w:author="Brett Slote" w:date="2011-07-21T18:59:00Z">
        <w:r w:rsidRPr="000C2C94">
          <w:rPr>
            <w:rStyle w:val="FootnoteReference"/>
            <w:color w:val="FF0000"/>
            <w:rPrChange w:id="1017" w:author="Brett Slote" w:date="2011-07-21T20:03:00Z">
              <w:rPr>
                <w:rStyle w:val="FootnoteReference"/>
              </w:rPr>
            </w:rPrChange>
          </w:rPr>
          <w:footnoteRef/>
        </w:r>
        <w:r w:rsidRPr="000C2C94">
          <w:rPr>
            <w:color w:val="FF0000"/>
            <w:rPrChange w:id="1018" w:author="Brett Slote" w:date="2011-07-21T20:03:00Z">
              <w:rPr>
                <w:vertAlign w:val="superscript"/>
              </w:rPr>
            </w:rPrChange>
          </w:rPr>
          <w:t xml:space="preserve"> Should decide on whether we’re going with Scete or Shiheet – Shiheet is easier to sing, but for now put “English” equivalents.</w:t>
        </w:r>
      </w:ins>
    </w:p>
  </w:footnote>
  <w:footnote w:id="470">
    <w:p w:rsidR="005A57E3" w:rsidRDefault="005A57E3">
      <w:pPr>
        <w:pStyle w:val="footnote"/>
        <w:rPr>
          <w:ins w:id="1019" w:author="Brett Slote" w:date="2011-07-21T19:00:00Z"/>
        </w:rPr>
        <w:pPrChange w:id="1020" w:author="Brett Slote" w:date="2011-07-21T20:03:00Z">
          <w:pPr>
            <w:pStyle w:val="FootnoteText"/>
          </w:pPr>
        </w:pPrChange>
      </w:pPr>
      <w:ins w:id="1021" w:author="Brett Slote" w:date="2011-07-21T19:00:00Z">
        <w:r>
          <w:rPr>
            <w:rStyle w:val="FootnoteReference"/>
          </w:rPr>
          <w:footnoteRef/>
        </w:r>
        <w:r>
          <w:t xml:space="preserve"> Need to do some research into the name of this man in English</w:t>
        </w:r>
      </w:ins>
    </w:p>
  </w:footnote>
  <w:footnote w:id="471">
    <w:p w:rsidR="005A57E3" w:rsidRDefault="005A57E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2">
    <w:p w:rsidR="005A57E3" w:rsidRDefault="005A57E3" w:rsidP="00073003">
      <w:pPr>
        <w:pStyle w:val="footnote"/>
      </w:pPr>
      <w:r>
        <w:rPr>
          <w:rStyle w:val="FootnoteReference"/>
        </w:rPr>
        <w:footnoteRef/>
      </w:r>
      <w:r>
        <w:t xml:space="preserve"> Revelation 7:2</w:t>
      </w:r>
    </w:p>
  </w:footnote>
  <w:footnote w:id="473">
    <w:p w:rsidR="005A57E3" w:rsidRDefault="005A57E3" w:rsidP="00073003">
      <w:pPr>
        <w:pStyle w:val="footnote"/>
      </w:pPr>
      <w:r>
        <w:rPr>
          <w:rStyle w:val="FootnoteReference"/>
        </w:rPr>
        <w:footnoteRef/>
      </w:r>
      <w:r>
        <w:t xml:space="preserve"> Revelation 7:3</w:t>
      </w:r>
    </w:p>
  </w:footnote>
  <w:footnote w:id="474">
    <w:p w:rsidR="005A57E3" w:rsidRDefault="005A57E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5">
    <w:p w:rsidR="005A57E3" w:rsidRDefault="005A57E3" w:rsidP="00BC160E">
      <w:pPr>
        <w:pStyle w:val="footnote"/>
      </w:pPr>
      <w:r>
        <w:rPr>
          <w:rStyle w:val="FootnoteReference"/>
        </w:rPr>
        <w:footnoteRef/>
      </w:r>
      <w:r>
        <w:t xml:space="preserve"> John 13:25</w:t>
      </w:r>
    </w:p>
  </w:footnote>
  <w:footnote w:id="476">
    <w:p w:rsidR="005A57E3" w:rsidRDefault="005A57E3" w:rsidP="00B53E05">
      <w:pPr>
        <w:pStyle w:val="footnote"/>
      </w:pPr>
      <w:r>
        <w:rPr>
          <w:rStyle w:val="FootnoteReference"/>
        </w:rPr>
        <w:footnoteRef/>
      </w:r>
      <w:r>
        <w:t xml:space="preserve"> Normally reserved for the Theotokos.</w:t>
      </w:r>
    </w:p>
  </w:footnote>
  <w:footnote w:id="477">
    <w:p w:rsidR="005A57E3" w:rsidRDefault="005A57E3" w:rsidP="00B53E05">
      <w:pPr>
        <w:pStyle w:val="footnote"/>
      </w:pPr>
      <w:r>
        <w:rPr>
          <w:rStyle w:val="FootnoteReference"/>
        </w:rPr>
        <w:footnoteRef/>
      </w:r>
      <w:r>
        <w:t xml:space="preserve"> The law of righteousness, not the Law of the Old Covenant.</w:t>
      </w:r>
    </w:p>
  </w:footnote>
  <w:footnote w:id="478">
    <w:p w:rsidR="005A57E3" w:rsidRDefault="005A57E3" w:rsidP="00662600">
      <w:pPr>
        <w:pStyle w:val="footnote"/>
      </w:pPr>
      <w:r>
        <w:rPr>
          <w:rStyle w:val="FootnoteReference"/>
        </w:rPr>
        <w:footnoteRef/>
      </w:r>
      <w:r>
        <w:t xml:space="preserve"> Or image</w:t>
      </w:r>
    </w:p>
  </w:footnote>
  <w:footnote w:id="479">
    <w:p w:rsidR="005A57E3" w:rsidRDefault="005A57E3">
      <w:pPr>
        <w:pStyle w:val="footnote"/>
        <w:rPr>
          <w:ins w:id="1060" w:author="Brett Slote" w:date="2011-07-21T18:57:00Z"/>
        </w:rPr>
        <w:pPrChange w:id="1061" w:author="Brett Slote" w:date="2011-07-21T20:03:00Z">
          <w:pPr>
            <w:pStyle w:val="FootnoteText"/>
          </w:pPr>
        </w:pPrChange>
      </w:pPr>
      <w:ins w:id="1062" w:author="Brett Slote" w:date="2011-07-21T18:57:00Z">
        <w:r>
          <w:rPr>
            <w:rStyle w:val="FootnoteReference"/>
          </w:rPr>
          <w:footnoteRef/>
        </w:r>
        <w:r>
          <w:t xml:space="preserve"> Colossians 3:14</w:t>
        </w:r>
      </w:ins>
    </w:p>
  </w:footnote>
  <w:footnote w:id="480">
    <w:p w:rsidR="005A57E3" w:rsidRDefault="005A57E3" w:rsidP="00E22010">
      <w:pPr>
        <w:pStyle w:val="footnote"/>
      </w:pPr>
      <w:r>
        <w:rPr>
          <w:rStyle w:val="FootnoteReference"/>
        </w:rPr>
        <w:footnoteRef/>
      </w:r>
      <w:r>
        <w:t xml:space="preserve"> 2 Tim 4:7</w:t>
      </w:r>
    </w:p>
  </w:footnote>
  <w:footnote w:id="481">
    <w:p w:rsidR="005A57E3" w:rsidRDefault="005A57E3" w:rsidP="00E22010">
      <w:pPr>
        <w:pStyle w:val="footnote"/>
      </w:pPr>
      <w:r>
        <w:rPr>
          <w:rStyle w:val="FootnoteReference"/>
        </w:rPr>
        <w:footnoteRef/>
      </w:r>
      <w:r>
        <w:t xml:space="preserve"> 2 Tim 4:8</w:t>
      </w:r>
    </w:p>
  </w:footnote>
  <w:footnote w:id="482">
    <w:p w:rsidR="005A57E3" w:rsidRDefault="005A57E3" w:rsidP="001779C0">
      <w:pPr>
        <w:pStyle w:val="footnote"/>
      </w:pPr>
      <w:r>
        <w:rPr>
          <w:rStyle w:val="FootnoteReference"/>
        </w:rPr>
        <w:footnoteRef/>
      </w:r>
      <w:r>
        <w:t xml:space="preserve"> Composed in Coptic and Arabic by H.G. Bishop Demetrius of Malawi circa A.D. 2000.</w:t>
      </w:r>
    </w:p>
  </w:footnote>
  <w:footnote w:id="483">
    <w:p w:rsidR="005A57E3" w:rsidRDefault="005A57E3"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4">
    <w:p w:rsidR="005A57E3" w:rsidRDefault="005A57E3">
      <w:pPr>
        <w:pStyle w:val="footnote"/>
        <w:rPr>
          <w:ins w:id="1083" w:author="Brett Slote" w:date="2011-07-21T18:45:00Z"/>
        </w:rPr>
        <w:pPrChange w:id="1084" w:author="Brett Slote" w:date="2011-07-21T20:01:00Z">
          <w:pPr>
            <w:pStyle w:val="FootnoteText"/>
          </w:pPr>
        </w:pPrChange>
      </w:pPr>
      <w:ins w:id="1085" w:author="Brett Slote" w:date="2011-07-21T18:45:00Z">
        <w:r>
          <w:rPr>
            <w:rStyle w:val="FootnoteReference"/>
          </w:rPr>
          <w:footnoteRef/>
        </w:r>
        <w:r>
          <w:t xml:space="preserve"> Daniel 12:3</w:t>
        </w:r>
      </w:ins>
    </w:p>
  </w:footnote>
  <w:footnote w:id="485">
    <w:p w:rsidR="005A57E3" w:rsidRDefault="005A57E3">
      <w:pPr>
        <w:pStyle w:val="footnote"/>
        <w:rPr>
          <w:ins w:id="1086" w:author="Brett Slote" w:date="2011-07-21T18:46:00Z"/>
        </w:rPr>
        <w:pPrChange w:id="1087" w:author="Brett Slote" w:date="2011-07-21T20:01:00Z">
          <w:pPr>
            <w:pStyle w:val="FootnoteText"/>
          </w:pPr>
        </w:pPrChange>
      </w:pPr>
      <w:ins w:id="1088" w:author="Brett Slote" w:date="2011-07-21T18:46:00Z">
        <w:r>
          <w:rPr>
            <w:rStyle w:val="FootnoteReference"/>
          </w:rPr>
          <w:footnoteRef/>
        </w:r>
        <w:r>
          <w:t xml:space="preserve"> Literally: all you monastic folk</w:t>
        </w:r>
      </w:ins>
    </w:p>
  </w:footnote>
  <w:footnote w:id="486">
    <w:p w:rsidR="005A57E3" w:rsidRDefault="005A57E3">
      <w:pPr>
        <w:pStyle w:val="FootnoteText"/>
      </w:pPr>
      <w:r>
        <w:rPr>
          <w:rStyle w:val="FootnoteReference"/>
        </w:rPr>
        <w:footnoteRef/>
      </w:r>
      <w:r>
        <w:t xml:space="preserve"> Published by Abouna Matta El-Maskeen of St. Macarius’ Monastery.</w:t>
      </w:r>
    </w:p>
  </w:footnote>
  <w:footnote w:id="487">
    <w:p w:rsidR="005A57E3" w:rsidRDefault="005A57E3" w:rsidP="00670C79">
      <w:pPr>
        <w:pStyle w:val="footnote"/>
      </w:pPr>
      <w:r>
        <w:rPr>
          <w:rStyle w:val="FootnoteReference"/>
        </w:rPr>
        <w:footnoteRef/>
      </w:r>
      <w:r>
        <w:t xml:space="preserve"> Modern day Ethiopia and Eritrea.</w:t>
      </w:r>
    </w:p>
  </w:footnote>
  <w:footnote w:id="488">
    <w:p w:rsidR="005A57E3" w:rsidRDefault="005A57E3" w:rsidP="0047441D">
      <w:pPr>
        <w:pStyle w:val="footnote"/>
      </w:pPr>
      <w:r>
        <w:rPr>
          <w:rStyle w:val="FootnoteReference"/>
        </w:rPr>
        <w:footnoteRef/>
      </w:r>
      <w:r>
        <w:t xml:space="preserve"> St. F</w:t>
      </w:r>
      <w:r w:rsidRPr="006422C6">
        <w:t>rumentius</w:t>
      </w:r>
      <w:r>
        <w:t>, whom the Ethiopians called “Abune Selama.”</w:t>
      </w:r>
    </w:p>
  </w:footnote>
  <w:footnote w:id="489">
    <w:p w:rsidR="005A57E3" w:rsidRDefault="005A57E3">
      <w:pPr>
        <w:pStyle w:val="footnote"/>
        <w:rPr>
          <w:ins w:id="1111" w:author="Brett Slote" w:date="2011-07-21T19:11:00Z"/>
        </w:rPr>
        <w:pPrChange w:id="1112" w:author="Brett Slote" w:date="2011-07-21T20:05:00Z">
          <w:pPr>
            <w:pStyle w:val="FootnoteText"/>
          </w:pPr>
        </w:pPrChange>
      </w:pPr>
      <w:ins w:id="1113" w:author="Brett Slote" w:date="2011-07-21T19:11:00Z">
        <w:r>
          <w:rPr>
            <w:rStyle w:val="FootnoteReference"/>
          </w:rPr>
          <w:footnoteRef/>
        </w:r>
        <w:r>
          <w:t xml:space="preserve"> Psalm 41:1</w:t>
        </w:r>
      </w:ins>
    </w:p>
  </w:footnote>
  <w:footnote w:id="490">
    <w:p w:rsidR="005A57E3" w:rsidRDefault="005A57E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1">
    <w:p w:rsidR="005A57E3" w:rsidRDefault="005A57E3"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2">
    <w:p w:rsidR="005A57E3" w:rsidRDefault="005A57E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3">
    <w:p w:rsidR="005A57E3" w:rsidRDefault="005A57E3" w:rsidP="006D27E4">
      <w:pPr>
        <w:pStyle w:val="Footnote0"/>
      </w:pPr>
      <w:r>
        <w:rPr>
          <w:rStyle w:val="FootnoteReference"/>
        </w:rPr>
        <w:footnoteRef/>
      </w:r>
      <w:r>
        <w:t xml:space="preserve"> In modern day Libya</w:t>
      </w:r>
    </w:p>
  </w:footnote>
  <w:footnote w:id="494">
    <w:p w:rsidR="005A57E3" w:rsidRDefault="005A57E3">
      <w:pPr>
        <w:pStyle w:val="footnote"/>
        <w:rPr>
          <w:ins w:id="1119" w:author="Brett Slote" w:date="2011-07-21T18:49:00Z"/>
        </w:rPr>
        <w:pPrChange w:id="1120" w:author="Brett Slote" w:date="2011-07-21T20:02:00Z">
          <w:pPr>
            <w:pStyle w:val="FootnoteText"/>
          </w:pPr>
        </w:pPrChange>
      </w:pPr>
      <w:ins w:id="1121" w:author="Brett Slote" w:date="2011-07-21T18:49:00Z">
        <w:r>
          <w:rPr>
            <w:rStyle w:val="FootnoteReference"/>
          </w:rPr>
          <w:footnoteRef/>
        </w:r>
        <w:r>
          <w:t xml:space="preserve"> Note that </w:t>
        </w:r>
        <w:r w:rsidRPr="000C2C94">
          <w:rPr>
            <w:rFonts w:ascii="CS Avva Shenouda" w:hAnsi="CS Avva Shenouda"/>
            <w:rPrChange w:id="1122" w:author="Brett Slote" w:date="2011-07-21T20:02:00Z">
              <w:rPr>
                <w:rFonts w:ascii="Antonious Normal" w:hAnsi="Antonious Normal"/>
              </w:rPr>
            </w:rPrChange>
          </w:rPr>
          <w:t>twou</w:t>
        </w:r>
        <w:r>
          <w:t xml:space="preserve"> is used as mountain and desert interchangeably in Coptic monastic literature</w:t>
        </w:r>
      </w:ins>
    </w:p>
  </w:footnote>
  <w:footnote w:id="495">
    <w:p w:rsidR="005A57E3" w:rsidRDefault="005A57E3">
      <w:pPr>
        <w:pStyle w:val="footnote"/>
        <w:rPr>
          <w:ins w:id="1123" w:author="Brett Slote" w:date="2011-07-21T18:50:00Z"/>
        </w:rPr>
        <w:pPrChange w:id="1124" w:author="Brett Slote" w:date="2011-07-21T20:02:00Z">
          <w:pPr>
            <w:pStyle w:val="FootnoteText"/>
          </w:pPr>
        </w:pPrChange>
      </w:pPr>
      <w:ins w:id="1125" w:author="Brett Slote" w:date="2011-07-21T18:50:00Z">
        <w:r>
          <w:rPr>
            <w:rStyle w:val="FootnoteReference"/>
          </w:rPr>
          <w:footnoteRef/>
        </w:r>
        <w:r>
          <w:t xml:space="preserve"> US book has “travails of torment” – but it’s not possessive.</w:t>
        </w:r>
      </w:ins>
    </w:p>
  </w:footnote>
  <w:footnote w:id="496">
    <w:p w:rsidR="005A57E3" w:rsidRDefault="005A57E3">
      <w:pPr>
        <w:pStyle w:val="footnote"/>
        <w:rPr>
          <w:ins w:id="1126" w:author="Brett Slote" w:date="2011-07-21T18:49:00Z"/>
        </w:rPr>
        <w:pPrChange w:id="1127" w:author="Brett Slote" w:date="2011-07-21T20:02:00Z">
          <w:pPr>
            <w:pStyle w:val="FootnoteText"/>
          </w:pPr>
        </w:pPrChange>
      </w:pPr>
      <w:ins w:id="1128" w:author="Brett Slote" w:date="2011-07-21T18:49:00Z">
        <w:r>
          <w:rPr>
            <w:rStyle w:val="FootnoteReference"/>
          </w:rPr>
          <w:footnoteRef/>
        </w:r>
        <w:r>
          <w:t xml:space="preserve"> 1 Peter 1:4</w:t>
        </w:r>
      </w:ins>
    </w:p>
  </w:footnote>
  <w:footnote w:id="497">
    <w:p w:rsidR="005A57E3" w:rsidRDefault="005A57E3" w:rsidP="00E77C68">
      <w:pPr>
        <w:pStyle w:val="footnote"/>
      </w:pPr>
      <w:r>
        <w:rPr>
          <w:rStyle w:val="FootnoteReference"/>
        </w:rPr>
        <w:footnoteRef/>
      </w:r>
      <w:r>
        <w:t xml:space="preserve"> The Coptic has “Three names, one God,” which is the heresy of modalism, and certainly was not said at Ephesus.</w:t>
      </w:r>
    </w:p>
  </w:footnote>
  <w:footnote w:id="498">
    <w:p w:rsidR="005A57E3" w:rsidRDefault="005A57E3" w:rsidP="00E77C68">
      <w:pPr>
        <w:pStyle w:val="footnote"/>
      </w:pPr>
      <w:r>
        <w:rPr>
          <w:rStyle w:val="FootnoteReference"/>
        </w:rPr>
        <w:footnoteRef/>
      </w:r>
      <w:r>
        <w:t xml:space="preserve"> This line is heretical.</w:t>
      </w:r>
    </w:p>
  </w:footnote>
  <w:footnote w:id="499">
    <w:p w:rsidR="005A57E3" w:rsidRDefault="005A57E3">
      <w:pPr>
        <w:pStyle w:val="footnote"/>
        <w:rPr>
          <w:ins w:id="1144" w:author="Brett Slote" w:date="2011-07-21T18:55:00Z"/>
        </w:rPr>
        <w:pPrChange w:id="1145" w:author="Brett Slote" w:date="2011-07-21T20:02:00Z">
          <w:pPr>
            <w:pStyle w:val="FootnoteText"/>
          </w:pPr>
        </w:pPrChange>
      </w:pPr>
      <w:ins w:id="1146" w:author="Brett Slote" w:date="2011-07-21T18:55:00Z">
        <w:r>
          <w:rPr>
            <w:rStyle w:val="FootnoteReference"/>
          </w:rPr>
          <w:footnoteRef/>
        </w:r>
        <w:r>
          <w:t xml:space="preserve"> Hallow or consecrate – this was, according to a tradition, when he formerly became an archimandrite</w:t>
        </w:r>
      </w:ins>
    </w:p>
  </w:footnote>
  <w:footnote w:id="500">
    <w:p w:rsidR="005A57E3" w:rsidRPr="00FB36D8" w:rsidRDefault="005A57E3">
      <w:pPr>
        <w:pStyle w:val="footnote"/>
        <w:rPr>
          <w:ins w:id="1147" w:author="Brett Slote" w:date="2011-07-21T18:52:00Z"/>
        </w:rPr>
        <w:pPrChange w:id="1148" w:author="Brett Slote" w:date="2011-07-21T20:02:00Z">
          <w:pPr/>
        </w:pPrChange>
      </w:pPr>
      <w:ins w:id="1149" w:author="Brett Slote" w:date="2011-07-21T18:52:00Z">
        <w:r w:rsidRPr="00FB36D8">
          <w:rPr>
            <w:rStyle w:val="FootnoteReference"/>
            <w:vertAlign w:val="baseline"/>
          </w:rPr>
          <w:footnoteRef/>
        </w:r>
        <w:r w:rsidRPr="00FB36D8">
          <w:t xml:space="preserve"> This line is literally “because the hope of the good”</w:t>
        </w:r>
      </w:ins>
    </w:p>
  </w:footnote>
  <w:footnote w:id="501">
    <w:p w:rsidR="005A57E3" w:rsidRDefault="005A57E3">
      <w:pPr>
        <w:pStyle w:val="footnote"/>
        <w:rPr>
          <w:ins w:id="1150" w:author="Brett Slote" w:date="2011-07-21T18:52:00Z"/>
          <w:rFonts w:ascii="CS Avva Shenouda" w:hAnsi="CS Avva Shenouda"/>
          <w:color w:val="FF0000"/>
          <w:rPrChange w:id="1151" w:author="Brett Slote" w:date="2011-07-21T20:02:00Z">
            <w:rPr>
              <w:ins w:id="1152" w:author="Brett Slote" w:date="2011-07-21T18:52:00Z"/>
              <w:color w:val="FF0000"/>
            </w:rPr>
          </w:rPrChange>
        </w:rPr>
        <w:pPrChange w:id="1153" w:author="Brett Slote" w:date="2011-07-21T20:02:00Z">
          <w:pPr/>
        </w:pPrChange>
      </w:pPr>
      <w:ins w:id="1154" w:author="Brett Slote" w:date="2011-07-21T18:52:00Z">
        <w:r w:rsidRPr="00FB36D8">
          <w:rPr>
            <w:rStyle w:val="FootnoteReference"/>
            <w:vertAlign w:val="baseline"/>
          </w:rPr>
          <w:footnoteRef/>
        </w:r>
        <w:r w:rsidRPr="00FB36D8">
          <w:t xml:space="preserve"> </w:t>
        </w:r>
        <w:r w:rsidRPr="00FB36D8">
          <w:rPr>
            <w:rPrChange w:id="1155" w:author="Brett Slote" w:date="2011-07-21T20:02:00Z">
              <w:rPr>
                <w:rFonts w:ascii="Antonious Normal" w:hAnsi="Antonious Normal"/>
                <w:color w:val="FF0000"/>
              </w:rPr>
            </w:rPrChange>
          </w:rPr>
          <w:t>qen hanhwd/ nem han'almoc</w:t>
        </w:r>
      </w:ins>
    </w:p>
  </w:footnote>
  <w:footnote w:id="502">
    <w:p w:rsidR="005A57E3" w:rsidRDefault="005A57E3">
      <w:pPr>
        <w:pStyle w:val="FootnoteText"/>
      </w:pPr>
      <w:r>
        <w:rPr>
          <w:rStyle w:val="FootnoteReference"/>
        </w:rPr>
        <w:footnoteRef/>
      </w:r>
      <w:r>
        <w:t xml:space="preserve"> Matthew 1:20</w:t>
      </w:r>
    </w:p>
  </w:footnote>
  <w:footnote w:id="503">
    <w:p w:rsidR="005A57E3" w:rsidRDefault="005A57E3">
      <w:pPr>
        <w:pStyle w:val="footnote"/>
        <w:rPr>
          <w:ins w:id="1170" w:author="Brett Slote" w:date="2011-07-21T19:04:00Z"/>
        </w:rPr>
        <w:pPrChange w:id="1171" w:author="Brett Slote" w:date="2011-07-21T20:04:00Z">
          <w:pPr>
            <w:pStyle w:val="FootnoteText"/>
          </w:pPr>
        </w:pPrChange>
      </w:pPr>
      <w:ins w:id="1172" w:author="Brett Slote" w:date="2011-07-21T19:04:00Z">
        <w:r>
          <w:rPr>
            <w:rStyle w:val="FootnoteReference"/>
          </w:rPr>
          <w:footnoteRef/>
        </w:r>
        <w:r>
          <w:t xml:space="preserve"> literal is disregarded</w:t>
        </w:r>
      </w:ins>
    </w:p>
  </w:footnote>
  <w:footnote w:id="504">
    <w:p w:rsidR="005A57E3" w:rsidRDefault="005A57E3">
      <w:pPr>
        <w:pStyle w:val="FootnoteText"/>
      </w:pPr>
      <w:r>
        <w:rPr>
          <w:rStyle w:val="FootnoteReference"/>
        </w:rPr>
        <w:footnoteRef/>
      </w:r>
      <w:r>
        <w:t xml:space="preserve"> Ps 8:2</w:t>
      </w:r>
    </w:p>
  </w:footnote>
  <w:footnote w:id="505">
    <w:p w:rsidR="005A57E3" w:rsidRPr="000C76BB" w:rsidRDefault="005A57E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06">
    <w:p w:rsidR="005A57E3" w:rsidRDefault="005A57E3">
      <w:pPr>
        <w:pStyle w:val="FootnoteText"/>
      </w:pPr>
      <w:r>
        <w:rPr>
          <w:rStyle w:val="FootnoteReference"/>
        </w:rPr>
        <w:footnoteRef/>
      </w:r>
      <w:r>
        <w:t xml:space="preserve"> Matthew 28:6</w:t>
      </w:r>
    </w:p>
  </w:footnote>
  <w:footnote w:id="507">
    <w:p w:rsidR="005A57E3" w:rsidRDefault="005A57E3">
      <w:pPr>
        <w:pStyle w:val="FootnoteText"/>
      </w:pPr>
      <w:r>
        <w:rPr>
          <w:rStyle w:val="FootnoteReference"/>
        </w:rPr>
        <w:footnoteRef/>
      </w:r>
      <w:r>
        <w:t xml:space="preserve"> Matthew 28:7,6</w:t>
      </w:r>
    </w:p>
  </w:footnote>
  <w:footnote w:id="508">
    <w:p w:rsidR="005A57E3" w:rsidRDefault="005A57E3">
      <w:pPr>
        <w:pStyle w:val="FootnoteText"/>
      </w:pPr>
      <w:r>
        <w:rPr>
          <w:rStyle w:val="FootnoteReference"/>
        </w:rPr>
        <w:footnoteRef/>
      </w:r>
      <w:r>
        <w:t xml:space="preserve"> Matthew 28:7</w:t>
      </w:r>
    </w:p>
  </w:footnote>
  <w:footnote w:id="509">
    <w:p w:rsidR="005A57E3" w:rsidRDefault="005A57E3">
      <w:pPr>
        <w:pStyle w:val="FootnoteText"/>
      </w:pPr>
      <w:r>
        <w:rPr>
          <w:rStyle w:val="FootnoteReference"/>
        </w:rPr>
        <w:footnoteRef/>
      </w:r>
      <w:r>
        <w:t xml:space="preserve"> John 20:27</w:t>
      </w:r>
    </w:p>
  </w:footnote>
  <w:footnote w:id="510">
    <w:p w:rsidR="005A57E3" w:rsidRDefault="005A57E3">
      <w:pPr>
        <w:pStyle w:val="FootnoteText"/>
      </w:pPr>
      <w:r>
        <w:rPr>
          <w:rStyle w:val="FootnoteReference"/>
        </w:rPr>
        <w:footnoteRef/>
      </w:r>
      <w:r>
        <w:t xml:space="preserve"> John 20:28</w:t>
      </w:r>
    </w:p>
  </w:footnote>
  <w:footnote w:id="511">
    <w:p w:rsidR="005A57E3" w:rsidRDefault="005A57E3">
      <w:pPr>
        <w:pStyle w:val="FootnoteText"/>
      </w:pPr>
      <w:r>
        <w:rPr>
          <w:rStyle w:val="FootnoteReference"/>
        </w:rPr>
        <w:footnoteRef/>
      </w:r>
      <w:r>
        <w:t xml:space="preserve"> John 20:29</w:t>
      </w:r>
    </w:p>
  </w:footnote>
  <w:footnote w:id="512">
    <w:p w:rsidR="005A57E3" w:rsidRDefault="005A57E3">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7E3" w:rsidRPr="00536AB2" w:rsidRDefault="005A57E3"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7E3" w:rsidRPr="00536AB2" w:rsidRDefault="005A57E3"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57E3" w:rsidRPr="00536AB2" w:rsidRDefault="005A57E3"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ABD"/>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86492-A333-4256-92CD-6CEC0776E7C4}">
  <ds:schemaRefs>
    <ds:schemaRef ds:uri="http://schemas.openxmlformats.org/officeDocument/2006/bibliography"/>
  </ds:schemaRefs>
</ds:datastoreItem>
</file>

<file path=customXml/itemProps2.xml><?xml version="1.0" encoding="utf-8"?>
<ds:datastoreItem xmlns:ds="http://schemas.openxmlformats.org/officeDocument/2006/customXml" ds:itemID="{5B2BB6E0-B609-4357-AEB1-CD4B9EC210D9}">
  <ds:schemaRefs>
    <ds:schemaRef ds:uri="http://schemas.openxmlformats.org/officeDocument/2006/bibliography"/>
  </ds:schemaRefs>
</ds:datastoreItem>
</file>

<file path=customXml/itemProps3.xml><?xml version="1.0" encoding="utf-8"?>
<ds:datastoreItem xmlns:ds="http://schemas.openxmlformats.org/officeDocument/2006/customXml" ds:itemID="{ECD6EDB6-E45E-406B-96FC-C5EA914A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13216</TotalTime>
  <Pages>1</Pages>
  <Words>155981</Words>
  <Characters>889092</Characters>
  <Application>Microsoft Office Word</Application>
  <DocSecurity>0</DocSecurity>
  <Lines>7409</Lines>
  <Paragraphs>2085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202</cp:revision>
  <cp:lastPrinted>2015-08-26T13:05:00Z</cp:lastPrinted>
  <dcterms:created xsi:type="dcterms:W3CDTF">2014-10-30T02:06:00Z</dcterms:created>
  <dcterms:modified xsi:type="dcterms:W3CDTF">2015-10-16T13:17:00Z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