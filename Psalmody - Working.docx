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289108464"/>
      <w:bookmarkStart w:id="1" w:name="_Toc289112504"/>
      <w:bookmarkStart w:id="2" w:name="_Toc297322051"/>
      <w:bookmarkStart w:id="3" w:name="_Toc297407696"/>
      <w:bookmarkStart w:id="4" w:name="_Toc433973304"/>
      <w:r>
        <w:rPr>
          <w:lang w:val="en-US"/>
        </w:rPr>
        <w:lastRenderedPageBreak/>
        <w:t>TODO</w:t>
      </w:r>
      <w:bookmarkEnd w:id="4"/>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73305"/>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D972E7"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3973304" w:history="1">
        <w:r w:rsidR="00D972E7" w:rsidRPr="00733543">
          <w:rPr>
            <w:rStyle w:val="Hyperlink"/>
            <w:noProof/>
            <w:lang w:val="en-US"/>
          </w:rPr>
          <w:t>TODO</w:t>
        </w:r>
        <w:r w:rsidR="00D972E7">
          <w:rPr>
            <w:noProof/>
            <w:webHidden/>
          </w:rPr>
          <w:tab/>
        </w:r>
        <w:r w:rsidR="00D972E7">
          <w:rPr>
            <w:noProof/>
            <w:webHidden/>
          </w:rPr>
          <w:fldChar w:fldCharType="begin"/>
        </w:r>
        <w:r w:rsidR="00D972E7">
          <w:rPr>
            <w:noProof/>
            <w:webHidden/>
          </w:rPr>
          <w:instrText xml:space="preserve"> PAGEREF _Toc433973304 \h </w:instrText>
        </w:r>
        <w:r w:rsidR="00D972E7">
          <w:rPr>
            <w:noProof/>
            <w:webHidden/>
          </w:rPr>
        </w:r>
        <w:r w:rsidR="00D972E7">
          <w:rPr>
            <w:noProof/>
            <w:webHidden/>
          </w:rPr>
          <w:fldChar w:fldCharType="separate"/>
        </w:r>
        <w:r w:rsidR="00D972E7">
          <w:rPr>
            <w:noProof/>
            <w:webHidden/>
          </w:rPr>
          <w:t>iii</w:t>
        </w:r>
        <w:r w:rsidR="00D972E7">
          <w:rPr>
            <w:noProof/>
            <w:webHidden/>
          </w:rPr>
          <w:fldChar w:fldCharType="end"/>
        </w:r>
      </w:hyperlink>
    </w:p>
    <w:p w:rsidR="00D972E7" w:rsidRDefault="00D972E7">
      <w:pPr>
        <w:pStyle w:val="TOC1"/>
        <w:tabs>
          <w:tab w:val="right" w:leader="dot" w:pos="8846"/>
        </w:tabs>
        <w:rPr>
          <w:rFonts w:asciiTheme="minorHAnsi" w:eastAsiaTheme="minorEastAsia" w:hAnsiTheme="minorHAnsi"/>
          <w:noProof/>
          <w:sz w:val="22"/>
          <w:lang w:val="en-US"/>
        </w:rPr>
      </w:pPr>
      <w:hyperlink w:anchor="_Toc433973305" w:history="1">
        <w:r w:rsidRPr="00733543">
          <w:rPr>
            <w:rStyle w:val="Hyperlink"/>
            <w:noProof/>
          </w:rPr>
          <w:t>Introduction</w:t>
        </w:r>
        <w:r>
          <w:rPr>
            <w:noProof/>
            <w:webHidden/>
          </w:rPr>
          <w:tab/>
        </w:r>
        <w:r>
          <w:rPr>
            <w:noProof/>
            <w:webHidden/>
          </w:rPr>
          <w:fldChar w:fldCharType="begin"/>
        </w:r>
        <w:r>
          <w:rPr>
            <w:noProof/>
            <w:webHidden/>
          </w:rPr>
          <w:instrText xml:space="preserve"> PAGEREF _Toc433973305 \h </w:instrText>
        </w:r>
        <w:r>
          <w:rPr>
            <w:noProof/>
            <w:webHidden/>
          </w:rPr>
        </w:r>
        <w:r>
          <w:rPr>
            <w:noProof/>
            <w:webHidden/>
          </w:rPr>
          <w:fldChar w:fldCharType="separate"/>
        </w:r>
        <w:r>
          <w:rPr>
            <w:noProof/>
            <w:webHidden/>
          </w:rPr>
          <w:t>iv</w:t>
        </w:r>
        <w:r>
          <w:rPr>
            <w:noProof/>
            <w:webHidden/>
          </w:rPr>
          <w:fldChar w:fldCharType="end"/>
        </w:r>
      </w:hyperlink>
    </w:p>
    <w:p w:rsidR="00D972E7" w:rsidRDefault="00D972E7">
      <w:pPr>
        <w:pStyle w:val="TOC1"/>
        <w:tabs>
          <w:tab w:val="right" w:leader="dot" w:pos="8846"/>
        </w:tabs>
        <w:rPr>
          <w:rFonts w:asciiTheme="minorHAnsi" w:eastAsiaTheme="minorEastAsia" w:hAnsiTheme="minorHAnsi"/>
          <w:noProof/>
          <w:sz w:val="22"/>
          <w:lang w:val="en-US"/>
        </w:rPr>
      </w:pPr>
      <w:hyperlink w:anchor="_Toc433973306" w:history="1">
        <w:r w:rsidRPr="00733543">
          <w:rPr>
            <w:rStyle w:val="Hyperlink"/>
            <w:noProof/>
          </w:rPr>
          <w:t>Front Matter</w:t>
        </w:r>
        <w:r>
          <w:rPr>
            <w:noProof/>
            <w:webHidden/>
          </w:rPr>
          <w:tab/>
        </w:r>
        <w:r>
          <w:rPr>
            <w:noProof/>
            <w:webHidden/>
          </w:rPr>
          <w:fldChar w:fldCharType="begin"/>
        </w:r>
        <w:r>
          <w:rPr>
            <w:noProof/>
            <w:webHidden/>
          </w:rPr>
          <w:instrText xml:space="preserve"> PAGEREF _Toc433973306 \h </w:instrText>
        </w:r>
        <w:r>
          <w:rPr>
            <w:noProof/>
            <w:webHidden/>
          </w:rPr>
        </w:r>
        <w:r>
          <w:rPr>
            <w:noProof/>
            <w:webHidden/>
          </w:rPr>
          <w:fldChar w:fldCharType="separate"/>
        </w:r>
        <w:r>
          <w:rPr>
            <w:noProof/>
            <w:webHidden/>
          </w:rPr>
          <w:t>v</w:t>
        </w:r>
        <w:r>
          <w:rPr>
            <w:noProof/>
            <w:webHidden/>
          </w:rPr>
          <w:fldChar w:fldCharType="end"/>
        </w:r>
      </w:hyperlink>
    </w:p>
    <w:p w:rsidR="00D972E7" w:rsidRDefault="00D972E7">
      <w:pPr>
        <w:pStyle w:val="TOC1"/>
        <w:tabs>
          <w:tab w:val="right" w:leader="dot" w:pos="8846"/>
        </w:tabs>
        <w:rPr>
          <w:rFonts w:asciiTheme="minorHAnsi" w:eastAsiaTheme="minorEastAsia" w:hAnsiTheme="minorHAnsi"/>
          <w:noProof/>
          <w:sz w:val="22"/>
          <w:lang w:val="en-US"/>
        </w:rPr>
      </w:pPr>
      <w:hyperlink w:anchor="_Toc433973307" w:history="1">
        <w:r w:rsidRPr="00733543">
          <w:rPr>
            <w:rStyle w:val="Hyperlink"/>
            <w:noProof/>
          </w:rPr>
          <w:t>The Horologion: The Book of the Hours</w:t>
        </w:r>
        <w:r>
          <w:rPr>
            <w:noProof/>
            <w:webHidden/>
          </w:rPr>
          <w:tab/>
        </w:r>
        <w:r>
          <w:rPr>
            <w:noProof/>
            <w:webHidden/>
          </w:rPr>
          <w:fldChar w:fldCharType="begin"/>
        </w:r>
        <w:r>
          <w:rPr>
            <w:noProof/>
            <w:webHidden/>
          </w:rPr>
          <w:instrText xml:space="preserve"> PAGEREF _Toc433973307 \h </w:instrText>
        </w:r>
        <w:r>
          <w:rPr>
            <w:noProof/>
            <w:webHidden/>
          </w:rPr>
        </w:r>
        <w:r>
          <w:rPr>
            <w:noProof/>
            <w:webHidden/>
          </w:rPr>
          <w:fldChar w:fldCharType="separate"/>
        </w:r>
        <w:r>
          <w:rPr>
            <w:noProof/>
            <w:webHidden/>
          </w:rPr>
          <w:t>7</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08" w:history="1">
        <w:r w:rsidRPr="00733543">
          <w:rPr>
            <w:rStyle w:val="Hyperlink"/>
            <w:noProof/>
          </w:rPr>
          <w:t>The Setting of the Sun: Vespers (the Eleventh Hour)</w:t>
        </w:r>
        <w:r>
          <w:rPr>
            <w:noProof/>
            <w:webHidden/>
          </w:rPr>
          <w:tab/>
        </w:r>
        <w:r>
          <w:rPr>
            <w:noProof/>
            <w:webHidden/>
          </w:rPr>
          <w:fldChar w:fldCharType="begin"/>
        </w:r>
        <w:r>
          <w:rPr>
            <w:noProof/>
            <w:webHidden/>
          </w:rPr>
          <w:instrText xml:space="preserve"> PAGEREF _Toc433973308 \h </w:instrText>
        </w:r>
        <w:r>
          <w:rPr>
            <w:noProof/>
            <w:webHidden/>
          </w:rPr>
        </w:r>
        <w:r>
          <w:rPr>
            <w:noProof/>
            <w:webHidden/>
          </w:rPr>
          <w:fldChar w:fldCharType="separate"/>
        </w:r>
        <w:r>
          <w:rPr>
            <w:noProof/>
            <w:webHidden/>
          </w:rPr>
          <w:t>8</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09" w:history="1">
        <w:r w:rsidRPr="00733543">
          <w:rPr>
            <w:rStyle w:val="Hyperlink"/>
            <w:noProof/>
          </w:rPr>
          <w:t>After Supper: Retiring (the Twelfth Hour)</w:t>
        </w:r>
        <w:r>
          <w:rPr>
            <w:noProof/>
            <w:webHidden/>
          </w:rPr>
          <w:tab/>
        </w:r>
        <w:r>
          <w:rPr>
            <w:noProof/>
            <w:webHidden/>
          </w:rPr>
          <w:fldChar w:fldCharType="begin"/>
        </w:r>
        <w:r>
          <w:rPr>
            <w:noProof/>
            <w:webHidden/>
          </w:rPr>
          <w:instrText xml:space="preserve"> PAGEREF _Toc433973309 \h </w:instrText>
        </w:r>
        <w:r>
          <w:rPr>
            <w:noProof/>
            <w:webHidden/>
          </w:rPr>
        </w:r>
        <w:r>
          <w:rPr>
            <w:noProof/>
            <w:webHidden/>
          </w:rPr>
          <w:fldChar w:fldCharType="separate"/>
        </w:r>
        <w:r>
          <w:rPr>
            <w:noProof/>
            <w:webHidden/>
          </w:rPr>
          <w:t>47</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0" w:history="1">
        <w:r w:rsidRPr="00733543">
          <w:rPr>
            <w:rStyle w:val="Hyperlink"/>
            <w:noProof/>
          </w:rPr>
          <w:t>Midnight</w:t>
        </w:r>
        <w:r>
          <w:rPr>
            <w:noProof/>
            <w:webHidden/>
          </w:rPr>
          <w:tab/>
        </w:r>
        <w:r>
          <w:rPr>
            <w:noProof/>
            <w:webHidden/>
          </w:rPr>
          <w:fldChar w:fldCharType="begin"/>
        </w:r>
        <w:r>
          <w:rPr>
            <w:noProof/>
            <w:webHidden/>
          </w:rPr>
          <w:instrText xml:space="preserve"> PAGEREF _Toc433973310 \h </w:instrText>
        </w:r>
        <w:r>
          <w:rPr>
            <w:noProof/>
            <w:webHidden/>
          </w:rPr>
        </w:r>
        <w:r>
          <w:rPr>
            <w:noProof/>
            <w:webHidden/>
          </w:rPr>
          <w:fldChar w:fldCharType="separate"/>
        </w:r>
        <w:r>
          <w:rPr>
            <w:noProof/>
            <w:webHidden/>
          </w:rPr>
          <w:t>61</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1" w:history="1">
        <w:r w:rsidRPr="00733543">
          <w:rPr>
            <w:rStyle w:val="Hyperlink"/>
            <w:noProof/>
          </w:rPr>
          <w:t>The Rising of the Sun: Matins (or Lauds)</w:t>
        </w:r>
        <w:r>
          <w:rPr>
            <w:noProof/>
            <w:webHidden/>
          </w:rPr>
          <w:tab/>
        </w:r>
        <w:r>
          <w:rPr>
            <w:noProof/>
            <w:webHidden/>
          </w:rPr>
          <w:fldChar w:fldCharType="begin"/>
        </w:r>
        <w:r>
          <w:rPr>
            <w:noProof/>
            <w:webHidden/>
          </w:rPr>
          <w:instrText xml:space="preserve"> PAGEREF _Toc433973311 \h </w:instrText>
        </w:r>
        <w:r>
          <w:rPr>
            <w:noProof/>
            <w:webHidden/>
          </w:rPr>
        </w:r>
        <w:r>
          <w:rPr>
            <w:noProof/>
            <w:webHidden/>
          </w:rPr>
          <w:fldChar w:fldCharType="separate"/>
        </w:r>
        <w:r>
          <w:rPr>
            <w:noProof/>
            <w:webHidden/>
          </w:rPr>
          <w:t>120</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2" w:history="1">
        <w:r w:rsidRPr="00733543">
          <w:rPr>
            <w:rStyle w:val="Hyperlink"/>
            <w:noProof/>
          </w:rPr>
          <w:t>Early Morning: Prime (The First Hour)</w:t>
        </w:r>
        <w:r>
          <w:rPr>
            <w:noProof/>
            <w:webHidden/>
          </w:rPr>
          <w:tab/>
        </w:r>
        <w:r>
          <w:rPr>
            <w:noProof/>
            <w:webHidden/>
          </w:rPr>
          <w:fldChar w:fldCharType="begin"/>
        </w:r>
        <w:r>
          <w:rPr>
            <w:noProof/>
            <w:webHidden/>
          </w:rPr>
          <w:instrText xml:space="preserve"> PAGEREF _Toc433973312 \h </w:instrText>
        </w:r>
        <w:r>
          <w:rPr>
            <w:noProof/>
            <w:webHidden/>
          </w:rPr>
        </w:r>
        <w:r>
          <w:rPr>
            <w:noProof/>
            <w:webHidden/>
          </w:rPr>
          <w:fldChar w:fldCharType="separate"/>
        </w:r>
        <w:r>
          <w:rPr>
            <w:noProof/>
            <w:webHidden/>
          </w:rPr>
          <w:t>253</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3" w:history="1">
        <w:r w:rsidRPr="00733543">
          <w:rPr>
            <w:rStyle w:val="Hyperlink"/>
            <w:noProof/>
          </w:rPr>
          <w:t>Mid-Morning (The Third Hour)</w:t>
        </w:r>
        <w:r>
          <w:rPr>
            <w:noProof/>
            <w:webHidden/>
          </w:rPr>
          <w:tab/>
        </w:r>
        <w:r>
          <w:rPr>
            <w:noProof/>
            <w:webHidden/>
          </w:rPr>
          <w:fldChar w:fldCharType="begin"/>
        </w:r>
        <w:r>
          <w:rPr>
            <w:noProof/>
            <w:webHidden/>
          </w:rPr>
          <w:instrText xml:space="preserve"> PAGEREF _Toc433973313 \h </w:instrText>
        </w:r>
        <w:r>
          <w:rPr>
            <w:noProof/>
            <w:webHidden/>
          </w:rPr>
        </w:r>
        <w:r>
          <w:rPr>
            <w:noProof/>
            <w:webHidden/>
          </w:rPr>
          <w:fldChar w:fldCharType="separate"/>
        </w:r>
        <w:r>
          <w:rPr>
            <w:noProof/>
            <w:webHidden/>
          </w:rPr>
          <w:t>270</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4" w:history="1">
        <w:r w:rsidRPr="00733543">
          <w:rPr>
            <w:rStyle w:val="Hyperlink"/>
            <w:noProof/>
          </w:rPr>
          <w:t>Noon (The Sixth Hour)</w:t>
        </w:r>
        <w:r>
          <w:rPr>
            <w:noProof/>
            <w:webHidden/>
          </w:rPr>
          <w:tab/>
        </w:r>
        <w:r>
          <w:rPr>
            <w:noProof/>
            <w:webHidden/>
          </w:rPr>
          <w:fldChar w:fldCharType="begin"/>
        </w:r>
        <w:r>
          <w:rPr>
            <w:noProof/>
            <w:webHidden/>
          </w:rPr>
          <w:instrText xml:space="preserve"> PAGEREF _Toc433973314 \h </w:instrText>
        </w:r>
        <w:r>
          <w:rPr>
            <w:noProof/>
            <w:webHidden/>
          </w:rPr>
        </w:r>
        <w:r>
          <w:rPr>
            <w:noProof/>
            <w:webHidden/>
          </w:rPr>
          <w:fldChar w:fldCharType="separate"/>
        </w:r>
        <w:r>
          <w:rPr>
            <w:noProof/>
            <w:webHidden/>
          </w:rPr>
          <w:t>273</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5" w:history="1">
        <w:r w:rsidRPr="00733543">
          <w:rPr>
            <w:rStyle w:val="Hyperlink"/>
            <w:noProof/>
          </w:rPr>
          <w:t>Afternoon (The Ninth Hour)</w:t>
        </w:r>
        <w:r>
          <w:rPr>
            <w:noProof/>
            <w:webHidden/>
          </w:rPr>
          <w:tab/>
        </w:r>
        <w:r>
          <w:rPr>
            <w:noProof/>
            <w:webHidden/>
          </w:rPr>
          <w:fldChar w:fldCharType="begin"/>
        </w:r>
        <w:r>
          <w:rPr>
            <w:noProof/>
            <w:webHidden/>
          </w:rPr>
          <w:instrText xml:space="preserve"> PAGEREF _Toc433973315 \h </w:instrText>
        </w:r>
        <w:r>
          <w:rPr>
            <w:noProof/>
            <w:webHidden/>
          </w:rPr>
        </w:r>
        <w:r>
          <w:rPr>
            <w:noProof/>
            <w:webHidden/>
          </w:rPr>
          <w:fldChar w:fldCharType="separate"/>
        </w:r>
        <w:r>
          <w:rPr>
            <w:noProof/>
            <w:webHidden/>
          </w:rPr>
          <w:t>277</w:t>
        </w:r>
        <w:r>
          <w:rPr>
            <w:noProof/>
            <w:webHidden/>
          </w:rPr>
          <w:fldChar w:fldCharType="end"/>
        </w:r>
      </w:hyperlink>
    </w:p>
    <w:p w:rsidR="00D972E7" w:rsidRDefault="00D972E7">
      <w:pPr>
        <w:pStyle w:val="TOC1"/>
        <w:tabs>
          <w:tab w:val="right" w:leader="dot" w:pos="8846"/>
        </w:tabs>
        <w:rPr>
          <w:rFonts w:asciiTheme="minorHAnsi" w:eastAsiaTheme="minorEastAsia" w:hAnsiTheme="minorHAnsi"/>
          <w:noProof/>
          <w:sz w:val="22"/>
          <w:lang w:val="en-US"/>
        </w:rPr>
      </w:pPr>
      <w:hyperlink w:anchor="_Toc433973316" w:history="1">
        <w:r w:rsidRPr="00733543">
          <w:rPr>
            <w:rStyle w:val="Hyperlink"/>
            <w:noProof/>
          </w:rPr>
          <w:t>The Book of the Psalter</w:t>
        </w:r>
        <w:r>
          <w:rPr>
            <w:noProof/>
            <w:webHidden/>
          </w:rPr>
          <w:tab/>
        </w:r>
        <w:r>
          <w:rPr>
            <w:noProof/>
            <w:webHidden/>
          </w:rPr>
          <w:fldChar w:fldCharType="begin"/>
        </w:r>
        <w:r>
          <w:rPr>
            <w:noProof/>
            <w:webHidden/>
          </w:rPr>
          <w:instrText xml:space="preserve"> PAGEREF _Toc433973316 \h </w:instrText>
        </w:r>
        <w:r>
          <w:rPr>
            <w:noProof/>
            <w:webHidden/>
          </w:rPr>
        </w:r>
        <w:r>
          <w:rPr>
            <w:noProof/>
            <w:webHidden/>
          </w:rPr>
          <w:fldChar w:fldCharType="separate"/>
        </w:r>
        <w:r>
          <w:rPr>
            <w:noProof/>
            <w:webHidden/>
          </w:rPr>
          <w:t>280</w:t>
        </w:r>
        <w:r>
          <w:rPr>
            <w:noProof/>
            <w:webHidden/>
          </w:rPr>
          <w:fldChar w:fldCharType="end"/>
        </w:r>
      </w:hyperlink>
    </w:p>
    <w:p w:rsidR="00D972E7" w:rsidRDefault="00D972E7">
      <w:pPr>
        <w:pStyle w:val="TOC1"/>
        <w:tabs>
          <w:tab w:val="right" w:leader="dot" w:pos="8846"/>
        </w:tabs>
        <w:rPr>
          <w:rFonts w:asciiTheme="minorHAnsi" w:eastAsiaTheme="minorEastAsia" w:hAnsiTheme="minorHAnsi"/>
          <w:noProof/>
          <w:sz w:val="22"/>
          <w:lang w:val="en-US"/>
        </w:rPr>
      </w:pPr>
      <w:hyperlink w:anchor="_Toc433973317" w:history="1">
        <w:r w:rsidRPr="00733543">
          <w:rPr>
            <w:rStyle w:val="Hyperlink"/>
            <w:noProof/>
          </w:rPr>
          <w:t>The Book of Psalis and Doxologies</w:t>
        </w:r>
        <w:r>
          <w:rPr>
            <w:noProof/>
            <w:webHidden/>
          </w:rPr>
          <w:tab/>
        </w:r>
        <w:r>
          <w:rPr>
            <w:noProof/>
            <w:webHidden/>
          </w:rPr>
          <w:fldChar w:fldCharType="begin"/>
        </w:r>
        <w:r>
          <w:rPr>
            <w:noProof/>
            <w:webHidden/>
          </w:rPr>
          <w:instrText xml:space="preserve"> PAGEREF _Toc433973317 \h </w:instrText>
        </w:r>
        <w:r>
          <w:rPr>
            <w:noProof/>
            <w:webHidden/>
          </w:rPr>
        </w:r>
        <w:r>
          <w:rPr>
            <w:noProof/>
            <w:webHidden/>
          </w:rPr>
          <w:fldChar w:fldCharType="separate"/>
        </w:r>
        <w:r>
          <w:rPr>
            <w:noProof/>
            <w:webHidden/>
          </w:rPr>
          <w:t>504</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8" w:history="1">
        <w:r w:rsidRPr="00733543">
          <w:rPr>
            <w:rStyle w:val="Hyperlink"/>
            <w:noProof/>
          </w:rPr>
          <w:t>General and Common Doxologies</w:t>
        </w:r>
        <w:r>
          <w:rPr>
            <w:noProof/>
            <w:webHidden/>
          </w:rPr>
          <w:tab/>
        </w:r>
        <w:r>
          <w:rPr>
            <w:noProof/>
            <w:webHidden/>
          </w:rPr>
          <w:fldChar w:fldCharType="begin"/>
        </w:r>
        <w:r>
          <w:rPr>
            <w:noProof/>
            <w:webHidden/>
          </w:rPr>
          <w:instrText xml:space="preserve"> PAGEREF _Toc433973318 \h </w:instrText>
        </w:r>
        <w:r>
          <w:rPr>
            <w:noProof/>
            <w:webHidden/>
          </w:rPr>
        </w:r>
        <w:r>
          <w:rPr>
            <w:noProof/>
            <w:webHidden/>
          </w:rPr>
          <w:fldChar w:fldCharType="separate"/>
        </w:r>
        <w:r>
          <w:rPr>
            <w:noProof/>
            <w:webHidden/>
          </w:rPr>
          <w:t>505</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19" w:history="1">
        <w:r w:rsidRPr="00733543">
          <w:rPr>
            <w:rStyle w:val="Hyperlink"/>
            <w:noProof/>
          </w:rPr>
          <w:t xml:space="preserve">September or </w:t>
        </w:r>
        <w:r w:rsidRPr="00733543">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_Toc433973319 \h </w:instrText>
        </w:r>
        <w:r>
          <w:rPr>
            <w:noProof/>
            <w:webHidden/>
          </w:rPr>
        </w:r>
        <w:r>
          <w:rPr>
            <w:noProof/>
            <w:webHidden/>
          </w:rPr>
          <w:fldChar w:fldCharType="separate"/>
        </w:r>
        <w:r>
          <w:rPr>
            <w:noProof/>
            <w:webHidden/>
          </w:rPr>
          <w:t>527</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0" w:history="1">
        <w:r w:rsidRPr="00733543">
          <w:rPr>
            <w:rStyle w:val="Hyperlink"/>
            <w:noProof/>
          </w:rPr>
          <w:t xml:space="preserve">October or </w:t>
        </w:r>
        <w:r w:rsidRPr="00733543">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_Toc433973320 \h </w:instrText>
        </w:r>
        <w:r>
          <w:rPr>
            <w:noProof/>
            <w:webHidden/>
          </w:rPr>
        </w:r>
        <w:r>
          <w:rPr>
            <w:noProof/>
            <w:webHidden/>
          </w:rPr>
          <w:fldChar w:fldCharType="separate"/>
        </w:r>
        <w:r>
          <w:rPr>
            <w:noProof/>
            <w:webHidden/>
          </w:rPr>
          <w:t>558</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1" w:history="1">
        <w:r w:rsidRPr="00733543">
          <w:rPr>
            <w:rStyle w:val="Hyperlink"/>
            <w:noProof/>
          </w:rPr>
          <w:t xml:space="preserve">November or </w:t>
        </w:r>
        <w:r w:rsidRPr="00733543">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_Toc433973321 \h </w:instrText>
        </w:r>
        <w:r>
          <w:rPr>
            <w:noProof/>
            <w:webHidden/>
          </w:rPr>
        </w:r>
        <w:r>
          <w:rPr>
            <w:noProof/>
            <w:webHidden/>
          </w:rPr>
          <w:fldChar w:fldCharType="separate"/>
        </w:r>
        <w:r>
          <w:rPr>
            <w:noProof/>
            <w:webHidden/>
          </w:rPr>
          <w:t>566</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2" w:history="1">
        <w:r w:rsidRPr="00733543">
          <w:rPr>
            <w:rStyle w:val="Hyperlink"/>
            <w:noProof/>
          </w:rPr>
          <w:t xml:space="preserve">December or </w:t>
        </w:r>
        <w:r w:rsidRPr="00733543">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_Toc433973322 \h </w:instrText>
        </w:r>
        <w:r>
          <w:rPr>
            <w:noProof/>
            <w:webHidden/>
          </w:rPr>
        </w:r>
        <w:r>
          <w:rPr>
            <w:noProof/>
            <w:webHidden/>
          </w:rPr>
          <w:fldChar w:fldCharType="separate"/>
        </w:r>
        <w:r>
          <w:rPr>
            <w:noProof/>
            <w:webHidden/>
          </w:rPr>
          <w:t>578</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3" w:history="1">
        <w:r w:rsidRPr="00733543">
          <w:rPr>
            <w:rStyle w:val="Hyperlink"/>
            <w:noProof/>
          </w:rPr>
          <w:t xml:space="preserve">January or </w:t>
        </w:r>
        <w:r w:rsidRPr="00733543">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_Toc433973323 \h </w:instrText>
        </w:r>
        <w:r>
          <w:rPr>
            <w:noProof/>
            <w:webHidden/>
          </w:rPr>
        </w:r>
        <w:r>
          <w:rPr>
            <w:noProof/>
            <w:webHidden/>
          </w:rPr>
          <w:fldChar w:fldCharType="separate"/>
        </w:r>
        <w:r>
          <w:rPr>
            <w:noProof/>
            <w:webHidden/>
          </w:rPr>
          <w:t>643</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4" w:history="1">
        <w:r w:rsidRPr="00733543">
          <w:rPr>
            <w:rStyle w:val="Hyperlink"/>
            <w:noProof/>
          </w:rPr>
          <w:t xml:space="preserve">February or </w:t>
        </w:r>
        <w:r w:rsidRPr="00733543">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_Toc433973324 \h </w:instrText>
        </w:r>
        <w:r>
          <w:rPr>
            <w:noProof/>
            <w:webHidden/>
          </w:rPr>
        </w:r>
        <w:r>
          <w:rPr>
            <w:noProof/>
            <w:webHidden/>
          </w:rPr>
          <w:fldChar w:fldCharType="separate"/>
        </w:r>
        <w:r>
          <w:rPr>
            <w:noProof/>
            <w:webHidden/>
          </w:rPr>
          <w:t>706</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5" w:history="1">
        <w:r w:rsidRPr="00733543">
          <w:rPr>
            <w:rStyle w:val="Hyperlink"/>
            <w:noProof/>
          </w:rPr>
          <w:t xml:space="preserve">March or </w:t>
        </w:r>
        <w:r w:rsidRPr="00733543">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_Toc433973325 \h </w:instrText>
        </w:r>
        <w:r>
          <w:rPr>
            <w:noProof/>
            <w:webHidden/>
          </w:rPr>
        </w:r>
        <w:r>
          <w:rPr>
            <w:noProof/>
            <w:webHidden/>
          </w:rPr>
          <w:fldChar w:fldCharType="separate"/>
        </w:r>
        <w:r>
          <w:rPr>
            <w:noProof/>
            <w:webHidden/>
          </w:rPr>
          <w:t>710</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6" w:history="1">
        <w:r w:rsidRPr="00733543">
          <w:rPr>
            <w:rStyle w:val="Hyperlink"/>
            <w:noProof/>
          </w:rPr>
          <w:t>April</w:t>
        </w:r>
        <w:r w:rsidRPr="00733543">
          <w:rPr>
            <w:rStyle w:val="Hyperlink"/>
            <w:noProof/>
            <w:lang w:val="en-US"/>
          </w:rPr>
          <w:t xml:space="preserve"> or</w:t>
        </w:r>
        <w:r w:rsidRPr="00733543">
          <w:rPr>
            <w:rStyle w:val="Hyperlink"/>
            <w:noProof/>
          </w:rPr>
          <w:t xml:space="preserve"> </w:t>
        </w:r>
        <w:r w:rsidRPr="00733543">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_Toc433973326 \h </w:instrText>
        </w:r>
        <w:r>
          <w:rPr>
            <w:noProof/>
            <w:webHidden/>
          </w:rPr>
        </w:r>
        <w:r>
          <w:rPr>
            <w:noProof/>
            <w:webHidden/>
          </w:rPr>
          <w:fldChar w:fldCharType="separate"/>
        </w:r>
        <w:r>
          <w:rPr>
            <w:noProof/>
            <w:webHidden/>
          </w:rPr>
          <w:t>727</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7" w:history="1">
        <w:r w:rsidRPr="00733543">
          <w:rPr>
            <w:rStyle w:val="Hyperlink"/>
            <w:noProof/>
          </w:rPr>
          <w:t xml:space="preserve">May or </w:t>
        </w:r>
        <w:r w:rsidRPr="00733543">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_Toc433973327 \h </w:instrText>
        </w:r>
        <w:r>
          <w:rPr>
            <w:noProof/>
            <w:webHidden/>
          </w:rPr>
        </w:r>
        <w:r>
          <w:rPr>
            <w:noProof/>
            <w:webHidden/>
          </w:rPr>
          <w:fldChar w:fldCharType="separate"/>
        </w:r>
        <w:r>
          <w:rPr>
            <w:noProof/>
            <w:webHidden/>
          </w:rPr>
          <w:t>732</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8" w:history="1">
        <w:r w:rsidRPr="00733543">
          <w:rPr>
            <w:rStyle w:val="Hyperlink"/>
            <w:noProof/>
          </w:rPr>
          <w:t xml:space="preserve">June or </w:t>
        </w:r>
        <w:r w:rsidRPr="00733543">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_Toc433973328 \h </w:instrText>
        </w:r>
        <w:r>
          <w:rPr>
            <w:noProof/>
            <w:webHidden/>
          </w:rPr>
        </w:r>
        <w:r>
          <w:rPr>
            <w:noProof/>
            <w:webHidden/>
          </w:rPr>
          <w:fldChar w:fldCharType="separate"/>
        </w:r>
        <w:r>
          <w:rPr>
            <w:noProof/>
            <w:webHidden/>
          </w:rPr>
          <w:t>753</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29" w:history="1">
        <w:r w:rsidRPr="00733543">
          <w:rPr>
            <w:rStyle w:val="Hyperlink"/>
            <w:noProof/>
          </w:rPr>
          <w:t xml:space="preserve">July or </w:t>
        </w:r>
        <w:r w:rsidRPr="00733543">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_Toc433973329 \h </w:instrText>
        </w:r>
        <w:r>
          <w:rPr>
            <w:noProof/>
            <w:webHidden/>
          </w:rPr>
        </w:r>
        <w:r>
          <w:rPr>
            <w:noProof/>
            <w:webHidden/>
          </w:rPr>
          <w:fldChar w:fldCharType="separate"/>
        </w:r>
        <w:r>
          <w:rPr>
            <w:noProof/>
            <w:webHidden/>
          </w:rPr>
          <w:t>779</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30" w:history="1">
        <w:r w:rsidRPr="00733543">
          <w:rPr>
            <w:rStyle w:val="Hyperlink"/>
            <w:noProof/>
          </w:rPr>
          <w:t xml:space="preserve">August or </w:t>
        </w:r>
        <w:r w:rsidRPr="00733543">
          <w:rPr>
            <w:rStyle w:val="Hyperlink"/>
            <w:rFonts w:ascii="FreeSerifAvvaShenouda" w:hAnsi="FreeSerifAvvaShenouda" w:cs="FreeSerifAvvaShenouda"/>
            <w:noProof/>
          </w:rPr>
          <w:t>Ⲙⲉⲥⲟⲣⲏ and Ⲕⲟⲩϫⲓ ⲛ</w:t>
        </w:r>
        <w:r w:rsidRPr="00733543">
          <w:rPr>
            <w:rStyle w:val="Hyperlink"/>
            <w:rFonts w:ascii="FreeSerifAvvaShenouda" w:hAnsi="FreeSerifAvvaShenouda" w:cs="FreeSerifAvvaShenouda"/>
            <w:noProof/>
            <w:lang w:val="en-US"/>
          </w:rPr>
          <w:t xml:space="preserve">̀ⲁ̀ⲃⲟⲧ </w:t>
        </w:r>
        <w:r w:rsidRPr="00733543">
          <w:rPr>
            <w:rStyle w:val="Hyperlink"/>
            <w:noProof/>
          </w:rPr>
          <w:t>(The Little Month)</w:t>
        </w:r>
        <w:r>
          <w:rPr>
            <w:noProof/>
            <w:webHidden/>
          </w:rPr>
          <w:tab/>
        </w:r>
        <w:r>
          <w:rPr>
            <w:noProof/>
            <w:webHidden/>
          </w:rPr>
          <w:fldChar w:fldCharType="begin"/>
        </w:r>
        <w:r>
          <w:rPr>
            <w:noProof/>
            <w:webHidden/>
          </w:rPr>
          <w:instrText xml:space="preserve"> PAGEREF _Toc433973330 \h </w:instrText>
        </w:r>
        <w:r>
          <w:rPr>
            <w:noProof/>
            <w:webHidden/>
          </w:rPr>
        </w:r>
        <w:r>
          <w:rPr>
            <w:noProof/>
            <w:webHidden/>
          </w:rPr>
          <w:fldChar w:fldCharType="separate"/>
        </w:r>
        <w:r>
          <w:rPr>
            <w:noProof/>
            <w:webHidden/>
          </w:rPr>
          <w:t>792</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31" w:history="1">
        <w:r w:rsidRPr="00733543">
          <w:rPr>
            <w:rStyle w:val="Hyperlink"/>
            <w:noProof/>
          </w:rPr>
          <w:t>The Pascal Cycle</w:t>
        </w:r>
        <w:r>
          <w:rPr>
            <w:noProof/>
            <w:webHidden/>
          </w:rPr>
          <w:tab/>
        </w:r>
        <w:r>
          <w:rPr>
            <w:noProof/>
            <w:webHidden/>
          </w:rPr>
          <w:fldChar w:fldCharType="begin"/>
        </w:r>
        <w:r>
          <w:rPr>
            <w:noProof/>
            <w:webHidden/>
          </w:rPr>
          <w:instrText xml:space="preserve"> PAGEREF _Toc433973331 \h </w:instrText>
        </w:r>
        <w:r>
          <w:rPr>
            <w:noProof/>
            <w:webHidden/>
          </w:rPr>
        </w:r>
        <w:r>
          <w:rPr>
            <w:noProof/>
            <w:webHidden/>
          </w:rPr>
          <w:fldChar w:fldCharType="separate"/>
        </w:r>
        <w:r>
          <w:rPr>
            <w:noProof/>
            <w:webHidden/>
          </w:rPr>
          <w:t>808</w:t>
        </w:r>
        <w:r>
          <w:rPr>
            <w:noProof/>
            <w:webHidden/>
          </w:rPr>
          <w:fldChar w:fldCharType="end"/>
        </w:r>
      </w:hyperlink>
    </w:p>
    <w:p w:rsidR="00D972E7" w:rsidRDefault="00D972E7">
      <w:pPr>
        <w:pStyle w:val="TOC2"/>
        <w:tabs>
          <w:tab w:val="right" w:leader="dot" w:pos="8846"/>
        </w:tabs>
        <w:rPr>
          <w:rFonts w:asciiTheme="minorHAnsi" w:eastAsiaTheme="minorEastAsia" w:hAnsiTheme="minorHAnsi"/>
          <w:noProof/>
          <w:sz w:val="22"/>
          <w:lang w:val="en-US"/>
        </w:rPr>
      </w:pPr>
      <w:hyperlink w:anchor="_Toc433973332" w:history="1">
        <w:r w:rsidRPr="00733543">
          <w:rPr>
            <w:rStyle w:val="Hyperlink"/>
            <w:noProof/>
          </w:rPr>
          <w:t>Hymns for Koiak</w:t>
        </w:r>
        <w:r>
          <w:rPr>
            <w:noProof/>
            <w:webHidden/>
          </w:rPr>
          <w:tab/>
        </w:r>
        <w:r>
          <w:rPr>
            <w:noProof/>
            <w:webHidden/>
          </w:rPr>
          <w:fldChar w:fldCharType="begin"/>
        </w:r>
        <w:r>
          <w:rPr>
            <w:noProof/>
            <w:webHidden/>
          </w:rPr>
          <w:instrText xml:space="preserve"> PAGEREF _Toc433973332 \h </w:instrText>
        </w:r>
        <w:r>
          <w:rPr>
            <w:noProof/>
            <w:webHidden/>
          </w:rPr>
        </w:r>
        <w:r>
          <w:rPr>
            <w:noProof/>
            <w:webHidden/>
          </w:rPr>
          <w:fldChar w:fldCharType="separate"/>
        </w:r>
        <w:r>
          <w:rPr>
            <w:noProof/>
            <w:webHidden/>
          </w:rPr>
          <w:t>876</w:t>
        </w:r>
        <w:r>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3973306"/>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rsidR="00964F23" w:rsidRPr="00816568" w:rsidRDefault="00964F23" w:rsidP="00964F23">
      <w:pPr>
        <w:pStyle w:val="Heading1"/>
      </w:pPr>
      <w:bookmarkStart w:id="20" w:name="_Toc410196903"/>
      <w:bookmarkStart w:id="21" w:name="_Toc289112505"/>
      <w:bookmarkStart w:id="22" w:name="_Toc297322052"/>
      <w:bookmarkStart w:id="23" w:name="_Toc297407697"/>
      <w:bookmarkStart w:id="24" w:name="_Toc298445749"/>
      <w:bookmarkStart w:id="25" w:name="_Toc298681232"/>
      <w:bookmarkStart w:id="26" w:name="_Toc298447474"/>
      <w:bookmarkStart w:id="27" w:name="_Toc308441893"/>
      <w:bookmarkStart w:id="28" w:name="_Toc433973307"/>
      <w:r>
        <w:lastRenderedPageBreak/>
        <w:t>The Horologion: The Book of the Hours</w:t>
      </w:r>
      <w:bookmarkEnd w:id="20"/>
      <w:bookmarkEnd w:id="28"/>
    </w:p>
    <w:p w:rsidR="00964F23" w:rsidRDefault="00964F23" w:rsidP="00964F23">
      <w:pPr>
        <w:pStyle w:val="Heading2"/>
      </w:pPr>
      <w:bookmarkStart w:id="29" w:name="_Toc410196171"/>
      <w:bookmarkStart w:id="30" w:name="_Toc410196402"/>
      <w:bookmarkStart w:id="31" w:name="_Toc410196904"/>
      <w:bookmarkStart w:id="32" w:name="_Toc433973308"/>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D972E7">
        <w:rPr>
          <w:i/>
          <w:noProof/>
        </w:rPr>
        <w:t>120</w:t>
      </w:r>
      <w:r w:rsidR="004A323C">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D972E7">
        <w:rPr>
          <w:noProof/>
          <w:lang w:val="en-GB"/>
        </w:rPr>
        <w:t>352</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D972E7">
        <w:t>Psalm</w:t>
      </w:r>
      <w:r w:rsidR="00D972E7" w:rsidRPr="00AB1781">
        <w:t xml:space="preserve"> 116</w:t>
      </w:r>
      <w:r w:rsidR="00D972E7">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D972E7">
        <w:rPr>
          <w:noProof/>
        </w:rPr>
        <w:t>455</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D972E7">
        <w:t>Psalm</w:t>
      </w:r>
      <w:r w:rsidR="00D972E7" w:rsidRPr="00AB1781">
        <w:t xml:space="preserve"> 117</w:t>
      </w:r>
      <w:r w:rsidR="00D972E7">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D972E7">
        <w:rPr>
          <w:noProof/>
        </w:rPr>
        <w:t>455</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D972E7">
        <w:t>Psalm</w:t>
      </w:r>
      <w:r w:rsidR="00D972E7" w:rsidRPr="00AB1781">
        <w:t xml:space="preserve"> 119</w:t>
      </w:r>
      <w:r w:rsidR="00D972E7">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D972E7">
        <w:rPr>
          <w:noProof/>
        </w:rPr>
        <w:t>471</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D972E7">
        <w:t>Psalm</w:t>
      </w:r>
      <w:r w:rsidR="00D972E7" w:rsidRPr="00AB1781">
        <w:t xml:space="preserve"> 120</w:t>
      </w:r>
      <w:r w:rsidR="00D972E7">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D972E7">
        <w:rPr>
          <w:noProof/>
        </w:rPr>
        <w:t>472</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D972E7">
        <w:t>Psalm</w:t>
      </w:r>
      <w:r w:rsidR="00D972E7" w:rsidRPr="00AB1781">
        <w:t xml:space="preserve"> 121</w:t>
      </w:r>
      <w:r w:rsidR="00D972E7">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D972E7">
        <w:rPr>
          <w:noProof/>
        </w:rPr>
        <w:t>473</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D972E7">
        <w:t>Psalm</w:t>
      </w:r>
      <w:r w:rsidR="00D972E7" w:rsidRPr="00AB1781">
        <w:t xml:space="preserve"> 122</w:t>
      </w:r>
      <w:r w:rsidR="00D972E7">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D972E7">
        <w:rPr>
          <w:noProof/>
        </w:rPr>
        <w:t>474</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D972E7">
        <w:t>Psalm</w:t>
      </w:r>
      <w:r w:rsidR="00D972E7" w:rsidRPr="00AB1781">
        <w:t xml:space="preserve"> 123</w:t>
      </w:r>
      <w:r w:rsidR="00D972E7">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D972E7">
        <w:rPr>
          <w:noProof/>
        </w:rPr>
        <w:t>474</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D972E7">
        <w:t>Psalm</w:t>
      </w:r>
      <w:r w:rsidR="00D972E7" w:rsidRPr="00AB1781">
        <w:t xml:space="preserve"> 124</w:t>
      </w:r>
      <w:r w:rsidR="00D972E7">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D972E7">
        <w:rPr>
          <w:noProof/>
        </w:rPr>
        <w:t>475</w:t>
      </w:r>
      <w:r w:rsidR="004A323C">
        <w:fldChar w:fldCharType="end"/>
      </w:r>
    </w:p>
    <w:p w:rsidR="00E54261" w:rsidRDefault="00C140D7" w:rsidP="00AC19C5">
      <w:pPr>
        <w:pStyle w:val="EngHang"/>
        <w:tabs>
          <w:tab w:val="left" w:leader="dot" w:pos="8280"/>
        </w:tabs>
      </w:pPr>
      <w:r>
        <w:fldChar w:fldCharType="begin"/>
      </w:r>
      <w:r>
        <w:instrText xml:space="preserve"> REF _Ref411967353 \h  \* MERGEFORMAT </w:instrText>
      </w:r>
      <w:r>
        <w:fldChar w:fldCharType="separate"/>
      </w:r>
      <w:r w:rsidR="00D972E7">
        <w:t>Psalm</w:t>
      </w:r>
      <w:r w:rsidR="00D972E7" w:rsidRPr="00AB1781">
        <w:t xml:space="preserve"> 125</w:t>
      </w:r>
      <w:r w:rsidR="00D972E7">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D972E7">
        <w:rPr>
          <w:noProof/>
        </w:rPr>
        <w:t>476</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D972E7">
        <w:t>Psalm</w:t>
      </w:r>
      <w:r w:rsidR="00D972E7" w:rsidRPr="00AB1781">
        <w:t xml:space="preserve"> 126</w:t>
      </w:r>
      <w:r w:rsidR="00D972E7">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D972E7">
        <w:rPr>
          <w:noProof/>
        </w:rPr>
        <w:t>476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_Ref411967385 \h  \* MERGEFORMAT </w:instrText>
      </w:r>
      <w:r>
        <w:fldChar w:fldCharType="separate"/>
      </w:r>
      <w:r w:rsidR="00D972E7">
        <w:t>Psalm</w:t>
      </w:r>
      <w:r w:rsidR="00D972E7" w:rsidRPr="00AB1781">
        <w:t xml:space="preserve"> 127</w:t>
      </w:r>
      <w:r w:rsidR="00D972E7">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D972E7">
        <w:rPr>
          <w:noProof/>
        </w:rPr>
        <w:t>477</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D972E7">
        <w:t>Psalm</w:t>
      </w:r>
      <w:r w:rsidR="00D972E7" w:rsidRPr="00AB1781">
        <w:t xml:space="preserve"> 128</w:t>
      </w:r>
      <w:r w:rsidR="00D972E7">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D972E7">
        <w:rPr>
          <w:noProof/>
        </w:rPr>
        <w:t>478</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 xml:space="preserve">Christ.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 xml:space="preserve">If the righteous is hardly saved, where shall I the sinner appear?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  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  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  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 xml:space="preserve">refore, I now trust </w:t>
      </w:r>
      <w:r w:rsidR="00145EE7">
        <w:t>in</w:t>
      </w:r>
      <w:r>
        <w:t xml:space="preserve">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E54261" w:rsidRPr="000D0A3F">
        <w:t xml:space="preserve">.  </w:t>
      </w:r>
      <w:r w:rsidR="00E54261" w:rsidRPr="004E1800">
        <w:rPr>
          <w:rFonts w:ascii="Garamond" w:hAnsi="Garamond"/>
        </w:rPr>
        <w:t>(Both now, and always, and unto the ages of ages.  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  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A02728"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  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A02728"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A02728" w:rsidP="00A02728">
      <w:pPr>
        <w:pStyle w:val="Heading4"/>
      </w:pPr>
      <w:r>
        <w:rPr>
          <w:rFonts w:hint="eastAsia"/>
        </w:rP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6" w:name="PrayerTravellers"/>
      <w:r>
        <w:t>THE PRAYER FOR THE TRAVELLERS</w:t>
      </w:r>
      <w:bookmarkEnd w:id="56"/>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7"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7"/>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A02728" w:rsidP="00196385">
      <w:pPr>
        <w:pStyle w:val="Heading4"/>
      </w:pPr>
      <w:bookmarkStart w:id="58" w:name="TrisagionIncense"/>
      <w:r>
        <w:t>THE TRISAGION</w:t>
      </w:r>
      <w:bookmarkEnd w:id="58"/>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9"/>
            <w:r>
              <w:t xml:space="preserve">very </w:t>
            </w:r>
            <w:commentRangeEnd w:id="59"/>
            <w:r>
              <w:rPr>
                <w:rStyle w:val="CommentReference"/>
                <w:rFonts w:ascii="Times New Roman" w:eastAsiaTheme="minorHAnsi" w:hAnsi="Times New Roman" w:cstheme="minorBidi"/>
                <w:color w:val="auto"/>
              </w:rPr>
              <w:commentReference w:id="59"/>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0"/>
            <w:r>
              <w:t xml:space="preserve">declared </w:t>
            </w:r>
            <w:commentRangeEnd w:id="60"/>
            <w:r>
              <w:rPr>
                <w:rStyle w:val="CommentReference"/>
                <w:rFonts w:ascii="Times New Roman" w:eastAsiaTheme="minorHAnsi" w:hAnsi="Times New Roman" w:cstheme="minorBidi"/>
                <w:color w:val="auto"/>
              </w:rPr>
              <w:commentReference w:id="60"/>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1"/>
            <w:r>
              <w:t xml:space="preserve">Good New </w:t>
            </w:r>
            <w:commentRangeEnd w:id="61"/>
            <w:r>
              <w:rPr>
                <w:rStyle w:val="CommentReference"/>
                <w:rFonts w:ascii="Times New Roman" w:eastAsiaTheme="minorHAnsi" w:hAnsi="Times New Roman" w:cstheme="minorBidi"/>
                <w:color w:val="auto"/>
              </w:rPr>
              <w:commentReference w:id="61"/>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lastRenderedPageBreak/>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2"/>
            <w:r>
              <w:t>Be our advocate</w:t>
            </w:r>
            <w:commentRangeEnd w:id="62"/>
            <w:r>
              <w:rPr>
                <w:rStyle w:val="CommentReference"/>
                <w:rFonts w:ascii="Times New Roman" w:eastAsiaTheme="minorHAnsi" w:hAnsi="Times New Roman" w:cstheme="minorBidi"/>
                <w:color w:val="auto"/>
              </w:rPr>
              <w:commentReference w:id="62"/>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3"/>
            <w:r>
              <w:t>Mary</w:t>
            </w:r>
            <w:commentRangeEnd w:id="63"/>
            <w:r>
              <w:rPr>
                <w:rStyle w:val="CommentReference"/>
                <w:rFonts w:ascii="Times New Roman" w:eastAsiaTheme="minorHAnsi" w:hAnsi="Times New Roman" w:cstheme="minorBidi"/>
                <w:color w:val="auto"/>
              </w:rPr>
              <w:commentReference w:id="63"/>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4"/>
      <w:r>
        <w:t>God</w:t>
      </w:r>
      <w:commentRangeEnd w:id="64"/>
      <w:r w:rsidR="008E406C">
        <w:rPr>
          <w:rStyle w:val="CommentReference"/>
          <w:lang w:val="en-CA"/>
        </w:rPr>
        <w:commentReference w:id="64"/>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16512E"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5" w:name="_Toc410196175"/>
      <w:bookmarkStart w:id="66" w:name="_Toc410196407"/>
      <w:bookmarkStart w:id="67" w:name="_Toc410196909"/>
      <w:bookmarkStart w:id="68" w:name="_Toc433973309"/>
      <w:r>
        <w:lastRenderedPageBreak/>
        <w:t>After Supper: Retiring</w:t>
      </w:r>
      <w:r>
        <w:rPr>
          <w:rStyle w:val="FootnoteReference"/>
        </w:rPr>
        <w:footnoteReference w:id="6"/>
      </w:r>
      <w:r>
        <w:t xml:space="preserve"> (the Twelfth Hour)</w:t>
      </w:r>
      <w:bookmarkEnd w:id="65"/>
      <w:bookmarkEnd w:id="66"/>
      <w:bookmarkEnd w:id="67"/>
      <w:bookmarkEnd w:id="68"/>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9" w:name="_Toc410196176"/>
      <w:bookmarkStart w:id="70" w:name="_Toc410196408"/>
      <w:bookmarkStart w:id="71" w:name="_Toc410196910"/>
      <w:r>
        <w:t>The Psalms of the Twelfth Hour</w:t>
      </w:r>
      <w:bookmarkEnd w:id="69"/>
      <w:bookmarkEnd w:id="70"/>
      <w:bookmarkEnd w:id="71"/>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D972E7">
        <w:t>Psalm</w:t>
      </w:r>
      <w:r w:rsidR="00D972E7" w:rsidRPr="00AB1781">
        <w:t xml:space="preserve"> 129</w:t>
      </w:r>
      <w:r w:rsidR="00D972E7">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D972E7">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D972E7">
        <w:t>Psalm</w:t>
      </w:r>
      <w:r w:rsidR="00D972E7" w:rsidRPr="00AB1781">
        <w:t xml:space="preserve"> 130</w:t>
      </w:r>
      <w:r w:rsidR="00D972E7">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D972E7">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D972E7">
        <w:t>Psalm</w:t>
      </w:r>
      <w:r w:rsidR="00D972E7" w:rsidRPr="00AB1781">
        <w:t xml:space="preserve"> 131</w:t>
      </w:r>
      <w:r w:rsidR="00D972E7">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D972E7">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D972E7">
        <w:t>Psalm</w:t>
      </w:r>
      <w:r w:rsidR="00D972E7" w:rsidRPr="00AB1781">
        <w:t xml:space="preserve"> 132</w:t>
      </w:r>
      <w:r w:rsidR="00D972E7">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D972E7">
        <w:rPr>
          <w:rFonts w:cstheme="minorBidi"/>
          <w:noProof/>
        </w:rPr>
        <w:t>481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D972E7">
        <w:t>Psalm</w:t>
      </w:r>
      <w:r w:rsidR="00D972E7" w:rsidRPr="00AB1781">
        <w:t xml:space="preserve"> 133</w:t>
      </w:r>
      <w:r w:rsidR="00D972E7">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D972E7">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D972E7">
        <w:t>Psalm</w:t>
      </w:r>
      <w:r w:rsidR="00D972E7" w:rsidRPr="00AB1781">
        <w:t xml:space="preserve"> 136</w:t>
      </w:r>
      <w:r w:rsidR="00D972E7">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D972E7">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D972E7">
        <w:t>Psalm</w:t>
      </w:r>
      <w:r w:rsidR="00D972E7" w:rsidRPr="00AB1781">
        <w:t xml:space="preserve"> 137</w:t>
      </w:r>
      <w:r w:rsidR="00D972E7">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D972E7">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D972E7">
        <w:t>Psalm</w:t>
      </w:r>
      <w:r w:rsidR="00D972E7" w:rsidRPr="00AB1781">
        <w:t xml:space="preserve"> 140</w:t>
      </w:r>
      <w:r w:rsidR="00D972E7">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D972E7">
        <w:rPr>
          <w:rFonts w:cstheme="minorBidi"/>
          <w:noProof/>
        </w:rPr>
        <w:t>491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D972E7">
        <w:t>Psalm</w:t>
      </w:r>
      <w:r w:rsidR="00D972E7" w:rsidRPr="00AB1781">
        <w:t xml:space="preserve"> 141</w:t>
      </w:r>
      <w:r w:rsidR="00D972E7">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D972E7">
        <w:rPr>
          <w:rFonts w:cstheme="minorBidi"/>
          <w:noProof/>
        </w:rPr>
        <w:t>492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D972E7">
        <w:t>Psalm</w:t>
      </w:r>
      <w:r w:rsidR="00D972E7" w:rsidRPr="00AB1781">
        <w:t xml:space="preserve"> 145</w:t>
      </w:r>
      <w:r w:rsidR="00D972E7">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D972E7">
        <w:rPr>
          <w:rFonts w:cstheme="minorBidi"/>
          <w:noProof/>
        </w:rPr>
        <w:t>498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D972E7">
        <w:t>Psalm</w:t>
      </w:r>
      <w:r w:rsidR="00D972E7" w:rsidRPr="00AB1781">
        <w:t xml:space="preserve"> 146</w:t>
      </w:r>
      <w:r w:rsidR="00D972E7">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D972E7">
        <w:rPr>
          <w:rFonts w:cstheme="minorBidi"/>
          <w:noProof/>
        </w:rPr>
        <w:t>499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D972E7">
        <w:t>Psalm</w:t>
      </w:r>
      <w:r w:rsidR="00D972E7" w:rsidRPr="00AB1781">
        <w:t xml:space="preserve"> 147</w:t>
      </w:r>
      <w:r w:rsidR="00D972E7">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D972E7">
        <w:rPr>
          <w:rFonts w:cstheme="minorBidi"/>
          <w:noProof/>
        </w:rPr>
        <w:t>500</w:t>
      </w:r>
      <w:r w:rsidR="004A323C" w:rsidRPr="00AC19C5">
        <w:rPr>
          <w:rFonts w:cstheme="minorBidi"/>
        </w:rPr>
        <w:fldChar w:fldCharType="end"/>
      </w:r>
    </w:p>
    <w:p w:rsidR="00BD252D" w:rsidRPr="001A4291" w:rsidRDefault="00BD252D" w:rsidP="00BD252D">
      <w:pPr>
        <w:pStyle w:val="Heading5"/>
        <w:rPr>
          <w:lang w:val="en-GB"/>
        </w:rPr>
      </w:pPr>
      <w:bookmarkStart w:id="72" w:name="_Toc410196177"/>
      <w:bookmarkStart w:id="73" w:name="_Toc410196409"/>
      <w:bookmarkStart w:id="74"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w:t>
      </w:r>
      <w:r w:rsidR="00BD252D" w:rsidRPr="001A4291">
        <w:t>e</w:t>
      </w:r>
      <w:r w:rsidR="00BD252D" w:rsidRPr="001A4291">
        <w:t>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BD252D" w:rsidRPr="001A4291">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  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BD252D" w:rsidRDefault="00BD252D" w:rsidP="00BD252D">
      <w:pPr>
        <w:pStyle w:val="Prose"/>
      </w:pPr>
      <w:r w:rsidRPr="001A4291">
        <w:t xml:space="preserve">O undefiled Virgin, help me, I, who am your servant.  </w:t>
      </w:r>
      <w:r w:rsidR="00130E47">
        <w:t>K</w:t>
      </w:r>
      <w:r w:rsidRPr="001A4291">
        <w:t>eep away from me th</w:t>
      </w:r>
      <w:r w:rsidR="00130E47">
        <w:t>e waves of vile thoughts.  R</w:t>
      </w:r>
      <w:r w:rsidRPr="001A4291">
        <w:t xml:space="preserve">aise my sickly soul to watch and pray because it has long lain in heavy sleep.  </w:t>
      </w:r>
      <w:r w:rsidRPr="001A4291">
        <w:lastRenderedPageBreak/>
        <w:t>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Pr="001A4291">
        <w:t>.  A</w:t>
      </w:r>
      <w:r w:rsidR="00130E47">
        <w:t>nd send to us an angel of peace</w:t>
      </w:r>
      <w:r w:rsidRPr="001A4291">
        <w:t xml:space="preserve"> to keep us from every evil, ever</w:t>
      </w:r>
      <w:r w:rsidR="00130E47">
        <w:t>y calamity and every temptation</w:t>
      </w:r>
      <w:r w:rsidRPr="001A4291">
        <w:t xml:space="preserve">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441BAC" w:rsidRDefault="00441BAC" w:rsidP="00441BAC">
      <w:pPr>
        <w:pStyle w:val="Heading3"/>
      </w:pPr>
      <w:commentRangeStart w:id="75"/>
      <w:r>
        <w:t xml:space="preserve">The </w:t>
      </w:r>
      <w:commentRangeEnd w:id="75"/>
      <w:r>
        <w:rPr>
          <w:rStyle w:val="CommentReference"/>
          <w:rFonts w:eastAsiaTheme="minorHAnsi" w:cstheme="minorBidi"/>
          <w:b w:val="0"/>
          <w:bCs w:val="0"/>
        </w:rPr>
        <w:commentReference w:id="75"/>
      </w:r>
      <w:r>
        <w:t>Psalms of the Twelfth Hour (Old Rite)</w:t>
      </w:r>
    </w:p>
    <w:p w:rsidR="00441BAC" w:rsidRDefault="00441BAC" w:rsidP="00441BAC">
      <w:pPr>
        <w:pStyle w:val="Rubric"/>
        <w:rPr>
          <w:lang w:val="en-US"/>
        </w:rPr>
      </w:pPr>
      <w:r>
        <w:rPr>
          <w:lang w:val="en-US"/>
        </w:rPr>
        <w:t>The worshipper prays the introductory prayers,</w:t>
      </w:r>
    </w:p>
    <w:p w:rsidR="00441BAC" w:rsidRDefault="00441BAC" w:rsidP="00441BAC">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D972E7">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D972E7">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D972E7">
        <w:rPr>
          <w:noProof/>
          <w:lang w:val="en-US"/>
        </w:rPr>
        <w:t>352</w:t>
      </w:r>
      <w:r>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441BAC"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D972E7">
        <w:t>Psalm</w:t>
      </w:r>
      <w:r w:rsidR="00D972E7" w:rsidRPr="00AB1781">
        <w:t xml:space="preserve"> 129</w:t>
      </w:r>
      <w:r w:rsidR="00D972E7">
        <w:t>: Out of the depths I cry to You, O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_Ref411968046 \h </w:instrText>
      </w:r>
      <w:r w:rsidRPr="00AC19C5">
        <w:rPr>
          <w:rFonts w:cstheme="minorBidi"/>
        </w:rPr>
      </w:r>
      <w:r w:rsidRPr="00AC19C5">
        <w:rPr>
          <w:rFonts w:cstheme="minorBidi"/>
        </w:rPr>
        <w:fldChar w:fldCharType="separate"/>
      </w:r>
      <w:r w:rsidR="00D972E7">
        <w:rPr>
          <w:rFonts w:cstheme="minorBidi"/>
          <w:noProof/>
        </w:rPr>
        <w:t>478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D972E7">
        <w:t>Psalm</w:t>
      </w:r>
      <w:r w:rsidR="00D972E7" w:rsidRPr="00AB1781">
        <w:t xml:space="preserve"> 130</w:t>
      </w:r>
      <w:r w:rsidR="00D972E7">
        <w:t>: O Lord, my heart is not haughty, nor my eyes lofty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_Ref411968066 \h </w:instrText>
      </w:r>
      <w:r w:rsidRPr="00AC19C5">
        <w:rPr>
          <w:rFonts w:cstheme="minorBidi"/>
        </w:rPr>
      </w:r>
      <w:r w:rsidRPr="00AC19C5">
        <w:rPr>
          <w:rFonts w:cstheme="minorBidi"/>
        </w:rPr>
        <w:fldChar w:fldCharType="separate"/>
      </w:r>
      <w:r w:rsidR="00D972E7">
        <w:rPr>
          <w:rFonts w:cstheme="minorBidi"/>
          <w:noProof/>
        </w:rPr>
        <w:t>479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D972E7">
        <w:t>Psalm</w:t>
      </w:r>
      <w:r w:rsidR="00D972E7" w:rsidRPr="00AB1781">
        <w:t xml:space="preserve"> 131</w:t>
      </w:r>
      <w:r w:rsidR="00D972E7">
        <w:t>: O Lord, remember David and all his meekness</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_Ref411968081 \h </w:instrText>
      </w:r>
      <w:r w:rsidRPr="00AC19C5">
        <w:rPr>
          <w:rFonts w:cstheme="minorBidi"/>
        </w:rPr>
      </w:r>
      <w:r w:rsidRPr="00AC19C5">
        <w:rPr>
          <w:rFonts w:cstheme="minorBidi"/>
        </w:rPr>
        <w:fldChar w:fldCharType="separate"/>
      </w:r>
      <w:r w:rsidR="00D972E7">
        <w:rPr>
          <w:rFonts w:cstheme="minorBidi"/>
          <w:noProof/>
        </w:rPr>
        <w:t>480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D972E7">
        <w:t>Psalm</w:t>
      </w:r>
      <w:r w:rsidR="00D972E7" w:rsidRPr="00AB1781">
        <w:t xml:space="preserve"> 132</w:t>
      </w:r>
      <w:r w:rsidR="00D972E7">
        <w:t>: Behold, how good and how delightful it is when brothers dwell together in unity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_Ref411968095 \h </w:instrText>
      </w:r>
      <w:r w:rsidRPr="00AC19C5">
        <w:rPr>
          <w:rFonts w:cstheme="minorBidi"/>
        </w:rPr>
      </w:r>
      <w:r w:rsidRPr="00AC19C5">
        <w:rPr>
          <w:rFonts w:cstheme="minorBidi"/>
        </w:rPr>
        <w:fldChar w:fldCharType="separate"/>
      </w:r>
      <w:r w:rsidR="00D972E7">
        <w:rPr>
          <w:rFonts w:cstheme="minorBidi"/>
          <w:noProof/>
        </w:rPr>
        <w:t>481</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D972E7">
        <w:t>Psalm</w:t>
      </w:r>
      <w:r w:rsidR="00D972E7" w:rsidRPr="00AB1781">
        <w:t xml:space="preserve"> 133</w:t>
      </w:r>
      <w:r w:rsidR="00D972E7">
        <w:t>: Behold now bless the Lord, all you slaves of the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_Ref411968119 \h </w:instrText>
      </w:r>
      <w:r w:rsidRPr="00AC19C5">
        <w:rPr>
          <w:rFonts w:cstheme="minorBidi"/>
        </w:rPr>
      </w:r>
      <w:r w:rsidRPr="00AC19C5">
        <w:rPr>
          <w:rFonts w:cstheme="minorBidi"/>
        </w:rPr>
        <w:fldChar w:fldCharType="separate"/>
      </w:r>
      <w:r w:rsidR="00D972E7">
        <w:rPr>
          <w:rFonts w:cstheme="minorBidi"/>
          <w:noProof/>
        </w:rPr>
        <w:t>482</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D972E7">
        <w:t>Psalm</w:t>
      </w:r>
      <w:r w:rsidR="00D972E7" w:rsidRPr="00AB1781">
        <w:t xml:space="preserve"> 136</w:t>
      </w:r>
      <w:r w:rsidR="00D972E7">
        <w:t>: By the rivers of Babylon we sat down and wept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_Ref411968136 \h </w:instrText>
      </w:r>
      <w:r w:rsidRPr="00AC19C5">
        <w:rPr>
          <w:rFonts w:cstheme="minorBidi"/>
        </w:rPr>
      </w:r>
      <w:r w:rsidRPr="00AC19C5">
        <w:rPr>
          <w:rFonts w:cstheme="minorBidi"/>
        </w:rPr>
        <w:fldChar w:fldCharType="separate"/>
      </w:r>
      <w:r w:rsidR="00D972E7">
        <w:rPr>
          <w:rFonts w:cstheme="minorBidi"/>
          <w:noProof/>
        </w:rPr>
        <w:t>486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D972E7">
        <w:t>Psalm</w:t>
      </w:r>
      <w:r w:rsidR="00D972E7" w:rsidRPr="00AB1781">
        <w:t xml:space="preserve"> 137</w:t>
      </w:r>
      <w:r w:rsidR="00D972E7">
        <w:t>: I will praise and thank You, O Lord, with my whole heart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_Ref411968152 \h </w:instrText>
      </w:r>
      <w:r w:rsidRPr="00AC19C5">
        <w:rPr>
          <w:rFonts w:cstheme="minorBidi"/>
        </w:rPr>
      </w:r>
      <w:r w:rsidRPr="00AC19C5">
        <w:rPr>
          <w:rFonts w:cstheme="minorBidi"/>
        </w:rPr>
        <w:fldChar w:fldCharType="separate"/>
      </w:r>
      <w:r w:rsidR="00D972E7">
        <w:rPr>
          <w:rFonts w:cstheme="minorBidi"/>
          <w:noProof/>
        </w:rPr>
        <w:t>487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D972E7">
        <w:t>Psalm</w:t>
      </w:r>
      <w:r w:rsidR="00D972E7" w:rsidRPr="00AB1781">
        <w:t xml:space="preserve"> 140</w:t>
      </w:r>
      <w:r w:rsidR="00D972E7">
        <w:t>: Lord, I cry to You, hear me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_Ref411968172 \h </w:instrText>
      </w:r>
      <w:r w:rsidRPr="00AC19C5">
        <w:rPr>
          <w:rFonts w:cstheme="minorBidi"/>
        </w:rPr>
      </w:r>
      <w:r w:rsidRPr="00AC19C5">
        <w:rPr>
          <w:rFonts w:cstheme="minorBidi"/>
        </w:rPr>
        <w:fldChar w:fldCharType="separate"/>
      </w:r>
      <w:r w:rsidR="00D972E7">
        <w:rPr>
          <w:rFonts w:cstheme="minorBidi"/>
          <w:noProof/>
        </w:rPr>
        <w:t>491</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D972E7">
        <w:t>Psalm</w:t>
      </w:r>
      <w:r w:rsidR="00D972E7" w:rsidRPr="00AB1781">
        <w:t xml:space="preserve"> 141</w:t>
      </w:r>
      <w:r w:rsidR="00D972E7">
        <w:t>: I cry to the Lord with all my voice, I pray with all my voice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_Ref411968182 \h </w:instrText>
      </w:r>
      <w:r w:rsidRPr="00AC19C5">
        <w:rPr>
          <w:rFonts w:cstheme="minorBidi"/>
        </w:rPr>
      </w:r>
      <w:r w:rsidRPr="00AC19C5">
        <w:rPr>
          <w:rFonts w:cstheme="minorBidi"/>
        </w:rPr>
        <w:fldChar w:fldCharType="separate"/>
      </w:r>
      <w:r w:rsidR="00D972E7">
        <w:rPr>
          <w:rFonts w:cstheme="minorBidi"/>
          <w:noProof/>
        </w:rPr>
        <w:t>492</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D972E7">
        <w:t>Psalm</w:t>
      </w:r>
      <w:r w:rsidR="00D972E7" w:rsidRPr="00AB1781">
        <w:t xml:space="preserve"> 145</w:t>
      </w:r>
      <w:r w:rsidR="00D972E7">
        <w:t>: Praise the Lord, O my soul! I will praise the Lord all my life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_Ref411968206 \h </w:instrText>
      </w:r>
      <w:r w:rsidRPr="00AC19C5">
        <w:rPr>
          <w:rFonts w:cstheme="minorBidi"/>
        </w:rPr>
      </w:r>
      <w:r w:rsidRPr="00AC19C5">
        <w:rPr>
          <w:rFonts w:cstheme="minorBidi"/>
        </w:rPr>
        <w:fldChar w:fldCharType="separate"/>
      </w:r>
      <w:r w:rsidR="00D972E7">
        <w:rPr>
          <w:rFonts w:cstheme="minorBidi"/>
          <w:noProof/>
        </w:rPr>
        <w:t>498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D972E7">
        <w:t>Psalm</w:t>
      </w:r>
      <w:r w:rsidR="00D972E7" w:rsidRPr="00AB1781">
        <w:t xml:space="preserve"> 146</w:t>
      </w:r>
      <w:r w:rsidR="00D972E7">
        <w:t>: Praise the Lord, for singing praise is good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_Ref411968226 \h </w:instrText>
      </w:r>
      <w:r w:rsidRPr="00AC19C5">
        <w:rPr>
          <w:rFonts w:cstheme="minorBidi"/>
        </w:rPr>
      </w:r>
      <w:r w:rsidRPr="00AC19C5">
        <w:rPr>
          <w:rFonts w:cstheme="minorBidi"/>
        </w:rPr>
        <w:fldChar w:fldCharType="separate"/>
      </w:r>
      <w:r w:rsidR="00D972E7">
        <w:rPr>
          <w:rFonts w:cstheme="minorBidi"/>
          <w:noProof/>
        </w:rPr>
        <w:t>499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D972E7">
        <w:t>Psalm</w:t>
      </w:r>
      <w:r w:rsidR="00D972E7" w:rsidRPr="00AB1781">
        <w:t xml:space="preserve"> 147</w:t>
      </w:r>
      <w:r w:rsidR="00D972E7">
        <w:t>: Praise the Lord, O Jerusalem! Praise your God, O Zion!</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_Ref411968245 \h </w:instrText>
      </w:r>
      <w:r w:rsidRPr="00AC19C5">
        <w:rPr>
          <w:rFonts w:cstheme="minorBidi"/>
        </w:rPr>
      </w:r>
      <w:r w:rsidRPr="00AC19C5">
        <w:rPr>
          <w:rFonts w:cstheme="minorBidi"/>
        </w:rPr>
        <w:fldChar w:fldCharType="separate"/>
      </w:r>
      <w:r w:rsidR="00D972E7">
        <w:rPr>
          <w:rFonts w:cstheme="minorBidi"/>
          <w:noProof/>
        </w:rPr>
        <w:t>500</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w:t>
      </w:r>
      <w:r w:rsidRPr="001A4291">
        <w:t>e</w:t>
      </w:r>
      <w:r w:rsidRPr="001A4291">
        <w:t>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Pr="001A4291">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w:t>
      </w:r>
      <w:r w:rsidR="00441BAC">
        <w:t>k</w:t>
      </w:r>
      <w:r w:rsidR="00441BAC">
        <w:t>enness</w:t>
      </w:r>
      <w:r>
        <w:t>,</w:t>
      </w:r>
      <w:r w:rsidR="00441BAC">
        <w:t xml:space="preserve"> and the </w:t>
      </w:r>
      <w:r>
        <w:t>worries</w:t>
      </w:r>
      <w:r w:rsidR="00441BAC">
        <w:t xml:space="preserve"> of </w:t>
      </w:r>
      <w:r>
        <w:t xml:space="preserve">this </w:t>
      </w:r>
      <w:r w:rsidR="00441BAC">
        <w:t>life, and su</w:t>
      </w:r>
      <w:r w:rsidR="00441BAC">
        <w:t>d</w:t>
      </w:r>
      <w:r w:rsidR="00441BAC">
        <w:t>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6"/>
      <w:r>
        <w:t xml:space="preserve">Isaiah </w:t>
      </w:r>
      <w:commentRangeEnd w:id="76"/>
      <w:r w:rsidR="00A741EE">
        <w:rPr>
          <w:rStyle w:val="CommentReference"/>
          <w:rFonts w:ascii="Garamond" w:eastAsiaTheme="minorHAnsi" w:hAnsi="Garamond" w:cstheme="minorBidi"/>
        </w:rPr>
        <w:commentReference w:id="76"/>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7"/>
      <w:r>
        <w:t xml:space="preserve">Behold </w:t>
      </w:r>
      <w:commentRangeEnd w:id="77"/>
      <w:r>
        <w:rPr>
          <w:rStyle w:val="CommentReference"/>
          <w:lang w:val="en-CA"/>
        </w:rPr>
        <w:commentReference w:id="77"/>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w:t>
      </w:r>
      <w:r>
        <w:t>s</w:t>
      </w:r>
      <w:r>
        <w:t xml:space="preserve">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 xml:space="preserve">Coessential Son </w:t>
      </w:r>
      <w:r>
        <w:t xml:space="preserve"> with You</w:t>
      </w:r>
      <w:r w:rsidR="007955F4">
        <w:t>,</w:t>
      </w:r>
      <w:r>
        <w:t xml:space="preserve"> and the Holy Spirit, the Life-Give</w:t>
      </w:r>
      <w:r w:rsidR="007955F4">
        <w:t>r, an Undivided Trinity, You have</w:t>
      </w:r>
      <w:r>
        <w:t xml:space="preserve"> been man</w:t>
      </w:r>
      <w:r>
        <w:t>i</w:t>
      </w:r>
      <w:r>
        <w:t>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441BAC" w:rsidRPr="00BD252D" w:rsidRDefault="00441BAC" w:rsidP="00441BAC">
      <w:pPr>
        <w:pStyle w:val="Rubric"/>
        <w:rPr>
          <w:rFonts w:cs="Segoe Script"/>
          <w:sz w:val="22"/>
          <w:lang w:val="en-GB"/>
        </w:rPr>
      </w:pPr>
      <w:r w:rsidRPr="001A4291">
        <w:rPr>
          <w:lang w:val="en-GB"/>
        </w:rPr>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lastRenderedPageBreak/>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lang w:val="en-GB"/>
        </w:rPr>
      </w:pPr>
      <w:r>
        <w:rPr>
          <w:lang w:val="en-GB"/>
        </w:rPr>
        <w:t>Hail to You</w:t>
      </w:r>
    </w:p>
    <w:p w:rsidR="00441BAC" w:rsidRPr="001A4291" w:rsidRDefault="00441BAC" w:rsidP="00441BAC">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441BAC" w:rsidRPr="001A4291" w:rsidRDefault="00441BAC" w:rsidP="00441BAC">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441BAC" w:rsidRPr="001A4291" w:rsidRDefault="00D972E7" w:rsidP="00441BAC">
      <w:pPr>
        <w:pStyle w:val="Heading5"/>
        <w:rPr>
          <w:lang w:val="en-GB"/>
        </w:rPr>
      </w:pPr>
      <w:r>
        <w:rPr>
          <w:lang w:val="en-GB"/>
        </w:rPr>
        <w:t>The Introduction to the Creed</w:t>
      </w:r>
    </w:p>
    <w:p w:rsidR="00441BAC" w:rsidRPr="001A4291" w:rsidRDefault="00441BAC" w:rsidP="00441BAC">
      <w:pPr>
        <w:pStyle w:val="Prose"/>
      </w:pPr>
      <w:r w:rsidRPr="001A4291">
        <w:t>We exalt you, the Mother of the True Light. We glorify you, O saint and Mother of God, for you brought forth unto us the Saviour of the whole world; He came and saved our souls.</w:t>
      </w:r>
    </w:p>
    <w:p w:rsidR="00441BAC" w:rsidRPr="001A4291" w:rsidRDefault="00441BAC" w:rsidP="00441BAC">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441BAC" w:rsidRPr="001A4291" w:rsidRDefault="00441BAC" w:rsidP="00441BAC">
      <w:pPr>
        <w:pStyle w:val="Prose"/>
      </w:pPr>
      <w:r w:rsidRPr="001A4291">
        <w:t>We proclaim the Holy Trinity in One Godhead.  We wor</w:t>
      </w:r>
      <w:r w:rsidRPr="001A4291">
        <w:softHyphen/>
        <w:t>ship Him.  We glorify Him.  Lord have mercy.  Lord have mercy.  Lord bless.  Amen.</w:t>
      </w:r>
    </w:p>
    <w:p w:rsidR="00441BAC" w:rsidRPr="001A4291" w:rsidRDefault="00D972E7" w:rsidP="00441BAC">
      <w:pPr>
        <w:pStyle w:val="Heading5"/>
        <w:rPr>
          <w:rFonts w:cs="@MingLiU"/>
          <w:lang w:val="en-GB"/>
        </w:rPr>
      </w:pPr>
      <w:r>
        <w:rPr>
          <w:lang w:val="en-GB"/>
        </w:rPr>
        <w:t>The Orthodox Creed</w:t>
      </w:r>
    </w:p>
    <w:p w:rsidR="00441BAC" w:rsidRPr="001A4291" w:rsidRDefault="00441BAC" w:rsidP="00441BAC">
      <w:pPr>
        <w:pStyle w:val="Prose"/>
      </w:pPr>
      <w:r w:rsidRPr="001A4291">
        <w:t>We believe in one God; God the Father, the Pantocrator, Who created heaven and earth, and all things seen and unseen.</w:t>
      </w:r>
    </w:p>
    <w:p w:rsidR="00441BAC" w:rsidRPr="001A4291" w:rsidRDefault="00441BAC" w:rsidP="00441BAC">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441BAC" w:rsidRPr="001A4291" w:rsidRDefault="00441BAC" w:rsidP="00441BAC">
      <w:pPr>
        <w:pStyle w:val="Prose"/>
      </w:pPr>
      <w:r w:rsidRPr="001A4291">
        <w:t>And He was crucified for us under Pontius Pilate; suffered and was buried; and the third day He rose from the dead, ac</w:t>
      </w:r>
      <w:r w:rsidRPr="001A4291">
        <w:softHyphen/>
        <w:t xml:space="preserve">cording to the scriptures. Ascended into the heavens, He sits at </w:t>
      </w:r>
      <w:r w:rsidRPr="001A4291">
        <w:lastRenderedPageBreak/>
        <w:t>the right hand of His Father; and He is coming again in His glory, to judge the living and the dead; Whose kingdom shall have no end.</w:t>
      </w:r>
    </w:p>
    <w:p w:rsidR="00441BAC" w:rsidRPr="001A4291" w:rsidRDefault="00441BAC" w:rsidP="00441BAC">
      <w:pPr>
        <w:pStyle w:val="Prose"/>
      </w:pPr>
      <w:r w:rsidRPr="001A4291">
        <w:t>Yes, we believe in the Holy Spirit; the Lord, the Giver of Life; Who comes forth from the Father; Who, with the Father and the Son, is worshipped and glorified; Who spoke by the prophets.</w:t>
      </w:r>
    </w:p>
    <w:p w:rsidR="00441BAC" w:rsidRDefault="00441BAC"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955F4" w:rsidRPr="00BD252D" w:rsidRDefault="007955F4" w:rsidP="00441BAC">
      <w:pPr>
        <w:pStyle w:val="Prose"/>
      </w:pPr>
    </w:p>
    <w:p w:rsidR="00441BAC" w:rsidRDefault="00441BAC" w:rsidP="00441BAC">
      <w:pPr>
        <w:pStyle w:val="Prose"/>
      </w:pPr>
      <w:r>
        <w:t xml:space="preserve">Holy </w:t>
      </w:r>
      <w:r w:rsidR="007955F4">
        <w:t>Theotokos</w:t>
      </w:r>
      <w:r>
        <w:t>, intercede for us, we sinners. Al</w:t>
      </w:r>
      <w:r w:rsidR="007955F4">
        <w:t>l</w:t>
      </w:r>
      <w:r>
        <w:t xml:space="preserve"> heavenly Powers, the Angels and the Archangels, the Cherubim and the Seraphim, intercede for us, we sinners. Holy John the Foreru</w:t>
      </w:r>
      <w:r>
        <w:t>n</w:t>
      </w:r>
      <w:r>
        <w:t>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w:t>
      </w:r>
      <w:r w:rsidR="007955F4">
        <w:t>ng, Spirit-bearing, ascetic</w:t>
      </w:r>
      <w:r>
        <w:t xml:space="preserve"> fathers, intercede for us, we sinners. Through the power of the saving, incomprehensible Cross, take not away from us Your mercy.</w:t>
      </w:r>
    </w:p>
    <w:p w:rsidR="00441BAC" w:rsidRDefault="00441BAC" w:rsidP="00441BAC">
      <w:pPr>
        <w:pStyle w:val="Prose"/>
      </w:pPr>
      <w:r>
        <w:t xml:space="preserve">(Thrice,) Lord, forgive me, I the sinner, and have mercy upon me, for </w:t>
      </w:r>
      <w:r w:rsidR="00C104A1">
        <w:t>You are</w:t>
      </w:r>
      <w:r>
        <w:t xml:space="preserve"> blessed unto the age of all ages. Amen.</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78"/>
      <w:r w:rsidRPr="001A4291">
        <w:t xml:space="preserve">Our </w:t>
      </w:r>
      <w:commentRangeEnd w:id="78"/>
      <w:r>
        <w:rPr>
          <w:rStyle w:val="CommentReference"/>
        </w:rPr>
        <w:commentReference w:id="78"/>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lastRenderedPageBreak/>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w:t>
      </w:r>
      <w:r>
        <w:t>d</w:t>
      </w:r>
      <w:r>
        <w:t>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w:t>
      </w:r>
      <w:r w:rsidR="00441BAC">
        <w:t>n</w:t>
      </w:r>
      <w:r w:rsidR="00441BAC">
        <w:t>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Pr>
          <w:lang w:val="en-GB"/>
        </w:rPr>
        <w:fldChar w:fldCharType="begin"/>
      </w:r>
      <w:r>
        <w:rPr>
          <w:lang w:val="en-GB"/>
        </w:rPr>
        <w:instrText xml:space="preserve"> PAGEREF _Ref411969137 \h </w:instrText>
      </w:r>
      <w:r>
        <w:rPr>
          <w:lang w:val="en-GB"/>
        </w:rPr>
      </w:r>
      <w:r>
        <w:rPr>
          <w:lang w:val="en-GB"/>
        </w:rPr>
        <w:fldChar w:fldCharType="separate"/>
      </w:r>
      <w:r w:rsidR="00D972E7">
        <w:rPr>
          <w:noProof/>
          <w:lang w:val="en-GB"/>
        </w:rPr>
        <w:t>12</w:t>
      </w:r>
      <w:r>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bookmarkStart w:id="79" w:name="_GoBack"/>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bookmarkEnd w:id="79"/>
    <w:p w:rsidR="00441BAC" w:rsidRPr="00BD252D" w:rsidRDefault="00441BAC" w:rsidP="00441BAC">
      <w:pPr>
        <w:pStyle w:val="Rubric"/>
      </w:pPr>
      <w:r>
        <w:t>Another absolution,</w:t>
      </w:r>
    </w:p>
    <w:p w:rsidR="00441BAC" w:rsidRPr="001A4291" w:rsidRDefault="00441BAC" w:rsidP="00441BAC">
      <w:pPr>
        <w:pStyle w:val="Prose"/>
      </w:pPr>
      <w:r w:rsidRPr="001A4291">
        <w:lastRenderedPageBreak/>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  And grant</w:t>
      </w:r>
      <w:r w:rsidRPr="001A4291">
        <w:t xml:space="preserve"> us, O</w:t>
      </w:r>
      <w:r w:rsidR="00CE1951">
        <w:t xml:space="preserve"> God, a peaceful night, and a pure sleep</w:t>
      </w:r>
      <w:r w:rsidRPr="001A4291">
        <w:t>.  A</w:t>
      </w:r>
      <w:r w:rsidR="00CE1951">
        <w:t>nd send to us an angel of peace</w:t>
      </w:r>
      <w:r w:rsidRPr="001A4291">
        <w:t xml:space="preserv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Pr>
          <w:lang w:val="en-GB"/>
        </w:rPr>
        <w:fldChar w:fldCharType="begin"/>
      </w:r>
      <w:r>
        <w:rPr>
          <w:lang w:val="en-GB"/>
        </w:rPr>
        <w:instrText xml:space="preserve"> PAGEREF _Ref411969145 \h </w:instrText>
      </w:r>
      <w:r>
        <w:rPr>
          <w:lang w:val="en-GB"/>
        </w:rPr>
      </w:r>
      <w:r>
        <w:rPr>
          <w:lang w:val="en-GB"/>
        </w:rPr>
        <w:fldChar w:fldCharType="separate"/>
      </w:r>
      <w:r w:rsidR="00D972E7">
        <w:rPr>
          <w:noProof/>
          <w:lang w:val="en-GB"/>
        </w:rPr>
        <w:t>13</w:t>
      </w:r>
      <w:r>
        <w:rPr>
          <w:lang w:val="en-GB"/>
        </w:rPr>
        <w:fldChar w:fldCharType="end"/>
      </w:r>
      <w:r w:rsidRPr="001A4291">
        <w:rPr>
          <w:lang w:val="en-GB"/>
        </w:rPr>
        <w:t>).</w:t>
      </w:r>
    </w:p>
    <w:p w:rsidR="00964F23" w:rsidRDefault="00964F23" w:rsidP="00964F23">
      <w:pPr>
        <w:pStyle w:val="Heading3"/>
      </w:pPr>
      <w:r>
        <w:t>The Prayer of the Veil</w:t>
      </w:r>
      <w:bookmarkEnd w:id="72"/>
      <w:bookmarkEnd w:id="73"/>
      <w:bookmarkEnd w:id="74"/>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D972E7">
        <w:t>Psalm</w:t>
      </w:r>
      <w:r w:rsidR="00D972E7" w:rsidRPr="00AB1781">
        <w:t xml:space="preserve"> 4</w:t>
      </w:r>
      <w:r w:rsidR="00D972E7">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D972E7">
        <w:rPr>
          <w:noProof/>
        </w:rPr>
        <w:t>282</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D972E7">
        <w:t>Psalm</w:t>
      </w:r>
      <w:r w:rsidR="00D972E7" w:rsidRPr="00AB1781">
        <w:t xml:space="preserve"> 6</w:t>
      </w:r>
      <w:r w:rsidR="00D972E7">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D972E7">
        <w:rPr>
          <w:noProof/>
        </w:rPr>
        <w:t>285</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D972E7">
        <w:t>Psalm</w:t>
      </w:r>
      <w:r w:rsidR="00D972E7" w:rsidRPr="00AB1781">
        <w:t xml:space="preserve"> 12</w:t>
      </w:r>
      <w:r w:rsidR="00D972E7">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D972E7">
        <w:rPr>
          <w:noProof/>
        </w:rPr>
        <w:t>293</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D972E7">
        <w:t>Psalm</w:t>
      </w:r>
      <w:r w:rsidR="00D972E7" w:rsidRPr="00AB1781">
        <w:t xml:space="preserve"> 15</w:t>
      </w:r>
      <w:r w:rsidR="00D972E7">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D972E7">
        <w:rPr>
          <w:noProof/>
        </w:rPr>
        <w:t>295</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D972E7">
        <w:t>Psalm</w:t>
      </w:r>
      <w:r w:rsidR="00D972E7" w:rsidRPr="00AB1781">
        <w:t xml:space="preserve"> 24</w:t>
      </w:r>
      <w:r w:rsidR="00D972E7">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D972E7">
        <w:rPr>
          <w:noProof/>
        </w:rPr>
        <w:t>310</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D972E7">
        <w:t>Psalm</w:t>
      </w:r>
      <w:r w:rsidR="00D972E7" w:rsidRPr="00AB1781">
        <w:t xml:space="preserve"> 26</w:t>
      </w:r>
      <w:r w:rsidR="00D972E7">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D972E7">
        <w:rPr>
          <w:noProof/>
        </w:rPr>
        <w:t>313</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D972E7">
        <w:t>Psalm</w:t>
      </w:r>
      <w:r w:rsidR="00D972E7" w:rsidRPr="00AB1781">
        <w:t xml:space="preserve"> 66</w:t>
      </w:r>
      <w:r w:rsidR="00D972E7">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D972E7">
        <w:rPr>
          <w:noProof/>
        </w:rPr>
        <w:t>372</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D972E7">
        <w:t>Psalm</w:t>
      </w:r>
      <w:r w:rsidR="00D972E7" w:rsidRPr="00AB1781">
        <w:t xml:space="preserve"> 69</w:t>
      </w:r>
      <w:r w:rsidR="00D972E7">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D972E7">
        <w:rPr>
          <w:noProof/>
        </w:rPr>
        <w:t>379</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D972E7">
        <w:t>Psalm</w:t>
      </w:r>
      <w:r w:rsidR="00D972E7" w:rsidRPr="00AB1781">
        <w:t xml:space="preserve"> 22</w:t>
      </w:r>
      <w:r w:rsidR="00D972E7">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D972E7">
        <w:rPr>
          <w:noProof/>
        </w:rPr>
        <w:t>308</w:t>
      </w:r>
      <w:r w:rsidR="004A323C">
        <w:fldChar w:fldCharType="end"/>
      </w:r>
    </w:p>
    <w:p w:rsidR="00520302" w:rsidRDefault="00C140D7" w:rsidP="00386527">
      <w:pPr>
        <w:pStyle w:val="EngHang"/>
        <w:tabs>
          <w:tab w:val="left" w:leader="dot" w:pos="8280"/>
        </w:tabs>
      </w:pPr>
      <w:r>
        <w:lastRenderedPageBreak/>
        <w:fldChar w:fldCharType="begin"/>
      </w:r>
      <w:r>
        <w:instrText xml:space="preserve"> REF _Ref412026124 \h  \* MERGEFORMAT </w:instrText>
      </w:r>
      <w:r>
        <w:fldChar w:fldCharType="separate"/>
      </w:r>
      <w:r w:rsidR="00D972E7">
        <w:t>Psalm</w:t>
      </w:r>
      <w:r w:rsidR="00D972E7" w:rsidRPr="00AB1781">
        <w:t xml:space="preserve"> 29</w:t>
      </w:r>
      <w:r w:rsidR="00D972E7">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D972E7">
        <w:rPr>
          <w:noProof/>
        </w:rPr>
        <w:t>317</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D972E7">
        <w:t>Psalm</w:t>
      </w:r>
      <w:r w:rsidR="00D972E7" w:rsidRPr="00AB1781">
        <w:t xml:space="preserve"> 42</w:t>
      </w:r>
      <w:r w:rsidR="00D972E7">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D972E7">
        <w:rPr>
          <w:noProof/>
        </w:rPr>
        <w:t>340</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fldChar w:fldCharType="begin"/>
      </w:r>
      <w:r>
        <w:instrText xml:space="preserve"> REF _Ref412026190 \h  \* MERGEFORMAT </w:instrText>
      </w:r>
      <w:r>
        <w:fldChar w:fldCharType="separate"/>
      </w:r>
      <w:r w:rsidR="00D972E7">
        <w:t>Psalm</w:t>
      </w:r>
      <w:r w:rsidR="00D972E7" w:rsidRPr="00AB1781">
        <w:t xml:space="preserve"> 56</w:t>
      </w:r>
      <w:r w:rsidR="00D972E7">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D972E7">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D972E7">
        <w:t>Psalm</w:t>
      </w:r>
      <w:r w:rsidR="00D972E7" w:rsidRPr="00AB1781">
        <w:t xml:space="preserve"> 85</w:t>
      </w:r>
      <w:r w:rsidR="00D972E7">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D972E7">
        <w:rPr>
          <w:noProof/>
        </w:rPr>
        <w:t>406</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D972E7">
        <w:t>Psalm</w:t>
      </w:r>
      <w:r w:rsidR="00D972E7" w:rsidRPr="00AB1781">
        <w:t xml:space="preserve"> 90</w:t>
      </w:r>
      <w:r w:rsidR="00D972E7">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D972E7">
        <w:rPr>
          <w:noProof/>
        </w:rPr>
        <w:t>415</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D972E7">
        <w:t>Psalm</w:t>
      </w:r>
      <w:r w:rsidR="00D972E7" w:rsidRPr="00AB1781">
        <w:t xml:space="preserve"> 96</w:t>
      </w:r>
      <w:r w:rsidR="00D972E7">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D972E7">
        <w:rPr>
          <w:noProof/>
        </w:rPr>
        <w:t>423</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D972E7">
        <w:t>Psalm</w:t>
      </w:r>
      <w:r w:rsidR="00D972E7" w:rsidRPr="00AB1781">
        <w:t xml:space="preserve"> 109</w:t>
      </w:r>
      <w:r w:rsidR="00D972E7">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D972E7">
        <w:rPr>
          <w:noProof/>
        </w:rPr>
        <w:t>447</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D972E7">
        <w:t>Psalm</w:t>
      </w:r>
      <w:r w:rsidR="00D972E7" w:rsidRPr="00AB1781">
        <w:t xml:space="preserve"> 114</w:t>
      </w:r>
      <w:r w:rsidR="00D972E7">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D972E7">
        <w:rPr>
          <w:noProof/>
        </w:rPr>
        <w:t>453</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D972E7">
        <w:t>Psalm</w:t>
      </w:r>
      <w:r w:rsidR="00D972E7" w:rsidRPr="00AB1781">
        <w:t xml:space="preserve"> 115</w:t>
      </w:r>
      <w:r w:rsidR="00D972E7">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D972E7">
        <w:rPr>
          <w:noProof/>
        </w:rPr>
        <w:t>454</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D972E7">
        <w:t>Psalm</w:t>
      </w:r>
      <w:r w:rsidR="00D972E7" w:rsidRPr="00AB1781">
        <w:t xml:space="preserve"> 129</w:t>
      </w:r>
      <w:r w:rsidR="00D972E7">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D972E7">
        <w:rPr>
          <w:noProof/>
        </w:rPr>
        <w:t>478</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D972E7">
        <w:t>Psalm</w:t>
      </w:r>
      <w:r w:rsidR="00D972E7" w:rsidRPr="00AB1781">
        <w:t xml:space="preserve"> 130</w:t>
      </w:r>
      <w:r w:rsidR="00D972E7">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D972E7">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D972E7">
        <w:t>Psalm</w:t>
      </w:r>
      <w:r w:rsidR="00D972E7" w:rsidRPr="00AB1781">
        <w:t xml:space="preserve"> 131</w:t>
      </w:r>
      <w:r w:rsidR="00D972E7">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D972E7">
        <w:rPr>
          <w:noProof/>
        </w:rPr>
        <w:t>480</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D972E7">
        <w:t>Psalm</w:t>
      </w:r>
      <w:r w:rsidR="00D972E7" w:rsidRPr="00AB1781">
        <w:t xml:space="preserve"> 132</w:t>
      </w:r>
      <w:r w:rsidR="00D972E7">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D972E7">
        <w:rPr>
          <w:noProof/>
        </w:rPr>
        <w:t>481</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D972E7">
        <w:t>Psalm</w:t>
      </w:r>
      <w:r w:rsidR="00D972E7" w:rsidRPr="00AB1781">
        <w:t xml:space="preserve"> 133</w:t>
      </w:r>
      <w:r w:rsidR="00D972E7">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D972E7">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D972E7">
        <w:t>Psalm</w:t>
      </w:r>
      <w:r w:rsidR="00D972E7" w:rsidRPr="00AB1781">
        <w:t xml:space="preserve"> 136</w:t>
      </w:r>
      <w:r w:rsidR="00D972E7">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D972E7">
        <w:rPr>
          <w:noProof/>
        </w:rPr>
        <w:t>486</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D972E7">
        <w:t>Psalm</w:t>
      </w:r>
      <w:r w:rsidR="00D972E7" w:rsidRPr="00AB1781">
        <w:t xml:space="preserve"> 140</w:t>
      </w:r>
      <w:r w:rsidR="00D972E7">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D972E7">
        <w:rPr>
          <w:noProof/>
        </w:rPr>
        <w:t>491</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D972E7">
        <w:t>Psalm</w:t>
      </w:r>
      <w:r w:rsidR="00D972E7" w:rsidRPr="00AB1781">
        <w:t xml:space="preserve"> 145</w:t>
      </w:r>
      <w:r w:rsidR="00D972E7">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D972E7">
        <w:rPr>
          <w:noProof/>
        </w:rPr>
        <w:t>498</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  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520302" w:rsidRPr="00520302">
        <w:t xml:space="preserve">  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w:t>
      </w:r>
      <w:r w:rsidRPr="00520302">
        <w:lastRenderedPageBreak/>
        <w:t>disciples, but that his disciples were gone away alone.  O</w:t>
      </w:r>
      <w:r w:rsidR="00CE1951">
        <w:t xml:space="preserve">ther ships came from Tiberias </w:t>
      </w:r>
      <w:r w:rsidRPr="00520302">
        <w:t xml:space="preserve">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w:t>
      </w:r>
      <w:r>
        <w:t>d</w:t>
      </w:r>
      <w:r>
        <w:t>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w:t>
      </w:r>
      <w:r>
        <w:t>n</w:t>
      </w:r>
      <w:r>
        <w:t>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CE1951" w:rsidRPr="000D0A3F">
        <w:t xml:space="preserve">.  </w:t>
      </w:r>
      <w:r w:rsidR="00CE1951" w:rsidRPr="004E1800">
        <w:rPr>
          <w:rFonts w:ascii="Garamond" w:hAnsi="Garamond"/>
        </w:rPr>
        <w:t>(Both now, and always, and unto the ages of ages.  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D972E7">
        <w:rPr>
          <w:noProof/>
        </w:rPr>
        <w:t>12</w:t>
      </w:r>
      <w:r w:rsidR="004A323C">
        <w:fldChar w:fldCharType="end"/>
      </w:r>
      <w:r w:rsidRPr="001A4291">
        <w:t>), the Lord's Prayer and this ab</w:t>
      </w:r>
      <w:r w:rsidRPr="001A4291">
        <w:softHyphen/>
        <w:t>solution:</w:t>
      </w:r>
    </w:p>
    <w:p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w:t>
      </w:r>
      <w:r w:rsidR="00D972E7">
        <w:lastRenderedPageBreak/>
        <w:t>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w:t>
      </w:r>
      <w:r w:rsidR="00D972E7">
        <w:t>d to the age of all ages. Amen.</w:t>
      </w:r>
      <w:r w:rsidRPr="001A4291">
        <w:t xml:space="preserve">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3973310"/>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11"/>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D972E7">
        <w:t>Psalm</w:t>
      </w:r>
      <w:r w:rsidR="00D972E7" w:rsidRPr="00AB1781">
        <w:t xml:space="preserve"> 3</w:t>
      </w:r>
      <w:r w:rsidR="00D972E7">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D972E7">
        <w:rPr>
          <w:noProof/>
        </w:rPr>
        <w:t>282</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D972E7">
        <w:t>Psalm</w:t>
      </w:r>
      <w:r w:rsidR="00D972E7" w:rsidRPr="00AB1781">
        <w:t xml:space="preserve"> 6</w:t>
      </w:r>
      <w:r w:rsidR="00D972E7">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D972E7">
        <w:rPr>
          <w:noProof/>
        </w:rPr>
        <w:t>285</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D972E7">
        <w:t>Psalm</w:t>
      </w:r>
      <w:r w:rsidR="00D972E7" w:rsidRPr="00AB1781">
        <w:t xml:space="preserve"> 12</w:t>
      </w:r>
      <w:r w:rsidR="00D972E7">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D972E7">
        <w:rPr>
          <w:noProof/>
        </w:rPr>
        <w:t>293</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D972E7">
        <w:t>Psalm</w:t>
      </w:r>
      <w:r w:rsidR="00D972E7" w:rsidRPr="00AB1781">
        <w:t xml:space="preserve"> 69</w:t>
      </w:r>
      <w:r w:rsidR="00D972E7">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D972E7">
        <w:rPr>
          <w:noProof/>
        </w:rPr>
        <w:t>379</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D972E7">
        <w:t>Psalm</w:t>
      </w:r>
      <w:r w:rsidR="00D972E7" w:rsidRPr="00AB1781">
        <w:t xml:space="preserve"> 85</w:t>
      </w:r>
      <w:r w:rsidR="00D972E7">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D972E7">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D972E7">
        <w:t>Psalm</w:t>
      </w:r>
      <w:r w:rsidR="00D972E7" w:rsidRPr="00AB1781">
        <w:t xml:space="preserve"> 90</w:t>
      </w:r>
      <w:r w:rsidR="00D972E7">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D972E7">
        <w:rPr>
          <w:noProof/>
        </w:rPr>
        <w:t>415</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D972E7">
        <w:t>Psalm</w:t>
      </w:r>
      <w:r w:rsidR="00D972E7" w:rsidRPr="00AB1781">
        <w:t xml:space="preserve"> 116</w:t>
      </w:r>
      <w:r w:rsidR="00D972E7">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D972E7">
        <w:rPr>
          <w:noProof/>
        </w:rPr>
        <w:t>455</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D972E7">
        <w:t>Psalm</w:t>
      </w:r>
      <w:r w:rsidR="00D972E7" w:rsidRPr="00AB1781">
        <w:t xml:space="preserve"> 117</w:t>
      </w:r>
      <w:r w:rsidR="00D972E7">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D972E7">
        <w:rPr>
          <w:noProof/>
        </w:rPr>
        <w:t>455</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D972E7">
        <w:t>Psalm</w:t>
      </w:r>
      <w:r w:rsidR="00D972E7" w:rsidRPr="00AB1781">
        <w:t xml:space="preserve"> 118</w:t>
      </w:r>
      <w:r w:rsidR="00D972E7">
        <w:t>: Blessed are they who are faultless in the way</w:t>
      </w:r>
      <w:r>
        <w:fldChar w:fldCharType="end"/>
      </w:r>
      <w:r w:rsidR="006A0403">
        <w:tab/>
      </w:r>
      <w:r>
        <w:fldChar w:fldCharType="begin"/>
      </w:r>
      <w:r w:rsidR="006A0403">
        <w:instrText xml:space="preserve"> PAGEREF _Ref412027139 \h </w:instrText>
      </w:r>
      <w:r>
        <w:fldChar w:fldCharType="separate"/>
      </w:r>
      <w:r w:rsidR="00D972E7">
        <w:rPr>
          <w:noProof/>
        </w:rPr>
        <w:t>458</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12"/>
      </w:r>
      <w:r w:rsidRPr="001A4291">
        <w:t>.  Bring to naught the counsel of our adversaries,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D972E7">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D972E7">
        <w:t>Psalm</w:t>
      </w:r>
      <w:r w:rsidR="00D972E7" w:rsidRPr="00AB1781">
        <w:t xml:space="preserve"> 119</w:t>
      </w:r>
      <w:r w:rsidR="00D972E7">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D972E7">
        <w:rPr>
          <w:noProof/>
        </w:rPr>
        <w:t>471</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D972E7">
        <w:t>Psalm</w:t>
      </w:r>
      <w:r w:rsidR="00D972E7" w:rsidRPr="00AB1781">
        <w:t xml:space="preserve"> 120</w:t>
      </w:r>
      <w:r w:rsidR="00D972E7">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D972E7">
        <w:rPr>
          <w:noProof/>
        </w:rPr>
        <w:t>472</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D972E7">
        <w:t>Psalm</w:t>
      </w:r>
      <w:r w:rsidR="00D972E7" w:rsidRPr="00AB1781">
        <w:t xml:space="preserve"> 121</w:t>
      </w:r>
      <w:r w:rsidR="00D972E7">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D972E7">
        <w:rPr>
          <w:noProof/>
        </w:rPr>
        <w:t>473</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D972E7">
        <w:t>Psalm</w:t>
      </w:r>
      <w:r w:rsidR="00D972E7" w:rsidRPr="00AB1781">
        <w:t xml:space="preserve"> 122</w:t>
      </w:r>
      <w:r w:rsidR="00D972E7">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D972E7">
        <w:rPr>
          <w:noProof/>
        </w:rPr>
        <w:t>474</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D972E7">
        <w:t>Psalm</w:t>
      </w:r>
      <w:r w:rsidR="00D972E7" w:rsidRPr="00AB1781">
        <w:t xml:space="preserve"> 123</w:t>
      </w:r>
      <w:r w:rsidR="00D972E7">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D972E7">
        <w:rPr>
          <w:noProof/>
        </w:rPr>
        <w:t>474</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D972E7">
        <w:t>Psalm</w:t>
      </w:r>
      <w:r w:rsidR="00D972E7" w:rsidRPr="00AB1781">
        <w:t xml:space="preserve"> 124</w:t>
      </w:r>
      <w:r w:rsidR="00D972E7">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D972E7">
        <w:rPr>
          <w:noProof/>
        </w:rPr>
        <w:t>475</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D972E7">
        <w:t>Psalm</w:t>
      </w:r>
      <w:r w:rsidR="00D972E7" w:rsidRPr="00AB1781">
        <w:t xml:space="preserve"> 125</w:t>
      </w:r>
      <w:r w:rsidR="00D972E7">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D972E7">
        <w:rPr>
          <w:noProof/>
        </w:rPr>
        <w:t>476</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D972E7">
        <w:t>Psalm</w:t>
      </w:r>
      <w:r w:rsidR="00D972E7" w:rsidRPr="00AB1781">
        <w:t xml:space="preserve"> 126</w:t>
      </w:r>
      <w:r w:rsidR="00D972E7">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D972E7">
        <w:rPr>
          <w:noProof/>
        </w:rPr>
        <w:t>476</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D972E7">
        <w:t>Psalm</w:t>
      </w:r>
      <w:r w:rsidR="00D972E7" w:rsidRPr="00AB1781">
        <w:t xml:space="preserve"> 127</w:t>
      </w:r>
      <w:r w:rsidR="00D972E7">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D972E7">
        <w:rPr>
          <w:noProof/>
        </w:rPr>
        <w:t>477</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D972E7">
        <w:t>Psalm</w:t>
      </w:r>
      <w:r w:rsidR="00D972E7" w:rsidRPr="00AB1781">
        <w:t xml:space="preserve"> 128</w:t>
      </w:r>
      <w:r w:rsidR="00D972E7">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D972E7">
        <w:rPr>
          <w:noProof/>
        </w:rPr>
        <w:t>478</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D972E7">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D972E7">
        <w:t>Psalm</w:t>
      </w:r>
      <w:r w:rsidR="00D972E7" w:rsidRPr="00AB1781">
        <w:t xml:space="preserve"> 129</w:t>
      </w:r>
      <w:r w:rsidR="00D972E7">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D972E7">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D972E7">
        <w:t>Psalm</w:t>
      </w:r>
      <w:r w:rsidR="00D972E7" w:rsidRPr="00AB1781">
        <w:t xml:space="preserve"> 130</w:t>
      </w:r>
      <w:r w:rsidR="00D972E7">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D972E7">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D972E7">
        <w:t>Psalm</w:t>
      </w:r>
      <w:r w:rsidR="00D972E7" w:rsidRPr="00AB1781">
        <w:t xml:space="preserve"> 131</w:t>
      </w:r>
      <w:r w:rsidR="00D972E7">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D972E7">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D972E7">
        <w:t>Psalm</w:t>
      </w:r>
      <w:r w:rsidR="00D972E7" w:rsidRPr="00AB1781">
        <w:t xml:space="preserve"> 132</w:t>
      </w:r>
      <w:r w:rsidR="00D972E7">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D972E7">
        <w:rPr>
          <w:rFonts w:cstheme="minorBidi"/>
          <w:noProof/>
        </w:rPr>
        <w:t>481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D972E7">
        <w:t>Psalm</w:t>
      </w:r>
      <w:r w:rsidR="00D972E7" w:rsidRPr="00AB1781">
        <w:t xml:space="preserve"> 133</w:t>
      </w:r>
      <w:r w:rsidR="00D972E7">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D972E7">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D972E7">
        <w:t>Psalm</w:t>
      </w:r>
      <w:r w:rsidR="00D972E7" w:rsidRPr="00AB1781">
        <w:t xml:space="preserve"> 136</w:t>
      </w:r>
      <w:r w:rsidR="00D972E7">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D972E7">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D972E7">
        <w:t>Psalm</w:t>
      </w:r>
      <w:r w:rsidR="00D972E7" w:rsidRPr="00AB1781">
        <w:t xml:space="preserve"> 137</w:t>
      </w:r>
      <w:r w:rsidR="00D972E7">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D972E7">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D972E7">
        <w:t>Psalm</w:t>
      </w:r>
      <w:r w:rsidR="00D972E7" w:rsidRPr="00AB1781">
        <w:t xml:space="preserve"> 140</w:t>
      </w:r>
      <w:r w:rsidR="00D972E7">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D972E7">
        <w:rPr>
          <w:rFonts w:cstheme="minorBidi"/>
          <w:noProof/>
        </w:rPr>
        <w:t>491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D972E7">
        <w:t>Psalm</w:t>
      </w:r>
      <w:r w:rsidR="00D972E7" w:rsidRPr="00AB1781">
        <w:t xml:space="preserve"> 141</w:t>
      </w:r>
      <w:r w:rsidR="00D972E7">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D972E7">
        <w:rPr>
          <w:rFonts w:cstheme="minorBidi"/>
          <w:noProof/>
        </w:rPr>
        <w:t>492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D972E7">
        <w:t>Psalm</w:t>
      </w:r>
      <w:r w:rsidR="00D972E7" w:rsidRPr="00AB1781">
        <w:t xml:space="preserve"> 145</w:t>
      </w:r>
      <w:r w:rsidR="00D972E7">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D972E7">
        <w:rPr>
          <w:rFonts w:cstheme="minorBidi"/>
          <w:noProof/>
        </w:rPr>
        <w:t>498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D972E7">
        <w:t>Psalm</w:t>
      </w:r>
      <w:r w:rsidR="00D972E7" w:rsidRPr="00AB1781">
        <w:t xml:space="preserve"> 146</w:t>
      </w:r>
      <w:r w:rsidR="00D972E7">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D972E7">
        <w:rPr>
          <w:rFonts w:cstheme="minorBidi"/>
          <w:noProof/>
        </w:rPr>
        <w:t>499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D972E7">
        <w:t>Psalm</w:t>
      </w:r>
      <w:r w:rsidR="00D972E7" w:rsidRPr="00AB1781">
        <w:t xml:space="preserve"> 147</w:t>
      </w:r>
      <w:r w:rsidR="00D972E7">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D972E7">
        <w:rPr>
          <w:rFonts w:cstheme="minorBidi"/>
          <w:noProof/>
        </w:rPr>
        <w:t>500</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1"/>
      <w:bookmarkEnd w:id="22"/>
      <w:bookmarkEnd w:id="23"/>
      <w:bookmarkEnd w:id="24"/>
      <w:bookmarkEnd w:id="25"/>
      <w:bookmarkEnd w:id="26"/>
      <w:bookmarkEnd w:id="27"/>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D972E7">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D972E7">
        <w:rPr>
          <w:noProof/>
        </w:rPr>
        <w:t>144</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D972E7">
        <w:rPr>
          <w:noProof/>
          <w:lang w:val="en-US"/>
        </w:rPr>
        <w:t>269</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fldChar w:fldCharType="separate"/>
      </w:r>
      <w:r w:rsidR="00D972E7">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3973311"/>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fldChar w:fldCharType="separate"/>
      </w:r>
      <w:r w:rsidR="00D972E7">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D972E7">
        <w:rPr>
          <w:noProof/>
        </w:rPr>
        <w:t>82</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D972E7">
        <w:rPr>
          <w:noProof/>
        </w:rPr>
        <w:t>164</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D972E7">
        <w:rPr>
          <w:noProof/>
        </w:rPr>
        <w:t>164</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D972E7">
        <w:rPr>
          <w:noProof/>
        </w:rPr>
        <w:t>250</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D972E7">
        <w:rPr>
          <w:noProof/>
        </w:rPr>
        <w:t>250</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D972E7">
        <w:rPr>
          <w:noProof/>
        </w:rPr>
        <w:t>250</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D972E7">
        <w:rPr>
          <w:noProof/>
        </w:rPr>
        <w:t>167</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3973312"/>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D972E7">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D972E7">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D972E7">
        <w:t>Psalm</w:t>
      </w:r>
      <w:r w:rsidR="00D972E7" w:rsidRPr="00AB1781">
        <w:t xml:space="preserve"> 2</w:t>
      </w:r>
      <w:r w:rsidR="00D972E7">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D972E7">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D972E7">
        <w:t>Psalm</w:t>
      </w:r>
      <w:r w:rsidR="00D972E7" w:rsidRPr="00AB1781">
        <w:t xml:space="preserve"> 3</w:t>
      </w:r>
      <w:r w:rsidR="00D972E7">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D972E7">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D972E7">
        <w:t>Psalm</w:t>
      </w:r>
      <w:r w:rsidR="00D972E7" w:rsidRPr="00AB1781">
        <w:t xml:space="preserve"> 4</w:t>
      </w:r>
      <w:r w:rsidR="00D972E7">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D972E7">
        <w:rPr>
          <w:noProof/>
        </w:rPr>
        <w:t>282</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D972E7">
        <w:t>Psalm</w:t>
      </w:r>
      <w:r w:rsidR="00D972E7" w:rsidRPr="00AB1781">
        <w:t xml:space="preserve"> 5</w:t>
      </w:r>
      <w:r w:rsidR="00D972E7">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D972E7">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D972E7">
        <w:t>Psalm</w:t>
      </w:r>
      <w:r w:rsidR="00D972E7" w:rsidRPr="00AB1781">
        <w:t xml:space="preserve"> 6</w:t>
      </w:r>
      <w:r w:rsidR="00D972E7">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D972E7">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D972E7">
        <w:t>Psalm</w:t>
      </w:r>
      <w:r w:rsidR="00D972E7" w:rsidRPr="00AB1781">
        <w:t xml:space="preserve"> 8</w:t>
      </w:r>
      <w:r w:rsidR="00D972E7">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D972E7">
        <w:rPr>
          <w:noProof/>
        </w:rPr>
        <w:t>287</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D972E7">
        <w:t>Psalm</w:t>
      </w:r>
      <w:r w:rsidR="00D972E7" w:rsidRPr="00AB1781">
        <w:t xml:space="preserve"> 11</w:t>
      </w:r>
      <w:r w:rsidR="00D972E7">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D972E7">
        <w:rPr>
          <w:noProof/>
        </w:rPr>
        <w:t>292</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D972E7">
        <w:t>Psalm</w:t>
      </w:r>
      <w:r w:rsidR="00D972E7" w:rsidRPr="00AB1781">
        <w:t xml:space="preserve"> 12</w:t>
      </w:r>
      <w:r w:rsidR="00D972E7">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D972E7">
        <w:rPr>
          <w:noProof/>
        </w:rPr>
        <w:t>293</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D972E7">
        <w:t>Psalm</w:t>
      </w:r>
      <w:r w:rsidR="00D972E7" w:rsidRPr="00AB1781">
        <w:t xml:space="preserve"> 14</w:t>
      </w:r>
      <w:r w:rsidR="00D972E7">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D972E7">
        <w:rPr>
          <w:noProof/>
        </w:rPr>
        <w:t>294</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D972E7">
        <w:t>Psalm</w:t>
      </w:r>
      <w:r w:rsidR="00D972E7" w:rsidRPr="00AB1781">
        <w:t xml:space="preserve"> 15</w:t>
      </w:r>
      <w:r w:rsidR="00D972E7">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D972E7">
        <w:rPr>
          <w:noProof/>
        </w:rPr>
        <w:t>295</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D972E7">
        <w:t>Psalm</w:t>
      </w:r>
      <w:r w:rsidR="00D972E7" w:rsidRPr="00AB1781">
        <w:t xml:space="preserve"> 18</w:t>
      </w:r>
      <w:r w:rsidR="00D972E7">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D972E7">
        <w:rPr>
          <w:noProof/>
        </w:rPr>
        <w:t>302</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D972E7">
        <w:t>Psalm</w:t>
      </w:r>
      <w:r w:rsidR="00D972E7" w:rsidRPr="00AB1781">
        <w:t xml:space="preserve"> 24</w:t>
      </w:r>
      <w:r w:rsidR="00D972E7">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D972E7">
        <w:rPr>
          <w:noProof/>
        </w:rPr>
        <w:t>310</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D972E7">
        <w:t>Psalm</w:t>
      </w:r>
      <w:r w:rsidR="00D972E7" w:rsidRPr="00AB1781">
        <w:t xml:space="preserve"> 26</w:t>
      </w:r>
      <w:r w:rsidR="00D972E7">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D972E7">
        <w:rPr>
          <w:noProof/>
        </w:rPr>
        <w:t>313</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D972E7">
        <w:t>Psalm</w:t>
      </w:r>
      <w:r w:rsidR="00D972E7" w:rsidRPr="00AB1781">
        <w:t xml:space="preserve"> 62</w:t>
      </w:r>
      <w:r w:rsidR="00D972E7">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D972E7">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D972E7">
        <w:t>Psalm</w:t>
      </w:r>
      <w:r w:rsidR="00D972E7" w:rsidRPr="00AB1781">
        <w:t xml:space="preserve"> 66</w:t>
      </w:r>
      <w:r w:rsidR="00D972E7">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D972E7">
        <w:rPr>
          <w:noProof/>
        </w:rPr>
        <w:t>372</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D972E7">
        <w:t>Psalm</w:t>
      </w:r>
      <w:r w:rsidR="00D972E7" w:rsidRPr="00AB1781">
        <w:t xml:space="preserve"> 69</w:t>
      </w:r>
      <w:r w:rsidR="00D972E7">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D972E7">
        <w:rPr>
          <w:noProof/>
        </w:rPr>
        <w:t>379</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D972E7">
        <w:t>Psalm</w:t>
      </w:r>
      <w:r w:rsidR="00D972E7" w:rsidRPr="00AB1781">
        <w:t xml:space="preserve"> 112</w:t>
      </w:r>
      <w:r w:rsidR="00D972E7">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D972E7">
        <w:rPr>
          <w:noProof/>
        </w:rPr>
        <w:t>450</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D972E7">
        <w:t>Psalm</w:t>
      </w:r>
      <w:r w:rsidR="00D972E7" w:rsidRPr="00AB1781">
        <w:t xml:space="preserve"> 142</w:t>
      </w:r>
      <w:r w:rsidR="00D972E7">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D972E7">
        <w:rPr>
          <w:noProof/>
        </w:rPr>
        <w:t>493</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6"/>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D972E7">
        <w:rPr>
          <w:noProof/>
        </w:rPr>
        <w:t>258</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D972E7">
        <w:rPr>
          <w:noProof/>
        </w:rPr>
        <w:t>269</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3973313"/>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D972E7">
        <w:t>Psalm</w:t>
      </w:r>
      <w:r w:rsidR="00D972E7" w:rsidRPr="00AB1781">
        <w:t xml:space="preserve"> 19</w:t>
      </w:r>
      <w:r w:rsidR="00D972E7">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D972E7">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D972E7">
        <w:t>Psalm</w:t>
      </w:r>
      <w:r w:rsidR="00D972E7" w:rsidRPr="00AB1781">
        <w:t xml:space="preserve"> 22</w:t>
      </w:r>
      <w:r w:rsidR="00D972E7">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D972E7">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D972E7">
        <w:t>Psalm</w:t>
      </w:r>
      <w:r w:rsidR="00D972E7" w:rsidRPr="00AB1781">
        <w:t xml:space="preserve"> 23</w:t>
      </w:r>
      <w:r w:rsidR="00D972E7">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D972E7">
        <w:rPr>
          <w:noProof/>
        </w:rPr>
        <w:t>309</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D972E7">
        <w:t>Psalm</w:t>
      </w:r>
      <w:r w:rsidR="00D972E7" w:rsidRPr="00AB1781">
        <w:t xml:space="preserve"> 25</w:t>
      </w:r>
      <w:r w:rsidR="00D972E7">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D972E7">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D972E7">
        <w:t>Psalm</w:t>
      </w:r>
      <w:r w:rsidR="00D972E7" w:rsidRPr="00AB1781">
        <w:t xml:space="preserve"> 28</w:t>
      </w:r>
      <w:r w:rsidR="00D972E7">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D972E7">
        <w:rPr>
          <w:noProof/>
        </w:rPr>
        <w:t>316</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D972E7">
        <w:t>Psalm</w:t>
      </w:r>
      <w:r w:rsidR="00D972E7" w:rsidRPr="00AB1781">
        <w:t xml:space="preserve"> 29</w:t>
      </w:r>
      <w:r w:rsidR="00D972E7">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D972E7">
        <w:rPr>
          <w:noProof/>
        </w:rPr>
        <w:t>317</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D972E7">
        <w:t>Psalm</w:t>
      </w:r>
      <w:r w:rsidR="00D972E7" w:rsidRPr="00AB1781">
        <w:t xml:space="preserve"> 33</w:t>
      </w:r>
      <w:r w:rsidR="00D972E7">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D972E7">
        <w:rPr>
          <w:noProof/>
        </w:rPr>
        <w:t>324</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D972E7">
        <w:t>Psalm</w:t>
      </w:r>
      <w:r w:rsidR="00D972E7" w:rsidRPr="00AB1781">
        <w:t xml:space="preserve"> 40</w:t>
      </w:r>
      <w:r w:rsidR="00D972E7">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D972E7">
        <w:rPr>
          <w:noProof/>
        </w:rPr>
        <w:t>337</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D972E7">
        <w:t>Psalm</w:t>
      </w:r>
      <w:r w:rsidR="00D972E7" w:rsidRPr="00AB1781">
        <w:t xml:space="preserve"> 42</w:t>
      </w:r>
      <w:r w:rsidR="00D972E7">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D972E7">
        <w:rPr>
          <w:noProof/>
        </w:rPr>
        <w:t>340</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D972E7">
        <w:t>Psalm</w:t>
      </w:r>
      <w:r w:rsidR="00D972E7" w:rsidRPr="00AB1781">
        <w:t xml:space="preserve"> 44</w:t>
      </w:r>
      <w:r w:rsidR="00D972E7">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D972E7">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D972E7">
        <w:t>Psalm</w:t>
      </w:r>
      <w:r w:rsidR="00D972E7" w:rsidRPr="00AB1781">
        <w:t xml:space="preserve"> 45</w:t>
      </w:r>
      <w:r w:rsidR="00D972E7">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D972E7">
        <w:rPr>
          <w:noProof/>
        </w:rPr>
        <w:t>345</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D972E7">
        <w:t>Psalm</w:t>
      </w:r>
      <w:r w:rsidR="00D972E7" w:rsidRPr="00AB1781">
        <w:t xml:space="preserve"> 46</w:t>
      </w:r>
      <w:r w:rsidR="00D972E7">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D972E7">
        <w:rPr>
          <w:noProof/>
        </w:rPr>
        <w:t>346</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3973314"/>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D972E7">
        <w:t>Psalm</w:t>
      </w:r>
      <w:r w:rsidR="00D972E7" w:rsidRPr="00AB1781">
        <w:t xml:space="preserve"> 53</w:t>
      </w:r>
      <w:r w:rsidR="00D972E7">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D972E7">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D972E7">
        <w:t>Psalm</w:t>
      </w:r>
      <w:r w:rsidR="00D972E7" w:rsidRPr="00AB1781">
        <w:t xml:space="preserve"> 56</w:t>
      </w:r>
      <w:r w:rsidR="00D972E7">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D972E7">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D972E7">
        <w:t>Psalm</w:t>
      </w:r>
      <w:r w:rsidR="00D972E7" w:rsidRPr="00AB1781">
        <w:t xml:space="preserve"> 60</w:t>
      </w:r>
      <w:r w:rsidR="00D972E7">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D972E7">
        <w:rPr>
          <w:noProof/>
        </w:rPr>
        <w:t>365</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D972E7">
        <w:t>Psalm</w:t>
      </w:r>
      <w:r w:rsidR="00D972E7" w:rsidRPr="00AB1781">
        <w:t xml:space="preserve"> 62</w:t>
      </w:r>
      <w:r w:rsidR="00D972E7">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D972E7">
        <w:rPr>
          <w:noProof/>
        </w:rPr>
        <w:t>367</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D972E7">
        <w:t>Psalm</w:t>
      </w:r>
      <w:r w:rsidR="00D972E7" w:rsidRPr="00AB1781">
        <w:t xml:space="preserve"> 66</w:t>
      </w:r>
      <w:r w:rsidR="00D972E7">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D972E7">
        <w:rPr>
          <w:noProof/>
        </w:rPr>
        <w:t>372</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D972E7">
        <w:t>Psalm</w:t>
      </w:r>
      <w:r w:rsidR="00D972E7" w:rsidRPr="00AB1781">
        <w:t xml:space="preserve"> 66</w:t>
      </w:r>
      <w:r w:rsidR="00D972E7">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D972E7">
        <w:rPr>
          <w:noProof/>
        </w:rPr>
        <w:t>372</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D972E7">
        <w:t>Psalm</w:t>
      </w:r>
      <w:r w:rsidR="00D972E7" w:rsidRPr="00AB1781">
        <w:t xml:space="preserve"> 83</w:t>
      </w:r>
      <w:r w:rsidR="00D972E7">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D972E7">
        <w:rPr>
          <w:noProof/>
        </w:rPr>
        <w:t>404</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D972E7">
        <w:t>Psalm</w:t>
      </w:r>
      <w:r w:rsidR="00D972E7" w:rsidRPr="00AB1781">
        <w:t xml:space="preserve"> 84</w:t>
      </w:r>
      <w:r w:rsidR="00D972E7">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D972E7">
        <w:rPr>
          <w:noProof/>
        </w:rPr>
        <w:t>405</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D972E7">
        <w:t>Psalm</w:t>
      </w:r>
      <w:r w:rsidR="00D972E7" w:rsidRPr="00AB1781">
        <w:t xml:space="preserve"> 85</w:t>
      </w:r>
      <w:r w:rsidR="00D972E7">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D972E7">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D972E7">
        <w:t>Psalm</w:t>
      </w:r>
      <w:r w:rsidR="00D972E7" w:rsidRPr="00AB1781">
        <w:t xml:space="preserve"> 86</w:t>
      </w:r>
      <w:r w:rsidR="00D972E7">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D972E7">
        <w:rPr>
          <w:noProof/>
        </w:rPr>
        <w:t>407</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D972E7">
        <w:t>Psalm</w:t>
      </w:r>
      <w:r w:rsidR="00D972E7" w:rsidRPr="00AB1781">
        <w:t xml:space="preserve"> 90</w:t>
      </w:r>
      <w:r w:rsidR="00D972E7">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D972E7">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D972E7">
        <w:t>Psalm</w:t>
      </w:r>
      <w:r w:rsidR="00D972E7" w:rsidRPr="00AB1781">
        <w:t xml:space="preserve"> 92</w:t>
      </w:r>
      <w:r w:rsidR="00D972E7">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D972E7">
        <w:rPr>
          <w:noProof/>
        </w:rPr>
        <w:t>418</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3973315"/>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D972E7">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D972E7">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D972E7">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D972E7">
        <w:t>Psalm</w:t>
      </w:r>
      <w:r w:rsidR="00D972E7" w:rsidRPr="00AB1781">
        <w:t xml:space="preserve"> 50</w:t>
      </w:r>
      <w:r w:rsidR="00D972E7">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D972E7">
        <w:rPr>
          <w:noProof/>
          <w:lang w:val="en-US"/>
        </w:rPr>
        <w:t>352</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D972E7">
        <w:t>Psalm</w:t>
      </w:r>
      <w:r w:rsidR="00D972E7" w:rsidRPr="00AB1781">
        <w:t xml:space="preserve"> 95</w:t>
      </w:r>
      <w:r w:rsidR="00D972E7">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D972E7">
        <w:rPr>
          <w:noProof/>
        </w:rPr>
        <w:t>421</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D972E7">
        <w:t>Psalm</w:t>
      </w:r>
      <w:r w:rsidR="00D972E7" w:rsidRPr="00AB1781">
        <w:t xml:space="preserve"> 96</w:t>
      </w:r>
      <w:r w:rsidR="00D972E7">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D972E7">
        <w:rPr>
          <w:noProof/>
        </w:rPr>
        <w:t>423</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D972E7">
        <w:t>Psalm</w:t>
      </w:r>
      <w:r w:rsidR="00D972E7" w:rsidRPr="00AB1781">
        <w:t xml:space="preserve"> 97</w:t>
      </w:r>
      <w:r w:rsidR="00D972E7">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D972E7">
        <w:rPr>
          <w:noProof/>
        </w:rPr>
        <w:t>424</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D972E7">
        <w:t>Psalm</w:t>
      </w:r>
      <w:r w:rsidR="00D972E7" w:rsidRPr="00AB1781">
        <w:t xml:space="preserve"> 98</w:t>
      </w:r>
      <w:r w:rsidR="00D972E7">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D972E7">
        <w:rPr>
          <w:noProof/>
        </w:rPr>
        <w:t>425</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D972E7">
        <w:t>Psalm</w:t>
      </w:r>
      <w:r w:rsidR="00D972E7" w:rsidRPr="00AB1781">
        <w:t xml:space="preserve"> 99</w:t>
      </w:r>
      <w:r w:rsidR="00D972E7">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D972E7">
        <w:rPr>
          <w:noProof/>
        </w:rPr>
        <w:t>425</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D972E7">
        <w:t>Psalm</w:t>
      </w:r>
      <w:r w:rsidR="00D972E7" w:rsidRPr="00AB1781">
        <w:t xml:space="preserve"> 100</w:t>
      </w:r>
      <w:r w:rsidR="00D972E7">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D972E7">
        <w:rPr>
          <w:noProof/>
        </w:rPr>
        <w:t>426</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D972E7">
        <w:t>Psalm</w:t>
      </w:r>
      <w:r w:rsidR="00D972E7" w:rsidRPr="00AB1781">
        <w:t xml:space="preserve"> 109</w:t>
      </w:r>
      <w:r w:rsidR="00D972E7">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D972E7">
        <w:rPr>
          <w:noProof/>
        </w:rPr>
        <w:t>447</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D972E7">
        <w:t>Psalm</w:t>
      </w:r>
      <w:r w:rsidR="00D972E7" w:rsidRPr="00AB1781">
        <w:t xml:space="preserve"> 110</w:t>
      </w:r>
      <w:r w:rsidR="00D972E7">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D972E7">
        <w:rPr>
          <w:noProof/>
        </w:rPr>
        <w:t>448</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D972E7">
        <w:t>Psalm</w:t>
      </w:r>
      <w:r w:rsidR="00D972E7" w:rsidRPr="00AB1781">
        <w:t xml:space="preserve"> 111</w:t>
      </w:r>
      <w:r w:rsidR="00D972E7">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D972E7">
        <w:rPr>
          <w:noProof/>
        </w:rPr>
        <w:t>449</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D972E7">
        <w:t>Psalm</w:t>
      </w:r>
      <w:r w:rsidR="00D972E7" w:rsidRPr="00AB1781">
        <w:t xml:space="preserve"> 112</w:t>
      </w:r>
      <w:r w:rsidR="00D972E7">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D972E7">
        <w:rPr>
          <w:noProof/>
        </w:rPr>
        <w:t>450</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D972E7">
        <w:t>Psalm</w:t>
      </w:r>
      <w:r w:rsidR="00D972E7" w:rsidRPr="00AB1781">
        <w:t xml:space="preserve"> 114</w:t>
      </w:r>
      <w:r w:rsidR="00D972E7">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D972E7">
        <w:rPr>
          <w:noProof/>
        </w:rPr>
        <w:t>453</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D972E7">
        <w:t>Psalm</w:t>
      </w:r>
      <w:r w:rsidR="00D972E7" w:rsidRPr="00AB1781">
        <w:t xml:space="preserve"> 115</w:t>
      </w:r>
      <w:r w:rsidR="00D972E7">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D972E7">
        <w:rPr>
          <w:noProof/>
        </w:rPr>
        <w:t>454</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D972E7">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D972E7">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3973316"/>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1"/>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2"/>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3"/>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5"/>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6"/>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7"/>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8"/>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9"/>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0"/>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1"/>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2"/>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3"/>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4"/>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5"/>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6"/>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7"/>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8"/>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9"/>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0"/>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1"/>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2"/>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43"/>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4"/>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5"/>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6"/>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7"/>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8"/>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9"/>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0"/>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1"/>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2"/>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3"/>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4"/>
      </w:r>
    </w:p>
    <w:p w:rsidR="00435BD3" w:rsidRPr="00435BD3" w:rsidRDefault="00435BD3" w:rsidP="00435BD3">
      <w:pPr>
        <w:pStyle w:val="EnglishHangEndNoCoptic"/>
      </w:pPr>
      <w:r w:rsidRPr="00AB1781">
        <w:lastRenderedPageBreak/>
        <w:tab/>
        <w:t>At</w:t>
      </w:r>
      <w:r w:rsidRPr="00AB1781">
        <w:rPr>
          <w:rStyle w:val="FootnoteReference"/>
        </w:rPr>
        <w:footnoteReference w:id="55"/>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6"/>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7"/>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8"/>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9"/>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0"/>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1"/>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2"/>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3"/>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4"/>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5"/>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6"/>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7"/>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8"/>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9"/>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0"/>
      </w:r>
    </w:p>
    <w:p w:rsidR="00CF35A1" w:rsidRPr="00AB1781" w:rsidRDefault="00CF35A1" w:rsidP="00CF35A1">
      <w:pPr>
        <w:pStyle w:val="EnglishHangNoCoptic"/>
      </w:pPr>
      <w:r w:rsidRPr="00AB1781">
        <w:t>6 He has set His sanctuary in the sun;</w:t>
      </w:r>
      <w:r w:rsidRPr="00AB1781">
        <w:rPr>
          <w:rStyle w:val="FootnoteReference"/>
        </w:rPr>
        <w:footnoteReference w:id="71"/>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2"/>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3"/>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4"/>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5"/>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6"/>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7"/>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8"/>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9"/>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0"/>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1"/>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2"/>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3"/>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4"/>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5"/>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6"/>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7"/>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8"/>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9"/>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0"/>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1"/>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2"/>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3"/>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4"/>
      </w:r>
      <w:r w:rsidRPr="00AB1781">
        <w:t xml:space="preserve"> His covenant and His laws.</w:t>
      </w:r>
      <w:r w:rsidRPr="00AB1781">
        <w:rPr>
          <w:rStyle w:val="FootnoteReference"/>
        </w:rPr>
        <w:footnoteReference w:id="95"/>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6"/>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7"/>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8"/>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9"/>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0"/>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1"/>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2"/>
      </w:r>
    </w:p>
    <w:p w:rsidR="002D71F0" w:rsidRPr="00AB1781" w:rsidRDefault="002D71F0" w:rsidP="00906079">
      <w:pPr>
        <w:pStyle w:val="EnglishHangEndNoCoptic"/>
      </w:pPr>
      <w:r w:rsidRPr="00AB1781">
        <w:tab/>
        <w:t>I will sing and praise the Lord.</w:t>
      </w:r>
      <w:r w:rsidRPr="00AB1781">
        <w:rPr>
          <w:rStyle w:val="FootnoteReference"/>
        </w:rPr>
        <w:footnoteReference w:id="103"/>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4"/>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5"/>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6"/>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7"/>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8"/>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9"/>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1"/>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2"/>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3"/>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4"/>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5"/>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6"/>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7"/>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8"/>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9"/>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0"/>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1"/>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2"/>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3"/>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4"/>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5"/>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6"/>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7"/>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8"/>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9"/>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0"/>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1"/>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2"/>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3"/>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4"/>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5"/>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6"/>
      </w:r>
      <w:r w:rsidRPr="00AB1781">
        <w:t xml:space="preserve"> and be fed on its wealth.</w:t>
      </w:r>
      <w:r w:rsidRPr="00AB1781">
        <w:rPr>
          <w:rStyle w:val="FootnoteReference"/>
        </w:rPr>
        <w:footnoteReference w:id="137"/>
      </w:r>
    </w:p>
    <w:p w:rsidR="00950468" w:rsidRPr="00AB1781" w:rsidRDefault="00950468" w:rsidP="00950468">
      <w:pPr>
        <w:pStyle w:val="EnglishHangNoCoptic"/>
      </w:pPr>
      <w:r w:rsidRPr="00AB1781">
        <w:t>4 Delight in the Lord,</w:t>
      </w:r>
      <w:r w:rsidRPr="00AB1781">
        <w:rPr>
          <w:rStyle w:val="FootnoteReference"/>
        </w:rPr>
        <w:footnoteReference w:id="138"/>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9"/>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0"/>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1"/>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2"/>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3"/>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4"/>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5"/>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6"/>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7"/>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8"/>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9"/>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0"/>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1"/>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2"/>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3"/>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4"/>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5"/>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6"/>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7"/>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8"/>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9"/>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0"/>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1"/>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2"/>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3"/>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4"/>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5"/>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6"/>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7"/>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8"/>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9"/>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0"/>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1"/>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2"/>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3"/>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4"/>
      </w:r>
    </w:p>
    <w:p w:rsidR="00A6346F" w:rsidRPr="00AB1781" w:rsidRDefault="00A6346F" w:rsidP="00A6346F">
      <w:pPr>
        <w:pStyle w:val="EnglishHangNoCoptic"/>
      </w:pPr>
      <w:r w:rsidRPr="00AB1781">
        <w:t>9 As we have heard, so we have seen</w:t>
      </w:r>
      <w:r w:rsidRPr="00AB1781">
        <w:rPr>
          <w:rStyle w:val="FootnoteReference"/>
        </w:rPr>
        <w:footnoteReference w:id="175"/>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6"/>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7"/>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8"/>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9"/>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0"/>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1"/>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2"/>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3"/>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4"/>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5"/>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6"/>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7"/>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8"/>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9"/>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0"/>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1"/>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2"/>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3"/>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4"/>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5"/>
      </w:r>
    </w:p>
    <w:p w:rsidR="009E7111" w:rsidRPr="00AB1781" w:rsidRDefault="009E7111" w:rsidP="00035647">
      <w:pPr>
        <w:pStyle w:val="EnglishHangNoCoptic"/>
      </w:pPr>
      <w:r w:rsidRPr="00AB1781">
        <w:tab/>
        <w:t>over Edom I will extend my sway,</w:t>
      </w:r>
      <w:r w:rsidRPr="00AB1781">
        <w:rPr>
          <w:rStyle w:val="FootnoteReference"/>
        </w:rPr>
        <w:footnoteReference w:id="196"/>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7"/>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8"/>
      </w:r>
    </w:p>
    <w:p w:rsidR="009E7111" w:rsidRPr="00AB1781" w:rsidRDefault="009E7111" w:rsidP="00035647">
      <w:pPr>
        <w:pStyle w:val="EnglishHangNoCoptic"/>
      </w:pPr>
      <w:r w:rsidRPr="00AB1781">
        <w:tab/>
        <w:t>they themselves, the whole brood,</w:t>
      </w:r>
      <w:r w:rsidRPr="00AB1781">
        <w:rPr>
          <w:rStyle w:val="FootnoteReference"/>
        </w:rPr>
        <w:footnoteReference w:id="199"/>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0"/>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1"/>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2"/>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3"/>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4"/>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5"/>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6"/>
      </w:r>
    </w:p>
    <w:p w:rsidR="00C879D4" w:rsidRPr="00AB1781" w:rsidRDefault="00C879D4" w:rsidP="00C879D4">
      <w:pPr>
        <w:pStyle w:val="EnglishHangNoCoptic"/>
      </w:pPr>
      <w:r w:rsidRPr="00AB1781">
        <w:t>4 Let all the earth</w:t>
      </w:r>
      <w:r w:rsidRPr="00AB1781">
        <w:rPr>
          <w:rStyle w:val="FootnoteReference"/>
        </w:rPr>
        <w:footnoteReference w:id="207"/>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8"/>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9"/>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0"/>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1"/>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2"/>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3"/>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4"/>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5"/>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6"/>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7"/>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8"/>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9"/>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0"/>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1"/>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2"/>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3"/>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4"/>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5"/>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6"/>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7"/>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8"/>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9"/>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0"/>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1"/>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2"/>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3"/>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4"/>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5"/>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6"/>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7"/>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8"/>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9"/>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0"/>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1"/>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2"/>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3"/>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4"/>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5"/>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6"/>
      </w:r>
    </w:p>
    <w:p w:rsidR="00CA0029" w:rsidRPr="00AB1781" w:rsidRDefault="00CA0029" w:rsidP="00CA0029">
      <w:pPr>
        <w:pStyle w:val="EnglishHangNoCoptic"/>
      </w:pPr>
      <w:r w:rsidRPr="00AB1781">
        <w:t>28 But my happiness is to cling to God,</w:t>
      </w:r>
      <w:r w:rsidRPr="00AB1781">
        <w:rPr>
          <w:rStyle w:val="FootnoteReference"/>
        </w:rPr>
        <w:footnoteReference w:id="247"/>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8"/>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9"/>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0"/>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1"/>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2"/>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3"/>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4"/>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5"/>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6"/>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7"/>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8"/>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9"/>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0"/>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1"/>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2"/>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3"/>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4"/>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5"/>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6"/>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7"/>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8"/>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9"/>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0"/>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1"/>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2"/>
      </w:r>
    </w:p>
    <w:p w:rsidR="004A51E7" w:rsidRPr="00AB1781" w:rsidRDefault="004A51E7" w:rsidP="00A93CE8">
      <w:pPr>
        <w:pStyle w:val="EnglishHangEndNoCoptic"/>
      </w:pPr>
      <w:r w:rsidRPr="00AB1781">
        <w:tab/>
        <w:t>and in our midst He judges rulers.</w:t>
      </w:r>
      <w:r w:rsidRPr="00AB1781">
        <w:rPr>
          <w:rStyle w:val="FootnoteReference"/>
        </w:rPr>
        <w:footnoteReference w:id="273"/>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4"/>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5"/>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6"/>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7"/>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8"/>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9"/>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0"/>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1"/>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2"/>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3"/>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4"/>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5"/>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6"/>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7"/>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8"/>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9"/>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0"/>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1"/>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2"/>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3"/>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4"/>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5"/>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6"/>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7"/>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8"/>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9"/>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0"/>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1"/>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2"/>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3"/>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4"/>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5"/>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6"/>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7"/>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8"/>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9"/>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0"/>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1"/>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2"/>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3"/>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4"/>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5"/>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6"/>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7"/>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8"/>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9"/>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0"/>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1"/>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2"/>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3"/>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4"/>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5"/>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6"/>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7"/>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8"/>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9"/>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0"/>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1"/>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2"/>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3"/>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4"/>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5"/>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6"/>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7"/>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8"/>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9"/>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0"/>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1"/>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2"/>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3"/>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4"/>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5"/>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6"/>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7"/>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8"/>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9"/>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0"/>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1"/>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2"/>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3"/>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4"/>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5"/>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6"/>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7"/>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8"/>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9"/>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0"/>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1"/>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2"/>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3"/>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4"/>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5"/>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6"/>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7"/>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8"/>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9"/>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0"/>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1"/>
      </w:r>
    </w:p>
    <w:p w:rsidR="00385CB8" w:rsidRPr="00AB1781" w:rsidRDefault="00385CB8" w:rsidP="00385CB8">
      <w:pPr>
        <w:pStyle w:val="EnglishHangEndNoCoptic"/>
      </w:pPr>
      <w:r w:rsidRPr="00AB1781">
        <w:tab/>
        <w:t>who live by the law of the Lord.</w:t>
      </w:r>
      <w:r w:rsidRPr="00AB1781">
        <w:rPr>
          <w:rStyle w:val="FootnoteReference"/>
        </w:rPr>
        <w:footnoteReference w:id="372"/>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3"/>
      </w:r>
    </w:p>
    <w:p w:rsidR="00385CB8" w:rsidRPr="00AB1781" w:rsidRDefault="00385CB8" w:rsidP="00385CB8">
      <w:pPr>
        <w:pStyle w:val="EnglishHangEndNoCoptic"/>
      </w:pPr>
      <w:r w:rsidRPr="00AB1781">
        <w:tab/>
        <w:t>who seek Him with their whole heart.</w:t>
      </w:r>
      <w:r w:rsidRPr="00AB1781">
        <w:rPr>
          <w:rStyle w:val="FootnoteReference"/>
        </w:rPr>
        <w:footnoteReference w:id="374"/>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5"/>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6"/>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7"/>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8"/>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9"/>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0"/>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1"/>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2"/>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3"/>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4"/>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5"/>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6"/>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7"/>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8"/>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9"/>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0"/>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1"/>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2"/>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3"/>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4"/>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5"/>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6"/>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7"/>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8"/>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9"/>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0"/>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1"/>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2"/>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3"/>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5"/>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6"/>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7"/>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8"/>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9"/>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0"/>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1"/>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2"/>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3"/>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4"/>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5"/>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6"/>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7"/>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8"/>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9"/>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0"/>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1"/>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2"/>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3"/>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4"/>
      </w:r>
    </w:p>
    <w:p w:rsidR="00FD25B7" w:rsidRPr="00AB1781" w:rsidRDefault="00FD25B7" w:rsidP="00F431B1">
      <w:pPr>
        <w:pStyle w:val="EnglishHangNoCoptic"/>
      </w:pPr>
      <w:r w:rsidRPr="00AB1781">
        <w:tab/>
        <w:t>for there</w:t>
      </w:r>
      <w:r w:rsidRPr="00AB1781">
        <w:rPr>
          <w:rStyle w:val="FootnoteReference"/>
        </w:rPr>
        <w:footnoteReference w:id="425"/>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6"/>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7"/>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8"/>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9"/>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0"/>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1"/>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2"/>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3"/>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4"/>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5"/>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6"/>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7"/>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8"/>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9"/>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0"/>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1"/>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2"/>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3"/>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4"/>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5"/>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6"/>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7"/>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8"/>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9"/>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0"/>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1"/>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2"/>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3973317"/>
      <w:r>
        <w:lastRenderedPageBreak/>
        <w:t>The Book of Psalis and Doxologies</w:t>
      </w:r>
      <w:bookmarkEnd w:id="908"/>
      <w:bookmarkEnd w:id="909"/>
      <w:bookmarkEnd w:id="910"/>
      <w:bookmarkEnd w:id="911"/>
    </w:p>
    <w:p w:rsidR="009C13E9" w:rsidRDefault="009C13E9" w:rsidP="009C13E9">
      <w:pPr>
        <w:pStyle w:val="Heading2"/>
      </w:pPr>
      <w:bookmarkStart w:id="912" w:name="_Toc410196197"/>
      <w:bookmarkStart w:id="913" w:name="_Toc410196439"/>
      <w:bookmarkStart w:id="914" w:name="_Toc410196941"/>
      <w:bookmarkStart w:id="915" w:name="_Toc433973318"/>
      <w:r>
        <w:lastRenderedPageBreak/>
        <w:t>General and Common Doxologies</w:t>
      </w:r>
      <w:bookmarkEnd w:id="915"/>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3"/>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4"/>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5"/>
            </w:r>
            <w:r w:rsidRPr="004764BD">
              <w:t>,</w:t>
            </w:r>
          </w:p>
          <w:p w:rsidR="00231798" w:rsidRPr="004764BD" w:rsidRDefault="00231798" w:rsidP="003E70F4">
            <w:pPr>
              <w:pStyle w:val="EngHang"/>
            </w:pPr>
            <w:r w:rsidRPr="004764BD">
              <w:t>The priesthood of Aaron</w:t>
            </w:r>
            <w:r w:rsidRPr="004764BD">
              <w:rPr>
                <w:rStyle w:val="FootnoteReference"/>
              </w:rPr>
              <w:footnoteReference w:id="456"/>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7"/>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9"/>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9"/>
            <w:r>
              <w:rPr>
                <w:rStyle w:val="CommentReference"/>
                <w:rFonts w:ascii="Times New Roman" w:eastAsiaTheme="minorHAnsi" w:hAnsi="Times New Roman" w:cstheme="minorBidi"/>
                <w:color w:val="auto"/>
              </w:rPr>
              <w:commentReference w:id="939"/>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8"/>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3" w:name="_Toc433973319"/>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3"/>
    </w:p>
    <w:p w:rsidR="00495F1A" w:rsidRDefault="0092592B" w:rsidP="00495F1A">
      <w:pPr>
        <w:pStyle w:val="Heading3"/>
      </w:pPr>
      <w:bookmarkStart w:id="944" w:name="_Toc410196198"/>
      <w:bookmarkStart w:id="945" w:name="_Toc410196440"/>
      <w:bookmarkStart w:id="946" w:name="_Toc410196942"/>
      <w:r>
        <w:t xml:space="preserve">August 29 (30) / Tho-out 1: </w:t>
      </w:r>
      <w:r w:rsidR="00495F1A">
        <w:t>Ecclesiastical New Year: Nairouz</w:t>
      </w:r>
      <w:bookmarkEnd w:id="944"/>
      <w:bookmarkEnd w:id="945"/>
      <w:bookmarkEnd w:id="946"/>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7"/>
            <w:r>
              <w:t xml:space="preserve">wiles </w:t>
            </w:r>
            <w:commentRangeEnd w:id="947"/>
            <w:r>
              <w:rPr>
                <w:rStyle w:val="CommentReference"/>
                <w:rFonts w:ascii="Times New Roman" w:eastAsiaTheme="minorHAnsi" w:hAnsi="Times New Roman" w:cstheme="minorBidi"/>
                <w:color w:val="auto"/>
              </w:rPr>
              <w:commentReference w:id="947"/>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8"/>
            <w:r>
              <w:t xml:space="preserve">Ϯⲛⲁⲟⲩⲱϣⲧ </w:t>
            </w:r>
            <w:commentRangeEnd w:id="948"/>
            <w:r>
              <w:rPr>
                <w:rStyle w:val="CommentReference"/>
                <w:rFonts w:ascii="Times New Roman" w:hAnsi="Times New Roman"/>
              </w:rPr>
              <w:commentReference w:id="948"/>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9"/>
            <w:r>
              <w:t>reign</w:t>
            </w:r>
            <w:commentRangeEnd w:id="949"/>
            <w:r>
              <w:rPr>
                <w:rStyle w:val="CommentReference"/>
              </w:rPr>
              <w:commentReference w:id="949"/>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0"/>
            <w:r>
              <w:t xml:space="preserve">be </w:t>
            </w:r>
            <w:commentRangeEnd w:id="950"/>
            <w:r>
              <w:rPr>
                <w:rStyle w:val="CommentReference"/>
              </w:rPr>
              <w:commentReference w:id="950"/>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1"/>
            <w:r>
              <w:t xml:space="preserve">Ⲁⲙⲱⲛⲓ </w:t>
            </w:r>
            <w:commentRangeEnd w:id="951"/>
            <w:r>
              <w:rPr>
                <w:rStyle w:val="CommentReference"/>
                <w:rFonts w:ascii="Times New Roman" w:hAnsi="Times New Roman"/>
              </w:rPr>
              <w:commentReference w:id="951"/>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2"/>
            <w:r>
              <w:t xml:space="preserve">the </w:t>
            </w:r>
            <w:commentRangeEnd w:id="952"/>
            <w:r>
              <w:rPr>
                <w:rStyle w:val="CommentReference"/>
              </w:rPr>
              <w:commentReference w:id="952"/>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3"/>
            <w:r>
              <w:t xml:space="preserve">entreat </w:t>
            </w:r>
            <w:commentRangeEnd w:id="953"/>
            <w:r>
              <w:rPr>
                <w:rStyle w:val="CommentReference"/>
              </w:rPr>
              <w:commentReference w:id="953"/>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9"/>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4" w:name="_Toc410196199"/>
      <w:bookmarkStart w:id="955" w:name="_Toc410196441"/>
      <w:bookmarkStart w:id="956" w:name="_Toc410196943"/>
      <w:r>
        <w:t xml:space="preserve">September 14 (15) / Tho-out 17: </w:t>
      </w:r>
      <w:r w:rsidR="00495F1A">
        <w:t>The Dedication of the Church of the Holy Cross</w:t>
      </w:r>
      <w:bookmarkEnd w:id="954"/>
      <w:bookmarkEnd w:id="955"/>
      <w:bookmarkEnd w:id="956"/>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7"/>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7"/>
            <w:r>
              <w:rPr>
                <w:rStyle w:val="CommentReference"/>
              </w:rPr>
              <w:commentReference w:id="957"/>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8"/>
      <w:r>
        <w:t>Tho-out 24</w:t>
      </w:r>
      <w:commentRangeEnd w:id="958"/>
      <w:r w:rsidR="00C46B09">
        <w:rPr>
          <w:rStyle w:val="CommentReference"/>
          <w:rFonts w:eastAsiaTheme="minorHAnsi" w:cstheme="minorBidi"/>
          <w:b w:val="0"/>
          <w:bCs w:val="0"/>
        </w:rPr>
        <w:commentReference w:id="958"/>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9"/>
            <w:r w:rsidRPr="004764BD">
              <w:t xml:space="preserve">confirmed </w:t>
            </w:r>
            <w:commentRangeEnd w:id="959"/>
            <w:r>
              <w:rPr>
                <w:rStyle w:val="CommentReference"/>
                <w:rFonts w:ascii="Times New Roman" w:eastAsiaTheme="minorHAnsi" w:hAnsi="Times New Roman" w:cstheme="minorBidi"/>
                <w:color w:val="auto"/>
              </w:rPr>
              <w:commentReference w:id="959"/>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0"/>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0" w:name="_Toc410196200"/>
      <w:bookmarkStart w:id="961" w:name="_Toc410196442"/>
      <w:bookmarkStart w:id="962" w:name="_Toc410196944"/>
      <w:bookmarkStart w:id="963" w:name="_Toc433973320"/>
      <w:r>
        <w:lastRenderedPageBreak/>
        <w:t>October</w:t>
      </w:r>
      <w:bookmarkEnd w:id="960"/>
      <w:bookmarkEnd w:id="961"/>
      <w:bookmarkEnd w:id="962"/>
      <w:r w:rsidR="006E370D">
        <w:t xml:space="preserve"> or </w:t>
      </w:r>
      <w:r w:rsidR="006E370D">
        <w:rPr>
          <w:rFonts w:ascii="FreeSerifAvvaShenouda" w:hAnsi="FreeSerifAvvaShenouda" w:cs="FreeSerifAvvaShenouda"/>
        </w:rPr>
        <w:t>Ⲡⲁⲱⲡⲉ</w:t>
      </w:r>
      <w:bookmarkEnd w:id="963"/>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4"/>
            <w:r>
              <w:t>heroes</w:t>
            </w:r>
            <w:commentRangeEnd w:id="964"/>
            <w:r>
              <w:rPr>
                <w:rStyle w:val="CommentReference"/>
                <w:rFonts w:ascii="Times New Roman" w:eastAsiaTheme="minorHAnsi" w:hAnsi="Times New Roman" w:cstheme="minorBidi"/>
                <w:color w:val="auto"/>
              </w:rPr>
              <w:commentReference w:id="964"/>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1"/>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2"/>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3"/>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5" w:name="_Toc410196201"/>
      <w:bookmarkStart w:id="966" w:name="_Toc410196443"/>
      <w:bookmarkStart w:id="967" w:name="_Toc410196945"/>
      <w:bookmarkStart w:id="968" w:name="_Toc433973321"/>
      <w:r>
        <w:lastRenderedPageBreak/>
        <w:t>November</w:t>
      </w:r>
      <w:r w:rsidR="00495F1A">
        <w:t xml:space="preserve"> or </w:t>
      </w:r>
      <w:bookmarkEnd w:id="965"/>
      <w:bookmarkEnd w:id="966"/>
      <w:bookmarkEnd w:id="967"/>
      <w:r w:rsidRPr="00FB5E62">
        <w:rPr>
          <w:rFonts w:ascii="FreeSerifAvvaShenouda" w:eastAsia="Arial Unicode MS" w:hAnsi="FreeSerifAvvaShenouda" w:cs="FreeSerifAvvaShenouda"/>
        </w:rPr>
        <w:t>Ⲁⲑⲟⲣ</w:t>
      </w:r>
      <w:bookmarkEnd w:id="968"/>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9"/>
            <w:r>
              <w:t>Beats</w:t>
            </w:r>
            <w:commentRangeEnd w:id="969"/>
            <w:r>
              <w:rPr>
                <w:rStyle w:val="CommentReference"/>
                <w:rFonts w:ascii="Times New Roman" w:eastAsiaTheme="minorHAnsi" w:hAnsi="Times New Roman" w:cstheme="minorBidi"/>
                <w:color w:val="auto"/>
              </w:rPr>
              <w:commentReference w:id="969"/>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4"/>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0"/>
            <w:r>
              <w:t xml:space="preserve">incessant </w:t>
            </w:r>
            <w:commentRangeEnd w:id="970"/>
            <w:r>
              <w:rPr>
                <w:rStyle w:val="CommentReference"/>
                <w:rFonts w:ascii="Times New Roman" w:eastAsiaTheme="minorHAnsi" w:hAnsi="Times New Roman" w:cstheme="minorBidi"/>
                <w:color w:val="auto"/>
              </w:rPr>
              <w:commentReference w:id="970"/>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1"/>
            <w:r>
              <w:t>The ministering flames of fire,</w:t>
            </w:r>
            <w:commentRangeEnd w:id="971"/>
            <w:r>
              <w:rPr>
                <w:rStyle w:val="CommentReference"/>
                <w:rFonts w:ascii="Times New Roman" w:eastAsiaTheme="minorHAnsi" w:hAnsi="Times New Roman" w:cstheme="minorBidi"/>
                <w:color w:val="auto"/>
              </w:rPr>
              <w:commentReference w:id="971"/>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2"/>
            <w:r w:rsidRPr="004764BD">
              <w:t xml:space="preserve">before </w:t>
            </w:r>
            <w:commentRangeEnd w:id="972"/>
            <w:r>
              <w:rPr>
                <w:rStyle w:val="CommentReference"/>
                <w:rFonts w:ascii="Times New Roman" w:eastAsiaTheme="minorHAnsi" w:hAnsi="Times New Roman" w:cstheme="minorBidi"/>
                <w:color w:val="auto"/>
              </w:rPr>
              <w:commentReference w:id="972"/>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5"/>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6"/>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7"/>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1"/>
            <w:r w:rsidRPr="004764BD">
              <w:t>Voice Divine</w:t>
            </w:r>
            <w:commentRangeEnd w:id="981"/>
            <w:r>
              <w:rPr>
                <w:rStyle w:val="CommentReference"/>
                <w:rFonts w:ascii="Times New Roman" w:eastAsiaTheme="minorHAnsi" w:hAnsi="Times New Roman" w:cstheme="minorBidi"/>
                <w:color w:val="auto"/>
              </w:rPr>
              <w:commentReference w:id="981"/>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2"/>
            <w:r w:rsidRPr="004764BD">
              <w:t xml:space="preserve">received </w:t>
            </w:r>
            <w:commentRangeEnd w:id="982"/>
            <w:r>
              <w:rPr>
                <w:rStyle w:val="CommentReference"/>
                <w:rFonts w:ascii="Times New Roman" w:eastAsiaTheme="minorHAnsi" w:hAnsi="Times New Roman" w:cstheme="minorBidi"/>
                <w:color w:val="auto"/>
              </w:rPr>
              <w:commentReference w:id="982"/>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3"/>
            <w:r>
              <w:t>Prabioc</w:t>
            </w:r>
            <w:commentRangeEnd w:id="983"/>
            <w:r>
              <w:rPr>
                <w:rStyle w:val="CommentReference"/>
                <w:rFonts w:ascii="Times New Roman" w:eastAsiaTheme="minorHAnsi" w:hAnsi="Times New Roman" w:cstheme="minorBidi"/>
                <w:color w:val="auto"/>
              </w:rPr>
              <w:commentReference w:id="983"/>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4"/>
            <w:r>
              <w:t xml:space="preserve">confirming </w:t>
            </w:r>
            <w:commentRangeEnd w:id="984"/>
            <w:r>
              <w:rPr>
                <w:rStyle w:val="CommentReference"/>
                <w:rFonts w:ascii="Times New Roman" w:eastAsiaTheme="minorHAnsi" w:hAnsi="Times New Roman" w:cstheme="minorBidi"/>
                <w:color w:val="auto"/>
              </w:rPr>
              <w:commentReference w:id="984"/>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8"/>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9"/>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0"/>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8"/>
            <w:r>
              <w:t>Placed</w:t>
            </w:r>
            <w:commentRangeEnd w:id="988"/>
            <w:r>
              <w:rPr>
                <w:rStyle w:val="CommentReference"/>
                <w:rFonts w:ascii="Times New Roman" w:eastAsiaTheme="minorHAnsi" w:hAnsi="Times New Roman" w:cstheme="minorBidi"/>
                <w:color w:val="auto"/>
              </w:rPr>
              <w:commentReference w:id="988"/>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89"/>
            <w:r>
              <w:t>emperate</w:t>
            </w:r>
            <w:r w:rsidRPr="004764BD">
              <w:t xml:space="preserve"> </w:t>
            </w:r>
            <w:r>
              <w:t>with</w:t>
            </w:r>
            <w:commentRangeEnd w:id="989"/>
            <w:r>
              <w:rPr>
                <w:rStyle w:val="CommentReference"/>
                <w:rFonts w:ascii="Times New Roman" w:eastAsiaTheme="minorHAnsi" w:hAnsi="Times New Roman" w:cstheme="minorBidi"/>
                <w:color w:val="auto"/>
              </w:rPr>
              <w:commentReference w:id="989"/>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1"/>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3"/>
            <w:r>
              <w:t>sprang forth</w:t>
            </w:r>
            <w:commentRangeEnd w:id="993"/>
            <w:r>
              <w:rPr>
                <w:rStyle w:val="CommentReference"/>
                <w:rFonts w:ascii="Times New Roman" w:eastAsiaTheme="minorHAnsi" w:hAnsi="Times New Roman" w:cstheme="minorBidi"/>
                <w:color w:val="auto"/>
              </w:rPr>
              <w:commentReference w:id="993"/>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4" w:name="_Toc410196202"/>
      <w:bookmarkStart w:id="995" w:name="_Toc410196444"/>
      <w:bookmarkStart w:id="996" w:name="_Toc410196946"/>
      <w:bookmarkStart w:id="997" w:name="_Toc433973322"/>
      <w:r>
        <w:lastRenderedPageBreak/>
        <w:t>December</w:t>
      </w:r>
      <w:bookmarkEnd w:id="994"/>
      <w:bookmarkEnd w:id="995"/>
      <w:bookmarkEnd w:id="996"/>
      <w:r w:rsidR="00205EA4">
        <w:t xml:space="preserve"> or </w:t>
      </w:r>
      <w:r w:rsidR="00205EA4">
        <w:rPr>
          <w:rFonts w:ascii="FreeSerifAvvaShenouda" w:hAnsi="FreeSerifAvvaShenouda" w:cs="FreeSerifAvvaShenouda"/>
        </w:rPr>
        <w:t>Ⲕⲟⲓⲁϩⲕ</w:t>
      </w:r>
      <w:bookmarkEnd w:id="997"/>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8"/>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8"/>
            <w:r>
              <w:rPr>
                <w:rStyle w:val="CommentReference"/>
                <w:rFonts w:ascii="Times New Roman" w:eastAsiaTheme="minorHAnsi" w:hAnsi="Times New Roman" w:cstheme="minorBidi"/>
                <w:color w:val="auto"/>
              </w:rPr>
              <w:commentReference w:id="998"/>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99"/>
            <w:r>
              <w:t xml:space="preserve">Announced </w:t>
            </w:r>
            <w:commentRangeEnd w:id="999"/>
            <w:r>
              <w:rPr>
                <w:rStyle w:val="CommentReference"/>
                <w:rFonts w:ascii="Times New Roman" w:eastAsiaTheme="minorHAnsi" w:hAnsi="Times New Roman" w:cstheme="minorBidi"/>
                <w:color w:val="auto"/>
              </w:rPr>
              <w:commentReference w:id="999"/>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0"/>
            <w:r>
              <w:t>He raised us with a new invitation.</w:t>
            </w:r>
            <w:commentRangeEnd w:id="1000"/>
            <w:r>
              <w:rPr>
                <w:rStyle w:val="CommentReference"/>
                <w:rFonts w:ascii="Times New Roman" w:eastAsiaTheme="minorHAnsi" w:hAnsi="Times New Roman" w:cstheme="minorBidi"/>
                <w:color w:val="auto"/>
              </w:rPr>
              <w:commentReference w:id="1000"/>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1"/>
            <w:r>
              <w:t>Bride</w:t>
            </w:r>
            <w:commentRangeEnd w:id="1001"/>
            <w:r>
              <w:rPr>
                <w:rStyle w:val="CommentReference"/>
                <w:rFonts w:ascii="Times New Roman" w:eastAsiaTheme="minorHAnsi" w:hAnsi="Times New Roman" w:cstheme="minorBidi"/>
                <w:color w:val="auto"/>
              </w:rPr>
              <w:commentReference w:id="1001"/>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2"/>
            <w:r>
              <w:t xml:space="preserve">return </w:t>
            </w:r>
            <w:commentRangeEnd w:id="1002"/>
            <w:r>
              <w:rPr>
                <w:rStyle w:val="CommentReference"/>
              </w:rPr>
              <w:commentReference w:id="1002"/>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3"/>
            <w:r>
              <w:t xml:space="preserve">confirmation </w:t>
            </w:r>
            <w:commentRangeEnd w:id="1003"/>
            <w:r>
              <w:rPr>
                <w:rStyle w:val="CommentReference"/>
              </w:rPr>
              <w:commentReference w:id="1003"/>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4"/>
            <w:r>
              <w:t>Angel-evangel of Good News</w:t>
            </w:r>
            <w:commentRangeEnd w:id="1004"/>
            <w:r>
              <w:rPr>
                <w:rStyle w:val="CommentReference"/>
                <w:rFonts w:ascii="Times New Roman" w:eastAsiaTheme="minorHAnsi" w:hAnsi="Times New Roman" w:cstheme="minorBidi"/>
                <w:color w:val="auto"/>
              </w:rPr>
              <w:commentReference w:id="1004"/>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5"/>
            <w:r>
              <w:t>Hail, O full of grace</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6"/>
            <w:r>
              <w:t>Angel-Evangel</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7" w:name="_Toc410196203"/>
      <w:bookmarkStart w:id="1008" w:name="_Toc410196445"/>
      <w:bookmarkStart w:id="1009"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0"/>
            <w:r>
              <w:t>saint</w:t>
            </w:r>
            <w:commentRangeEnd w:id="1010"/>
            <w:r>
              <w:rPr>
                <w:rStyle w:val="CommentReference"/>
                <w:rFonts w:ascii="Times New Roman" w:eastAsiaTheme="minorHAnsi" w:hAnsi="Times New Roman" w:cstheme="minorBidi"/>
                <w:color w:val="auto"/>
              </w:rPr>
              <w:commentReference w:id="1010"/>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3"/>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4"/>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5"/>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1"/>
            <w:r>
              <w:t xml:space="preserve">rescued </w:t>
            </w:r>
            <w:commentRangeEnd w:id="1021"/>
            <w:r>
              <w:rPr>
                <w:rStyle w:val="CommentReference"/>
                <w:rFonts w:ascii="Times New Roman" w:eastAsiaTheme="minorHAnsi" w:hAnsi="Times New Roman" w:cstheme="minorBidi"/>
                <w:color w:val="auto"/>
              </w:rPr>
              <w:commentReference w:id="1021"/>
            </w:r>
            <w:r>
              <w:t>and saved us,</w:t>
            </w:r>
          </w:p>
          <w:p w:rsidR="00C33BEB" w:rsidRDefault="00C33BEB" w:rsidP="00C33BEB">
            <w:pPr>
              <w:pStyle w:val="EngHangEnd"/>
            </w:pPr>
            <w:commentRangeStart w:id="1022"/>
            <w:r>
              <w:t xml:space="preserve">We </w:t>
            </w:r>
            <w:commentRangeEnd w:id="1022"/>
            <w:r>
              <w:rPr>
                <w:rStyle w:val="CommentReference"/>
                <w:rFonts w:ascii="Times New Roman" w:eastAsiaTheme="minorHAnsi" w:hAnsi="Times New Roman" w:cstheme="minorBidi"/>
                <w:color w:val="auto"/>
              </w:rPr>
              <w:commentReference w:id="1022"/>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6"/>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3"/>
            <w:r>
              <w:t xml:space="preserve">Shone </w:t>
            </w:r>
            <w:commentRangeEnd w:id="1023"/>
            <w:r>
              <w:rPr>
                <w:rStyle w:val="CommentReference"/>
              </w:rPr>
              <w:commentReference w:id="1023"/>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4"/>
            <w:r>
              <w:t>All</w:t>
            </w:r>
            <w:commentRangeEnd w:id="1024"/>
            <w:r>
              <w:rPr>
                <w:rStyle w:val="CommentReference"/>
              </w:rPr>
              <w:commentReference w:id="1024"/>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5"/>
            <w:r>
              <w:t>seals</w:t>
            </w:r>
            <w:commentRangeEnd w:id="1025"/>
            <w:r>
              <w:rPr>
                <w:rStyle w:val="CommentReference"/>
              </w:rPr>
              <w:commentReference w:id="1025"/>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6"/>
            <w:r>
              <w:t>Tetra</w:t>
            </w:r>
            <w:commentRangeEnd w:id="1026"/>
            <w:r>
              <w:rPr>
                <w:rStyle w:val="CommentReference"/>
              </w:rPr>
              <w:commentReference w:id="1026"/>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7"/>
            <w:r>
              <w:t xml:space="preserve">flaming </w:t>
            </w:r>
            <w:commentRangeEnd w:id="1027"/>
            <w:r>
              <w:rPr>
                <w:rStyle w:val="CommentReference"/>
              </w:rPr>
              <w:commentReference w:id="1027"/>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8"/>
            <w:r>
              <w:t>disease</w:t>
            </w:r>
            <w:commentRangeEnd w:id="1028"/>
            <w:r>
              <w:rPr>
                <w:rStyle w:val="CommentReference"/>
              </w:rPr>
              <w:commentReference w:id="1028"/>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29"/>
            <w:r>
              <w:t xml:space="preserve">Isaiah </w:t>
            </w:r>
            <w:commentRangeEnd w:id="1029"/>
            <w:r>
              <w:rPr>
                <w:rStyle w:val="CommentReference"/>
              </w:rPr>
              <w:commentReference w:id="1029"/>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0"/>
            <w:r>
              <w:t>For I cannot speak.</w:t>
            </w:r>
            <w:commentRangeEnd w:id="1030"/>
            <w:r>
              <w:rPr>
                <w:rStyle w:val="CommentReference"/>
              </w:rPr>
              <w:commentReference w:id="1030"/>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7"/>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8"/>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1"/>
            <w:r>
              <w:t>Zebulun</w:t>
            </w:r>
            <w:commentRangeEnd w:id="1031"/>
            <w:r>
              <w:rPr>
                <w:rStyle w:val="FootnoteReference"/>
              </w:rPr>
              <w:footnoteReference w:id="479"/>
            </w:r>
            <w:r>
              <w:rPr>
                <w:rStyle w:val="CommentReference"/>
                <w:rFonts w:ascii="Times New Roman" w:eastAsiaTheme="minorHAnsi" w:hAnsi="Times New Roman" w:cstheme="minorBidi"/>
                <w:color w:val="auto"/>
              </w:rPr>
              <w:commentReference w:id="103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2" w:name="_Toc410196204"/>
      <w:bookmarkStart w:id="1033" w:name="_Toc410196446"/>
      <w:bookmarkStart w:id="1034" w:name="_Toc410196948"/>
      <w:bookmarkStart w:id="1035" w:name="_Toc433973323"/>
      <w:bookmarkEnd w:id="1007"/>
      <w:bookmarkEnd w:id="1008"/>
      <w:bookmarkEnd w:id="1009"/>
      <w:r>
        <w:lastRenderedPageBreak/>
        <w:t>January</w:t>
      </w:r>
      <w:bookmarkEnd w:id="1032"/>
      <w:bookmarkEnd w:id="1033"/>
      <w:bookmarkEnd w:id="1034"/>
      <w:r w:rsidR="00FF5FF3">
        <w:t xml:space="preserve"> or </w:t>
      </w:r>
      <w:r w:rsidR="00FF5FF3">
        <w:rPr>
          <w:rFonts w:ascii="FreeSerifAvvaShenouda" w:hAnsi="FreeSerifAvvaShenouda" w:cs="FreeSerifAvvaShenouda"/>
        </w:rPr>
        <w:t>Ⲧⲱⲃⲓ</w:t>
      </w:r>
      <w:bookmarkEnd w:id="1035"/>
    </w:p>
    <w:p w:rsidR="00495F1A" w:rsidRDefault="00073003" w:rsidP="00495F1A">
      <w:pPr>
        <w:pStyle w:val="Heading3"/>
      </w:pPr>
      <w:bookmarkStart w:id="1036" w:name="_Toc410196205"/>
      <w:bookmarkStart w:id="1037" w:name="_Toc410196447"/>
      <w:bookmarkStart w:id="1038" w:name="_Toc410196949"/>
      <w:r>
        <w:rPr>
          <w:lang w:val="en-US"/>
        </w:rPr>
        <w:t>January 1 (2) / Tobi 6</w:t>
      </w:r>
      <w:r w:rsidR="00FF5FF3">
        <w:rPr>
          <w:lang w:val="en-US"/>
        </w:rPr>
        <w:t xml:space="preserve">: The Feast of the </w:t>
      </w:r>
      <w:r w:rsidR="00495F1A">
        <w:t>Circumcision</w:t>
      </w:r>
      <w:bookmarkEnd w:id="1036"/>
      <w:bookmarkEnd w:id="1037"/>
      <w:bookmarkEnd w:id="1038"/>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39"/>
            <w:r>
              <w:t xml:space="preserve">Christian </w:t>
            </w:r>
            <w:commentRangeEnd w:id="1039"/>
            <w:r>
              <w:rPr>
                <w:rStyle w:val="CommentReference"/>
                <w:rFonts w:ascii="Times New Roman" w:eastAsiaTheme="minorHAnsi" w:hAnsi="Times New Roman" w:cstheme="minorBidi"/>
                <w:color w:val="auto"/>
              </w:rPr>
              <w:commentReference w:id="1039"/>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0"/>
            <w:r>
              <w:t xml:space="preserve">Victorious </w:t>
            </w:r>
            <w:commentRangeEnd w:id="1040"/>
            <w:r>
              <w:rPr>
                <w:rStyle w:val="CommentReference"/>
              </w:rPr>
              <w:commentReference w:id="1040"/>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1"/>
            <w:r>
              <w:t>divinity</w:t>
            </w:r>
            <w:commentRangeEnd w:id="1041"/>
            <w:r>
              <w:rPr>
                <w:rStyle w:val="CommentReference"/>
              </w:rPr>
              <w:commentReference w:id="1041"/>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2" w:name="_Toc410196206"/>
      <w:bookmarkStart w:id="1043" w:name="_Toc410196448"/>
      <w:bookmarkStart w:id="1044" w:name="_Toc410196950"/>
      <w:r>
        <w:lastRenderedPageBreak/>
        <w:t xml:space="preserve">January 6 (7) / Tobi 11: The Feast of </w:t>
      </w:r>
      <w:r w:rsidR="00495F1A">
        <w:t>Theophany</w:t>
      </w:r>
      <w:bookmarkEnd w:id="1042"/>
      <w:bookmarkEnd w:id="1043"/>
      <w:bookmarkEnd w:id="1044"/>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5"/>
            <w:r>
              <w:t xml:space="preserve">confirm </w:t>
            </w:r>
            <w:commentRangeEnd w:id="1045"/>
            <w:r>
              <w:rPr>
                <w:rStyle w:val="CommentReference"/>
              </w:rPr>
              <w:commentReference w:id="1045"/>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6"/>
            <w:r>
              <w:t>ⲛ̀ϫⲉ</w:t>
            </w:r>
            <w:commentRangeEnd w:id="1046"/>
            <w:r>
              <w:rPr>
                <w:rStyle w:val="CommentReference"/>
                <w:rFonts w:ascii="Times New Roman" w:hAnsi="Times New Roman"/>
              </w:rPr>
              <w:commentReference w:id="1046"/>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7"/>
            <w:r>
              <w:t>moved</w:t>
            </w:r>
            <w:commentRangeEnd w:id="1047"/>
            <w:r>
              <w:rPr>
                <w:rStyle w:val="CommentReference"/>
              </w:rPr>
              <w:commentReference w:id="1047"/>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8"/>
            <w:r>
              <w:t>thrice holy,</w:t>
            </w:r>
            <w:commentRangeEnd w:id="1048"/>
            <w:r>
              <w:rPr>
                <w:rStyle w:val="CommentReference"/>
              </w:rPr>
              <w:commentReference w:id="1048"/>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49"/>
            <w:r>
              <w:t xml:space="preserve">Ⲓⲱⲁⲛⲛⲟⲩ </w:t>
            </w:r>
            <w:commentRangeEnd w:id="1049"/>
            <w:r>
              <w:rPr>
                <w:rStyle w:val="CommentReference"/>
                <w:rFonts w:ascii="Times New Roman" w:hAnsi="Times New Roman"/>
              </w:rPr>
              <w:commentReference w:id="1049"/>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0"/>
            <w:r>
              <w:rPr>
                <w:rFonts w:eastAsia="Arial Unicode MS" w:cs="FreeSerifAvvaShenouda"/>
              </w:rPr>
              <w:t>ⲛⲓϯϩⲟ</w:t>
            </w:r>
            <w:commentRangeEnd w:id="1050"/>
            <w:r>
              <w:rPr>
                <w:rStyle w:val="CommentReference"/>
                <w:rFonts w:ascii="Times New Roman" w:hAnsi="Times New Roman"/>
              </w:rPr>
              <w:commentReference w:id="1050"/>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1"/>
            <w:r>
              <w:t>ⲫⲏ</w:t>
            </w:r>
            <w:commentRangeEnd w:id="1051"/>
            <w:r>
              <w:rPr>
                <w:rStyle w:val="CommentReference"/>
                <w:rFonts w:ascii="Times New Roman" w:hAnsi="Times New Roman"/>
              </w:rPr>
              <w:commentReference w:id="1051"/>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2"/>
            <w:r>
              <w:t>ϯⲥⲩⲛⲧⲉⲗⲓⲁ</w:t>
            </w:r>
            <w:commentRangeEnd w:id="1052"/>
            <w:r>
              <w:rPr>
                <w:rStyle w:val="CommentReference"/>
                <w:rFonts w:ascii="Times New Roman" w:hAnsi="Times New Roman"/>
              </w:rPr>
              <w:commentReference w:id="1052"/>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3"/>
            <w:r>
              <w:t>liberty</w:t>
            </w:r>
            <w:commentRangeEnd w:id="1053"/>
            <w:r>
              <w:rPr>
                <w:rStyle w:val="CommentReference"/>
              </w:rPr>
              <w:commentReference w:id="1053"/>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4"/>
            <w:r>
              <w:t xml:space="preserve">confirm </w:t>
            </w:r>
            <w:commentRangeEnd w:id="1054"/>
            <w:r>
              <w:rPr>
                <w:rStyle w:val="CommentReference"/>
              </w:rPr>
              <w:commentReference w:id="1054"/>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5" w:name="_Toc410196207"/>
      <w:bookmarkStart w:id="1056" w:name="_Toc410196449"/>
      <w:bookmarkStart w:id="1057" w:name="_Toc410196951"/>
    </w:p>
    <w:p w:rsidR="006B44CE" w:rsidRDefault="006B44CE" w:rsidP="006B44CE">
      <w:pPr>
        <w:pStyle w:val="Heading3"/>
      </w:pPr>
      <w:r>
        <w:lastRenderedPageBreak/>
        <w:t xml:space="preserve">January 7 (8) / Tobi 12:  </w:t>
      </w:r>
      <w:commentRangeStart w:id="1058"/>
      <w:r>
        <w:t>Also St. Theodore Anatoly</w:t>
      </w:r>
      <w:commentRangeEnd w:id="1058"/>
      <w:r>
        <w:rPr>
          <w:rStyle w:val="CommentReference"/>
          <w:rFonts w:eastAsiaTheme="minorHAnsi" w:cstheme="minorBidi"/>
          <w:b w:val="0"/>
          <w:bCs w:val="0"/>
        </w:rPr>
        <w:commentReference w:id="1058"/>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5"/>
      <w:bookmarkEnd w:id="1056"/>
      <w:bookmarkEnd w:id="1057"/>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1"/>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2"/>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3"/>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4"/>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2" w:name="_Toc410196208"/>
      <w:bookmarkStart w:id="1063" w:name="_Toc410196450"/>
      <w:bookmarkStart w:id="1064"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2"/>
      <w:bookmarkEnd w:id="1063"/>
      <w:bookmarkEnd w:id="1064"/>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5" w:name="_Toc410196209"/>
      <w:bookmarkStart w:id="1066" w:name="_Toc410196451"/>
      <w:bookmarkStart w:id="1067"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8" w:name="_Toc433973324"/>
      <w:r>
        <w:lastRenderedPageBreak/>
        <w:t>February</w:t>
      </w:r>
      <w:bookmarkEnd w:id="1065"/>
      <w:bookmarkEnd w:id="1066"/>
      <w:bookmarkEnd w:id="1067"/>
      <w:r w:rsidR="00C30529">
        <w:t xml:space="preserve"> or </w:t>
      </w:r>
      <w:r w:rsidR="00C30529">
        <w:rPr>
          <w:rFonts w:ascii="FreeSerifAvvaShenouda" w:hAnsi="FreeSerifAvvaShenouda" w:cs="FreeSerifAvvaShenouda"/>
        </w:rPr>
        <w:t>Ⲙϣⲓⲣ</w:t>
      </w:r>
      <w:bookmarkEnd w:id="1068"/>
    </w:p>
    <w:p w:rsidR="00495F1A" w:rsidRDefault="00C30529" w:rsidP="00495F1A">
      <w:pPr>
        <w:pStyle w:val="Heading3"/>
      </w:pPr>
      <w:bookmarkStart w:id="1069" w:name="_Toc410196210"/>
      <w:bookmarkStart w:id="1070" w:name="_Toc410196452"/>
      <w:bookmarkStart w:id="1071" w:name="_Toc410196954"/>
      <w:r>
        <w:t xml:space="preserve">February 2 (3): Meshir 8: </w:t>
      </w:r>
      <w:r w:rsidR="00495F1A">
        <w:t>The Entrance into the Temple</w:t>
      </w:r>
      <w:bookmarkEnd w:id="1069"/>
      <w:bookmarkEnd w:id="1070"/>
      <w:bookmarkEnd w:id="1071"/>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2" w:name="_Toc410196211"/>
      <w:bookmarkStart w:id="1073" w:name="_Toc410196453"/>
      <w:bookmarkStart w:id="1074"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5" w:name="_Toc433973325"/>
      <w:r>
        <w:lastRenderedPageBreak/>
        <w:t>March</w:t>
      </w:r>
      <w:bookmarkEnd w:id="1072"/>
      <w:bookmarkEnd w:id="1073"/>
      <w:bookmarkEnd w:id="1074"/>
      <w:r w:rsidR="00C30529">
        <w:t xml:space="preserve"> or </w:t>
      </w:r>
      <w:r w:rsidR="00C30529">
        <w:rPr>
          <w:rFonts w:ascii="FreeSerifAvvaShenouda" w:hAnsi="FreeSerifAvvaShenouda" w:cs="FreeSerifAvvaShenouda"/>
        </w:rPr>
        <w:t>Ⲡⲁⲣⲙϩⲟⲧⲡ</w:t>
      </w:r>
      <w:bookmarkEnd w:id="1075"/>
    </w:p>
    <w:p w:rsidR="006A140A" w:rsidRDefault="006A140A" w:rsidP="007F571C">
      <w:pPr>
        <w:pStyle w:val="Heading3"/>
      </w:pPr>
      <w:bookmarkStart w:id="1076" w:name="_Toc410196212"/>
      <w:bookmarkStart w:id="1077" w:name="_Toc410196454"/>
      <w:bookmarkStart w:id="1078" w:name="_Toc410196956"/>
      <w:r>
        <w:t>March 2: Departure of St. Chad of Mercia</w:t>
      </w:r>
      <w:r w:rsidR="00377E51">
        <w:rPr>
          <w:rStyle w:val="FootnoteReference"/>
        </w:rPr>
        <w:footnoteReference w:id="488"/>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6"/>
      <w:bookmarkEnd w:id="1077"/>
      <w:bookmarkEnd w:id="1078"/>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79" w:name="_Toc410196213"/>
      <w:bookmarkStart w:id="1080" w:name="_Toc410196455"/>
      <w:bookmarkStart w:id="1081"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9"/>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0"/>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79"/>
      <w:bookmarkEnd w:id="1080"/>
      <w:bookmarkEnd w:id="108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8" w:name="_Toc410196214"/>
      <w:bookmarkStart w:id="1089" w:name="_Toc410196456"/>
      <w:bookmarkStart w:id="1090"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1"/>
            <w:r>
              <w:t>Head</w:t>
            </w:r>
            <w:commentRangeEnd w:id="1091"/>
            <w:r>
              <w:rPr>
                <w:rStyle w:val="CommentReference"/>
              </w:rPr>
              <w:commentReference w:id="1091"/>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2"/>
            <w:r>
              <w:t>ruler</w:t>
            </w:r>
            <w:commentRangeEnd w:id="1092"/>
            <w:r>
              <w:rPr>
                <w:rStyle w:val="CommentReference"/>
              </w:rPr>
              <w:commentReference w:id="1092"/>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3"/>
            <w:r>
              <w:t xml:space="preserve">peoples </w:t>
            </w:r>
            <w:commentRangeEnd w:id="1093"/>
            <w:r>
              <w:rPr>
                <w:rStyle w:val="CommentReference"/>
              </w:rPr>
              <w:commentReference w:id="1093"/>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4"/>
            <w:r>
              <w:t>burned</w:t>
            </w:r>
            <w:commentRangeEnd w:id="1094"/>
            <w:r>
              <w:rPr>
                <w:rStyle w:val="CommentReference"/>
              </w:rPr>
              <w:commentReference w:id="1094"/>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5"/>
            <w:r>
              <w:t>Servant</w:t>
            </w:r>
            <w:commentRangeEnd w:id="1095"/>
            <w:r>
              <w:rPr>
                <w:rStyle w:val="CommentReference"/>
              </w:rPr>
              <w:commentReference w:id="1095"/>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6"/>
            <w:r>
              <w:t xml:space="preserve">Ⲫⲱⲕ </w:t>
            </w:r>
            <w:commentRangeEnd w:id="1096"/>
            <w:r>
              <w:rPr>
                <w:rStyle w:val="CommentReference"/>
                <w:rFonts w:ascii="Times New Roman" w:hAnsi="Times New Roman"/>
              </w:rPr>
              <w:commentReference w:id="1096"/>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7" w:name="_Toc433973326"/>
      <w:r>
        <w:lastRenderedPageBreak/>
        <w:t>April</w:t>
      </w:r>
      <w:bookmarkEnd w:id="1088"/>
      <w:bookmarkEnd w:id="1089"/>
      <w:bookmarkEnd w:id="109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7"/>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8"/>
      <w:r>
        <w:t xml:space="preserve">James </w:t>
      </w:r>
      <w:commentRangeEnd w:id="1098"/>
      <w:r>
        <w:rPr>
          <w:rStyle w:val="CommentReference"/>
          <w:rFonts w:eastAsiaTheme="minorHAnsi" w:cstheme="minorBidi"/>
          <w:b w:val="0"/>
          <w:bCs w:val="0"/>
        </w:rPr>
        <w:commentReference w:id="1098"/>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99" w:name="_Toc410196215"/>
      <w:bookmarkStart w:id="1100" w:name="_Toc410196457"/>
      <w:bookmarkStart w:id="1101"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2" w:name="_Toc433973327"/>
      <w:r>
        <w:lastRenderedPageBreak/>
        <w:t>May</w:t>
      </w:r>
      <w:r w:rsidR="00495F1A">
        <w:t xml:space="preserve"> or </w:t>
      </w:r>
      <w:bookmarkEnd w:id="1099"/>
      <w:bookmarkEnd w:id="1100"/>
      <w:bookmarkEnd w:id="1101"/>
      <w:r w:rsidRPr="00FB5E62">
        <w:rPr>
          <w:rFonts w:ascii="FreeSerifAvvaShenouda" w:eastAsia="Arial Unicode MS" w:hAnsi="FreeSerifAvvaShenouda" w:cs="FreeSerifAvvaShenouda"/>
          <w:lang w:val="en-US"/>
        </w:rPr>
        <w:t>Ⲡⲁϣⲁⲛⲥ</w:t>
      </w:r>
      <w:bookmarkEnd w:id="1102"/>
    </w:p>
    <w:p w:rsidR="00137929" w:rsidRDefault="00137929" w:rsidP="00137929">
      <w:pPr>
        <w:pStyle w:val="Heading3"/>
      </w:pPr>
      <w:bookmarkStart w:id="1103" w:name="_Toc410196216"/>
      <w:bookmarkStart w:id="1104" w:name="_Toc410196458"/>
      <w:bookmarkStart w:id="1105"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2"/>
            </w:r>
            <w:r>
              <w:t>;</w:t>
            </w:r>
          </w:p>
          <w:p w:rsidR="0047441D" w:rsidRDefault="0047441D" w:rsidP="0047441D">
            <w:pPr>
              <w:pStyle w:val="EngHang"/>
            </w:pPr>
            <w:r>
              <w:t>He sent them “the Father of Peace</w:t>
            </w:r>
            <w:r>
              <w:rPr>
                <w:rStyle w:val="FootnoteReference"/>
              </w:rPr>
              <w:footnoteReference w:id="493"/>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6"/>
      <w:r>
        <w:t>Arsenius</w:t>
      </w:r>
      <w:commentRangeEnd w:id="1106"/>
      <w:r>
        <w:rPr>
          <w:rStyle w:val="CommentReference"/>
          <w:rFonts w:eastAsiaTheme="minorHAnsi" w:cstheme="minorBidi"/>
          <w:b w:val="0"/>
          <w:bCs w:val="0"/>
        </w:rPr>
        <w:commentReference w:id="1106"/>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3"/>
      <w:bookmarkEnd w:id="1104"/>
      <w:bookmarkEnd w:id="1105"/>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7"/>
            <w:r>
              <w:t>approached</w:t>
            </w:r>
            <w:commentRangeEnd w:id="1107"/>
            <w:r>
              <w:rPr>
                <w:rStyle w:val="CommentReference"/>
              </w:rPr>
              <w:commentReference w:id="1107"/>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8"/>
            <w:r>
              <w:t xml:space="preserve">Ⲫⲱⲕ </w:t>
            </w:r>
            <w:commentRangeEnd w:id="1108"/>
            <w:r>
              <w:rPr>
                <w:rStyle w:val="CommentReference"/>
                <w:rFonts w:ascii="Times New Roman" w:hAnsi="Times New Roman"/>
              </w:rPr>
              <w:commentReference w:id="1108"/>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09"/>
            <w:r>
              <w:t>Like amber</w:t>
            </w:r>
          </w:p>
          <w:p w:rsidR="007A6E4F" w:rsidRDefault="007A6E4F" w:rsidP="007A6E4F">
            <w:pPr>
              <w:pStyle w:val="EngHangEnd"/>
            </w:pPr>
            <w:r>
              <w:t>Spreading in paradise.</w:t>
            </w:r>
            <w:commentRangeEnd w:id="1109"/>
            <w:r>
              <w:rPr>
                <w:rStyle w:val="CommentReference"/>
                <w:rFonts w:ascii="Times New Roman" w:eastAsiaTheme="minorHAnsi" w:hAnsi="Times New Roman" w:cstheme="minorBidi"/>
                <w:color w:val="auto"/>
              </w:rPr>
              <w:commentReference w:id="1109"/>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4"/>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3" w:name="_Toc410196217"/>
      <w:bookmarkStart w:id="1114" w:name="_Toc410196459"/>
      <w:bookmarkStart w:id="1115" w:name="_Toc410196961"/>
      <w:bookmarkStart w:id="1116" w:name="_Toc433973328"/>
      <w:r>
        <w:lastRenderedPageBreak/>
        <w:t>June</w:t>
      </w:r>
      <w:bookmarkEnd w:id="1113"/>
      <w:bookmarkEnd w:id="1114"/>
      <w:bookmarkEnd w:id="1115"/>
      <w:r w:rsidR="00C30529">
        <w:t xml:space="preserve"> or </w:t>
      </w:r>
      <w:r w:rsidR="00C30529">
        <w:rPr>
          <w:rFonts w:ascii="FreeSerifAvvaShenouda" w:hAnsi="FreeSerifAvvaShenouda" w:cs="FreeSerifAvvaShenouda"/>
        </w:rPr>
        <w:t>Ⲡⲁⲱⲛⲉ</w:t>
      </w:r>
      <w:bookmarkEnd w:id="1116"/>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7"/>
            <w:r>
              <w:t xml:space="preserve">the </w:t>
            </w:r>
            <w:commentRangeEnd w:id="1117"/>
            <w:r>
              <w:rPr>
                <w:rStyle w:val="CommentReference"/>
              </w:rPr>
              <w:commentReference w:id="1117"/>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6"/>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8"/>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9"/>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0"/>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1"/>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8"/>
            <w:r>
              <w:t>Are the working husbandmen</w:t>
            </w:r>
            <w:commentRangeEnd w:id="1128"/>
            <w:r>
              <w:rPr>
                <w:rStyle w:val="CommentReference"/>
                <w:rFonts w:ascii="Times New Roman" w:eastAsiaTheme="minorHAnsi" w:hAnsi="Times New Roman" w:cstheme="minorBidi"/>
                <w:color w:val="auto"/>
              </w:rPr>
              <w:commentReference w:id="1128"/>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29"/>
            <w:r>
              <w:t xml:space="preserve">With </w:t>
            </w:r>
            <w:commentRangeEnd w:id="1129"/>
            <w:r>
              <w:rPr>
                <w:rStyle w:val="CommentReference"/>
                <w:rFonts w:ascii="Times New Roman" w:eastAsiaTheme="minorHAnsi" w:hAnsi="Times New Roman" w:cstheme="minorBidi"/>
                <w:color w:val="auto"/>
              </w:rPr>
              <w:commentReference w:id="1129"/>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0"/>
            <w:commentRangeStart w:id="1131"/>
            <w:r>
              <w:t xml:space="preserve">sound </w:t>
            </w:r>
            <w:commentRangeEnd w:id="1130"/>
            <w:r>
              <w:rPr>
                <w:rStyle w:val="CommentReference"/>
                <w:rFonts w:ascii="Times New Roman" w:eastAsiaTheme="minorHAnsi" w:hAnsi="Times New Roman" w:cstheme="minorBidi"/>
                <w:color w:val="auto"/>
              </w:rPr>
              <w:commentReference w:id="1130"/>
            </w:r>
            <w:commentRangeEnd w:id="1131"/>
            <w:r>
              <w:rPr>
                <w:rStyle w:val="CommentReference"/>
                <w:rFonts w:ascii="Times New Roman" w:eastAsiaTheme="minorHAnsi" w:hAnsi="Times New Roman" w:cstheme="minorBidi"/>
                <w:color w:val="auto"/>
              </w:rPr>
              <w:commentReference w:id="1131"/>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2"/>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3"/>
            <w:r>
              <w:t xml:space="preserve">To </w:t>
            </w:r>
            <w:commentRangeEnd w:id="1133"/>
            <w:r>
              <w:rPr>
                <w:rStyle w:val="CommentReference"/>
                <w:rFonts w:ascii="Times New Roman" w:eastAsiaTheme="minorHAnsi" w:hAnsi="Times New Roman" w:cstheme="minorBidi"/>
                <w:color w:val="auto"/>
              </w:rPr>
              <w:commentReference w:id="1133"/>
            </w:r>
            <w:r>
              <w:t xml:space="preserve">all the </w:t>
            </w:r>
            <w:commentRangeStart w:id="1134"/>
            <w:r>
              <w:t>Gentiles</w:t>
            </w:r>
            <w:commentRangeEnd w:id="1134"/>
            <w:r>
              <w:rPr>
                <w:rStyle w:val="CommentReference"/>
                <w:rFonts w:ascii="Times New Roman" w:eastAsiaTheme="minorHAnsi" w:hAnsi="Times New Roman" w:cstheme="minorBidi"/>
                <w:color w:val="auto"/>
              </w:rPr>
              <w:commentReference w:id="1134"/>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5"/>
            <w:r>
              <w:t>To be completely filled</w:t>
            </w:r>
          </w:p>
          <w:p w:rsidR="00306181" w:rsidRDefault="00306181" w:rsidP="00306181">
            <w:pPr>
              <w:pStyle w:val="EngHangEnd"/>
            </w:pPr>
            <w:r>
              <w:t>With God in love.</w:t>
            </w:r>
            <w:commentRangeEnd w:id="1135"/>
            <w:r>
              <w:rPr>
                <w:rStyle w:val="CommentReference"/>
                <w:rFonts w:ascii="Times New Roman" w:eastAsiaTheme="minorHAnsi" w:hAnsi="Times New Roman" w:cstheme="minorBidi"/>
                <w:color w:val="auto"/>
              </w:rPr>
              <w:commentReference w:id="1135"/>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6" w:name="_Toc410196218"/>
      <w:bookmarkStart w:id="1137" w:name="_Toc410196460"/>
      <w:bookmarkStart w:id="1138" w:name="_Toc410196962"/>
      <w:bookmarkStart w:id="1139" w:name="_Toc433973329"/>
      <w:r>
        <w:lastRenderedPageBreak/>
        <w:t>July</w:t>
      </w:r>
      <w:bookmarkEnd w:id="1136"/>
      <w:bookmarkEnd w:id="1137"/>
      <w:bookmarkEnd w:id="1138"/>
      <w:r w:rsidR="00980D99">
        <w:t xml:space="preserve"> or </w:t>
      </w:r>
      <w:r w:rsidR="00980D99">
        <w:rPr>
          <w:rFonts w:ascii="FreeSerifAvvaShenouda" w:hAnsi="FreeSerifAvvaShenouda" w:cs="FreeSerifAvvaShenouda"/>
        </w:rPr>
        <w:t>Ⲉⲡⲏⲡ</w:t>
      </w:r>
      <w:bookmarkEnd w:id="1139"/>
    </w:p>
    <w:p w:rsidR="00980D99" w:rsidRDefault="00E77C68" w:rsidP="00495F1A">
      <w:pPr>
        <w:pStyle w:val="Heading3"/>
        <w:rPr>
          <w:rFonts w:ascii="Times New Roman" w:hAnsi="Times New Roman" w:cs="Times New Roman"/>
        </w:rPr>
      </w:pPr>
      <w:bookmarkStart w:id="1140" w:name="_Toc410196221"/>
      <w:bookmarkStart w:id="1141" w:name="_Toc410196463"/>
      <w:bookmarkStart w:id="1142"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2"/>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3"/>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4"/>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5"/>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6"/>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0"/>
      <w:bookmarkEnd w:id="1141"/>
      <w:bookmarkEnd w:id="1142"/>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5"/>
            <w:r>
              <w:t>struggler</w:t>
            </w:r>
            <w:commentRangeEnd w:id="1155"/>
            <w:r>
              <w:rPr>
                <w:rStyle w:val="CommentReference"/>
                <w:rFonts w:ascii="Times New Roman" w:eastAsiaTheme="minorHAnsi" w:hAnsi="Times New Roman" w:cstheme="minorBidi"/>
                <w:color w:val="auto"/>
              </w:rPr>
              <w:commentReference w:id="1155"/>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6"/>
            <w:r>
              <w:t>Abba Noub</w:t>
            </w:r>
            <w:commentRangeEnd w:id="1156"/>
            <w:r>
              <w:rPr>
                <w:rStyle w:val="CommentReference"/>
                <w:rFonts w:ascii="Times New Roman" w:eastAsiaTheme="minorHAnsi" w:hAnsi="Times New Roman" w:cstheme="minorBidi"/>
                <w:color w:val="auto"/>
              </w:rPr>
              <w:commentReference w:id="1156"/>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7"/>
            <w:r>
              <w:t xml:space="preserve">upright </w:t>
            </w:r>
            <w:commentRangeEnd w:id="1157"/>
            <w:r>
              <w:rPr>
                <w:rStyle w:val="CommentReference"/>
                <w:rFonts w:ascii="Times New Roman" w:eastAsiaTheme="minorHAnsi" w:hAnsi="Times New Roman" w:cstheme="minorBidi"/>
                <w:color w:val="auto"/>
              </w:rPr>
              <w:commentReference w:id="1157"/>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7"/>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8" w:name="_Toc410196222"/>
      <w:bookmarkStart w:id="1159" w:name="_Toc410196464"/>
      <w:bookmarkStart w:id="1160"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1"/>
            <w:r>
              <w:t xml:space="preserve">ϯⲁⲅⲓⲁ </w:t>
            </w:r>
            <w:commentRangeEnd w:id="1161"/>
            <w:r>
              <w:rPr>
                <w:rStyle w:val="CommentReference"/>
                <w:rFonts w:ascii="Times New Roman" w:hAnsi="Times New Roman" w:cstheme="minorBidi"/>
                <w:noProof w:val="0"/>
              </w:rPr>
              <w:commentReference w:id="116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2" w:name="_Toc433973330"/>
      <w:r>
        <w:lastRenderedPageBreak/>
        <w:t>August</w:t>
      </w:r>
      <w:bookmarkEnd w:id="1158"/>
      <w:bookmarkEnd w:id="1159"/>
      <w:bookmarkEnd w:id="116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2"/>
    </w:p>
    <w:p w:rsidR="00306181" w:rsidRDefault="00306181" w:rsidP="00306181">
      <w:pPr>
        <w:pStyle w:val="Heading3"/>
      </w:pPr>
      <w:bookmarkStart w:id="1163" w:name="_Toc410196223"/>
      <w:bookmarkStart w:id="1164" w:name="_Toc410196465"/>
      <w:bookmarkStart w:id="1165"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3"/>
      <w:bookmarkEnd w:id="1164"/>
      <w:bookmarkEnd w:id="1165"/>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6" w:name="_Toc410196224"/>
      <w:bookmarkStart w:id="1167" w:name="_Toc410196466"/>
      <w:bookmarkStart w:id="1168" w:name="_Toc410196968"/>
      <w:r>
        <w:t xml:space="preserve">August 9 / Mesori 16: </w:t>
      </w:r>
      <w:r w:rsidR="00495F1A">
        <w:t>The Assumption of the Virgin</w:t>
      </w:r>
      <w:bookmarkEnd w:id="1166"/>
      <w:bookmarkEnd w:id="1167"/>
      <w:bookmarkEnd w:id="1168"/>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8"/>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2"/>
            <w:r>
              <w:t xml:space="preserve">ⲙ̀Ⲡⲭ̄ⲥ̄ </w:t>
            </w:r>
            <w:commentRangeEnd w:id="1172"/>
            <w:r>
              <w:rPr>
                <w:rStyle w:val="CommentReference"/>
                <w:rFonts w:ascii="Times New Roman" w:hAnsi="Times New Roman" w:cstheme="minorBidi"/>
                <w:noProof w:val="0"/>
              </w:rPr>
              <w:commentReference w:id="1172"/>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3"/>
            <w:r>
              <w:t xml:space="preserve">ⲡⲉⲛⲥⲱⲧⲏⲣ </w:t>
            </w:r>
            <w:commentRangeEnd w:id="1173"/>
            <w:r>
              <w:rPr>
                <w:rStyle w:val="CommentReference"/>
                <w:rFonts w:ascii="Times New Roman" w:hAnsi="Times New Roman" w:cstheme="minorBidi"/>
                <w:noProof w:val="0"/>
              </w:rPr>
              <w:commentReference w:id="1173"/>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4" w:name="_Toc410196226"/>
      <w:bookmarkStart w:id="1175" w:name="_Toc410196468"/>
      <w:bookmarkStart w:id="1176" w:name="_Toc410196970"/>
      <w:bookmarkStart w:id="1177" w:name="_Toc433973331"/>
      <w:r>
        <w:lastRenderedPageBreak/>
        <w:t>The Pascal Cycle</w:t>
      </w:r>
      <w:bookmarkEnd w:id="1174"/>
      <w:bookmarkEnd w:id="1175"/>
      <w:bookmarkEnd w:id="1176"/>
      <w:bookmarkEnd w:id="1177"/>
    </w:p>
    <w:p w:rsidR="00495F1A" w:rsidRDefault="00495F1A" w:rsidP="00495F1A">
      <w:pPr>
        <w:pStyle w:val="Heading3"/>
      </w:pPr>
      <w:bookmarkStart w:id="1178" w:name="_Toc410196227"/>
      <w:bookmarkStart w:id="1179" w:name="_Toc410196469"/>
      <w:bookmarkStart w:id="1180" w:name="_Toc410196971"/>
      <w:r>
        <w:t>Jonah’s Fast</w:t>
      </w:r>
      <w:bookmarkEnd w:id="1178"/>
      <w:bookmarkEnd w:id="1179"/>
      <w:bookmarkEnd w:id="1180"/>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1" w:name="_Toc410196228"/>
      <w:bookmarkStart w:id="1182" w:name="_Toc410196470"/>
      <w:bookmarkStart w:id="1183" w:name="_Toc410196972"/>
      <w:r>
        <w:t>Jonah’s Feast</w:t>
      </w:r>
      <w:bookmarkEnd w:id="1181"/>
      <w:bookmarkEnd w:id="1182"/>
      <w:bookmarkEnd w:id="1183"/>
    </w:p>
    <w:p w:rsidR="00495F1A" w:rsidRDefault="00495F1A" w:rsidP="00495F1A">
      <w:pPr>
        <w:pStyle w:val="Heading3"/>
      </w:pPr>
      <w:bookmarkStart w:id="1184" w:name="_Toc410196229"/>
      <w:bookmarkStart w:id="1185" w:name="_Toc410196471"/>
      <w:bookmarkStart w:id="1186" w:name="_Toc410196973"/>
      <w:r>
        <w:t>Great Lent</w:t>
      </w:r>
      <w:bookmarkEnd w:id="1184"/>
      <w:bookmarkEnd w:id="1185"/>
      <w:bookmarkEnd w:id="1186"/>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7"/>
            <w:r>
              <w:t>ⲛⲓⲉ̀ⲛⲉϩ</w:t>
            </w:r>
            <w:commentRangeEnd w:id="1187"/>
            <w:r>
              <w:rPr>
                <w:rStyle w:val="CommentReference"/>
                <w:rFonts w:ascii="Times New Roman" w:hAnsi="Times New Roman" w:cstheme="minorBidi"/>
                <w:noProof w:val="0"/>
              </w:rPr>
              <w:commentReference w:id="1187"/>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8"/>
            <w:r>
              <w:t xml:space="preserve">He </w:t>
            </w:r>
            <w:r w:rsidR="00253DD3">
              <w:t>humiliated</w:t>
            </w:r>
          </w:p>
          <w:p w:rsidR="00420CFA" w:rsidRDefault="00420CFA" w:rsidP="00420CFA">
            <w:pPr>
              <w:pStyle w:val="EngHangEnd"/>
            </w:pPr>
            <w:r>
              <w:t>The Tempter</w:t>
            </w:r>
            <w:commentRangeEnd w:id="1188"/>
            <w:r>
              <w:rPr>
                <w:rStyle w:val="CommentReference"/>
              </w:rPr>
              <w:commentReference w:id="1188"/>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89"/>
            <w:r>
              <w:t>“Fast in watchfulness</w:t>
            </w:r>
          </w:p>
          <w:p w:rsidR="00420CFA" w:rsidRDefault="00420CFA" w:rsidP="00420CFA">
            <w:pPr>
              <w:pStyle w:val="EngHangEnd"/>
            </w:pPr>
            <w:r>
              <w:t>By day and by night.”</w:t>
            </w:r>
            <w:commentRangeEnd w:id="1189"/>
            <w:r>
              <w:rPr>
                <w:rStyle w:val="CommentReference"/>
              </w:rPr>
              <w:commentReference w:id="1189"/>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0"/>
            <w:r>
              <w:t xml:space="preserve">Ϯⲛⲏⲥⲧⲓⲁ̀ </w:t>
            </w:r>
            <w:commentRangeEnd w:id="1190"/>
            <w:r>
              <w:rPr>
                <w:rStyle w:val="CommentReference"/>
                <w:rFonts w:ascii="Times New Roman" w:hAnsi="Times New Roman" w:cstheme="minorBidi"/>
                <w:noProof w:val="0"/>
              </w:rPr>
              <w:commentReference w:id="1190"/>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1"/>
            <w:r>
              <w:t>pretense</w:t>
            </w:r>
            <w:commentRangeEnd w:id="1191"/>
            <w:r>
              <w:rPr>
                <w:rStyle w:val="CommentReference"/>
              </w:rPr>
              <w:commentReference w:id="1191"/>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2"/>
            <w:r>
              <w:t>strugglers</w:t>
            </w:r>
            <w:commentRangeEnd w:id="1192"/>
            <w:r>
              <w:rPr>
                <w:rStyle w:val="CommentReference"/>
              </w:rPr>
              <w:commentReference w:id="1192"/>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3"/>
            <w:r>
              <w:t>martyrdom</w:t>
            </w:r>
            <w:commentRangeEnd w:id="1193"/>
            <w:r>
              <w:rPr>
                <w:rStyle w:val="CommentReference"/>
              </w:rPr>
              <w:commentReference w:id="1193"/>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4"/>
            <w:r>
              <w:t xml:space="preserve">carries </w:t>
            </w:r>
            <w:commentRangeEnd w:id="1194"/>
            <w:r>
              <w:rPr>
                <w:rStyle w:val="CommentReference"/>
              </w:rPr>
              <w:commentReference w:id="1194"/>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5"/>
            <w:r>
              <w:t>assembly</w:t>
            </w:r>
            <w:commentRangeEnd w:id="1195"/>
            <w:r>
              <w:rPr>
                <w:rStyle w:val="CommentReference"/>
              </w:rPr>
              <w:commentReference w:id="1195"/>
            </w:r>
            <w:r>
              <w:t>,</w:t>
            </w:r>
          </w:p>
          <w:p w:rsidR="006A78B4" w:rsidRDefault="006A78B4" w:rsidP="006A78B4">
            <w:pPr>
              <w:pStyle w:val="EngHangEnd"/>
            </w:pPr>
            <w:r>
              <w:t xml:space="preserve">From now until the </w:t>
            </w:r>
            <w:commentRangeStart w:id="1196"/>
            <w:r>
              <w:t>ages of ages</w:t>
            </w:r>
            <w:commentRangeEnd w:id="1196"/>
            <w:r>
              <w:rPr>
                <w:rStyle w:val="CommentReference"/>
              </w:rPr>
              <w:commentReference w:id="119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7" w:name="_Toc410196230"/>
      <w:bookmarkStart w:id="1198" w:name="_Toc410196472"/>
      <w:bookmarkStart w:id="1199" w:name="_Toc410196974"/>
      <w:r>
        <w:t>Lazarus Saturday</w:t>
      </w:r>
      <w:bookmarkEnd w:id="1197"/>
      <w:bookmarkEnd w:id="1198"/>
      <w:bookmarkEnd w:id="119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0"/>
            <w:r>
              <w:t>With glory befitting You</w:t>
            </w:r>
            <w:commentRangeEnd w:id="1200"/>
            <w:r>
              <w:rPr>
                <w:rStyle w:val="CommentReference"/>
              </w:rPr>
              <w:commentReference w:id="1200"/>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1" w:name="_Toc410196231"/>
      <w:bookmarkStart w:id="1202" w:name="_Toc410196473"/>
      <w:bookmarkStart w:id="1203" w:name="_Toc410196975"/>
      <w:r>
        <w:t>Palm Sunday</w:t>
      </w:r>
      <w:bookmarkEnd w:id="1201"/>
      <w:bookmarkEnd w:id="1202"/>
      <w:bookmarkEnd w:id="1203"/>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4"/>
            <w:r>
              <w:t>To the ages.</w:t>
            </w:r>
            <w:commentRangeEnd w:id="1204"/>
            <w:r>
              <w:rPr>
                <w:rStyle w:val="CommentReference"/>
              </w:rPr>
              <w:commentReference w:id="1204"/>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9"/>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0"/>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5"/>
            <w:r>
              <w:t xml:space="preserve">is </w:t>
            </w:r>
            <w:commentRangeEnd w:id="1205"/>
            <w:r>
              <w:rPr>
                <w:rStyle w:val="CommentReference"/>
              </w:rPr>
              <w:commentReference w:id="1205"/>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6"/>
            <w:r>
              <w:t xml:space="preserve">Offer </w:t>
            </w:r>
            <w:commentRangeEnd w:id="1206"/>
            <w:r>
              <w:rPr>
                <w:rStyle w:val="CommentReference"/>
              </w:rPr>
              <w:commentReference w:id="1206"/>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7"/>
            <w:r>
              <w:t>Kranion</w:t>
            </w:r>
            <w:commentRangeEnd w:id="1207"/>
            <w:r>
              <w:rPr>
                <w:rStyle w:val="CommentReference"/>
              </w:rPr>
              <w:commentReference w:id="1207"/>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8" w:name="_Toc410196232"/>
      <w:bookmarkStart w:id="1209" w:name="_Toc410196474"/>
      <w:bookmarkStart w:id="1210" w:name="_Toc410196976"/>
      <w:r>
        <w:t>Resurrection</w:t>
      </w:r>
      <w:bookmarkEnd w:id="1208"/>
      <w:bookmarkEnd w:id="1209"/>
      <w:bookmarkEnd w:id="121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1"/>
            <w:r>
              <w:t>Name</w:t>
            </w:r>
            <w:commentRangeEnd w:id="1211"/>
            <w:r>
              <w:rPr>
                <w:rStyle w:val="CommentReference"/>
              </w:rPr>
              <w:commentReference w:id="1211"/>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2"/>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2" w:name="_Toc410196233"/>
      <w:bookmarkStart w:id="1213" w:name="_Toc410196475"/>
      <w:bookmarkStart w:id="1214" w:name="_Toc410196977"/>
      <w:r>
        <w:t>Thomas Sunday</w:t>
      </w:r>
      <w:bookmarkEnd w:id="1212"/>
      <w:bookmarkEnd w:id="1213"/>
      <w:bookmarkEnd w:id="1214"/>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4"/>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5"/>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7"/>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5"/>
            <w:r>
              <w:t xml:space="preserve">Jesus </w:t>
            </w:r>
            <w:commentRangeEnd w:id="1215"/>
            <w:r>
              <w:rPr>
                <w:rStyle w:val="CommentReference"/>
                <w:rFonts w:ascii="Times New Roman" w:hAnsi="Times New Roman"/>
              </w:rPr>
              <w:commentReference w:id="1215"/>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6" w:name="_Toc410196235"/>
      <w:bookmarkStart w:id="1217" w:name="_Toc410196477"/>
      <w:bookmarkStart w:id="1218" w:name="_Toc410196979"/>
      <w:r>
        <w:t>Ascension</w:t>
      </w:r>
      <w:bookmarkEnd w:id="1216"/>
      <w:bookmarkEnd w:id="1217"/>
      <w:bookmarkEnd w:id="121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9"/>
            <w:r>
              <w:t>Name</w:t>
            </w:r>
            <w:commentRangeEnd w:id="1219"/>
            <w:r>
              <w:rPr>
                <w:rStyle w:val="CommentReference"/>
              </w:rPr>
              <w:commentReference w:id="121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0"/>
            <w:r>
              <w:t>to Him</w:t>
            </w:r>
            <w:commentRangeEnd w:id="1220"/>
            <w:r>
              <w:rPr>
                <w:rStyle w:val="CommentReference"/>
              </w:rPr>
              <w:commentReference w:id="122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1"/>
            <w:r>
              <w:t>might</w:t>
            </w:r>
            <w:commentRangeEnd w:id="1221"/>
            <w:r>
              <w:rPr>
                <w:rStyle w:val="CommentReference"/>
              </w:rPr>
              <w:commentReference w:id="122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2"/>
            <w:r>
              <w:t xml:space="preserve">Jesus </w:t>
            </w:r>
            <w:commentRangeEnd w:id="1222"/>
            <w:r>
              <w:rPr>
                <w:rStyle w:val="CommentReference"/>
                <w:rFonts w:ascii="Times New Roman" w:hAnsi="Times New Roman"/>
              </w:rPr>
              <w:commentReference w:id="1222"/>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3"/>
            <w:r>
              <w:t>miracles</w:t>
            </w:r>
            <w:commentRangeEnd w:id="1223"/>
            <w:r>
              <w:rPr>
                <w:rStyle w:val="CommentReference"/>
              </w:rPr>
              <w:commentReference w:id="1223"/>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4" w:name="_Toc410196236"/>
      <w:bookmarkStart w:id="1225" w:name="_Toc410196478"/>
      <w:bookmarkStart w:id="1226" w:name="_Toc410196980"/>
      <w:r>
        <w:t>Pentecost</w:t>
      </w:r>
      <w:bookmarkEnd w:id="1224"/>
      <w:bookmarkEnd w:id="1225"/>
      <w:bookmarkEnd w:id="122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7"/>
            <w:r>
              <w:t>Name</w:t>
            </w:r>
            <w:commentRangeEnd w:id="1227"/>
            <w:r>
              <w:rPr>
                <w:rStyle w:val="CommentReference"/>
              </w:rPr>
              <w:commentReference w:id="122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8"/>
            <w:r>
              <w:t>to Him</w:t>
            </w:r>
            <w:commentRangeEnd w:id="1228"/>
            <w:r>
              <w:rPr>
                <w:rStyle w:val="CommentReference"/>
              </w:rPr>
              <w:commentReference w:id="122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9"/>
            <w:r>
              <w:t>might</w:t>
            </w:r>
            <w:commentRangeEnd w:id="1229"/>
            <w:r>
              <w:rPr>
                <w:rStyle w:val="CommentReference"/>
              </w:rPr>
              <w:commentReference w:id="122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0" w:name="_Toc410196981"/>
      <w:bookmarkStart w:id="1231" w:name="_Toc433973332"/>
      <w:r>
        <w:lastRenderedPageBreak/>
        <w:t>Hymns for Koiak</w:t>
      </w:r>
      <w:bookmarkEnd w:id="801"/>
      <w:bookmarkEnd w:id="802"/>
      <w:bookmarkEnd w:id="803"/>
      <w:bookmarkEnd w:id="1230"/>
      <w:bookmarkEnd w:id="1231"/>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rsidR="00CE1951" w:rsidRDefault="00CE1951">
      <w:pPr>
        <w:pStyle w:val="CommentText"/>
      </w:pPr>
      <w:r>
        <w:rPr>
          <w:rStyle w:val="CommentReference"/>
        </w:rPr>
        <w:annotationRef/>
      </w:r>
      <w:r>
        <w:t>Add notes where to insert Doxology of Prime… And Vespers Prase?</w:t>
      </w:r>
    </w:p>
  </w:comment>
  <w:comment w:id="51" w:author="Windows User" w:date="2015-10-30T08:56:00Z" w:initials="WU">
    <w:p w:rsidR="00CE1951" w:rsidRDefault="00CE1951" w:rsidP="0043158C">
      <w:pPr>
        <w:pStyle w:val="CommentText"/>
      </w:pPr>
      <w:r>
        <w:rPr>
          <w:rStyle w:val="CommentReference"/>
        </w:rPr>
        <w:annotationRef/>
      </w:r>
      <w:r>
        <w:t>May He or that He may</w:t>
      </w:r>
    </w:p>
  </w:comment>
  <w:comment w:id="53" w:author="Windows User" w:date="2015-10-30T08:56:00Z" w:initials="BS">
    <w:p w:rsidR="00CE1951" w:rsidRDefault="00CE1951">
      <w:pPr>
        <w:pStyle w:val="CommentText"/>
      </w:pPr>
      <w:r>
        <w:rPr>
          <w:rStyle w:val="CommentReference"/>
        </w:rPr>
        <w:annotationRef/>
      </w:r>
      <w:r>
        <w:t>protopresbyters?</w:t>
      </w:r>
    </w:p>
  </w:comment>
  <w:comment w:id="54" w:author="Windows User" w:date="2015-10-30T08:56:00Z" w:initials="BS">
    <w:p w:rsidR="00CE1951" w:rsidRDefault="00CE1951">
      <w:pPr>
        <w:pStyle w:val="CommentText"/>
      </w:pPr>
      <w:r>
        <w:rPr>
          <w:rStyle w:val="CommentReference"/>
        </w:rPr>
        <w:annotationRef/>
      </w:r>
      <w:r>
        <w:t>those who?</w:t>
      </w:r>
    </w:p>
  </w:comment>
  <w:comment w:id="55" w:author="Windows User" w:date="2015-10-30T08:56:00Z" w:initials="BS">
    <w:p w:rsidR="00CE1951" w:rsidRDefault="00CE1951">
      <w:pPr>
        <w:pStyle w:val="CommentText"/>
      </w:pPr>
      <w:r>
        <w:rPr>
          <w:rStyle w:val="CommentReference"/>
        </w:rPr>
        <w:annotationRef/>
      </w:r>
      <w:r>
        <w:t>Yourself?</w:t>
      </w:r>
    </w:p>
  </w:comment>
  <w:comment w:id="59" w:author="Windows User" w:date="2015-10-30T08:56:00Z" w:initials="WU">
    <w:p w:rsidR="00CE1951" w:rsidRDefault="00CE1951">
      <w:pPr>
        <w:pStyle w:val="CommentText"/>
      </w:pPr>
      <w:r>
        <w:rPr>
          <w:rStyle w:val="CommentReference"/>
        </w:rPr>
        <w:annotationRef/>
      </w:r>
      <w:r>
        <w:t>Very? Right?</w:t>
      </w:r>
    </w:p>
  </w:comment>
  <w:comment w:id="60" w:author="Windows User" w:date="2015-10-30T08:56:00Z" w:initials="WU">
    <w:p w:rsidR="00CE1951" w:rsidRDefault="00CE1951">
      <w:pPr>
        <w:pStyle w:val="CommentText"/>
      </w:pPr>
      <w:r>
        <w:rPr>
          <w:rStyle w:val="CommentReference"/>
        </w:rPr>
        <w:annotationRef/>
      </w:r>
      <w:r>
        <w:t>Funny just to have declared here with nothing else.</w:t>
      </w:r>
    </w:p>
  </w:comment>
  <w:comment w:id="61" w:author="Windows User" w:date="2015-10-30T08:56:00Z" w:initials="WU">
    <w:p w:rsidR="00CE1951" w:rsidRDefault="00CE1951">
      <w:pPr>
        <w:pStyle w:val="CommentText"/>
      </w:pPr>
      <w:r>
        <w:rPr>
          <w:rStyle w:val="CommentReference"/>
        </w:rPr>
        <w:annotationRef/>
      </w:r>
      <w:r>
        <w:t>Good News or Glad Tidings?</w:t>
      </w:r>
    </w:p>
  </w:comment>
  <w:comment w:id="62" w:author="Windows User" w:date="2015-10-30T08:56:00Z" w:initials="WU">
    <w:p w:rsidR="00CE1951" w:rsidRDefault="00CE1951">
      <w:pPr>
        <w:pStyle w:val="CommentText"/>
      </w:pPr>
      <w:r>
        <w:rPr>
          <w:rStyle w:val="CommentReference"/>
        </w:rPr>
        <w:annotationRef/>
      </w:r>
      <w:r>
        <w:t>Which is it? Advocate or watch over us?</w:t>
      </w:r>
    </w:p>
  </w:comment>
  <w:comment w:id="63" w:author="Windows User" w:date="2015-10-30T08:56:00Z" w:initials="WU">
    <w:p w:rsidR="00CE1951" w:rsidRDefault="00CE1951">
      <w:pPr>
        <w:pStyle w:val="CommentText"/>
      </w:pPr>
      <w:r>
        <w:rPr>
          <w:rStyle w:val="CommentReference"/>
        </w:rPr>
        <w:annotationRef/>
      </w:r>
      <w:r>
        <w:t>Coptic doesn’t seem to have “Mary”</w:t>
      </w:r>
    </w:p>
  </w:comment>
  <w:comment w:id="64" w:author="Windows User" w:date="2015-10-30T08:56:00Z" w:initials="WU">
    <w:p w:rsidR="00CE1951" w:rsidRDefault="00CE1951">
      <w:pPr>
        <w:pStyle w:val="CommentText"/>
      </w:pPr>
      <w:r>
        <w:rPr>
          <w:rStyle w:val="CommentReference"/>
        </w:rPr>
        <w:annotationRef/>
      </w:r>
      <w:r>
        <w:t>Add footnote of what this is</w:t>
      </w:r>
    </w:p>
  </w:comment>
  <w:comment w:id="75" w:author="Windows User" w:date="2015-10-30T08:56:00Z" w:initials="WU">
    <w:p w:rsidR="00CE1951" w:rsidRDefault="00CE1951">
      <w:pPr>
        <w:pStyle w:val="CommentText"/>
      </w:pPr>
      <w:r>
        <w:rPr>
          <w:rStyle w:val="CommentReference"/>
        </w:rPr>
        <w:annotationRef/>
      </w:r>
      <w:r>
        <w:t>Need to compare this to source again after pulling it out of merged version. Probably got some details wrong.</w:t>
      </w:r>
    </w:p>
  </w:comment>
  <w:comment w:id="76" w:author="Windows User" w:date="2015-10-30T12:35:00Z" w:initials="WU">
    <w:p w:rsidR="00CE1951" w:rsidRDefault="00CE1951">
      <w:pPr>
        <w:pStyle w:val="CommentText"/>
      </w:pPr>
      <w:r>
        <w:rPr>
          <w:rStyle w:val="CommentReference"/>
        </w:rPr>
        <w:annotationRef/>
      </w:r>
      <w:r>
        <w:t>Compare to various translations</w:t>
      </w:r>
    </w:p>
  </w:comment>
  <w:comment w:id="77" w:author="Windows User" w:date="2015-10-30T12:37:00Z" w:initials="WU">
    <w:p w:rsidR="00CE1951" w:rsidRDefault="00CE1951">
      <w:pPr>
        <w:pStyle w:val="CommentText"/>
      </w:pPr>
      <w:r>
        <w:rPr>
          <w:rStyle w:val="CommentReference"/>
        </w:rPr>
        <w:annotationRef/>
      </w:r>
      <w:r>
        <w:t>Is this supposed to be doubled?</w:t>
      </w:r>
    </w:p>
  </w:comment>
  <w:comment w:id="78" w:author="Windows User" w:date="2015-10-30T08:56:00Z" w:initials="WU">
    <w:p w:rsidR="00CE1951" w:rsidRDefault="00CE1951">
      <w:pPr>
        <w:pStyle w:val="CommentText"/>
      </w:pPr>
      <w:r>
        <w:rPr>
          <w:rStyle w:val="CommentReference"/>
        </w:rPr>
        <w:annotationRef/>
      </w:r>
      <w:r>
        <w:t>Does this go before Creed?</w:t>
      </w:r>
    </w:p>
  </w:comment>
  <w:comment w:id="93" w:author="Windows User" w:date="2015-10-30T08:56:00Z" w:initials="WU">
    <w:p w:rsidR="00CE1951" w:rsidRDefault="00CE1951">
      <w:pPr>
        <w:pStyle w:val="CommentText"/>
      </w:pPr>
      <w:r>
        <w:rPr>
          <w:rStyle w:val="CommentReference"/>
        </w:rPr>
        <w:annotationRef/>
      </w:r>
      <w:r>
        <w:t>Should Glory be be here?</w:t>
      </w:r>
    </w:p>
  </w:comment>
  <w:comment w:id="97" w:author="Windows User" w:date="2015-10-30T08:56:00Z" w:initials="WU">
    <w:p w:rsidR="00CE1951" w:rsidRDefault="00CE1951">
      <w:pPr>
        <w:pStyle w:val="CommentText"/>
      </w:pPr>
      <w:r>
        <w:rPr>
          <w:rStyle w:val="CommentReference"/>
        </w:rPr>
        <w:annotationRef/>
      </w:r>
      <w:r>
        <w:t>Any argument for "Rise  up"  rather than arise?"</w:t>
      </w:r>
    </w:p>
  </w:comment>
  <w:comment w:id="98" w:author="Windows User" w:date="2015-10-30T08:56:00Z" w:initials="WU">
    <w:p w:rsidR="00CE1951" w:rsidRDefault="00CE1951">
      <w:pPr>
        <w:pStyle w:val="CommentText"/>
      </w:pPr>
      <w:r>
        <w:rPr>
          <w:rStyle w:val="CommentReference"/>
        </w:rPr>
        <w:annotationRef/>
      </w:r>
      <w:r>
        <w:t>flesh or body?</w:t>
      </w:r>
    </w:p>
  </w:comment>
  <w:comment w:id="99" w:author="Windows User" w:date="2015-10-30T08:56:00Z" w:initials="WU">
    <w:p w:rsidR="00CE1951" w:rsidRDefault="00CE1951">
      <w:pPr>
        <w:pStyle w:val="CommentText"/>
      </w:pPr>
      <w:r>
        <w:rPr>
          <w:rStyle w:val="CommentReference"/>
        </w:rPr>
        <w:annotationRef/>
      </w:r>
      <w:r>
        <w:t>Send up, or ascribe?</w:t>
      </w:r>
    </w:p>
  </w:comment>
  <w:comment w:id="100" w:author="Windows User" w:date="2015-10-30T08:56:00Z" w:initials="WU">
    <w:p w:rsidR="00CE1951" w:rsidRDefault="00CE1951">
      <w:pPr>
        <w:pStyle w:val="CommentText"/>
      </w:pPr>
      <w:r>
        <w:rPr>
          <w:rStyle w:val="CommentReference"/>
        </w:rPr>
        <w:annotationRef/>
      </w:r>
      <w:r>
        <w:t>doxology or glorification?</w:t>
      </w:r>
    </w:p>
  </w:comment>
  <w:comment w:id="101" w:author="Windows User" w:date="2015-10-30T08:56:00Z" w:initials="WU">
    <w:p w:rsidR="00CE1951" w:rsidRDefault="00CE1951">
      <w:pPr>
        <w:pStyle w:val="CommentText"/>
      </w:pPr>
      <w:r>
        <w:rPr>
          <w:rStyle w:val="CommentReference"/>
        </w:rPr>
        <w:annotationRef/>
      </w:r>
      <w:r>
        <w:t>"Glory to you" or "Glory be to you"?</w:t>
      </w:r>
    </w:p>
  </w:comment>
  <w:comment w:id="102" w:author="Windows User" w:date="2015-10-30T08:56:00Z" w:initials="WU">
    <w:p w:rsidR="00CE1951" w:rsidRDefault="00CE1951">
      <w:pPr>
        <w:pStyle w:val="CommentText"/>
      </w:pPr>
      <w:r>
        <w:rPr>
          <w:rStyle w:val="CommentReference"/>
        </w:rPr>
        <w:annotationRef/>
      </w:r>
      <w:r>
        <w:t>You?</w:t>
      </w:r>
    </w:p>
  </w:comment>
  <w:comment w:id="103" w:author="Windows User" w:date="2015-10-30T08:56:00Z" w:initials="WU">
    <w:p w:rsidR="00CE1951" w:rsidRDefault="00CE1951">
      <w:pPr>
        <w:pStyle w:val="CommentText"/>
      </w:pPr>
      <w:r>
        <w:rPr>
          <w:rStyle w:val="CommentReference"/>
        </w:rPr>
        <w:annotationRef/>
      </w:r>
      <w:r>
        <w:t>To the Sanctuary or O you saints???</w:t>
      </w:r>
    </w:p>
  </w:comment>
  <w:comment w:id="104" w:author="Windows User" w:date="2015-10-30T08:56:00Z" w:initials="WU">
    <w:p w:rsidR="00CE1951" w:rsidRDefault="00CE1951">
      <w:pPr>
        <w:pStyle w:val="CommentText"/>
      </w:pPr>
      <w:r>
        <w:rPr>
          <w:rStyle w:val="CommentReference"/>
        </w:rPr>
        <w:annotationRef/>
      </w:r>
      <w:r>
        <w:t>from sounds more natural than out of. Any compelling reason to keep?</w:t>
      </w:r>
    </w:p>
  </w:comment>
  <w:comment w:id="105" w:author="Windows User" w:date="2015-10-30T08:56:00Z" w:initials="WU">
    <w:p w:rsidR="00CE1951" w:rsidRDefault="00CE1951">
      <w:pPr>
        <w:pStyle w:val="CommentText"/>
      </w:pPr>
      <w:r>
        <w:rPr>
          <w:rStyle w:val="CommentReference"/>
        </w:rPr>
        <w:annotationRef/>
      </w:r>
      <w:r>
        <w:t>supplication or cry?</w:t>
      </w:r>
    </w:p>
  </w:comment>
  <w:comment w:id="106" w:author="Windows User" w:date="2015-10-30T08:56:00Z" w:initials="WU">
    <w:p w:rsidR="00CE1951" w:rsidRDefault="00CE1951">
      <w:pPr>
        <w:pStyle w:val="CommentText"/>
      </w:pPr>
      <w:r>
        <w:rPr>
          <w:rStyle w:val="CommentReference"/>
        </w:rPr>
        <w:annotationRef/>
      </w:r>
      <w:r>
        <w:t>petition or supplication? supplication sounds much better.</w:t>
      </w:r>
    </w:p>
  </w:comment>
  <w:comment w:id="107" w:author="Windows User" w:date="2015-10-30T08:56:00Z" w:initials="WU">
    <w:p w:rsidR="00CE1951" w:rsidRDefault="00CE1951">
      <w:pPr>
        <w:pStyle w:val="CommentText"/>
      </w:pPr>
      <w:r>
        <w:rPr>
          <w:rStyle w:val="CommentReference"/>
        </w:rPr>
        <w:annotationRef/>
      </w:r>
      <w:r>
        <w:t>revive or deliver?</w:t>
      </w:r>
    </w:p>
  </w:comment>
  <w:comment w:id="108" w:author="Windows User" w:date="2015-10-30T08:56:00Z" w:initials="WU">
    <w:p w:rsidR="00CE1951" w:rsidRDefault="00CE1951">
      <w:pPr>
        <w:pStyle w:val="CommentText"/>
      </w:pPr>
      <w:r>
        <w:rPr>
          <w:rStyle w:val="CommentReference"/>
        </w:rPr>
        <w:annotationRef/>
      </w:r>
      <w:r>
        <w:t>pour forth, utter, or overflow? I like the way overflow sounds more than pour forth. More natural.</w:t>
      </w:r>
    </w:p>
  </w:comment>
  <w:comment w:id="109" w:author="Windows User" w:date="2015-10-30T08:56:00Z" w:initials="WU">
    <w:p w:rsidR="00CE1951" w:rsidRDefault="00CE1951">
      <w:pPr>
        <w:pStyle w:val="CommentText"/>
      </w:pPr>
      <w:r>
        <w:rPr>
          <w:rStyle w:val="CommentReference"/>
        </w:rPr>
        <w:annotationRef/>
      </w:r>
      <w:r>
        <w:t>blessing or praise?</w:t>
      </w:r>
    </w:p>
  </w:comment>
  <w:comment w:id="110" w:author="Windows User" w:date="2015-10-30T08:56:00Z" w:initials="WU">
    <w:p w:rsidR="00CE1951" w:rsidRDefault="00CE1951">
      <w:pPr>
        <w:pStyle w:val="CommentText"/>
      </w:pPr>
      <w:r>
        <w:rPr>
          <w:rStyle w:val="CommentReference"/>
        </w:rPr>
        <w:annotationRef/>
      </w:r>
      <w:r>
        <w:t>respond with? respond to? speak of?</w:t>
      </w:r>
    </w:p>
  </w:comment>
  <w:comment w:id="111" w:author="Windows User" w:date="2015-10-30T08:56:00Z" w:initials="WU">
    <w:p w:rsidR="00CE1951" w:rsidRDefault="00CE1951">
      <w:pPr>
        <w:pStyle w:val="CommentText"/>
      </w:pPr>
      <w:r>
        <w:rPr>
          <w:rStyle w:val="CommentReference"/>
        </w:rPr>
        <w:annotationRef/>
      </w:r>
      <w:r>
        <w:t>rightous, true, or truth?</w:t>
      </w:r>
    </w:p>
  </w:comment>
  <w:comment w:id="112" w:author="Windows User" w:date="2015-10-30T08:56:00Z" w:initials="WU">
    <w:p w:rsidR="00CE1951" w:rsidRDefault="00CE1951">
      <w:pPr>
        <w:pStyle w:val="CommentText"/>
      </w:pPr>
      <w:r>
        <w:rPr>
          <w:rStyle w:val="CommentReference"/>
        </w:rPr>
        <w:annotationRef/>
      </w:r>
      <w:r>
        <w:t>meditation, or delight?</w:t>
      </w:r>
    </w:p>
  </w:comment>
  <w:comment w:id="113" w:author="Windows User" w:date="2015-10-30T08:56:00Z" w:initials="WU">
    <w:p w:rsidR="00CE1951" w:rsidRDefault="00CE1951">
      <w:pPr>
        <w:pStyle w:val="CommentText"/>
      </w:pPr>
      <w:r>
        <w:rPr>
          <w:rStyle w:val="CommentReference"/>
        </w:rPr>
        <w:annotationRef/>
      </w:r>
      <w:r>
        <w:t>forever or always?</w:t>
      </w:r>
    </w:p>
  </w:comment>
  <w:comment w:id="114" w:author="Windows User" w:date="2015-10-30T08:56:00Z" w:initials="WU">
    <w:p w:rsidR="00CE1951" w:rsidRDefault="00CE1951">
      <w:pPr>
        <w:pStyle w:val="CommentText"/>
      </w:pPr>
      <w:r>
        <w:rPr>
          <w:rStyle w:val="CommentReference"/>
        </w:rPr>
        <w:annotationRef/>
      </w:r>
      <w:r>
        <w:t>and forever?</w:t>
      </w:r>
    </w:p>
  </w:comment>
  <w:comment w:id="115" w:author="Windows User" w:date="2015-10-30T08:56:00Z" w:initials="WU">
    <w:p w:rsidR="00CE1951" w:rsidRDefault="00CE1951">
      <w:pPr>
        <w:pStyle w:val="CommentText"/>
      </w:pPr>
      <w:r>
        <w:rPr>
          <w:rStyle w:val="CommentReference"/>
        </w:rPr>
        <w:annotationRef/>
      </w:r>
      <w:r>
        <w:t>be?</w:t>
      </w:r>
    </w:p>
  </w:comment>
  <w:comment w:id="116" w:author="Windows User" w:date="2015-10-30T08:56:00Z" w:initials="WU">
    <w:p w:rsidR="00CE1951" w:rsidRDefault="00CE1951">
      <w:pPr>
        <w:pStyle w:val="CommentText"/>
      </w:pPr>
      <w:r>
        <w:rPr>
          <w:rStyle w:val="CommentReference"/>
        </w:rPr>
        <w:annotationRef/>
      </w:r>
      <w:r>
        <w:t>be?</w:t>
      </w:r>
    </w:p>
  </w:comment>
  <w:comment w:id="117" w:author="Windows User" w:date="2015-10-30T08:56:00Z" w:initials="WU">
    <w:p w:rsidR="00CE1951" w:rsidRDefault="00CE1951">
      <w:pPr>
        <w:pStyle w:val="CommentText"/>
      </w:pPr>
      <w:r>
        <w:rPr>
          <w:rStyle w:val="CommentReference"/>
        </w:rPr>
        <w:annotationRef/>
      </w:r>
      <w:r>
        <w:t>is the insertion of "one" after "begotten" needed in english?</w:t>
      </w:r>
    </w:p>
  </w:comment>
  <w:comment w:id="118" w:author="Windows User" w:date="2015-10-30T08:56:00Z" w:initials="WU">
    <w:p w:rsidR="00CE1951" w:rsidRDefault="00CE1951">
      <w:pPr>
        <w:pStyle w:val="CommentText"/>
      </w:pPr>
      <w:r>
        <w:rPr>
          <w:rStyle w:val="CommentReference"/>
        </w:rPr>
        <w:annotationRef/>
      </w:r>
      <w:r>
        <w:t>utter or declare?</w:t>
      </w:r>
    </w:p>
  </w:comment>
  <w:comment w:id="125" w:author="Windows User" w:date="2015-10-30T08:56:00Z" w:initials="BS">
    <w:p w:rsidR="00CE1951" w:rsidRDefault="00CE1951">
      <w:pPr>
        <w:pStyle w:val="CommentText"/>
      </w:pPr>
      <w:r>
        <w:rPr>
          <w:rStyle w:val="CommentReference"/>
        </w:rPr>
        <w:annotationRef/>
      </w:r>
      <w:r>
        <w:t>look at? look upon? regard?</w:t>
      </w:r>
    </w:p>
  </w:comment>
  <w:comment w:id="126" w:author="Windows User" w:date="2015-10-30T08:56:00Z" w:initials="BS">
    <w:p w:rsidR="00CE1951" w:rsidRDefault="00CE1951">
      <w:pPr>
        <w:pStyle w:val="CommentText"/>
      </w:pPr>
      <w:r>
        <w:rPr>
          <w:rStyle w:val="CommentReference"/>
        </w:rPr>
        <w:annotationRef/>
      </w:r>
      <w:r>
        <w:t>no one?</w:t>
      </w:r>
    </w:p>
  </w:comment>
  <w:comment w:id="127" w:author="Windows User" w:date="2015-10-30T08:56:00Z" w:initials="BS">
    <w:p w:rsidR="00CE1951" w:rsidRDefault="00CE1951">
      <w:pPr>
        <w:pStyle w:val="CommentText"/>
      </w:pPr>
      <w:r>
        <w:rPr>
          <w:rStyle w:val="CommentReference"/>
        </w:rPr>
        <w:annotationRef/>
      </w:r>
      <w:r>
        <w:t>in?</w:t>
      </w:r>
    </w:p>
    <w:p w:rsidR="00CE1951" w:rsidRDefault="00CE1951">
      <w:pPr>
        <w:pStyle w:val="CommentText"/>
      </w:pPr>
    </w:p>
  </w:comment>
  <w:comment w:id="128" w:author="Windows User" w:date="2015-10-30T08:56:00Z" w:initials="BS">
    <w:p w:rsidR="00CE1951" w:rsidRDefault="00CE1951">
      <w:pPr>
        <w:pStyle w:val="CommentText"/>
      </w:pPr>
      <w:r>
        <w:rPr>
          <w:rStyle w:val="CommentReference"/>
        </w:rPr>
        <w:annotationRef/>
      </w:r>
      <w:r>
        <w:t>before?</w:t>
      </w:r>
    </w:p>
  </w:comment>
  <w:comment w:id="129" w:author="Windows User" w:date="2015-10-30T08:56:00Z" w:initials="BS">
    <w:p w:rsidR="00CE1951" w:rsidRDefault="00CE1951">
      <w:pPr>
        <w:pStyle w:val="CommentText"/>
      </w:pPr>
      <w:r>
        <w:rPr>
          <w:rStyle w:val="CommentReference"/>
        </w:rPr>
        <w:annotationRef/>
      </w:r>
      <w:r>
        <w:t>joy entered into the whole world doesn't mean much...</w:t>
      </w:r>
    </w:p>
  </w:comment>
  <w:comment w:id="130" w:author="Windows User" w:date="2015-10-30T08:56:00Z" w:initials="BS">
    <w:p w:rsidR="00CE1951" w:rsidRDefault="00CE1951">
      <w:pPr>
        <w:pStyle w:val="CommentText"/>
      </w:pPr>
      <w:r>
        <w:rPr>
          <w:rStyle w:val="CommentReference"/>
        </w:rPr>
        <w:annotationRef/>
      </w:r>
      <w:r>
        <w:t>? any better way to express that's more accurate while meaning something?</w:t>
      </w:r>
    </w:p>
  </w:comment>
  <w:comment w:id="131" w:author="Windows User" w:date="2015-10-30T08:56:00Z" w:initials="BS">
    <w:p w:rsidR="00CE1951" w:rsidRDefault="00CE1951">
      <w:pPr>
        <w:pStyle w:val="CommentText"/>
      </w:pPr>
      <w:r>
        <w:rPr>
          <w:rStyle w:val="CommentReference"/>
        </w:rPr>
        <w:annotationRef/>
      </w:r>
      <w:r>
        <w:t>sealed as in ever virgin... or more like hidden?</w:t>
      </w:r>
    </w:p>
  </w:comment>
  <w:comment w:id="132" w:author="Windows User" w:date="2015-10-30T08:56:00Z" w:initials="BS">
    <w:p w:rsidR="00CE1951" w:rsidRDefault="00CE1951">
      <w:pPr>
        <w:pStyle w:val="CommentText"/>
      </w:pPr>
      <w:r>
        <w:rPr>
          <w:rStyle w:val="CommentReference"/>
        </w:rPr>
        <w:annotationRef/>
      </w:r>
      <w:r>
        <w:t>fragrant ointment? ointment? Incense and ointment with weeping and mourning?</w:t>
      </w:r>
    </w:p>
  </w:comment>
  <w:comment w:id="133" w:author="Windows User" w:date="2015-10-30T08:56:00Z" w:initials="BS">
    <w:p w:rsidR="00CE1951" w:rsidRDefault="00CE1951">
      <w:pPr>
        <w:pStyle w:val="CommentText"/>
      </w:pPr>
      <w:r>
        <w:rPr>
          <w:rStyle w:val="CommentReference"/>
        </w:rPr>
        <w:annotationRef/>
      </w:r>
      <w:r>
        <w:t>spices or ointment</w:t>
      </w:r>
    </w:p>
  </w:comment>
  <w:comment w:id="134" w:author="Windows User" w:date="2015-10-30T08:56:00Z" w:initials="BS">
    <w:p w:rsidR="00CE1951" w:rsidRDefault="00CE1951">
      <w:pPr>
        <w:pStyle w:val="CommentText"/>
      </w:pPr>
      <w:r>
        <w:rPr>
          <w:rStyle w:val="CommentReference"/>
        </w:rPr>
        <w:annotationRef/>
      </w:r>
      <w:r>
        <w:t>Is risen or has risen?</w:t>
      </w:r>
    </w:p>
  </w:comment>
  <w:comment w:id="135" w:author="Windows User" w:date="2015-10-30T08:56:00Z" w:initials="BS">
    <w:p w:rsidR="00CE1951" w:rsidRDefault="00CE1951">
      <w:pPr>
        <w:pStyle w:val="CommentText"/>
      </w:pPr>
      <w:r>
        <w:rPr>
          <w:rStyle w:val="CommentReference"/>
        </w:rPr>
        <w:annotationRef/>
      </w:r>
      <w:r>
        <w:t>need a consistent policy for what to capitalize!</w:t>
      </w:r>
    </w:p>
  </w:comment>
  <w:comment w:id="136" w:author="Windows User" w:date="2015-10-30T08:56:00Z" w:initials="BS">
    <w:p w:rsidR="00CE1951" w:rsidRDefault="00CE1951">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10-30T08:56:00Z" w:initials="BS">
    <w:p w:rsidR="00CE1951" w:rsidRDefault="00CE1951">
      <w:pPr>
        <w:pStyle w:val="CommentText"/>
      </w:pPr>
      <w:r>
        <w:rPr>
          <w:rStyle w:val="CommentReference"/>
        </w:rPr>
        <w:annotationRef/>
      </w:r>
      <w:r>
        <w:t xml:space="preserve">decay? </w:t>
      </w:r>
    </w:p>
  </w:comment>
  <w:comment w:id="138" w:author="Windows User" w:date="2015-10-30T08:56:00Z" w:initials="WU">
    <w:p w:rsidR="00CE1951" w:rsidRDefault="00CE1951">
      <w:pPr>
        <w:pStyle w:val="CommentText"/>
      </w:pPr>
      <w:r>
        <w:rPr>
          <w:rStyle w:val="CommentReference"/>
        </w:rPr>
        <w:annotationRef/>
      </w:r>
      <w:r>
        <w:t>LXX has glorify him, not prepare Him an habitation</w:t>
      </w:r>
    </w:p>
  </w:comment>
  <w:comment w:id="139" w:author="Windows User" w:date="2015-10-30T08:56:00Z" w:initials="WU">
    <w:p w:rsidR="00CE1951" w:rsidRDefault="00CE1951">
      <w:pPr>
        <w:pStyle w:val="CommentText"/>
      </w:pPr>
      <w:r>
        <w:rPr>
          <w:rStyle w:val="CommentReference"/>
        </w:rPr>
        <w:annotationRef/>
      </w:r>
      <w:r>
        <w:t>or when he brings wars to naught. NETS has shatters</w:t>
      </w:r>
    </w:p>
  </w:comment>
  <w:comment w:id="140" w:author="Windows User" w:date="2015-10-30T08:56:00Z" w:initials="WU">
    <w:p w:rsidR="00CE1951" w:rsidRDefault="00CE1951">
      <w:pPr>
        <w:pStyle w:val="CommentText"/>
      </w:pPr>
      <w:r>
        <w:rPr>
          <w:rStyle w:val="CommentReference"/>
        </w:rPr>
        <w:annotationRef/>
      </w:r>
      <w:r>
        <w:t>literally choice mounted captains?</w:t>
      </w:r>
    </w:p>
  </w:comment>
  <w:comment w:id="141" w:author="Windows User" w:date="2015-10-30T08:56:00Z" w:initials="WU">
    <w:p w:rsidR="00CE1951" w:rsidRDefault="00CE1951">
      <w:pPr>
        <w:pStyle w:val="CommentText"/>
      </w:pPr>
      <w:r>
        <w:rPr>
          <w:rStyle w:val="CommentReference"/>
        </w:rPr>
        <w:annotationRef/>
      </w:r>
      <w:r>
        <w:t>Nets has third-ranked officers. Captain is the modern term for the 3rd rank of officer, sticking with captain</w:t>
      </w:r>
    </w:p>
  </w:comment>
  <w:comment w:id="142" w:author="Windows User" w:date="2015-10-30T08:56:00Z" w:initials="WU">
    <w:p w:rsidR="00CE1951" w:rsidRDefault="00CE1951">
      <w:pPr>
        <w:pStyle w:val="CommentText"/>
      </w:pPr>
      <w:r>
        <w:rPr>
          <w:rStyle w:val="CommentReference"/>
        </w:rPr>
        <w:annotationRef/>
      </w:r>
      <w:r>
        <w:t>Have to have a consistent tense... was to go with above, if want has been all above needs to change to that tense.</w:t>
      </w:r>
    </w:p>
  </w:comment>
  <w:comment w:id="143" w:author="Windows User" w:date="2015-10-30T08:56:00Z" w:initials="WU">
    <w:p w:rsidR="00CE1951" w:rsidRDefault="00CE1951">
      <w:pPr>
        <w:pStyle w:val="CommentText"/>
      </w:pPr>
      <w:r>
        <w:rPr>
          <w:rStyle w:val="CommentReference"/>
        </w:rPr>
        <w:annotationRef/>
      </w:r>
      <w:r>
        <w:t>crushed or destroyed?</w:t>
      </w:r>
    </w:p>
  </w:comment>
  <w:comment w:id="144" w:author="Windows User" w:date="2015-10-30T08:56:00Z" w:initials="WU">
    <w:p w:rsidR="00CE1951" w:rsidRDefault="00CE1951">
      <w:pPr>
        <w:pStyle w:val="CommentText"/>
      </w:pPr>
      <w:r>
        <w:rPr>
          <w:rStyle w:val="CommentReference"/>
        </w:rPr>
        <w:annotationRef/>
      </w:r>
      <w:r>
        <w:t>elsewhere ekhomkhem is translated as crushed... NETS has shattered. Brenton destroyed.</w:t>
      </w:r>
    </w:p>
  </w:comment>
  <w:comment w:id="145" w:author="Windows User" w:date="2015-10-30T08:56:00Z" w:initials="WU">
    <w:p w:rsidR="00CE1951" w:rsidRDefault="00CE1951">
      <w:pPr>
        <w:pStyle w:val="CommentText"/>
      </w:pPr>
      <w:r>
        <w:rPr>
          <w:rStyle w:val="CommentReference"/>
        </w:rPr>
        <w:annotationRef/>
      </w:r>
      <w:r>
        <w:t>your enemies or our enemies?</w:t>
      </w:r>
    </w:p>
  </w:comment>
  <w:comment w:id="146" w:author="Windows User" w:date="2015-10-30T08:56:00Z" w:initials="WU">
    <w:p w:rsidR="00CE1951" w:rsidRDefault="00CE1951">
      <w:pPr>
        <w:pStyle w:val="CommentText"/>
      </w:pPr>
      <w:r>
        <w:rPr>
          <w:rStyle w:val="CommentReference"/>
        </w:rPr>
        <w:annotationRef/>
      </w:r>
      <w:r>
        <w:t>sent or sent forth?</w:t>
      </w:r>
    </w:p>
  </w:comment>
  <w:comment w:id="147" w:author="Windows User" w:date="2015-10-30T08:56:00Z" w:initials="WU">
    <w:p w:rsidR="00CE1951" w:rsidRDefault="00CE1951">
      <w:pPr>
        <w:pStyle w:val="CommentText"/>
      </w:pPr>
      <w:r>
        <w:rPr>
          <w:rStyle w:val="CommentReference"/>
        </w:rPr>
        <w:annotationRef/>
      </w:r>
      <w:r>
        <w:t>or saints? ft note?</w:t>
      </w:r>
    </w:p>
  </w:comment>
  <w:comment w:id="148" w:author="Windows User" w:date="2015-10-30T08:56:00Z" w:initials="WU">
    <w:p w:rsidR="00CE1951" w:rsidRDefault="00CE1951">
      <w:pPr>
        <w:pStyle w:val="CommentText"/>
      </w:pPr>
      <w:r>
        <w:rPr>
          <w:rStyle w:val="CommentReference"/>
        </w:rPr>
        <w:annotationRef/>
      </w:r>
      <w:r>
        <w:t>glories? glorious deeds? or in glory?</w:t>
      </w:r>
    </w:p>
  </w:comment>
  <w:comment w:id="149" w:author="Windows User" w:date="2015-10-30T08:56:00Z" w:initials="WU">
    <w:p w:rsidR="00CE1951" w:rsidRDefault="00CE1951">
      <w:pPr>
        <w:pStyle w:val="CommentText"/>
      </w:pPr>
      <w:r>
        <w:rPr>
          <w:rStyle w:val="CommentReference"/>
        </w:rPr>
        <w:annotationRef/>
      </w:r>
      <w:r>
        <w:t>redeemed? or chose?</w:t>
      </w:r>
    </w:p>
  </w:comment>
  <w:comment w:id="150" w:author="Windows User" w:date="2015-10-30T08:56:00Z" w:initials="WU">
    <w:p w:rsidR="00CE1951" w:rsidRDefault="00CE1951">
      <w:pPr>
        <w:pStyle w:val="CommentText"/>
      </w:pPr>
      <w:r>
        <w:rPr>
          <w:rStyle w:val="CommentReference"/>
        </w:rPr>
        <w:annotationRef/>
      </w:r>
      <w:r>
        <w:t>abode? habitation? resting place?</w:t>
      </w:r>
    </w:p>
  </w:comment>
  <w:comment w:id="151" w:author="Windows User" w:date="2015-10-30T08:56:00Z" w:initials="WU">
    <w:p w:rsidR="00CE1951" w:rsidRDefault="00CE1951">
      <w:pPr>
        <w:pStyle w:val="CommentText"/>
      </w:pPr>
      <w:r>
        <w:rPr>
          <w:rStyle w:val="CommentReference"/>
        </w:rPr>
        <w:annotationRef/>
      </w:r>
      <w:r>
        <w:t>Nets has pangs.</w:t>
      </w:r>
    </w:p>
  </w:comment>
  <w:comment w:id="152" w:author="Windows User" w:date="2015-10-30T08:56:00Z" w:initials="WU">
    <w:p w:rsidR="00CE1951" w:rsidRDefault="00CE1951">
      <w:pPr>
        <w:pStyle w:val="CommentText"/>
      </w:pPr>
      <w:r>
        <w:rPr>
          <w:rStyle w:val="CommentReference"/>
        </w:rPr>
        <w:annotationRef/>
      </w:r>
      <w:r>
        <w:t>Nets has tense change here rather than start of next vs. Brenton too.</w:t>
      </w:r>
    </w:p>
  </w:comment>
  <w:comment w:id="153" w:author="Windows User" w:date="2015-10-30T08:56:00Z" w:initials="WU">
    <w:p w:rsidR="00CE1951" w:rsidRDefault="00CE1951">
      <w:pPr>
        <w:pStyle w:val="CommentText"/>
      </w:pPr>
      <w:r>
        <w:rPr>
          <w:rStyle w:val="CommentReference"/>
        </w:rPr>
        <w:annotationRef/>
      </w:r>
      <w:r>
        <w:t xml:space="preserve">reign? king? reign as king? tense? shall reign? </w:t>
      </w:r>
    </w:p>
  </w:comment>
  <w:comment w:id="154" w:author="Windows User" w:date="2015-10-30T08:56:00Z" w:initials="WU">
    <w:p w:rsidR="00CE1951" w:rsidRDefault="00CE1951">
      <w:pPr>
        <w:pStyle w:val="CommentText"/>
      </w:pPr>
      <w:r>
        <w:rPr>
          <w:rStyle w:val="CommentReference"/>
        </w:rPr>
        <w:annotationRef/>
      </w:r>
      <w:r>
        <w:t>What does the Coptic say? Is it something like this?</w:t>
      </w:r>
    </w:p>
  </w:comment>
  <w:comment w:id="155" w:author="Windows User" w:date="2015-10-30T08:56:00Z" w:initials="WU">
    <w:p w:rsidR="00CE1951" w:rsidRDefault="00CE1951">
      <w:pPr>
        <w:pStyle w:val="CommentText"/>
      </w:pPr>
      <w:r>
        <w:rPr>
          <w:rStyle w:val="CommentReference"/>
        </w:rPr>
        <w:annotationRef/>
      </w:r>
      <w:r>
        <w:t>For? or Since?</w:t>
      </w:r>
    </w:p>
  </w:comment>
  <w:comment w:id="156" w:author="Windows User" w:date="2015-10-30T08:56:00Z" w:initials="WU">
    <w:p w:rsidR="00CE1951" w:rsidRDefault="00CE1951">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10-30T08:56:00Z" w:initials="WU">
    <w:p w:rsidR="00CE1951" w:rsidRDefault="00CE1951">
      <w:pPr>
        <w:pStyle w:val="CommentText"/>
      </w:pPr>
      <w:r>
        <w:rPr>
          <w:rStyle w:val="CommentReference"/>
        </w:rPr>
        <w:annotationRef/>
      </w:r>
      <w:r>
        <w:t>The NETS phrasing seems to me the only way to reconcile the other translations.</w:t>
      </w:r>
    </w:p>
  </w:comment>
  <w:comment w:id="158" w:author="Windows User" w:date="2015-10-30T08:56:00Z" w:initials="WU">
    <w:p w:rsidR="00CE1951" w:rsidRDefault="00CE19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10-30T08:56:00Z" w:initials="WU">
    <w:p w:rsidR="00CE1951" w:rsidRDefault="00CE1951">
      <w:pPr>
        <w:pStyle w:val="CommentText"/>
      </w:pPr>
      <w:r>
        <w:rPr>
          <w:rStyle w:val="CommentReference"/>
        </w:rPr>
        <w:annotationRef/>
      </w:r>
      <w:r>
        <w:t>This way sure sounds better. I know "With the split" is more literal, but it doesn't make any sense in English. This does.</w:t>
      </w:r>
    </w:p>
  </w:comment>
  <w:comment w:id="165" w:author="Windows User" w:date="2015-10-30T08:56:00Z" w:initials="WU">
    <w:p w:rsidR="00CE1951" w:rsidRDefault="00CE1951">
      <w:pPr>
        <w:pStyle w:val="CommentText"/>
      </w:pPr>
      <w:r>
        <w:rPr>
          <w:rStyle w:val="CommentReference"/>
        </w:rPr>
        <w:annotationRef/>
      </w:r>
      <w:r>
        <w:t>path or walkway?</w:t>
      </w:r>
    </w:p>
  </w:comment>
  <w:comment w:id="166" w:author="Brett Slote" w:date="2015-10-30T08:56:00Z" w:initials="BS">
    <w:p w:rsidR="00CE1951" w:rsidRDefault="00CE1951">
      <w:pPr>
        <w:pStyle w:val="CommentText"/>
      </w:pPr>
      <w:r>
        <w:rPr>
          <w:rStyle w:val="CommentReference"/>
        </w:rPr>
        <w:annotationRef/>
      </w:r>
      <w:r>
        <w:t>needs : at least to indicate breaks in tune</w:t>
      </w:r>
    </w:p>
  </w:comment>
  <w:comment w:id="167" w:author="Windows User" w:date="2015-10-30T08:56:00Z" w:initials="WU">
    <w:p w:rsidR="00CE1951" w:rsidRDefault="00CE1951">
      <w:pPr>
        <w:pStyle w:val="CommentText"/>
      </w:pPr>
      <w:r>
        <w:rPr>
          <w:rStyle w:val="CommentReference"/>
        </w:rPr>
        <w:annotationRef/>
      </w:r>
      <w:r>
        <w:t>miraculous, or something closer to paradoxical but sounding good?</w:t>
      </w:r>
    </w:p>
  </w:comment>
  <w:comment w:id="168" w:author="Windows User" w:date="2015-10-30T08:56:00Z" w:initials="WU">
    <w:p w:rsidR="00CE1951" w:rsidRDefault="00CE1951">
      <w:pPr>
        <w:pStyle w:val="CommentText"/>
      </w:pPr>
      <w:r>
        <w:rPr>
          <w:rStyle w:val="CommentReference"/>
        </w:rPr>
        <w:annotationRef/>
      </w:r>
      <w:r>
        <w:t>passed and crossed mean teh same thing... but passed over carries connotation of connection to pass over...</w:t>
      </w:r>
    </w:p>
  </w:comment>
  <w:comment w:id="169" w:author="Windows User" w:date="2015-10-30T08:56:00Z" w:initials="WU">
    <w:p w:rsidR="00CE1951" w:rsidRDefault="00CE1951">
      <w:pPr>
        <w:pStyle w:val="CommentText"/>
      </w:pPr>
      <w:r>
        <w:rPr>
          <w:rStyle w:val="CommentReference"/>
        </w:rPr>
        <w:annotationRef/>
      </w:r>
      <w:r>
        <w:t>praising or singing?</w:t>
      </w:r>
    </w:p>
  </w:comment>
  <w:comment w:id="170" w:author="Windows User" w:date="2015-10-30T08:56:00Z" w:initials="WU">
    <w:p w:rsidR="00CE1951" w:rsidRDefault="00CE1951">
      <w:pPr>
        <w:pStyle w:val="CommentText"/>
      </w:pPr>
      <w:r>
        <w:rPr>
          <w:rStyle w:val="CommentReference"/>
        </w:rPr>
        <w:annotationRef/>
      </w:r>
      <w:r>
        <w:t>I think this should be sing to</w:t>
      </w:r>
    </w:p>
  </w:comment>
  <w:comment w:id="178" w:author="Windows User" w:date="2015-10-30T08:56:00Z" w:initials="BS">
    <w:p w:rsidR="00CE1951" w:rsidRDefault="00CE1951">
      <w:pPr>
        <w:pStyle w:val="CommentText"/>
      </w:pPr>
      <w:r>
        <w:rPr>
          <w:rStyle w:val="CommentReference"/>
        </w:rPr>
        <w:annotationRef/>
      </w:r>
      <w:r>
        <w:t>both Brenton and NETS have "understanding"</w:t>
      </w:r>
    </w:p>
  </w:comment>
  <w:comment w:id="179" w:author="Windows User" w:date="2015-10-30T08:56:00Z" w:initials="BS">
    <w:p w:rsidR="00CE1951" w:rsidRDefault="00CE1951">
      <w:pPr>
        <w:pStyle w:val="CommentText"/>
      </w:pPr>
      <w:r>
        <w:rPr>
          <w:rStyle w:val="CommentReference"/>
        </w:rPr>
        <w:annotationRef/>
      </w:r>
      <w:r>
        <w:t>NETS just has made</w:t>
      </w:r>
    </w:p>
  </w:comment>
  <w:comment w:id="180" w:author="Windows User" w:date="2015-10-30T08:56:00Z" w:initials="BS">
    <w:p w:rsidR="00CE1951" w:rsidRDefault="00CE1951">
      <w:pPr>
        <w:pStyle w:val="CommentText"/>
      </w:pPr>
      <w:r>
        <w:rPr>
          <w:rStyle w:val="CommentReference"/>
        </w:rPr>
        <w:annotationRef/>
      </w:r>
      <w:r>
        <w:t>does Coptic have "alone"?</w:t>
      </w:r>
    </w:p>
  </w:comment>
  <w:comment w:id="181" w:author="Windows User" w:date="2015-10-30T08:56:00Z" w:initials="BS">
    <w:p w:rsidR="00CE1951" w:rsidRDefault="00CE1951">
      <w:pPr>
        <w:pStyle w:val="CommentText"/>
      </w:pPr>
      <w:r>
        <w:rPr>
          <w:rStyle w:val="CommentReference"/>
        </w:rPr>
        <w:annotationRef/>
      </w:r>
      <w:r>
        <w:t>NETS "have authority". Maybe 'govern' would fit connotations better than rule?</w:t>
      </w:r>
    </w:p>
  </w:comment>
  <w:comment w:id="182" w:author="Windows User" w:date="2015-10-30T08:56:00Z" w:initials="BS">
    <w:p w:rsidR="00CE1951" w:rsidRDefault="00CE1951">
      <w:pPr>
        <w:pStyle w:val="CommentText"/>
      </w:pPr>
      <w:r>
        <w:rPr>
          <w:rStyle w:val="CommentReference"/>
        </w:rPr>
        <w:annotationRef/>
      </w:r>
      <w:r>
        <w:t>NETS has 'raised'. Makes more sense?</w:t>
      </w:r>
    </w:p>
  </w:comment>
  <w:comment w:id="183" w:author="Windows User" w:date="2015-10-30T08:56:00Z" w:initials="BS">
    <w:p w:rsidR="00CE1951" w:rsidRDefault="00CE1951">
      <w:pPr>
        <w:pStyle w:val="CommentText"/>
      </w:pPr>
      <w:r>
        <w:rPr>
          <w:rStyle w:val="CommentReference"/>
        </w:rPr>
        <w:annotationRef/>
      </w:r>
      <w:r>
        <w:t>into?</w:t>
      </w:r>
    </w:p>
  </w:comment>
  <w:comment w:id="189" w:author="Windows User" w:date="2015-10-30T08:56:00Z" w:initials="BS">
    <w:p w:rsidR="00CE1951" w:rsidRDefault="00CE1951">
      <w:pPr>
        <w:pStyle w:val="CommentText"/>
      </w:pPr>
      <w:r>
        <w:rPr>
          <w:rStyle w:val="CommentReference"/>
        </w:rPr>
        <w:annotationRef/>
      </w:r>
      <w:r>
        <w:t>clearly the missing vs above belongs</w:t>
      </w:r>
    </w:p>
  </w:comment>
  <w:comment w:id="196" w:author="Windows User" w:date="2015-10-30T08:56:00Z" w:initials="BS">
    <w:p w:rsidR="00CE1951" w:rsidRDefault="00CE1951">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10-30T08:56:00Z" w:initials="BS">
    <w:p w:rsidR="00CE1951" w:rsidRDefault="00CE1951">
      <w:pPr>
        <w:pStyle w:val="CommentText"/>
      </w:pPr>
      <w:r>
        <w:rPr>
          <w:rStyle w:val="CommentReference"/>
        </w:rPr>
        <w:annotationRef/>
      </w:r>
      <w:r>
        <w:t>heavens?</w:t>
      </w:r>
    </w:p>
  </w:comment>
  <w:comment w:id="198" w:author="Windows User" w:date="2015-10-30T08:56:00Z" w:initials="BS">
    <w:p w:rsidR="00CE1951" w:rsidRDefault="00CE1951">
      <w:pPr>
        <w:pStyle w:val="CommentText"/>
      </w:pPr>
      <w:r>
        <w:rPr>
          <w:rStyle w:val="CommentReference"/>
        </w:rPr>
        <w:annotationRef/>
      </w:r>
      <w:r>
        <w:t>NETS omits clouds</w:t>
      </w:r>
    </w:p>
  </w:comment>
  <w:comment w:id="199" w:author="Windows User" w:date="2015-10-30T08:56:00Z" w:initials="BS">
    <w:p w:rsidR="00CE1951" w:rsidRDefault="00CE1951">
      <w:pPr>
        <w:pStyle w:val="CommentText"/>
      </w:pPr>
      <w:r>
        <w:rPr>
          <w:rStyle w:val="CommentReference"/>
        </w:rPr>
        <w:annotationRef/>
      </w:r>
      <w:r>
        <w:t>NETS omits this vs</w:t>
      </w:r>
    </w:p>
  </w:comment>
  <w:comment w:id="200" w:author="Windows User" w:date="2015-10-30T08:56:00Z" w:initials="BS">
    <w:p w:rsidR="00CE1951" w:rsidRDefault="00CE1951">
      <w:pPr>
        <w:pStyle w:val="CommentText"/>
      </w:pPr>
      <w:r>
        <w:rPr>
          <w:rStyle w:val="CommentReference"/>
        </w:rPr>
        <w:annotationRef/>
      </w:r>
      <w:r>
        <w:t>NETS has falling snow which matches AI hoar frosts.</w:t>
      </w:r>
    </w:p>
  </w:comment>
  <w:comment w:id="201" w:author="Windows User" w:date="2015-10-30T08:56:00Z" w:initials="BS">
    <w:p w:rsidR="00CE1951" w:rsidRDefault="00CE1951">
      <w:pPr>
        <w:pStyle w:val="CommentText"/>
      </w:pPr>
      <w:r>
        <w:rPr>
          <w:rStyle w:val="CommentReference"/>
        </w:rPr>
        <w:annotationRef/>
      </w:r>
      <w:r>
        <w:t>reversed ice and hoarfrosts of this vs and last to match NETS. Coptic?</w:t>
      </w:r>
    </w:p>
  </w:comment>
  <w:comment w:id="202" w:author="Windows User" w:date="2015-10-30T08:56:00Z" w:initials="BS">
    <w:p w:rsidR="00CE1951" w:rsidRDefault="00CE1951">
      <w:pPr>
        <w:pStyle w:val="CommentText"/>
      </w:pPr>
      <w:r>
        <w:rPr>
          <w:rStyle w:val="CommentReference"/>
        </w:rPr>
        <w:annotationRef/>
      </w:r>
      <w:r>
        <w:t>NETS switches this vs with next</w:t>
      </w:r>
    </w:p>
  </w:comment>
  <w:comment w:id="203" w:author="Windows User" w:date="2015-10-30T08:56:00Z" w:initials="BS">
    <w:p w:rsidR="00CE1951" w:rsidRDefault="00CE1951">
      <w:pPr>
        <w:pStyle w:val="CommentText"/>
      </w:pPr>
      <w:r>
        <w:rPr>
          <w:rStyle w:val="CommentReference"/>
        </w:rPr>
        <w:annotationRef/>
      </w:r>
      <w:r>
        <w:t>NETS has sea-monsters</w:t>
      </w:r>
    </w:p>
  </w:comment>
  <w:comment w:id="204" w:author="Windows User" w:date="2015-10-30T08:56:00Z" w:initials="BS">
    <w:p w:rsidR="00CE1951" w:rsidRDefault="00CE1951">
      <w:pPr>
        <w:pStyle w:val="CommentText"/>
      </w:pPr>
      <w:r>
        <w:rPr>
          <w:rStyle w:val="CommentReference"/>
        </w:rPr>
        <w:annotationRef/>
      </w:r>
      <w:r>
        <w:t>NETS has four-footed and wild animals of the land</w:t>
      </w:r>
    </w:p>
  </w:comment>
  <w:comment w:id="205" w:author="Windows User" w:date="2015-10-30T08:56:00Z" w:initials="BS">
    <w:p w:rsidR="00CE1951" w:rsidRDefault="00CE1951">
      <w:pPr>
        <w:pStyle w:val="CommentText"/>
      </w:pPr>
      <w:r>
        <w:rPr>
          <w:rStyle w:val="CommentReference"/>
        </w:rPr>
        <w:annotationRef/>
      </w:r>
      <w:r>
        <w:t>NETS has all humans on earth</w:t>
      </w:r>
    </w:p>
  </w:comment>
  <w:comment w:id="206" w:author="Windows User" w:date="2015-10-30T08:56:00Z" w:initials="BS">
    <w:p w:rsidR="00CE1951" w:rsidRDefault="00CE1951">
      <w:pPr>
        <w:pStyle w:val="CommentText"/>
      </w:pPr>
      <w:r>
        <w:rPr>
          <w:rStyle w:val="CommentReference"/>
        </w:rPr>
        <w:annotationRef/>
      </w:r>
      <w:r>
        <w:t>NETS has "priests, slaves of the Lord", then omits next vs.</w:t>
      </w:r>
    </w:p>
  </w:comment>
  <w:comment w:id="207" w:author="Windows User" w:date="2015-10-30T08:56:00Z" w:initials="BS">
    <w:p w:rsidR="00CE1951" w:rsidRDefault="00CE1951">
      <w:pPr>
        <w:pStyle w:val="CommentText"/>
      </w:pPr>
      <w:r>
        <w:rPr>
          <w:rStyle w:val="CommentReference"/>
        </w:rPr>
        <w:annotationRef/>
      </w:r>
      <w:r>
        <w:t>NETS ends quite differently</w:t>
      </w:r>
    </w:p>
  </w:comment>
  <w:comment w:id="213" w:author="Brett Slote" w:date="2015-10-30T08:56:00Z" w:initials="BS">
    <w:p w:rsidR="00CE1951" w:rsidRDefault="00CE1951">
      <w:pPr>
        <w:pStyle w:val="CommentText"/>
      </w:pPr>
      <w:r>
        <w:rPr>
          <w:rStyle w:val="CommentReference"/>
        </w:rPr>
        <w:annotationRef/>
      </w:r>
      <w:r>
        <w:t>These should be broken into lines with the tune!</w:t>
      </w:r>
    </w:p>
  </w:comment>
  <w:comment w:id="214" w:author="Windows User" w:date="2015-10-30T08:56:00Z" w:initials="BS">
    <w:p w:rsidR="00CE1951" w:rsidRDefault="00CE1951">
      <w:pPr>
        <w:pStyle w:val="CommentText"/>
      </w:pPr>
      <w:r>
        <w:rPr>
          <w:rStyle w:val="CommentReference"/>
        </w:rPr>
        <w:annotationRef/>
      </w:r>
      <w:r>
        <w:t>giver, or maker?</w:t>
      </w:r>
    </w:p>
  </w:comment>
  <w:comment w:id="215" w:author="Windows User" w:date="2015-10-30T08:56:00Z" w:initials="BS">
    <w:p w:rsidR="00CE1951" w:rsidRDefault="00CE1951">
      <w:pPr>
        <w:pStyle w:val="CommentText"/>
      </w:pPr>
      <w:r>
        <w:rPr>
          <w:rStyle w:val="CommentReference"/>
        </w:rPr>
        <w:annotationRef/>
      </w:r>
      <w:r>
        <w:t>even NETS has Hananias</w:t>
      </w:r>
    </w:p>
  </w:comment>
  <w:comment w:id="216" w:author="Windows User" w:date="2015-10-30T08:56:00Z" w:initials="BS">
    <w:p w:rsidR="00CE1951" w:rsidRDefault="00CE1951">
      <w:pPr>
        <w:pStyle w:val="CommentText"/>
      </w:pPr>
      <w:r>
        <w:rPr>
          <w:rStyle w:val="CommentReference"/>
        </w:rPr>
        <w:annotationRef/>
      </w:r>
      <w:r>
        <w:t>does Coptic have evening first?</w:t>
      </w:r>
    </w:p>
  </w:comment>
  <w:comment w:id="217" w:author="Windows User" w:date="2015-10-30T08:56:00Z" w:initials="BS">
    <w:p w:rsidR="00CE1951" w:rsidRDefault="00CE1951">
      <w:pPr>
        <w:pStyle w:val="CommentText"/>
      </w:pPr>
      <w:r>
        <w:rPr>
          <w:rStyle w:val="CommentReference"/>
        </w:rPr>
        <w:annotationRef/>
      </w:r>
      <w:r>
        <w:t>Coptic doesn't have "Our God"</w:t>
      </w:r>
    </w:p>
  </w:comment>
  <w:comment w:id="218" w:author="Windows User" w:date="2015-10-30T08:56:00Z" w:initials="BS">
    <w:p w:rsidR="00CE1951" w:rsidRDefault="00CE1951">
      <w:pPr>
        <w:pStyle w:val="CommentText"/>
      </w:pPr>
      <w:r>
        <w:rPr>
          <w:rStyle w:val="CommentReference"/>
        </w:rPr>
        <w:annotationRef/>
      </w:r>
      <w:r>
        <w:t>celebrate or proclaim?</w:t>
      </w:r>
    </w:p>
  </w:comment>
  <w:comment w:id="219" w:author="Windows User" w:date="2015-10-30T08:56:00Z" w:initials="BS">
    <w:p w:rsidR="00CE1951" w:rsidRDefault="00CE1951">
      <w:pPr>
        <w:pStyle w:val="CommentText"/>
      </w:pPr>
      <w:r>
        <w:rPr>
          <w:rStyle w:val="CommentReference"/>
        </w:rPr>
        <w:annotationRef/>
      </w:r>
      <w:r>
        <w:t>persevere or be sober?</w:t>
      </w:r>
    </w:p>
  </w:comment>
  <w:comment w:id="220" w:author="Windows User" w:date="2015-10-30T08:56:00Z" w:initials="BS">
    <w:p w:rsidR="00CE1951" w:rsidRDefault="00CE1951">
      <w:pPr>
        <w:pStyle w:val="CommentText"/>
      </w:pPr>
      <w:r>
        <w:rPr>
          <w:rStyle w:val="CommentReference"/>
        </w:rPr>
        <w:annotationRef/>
      </w:r>
      <w:r>
        <w:t>Coptic has presbyters, not priests (oweeb)</w:t>
      </w:r>
    </w:p>
  </w:comment>
  <w:comment w:id="221" w:author="Windows User" w:date="2015-10-30T08:56:00Z" w:initials="BS">
    <w:p w:rsidR="00CE1951" w:rsidRDefault="00CE1951">
      <w:pPr>
        <w:pStyle w:val="CommentText"/>
      </w:pPr>
      <w:r>
        <w:rPr>
          <w:rStyle w:val="CommentReference"/>
        </w:rPr>
        <w:annotationRef/>
      </w:r>
      <w:r>
        <w:t>esmo is bless, not praise...</w:t>
      </w:r>
    </w:p>
  </w:comment>
  <w:comment w:id="222" w:author="Windows User" w:date="2015-10-30T08:56:00Z" w:initials="BS">
    <w:p w:rsidR="00CE1951" w:rsidRDefault="00CE1951">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10-30T08:56:00Z" w:initials="BS">
    <w:p w:rsidR="00CE1951" w:rsidRDefault="00CE1951">
      <w:pPr>
        <w:pStyle w:val="CommentText"/>
      </w:pPr>
      <w:r>
        <w:rPr>
          <w:rStyle w:val="CommentReference"/>
        </w:rPr>
        <w:annotationRef/>
      </w:r>
      <w:r>
        <w:t>Is LA right with breaths and spirits?</w:t>
      </w:r>
    </w:p>
  </w:comment>
  <w:comment w:id="224" w:author="Windows User" w:date="2015-10-30T08:56:00Z" w:initials="BS">
    <w:p w:rsidR="00CE1951" w:rsidRDefault="00CE1951">
      <w:pPr>
        <w:pStyle w:val="CommentText"/>
      </w:pPr>
      <w:r>
        <w:rPr>
          <w:rStyle w:val="CommentReference"/>
        </w:rPr>
        <w:annotationRef/>
      </w:r>
      <w:r>
        <w:t>doesn't look like waters... is it ssea?</w:t>
      </w:r>
    </w:p>
  </w:comment>
  <w:comment w:id="225" w:author="Windows User" w:date="2015-10-30T08:56:00Z" w:initials="BS">
    <w:p w:rsidR="00CE1951" w:rsidRDefault="00CE1951">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10-30T08:56:00Z" w:initials="BS">
    <w:p w:rsidR="00CE1951" w:rsidRDefault="00CE1951">
      <w:pPr>
        <w:pStyle w:val="CommentText"/>
      </w:pPr>
      <w:r>
        <w:rPr>
          <w:rStyle w:val="CommentReference"/>
        </w:rPr>
        <w:annotationRef/>
      </w:r>
      <w:r>
        <w:t>disobedient? heretics?</w:t>
      </w:r>
    </w:p>
  </w:comment>
  <w:comment w:id="227" w:author="Windows User" w:date="2015-10-30T08:56:00Z" w:initials="BS">
    <w:p w:rsidR="00CE1951" w:rsidRDefault="00CE1951">
      <w:pPr>
        <w:pStyle w:val="CommentText"/>
      </w:pPr>
      <w:r>
        <w:rPr>
          <w:rStyle w:val="CommentReference"/>
        </w:rPr>
        <w:annotationRef/>
      </w:r>
      <w:r>
        <w:t>souls or spirits?</w:t>
      </w:r>
    </w:p>
  </w:comment>
  <w:comment w:id="228" w:author="Windows User" w:date="2015-10-30T08:56:00Z" w:initials="BS">
    <w:p w:rsidR="00CE1951" w:rsidRDefault="00CE1951">
      <w:pPr>
        <w:pStyle w:val="CommentText"/>
      </w:pPr>
      <w:r>
        <w:rPr>
          <w:rStyle w:val="CommentReference"/>
        </w:rPr>
        <w:annotationRef/>
      </w:r>
      <w:r>
        <w:t>humble or contrite?</w:t>
      </w:r>
    </w:p>
  </w:comment>
  <w:comment w:id="229" w:author="Windows User" w:date="2015-10-30T08:56:00Z" w:initials="BS">
    <w:p w:rsidR="00CE1951" w:rsidRDefault="00CE1951">
      <w:pPr>
        <w:pStyle w:val="CommentText"/>
      </w:pPr>
      <w:r>
        <w:rPr>
          <w:rStyle w:val="CommentReference"/>
        </w:rPr>
        <w:annotationRef/>
      </w:r>
      <w:r>
        <w:t>hearts?</w:t>
      </w:r>
    </w:p>
  </w:comment>
  <w:comment w:id="230" w:author="Windows User" w:date="2015-10-30T08:56:00Z" w:initials="BS">
    <w:p w:rsidR="00CE1951" w:rsidRDefault="00CE1951">
      <w:pPr>
        <w:pStyle w:val="CommentText"/>
      </w:pPr>
      <w:r>
        <w:rPr>
          <w:rStyle w:val="CommentReference"/>
        </w:rPr>
        <w:annotationRef/>
      </w:r>
      <w:r>
        <w:t>this or LA?</w:t>
      </w:r>
    </w:p>
  </w:comment>
  <w:comment w:id="231" w:author="Windows User" w:date="2015-10-30T08:56:00Z" w:initials="BS">
    <w:p w:rsidR="00CE1951" w:rsidRDefault="00CE1951">
      <w:pPr>
        <w:pStyle w:val="CommentText"/>
      </w:pPr>
      <w:r>
        <w:rPr>
          <w:rStyle w:val="CommentReference"/>
        </w:rPr>
        <w:annotationRef/>
      </w:r>
      <w:r>
        <w:t>righteous of, or who revere</w:t>
      </w:r>
    </w:p>
  </w:comment>
  <w:comment w:id="232" w:author="Windows User" w:date="2015-10-30T08:56:00Z" w:initials="BS">
    <w:p w:rsidR="00CE1951" w:rsidRDefault="00CE1951">
      <w:pPr>
        <w:pStyle w:val="CommentText"/>
      </w:pPr>
      <w:r>
        <w:rPr>
          <w:rStyle w:val="CommentReference"/>
        </w:rPr>
        <w:annotationRef/>
      </w:r>
      <w:r>
        <w:t>this, or accountable? or something else?</w:t>
      </w:r>
    </w:p>
  </w:comment>
  <w:comment w:id="233" w:author="Windows User" w:date="2015-10-30T08:56:00Z" w:initials="BS">
    <w:p w:rsidR="00CE1951" w:rsidRDefault="00CE1951">
      <w:pPr>
        <w:pStyle w:val="CommentText"/>
      </w:pPr>
      <w:r>
        <w:rPr>
          <w:rStyle w:val="CommentReference"/>
        </w:rPr>
        <w:annotationRef/>
      </w:r>
      <w:r>
        <w:t>that he may praise and say?</w:t>
      </w:r>
    </w:p>
  </w:comment>
  <w:comment w:id="245" w:author="Brett Slote" w:date="2015-10-30T08:56:00Z" w:initials="BS">
    <w:p w:rsidR="00CE1951" w:rsidRDefault="00CE1951">
      <w:pPr>
        <w:pStyle w:val="CommentText"/>
      </w:pPr>
      <w:r>
        <w:rPr>
          <w:rStyle w:val="CommentReference"/>
        </w:rPr>
        <w:annotationRef/>
      </w:r>
      <w:r>
        <w:t>Fred wants 'O' here, saying it matches the Coptic... but it isn't in the Coptic!</w:t>
      </w:r>
    </w:p>
  </w:comment>
  <w:comment w:id="246" w:author="Windows User" w:date="2015-10-30T08:56:00Z" w:initials="BS">
    <w:p w:rsidR="00CE1951" w:rsidRDefault="00CE1951" w:rsidP="00F977F1">
      <w:pPr>
        <w:pStyle w:val="CommentText"/>
      </w:pPr>
      <w:r>
        <w:rPr>
          <w:rStyle w:val="CommentReference"/>
        </w:rPr>
        <w:annotationRef/>
      </w:r>
      <w:r>
        <w:t>why do books not have a vs for the bishop???</w:t>
      </w:r>
    </w:p>
  </w:comment>
  <w:comment w:id="247" w:author="Windows User" w:date="2015-10-30T08:56:00Z" w:initials="BS">
    <w:p w:rsidR="00CE1951" w:rsidRDefault="00CE1951">
      <w:pPr>
        <w:pStyle w:val="CommentText"/>
      </w:pPr>
      <w:r>
        <w:rPr>
          <w:rStyle w:val="CommentReference"/>
        </w:rPr>
        <w:annotationRef/>
      </w:r>
      <w:r>
        <w:t>add</w:t>
      </w:r>
    </w:p>
  </w:comment>
  <w:comment w:id="250" w:author="Windows User" w:date="2015-10-30T08:56:00Z" w:initials="BS">
    <w:p w:rsidR="00CE1951" w:rsidRDefault="00CE1951"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10-30T08:56:00Z" w:initials="BS">
    <w:p w:rsidR="00CE1951" w:rsidRDefault="00CE1951" w:rsidP="00F977F1">
      <w:pPr>
        <w:pStyle w:val="CommentText"/>
      </w:pPr>
      <w:r>
        <w:rPr>
          <w:rStyle w:val="CommentReference"/>
        </w:rPr>
        <w:annotationRef/>
      </w:r>
      <w:r>
        <w:t>Communion or commemor</w:t>
      </w:r>
      <w:r>
        <w:t>a</w:t>
      </w:r>
      <w:r>
        <w:t>tion?</w:t>
      </w:r>
    </w:p>
  </w:comment>
  <w:comment w:id="252" w:author="Brett Slote" w:date="2015-10-30T08:56:00Z" w:initials="BS">
    <w:p w:rsidR="00CE1951" w:rsidRDefault="00CE1951" w:rsidP="00F977F1">
      <w:pPr>
        <w:pStyle w:val="CommentText"/>
      </w:pPr>
      <w:r>
        <w:rPr>
          <w:rStyle w:val="CommentReference"/>
        </w:rPr>
        <w:annotationRef/>
      </w:r>
      <w:r>
        <w:t>Fred wants 'O' here, saying it matches the Coptic... but it isn't in the Coptic!</w:t>
      </w:r>
    </w:p>
  </w:comment>
  <w:comment w:id="253" w:author="Windows User" w:date="2015-10-30T08:56:00Z" w:initials="BS">
    <w:p w:rsidR="00CE1951" w:rsidRDefault="00CE19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10-30T08:56:00Z" w:initials="BS">
    <w:p w:rsidR="00CE1951" w:rsidRDefault="00CE1951">
      <w:pPr>
        <w:pStyle w:val="CommentText"/>
      </w:pPr>
      <w:r>
        <w:rPr>
          <w:rStyle w:val="CommentReference"/>
        </w:rPr>
        <w:annotationRef/>
      </w:r>
      <w:r>
        <w:t>Godhead or  Divinity?</w:t>
      </w:r>
    </w:p>
  </w:comment>
  <w:comment w:id="257" w:author="Windows User" w:date="2015-10-30T08:56:00Z" w:initials="BS">
    <w:p w:rsidR="00CE1951" w:rsidRDefault="00CE1951">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10-30T08:56:00Z" w:initials="BS">
    <w:p w:rsidR="00CE1951" w:rsidRDefault="00CE1951">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10-30T08:56:00Z" w:initials="BS">
    <w:p w:rsidR="00CE1951" w:rsidRDefault="00CE1951">
      <w:pPr>
        <w:pStyle w:val="CommentText"/>
      </w:pPr>
      <w:r>
        <w:rPr>
          <w:rStyle w:val="CommentReference"/>
        </w:rPr>
        <w:annotationRef/>
      </w:r>
      <w:r>
        <w:t>faithful or trusted? faithful sounds better as it is her action and not ours, as trusted.</w:t>
      </w:r>
    </w:p>
  </w:comment>
  <w:comment w:id="261" w:author="Windows User" w:date="2015-10-30T08:56:00Z" w:initials="BS">
    <w:p w:rsidR="00CE1951" w:rsidRDefault="00CE1951">
      <w:pPr>
        <w:pStyle w:val="CommentText"/>
      </w:pPr>
      <w:r>
        <w:rPr>
          <w:rStyle w:val="CommentReference"/>
        </w:rPr>
        <w:annotationRef/>
      </w:r>
      <w:r>
        <w:t>bless or praise? inconsistent rendering of esmo</w:t>
      </w:r>
    </w:p>
  </w:comment>
  <w:comment w:id="274" w:author="Windows User" w:date="2015-10-30T08:56:00Z" w:initials="BS">
    <w:p w:rsidR="00CE1951" w:rsidRDefault="00CE1951">
      <w:pPr>
        <w:pStyle w:val="CommentText"/>
      </w:pPr>
      <w:r>
        <w:rPr>
          <w:rStyle w:val="CommentReference"/>
        </w:rPr>
        <w:annotationRef/>
      </w:r>
      <w:r>
        <w:t>MT (KJV) and Ra lack. NETS has and so does Coptic.</w:t>
      </w:r>
    </w:p>
  </w:comment>
  <w:comment w:id="275" w:author="Windows User" w:date="2015-10-30T08:56:00Z" w:initials="BS">
    <w:p w:rsidR="00CE1951" w:rsidRDefault="00CE1951">
      <w:pPr>
        <w:pStyle w:val="CommentText"/>
      </w:pPr>
      <w:r>
        <w:rPr>
          <w:rStyle w:val="CommentReference"/>
        </w:rPr>
        <w:annotationRef/>
      </w:r>
      <w:r>
        <w:t>this structure rather than just a list is probably a KJVism...</w:t>
      </w:r>
    </w:p>
  </w:comment>
  <w:comment w:id="276" w:author="Windows User" w:date="2015-10-30T08:56:00Z" w:initials="BS">
    <w:p w:rsidR="00CE1951" w:rsidRDefault="00CE1951">
      <w:pPr>
        <w:pStyle w:val="CommentText"/>
      </w:pPr>
      <w:r>
        <w:rPr>
          <w:rStyle w:val="CommentReference"/>
        </w:rPr>
        <w:annotationRef/>
      </w:r>
      <w:r>
        <w:t>Coptic varies greatly from NETS</w:t>
      </w:r>
    </w:p>
  </w:comment>
  <w:comment w:id="282" w:author="Windows User" w:date="2015-10-30T08:56:00Z" w:initials="BS">
    <w:p w:rsidR="00CE1951" w:rsidRDefault="00CE1951">
      <w:pPr>
        <w:pStyle w:val="CommentText"/>
      </w:pPr>
      <w:r>
        <w:rPr>
          <w:rStyle w:val="CommentReference"/>
        </w:rPr>
        <w:annotationRef/>
      </w:r>
      <w:r>
        <w:t>NETS has dance... also drum &amp; harp...</w:t>
      </w:r>
    </w:p>
  </w:comment>
  <w:comment w:id="283" w:author="Windows User" w:date="2015-10-30T08:56:00Z" w:initials="BS">
    <w:p w:rsidR="00CE1951" w:rsidRDefault="00CE1951">
      <w:pPr>
        <w:pStyle w:val="CommentText"/>
      </w:pPr>
      <w:r>
        <w:rPr>
          <w:rStyle w:val="CommentReference"/>
        </w:rPr>
        <w:annotationRef/>
      </w:r>
      <w:r>
        <w:t>NETS and LA have boast in glory...</w:t>
      </w:r>
    </w:p>
  </w:comment>
  <w:comment w:id="284" w:author="Windows User" w:date="2015-10-30T08:56:00Z" w:initials="BS">
    <w:p w:rsidR="00CE1951" w:rsidRDefault="00CE1951">
      <w:pPr>
        <w:pStyle w:val="CommentText"/>
      </w:pPr>
      <w:r>
        <w:rPr>
          <w:rStyle w:val="CommentReference"/>
        </w:rPr>
        <w:annotationRef/>
      </w:r>
      <w:r>
        <w:t>NETS has rejoice. Coptis looks to me like glorify... Sing aloud? Rejoice?</w:t>
      </w:r>
    </w:p>
  </w:comment>
  <w:comment w:id="285" w:author="Windows User" w:date="2015-10-30T08:56:00Z" w:initials="BS">
    <w:p w:rsidR="00CE1951" w:rsidRDefault="00CE1951">
      <w:pPr>
        <w:pStyle w:val="CommentText"/>
      </w:pPr>
      <w:r>
        <w:rPr>
          <w:rStyle w:val="CommentReference"/>
        </w:rPr>
        <w:annotationRef/>
      </w:r>
      <w:r>
        <w:t>NETS has throats too. I'm leaving mouths. Throats is too literal. Not how we say it in English...</w:t>
      </w:r>
    </w:p>
  </w:comment>
  <w:comment w:id="286" w:author="Windows User" w:date="2015-10-30T08:56:00Z" w:initials="BS">
    <w:p w:rsidR="00CE1951" w:rsidRDefault="00CE1951">
      <w:pPr>
        <w:pStyle w:val="CommentText"/>
      </w:pPr>
      <w:r>
        <w:rPr>
          <w:rStyle w:val="CommentReference"/>
        </w:rPr>
        <w:annotationRef/>
      </w:r>
      <w:r>
        <w:t>NETS has rebukes. punishments?</w:t>
      </w:r>
    </w:p>
  </w:comment>
  <w:comment w:id="292" w:author="Windows User" w:date="2015-10-30T08:56:00Z" w:initials="BS">
    <w:p w:rsidR="00CE1951" w:rsidRDefault="00CE1951">
      <w:pPr>
        <w:pStyle w:val="CommentText"/>
      </w:pPr>
      <w:r>
        <w:rPr>
          <w:rStyle w:val="CommentReference"/>
        </w:rPr>
        <w:annotationRef/>
      </w:r>
      <w:r>
        <w:t>psaltry? or lyre?</w:t>
      </w:r>
    </w:p>
  </w:comment>
  <w:comment w:id="293" w:author="Windows User" w:date="2015-10-30T08:56:00Z" w:initials="BS">
    <w:p w:rsidR="00CE1951" w:rsidRDefault="00CE1951">
      <w:pPr>
        <w:pStyle w:val="CommentText"/>
      </w:pPr>
      <w:r>
        <w:rPr>
          <w:rStyle w:val="CommentReference"/>
        </w:rPr>
        <w:annotationRef/>
      </w:r>
      <w:r>
        <w:t>NETS has drum and dance.</w:t>
      </w:r>
    </w:p>
  </w:comment>
  <w:comment w:id="304" w:author="Windows User" w:date="2015-10-30T08:56:00Z" w:initials="BS">
    <w:p w:rsidR="00CE1951" w:rsidRDefault="00CE1951">
      <w:pPr>
        <w:pStyle w:val="CommentText"/>
      </w:pPr>
      <w:r>
        <w:rPr>
          <w:rStyle w:val="CommentReference"/>
        </w:rPr>
        <w:annotationRef/>
      </w:r>
      <w:r>
        <w:t>tense? praise or will praise?</w:t>
      </w:r>
    </w:p>
  </w:comment>
  <w:comment w:id="305" w:author="Windows User" w:date="2015-10-30T08:56:00Z" w:initials="BS">
    <w:p w:rsidR="00CE1951" w:rsidRDefault="00CE1951">
      <w:pPr>
        <w:pStyle w:val="CommentText"/>
      </w:pPr>
      <w:r>
        <w:rPr>
          <w:rStyle w:val="CommentReference"/>
        </w:rPr>
        <w:annotationRef/>
      </w:r>
      <w:r>
        <w:t>earth? land? creation?</w:t>
      </w:r>
    </w:p>
  </w:comment>
  <w:comment w:id="306" w:author="Windows User" w:date="2015-10-30T08:56:00Z" w:initials="BS">
    <w:p w:rsidR="00CE1951" w:rsidRDefault="00CE1951">
      <w:pPr>
        <w:pStyle w:val="CommentText"/>
      </w:pPr>
      <w:r>
        <w:rPr>
          <w:rStyle w:val="CommentReference"/>
        </w:rPr>
        <w:annotationRef/>
      </w:r>
      <w:r>
        <w:t>make haste is a little archaic. But hurry is way too colloquial. Quicken doesn't sound right.</w:t>
      </w:r>
    </w:p>
  </w:comment>
  <w:comment w:id="307" w:author="Windows User" w:date="2015-10-30T08:56:00Z" w:initials="BS">
    <w:p w:rsidR="00CE1951" w:rsidRDefault="00CE1951">
      <w:pPr>
        <w:pStyle w:val="CommentText"/>
      </w:pPr>
      <w:r>
        <w:rPr>
          <w:rStyle w:val="CommentReference"/>
        </w:rPr>
        <w:annotationRef/>
      </w:r>
      <w:r>
        <w:t>should either be diverse here or different elsewhere</w:t>
      </w:r>
    </w:p>
  </w:comment>
  <w:comment w:id="308" w:author="Windows User" w:date="2015-10-30T08:56:00Z" w:initials="BS">
    <w:p w:rsidR="00CE1951" w:rsidRDefault="00CE1951">
      <w:pPr>
        <w:pStyle w:val="CommentText"/>
      </w:pPr>
      <w:r>
        <w:rPr>
          <w:rStyle w:val="CommentReference"/>
        </w:rPr>
        <w:annotationRef/>
      </w:r>
      <w:r>
        <w:t>truth or righteousness? Or justice?</w:t>
      </w:r>
    </w:p>
  </w:comment>
  <w:comment w:id="309" w:author="Windows User" w:date="2015-10-30T08:56:00Z" w:initials="BS">
    <w:p w:rsidR="00CE1951" w:rsidRDefault="00CE1951">
      <w:pPr>
        <w:pStyle w:val="CommentText"/>
      </w:pPr>
      <w:r>
        <w:rPr>
          <w:rStyle w:val="CommentReference"/>
        </w:rPr>
        <w:annotationRef/>
      </w:r>
      <w:r>
        <w:t>patience or longsuffering?</w:t>
      </w:r>
    </w:p>
  </w:comment>
  <w:comment w:id="310" w:author="Windows User" w:date="2015-10-30T08:56:00Z" w:initials="BS">
    <w:p w:rsidR="00CE1951" w:rsidRDefault="00CE1951">
      <w:pPr>
        <w:pStyle w:val="CommentText"/>
      </w:pPr>
      <w:r>
        <w:rPr>
          <w:rStyle w:val="CommentReference"/>
        </w:rPr>
        <w:annotationRef/>
      </w:r>
      <w:r>
        <w:t>just "at the first watch"?</w:t>
      </w:r>
    </w:p>
  </w:comment>
  <w:comment w:id="311" w:author="Windows User" w:date="2015-10-30T08:56:00Z" w:initials="BS">
    <w:p w:rsidR="00CE1951" w:rsidRDefault="00CE1951">
      <w:pPr>
        <w:pStyle w:val="CommentText"/>
      </w:pPr>
      <w:r>
        <w:rPr>
          <w:rStyle w:val="CommentReference"/>
        </w:rPr>
        <w:annotationRef/>
      </w:r>
      <w:r>
        <w:t>sweet, or easy?</w:t>
      </w:r>
    </w:p>
  </w:comment>
  <w:comment w:id="312" w:author="Windows User" w:date="2015-10-30T08:56:00Z" w:initials="BS">
    <w:p w:rsidR="00CE1951" w:rsidRDefault="00CE1951">
      <w:pPr>
        <w:pStyle w:val="CommentText"/>
      </w:pPr>
      <w:r>
        <w:rPr>
          <w:rStyle w:val="CommentReference"/>
        </w:rPr>
        <w:annotationRef/>
      </w:r>
      <w:r>
        <w:t>less accurate than beloved, but sounds a lot better..</w:t>
      </w:r>
    </w:p>
  </w:comment>
  <w:comment w:id="313" w:author="Windows User" w:date="2015-10-30T08:56:00Z" w:initials="BS">
    <w:p w:rsidR="00CE1951" w:rsidRDefault="00CE1951">
      <w:pPr>
        <w:pStyle w:val="CommentText"/>
      </w:pPr>
      <w:r>
        <w:rPr>
          <w:rStyle w:val="CommentReference"/>
        </w:rPr>
        <w:annotationRef/>
      </w:r>
      <w:r>
        <w:t>sound better if omit of?</w:t>
      </w:r>
    </w:p>
  </w:comment>
  <w:comment w:id="314" w:author="Windows User" w:date="2015-10-30T08:56:00Z" w:initials="BS">
    <w:p w:rsidR="00CE1951" w:rsidRDefault="00CE1951">
      <w:pPr>
        <w:pStyle w:val="CommentText"/>
      </w:pPr>
      <w:r>
        <w:rPr>
          <w:rStyle w:val="CommentReference"/>
        </w:rPr>
        <w:annotationRef/>
      </w:r>
      <w:r>
        <w:t>truth, or righteousness?</w:t>
      </w:r>
    </w:p>
  </w:comment>
  <w:comment w:id="315" w:author="Windows User" w:date="2015-10-30T08:56:00Z" w:initials="BS">
    <w:p w:rsidR="00CE1951" w:rsidRDefault="00CE1951">
      <w:pPr>
        <w:pStyle w:val="CommentText"/>
      </w:pPr>
      <w:r>
        <w:rPr>
          <w:rStyle w:val="CommentReference"/>
        </w:rPr>
        <w:annotationRef/>
      </w:r>
      <w:r>
        <w:t>true, or perfecvt?</w:t>
      </w:r>
    </w:p>
  </w:comment>
  <w:comment w:id="316" w:author="Windows User" w:date="2015-10-30T08:56:00Z" w:initials="BS">
    <w:p w:rsidR="00CE1951" w:rsidRDefault="00CE1951">
      <w:pPr>
        <w:pStyle w:val="CommentText"/>
      </w:pPr>
      <w:r>
        <w:rPr>
          <w:rStyle w:val="CommentReference"/>
        </w:rPr>
        <w:annotationRef/>
      </w:r>
      <w:r>
        <w:t>and?</w:t>
      </w:r>
    </w:p>
  </w:comment>
  <w:comment w:id="317" w:author="Windows User" w:date="2015-10-30T08:56:00Z" w:initials="BS">
    <w:p w:rsidR="00CE1951" w:rsidRDefault="00CE1951">
      <w:pPr>
        <w:pStyle w:val="CommentText"/>
      </w:pPr>
      <w:r>
        <w:rPr>
          <w:rStyle w:val="CommentReference"/>
        </w:rPr>
        <w:annotationRef/>
      </w:r>
      <w:r>
        <w:t>gather is in first line in Coptic, but tune flows better here..</w:t>
      </w:r>
    </w:p>
  </w:comment>
  <w:comment w:id="318" w:author="Windows User" w:date="2015-10-30T08:56:00Z" w:initials="BS">
    <w:p w:rsidR="00CE1951" w:rsidRDefault="00CE1951">
      <w:pPr>
        <w:pStyle w:val="CommentText"/>
      </w:pPr>
      <w:r>
        <w:rPr>
          <w:rStyle w:val="CommentReference"/>
        </w:rPr>
        <w:annotationRef/>
      </w:r>
      <w:r>
        <w:t>will?</w:t>
      </w:r>
    </w:p>
  </w:comment>
  <w:comment w:id="319" w:author="Windows User" w:date="2015-10-30T08:56:00Z" w:initials="BS">
    <w:p w:rsidR="00CE1951" w:rsidRDefault="00CE1951">
      <w:pPr>
        <w:pStyle w:val="CommentText"/>
      </w:pPr>
      <w:r>
        <w:rPr>
          <w:rStyle w:val="CommentReference"/>
        </w:rPr>
        <w:annotationRef/>
      </w:r>
      <w:r>
        <w:t>save? keep? deliver?</w:t>
      </w:r>
    </w:p>
  </w:comment>
  <w:comment w:id="320" w:author="Windows User" w:date="2015-10-30T08:56:00Z" w:initials="BS">
    <w:p w:rsidR="00CE1951" w:rsidRDefault="00CE1951">
      <w:pPr>
        <w:pStyle w:val="CommentText"/>
      </w:pPr>
      <w:r>
        <w:rPr>
          <w:rStyle w:val="CommentReference"/>
        </w:rPr>
        <w:annotationRef/>
      </w:r>
      <w:r>
        <w:t>need a convention for making "ak ee". {}? bold?</w:t>
      </w:r>
    </w:p>
  </w:comment>
  <w:comment w:id="321" w:author="Windows User" w:date="2015-10-30T08:56:00Z" w:initials="BS">
    <w:p w:rsidR="00CE1951" w:rsidRDefault="00CE1951">
      <w:pPr>
        <w:pStyle w:val="CommentText"/>
      </w:pPr>
      <w:r>
        <w:rPr>
          <w:rStyle w:val="CommentReference"/>
        </w:rPr>
        <w:annotationRef/>
      </w:r>
      <w:r>
        <w:t>I like it better with "be" in... thoughts?</w:t>
      </w:r>
    </w:p>
  </w:comment>
  <w:comment w:id="331" w:author="Windows User" w:date="2015-10-30T08:56:00Z" w:initials="BS">
    <w:p w:rsidR="00CE1951" w:rsidRDefault="00CE1951">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10-30T08:56:00Z" w:initials="BS">
    <w:p w:rsidR="00CE1951" w:rsidRDefault="00CE1951">
      <w:pPr>
        <w:pStyle w:val="CommentText"/>
      </w:pPr>
      <w:r>
        <w:rPr>
          <w:rStyle w:val="CommentReference"/>
        </w:rPr>
        <w:annotationRef/>
      </w:r>
      <w:r>
        <w:t>does coptic bear out? Feels much more right to me.</w:t>
      </w:r>
    </w:p>
  </w:comment>
  <w:comment w:id="333" w:author="Windows User" w:date="2015-10-30T08:56:00Z" w:initials="BS">
    <w:p w:rsidR="00CE1951" w:rsidRDefault="00CE1951">
      <w:pPr>
        <w:pStyle w:val="CommentText"/>
      </w:pPr>
      <w:r>
        <w:rPr>
          <w:rStyle w:val="CommentReference"/>
        </w:rPr>
        <w:annotationRef/>
      </w:r>
      <w:r>
        <w:t>tense?</w:t>
      </w:r>
    </w:p>
  </w:comment>
  <w:comment w:id="334" w:author="Windows User" w:date="2015-10-30T08:56:00Z" w:initials="BS">
    <w:p w:rsidR="00CE1951" w:rsidRDefault="00CE1951">
      <w:pPr>
        <w:pStyle w:val="CommentText"/>
      </w:pPr>
      <w:r>
        <w:rPr>
          <w:rStyle w:val="CommentReference"/>
        </w:rPr>
        <w:annotationRef/>
      </w:r>
      <w:r>
        <w:t>exalt or magnify?</w:t>
      </w:r>
    </w:p>
  </w:comment>
  <w:comment w:id="335" w:author="Windows User" w:date="2015-10-30T08:56:00Z" w:initials="BS">
    <w:p w:rsidR="00CE1951" w:rsidRDefault="00CE1951">
      <w:pPr>
        <w:pStyle w:val="CommentText"/>
      </w:pPr>
      <w:r>
        <w:rPr>
          <w:rStyle w:val="CommentReference"/>
        </w:rPr>
        <w:annotationRef/>
      </w:r>
      <w:r>
        <w:t>or iwn?</w:t>
      </w:r>
    </w:p>
  </w:comment>
  <w:comment w:id="339" w:author="Windows User" w:date="2015-10-30T08:56:00Z" w:initials="BS">
    <w:p w:rsidR="00CE1951" w:rsidRDefault="00CE1951">
      <w:pPr>
        <w:pStyle w:val="CommentText"/>
      </w:pPr>
      <w:r>
        <w:rPr>
          <w:rStyle w:val="CommentReference"/>
        </w:rPr>
        <w:annotationRef/>
      </w:r>
      <w:r>
        <w:t>does type capture "it foretold the sign" in more contemporary language than "a figure"</w:t>
      </w:r>
    </w:p>
  </w:comment>
  <w:comment w:id="340" w:author="Windows User" w:date="2015-10-30T08:56:00Z" w:initials="BS">
    <w:p w:rsidR="00CE1951" w:rsidRDefault="00CE1951">
      <w:pPr>
        <w:pStyle w:val="CommentText"/>
      </w:pPr>
      <w:r>
        <w:rPr>
          <w:rStyle w:val="CommentReference"/>
        </w:rPr>
        <w:annotationRef/>
      </w:r>
      <w:r>
        <w:t>correct that no mention of nature?</w:t>
      </w:r>
    </w:p>
  </w:comment>
  <w:comment w:id="341" w:author="Windows User" w:date="2015-10-30T08:56:00Z" w:initials="BS">
    <w:p w:rsidR="00CE1951" w:rsidRDefault="00CE1951">
      <w:pPr>
        <w:pStyle w:val="CommentText"/>
      </w:pPr>
      <w:r>
        <w:rPr>
          <w:rStyle w:val="CommentReference"/>
        </w:rPr>
        <w:annotationRef/>
      </w:r>
      <w:r>
        <w:t>holy or pure? divinity or godhead?</w:t>
      </w:r>
    </w:p>
  </w:comment>
  <w:comment w:id="342" w:author="Windows User" w:date="2015-10-30T08:56:00Z" w:initials="BS">
    <w:p w:rsidR="00CE1951" w:rsidRDefault="00CE1951">
      <w:pPr>
        <w:pStyle w:val="CommentText"/>
      </w:pPr>
      <w:r>
        <w:rPr>
          <w:rStyle w:val="CommentReference"/>
        </w:rPr>
        <w:annotationRef/>
      </w:r>
      <w:r>
        <w:t>born or begotten? begotten without seeed or without mixture of substance?</w:t>
      </w:r>
    </w:p>
  </w:comment>
  <w:comment w:id="343" w:author="Windows User" w:date="2015-10-30T08:56:00Z" w:initials="BS">
    <w:p w:rsidR="00CE1951" w:rsidRDefault="00CE1951">
      <w:pPr>
        <w:pStyle w:val="CommentText"/>
      </w:pPr>
      <w:r>
        <w:rPr>
          <w:rStyle w:val="CommentReference"/>
        </w:rPr>
        <w:annotationRef/>
      </w:r>
      <w:r>
        <w:t>coessential or consubstantial?</w:t>
      </w:r>
    </w:p>
  </w:comment>
  <w:comment w:id="344" w:author="Windows User" w:date="2015-10-30T08:56:00Z" w:initials="BS">
    <w:p w:rsidR="00CE1951" w:rsidRDefault="00CE1951">
      <w:pPr>
        <w:pStyle w:val="CommentText"/>
      </w:pPr>
      <w:r>
        <w:rPr>
          <w:rStyle w:val="CommentReference"/>
        </w:rPr>
        <w:annotationRef/>
      </w:r>
      <w:r>
        <w:t>made one or joined?</w:t>
      </w:r>
    </w:p>
  </w:comment>
  <w:comment w:id="345" w:author="Windows User" w:date="2015-10-30T08:56:00Z" w:initials="BS">
    <w:p w:rsidR="00CE1951" w:rsidRDefault="00CE1951">
      <w:pPr>
        <w:pStyle w:val="CommentText"/>
      </w:pPr>
      <w:r>
        <w:rPr>
          <w:rStyle w:val="CommentReference"/>
        </w:rPr>
        <w:annotationRef/>
      </w:r>
      <w:r>
        <w:t>does this rephrasing capture it ok?</w:t>
      </w:r>
    </w:p>
  </w:comment>
  <w:comment w:id="346" w:author="Windows User" w:date="2015-10-30T08:56:00Z" w:initials="BS">
    <w:p w:rsidR="00CE1951" w:rsidRDefault="00CE1951">
      <w:pPr>
        <w:pStyle w:val="CommentText"/>
      </w:pPr>
      <w:r>
        <w:rPr>
          <w:rStyle w:val="CommentReference"/>
        </w:rPr>
        <w:annotationRef/>
      </w:r>
      <w:r>
        <w:t>something clearer than putplue?</w:t>
      </w:r>
    </w:p>
  </w:comment>
  <w:comment w:id="347" w:author="Windows User" w:date="2015-10-30T08:56:00Z" w:initials="BS">
    <w:p w:rsidR="00CE1951" w:rsidRDefault="00CE1951">
      <w:pPr>
        <w:pStyle w:val="CommentText"/>
      </w:pPr>
      <w:r>
        <w:rPr>
          <w:rStyle w:val="CommentReference"/>
        </w:rPr>
        <w:annotationRef/>
      </w:r>
      <w:r>
        <w:t>woven or fine?</w:t>
      </w:r>
    </w:p>
  </w:comment>
  <w:comment w:id="348" w:author="Windows User" w:date="2015-10-30T08:56:00Z" w:initials="BS">
    <w:p w:rsidR="00CE1951" w:rsidRDefault="00CE1951">
      <w:pPr>
        <w:pStyle w:val="CommentText"/>
      </w:pPr>
      <w:r>
        <w:rPr>
          <w:rStyle w:val="CommentReference"/>
        </w:rPr>
        <w:annotationRef/>
      </w:r>
      <w:r>
        <w:t>palin</w:t>
      </w:r>
    </w:p>
  </w:comment>
  <w:comment w:id="349" w:author="Windows User" w:date="2015-10-30T08:56:00Z" w:initials="BS">
    <w:p w:rsidR="00CE1951" w:rsidRDefault="00CE1951">
      <w:pPr>
        <w:pStyle w:val="CommentText"/>
      </w:pPr>
      <w:r>
        <w:rPr>
          <w:rStyle w:val="CommentReference"/>
        </w:rPr>
        <w:annotationRef/>
      </w:r>
      <w:r>
        <w:t>exalt or magnify?</w:t>
      </w:r>
    </w:p>
  </w:comment>
  <w:comment w:id="350" w:author="Windows User" w:date="2015-10-30T08:56:00Z" w:initials="BS">
    <w:p w:rsidR="00CE1951" w:rsidRDefault="00CE1951">
      <w:pPr>
        <w:pStyle w:val="CommentText"/>
      </w:pPr>
      <w:r>
        <w:rPr>
          <w:rStyle w:val="CommentReference"/>
        </w:rPr>
        <w:annotationRef/>
      </w:r>
      <w:r>
        <w:t>or iwn?</w:t>
      </w:r>
    </w:p>
  </w:comment>
  <w:comment w:id="354" w:author="Windows User" w:date="2015-10-30T08:56:00Z" w:initials="BS">
    <w:p w:rsidR="00CE1951" w:rsidRDefault="00CE19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10-30T08:56:00Z" w:initials="BS">
    <w:p w:rsidR="00CE1951" w:rsidRDefault="00CE1951">
      <w:pPr>
        <w:pStyle w:val="CommentText"/>
      </w:pPr>
      <w:r>
        <w:rPr>
          <w:rStyle w:val="CommentReference"/>
        </w:rPr>
        <w:annotationRef/>
      </w:r>
      <w:r>
        <w:t>forged or beaten?</w:t>
      </w:r>
    </w:p>
  </w:comment>
  <w:comment w:id="356" w:author="Windows User" w:date="2015-10-30T08:56:00Z" w:initials="BS">
    <w:p w:rsidR="00CE1951" w:rsidRDefault="00CE1951">
      <w:pPr>
        <w:pStyle w:val="CommentText"/>
      </w:pPr>
      <w:r>
        <w:rPr>
          <w:rStyle w:val="CommentReference"/>
        </w:rPr>
        <w:annotationRef/>
      </w:r>
      <w:r>
        <w:t>omit? always and move up mercy seat?</w:t>
      </w:r>
    </w:p>
  </w:comment>
  <w:comment w:id="357" w:author="Windows User" w:date="2015-10-30T08:56:00Z" w:initials="BS">
    <w:p w:rsidR="00CE1951" w:rsidRDefault="00CE1951">
      <w:pPr>
        <w:pStyle w:val="CommentText"/>
      </w:pPr>
      <w:r>
        <w:rPr>
          <w:rStyle w:val="CommentReference"/>
        </w:rPr>
        <w:annotationRef/>
      </w:r>
      <w:r>
        <w:t>tense? past makes a lot more sense</w:t>
      </w:r>
    </w:p>
  </w:comment>
  <w:comment w:id="358" w:author="Windows User" w:date="2015-10-30T08:56:00Z" w:initials="BS">
    <w:p w:rsidR="00CE1951" w:rsidRDefault="00CE1951">
      <w:pPr>
        <w:pStyle w:val="CommentText"/>
      </w:pPr>
      <w:r>
        <w:rPr>
          <w:rStyle w:val="CommentReference"/>
        </w:rPr>
        <w:annotationRef/>
      </w:r>
      <w:r>
        <w:t>why does Abouna omit sin?</w:t>
      </w:r>
    </w:p>
  </w:comment>
  <w:comment w:id="359" w:author="Windows User" w:date="2015-10-30T08:56:00Z" w:initials="BS">
    <w:p w:rsidR="00CE1951" w:rsidRDefault="00CE1951">
      <w:pPr>
        <w:pStyle w:val="CommentText"/>
      </w:pPr>
      <w:r>
        <w:rPr>
          <w:rStyle w:val="CommentReference"/>
        </w:rPr>
        <w:annotationRef/>
      </w:r>
      <w:r>
        <w:t>exalt or magnify?</w:t>
      </w:r>
    </w:p>
  </w:comment>
  <w:comment w:id="360" w:author="Windows User" w:date="2015-10-30T08:56:00Z" w:initials="BS">
    <w:p w:rsidR="00CE1951" w:rsidRDefault="00CE1951">
      <w:pPr>
        <w:pStyle w:val="CommentText"/>
      </w:pPr>
      <w:r>
        <w:rPr>
          <w:rStyle w:val="CommentReference"/>
        </w:rPr>
        <w:annotationRef/>
      </w:r>
      <w:r>
        <w:t>or iwn?</w:t>
      </w:r>
    </w:p>
  </w:comment>
  <w:comment w:id="364" w:author="Windows User" w:date="2015-10-30T08:56:00Z" w:initials="BS">
    <w:p w:rsidR="00CE1951" w:rsidRDefault="00CE1951">
      <w:pPr>
        <w:pStyle w:val="CommentText"/>
      </w:pPr>
      <w:r>
        <w:rPr>
          <w:rStyle w:val="CommentReference"/>
        </w:rPr>
        <w:annotationRef/>
      </w:r>
      <w:r>
        <w:t>That your name be called... sounds like an expression that should just be that you be called in english. Thoughts?</w:t>
      </w:r>
    </w:p>
  </w:comment>
  <w:comment w:id="365" w:author="Windows User" w:date="2015-10-30T08:56:00Z" w:initials="BS">
    <w:p w:rsidR="00CE1951" w:rsidRDefault="00CE1951">
      <w:pPr>
        <w:pStyle w:val="CommentText"/>
      </w:pPr>
      <w:r>
        <w:rPr>
          <w:rStyle w:val="CommentReference"/>
        </w:rPr>
        <w:annotationRef/>
      </w:r>
      <w:r>
        <w:t>for isn't accurate... but sounds better</w:t>
      </w:r>
    </w:p>
  </w:comment>
  <w:comment w:id="366" w:author="Windows User" w:date="2015-10-30T08:56:00Z" w:initials="BS">
    <w:p w:rsidR="00CE1951" w:rsidRDefault="00CE1951">
      <w:pPr>
        <w:pStyle w:val="CommentText"/>
      </w:pPr>
      <w:r>
        <w:rPr>
          <w:rStyle w:val="CommentReference"/>
        </w:rPr>
        <w:annotationRef/>
      </w:r>
      <w:r>
        <w:t>exalt or magnify?</w:t>
      </w:r>
    </w:p>
  </w:comment>
  <w:comment w:id="367" w:author="Windows User" w:date="2015-10-30T08:56:00Z" w:initials="BS">
    <w:p w:rsidR="00CE1951" w:rsidRDefault="00CE1951">
      <w:pPr>
        <w:pStyle w:val="CommentText"/>
      </w:pPr>
      <w:r>
        <w:rPr>
          <w:rStyle w:val="CommentReference"/>
        </w:rPr>
        <w:annotationRef/>
      </w:r>
      <w:r>
        <w:t>or iwn?</w:t>
      </w:r>
    </w:p>
  </w:comment>
  <w:comment w:id="371" w:author="Windows User" w:date="2015-10-30T08:56:00Z" w:initials="BS">
    <w:p w:rsidR="00CE1951" w:rsidRDefault="00CE1951">
      <w:pPr>
        <w:pStyle w:val="CommentText"/>
      </w:pPr>
      <w:r>
        <w:rPr>
          <w:rStyle w:val="CommentReference"/>
        </w:rPr>
        <w:annotationRef/>
      </w:r>
      <w:r>
        <w:t>perpetual lamp?</w:t>
      </w:r>
    </w:p>
  </w:comment>
  <w:comment w:id="372" w:author="Windows User" w:date="2015-10-30T08:56:00Z" w:initials="BS">
    <w:p w:rsidR="00CE1951" w:rsidRDefault="00CE1951">
      <w:pPr>
        <w:pStyle w:val="CommentText"/>
      </w:pPr>
      <w:r>
        <w:rPr>
          <w:rStyle w:val="CommentReference"/>
        </w:rPr>
        <w:annotationRef/>
      </w:r>
      <w:r>
        <w:t>parousia?</w:t>
      </w:r>
    </w:p>
  </w:comment>
  <w:comment w:id="373" w:author="Windows User" w:date="2015-10-30T08:56:00Z" w:initials="BS">
    <w:p w:rsidR="00CE1951" w:rsidRDefault="00CE1951">
      <w:pPr>
        <w:pStyle w:val="CommentText"/>
      </w:pPr>
      <w:r>
        <w:rPr>
          <w:rStyle w:val="CommentReference"/>
        </w:rPr>
        <w:annotationRef/>
      </w:r>
      <w:r>
        <w:t>tense?</w:t>
      </w:r>
    </w:p>
  </w:comment>
  <w:comment w:id="374" w:author="Windows User" w:date="2015-10-30T08:56:00Z" w:initials="BS">
    <w:p w:rsidR="00CE1951" w:rsidRDefault="00CE1951">
      <w:pPr>
        <w:pStyle w:val="CommentText"/>
      </w:pPr>
      <w:r>
        <w:rPr>
          <w:rStyle w:val="CommentReference"/>
        </w:rPr>
        <w:annotationRef/>
      </w:r>
      <w:r>
        <w:t>enlightens?</w:t>
      </w:r>
    </w:p>
  </w:comment>
  <w:comment w:id="375" w:author="Windows User" w:date="2015-10-30T08:56:00Z" w:initials="BS">
    <w:p w:rsidR="00CE1951" w:rsidRDefault="00CE1951">
      <w:pPr>
        <w:pStyle w:val="CommentText"/>
      </w:pPr>
      <w:r>
        <w:rPr>
          <w:rStyle w:val="CommentReference"/>
        </w:rPr>
        <w:annotationRef/>
      </w:r>
      <w:r>
        <w:t>exalt or magnify?</w:t>
      </w:r>
    </w:p>
  </w:comment>
  <w:comment w:id="376" w:author="Windows User" w:date="2015-10-30T08:56:00Z" w:initials="BS">
    <w:p w:rsidR="00CE1951" w:rsidRDefault="00CE1951">
      <w:pPr>
        <w:pStyle w:val="CommentText"/>
      </w:pPr>
      <w:r>
        <w:rPr>
          <w:rStyle w:val="CommentReference"/>
        </w:rPr>
        <w:annotationRef/>
      </w:r>
      <w:r>
        <w:t>or iwn?</w:t>
      </w:r>
    </w:p>
  </w:comment>
  <w:comment w:id="380" w:author="Windows User" w:date="2015-10-30T08:56:00Z" w:initials="BS">
    <w:p w:rsidR="00CE1951" w:rsidRDefault="00CE1951">
      <w:pPr>
        <w:pStyle w:val="CommentText"/>
      </w:pPr>
      <w:r>
        <w:rPr>
          <w:rStyle w:val="CommentReference"/>
        </w:rPr>
        <w:annotationRef/>
      </w:r>
      <w:r>
        <w:t>this order better or worse?</w:t>
      </w:r>
    </w:p>
  </w:comment>
  <w:comment w:id="381" w:author="Windows User" w:date="2015-10-30T08:56:00Z" w:initials="BS">
    <w:p w:rsidR="00CE1951" w:rsidRDefault="00CE1951">
      <w:pPr>
        <w:pStyle w:val="CommentText"/>
      </w:pPr>
      <w:r>
        <w:rPr>
          <w:rStyle w:val="CommentReference"/>
        </w:rPr>
        <w:annotationRef/>
      </w:r>
      <w:r>
        <w:t>I think upon should stay here</w:t>
      </w:r>
    </w:p>
  </w:comment>
  <w:comment w:id="382" w:author="Windows User" w:date="2015-10-30T08:56:00Z" w:initials="BS">
    <w:p w:rsidR="00CE1951" w:rsidRDefault="00CE1951">
      <w:pPr>
        <w:pStyle w:val="CommentText"/>
      </w:pPr>
      <w:r>
        <w:rPr>
          <w:rStyle w:val="CommentReference"/>
        </w:rPr>
        <w:annotationRef/>
      </w:r>
      <w:r>
        <w:t>exalt or magnify?</w:t>
      </w:r>
    </w:p>
  </w:comment>
  <w:comment w:id="383" w:author="Windows User" w:date="2015-10-30T08:56:00Z" w:initials="BS">
    <w:p w:rsidR="00CE1951" w:rsidRDefault="00CE1951">
      <w:pPr>
        <w:pStyle w:val="CommentText"/>
      </w:pPr>
      <w:r>
        <w:rPr>
          <w:rStyle w:val="CommentReference"/>
        </w:rPr>
        <w:annotationRef/>
      </w:r>
      <w:r>
        <w:t>or iwn?</w:t>
      </w:r>
    </w:p>
  </w:comment>
  <w:comment w:id="391" w:author="Windows User" w:date="2015-10-30T08:56:00Z" w:initials="BS">
    <w:p w:rsidR="00CE1951" w:rsidRDefault="00CE1951">
      <w:pPr>
        <w:pStyle w:val="CommentText"/>
      </w:pPr>
      <w:r>
        <w:rPr>
          <w:rStyle w:val="CommentReference"/>
        </w:rPr>
        <w:annotationRef/>
      </w:r>
      <w:r>
        <w:t>The phrase is "Our God in truth". Placing a coma before "in truth" makis it sound like "in truth withotu the seed of man"</w:t>
      </w:r>
    </w:p>
  </w:comment>
  <w:comment w:id="392" w:author="Windows User" w:date="2015-10-30T08:56:00Z" w:initials="BS">
    <w:p w:rsidR="00CE1951" w:rsidRDefault="00CE1951">
      <w:pPr>
        <w:pStyle w:val="CommentText"/>
      </w:pPr>
      <w:r>
        <w:rPr>
          <w:rStyle w:val="CommentReference"/>
        </w:rPr>
        <w:annotationRef/>
      </w:r>
      <w:r>
        <w:t>While being virgin is correct. But it sounds strange. being a virgin is less accurate. Being virginal?</w:t>
      </w:r>
    </w:p>
  </w:comment>
  <w:comment w:id="393" w:author="Windows User" w:date="2015-10-30T08:56:00Z" w:initials="BS">
    <w:p w:rsidR="00CE1951" w:rsidRDefault="00CE1951">
      <w:pPr>
        <w:pStyle w:val="CommentText"/>
      </w:pPr>
      <w:r>
        <w:rPr>
          <w:rStyle w:val="CommentReference"/>
        </w:rPr>
        <w:annotationRef/>
      </w:r>
      <w:r>
        <w:t>I like holy better than saint. But it isn't very consistent since Abouna renders it saint everywhere else...</w:t>
      </w:r>
    </w:p>
  </w:comment>
  <w:comment w:id="394" w:author="Windows User" w:date="2015-10-30T08:56:00Z" w:initials="BS">
    <w:p w:rsidR="00CE1951" w:rsidRDefault="00CE1951">
      <w:pPr>
        <w:pStyle w:val="CommentText"/>
      </w:pPr>
      <w:r>
        <w:rPr>
          <w:rStyle w:val="CommentReference"/>
        </w:rPr>
        <w:annotationRef/>
      </w:r>
      <w:r>
        <w:t>what word works here? dwelling doesn't. it would have to be dwelling place, which is too long.</w:t>
      </w:r>
    </w:p>
  </w:comment>
  <w:comment w:id="395" w:author="Windows User" w:date="2015-10-30T08:56:00Z" w:initials="BS">
    <w:p w:rsidR="00CE1951" w:rsidRDefault="00CE1951">
      <w:pPr>
        <w:pStyle w:val="CommentText"/>
      </w:pPr>
      <w:r>
        <w:rPr>
          <w:rStyle w:val="CommentReference"/>
        </w:rPr>
        <w:annotationRef/>
      </w:r>
      <w:r>
        <w:t>exalt or magnify?</w:t>
      </w:r>
    </w:p>
  </w:comment>
  <w:comment w:id="396" w:author="Windows User" w:date="2015-10-30T08:56:00Z" w:initials="BS">
    <w:p w:rsidR="00CE1951" w:rsidRDefault="00CE1951">
      <w:pPr>
        <w:pStyle w:val="CommentText"/>
      </w:pPr>
      <w:r>
        <w:rPr>
          <w:rStyle w:val="CommentReference"/>
        </w:rPr>
        <w:annotationRef/>
      </w:r>
      <w:r>
        <w:t>or iwn?</w:t>
      </w:r>
    </w:p>
  </w:comment>
  <w:comment w:id="400" w:author="Windows User" w:date="2015-10-30T08:56:00Z" w:initials="BS">
    <w:p w:rsidR="00CE1951" w:rsidRDefault="00CE1951">
      <w:pPr>
        <w:pStyle w:val="CommentText"/>
      </w:pPr>
      <w:r>
        <w:rPr>
          <w:rStyle w:val="CommentReference"/>
        </w:rPr>
        <w:annotationRef/>
      </w:r>
      <w:r>
        <w:t>does this work?</w:t>
      </w:r>
    </w:p>
  </w:comment>
  <w:comment w:id="401" w:author="Windows User" w:date="2015-10-30T08:56:00Z" w:initials="BS">
    <w:p w:rsidR="00CE1951" w:rsidRDefault="00CE1951">
      <w:pPr>
        <w:pStyle w:val="CommentText"/>
      </w:pPr>
      <w:r>
        <w:rPr>
          <w:rStyle w:val="CommentReference"/>
        </w:rPr>
        <w:annotationRef/>
      </w:r>
      <w:r>
        <w:t>is this right?</w:t>
      </w:r>
    </w:p>
  </w:comment>
  <w:comment w:id="402" w:author="Windows User" w:date="2015-10-30T08:56:00Z" w:initials="BS">
    <w:p w:rsidR="00CE1951" w:rsidRDefault="00CE1951">
      <w:pPr>
        <w:pStyle w:val="CommentText"/>
      </w:pPr>
      <w:r>
        <w:rPr>
          <w:rStyle w:val="CommentReference"/>
        </w:rPr>
        <w:annotationRef/>
      </w:r>
      <w:r>
        <w:t>?</w:t>
      </w:r>
    </w:p>
  </w:comment>
  <w:comment w:id="403" w:author="Windows User" w:date="2015-10-30T08:56:00Z" w:initials="BS">
    <w:p w:rsidR="00CE1951" w:rsidRDefault="00CE1951">
      <w:pPr>
        <w:pStyle w:val="CommentText"/>
      </w:pPr>
      <w:r>
        <w:rPr>
          <w:rStyle w:val="CommentReference"/>
        </w:rPr>
        <w:annotationRef/>
      </w:r>
      <w:r>
        <w:t>about or to?</w:t>
      </w:r>
    </w:p>
  </w:comment>
  <w:comment w:id="404" w:author="Windows User" w:date="2015-10-30T08:56:00Z" w:initials="BS">
    <w:p w:rsidR="00CE1951" w:rsidRDefault="00CE1951">
      <w:pPr>
        <w:pStyle w:val="CommentText"/>
      </w:pPr>
      <w:r>
        <w:rPr>
          <w:rStyle w:val="CommentReference"/>
        </w:rPr>
        <w:annotationRef/>
      </w:r>
      <w:r>
        <w:t>proclaim or cry?</w:t>
      </w:r>
    </w:p>
  </w:comment>
  <w:comment w:id="405" w:author="Windows User" w:date="2015-10-30T08:56:00Z" w:initials="BS">
    <w:p w:rsidR="00CE1951" w:rsidRDefault="00CE1951">
      <w:pPr>
        <w:pStyle w:val="CommentText"/>
      </w:pPr>
      <w:r>
        <w:rPr>
          <w:rStyle w:val="CommentReference"/>
        </w:rPr>
        <w:annotationRef/>
      </w:r>
      <w:r>
        <w:t>??</w:t>
      </w:r>
    </w:p>
  </w:comment>
  <w:comment w:id="406" w:author="Windows User" w:date="2015-10-30T08:56:00Z" w:initials="BS">
    <w:p w:rsidR="00CE1951" w:rsidRDefault="00CE1951">
      <w:pPr>
        <w:pStyle w:val="CommentText"/>
      </w:pPr>
      <w:r>
        <w:rPr>
          <w:rStyle w:val="CommentReference"/>
        </w:rPr>
        <w:annotationRef/>
      </w:r>
      <w:r>
        <w:t>just?</w:t>
      </w:r>
    </w:p>
  </w:comment>
  <w:comment w:id="407" w:author="Windows User" w:date="2015-10-30T08:56:00Z" w:initials="BS">
    <w:p w:rsidR="00CE1951" w:rsidRDefault="00CE1951">
      <w:pPr>
        <w:pStyle w:val="CommentText"/>
      </w:pPr>
      <w:r>
        <w:rPr>
          <w:rStyle w:val="CommentReference"/>
        </w:rPr>
        <w:annotationRef/>
      </w:r>
      <w:r>
        <w:t>chaste or meek?</w:t>
      </w:r>
    </w:p>
  </w:comment>
  <w:comment w:id="408" w:author="Windows User" w:date="2015-10-30T08:56:00Z" w:initials="BS">
    <w:p w:rsidR="00CE1951" w:rsidRDefault="00CE1951">
      <w:pPr>
        <w:pStyle w:val="CommentText"/>
      </w:pPr>
      <w:r>
        <w:rPr>
          <w:rStyle w:val="CommentReference"/>
        </w:rPr>
        <w:annotationRef/>
      </w:r>
      <w:r>
        <w:t>St. Isaac? Holy issac?</w:t>
      </w:r>
    </w:p>
  </w:comment>
  <w:comment w:id="409" w:author="Windows User" w:date="2015-10-30T08:56:00Z" w:initials="BS">
    <w:p w:rsidR="00CE1951" w:rsidRDefault="00CE1951">
      <w:pPr>
        <w:pStyle w:val="CommentText"/>
      </w:pPr>
      <w:r>
        <w:rPr>
          <w:rStyle w:val="CommentReference"/>
        </w:rPr>
        <w:annotationRef/>
      </w:r>
      <w:r>
        <w:t>ten thousand time?</w:t>
      </w:r>
    </w:p>
  </w:comment>
  <w:comment w:id="410" w:author="Windows User" w:date="2015-10-30T08:56:00Z" w:initials="BS">
    <w:p w:rsidR="00CE1951" w:rsidRDefault="00CE1951">
      <w:pPr>
        <w:pStyle w:val="CommentText"/>
      </w:pPr>
      <w:r>
        <w:rPr>
          <w:rStyle w:val="CommentReference"/>
        </w:rPr>
        <w:annotationRef/>
      </w:r>
      <w:r>
        <w:t>probably don't want to say despot.</w:t>
      </w:r>
    </w:p>
  </w:comment>
  <w:comment w:id="411" w:author="Windows User" w:date="2015-10-30T08:56:00Z" w:initials="BS">
    <w:p w:rsidR="00CE1951" w:rsidRDefault="00CE1951">
      <w:pPr>
        <w:pStyle w:val="CommentText"/>
      </w:pPr>
      <w:r>
        <w:rPr>
          <w:rStyle w:val="CommentReference"/>
        </w:rPr>
        <w:annotationRef/>
      </w:r>
      <w:r>
        <w:t>honour or pride?</w:t>
      </w:r>
    </w:p>
  </w:comment>
  <w:comment w:id="412" w:author="Windows User" w:date="2015-10-30T08:56:00Z" w:initials="BS">
    <w:p w:rsidR="00CE1951" w:rsidRDefault="00CE1951">
      <w:pPr>
        <w:pStyle w:val="CommentText"/>
      </w:pPr>
      <w:r>
        <w:rPr>
          <w:rStyle w:val="CommentReference"/>
        </w:rPr>
        <w:annotationRef/>
      </w:r>
      <w:r>
        <w:t>spouse or friend???</w:t>
      </w:r>
    </w:p>
  </w:comment>
  <w:comment w:id="413" w:author="Windows User" w:date="2015-10-30T08:56:00Z" w:initials="BS">
    <w:p w:rsidR="00CE1951" w:rsidRDefault="00CE1951">
      <w:pPr>
        <w:pStyle w:val="CommentText"/>
      </w:pPr>
      <w:r>
        <w:rPr>
          <w:rStyle w:val="CommentReference"/>
        </w:rPr>
        <w:annotationRef/>
      </w:r>
      <w:r>
        <w:t>word can be health or salvation... but health would parallel healing in next verse??? should it be salvation?</w:t>
      </w:r>
    </w:p>
  </w:comment>
  <w:comment w:id="414" w:author="Windows User" w:date="2015-10-30T08:56:00Z" w:initials="BS">
    <w:p w:rsidR="00CE1951" w:rsidRDefault="00CE1951">
      <w:pPr>
        <w:pStyle w:val="CommentText"/>
      </w:pPr>
      <w:r>
        <w:rPr>
          <w:rStyle w:val="CommentReference"/>
        </w:rPr>
        <w:annotationRef/>
      </w:r>
      <w:r>
        <w:t>unity or oneness? indescribable or unparalleled?</w:t>
      </w:r>
    </w:p>
  </w:comment>
  <w:comment w:id="415" w:author="Windows User" w:date="2015-10-30T08:56:00Z" w:initials="BS">
    <w:p w:rsidR="00CE1951" w:rsidRDefault="00CE1951">
      <w:pPr>
        <w:pStyle w:val="CommentText"/>
      </w:pPr>
      <w:r>
        <w:rPr>
          <w:rStyle w:val="CommentReference"/>
        </w:rPr>
        <w:annotationRef/>
      </w:r>
      <w:r>
        <w:t>mingling of substance or human seed? kind of a big difference.</w:t>
      </w:r>
    </w:p>
  </w:comment>
  <w:comment w:id="416" w:author="Windows User" w:date="2015-10-30T08:56:00Z" w:initials="BS">
    <w:p w:rsidR="00CE1951" w:rsidRDefault="00CE1951">
      <w:pPr>
        <w:pStyle w:val="CommentText"/>
      </w:pPr>
      <w:r>
        <w:rPr>
          <w:rStyle w:val="CommentReference"/>
        </w:rPr>
        <w:annotationRef/>
      </w:r>
      <w:r>
        <w:t>pray or interceed? With or before?</w:t>
      </w:r>
    </w:p>
  </w:comment>
  <w:comment w:id="423" w:author="Windows User" w:date="2015-10-30T08:56:00Z" w:initials="WU">
    <w:p w:rsidR="00CE1951" w:rsidRDefault="00CE1951">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10-30T08:56:00Z" w:initials="WU">
    <w:p w:rsidR="00CE1951" w:rsidRDefault="00CE1951">
      <w:pPr>
        <w:pStyle w:val="CommentText"/>
      </w:pPr>
      <w:r>
        <w:rPr>
          <w:rStyle w:val="CommentReference"/>
        </w:rPr>
        <w:annotationRef/>
      </w:r>
      <w:r>
        <w:t>Are more honoured?</w:t>
      </w:r>
    </w:p>
  </w:comment>
  <w:comment w:id="425" w:author="Windows User" w:date="2015-10-30T08:56:00Z" w:initials="WU">
    <w:p w:rsidR="00CE1951" w:rsidRDefault="00CE1951">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10-30T08:56:00Z" w:initials="WU">
    <w:p w:rsidR="00CE1951" w:rsidRDefault="00CE1951">
      <w:pPr>
        <w:pStyle w:val="CommentText"/>
      </w:pPr>
      <w:r>
        <w:rPr>
          <w:rStyle w:val="CommentReference"/>
        </w:rPr>
        <w:annotationRef/>
      </w:r>
      <w:r>
        <w:t>Above heaven or above the heavens. Not above the heaven.</w:t>
      </w:r>
    </w:p>
  </w:comment>
  <w:comment w:id="433" w:author="Windows User" w:date="2015-10-30T08:56:00Z" w:initials="WU">
    <w:p w:rsidR="00CE1951" w:rsidRDefault="00CE1951">
      <w:pPr>
        <w:pStyle w:val="CommentText"/>
      </w:pPr>
      <w:r>
        <w:rPr>
          <w:rStyle w:val="CommentReference"/>
        </w:rPr>
        <w:annotationRef/>
      </w:r>
      <w:r>
        <w:t>Reuse of truth is very awkward</w:t>
      </w:r>
    </w:p>
  </w:comment>
  <w:comment w:id="437" w:author="Windows User" w:date="2015-10-30T08:56:00Z" w:initials="WU">
    <w:p w:rsidR="00CE1951" w:rsidRDefault="00CE1951">
      <w:pPr>
        <w:pStyle w:val="CommentText"/>
      </w:pPr>
      <w:r>
        <w:rPr>
          <w:rStyle w:val="CommentReference"/>
        </w:rPr>
        <w:annotationRef/>
      </w:r>
      <w:r>
        <w:t>The Virgin Mary?</w:t>
      </w:r>
    </w:p>
  </w:comment>
  <w:comment w:id="438" w:author="Windows User" w:date="2015-10-30T08:56:00Z" w:initials="WU">
    <w:p w:rsidR="00CE1951" w:rsidRDefault="00CE1951">
      <w:pPr>
        <w:pStyle w:val="CommentText"/>
      </w:pPr>
      <w:r>
        <w:rPr>
          <w:rStyle w:val="CommentReference"/>
        </w:rPr>
        <w:annotationRef/>
      </w:r>
      <w:r>
        <w:t>And the Mercy Seat / with the Cherubs? Less literal, but makes more sense.</w:t>
      </w:r>
    </w:p>
  </w:comment>
  <w:comment w:id="439" w:author="Windows User" w:date="2015-10-30T08:56:00Z" w:initials="WU">
    <w:p w:rsidR="00CE1951" w:rsidRDefault="00CE1951">
      <w:pPr>
        <w:pStyle w:val="CommentText"/>
      </w:pPr>
      <w:r>
        <w:rPr>
          <w:rStyle w:val="CommentReference"/>
        </w:rPr>
        <w:annotationRef/>
      </w:r>
      <w:r>
        <w:t>Jar or vessel for the sake of youth who think marijuana?</w:t>
      </w:r>
    </w:p>
  </w:comment>
  <w:comment w:id="440" w:author="Windows User" w:date="2015-10-30T08:56:00Z" w:initials="WU">
    <w:p w:rsidR="00CE1951" w:rsidRDefault="00CE1951">
      <w:pPr>
        <w:pStyle w:val="CommentText"/>
      </w:pPr>
      <w:r>
        <w:rPr>
          <w:rStyle w:val="CommentReference"/>
        </w:rPr>
        <w:annotationRef/>
      </w:r>
      <w:r>
        <w:t>Not lampstand?</w:t>
      </w:r>
    </w:p>
  </w:comment>
  <w:comment w:id="444" w:author="Windows User" w:date="2015-10-30T08:56:00Z" w:initials="WU">
    <w:p w:rsidR="00CE1951" w:rsidRDefault="00CE1951">
      <w:pPr>
        <w:pStyle w:val="CommentText"/>
      </w:pPr>
      <w:r>
        <w:rPr>
          <w:rStyle w:val="CommentReference"/>
        </w:rPr>
        <w:annotationRef/>
      </w:r>
      <w:r>
        <w:t>Adorend? Ornamented?</w:t>
      </w:r>
    </w:p>
  </w:comment>
  <w:comment w:id="445" w:author="Windows User" w:date="2015-10-30T08:56:00Z" w:initials="WU">
    <w:p w:rsidR="00CE1951" w:rsidRDefault="00CE1951">
      <w:pPr>
        <w:pStyle w:val="CommentText"/>
      </w:pPr>
      <w:r>
        <w:rPr>
          <w:rStyle w:val="CommentReference"/>
        </w:rPr>
        <w:annotationRef/>
      </w:r>
      <w:r>
        <w:t>Need to decide whether to capitalize and be Consistent.</w:t>
      </w:r>
    </w:p>
  </w:comment>
  <w:comment w:id="446" w:author="Windows User" w:date="2015-10-30T08:56:00Z" w:initials="WU">
    <w:p w:rsidR="00CE1951" w:rsidRDefault="00CE19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10-30T08:56:00Z" w:initials="WU">
    <w:p w:rsidR="00CE1951" w:rsidRDefault="00CE1951">
      <w:pPr>
        <w:pStyle w:val="CommentText"/>
      </w:pPr>
      <w:r>
        <w:rPr>
          <w:rStyle w:val="CommentReference"/>
        </w:rPr>
        <w:annotationRef/>
      </w:r>
      <w:r>
        <w:t>Tense(s) of this vs?</w:t>
      </w:r>
    </w:p>
  </w:comment>
  <w:comment w:id="451" w:author="Windows User" w:date="2015-10-30T08:56:00Z" w:initials="WU">
    <w:p w:rsidR="00CE1951" w:rsidRDefault="00CE1951">
      <w:pPr>
        <w:pStyle w:val="CommentText"/>
      </w:pPr>
      <w:r>
        <w:rPr>
          <w:rStyle w:val="CommentReference"/>
        </w:rPr>
        <w:annotationRef/>
      </w:r>
      <w:r>
        <w:t>If no coma, then that. If coma, then which.</w:t>
      </w:r>
    </w:p>
  </w:comment>
  <w:comment w:id="452" w:author="Windows User" w:date="2015-10-30T08:56:00Z" w:initials="WU">
    <w:p w:rsidR="00CE1951" w:rsidRDefault="00CE1951">
      <w:pPr>
        <w:pStyle w:val="CommentText"/>
      </w:pPr>
      <w:r>
        <w:rPr>
          <w:rStyle w:val="CommentReference"/>
        </w:rPr>
        <w:annotationRef/>
      </w:r>
      <w:r>
        <w:t>Ok for traditional English. But in current usage hasn’t it narrowed to taste rather than still including smell? Armona?</w:t>
      </w:r>
    </w:p>
  </w:comment>
  <w:comment w:id="453" w:author="Windows User" w:date="2015-10-30T08:56:00Z" w:initials="WU">
    <w:p w:rsidR="00CE1951" w:rsidRDefault="00CE1951">
      <w:pPr>
        <w:pStyle w:val="CommentText"/>
      </w:pPr>
      <w:r>
        <w:rPr>
          <w:rStyle w:val="CommentReference"/>
        </w:rPr>
        <w:annotationRef/>
      </w:r>
      <w:r>
        <w:t>This makes little sense. An estate is just a state, a status… you can restore to a first status, but not to a status</w:t>
      </w:r>
    </w:p>
  </w:comment>
  <w:comment w:id="463" w:author="Windows User" w:date="2015-10-30T08:56:00Z" w:initials="WU">
    <w:p w:rsidR="00CE1951" w:rsidRDefault="00CE1951">
      <w:pPr>
        <w:pStyle w:val="CommentText"/>
      </w:pPr>
      <w:r>
        <w:rPr>
          <w:rStyle w:val="CommentReference"/>
        </w:rPr>
        <w:annotationRef/>
      </w:r>
      <w:r>
        <w:t>Care or concern?</w:t>
      </w:r>
    </w:p>
  </w:comment>
  <w:comment w:id="464" w:author="Windows User" w:date="2015-10-30T08:56:00Z" w:initials="WU">
    <w:p w:rsidR="00CE1951" w:rsidRDefault="00CE1951">
      <w:pPr>
        <w:pStyle w:val="CommentText"/>
      </w:pPr>
      <w:r>
        <w:rPr>
          <w:rStyle w:val="CommentReference"/>
        </w:rPr>
        <w:annotationRef/>
      </w:r>
      <w:r>
        <w:t>Uhm…. ? Coptic clearly says Sabbaton…. But wasn’t it the first day?</w:t>
      </w:r>
    </w:p>
  </w:comment>
  <w:comment w:id="471" w:author="Windows User" w:date="2015-10-30T08:56:00Z" w:initials="WU">
    <w:p w:rsidR="00CE1951" w:rsidRDefault="00CE1951">
      <w:pPr>
        <w:pStyle w:val="CommentText"/>
      </w:pPr>
      <w:r>
        <w:rPr>
          <w:rStyle w:val="CommentReference"/>
        </w:rPr>
        <w:annotationRef/>
      </w:r>
      <w:r>
        <w:t>Exceedingly? Too? So?</w:t>
      </w:r>
    </w:p>
  </w:comment>
  <w:comment w:id="472" w:author="Windows User" w:date="2015-10-30T08:56:00Z" w:initials="WU">
    <w:p w:rsidR="00CE1951" w:rsidRDefault="00CE1951">
      <w:pPr>
        <w:pStyle w:val="CommentText"/>
      </w:pPr>
      <w:r>
        <w:rPr>
          <w:rStyle w:val="CommentReference"/>
        </w:rPr>
        <w:annotationRef/>
      </w:r>
      <w:r>
        <w:t>Count or heed?</w:t>
      </w:r>
    </w:p>
  </w:comment>
  <w:comment w:id="473" w:author="Windows User" w:date="2015-10-30T08:56:00Z" w:initials="WU">
    <w:p w:rsidR="00CE1951" w:rsidRDefault="00CE1951">
      <w:pPr>
        <w:pStyle w:val="CommentText"/>
      </w:pPr>
      <w:r>
        <w:rPr>
          <w:rStyle w:val="CommentReference"/>
        </w:rPr>
        <w:annotationRef/>
      </w:r>
      <w:r>
        <w:t>Ramez, I or me?</w:t>
      </w:r>
    </w:p>
  </w:comment>
  <w:comment w:id="474" w:author="Windows User" w:date="2015-10-30T08:56:00Z" w:initials="WU">
    <w:p w:rsidR="00CE1951" w:rsidRDefault="00CE1951">
      <w:pPr>
        <w:pStyle w:val="CommentText"/>
      </w:pPr>
      <w:r>
        <w:rPr>
          <w:rStyle w:val="CommentReference"/>
        </w:rPr>
        <w:annotationRef/>
      </w:r>
      <w:r>
        <w:t>Teach to offer repentance or instruct in repentance?</w:t>
      </w:r>
    </w:p>
  </w:comment>
  <w:comment w:id="475" w:author="Windows User" w:date="2015-10-30T08:56:00Z" w:initials="WU">
    <w:p w:rsidR="00CE1951" w:rsidRDefault="00CE1951">
      <w:pPr>
        <w:pStyle w:val="CommentText"/>
      </w:pPr>
      <w:r>
        <w:rPr>
          <w:rStyle w:val="CommentReference"/>
        </w:rPr>
        <w:annotationRef/>
      </w:r>
      <w:r>
        <w:t>That a sinner die would make this consistent.</w:t>
      </w:r>
    </w:p>
  </w:comment>
  <w:comment w:id="476" w:author="Windows User" w:date="2015-10-30T08:56:00Z" w:initials="WU">
    <w:p w:rsidR="00CE1951" w:rsidRDefault="00CE1951">
      <w:pPr>
        <w:pStyle w:val="CommentText"/>
      </w:pPr>
      <w:r>
        <w:rPr>
          <w:rStyle w:val="CommentReference"/>
        </w:rPr>
        <w:annotationRef/>
      </w:r>
      <w:r>
        <w:t>Kind-hearted or merciful?</w:t>
      </w:r>
    </w:p>
  </w:comment>
  <w:comment w:id="477" w:author="Windows User" w:date="2015-10-30T08:56:00Z" w:initials="WU">
    <w:p w:rsidR="00CE1951" w:rsidRDefault="00CE1951">
      <w:pPr>
        <w:pStyle w:val="CommentText"/>
      </w:pPr>
      <w:r>
        <w:rPr>
          <w:rStyle w:val="CommentReference"/>
        </w:rPr>
        <w:annotationRef/>
      </w:r>
      <w:r>
        <w:t>Compassions or tender mercies?</w:t>
      </w:r>
    </w:p>
  </w:comment>
  <w:comment w:id="478" w:author="Windows User" w:date="2015-10-30T08:56:00Z" w:initials="WU">
    <w:p w:rsidR="00CE1951" w:rsidRDefault="00CE1951">
      <w:pPr>
        <w:pStyle w:val="CommentText"/>
      </w:pPr>
      <w:r>
        <w:rPr>
          <w:rStyle w:val="CommentReference"/>
        </w:rPr>
        <w:annotationRef/>
      </w:r>
      <w:r>
        <w:t>May He or that He may</w:t>
      </w:r>
    </w:p>
  </w:comment>
  <w:comment w:id="508" w:author="Windows User" w:date="2015-10-30T08:56:00Z" w:initials="BS">
    <w:p w:rsidR="00CE1951" w:rsidRDefault="00CE1951">
      <w:pPr>
        <w:pStyle w:val="CommentText"/>
      </w:pPr>
      <w:r>
        <w:rPr>
          <w:rStyle w:val="CommentReference"/>
        </w:rPr>
        <w:annotationRef/>
      </w:r>
      <w:r>
        <w:t>very greatly is redundant...</w:t>
      </w:r>
    </w:p>
  </w:comment>
  <w:comment w:id="509" w:author="Windows User" w:date="2015-10-30T08:56:00Z" w:initials="BS">
    <w:p w:rsidR="00CE1951" w:rsidRDefault="00CE1951">
      <w:pPr>
        <w:pStyle w:val="CommentText"/>
      </w:pPr>
      <w:r>
        <w:rPr>
          <w:rStyle w:val="CommentReference"/>
        </w:rPr>
        <w:annotationRef/>
      </w:r>
      <w:r>
        <w:t>above? in?</w:t>
      </w:r>
    </w:p>
  </w:comment>
  <w:comment w:id="510" w:author="Windows User" w:date="2015-10-30T08:56:00Z" w:initials="BS">
    <w:p w:rsidR="00CE1951" w:rsidRDefault="00CE1951">
      <w:pPr>
        <w:pStyle w:val="CommentText"/>
      </w:pPr>
      <w:r>
        <w:rPr>
          <w:rStyle w:val="CommentReference"/>
        </w:rPr>
        <w:annotationRef/>
      </w:r>
      <w:r>
        <w:t>dikeos is usually rended 'righteous'. Is there good cause to use 'just' here?</w:t>
      </w:r>
    </w:p>
  </w:comment>
  <w:comment w:id="511" w:author="Windows User" w:date="2015-10-30T08:56:00Z" w:initials="BS">
    <w:p w:rsidR="00CE1951" w:rsidRDefault="00CE1951">
      <w:pPr>
        <w:pStyle w:val="CommentText"/>
      </w:pPr>
      <w:r>
        <w:rPr>
          <w:rStyle w:val="CommentReference"/>
        </w:rPr>
        <w:annotationRef/>
      </w:r>
      <w:r>
        <w:t>mediated or put into practice?</w:t>
      </w:r>
    </w:p>
  </w:comment>
  <w:comment w:id="512" w:author="Windows User" w:date="2015-10-30T08:56:00Z" w:initials="BS">
    <w:p w:rsidR="00CE1951" w:rsidRDefault="00CE1951">
      <w:pPr>
        <w:pStyle w:val="CommentText"/>
      </w:pPr>
      <w:r>
        <w:rPr>
          <w:rStyle w:val="CommentReference"/>
        </w:rPr>
        <w:annotationRef/>
      </w:r>
      <w:r>
        <w:t>on their lips is a common English expression that seems to have the same meaning as "in their mouths"</w:t>
      </w:r>
    </w:p>
  </w:comment>
  <w:comment w:id="513" w:author="Windows User" w:date="2015-10-30T08:56:00Z" w:initials="BS">
    <w:p w:rsidR="00CE1951" w:rsidRDefault="00CE1951">
      <w:pPr>
        <w:pStyle w:val="CommentText"/>
      </w:pPr>
      <w:r>
        <w:rPr>
          <w:rStyle w:val="CommentReference"/>
        </w:rPr>
        <w:annotationRef/>
      </w:r>
      <w:r>
        <w:t>The tree of immortality would flow better in English.</w:t>
      </w:r>
    </w:p>
  </w:comment>
  <w:comment w:id="514" w:author="Windows User" w:date="2015-10-30T08:56:00Z" w:initials="BS">
    <w:p w:rsidR="00CE1951" w:rsidRDefault="00CE1951">
      <w:pPr>
        <w:pStyle w:val="CommentText"/>
      </w:pPr>
      <w:r>
        <w:rPr>
          <w:rStyle w:val="CommentReference"/>
        </w:rPr>
        <w:annotationRef/>
      </w:r>
      <w:r>
        <w:t>thoughts or senses?</w:t>
      </w:r>
    </w:p>
  </w:comment>
  <w:comment w:id="515" w:author="Windows User" w:date="2015-10-30T08:56:00Z" w:initials="BS">
    <w:p w:rsidR="00CE1951" w:rsidRDefault="00CE1951">
      <w:pPr>
        <w:pStyle w:val="CommentText"/>
      </w:pPr>
      <w:r>
        <w:rPr>
          <w:rStyle w:val="CommentReference"/>
        </w:rPr>
        <w:annotationRef/>
      </w:r>
      <w:r>
        <w:t>lay? set? cast?</w:t>
      </w:r>
    </w:p>
  </w:comment>
  <w:comment w:id="516" w:author="Windows User" w:date="2015-10-30T08:56:00Z" w:initials="BS">
    <w:p w:rsidR="00CE1951" w:rsidRDefault="00CE1951">
      <w:pPr>
        <w:pStyle w:val="CommentText"/>
      </w:pPr>
      <w:r>
        <w:rPr>
          <w:rStyle w:val="CommentReference"/>
        </w:rPr>
        <w:annotationRef/>
      </w:r>
      <w:r>
        <w:t>more common word... does it capture meaning well enough?</w:t>
      </w:r>
    </w:p>
  </w:comment>
  <w:comment w:id="517" w:author="Windows User" w:date="2015-10-30T08:56:00Z" w:initials="BS">
    <w:p w:rsidR="00CE1951" w:rsidRDefault="00CE1951">
      <w:pPr>
        <w:pStyle w:val="CommentText"/>
      </w:pPr>
      <w:r>
        <w:rPr>
          <w:rStyle w:val="CommentReference"/>
        </w:rPr>
        <w:annotationRef/>
      </w:r>
      <w:r>
        <w:t>types?</w:t>
      </w:r>
    </w:p>
  </w:comment>
  <w:comment w:id="525" w:author="Windows User" w:date="2015-10-30T08:56:00Z" w:initials="BS">
    <w:p w:rsidR="00CE1951" w:rsidRDefault="00CE1951">
      <w:pPr>
        <w:pStyle w:val="CommentText"/>
      </w:pPr>
      <w:r>
        <w:rPr>
          <w:rStyle w:val="CommentReference"/>
        </w:rPr>
        <w:annotationRef/>
      </w:r>
      <w:r>
        <w:t>Coptic clearly says beginning... is there anything in it about authority as the other translations have?</w:t>
      </w:r>
    </w:p>
  </w:comment>
  <w:comment w:id="526" w:author="Windows User" w:date="2015-10-30T08:56:00Z" w:initials="BS">
    <w:p w:rsidR="00CE1951" w:rsidRDefault="00CE1951">
      <w:pPr>
        <w:pStyle w:val="CommentText"/>
      </w:pPr>
      <w:r>
        <w:rPr>
          <w:rStyle w:val="CommentReference"/>
        </w:rPr>
        <w:annotationRef/>
      </w:r>
      <w:r>
        <w:t>risen, or shone?</w:t>
      </w:r>
    </w:p>
  </w:comment>
  <w:comment w:id="533" w:author="Windows User" w:date="2015-10-30T08:56:00Z" w:initials="BS">
    <w:p w:rsidR="00CE1951" w:rsidRDefault="00CE1951">
      <w:pPr>
        <w:pStyle w:val="CommentText"/>
      </w:pPr>
      <w:r>
        <w:rPr>
          <w:rStyle w:val="CommentReference"/>
        </w:rPr>
        <w:annotationRef/>
      </w:r>
      <w:r>
        <w:t>cap?</w:t>
      </w:r>
    </w:p>
  </w:comment>
  <w:comment w:id="534" w:author="Windows User" w:date="2015-10-30T08:56:00Z" w:initials="BS">
    <w:p w:rsidR="00CE1951" w:rsidRDefault="00CE1951">
      <w:pPr>
        <w:pStyle w:val="CommentText"/>
      </w:pPr>
      <w:r>
        <w:rPr>
          <w:rStyle w:val="CommentReference"/>
        </w:rPr>
        <w:annotationRef/>
      </w:r>
      <w:r>
        <w:t>save? redeem?</w:t>
      </w:r>
    </w:p>
  </w:comment>
  <w:comment w:id="538" w:author="Windows User" w:date="2015-10-30T08:56:00Z" w:initials="BS">
    <w:p w:rsidR="00CE1951" w:rsidRDefault="00CE1951"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10-30T08:56:00Z" w:initials="BS">
    <w:p w:rsidR="00CE1951" w:rsidRDefault="00CE1951">
      <w:pPr>
        <w:pStyle w:val="CommentText"/>
      </w:pPr>
      <w:r>
        <w:rPr>
          <w:rStyle w:val="CommentReference"/>
        </w:rPr>
        <w:annotationRef/>
      </w:r>
      <w:r>
        <w:t>or should " be down here</w:t>
      </w:r>
    </w:p>
  </w:comment>
  <w:comment w:id="543" w:author="Windows User" w:date="2015-10-30T08:56:00Z" w:initials="BS">
    <w:p w:rsidR="00CE1951" w:rsidRDefault="00CE1951">
      <w:pPr>
        <w:pStyle w:val="CommentText"/>
      </w:pPr>
      <w:r>
        <w:rPr>
          <w:rStyle w:val="CommentReference"/>
        </w:rPr>
        <w:annotationRef/>
      </w:r>
      <w:r>
        <w:t>was overcame or did overcome? very different...</w:t>
      </w:r>
    </w:p>
  </w:comment>
  <w:comment w:id="547" w:author="Windows User" w:date="2015-10-30T08:56:00Z" w:initials="BS">
    <w:p w:rsidR="00CE1951" w:rsidRDefault="00CE1951">
      <w:pPr>
        <w:pStyle w:val="CommentText"/>
      </w:pPr>
      <w:r>
        <w:rPr>
          <w:rStyle w:val="CommentReference"/>
        </w:rPr>
        <w:annotationRef/>
      </w:r>
      <w:r>
        <w:t>awkward, but changing to a perfect man or man perfectly destroys meaning...</w:t>
      </w:r>
    </w:p>
  </w:comment>
  <w:comment w:id="548" w:author="Windows User" w:date="2015-10-30T08:56:00Z" w:initials="BS">
    <w:p w:rsidR="00CE1951" w:rsidRDefault="00CE1951">
      <w:pPr>
        <w:pStyle w:val="CommentText"/>
      </w:pPr>
      <w:r>
        <w:rPr>
          <w:rStyle w:val="CommentReference"/>
        </w:rPr>
        <w:annotationRef/>
      </w:r>
      <w:r>
        <w:t>L.A. is quite different fo rthis vs...</w:t>
      </w:r>
    </w:p>
  </w:comment>
  <w:comment w:id="555" w:author="Windows User" w:date="2015-10-30T08:56:00Z" w:initials="BS">
    <w:p w:rsidR="00CE1951" w:rsidRDefault="00CE1951">
      <w:pPr>
        <w:pStyle w:val="CommentText"/>
      </w:pPr>
      <w:r>
        <w:rPr>
          <w:rStyle w:val="CommentReference"/>
        </w:rPr>
        <w:annotationRef/>
      </w:r>
      <w:r>
        <w:t>and goodwill towards men, or towards men of goodwill?</w:t>
      </w:r>
    </w:p>
  </w:comment>
  <w:comment w:id="556" w:author="Windows User" w:date="2015-10-30T08:56:00Z" w:initials="BS">
    <w:p w:rsidR="00CE1951" w:rsidRDefault="00CE1951">
      <w:pPr>
        <w:pStyle w:val="CommentText"/>
      </w:pPr>
      <w:r>
        <w:rPr>
          <w:rStyle w:val="CommentReference"/>
        </w:rPr>
        <w:annotationRef/>
      </w:r>
      <w:r>
        <w:t>dividing wall?</w:t>
      </w:r>
    </w:p>
  </w:comment>
  <w:comment w:id="560" w:author="Windows User" w:date="2015-10-30T08:56:00Z" w:initials="BS">
    <w:p w:rsidR="00CE1951" w:rsidRDefault="00CE1951">
      <w:pPr>
        <w:pStyle w:val="CommentText"/>
      </w:pPr>
      <w:r>
        <w:rPr>
          <w:rStyle w:val="CommentReference"/>
        </w:rPr>
        <w:annotationRef/>
      </w:r>
      <w:r>
        <w:t>what does han mean? can we say teh angels of light?</w:t>
      </w:r>
    </w:p>
  </w:comment>
  <w:comment w:id="561" w:author="Windows User" w:date="2015-10-30T08:56:00Z" w:initials="BS">
    <w:p w:rsidR="00CE1951" w:rsidRDefault="00CE1951">
      <w:pPr>
        <w:pStyle w:val="CommentText"/>
      </w:pPr>
      <w:r>
        <w:rPr>
          <w:rStyle w:val="CommentReference"/>
        </w:rPr>
        <w:annotationRef/>
      </w:r>
      <w:r>
        <w:t>sing hymns to be consistent with above?</w:t>
      </w:r>
    </w:p>
  </w:comment>
  <w:comment w:id="562" w:author="Windows User" w:date="2015-10-30T08:56:00Z" w:initials="BS">
    <w:p w:rsidR="00CE1951" w:rsidRDefault="00CE1951">
      <w:pPr>
        <w:pStyle w:val="CommentText"/>
      </w:pPr>
      <w:r>
        <w:rPr>
          <w:rStyle w:val="CommentReference"/>
        </w:rPr>
        <w:annotationRef/>
      </w:r>
      <w:r>
        <w:t>should be arose to match parallel with next vs... but makes no sense in English. Arose within Mary or shone from Mary.</w:t>
      </w:r>
    </w:p>
  </w:comment>
  <w:comment w:id="563" w:author="Windows User" w:date="2015-10-30T08:56:00Z" w:initials="BS">
    <w:p w:rsidR="00CE1951" w:rsidRDefault="00CE1951">
      <w:pPr>
        <w:pStyle w:val="CommentText"/>
      </w:pPr>
      <w:r>
        <w:rPr>
          <w:rStyle w:val="CommentReference"/>
        </w:rPr>
        <w:annotationRef/>
      </w:r>
      <w:r>
        <w:t>Is "je" enough justification to prepend 'saying'?</w:t>
      </w:r>
    </w:p>
  </w:comment>
  <w:comment w:id="564" w:author="Windows User" w:date="2015-10-30T08:56:00Z" w:initials="BS">
    <w:p w:rsidR="00CE1951" w:rsidRDefault="00CE1951">
      <w:pPr>
        <w:pStyle w:val="CommentText"/>
      </w:pPr>
      <w:r>
        <w:rPr>
          <w:rStyle w:val="CommentReference"/>
        </w:rPr>
        <w:annotationRef/>
      </w:r>
      <w:r>
        <w:t>abouna's doxology of prime has 'that' here I think...</w:t>
      </w:r>
    </w:p>
  </w:comment>
  <w:comment w:id="565" w:author="Windows User" w:date="2015-10-30T08:56:00Z" w:initials="BS">
    <w:p w:rsidR="00CE1951" w:rsidRDefault="00CE1951">
      <w:pPr>
        <w:pStyle w:val="CommentText"/>
      </w:pPr>
      <w:r>
        <w:rPr>
          <w:rStyle w:val="CommentReference"/>
        </w:rPr>
        <w:annotationRef/>
      </w:r>
      <w:r>
        <w:t>or "sining"?</w:t>
      </w:r>
    </w:p>
  </w:comment>
  <w:comment w:id="570" w:author="Windows User" w:date="2015-10-30T08:56:00Z" w:initials="BS">
    <w:p w:rsidR="00CE1951" w:rsidRDefault="00CE1951">
      <w:pPr>
        <w:pStyle w:val="CommentText"/>
      </w:pPr>
      <w:r>
        <w:rPr>
          <w:rStyle w:val="CommentReference"/>
        </w:rPr>
        <w:annotationRef/>
      </w:r>
      <w:r>
        <w:t>If continuing as one sentence from previous verse, can't repeat 'adam' here.</w:t>
      </w:r>
    </w:p>
  </w:comment>
  <w:comment w:id="571" w:author="Windows User" w:date="2015-10-30T08:56:00Z" w:initials="BS">
    <w:p w:rsidR="00CE1951" w:rsidRDefault="00CE1951">
      <w:pPr>
        <w:pStyle w:val="CommentText"/>
      </w:pPr>
      <w:r>
        <w:rPr>
          <w:rStyle w:val="CommentReference"/>
        </w:rPr>
        <w:annotationRef/>
      </w:r>
      <w:r>
        <w:t>any sense of authority in coptic?</w:t>
      </w:r>
    </w:p>
  </w:comment>
  <w:comment w:id="572" w:author="Windows User" w:date="2015-10-30T08:56:00Z" w:initials="BS">
    <w:p w:rsidR="00CE1951" w:rsidRDefault="00CE1951">
      <w:pPr>
        <w:pStyle w:val="CommentText"/>
      </w:pPr>
      <w:r>
        <w:rPr>
          <w:rStyle w:val="CommentReference"/>
        </w:rPr>
        <w:annotationRef/>
      </w:r>
      <w:r>
        <w:t>or saint mary? I prefer the holy... but we should be  consistent one way or the other.</w:t>
      </w:r>
    </w:p>
  </w:comment>
  <w:comment w:id="573" w:author="Windows User" w:date="2015-10-30T08:56:00Z" w:initials="BS">
    <w:p w:rsidR="00CE1951" w:rsidRDefault="00CE1951">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10-30T08:56:00Z" w:initials="BS">
    <w:p w:rsidR="00CE1951" w:rsidRDefault="00CE1951">
      <w:pPr>
        <w:pStyle w:val="CommentText"/>
      </w:pPr>
      <w:r>
        <w:rPr>
          <w:rStyle w:val="CommentReference"/>
        </w:rPr>
        <w:annotationRef/>
      </w:r>
      <w:r>
        <w:t>tense is flipping so much vs to vs. Any way to make more consistent?</w:t>
      </w:r>
    </w:p>
  </w:comment>
  <w:comment w:id="583" w:author="Windows User" w:date="2015-10-30T08:56:00Z" w:initials="BS">
    <w:p w:rsidR="00CE1951" w:rsidRDefault="00CE1951">
      <w:pPr>
        <w:pStyle w:val="CommentText"/>
      </w:pPr>
      <w:r>
        <w:rPr>
          <w:rStyle w:val="CommentReference"/>
        </w:rPr>
        <w:annotationRef/>
      </w:r>
      <w:r>
        <w:t>cold frost? frosty cold?  too many ands.</w:t>
      </w:r>
    </w:p>
  </w:comment>
  <w:comment w:id="584" w:author="Windows User" w:date="2015-10-30T08:56:00Z" w:initials="BS">
    <w:p w:rsidR="00CE1951" w:rsidRDefault="00CE1951">
      <w:pPr>
        <w:pStyle w:val="CommentText"/>
      </w:pPr>
      <w:r>
        <w:rPr>
          <w:rStyle w:val="CommentReference"/>
        </w:rPr>
        <w:annotationRef/>
      </w:r>
      <w:r>
        <w:t>In is probably more right... I probably shouldn't have changed that...</w:t>
      </w:r>
    </w:p>
  </w:comment>
  <w:comment w:id="599" w:author="Brett Slote" w:date="2015-10-30T08:56:00Z" w:initials="BS">
    <w:p w:rsidR="00CE1951" w:rsidRDefault="00CE1951">
      <w:pPr>
        <w:pStyle w:val="CommentText"/>
      </w:pPr>
      <w:r>
        <w:rPr>
          <w:rStyle w:val="CommentReference"/>
        </w:rPr>
        <w:annotationRef/>
      </w:r>
      <w:r>
        <w:t>Received or bought?</w:t>
      </w:r>
    </w:p>
  </w:comment>
  <w:comment w:id="602" w:author="Brett Slote" w:date="2015-10-30T08:56:00Z" w:initials="BS">
    <w:p w:rsidR="00CE1951" w:rsidRDefault="00CE1951">
      <w:pPr>
        <w:pStyle w:val="CommentText"/>
      </w:pPr>
      <w:r>
        <w:rPr>
          <w:rStyle w:val="CommentReference"/>
        </w:rPr>
        <w:annotationRef/>
      </w:r>
      <w:r>
        <w:t>Not hail to you?</w:t>
      </w:r>
    </w:p>
  </w:comment>
  <w:comment w:id="605" w:author="Brett Slote" w:date="2015-10-30T08:56:00Z" w:initials="BS">
    <w:p w:rsidR="00CE1951" w:rsidRDefault="00CE1951">
      <w:pPr>
        <w:pStyle w:val="CommentText"/>
      </w:pPr>
      <w:r>
        <w:rPr>
          <w:rStyle w:val="CommentReference"/>
        </w:rPr>
        <w:annotationRef/>
      </w:r>
      <w:r>
        <w:t>Again ‘a’ perfect man loses meaning, but as is sounds awkward.</w:t>
      </w:r>
    </w:p>
  </w:comment>
  <w:comment w:id="608" w:author="Brett Slote" w:date="2015-10-30T08:56:00Z" w:initials="BS">
    <w:p w:rsidR="00CE1951" w:rsidRDefault="00CE1951">
      <w:pPr>
        <w:pStyle w:val="CommentText"/>
      </w:pPr>
      <w:r>
        <w:rPr>
          <w:rStyle w:val="CommentReference"/>
        </w:rPr>
        <w:annotationRef/>
      </w:r>
      <w:r>
        <w:t>Uncircumscript?</w:t>
      </w:r>
    </w:p>
  </w:comment>
  <w:comment w:id="611" w:author="Brett Slote" w:date="2015-10-30T08:56:00Z" w:initials="BS">
    <w:p w:rsidR="00CE1951" w:rsidRDefault="00CE1951">
      <w:pPr>
        <w:pStyle w:val="CommentText"/>
      </w:pPr>
      <w:r>
        <w:rPr>
          <w:rStyle w:val="CommentReference"/>
        </w:rPr>
        <w:annotationRef/>
      </w:r>
      <w:r>
        <w:t>Orthodox?</w:t>
      </w:r>
    </w:p>
  </w:comment>
  <w:comment w:id="612" w:author="Brett Slote" w:date="2015-10-30T08:56:00Z" w:initials="BS">
    <w:p w:rsidR="00CE1951" w:rsidRDefault="00CE1951">
      <w:pPr>
        <w:pStyle w:val="CommentText"/>
      </w:pPr>
      <w:r>
        <w:rPr>
          <w:rStyle w:val="CommentReference"/>
        </w:rPr>
        <w:annotationRef/>
      </w:r>
      <w:r>
        <w:t>Faith?</w:t>
      </w:r>
    </w:p>
  </w:comment>
  <w:comment w:id="615" w:author="Brett Slote" w:date="2015-10-30T08:56:00Z" w:initials="BS">
    <w:p w:rsidR="00CE1951" w:rsidRDefault="00CE1951">
      <w:pPr>
        <w:pStyle w:val="CommentText"/>
      </w:pPr>
      <w:r>
        <w:rPr>
          <w:rStyle w:val="CommentReference"/>
        </w:rPr>
        <w:annotationRef/>
      </w:r>
      <w:r>
        <w:t>Need a consistent policy</w:t>
      </w:r>
    </w:p>
  </w:comment>
  <w:comment w:id="619" w:author="Brett Slote" w:date="2015-10-30T08:56:00Z" w:initials="BS">
    <w:p w:rsidR="00CE1951" w:rsidRDefault="00CE1951">
      <w:pPr>
        <w:pStyle w:val="CommentText"/>
      </w:pPr>
      <w:r>
        <w:rPr>
          <w:rStyle w:val="CommentReference"/>
        </w:rPr>
        <w:annotationRef/>
      </w:r>
      <w:r>
        <w:t>Ramez, He or Him?</w:t>
      </w:r>
    </w:p>
  </w:comment>
  <w:comment w:id="620" w:author="Brett Slote" w:date="2015-10-30T08:56:00Z" w:initials="BS">
    <w:p w:rsidR="00CE1951" w:rsidRDefault="00CE1951">
      <w:pPr>
        <w:pStyle w:val="CommentText"/>
      </w:pPr>
      <w:r>
        <w:rPr>
          <w:rStyle w:val="CommentReference"/>
        </w:rPr>
        <w:annotationRef/>
      </w:r>
      <w:r>
        <w:t>On? By?</w:t>
      </w:r>
    </w:p>
  </w:comment>
  <w:comment w:id="625" w:author="Windows User" w:date="2015-10-30T08:56:00Z" w:initials="BS">
    <w:p w:rsidR="00CE1951" w:rsidRDefault="00CE1951">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10-30T08:56:00Z" w:initials="BS">
    <w:p w:rsidR="00CE1951" w:rsidRDefault="00CE1951">
      <w:pPr>
        <w:pStyle w:val="CommentText"/>
      </w:pPr>
      <w:r>
        <w:rPr>
          <w:rStyle w:val="CommentReference"/>
        </w:rPr>
        <w:annotationRef/>
      </w:r>
      <w:r>
        <w:t>When we love the Name of our Lord Jesus Christ, the Name of Salvation...</w:t>
      </w:r>
    </w:p>
  </w:comment>
  <w:comment w:id="627" w:author="Windows User" w:date="2015-10-30T08:56:00Z" w:initials="BS">
    <w:p w:rsidR="00CE1951" w:rsidRDefault="00CE1951">
      <w:pPr>
        <w:pStyle w:val="CommentText"/>
      </w:pPr>
      <w:r>
        <w:rPr>
          <w:rStyle w:val="CommentReference"/>
        </w:rPr>
        <w:annotationRef/>
      </w:r>
      <w:r>
        <w:t>adjective? severe?</w:t>
      </w:r>
    </w:p>
  </w:comment>
  <w:comment w:id="635" w:author="Windows User" w:date="2015-10-30T08:56:00Z" w:initials="BS">
    <w:p w:rsidR="00CE1951" w:rsidRDefault="00CE1951">
      <w:pPr>
        <w:pStyle w:val="CommentText"/>
      </w:pPr>
      <w:r>
        <w:rPr>
          <w:rStyle w:val="CommentReference"/>
        </w:rPr>
        <w:annotationRef/>
      </w:r>
      <w:r>
        <w:t>too literal?</w:t>
      </w:r>
    </w:p>
  </w:comment>
  <w:comment w:id="638" w:author="Windows User" w:date="2015-10-30T08:56:00Z" w:initials="BS">
    <w:p w:rsidR="00CE1951" w:rsidRDefault="00CE1951">
      <w:pPr>
        <w:pStyle w:val="CommentText"/>
      </w:pPr>
      <w:r>
        <w:rPr>
          <w:rStyle w:val="CommentReference"/>
        </w:rPr>
        <w:annotationRef/>
      </w:r>
      <w:r>
        <w:t>awkward</w:t>
      </w:r>
    </w:p>
  </w:comment>
  <w:comment w:id="639" w:author="Windows User" w:date="2015-10-30T08:56:00Z" w:initials="BS">
    <w:p w:rsidR="00CE1951" w:rsidRDefault="00CE1951">
      <w:pPr>
        <w:pStyle w:val="CommentText"/>
      </w:pPr>
      <w:r>
        <w:rPr>
          <w:rStyle w:val="CommentReference"/>
        </w:rPr>
        <w:annotationRef/>
      </w:r>
      <w:r>
        <w:t>sits, less literal, but more clear?</w:t>
      </w:r>
    </w:p>
  </w:comment>
  <w:comment w:id="640" w:author="Windows User" w:date="2015-10-30T08:56:00Z" w:initials="BS">
    <w:p w:rsidR="00CE1951" w:rsidRDefault="00CE1951">
      <w:pPr>
        <w:pStyle w:val="CommentText"/>
      </w:pPr>
      <w:r>
        <w:rPr>
          <w:rStyle w:val="CommentReference"/>
        </w:rPr>
        <w:annotationRef/>
      </w:r>
      <w:r>
        <w:t>awkward</w:t>
      </w:r>
    </w:p>
  </w:comment>
  <w:comment w:id="642" w:author="Windows User" w:date="2015-10-30T08:56:00Z" w:initials="BS">
    <w:p w:rsidR="00CE1951" w:rsidRDefault="00CE1951">
      <w:pPr>
        <w:pStyle w:val="CommentText"/>
      </w:pPr>
      <w:r>
        <w:rPr>
          <w:rStyle w:val="CommentReference"/>
        </w:rPr>
        <w:annotationRef/>
      </w:r>
      <w:r>
        <w:t>terribly awkward</w:t>
      </w:r>
    </w:p>
  </w:comment>
  <w:comment w:id="644" w:author="Windows User" w:date="2015-10-30T08:56:00Z" w:initials="BS">
    <w:p w:rsidR="00CE1951" w:rsidRDefault="00CE1951">
      <w:pPr>
        <w:pStyle w:val="CommentText"/>
      </w:pPr>
      <w:r>
        <w:rPr>
          <w:rStyle w:val="CommentReference"/>
        </w:rPr>
        <w:annotationRef/>
      </w:r>
      <w:r>
        <w:t>sat?</w:t>
      </w:r>
    </w:p>
  </w:comment>
  <w:comment w:id="647" w:author="Windows User" w:date="2015-10-30T08:56:00Z" w:initials="BS">
    <w:p w:rsidR="00CE1951" w:rsidRDefault="00CE1951">
      <w:pPr>
        <w:pStyle w:val="CommentText"/>
      </w:pPr>
      <w:r>
        <w:rPr>
          <w:rStyle w:val="CommentReference"/>
        </w:rPr>
        <w:annotationRef/>
      </w:r>
      <w:r>
        <w:t>entered and come forth, or entered through it?</w:t>
      </w:r>
    </w:p>
  </w:comment>
  <w:comment w:id="648" w:author="Windows User" w:date="2015-10-30T08:56:00Z" w:initials="BS">
    <w:p w:rsidR="00CE1951" w:rsidRDefault="00CE1951">
      <w:pPr>
        <w:pStyle w:val="CommentText"/>
      </w:pPr>
      <w:r>
        <w:rPr>
          <w:rStyle w:val="CommentReference"/>
        </w:rPr>
        <w:annotationRef/>
      </w:r>
      <w:r>
        <w:t>appearing?</w:t>
      </w:r>
    </w:p>
  </w:comment>
  <w:comment w:id="649" w:author="Windows User" w:date="2015-10-30T08:56:00Z" w:initials="BS">
    <w:p w:rsidR="00CE1951" w:rsidRDefault="00CE1951">
      <w:pPr>
        <w:pStyle w:val="CommentText"/>
      </w:pPr>
      <w:r>
        <w:rPr>
          <w:rStyle w:val="CommentReference"/>
        </w:rPr>
        <w:annotationRef/>
      </w:r>
      <w:r>
        <w:t>He</w:t>
      </w:r>
    </w:p>
  </w:comment>
  <w:comment w:id="654" w:author="Windows User" w:date="2015-10-30T08:56:00Z" w:initials="BS">
    <w:p w:rsidR="00CE1951" w:rsidRDefault="00CE1951">
      <w:pPr>
        <w:pStyle w:val="CommentText"/>
      </w:pPr>
      <w:r>
        <w:rPr>
          <w:rStyle w:val="CommentReference"/>
        </w:rPr>
        <w:annotationRef/>
      </w:r>
      <w:r>
        <w:t>I feel like upon sounds better here and below</w:t>
      </w:r>
    </w:p>
  </w:comment>
  <w:comment w:id="655" w:author="Windows User" w:date="2015-10-30T08:56:00Z" w:initials="BS">
    <w:p w:rsidR="00CE1951" w:rsidRDefault="00CE1951">
      <w:pPr>
        <w:pStyle w:val="CommentText"/>
      </w:pPr>
      <w:r>
        <w:rPr>
          <w:rStyle w:val="CommentReference"/>
        </w:rPr>
        <w:annotationRef/>
      </w:r>
      <w:r>
        <w:t>For forty days</w:t>
      </w:r>
    </w:p>
  </w:comment>
  <w:comment w:id="656" w:author="Windows User" w:date="2015-10-30T08:56:00Z" w:initials="BS">
    <w:p w:rsidR="00CE1951" w:rsidRDefault="00CE1951">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10-30T08:56:00Z" w:initials="BS">
    <w:p w:rsidR="00CE1951" w:rsidRDefault="00CE1951">
      <w:pPr>
        <w:pStyle w:val="CommentText"/>
      </w:pPr>
      <w:r>
        <w:rPr>
          <w:rStyle w:val="CommentReference"/>
        </w:rPr>
        <w:annotationRef/>
      </w:r>
      <w:r>
        <w:t>a? I know virgin doesn't sound right. Nor virginal. But a virgin seems to cheapen the thought...</w:t>
      </w:r>
    </w:p>
  </w:comment>
  <w:comment w:id="664" w:author="Windows User" w:date="2015-10-30T08:56:00Z" w:initials="BS">
    <w:p w:rsidR="00CE1951" w:rsidRDefault="00CE1951">
      <w:pPr>
        <w:pStyle w:val="CommentText"/>
      </w:pPr>
      <w:r>
        <w:rPr>
          <w:rStyle w:val="CommentReference"/>
        </w:rPr>
        <w:annotationRef/>
      </w:r>
      <w:r>
        <w:t>annulled has connotation from catholicism of never having been. I like abolished better. Sounds more poetic like too.</w:t>
      </w:r>
    </w:p>
  </w:comment>
  <w:comment w:id="667" w:author="Windows User" w:date="2015-10-30T08:56:00Z" w:initials="BS">
    <w:p w:rsidR="00CE1951" w:rsidRDefault="00CE1951">
      <w:pPr>
        <w:pStyle w:val="CommentText"/>
      </w:pPr>
      <w:r>
        <w:rPr>
          <w:rStyle w:val="CommentReference"/>
        </w:rPr>
        <w:annotationRef/>
      </w:r>
      <w:r>
        <w:t>yes, it is a continuous thought. But this and next are complete sentences in themselves.</w:t>
      </w:r>
    </w:p>
  </w:comment>
  <w:comment w:id="668" w:author="Windows User" w:date="2015-10-30T08:56:00Z" w:initials="BS">
    <w:p w:rsidR="00CE1951" w:rsidRDefault="00CE1951">
      <w:pPr>
        <w:pStyle w:val="CommentText"/>
      </w:pPr>
      <w:r>
        <w:rPr>
          <w:rStyle w:val="CommentReference"/>
        </w:rPr>
        <w:annotationRef/>
      </w:r>
      <w:r>
        <w:t>revealed almost makes sense here... but not with the next line having "said"</w:t>
      </w:r>
    </w:p>
  </w:comment>
  <w:comment w:id="669" w:author="Windows User" w:date="2015-10-30T08:56:00Z" w:initials="BS">
    <w:p w:rsidR="00CE1951" w:rsidRDefault="00CE1951">
      <w:pPr>
        <w:pStyle w:val="CommentText"/>
      </w:pPr>
      <w:r>
        <w:rPr>
          <w:rStyle w:val="CommentReference"/>
        </w:rPr>
        <w:annotationRef/>
      </w:r>
      <w:r>
        <w:t>repeat quotes or contiguious?</w:t>
      </w:r>
    </w:p>
  </w:comment>
  <w:comment w:id="670" w:author="Windows User" w:date="2015-10-30T08:56:00Z" w:initials="BS">
    <w:p w:rsidR="00CE1951" w:rsidRDefault="00CE1951">
      <w:pPr>
        <w:pStyle w:val="CommentText"/>
      </w:pPr>
      <w:r>
        <w:rPr>
          <w:rStyle w:val="CommentReference"/>
        </w:rPr>
        <w:annotationRef/>
      </w:r>
      <w:r>
        <w:t>in strength?</w:t>
      </w:r>
    </w:p>
  </w:comment>
  <w:comment w:id="671" w:author="Windows User" w:date="2015-10-30T08:56:00Z" w:initials="BS">
    <w:p w:rsidR="00CE1951" w:rsidRDefault="00CE1951">
      <w:pPr>
        <w:pStyle w:val="CommentText"/>
      </w:pPr>
      <w:r>
        <w:rPr>
          <w:rStyle w:val="CommentReference"/>
        </w:rPr>
        <w:annotationRef/>
      </w:r>
      <w:r>
        <w:t>in the tune it just sounds more emphatic dropping the "both"</w:t>
      </w:r>
    </w:p>
  </w:comment>
  <w:comment w:id="673" w:author="Windows User" w:date="2015-10-30T08:56:00Z" w:initials="BS">
    <w:p w:rsidR="00CE1951" w:rsidRDefault="00CE1951">
      <w:pPr>
        <w:pStyle w:val="CommentText"/>
      </w:pPr>
      <w:r>
        <w:rPr>
          <w:rStyle w:val="CommentReference"/>
        </w:rPr>
        <w:annotationRef/>
      </w:r>
      <w:r>
        <w:t>theotokos, not mav em ef Nooti</w:t>
      </w:r>
    </w:p>
  </w:comment>
  <w:comment w:id="674" w:author="Windows User" w:date="2015-10-30T08:56:00Z" w:initials="BS">
    <w:p w:rsidR="00CE1951" w:rsidRDefault="00CE1951">
      <w:pPr>
        <w:pStyle w:val="CommentText"/>
      </w:pPr>
      <w:r>
        <w:rPr>
          <w:rStyle w:val="CommentReference"/>
        </w:rPr>
        <w:annotationRef/>
      </w:r>
      <w:r>
        <w:t>in?</w:t>
      </w:r>
    </w:p>
  </w:comment>
  <w:comment w:id="676" w:author="Windows User" w:date="2015-10-30T08:56:00Z" w:initials="BS">
    <w:p w:rsidR="00CE1951" w:rsidRDefault="00CE1951">
      <w:pPr>
        <w:pStyle w:val="CommentText"/>
      </w:pPr>
      <w:r>
        <w:rPr>
          <w:rStyle w:val="CommentReference"/>
        </w:rPr>
        <w:annotationRef/>
      </w:r>
      <w:r>
        <w:t>it's literally "And" but that leaves too much grammatical ambiguity that tends towards nonsensical parsing.</w:t>
      </w:r>
    </w:p>
  </w:comment>
  <w:comment w:id="677" w:author="Windows User" w:date="2015-10-30T08:56:00Z" w:initials="BS">
    <w:p w:rsidR="00CE1951" w:rsidRDefault="00CE1951">
      <w:pPr>
        <w:pStyle w:val="CommentText"/>
      </w:pPr>
      <w:r>
        <w:rPr>
          <w:rStyle w:val="CommentReference"/>
        </w:rPr>
        <w:annotationRef/>
      </w:r>
      <w:r>
        <w:t>tense?</w:t>
      </w:r>
    </w:p>
  </w:comment>
  <w:comment w:id="679" w:author="Windows User" w:date="2015-10-30T08:56:00Z" w:initials="BS">
    <w:p w:rsidR="00CE1951" w:rsidRDefault="00CE1951">
      <w:pPr>
        <w:pStyle w:val="CommentText"/>
      </w:pPr>
      <w:r>
        <w:rPr>
          <w:rStyle w:val="CommentReference"/>
        </w:rPr>
        <w:annotationRef/>
      </w:r>
      <w:r>
        <w:t>too far for a pronoun</w:t>
      </w:r>
    </w:p>
  </w:comment>
  <w:comment w:id="680" w:author="Windows User" w:date="2015-10-30T08:56:00Z" w:initials="BS">
    <w:p w:rsidR="00CE1951" w:rsidRDefault="00CE1951">
      <w:pPr>
        <w:pStyle w:val="CommentText"/>
      </w:pPr>
      <w:r>
        <w:rPr>
          <w:rStyle w:val="CommentReference"/>
        </w:rPr>
        <w:annotationRef/>
      </w:r>
      <w:r>
        <w:t>deemed or made?</w:t>
      </w:r>
    </w:p>
  </w:comment>
  <w:comment w:id="682" w:author="Windows User" w:date="2015-10-30T08:56:00Z" w:initials="BS">
    <w:p w:rsidR="00CE1951" w:rsidRDefault="00CE1951">
      <w:pPr>
        <w:pStyle w:val="CommentText"/>
      </w:pPr>
      <w:r>
        <w:rPr>
          <w:rStyle w:val="CommentReference"/>
        </w:rPr>
        <w:annotationRef/>
      </w:r>
      <w:r>
        <w:t>coptic is heavens of heavens, but we usually say heaven of heavens.</w:t>
      </w:r>
    </w:p>
  </w:comment>
  <w:comment w:id="684" w:author="Windows User" w:date="2015-10-30T08:56:00Z" w:initials="BS">
    <w:p w:rsidR="00CE1951" w:rsidRDefault="00CE1951">
      <w:pPr>
        <w:pStyle w:val="CommentText"/>
      </w:pPr>
      <w:r>
        <w:rPr>
          <w:rStyle w:val="CommentReference"/>
        </w:rPr>
        <w:annotationRef/>
      </w:r>
      <w:r>
        <w:t>rises or shines?</w:t>
      </w:r>
    </w:p>
  </w:comment>
  <w:comment w:id="687" w:author="Windows User" w:date="2015-10-30T08:56:00Z" w:initials="BS">
    <w:p w:rsidR="00CE1951" w:rsidRDefault="00CE1951">
      <w:pPr>
        <w:pStyle w:val="CommentText"/>
      </w:pPr>
      <w:r>
        <w:rPr>
          <w:rStyle w:val="CommentReference"/>
        </w:rPr>
        <w:annotationRef/>
      </w:r>
      <w:r>
        <w:t>destroyed or damaged?</w:t>
      </w:r>
    </w:p>
  </w:comment>
  <w:comment w:id="688" w:author="Windows User" w:date="2015-10-30T08:56:00Z" w:initials="BS">
    <w:p w:rsidR="00CE1951" w:rsidRDefault="00CE1951">
      <w:pPr>
        <w:pStyle w:val="CommentText"/>
      </w:pPr>
      <w:r>
        <w:rPr>
          <w:rStyle w:val="CommentReference"/>
        </w:rPr>
        <w:annotationRef/>
      </w:r>
      <w:r>
        <w:t>what does very mean here?</w:t>
      </w:r>
    </w:p>
  </w:comment>
  <w:comment w:id="693" w:author="Windows User" w:date="2015-10-30T08:56:00Z" w:initials="BS">
    <w:p w:rsidR="00CE1951" w:rsidRDefault="00CE1951">
      <w:pPr>
        <w:pStyle w:val="CommentText"/>
      </w:pPr>
      <w:r>
        <w:rPr>
          <w:rStyle w:val="CommentReference"/>
        </w:rPr>
        <w:annotationRef/>
      </w:r>
      <w:r>
        <w:t>servant, or slave?</w:t>
      </w:r>
    </w:p>
  </w:comment>
  <w:comment w:id="694" w:author="Windows User" w:date="2015-10-30T08:56:00Z" w:initials="BS">
    <w:p w:rsidR="00CE1951" w:rsidRDefault="00CE1951">
      <w:pPr>
        <w:pStyle w:val="CommentText"/>
      </w:pPr>
      <w:r>
        <w:rPr>
          <w:rStyle w:val="CommentReference"/>
        </w:rPr>
        <w:annotationRef/>
      </w:r>
      <w:r>
        <w:t>Feels way too literal</w:t>
      </w:r>
    </w:p>
  </w:comment>
  <w:comment w:id="700" w:author="Windows User" w:date="2015-10-30T08:56:00Z" w:initials="BS">
    <w:p w:rsidR="00CE1951" w:rsidRDefault="00CE19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10-30T08:56:00Z" w:initials="BS">
    <w:p w:rsidR="00CE1951" w:rsidRDefault="00CE1951">
      <w:pPr>
        <w:pStyle w:val="CommentText"/>
      </w:pPr>
      <w:r>
        <w:rPr>
          <w:rStyle w:val="CommentReference"/>
        </w:rPr>
        <w:annotationRef/>
      </w:r>
      <w:r>
        <w:t>was incarnate or took flesh? Need a decision for this common phrase.</w:t>
      </w:r>
    </w:p>
  </w:comment>
  <w:comment w:id="704" w:author="Windows User" w:date="2015-10-30T08:56:00Z" w:initials="BS">
    <w:p w:rsidR="00CE1951" w:rsidRDefault="00CE19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10-30T08:56:00Z" w:initials="BS">
    <w:p w:rsidR="00CE1951" w:rsidRDefault="00CE1951">
      <w:pPr>
        <w:pStyle w:val="CommentText"/>
      </w:pPr>
      <w:r>
        <w:rPr>
          <w:rStyle w:val="CommentReference"/>
        </w:rPr>
        <w:annotationRef/>
      </w:r>
      <w:r>
        <w:t>Altar/The place where the Sacrifice is offered, is clearly not right. But Temple? Or Holy of Holies?</w:t>
      </w:r>
    </w:p>
  </w:comment>
  <w:comment w:id="712" w:author="Windows User" w:date="2015-10-30T08:56:00Z" w:initials="BS">
    <w:p w:rsidR="00CE1951" w:rsidRDefault="00CE1951">
      <w:pPr>
        <w:pStyle w:val="CommentText"/>
      </w:pPr>
      <w:r>
        <w:rPr>
          <w:rStyle w:val="CommentReference"/>
        </w:rPr>
        <w:annotationRef/>
      </w:r>
      <w:r>
        <w:t>I think infinite captures the meaning of uncircumscript in a more approachable way.</w:t>
      </w:r>
    </w:p>
  </w:comment>
  <w:comment w:id="713" w:author="Windows User" w:date="2015-10-30T08:56:00Z" w:initials="BS">
    <w:p w:rsidR="00CE1951" w:rsidRDefault="00CE1951">
      <w:pPr>
        <w:pStyle w:val="CommentText"/>
      </w:pPr>
      <w:r>
        <w:rPr>
          <w:rStyle w:val="CommentReference"/>
        </w:rPr>
        <w:annotationRef/>
      </w:r>
      <w:r>
        <w:t>net or hook?</w:t>
      </w:r>
    </w:p>
  </w:comment>
  <w:comment w:id="714" w:author="Windows User" w:date="2015-10-30T08:56:00Z" w:initials="BS">
    <w:p w:rsidR="00CE1951" w:rsidRDefault="00CE1951">
      <w:pPr>
        <w:pStyle w:val="CommentText"/>
      </w:pPr>
      <w:r>
        <w:rPr>
          <w:rStyle w:val="CommentReference"/>
        </w:rPr>
        <w:annotationRef/>
      </w:r>
      <w:r>
        <w:t>Instructing them in the worship?</w:t>
      </w:r>
    </w:p>
  </w:comment>
  <w:comment w:id="715" w:author="Windows User" w:date="2015-10-30T08:56:00Z" w:initials="BS">
    <w:p w:rsidR="00CE1951" w:rsidRDefault="00CE1951">
      <w:pPr>
        <w:pStyle w:val="CommentText"/>
      </w:pPr>
      <w:r>
        <w:rPr>
          <w:rStyle w:val="CommentReference"/>
        </w:rPr>
        <w:annotationRef/>
      </w:r>
      <w:r>
        <w:t>what does this mean?</w:t>
      </w:r>
    </w:p>
  </w:comment>
  <w:comment w:id="716" w:author="Windows User" w:date="2015-10-30T08:56:00Z" w:initials="BS">
    <w:p w:rsidR="00CE1951" w:rsidRDefault="00CE1951">
      <w:pPr>
        <w:pStyle w:val="CommentText"/>
      </w:pPr>
      <w:r>
        <w:rPr>
          <w:rStyle w:val="CommentReference"/>
        </w:rPr>
        <w:annotationRef/>
      </w:r>
      <w:r>
        <w:t>Path? Or Way? i.e. Christ?</w:t>
      </w:r>
    </w:p>
  </w:comment>
  <w:comment w:id="717" w:author="Windows User" w:date="2015-10-30T08:56:00Z" w:initials="BS">
    <w:p w:rsidR="00CE1951" w:rsidRDefault="00CE1951">
      <w:pPr>
        <w:pStyle w:val="CommentText"/>
      </w:pPr>
      <w:r>
        <w:rPr>
          <w:rStyle w:val="CommentReference"/>
        </w:rPr>
        <w:annotationRef/>
      </w:r>
      <w:r>
        <w:t>forward to? Or towards?</w:t>
      </w:r>
    </w:p>
  </w:comment>
  <w:comment w:id="718" w:author="Windows User" w:date="2015-10-30T08:56:00Z" w:initials="BS">
    <w:p w:rsidR="00CE1951" w:rsidRDefault="00CE1951">
      <w:pPr>
        <w:pStyle w:val="CommentText"/>
      </w:pPr>
      <w:r>
        <w:rPr>
          <w:rStyle w:val="CommentReference"/>
        </w:rPr>
        <w:annotationRef/>
      </w:r>
      <w:r>
        <w:t>gladness</w:t>
      </w:r>
    </w:p>
  </w:comment>
  <w:comment w:id="723" w:author="Windows User" w:date="2015-10-30T08:56:00Z" w:initials="BS">
    <w:p w:rsidR="00CE1951" w:rsidRDefault="00CE1951">
      <w:pPr>
        <w:pStyle w:val="CommentText"/>
      </w:pPr>
      <w:r>
        <w:rPr>
          <w:rStyle w:val="CommentReference"/>
        </w:rPr>
        <w:annotationRef/>
      </w:r>
      <w:r>
        <w:t>Inclined to switch to L.A. ordering, but probably better to be consistent with Black.</w:t>
      </w:r>
    </w:p>
  </w:comment>
  <w:comment w:id="724" w:author="Windows User" w:date="2015-10-30T08:56:00Z" w:initials="BS">
    <w:p w:rsidR="00CE1951" w:rsidRDefault="00CE1951">
      <w:pPr>
        <w:pStyle w:val="CommentText"/>
      </w:pPr>
      <w:r>
        <w:rPr>
          <w:rStyle w:val="CommentReference"/>
        </w:rPr>
        <w:annotationRef/>
      </w:r>
      <w:r>
        <w:t>Everyday or a day?</w:t>
      </w:r>
    </w:p>
  </w:comment>
  <w:comment w:id="725" w:author="Windows User" w:date="2015-10-30T08:56:00Z" w:initials="BS">
    <w:p w:rsidR="00CE1951" w:rsidRDefault="00CE1951">
      <w:pPr>
        <w:pStyle w:val="CommentText"/>
      </w:pPr>
      <w:r>
        <w:rPr>
          <w:rStyle w:val="CommentReference"/>
        </w:rPr>
        <w:annotationRef/>
      </w:r>
      <w:r>
        <w:t>not delight. Maybe joy instead of esctasy?</w:t>
      </w:r>
    </w:p>
  </w:comment>
  <w:comment w:id="726" w:author="Windows User" w:date="2015-10-30T08:56:00Z" w:initials="BS">
    <w:p w:rsidR="00CE1951" w:rsidRDefault="00CE1951">
      <w:pPr>
        <w:pStyle w:val="CommentText"/>
      </w:pPr>
      <w:r>
        <w:rPr>
          <w:rStyle w:val="CommentReference"/>
        </w:rPr>
        <w:annotationRef/>
      </w:r>
      <w:r>
        <w:t>glory, splendor or beauty?</w:t>
      </w:r>
    </w:p>
  </w:comment>
  <w:comment w:id="727" w:author="Windows User" w:date="2015-10-30T08:56:00Z" w:initials="BS">
    <w:p w:rsidR="00CE1951" w:rsidRDefault="00CE1951">
      <w:pPr>
        <w:pStyle w:val="CommentText"/>
      </w:pPr>
      <w:r>
        <w:rPr>
          <w:rStyle w:val="CommentReference"/>
        </w:rPr>
        <w:annotationRef/>
      </w:r>
      <w:r>
        <w:t>from or and?</w:t>
      </w:r>
    </w:p>
  </w:comment>
  <w:comment w:id="728" w:author="Windows User" w:date="2015-10-30T08:56:00Z" w:initials="BS">
    <w:p w:rsidR="00CE1951" w:rsidRDefault="00CE1951">
      <w:pPr>
        <w:pStyle w:val="CommentText"/>
      </w:pPr>
      <w:r>
        <w:rPr>
          <w:rStyle w:val="CommentReference"/>
        </w:rPr>
        <w:annotationRef/>
      </w:r>
      <w:r>
        <w:t>What prophet? Why did abouna redact this?</w:t>
      </w:r>
    </w:p>
  </w:comment>
  <w:comment w:id="729" w:author="Windows User" w:date="2015-10-30T08:56:00Z" w:initials="BS">
    <w:p w:rsidR="00CE1951" w:rsidRDefault="00CE1951">
      <w:pPr>
        <w:pStyle w:val="CommentText"/>
      </w:pPr>
      <w:r>
        <w:rPr>
          <w:rStyle w:val="CommentReference"/>
        </w:rPr>
        <w:annotationRef/>
      </w:r>
      <w:r>
        <w:t>Doesn't this say you are beyond beginning, or something to that effect? Beyond the beginning from which even time arose?</w:t>
      </w:r>
    </w:p>
  </w:comment>
  <w:comment w:id="730" w:author="Windows User" w:date="2015-10-30T08:56:00Z" w:initials="BS">
    <w:p w:rsidR="00CE1951" w:rsidRDefault="00CE1951">
      <w:pPr>
        <w:pStyle w:val="CommentText"/>
      </w:pPr>
      <w:r>
        <w:rPr>
          <w:rStyle w:val="CommentReference"/>
        </w:rPr>
        <w:annotationRef/>
      </w:r>
      <w:r>
        <w:t>is this right?</w:t>
      </w:r>
    </w:p>
  </w:comment>
  <w:comment w:id="731" w:author="Windows User" w:date="2015-10-30T08:56:00Z" w:initials="BS">
    <w:p w:rsidR="00CE1951" w:rsidRDefault="00CE1951">
      <w:pPr>
        <w:pStyle w:val="CommentText"/>
      </w:pPr>
      <w:r>
        <w:rPr>
          <w:rStyle w:val="CommentReference"/>
        </w:rPr>
        <w:annotationRef/>
      </w:r>
      <w:r>
        <w:t>isn't it of?</w:t>
      </w:r>
    </w:p>
  </w:comment>
  <w:comment w:id="732" w:author="Windows User" w:date="2015-10-30T08:56:00Z" w:initials="BS">
    <w:p w:rsidR="00CE1951" w:rsidRDefault="00CE1951">
      <w:pPr>
        <w:pStyle w:val="CommentText"/>
      </w:pPr>
      <w:r>
        <w:rPr>
          <w:rStyle w:val="CommentReference"/>
        </w:rPr>
        <w:annotationRef/>
      </w:r>
      <w:r>
        <w:t>isn't it blesses?</w:t>
      </w:r>
    </w:p>
  </w:comment>
  <w:comment w:id="733" w:author="Windows User" w:date="2015-10-30T08:56:00Z" w:initials="BS">
    <w:p w:rsidR="00CE1951" w:rsidRDefault="00CE1951">
      <w:pPr>
        <w:pStyle w:val="CommentText"/>
      </w:pPr>
      <w:r>
        <w:rPr>
          <w:rStyle w:val="CommentReference"/>
        </w:rPr>
        <w:annotationRef/>
      </w:r>
      <w:r>
        <w:t>blessing or blessing?</w:t>
      </w:r>
    </w:p>
  </w:comment>
  <w:comment w:id="734" w:author="Windows User" w:date="2015-10-30T08:56:00Z" w:initials="BS">
    <w:p w:rsidR="00CE1951" w:rsidRDefault="00CE1951">
      <w:pPr>
        <w:pStyle w:val="CommentText"/>
      </w:pPr>
      <w:r>
        <w:rPr>
          <w:rStyle w:val="CommentReference"/>
        </w:rPr>
        <w:annotationRef/>
      </w:r>
      <w:r>
        <w:t>the other translations seem not to like abouna's contractions...</w:t>
      </w:r>
    </w:p>
  </w:comment>
  <w:comment w:id="735" w:author="Windows User" w:date="2015-10-30T08:56:00Z" w:initials="BS">
    <w:p w:rsidR="00CE1951" w:rsidRDefault="00CE1951">
      <w:pPr>
        <w:pStyle w:val="CommentText"/>
      </w:pPr>
      <w:r>
        <w:rPr>
          <w:rStyle w:val="CommentReference"/>
        </w:rPr>
        <w:annotationRef/>
      </w:r>
      <w:r>
        <w:t>perfect or true?</w:t>
      </w:r>
    </w:p>
  </w:comment>
  <w:comment w:id="742" w:author="Windows User" w:date="2015-10-30T08:56:00Z" w:initials="BS">
    <w:p w:rsidR="00CE1951" w:rsidRDefault="00CE1951">
      <w:pPr>
        <w:pStyle w:val="CommentText"/>
      </w:pPr>
      <w:r>
        <w:rPr>
          <w:rStyle w:val="CommentReference"/>
        </w:rPr>
        <w:annotationRef/>
      </w:r>
      <w:r>
        <w:t>which word is right?</w:t>
      </w:r>
    </w:p>
  </w:comment>
  <w:comment w:id="743" w:author="Windows User" w:date="2015-10-30T08:56:00Z" w:initials="BS">
    <w:p w:rsidR="00CE1951" w:rsidRDefault="00CE1951">
      <w:pPr>
        <w:pStyle w:val="CommentText"/>
      </w:pPr>
      <w:r>
        <w:rPr>
          <w:rStyle w:val="CommentReference"/>
        </w:rPr>
        <w:annotationRef/>
      </w:r>
      <w:r>
        <w:t>wise?</w:t>
      </w:r>
    </w:p>
  </w:comment>
  <w:comment w:id="745" w:author="Windows User" w:date="2015-10-30T08:56:00Z" w:initials="BS">
    <w:p w:rsidR="00CE1951" w:rsidRDefault="00CE1951">
      <w:pPr>
        <w:pStyle w:val="CommentText"/>
      </w:pPr>
      <w:r>
        <w:rPr>
          <w:rStyle w:val="CommentReference"/>
        </w:rPr>
        <w:annotationRef/>
      </w:r>
      <w:r>
        <w:t>bride, or bridal chamber?</w:t>
      </w:r>
    </w:p>
  </w:comment>
  <w:comment w:id="746" w:author="Windows User" w:date="2015-10-30T08:56:00Z" w:initials="BS">
    <w:p w:rsidR="00CE1951" w:rsidRDefault="00CE1951" w:rsidP="00BE768B">
      <w:pPr>
        <w:pStyle w:val="CommentText"/>
      </w:pPr>
      <w:r>
        <w:rPr>
          <w:rStyle w:val="CommentReference"/>
        </w:rPr>
        <w:annotationRef/>
      </w:r>
      <w:r>
        <w:t>truth, logos, or true logos?</w:t>
      </w:r>
    </w:p>
  </w:comment>
  <w:comment w:id="747" w:author="Windows User" w:date="2015-10-30T08:56:00Z" w:initials="BS">
    <w:p w:rsidR="00CE1951" w:rsidRDefault="00CE1951" w:rsidP="00BE768B">
      <w:pPr>
        <w:pStyle w:val="CommentText"/>
      </w:pPr>
      <w:r>
        <w:rPr>
          <w:rStyle w:val="CommentReference"/>
        </w:rPr>
        <w:annotationRef/>
      </w:r>
      <w:r>
        <w:t>redeemed or saved?</w:t>
      </w:r>
    </w:p>
  </w:comment>
  <w:comment w:id="749" w:author="Windows User" w:date="2015-10-30T08:56:00Z" w:initials="BS">
    <w:p w:rsidR="00CE1951" w:rsidRDefault="00CE1951">
      <w:pPr>
        <w:pStyle w:val="CommentText"/>
      </w:pPr>
      <w:r>
        <w:rPr>
          <w:rStyle w:val="CommentReference"/>
        </w:rPr>
        <w:annotationRef/>
      </w:r>
      <w:r>
        <w:t>for us or unto us?</w:t>
      </w:r>
    </w:p>
  </w:comment>
  <w:comment w:id="752" w:author="Windows User" w:date="2015-10-30T08:56:00Z" w:initials="BS">
    <w:p w:rsidR="00CE1951" w:rsidRDefault="00CE1951">
      <w:pPr>
        <w:pStyle w:val="CommentText"/>
      </w:pPr>
      <w:r>
        <w:rPr>
          <w:rStyle w:val="CommentReference"/>
        </w:rPr>
        <w:annotationRef/>
      </w:r>
      <w:r>
        <w:t>what does eshleelooi mean?</w:t>
      </w:r>
    </w:p>
  </w:comment>
  <w:comment w:id="753" w:author="Windows User" w:date="2015-10-30T08:56:00Z" w:initials="BS">
    <w:p w:rsidR="00CE1951" w:rsidRDefault="00CE1951">
      <w:pPr>
        <w:pStyle w:val="CommentText"/>
      </w:pPr>
      <w:r>
        <w:rPr>
          <w:rStyle w:val="CommentReference"/>
        </w:rPr>
        <w:annotationRef/>
      </w:r>
      <w:r>
        <w:t>save or redeem?</w:t>
      </w:r>
    </w:p>
  </w:comment>
  <w:comment w:id="755" w:author="Windows User" w:date="2015-10-30T08:56:00Z" w:initials="BS">
    <w:p w:rsidR="00CE1951" w:rsidRDefault="00CE1951">
      <w:pPr>
        <w:pStyle w:val="CommentText"/>
      </w:pPr>
      <w:r>
        <w:rPr>
          <w:rStyle w:val="CommentReference"/>
        </w:rPr>
        <w:annotationRef/>
      </w:r>
      <w:r>
        <w:t>paradoxically or miraculously?</w:t>
      </w:r>
    </w:p>
  </w:comment>
  <w:comment w:id="756" w:author="Windows User" w:date="2015-10-30T08:56:00Z" w:initials="BS">
    <w:p w:rsidR="00CE1951" w:rsidRDefault="00CE1951">
      <w:pPr>
        <w:pStyle w:val="CommentText"/>
      </w:pPr>
      <w:r>
        <w:rPr>
          <w:rStyle w:val="CommentReference"/>
        </w:rPr>
        <w:annotationRef/>
      </w:r>
      <w:r>
        <w:t>I get that this is perfectly valid English without 'is'. But too hard to follow fast.</w:t>
      </w:r>
    </w:p>
  </w:comment>
  <w:comment w:id="758" w:author="Windows User" w:date="2015-10-30T08:56:00Z" w:initials="BS">
    <w:p w:rsidR="00CE1951" w:rsidRDefault="00CE1951">
      <w:pPr>
        <w:pStyle w:val="CommentText"/>
      </w:pPr>
      <w:r>
        <w:rPr>
          <w:rStyle w:val="CommentReference"/>
        </w:rPr>
        <w:annotationRef/>
      </w:r>
      <w:r>
        <w:t>this seems to be parallel to gold on all sides rather than gold roundabout it.</w:t>
      </w:r>
    </w:p>
  </w:comment>
  <w:comment w:id="759" w:author="Windows User" w:date="2015-10-30T08:56:00Z" w:initials="BS">
    <w:p w:rsidR="00CE1951" w:rsidRDefault="00CE1951">
      <w:pPr>
        <w:pStyle w:val="CommentText"/>
      </w:pPr>
      <w:r>
        <w:rPr>
          <w:rStyle w:val="CommentReference"/>
        </w:rPr>
        <w:annotationRef/>
      </w:r>
      <w:r>
        <w:t>Saviour or redeemer?</w:t>
      </w:r>
    </w:p>
  </w:comment>
  <w:comment w:id="761" w:author="Windows User" w:date="2015-10-30T08:56:00Z" w:initials="BS">
    <w:p w:rsidR="00CE1951" w:rsidRDefault="00CE1951">
      <w:pPr>
        <w:pStyle w:val="CommentText"/>
      </w:pPr>
      <w:r>
        <w:rPr>
          <w:rStyle w:val="CommentReference"/>
        </w:rPr>
        <w:annotationRef/>
      </w:r>
      <w:r>
        <w:t>isn't this compassion? not nishti nai...</w:t>
      </w:r>
    </w:p>
  </w:comment>
  <w:comment w:id="764" w:author="Windows User" w:date="2015-10-30T08:56:00Z" w:initials="BS">
    <w:p w:rsidR="00CE1951" w:rsidRDefault="00CE19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10-30T08:56:00Z" w:initials="BS">
    <w:p w:rsidR="00CE1951" w:rsidRDefault="00CE1951">
      <w:pPr>
        <w:pStyle w:val="CommentText"/>
      </w:pPr>
      <w:r>
        <w:rPr>
          <w:rStyle w:val="CommentReference"/>
        </w:rPr>
        <w:annotationRef/>
      </w:r>
      <w:r>
        <w:t>should be lampstand, not candle stick, here and throughout.</w:t>
      </w:r>
    </w:p>
  </w:comment>
  <w:comment w:id="766" w:author="Windows User" w:date="2015-10-30T08:56:00Z" w:initials="BS">
    <w:p w:rsidR="00CE1951" w:rsidRDefault="00CE1951">
      <w:pPr>
        <w:pStyle w:val="CommentText"/>
      </w:pPr>
      <w:r>
        <w:rPr>
          <w:rStyle w:val="CommentReference"/>
        </w:rPr>
        <w:annotationRef/>
      </w:r>
      <w:r>
        <w:t>Ok, not saluted... Greeted, or I would prefer hailed...</w:t>
      </w:r>
    </w:p>
  </w:comment>
  <w:comment w:id="767" w:author="Windows User" w:date="2015-10-30T08:56:00Z" w:initials="BS">
    <w:p w:rsidR="00CE1951" w:rsidRDefault="00CE1951">
      <w:pPr>
        <w:pStyle w:val="CommentText"/>
      </w:pPr>
      <w:r>
        <w:rPr>
          <w:rStyle w:val="CommentReference"/>
        </w:rPr>
        <w:annotationRef/>
      </w:r>
      <w:r>
        <w:t>The Father was overjoyed, in your conception????</w:t>
      </w:r>
    </w:p>
  </w:comment>
  <w:comment w:id="768" w:author="Windows User" w:date="2015-10-30T08:56:00Z" w:initials="BS">
    <w:p w:rsidR="00CE1951" w:rsidRDefault="00CE1951">
      <w:pPr>
        <w:pStyle w:val="CommentText"/>
      </w:pPr>
      <w:r>
        <w:rPr>
          <w:rStyle w:val="CommentReference"/>
        </w:rPr>
        <w:annotationRef/>
      </w:r>
      <w:r>
        <w:t>appearing doesn't sound right for parousia... coming or advent?</w:t>
      </w:r>
    </w:p>
  </w:comment>
  <w:comment w:id="769" w:author="Windows User" w:date="2015-10-30T08:56:00Z" w:initials="BS">
    <w:p w:rsidR="00CE1951" w:rsidRDefault="00CE1951">
      <w:pPr>
        <w:pStyle w:val="CommentText"/>
      </w:pPr>
      <w:r>
        <w:rPr>
          <w:rStyle w:val="CommentReference"/>
        </w:rPr>
        <w:annotationRef/>
      </w:r>
      <w:r>
        <w:t>kinda funny in English to switch pronoun from Lord to Virgin in one scentence.</w:t>
      </w:r>
    </w:p>
  </w:comment>
  <w:comment w:id="772" w:author="Windows User" w:date="2015-10-30T08:56:00Z" w:initials="BS">
    <w:p w:rsidR="00CE1951" w:rsidRDefault="00CE1951">
      <w:pPr>
        <w:pStyle w:val="CommentText"/>
      </w:pPr>
      <w:r>
        <w:rPr>
          <w:rStyle w:val="CommentReference"/>
        </w:rPr>
        <w:annotationRef/>
      </w:r>
      <w:r>
        <w:t>I really didn't like preached... Is this to literal though? Maybe L.A. is better.</w:t>
      </w:r>
    </w:p>
  </w:comment>
  <w:comment w:id="773" w:author="Windows User" w:date="2015-10-30T08:56:00Z" w:initials="BS">
    <w:p w:rsidR="00CE1951" w:rsidRDefault="00CE1951">
      <w:pPr>
        <w:pStyle w:val="CommentText"/>
      </w:pPr>
      <w:r>
        <w:rPr>
          <w:rStyle w:val="CommentReference"/>
        </w:rPr>
        <w:annotationRef/>
      </w:r>
      <w:r>
        <w:t>these thereofs are so awkward... but I can't think of a better phrasing right now.</w:t>
      </w:r>
    </w:p>
  </w:comment>
  <w:comment w:id="779" w:author="Windows User" w:date="2015-10-30T08:56:00Z" w:initials="BS">
    <w:p w:rsidR="00CE1951" w:rsidRDefault="00CE1951">
      <w:pPr>
        <w:pStyle w:val="CommentText"/>
      </w:pPr>
      <w:r>
        <w:rPr>
          <w:rStyle w:val="CommentReference"/>
        </w:rPr>
        <w:annotationRef/>
      </w:r>
      <w:r>
        <w:t>this seems kind of loose... is it ok?</w:t>
      </w:r>
    </w:p>
  </w:comment>
  <w:comment w:id="780" w:author="Windows User" w:date="2015-10-30T08:56:00Z" w:initials="BS">
    <w:p w:rsidR="00CE1951" w:rsidRDefault="00CE1951">
      <w:pPr>
        <w:pStyle w:val="CommentText"/>
      </w:pPr>
      <w:r>
        <w:rPr>
          <w:rStyle w:val="CommentReference"/>
        </w:rPr>
        <w:annotationRef/>
      </w:r>
      <w:r>
        <w:t>works or deeds?</w:t>
      </w:r>
    </w:p>
  </w:comment>
  <w:comment w:id="781" w:author="Windows User" w:date="2015-10-30T08:56:00Z" w:initials="BS">
    <w:p w:rsidR="00CE1951" w:rsidRDefault="00CE1951">
      <w:pPr>
        <w:pStyle w:val="CommentText"/>
      </w:pPr>
      <w:r>
        <w:rPr>
          <w:rStyle w:val="CommentReference"/>
        </w:rPr>
        <w:annotationRef/>
      </w:r>
      <w:r>
        <w:t>does Coptic have 'high'?</w:t>
      </w:r>
    </w:p>
  </w:comment>
  <w:comment w:id="782" w:author="Windows User" w:date="2015-10-30T08:56:00Z" w:initials="BS">
    <w:p w:rsidR="00CE1951" w:rsidRDefault="00CE1951">
      <w:pPr>
        <w:pStyle w:val="CommentText"/>
      </w:pPr>
      <w:r>
        <w:rPr>
          <w:rStyle w:val="CommentReference"/>
        </w:rPr>
        <w:annotationRef/>
      </w:r>
      <w:r>
        <w:t>bless or praise? inconsistent rendering of esmo</w:t>
      </w:r>
    </w:p>
  </w:comment>
  <w:comment w:id="794" w:author="Windows User" w:date="2015-10-30T08:56:00Z" w:initials="WU">
    <w:p w:rsidR="00CE1951" w:rsidRDefault="00CE1951" w:rsidP="000278EC">
      <w:pPr>
        <w:pStyle w:val="CommentText"/>
      </w:pPr>
      <w:r>
        <w:rPr>
          <w:rStyle w:val="CommentReference"/>
        </w:rPr>
        <w:annotationRef/>
      </w:r>
      <w:r>
        <w:t>Gives light? Enlightens?</w:t>
      </w:r>
    </w:p>
  </w:comment>
  <w:comment w:id="795" w:author="Windows User" w:date="2015-10-30T08:56:00Z" w:initials="WU">
    <w:p w:rsidR="00CE1951" w:rsidRDefault="00CE1951">
      <w:pPr>
        <w:pStyle w:val="CommentText"/>
      </w:pPr>
      <w:r>
        <w:rPr>
          <w:rStyle w:val="CommentReference"/>
        </w:rPr>
        <w:annotationRef/>
      </w:r>
      <w:r>
        <w:t>split after this vs?</w:t>
      </w:r>
    </w:p>
  </w:comment>
  <w:comment w:id="796" w:author="Windows User" w:date="2015-10-30T08:56:00Z" w:initials="WU">
    <w:p w:rsidR="00CE1951" w:rsidRDefault="00CE1951">
      <w:pPr>
        <w:pStyle w:val="CommentText"/>
      </w:pPr>
      <w:r>
        <w:rPr>
          <w:rStyle w:val="CommentReference"/>
        </w:rPr>
        <w:annotationRef/>
      </w:r>
      <w:r>
        <w:t>Better word than prelate?</w:t>
      </w:r>
    </w:p>
  </w:comment>
  <w:comment w:id="811" w:author="Windows User" w:date="2015-10-30T08:56:00Z" w:initials="WU">
    <w:p w:rsidR="00CE1951" w:rsidRDefault="00CE1951">
      <w:pPr>
        <w:pStyle w:val="CommentText"/>
      </w:pPr>
      <w:r>
        <w:rPr>
          <w:rStyle w:val="CommentReference"/>
        </w:rPr>
        <w:annotationRef/>
      </w:r>
      <w:r>
        <w:t>add accents and coptic</w:t>
      </w:r>
    </w:p>
  </w:comment>
  <w:comment w:id="826" w:author="Windows User" w:date="2015-10-30T08:56:00Z" w:initials="BS">
    <w:p w:rsidR="00CE1951" w:rsidRDefault="00CE1951">
      <w:pPr>
        <w:pStyle w:val="CommentText"/>
      </w:pPr>
      <w:r>
        <w:rPr>
          <w:rStyle w:val="CommentReference"/>
        </w:rPr>
        <w:annotationRef/>
      </w:r>
      <w:r>
        <w:t>coptic has confess</w:t>
      </w:r>
    </w:p>
  </w:comment>
  <w:comment w:id="916" w:author="Windows User" w:date="2015-10-30T08:56:00Z" w:initials="WU">
    <w:p w:rsidR="00CE1951" w:rsidRDefault="00CE1951">
      <w:pPr>
        <w:pStyle w:val="CommentText"/>
      </w:pPr>
      <w:r>
        <w:rPr>
          <w:rStyle w:val="CommentReference"/>
        </w:rPr>
        <w:annotationRef/>
      </w:r>
      <w:r>
        <w:t>Isn’t this one more faithful?</w:t>
      </w:r>
    </w:p>
  </w:comment>
  <w:comment w:id="917" w:author="Windows User" w:date="2015-10-30T08:56:00Z" w:initials="WU">
    <w:p w:rsidR="00CE1951" w:rsidRDefault="00CE1951">
      <w:pPr>
        <w:pStyle w:val="CommentText"/>
      </w:pPr>
      <w:r>
        <w:rPr>
          <w:rStyle w:val="CommentReference"/>
        </w:rPr>
        <w:annotationRef/>
      </w:r>
      <w:r>
        <w:t>Which one(s) are/is right?</w:t>
      </w:r>
    </w:p>
  </w:comment>
  <w:comment w:id="918" w:author="Windows User" w:date="2015-10-30T08:56:00Z" w:initials="WU">
    <w:p w:rsidR="00CE1951" w:rsidRDefault="00CE1951">
      <w:pPr>
        <w:pStyle w:val="CommentText"/>
      </w:pPr>
      <w:r>
        <w:rPr>
          <w:rStyle w:val="CommentReference"/>
        </w:rPr>
        <w:annotationRef/>
      </w:r>
      <w:r>
        <w:t>Coptic doesn’t seem to have “O Lord”</w:t>
      </w:r>
    </w:p>
  </w:comment>
  <w:comment w:id="919" w:author="Windows User" w:date="2015-10-30T08:56:00Z" w:initials="WU">
    <w:p w:rsidR="00CE1951" w:rsidRDefault="00CE1951">
      <w:pPr>
        <w:pStyle w:val="CommentText"/>
      </w:pPr>
      <w:r>
        <w:rPr>
          <w:rStyle w:val="CommentReference"/>
        </w:rPr>
        <w:annotationRef/>
      </w:r>
      <w:r>
        <w:t>Called or named?</w:t>
      </w:r>
    </w:p>
  </w:comment>
  <w:comment w:id="920" w:author="Windows User" w:date="2015-10-30T08:56:00Z" w:initials="WU">
    <w:p w:rsidR="00CE1951" w:rsidRDefault="00CE1951">
      <w:pPr>
        <w:pStyle w:val="CommentText"/>
      </w:pPr>
      <w:r>
        <w:rPr>
          <w:rStyle w:val="CommentReference"/>
        </w:rPr>
        <w:annotationRef/>
      </w:r>
      <w:r>
        <w:t>John loved the Lord, or the Lord loved John?</w:t>
      </w:r>
    </w:p>
  </w:comment>
  <w:comment w:id="921" w:author="Windows User" w:date="2015-10-30T08:56:00Z" w:initials="WU">
    <w:p w:rsidR="00CE1951" w:rsidRDefault="00CE1951">
      <w:pPr>
        <w:pStyle w:val="CommentText"/>
      </w:pPr>
      <w:r>
        <w:rPr>
          <w:rStyle w:val="CommentReference"/>
        </w:rPr>
        <w:annotationRef/>
      </w:r>
      <w:r>
        <w:t>Not the Lord?</w:t>
      </w:r>
    </w:p>
  </w:comment>
  <w:comment w:id="922" w:author="Windows User" w:date="2015-10-30T08:56:00Z" w:initials="WU">
    <w:p w:rsidR="00CE1951" w:rsidRDefault="00CE1951">
      <w:pPr>
        <w:pStyle w:val="CommentText"/>
      </w:pPr>
      <w:r>
        <w:rPr>
          <w:rStyle w:val="CommentReference"/>
        </w:rPr>
        <w:annotationRef/>
      </w:r>
      <w:r>
        <w:t>The rest missing?</w:t>
      </w:r>
    </w:p>
  </w:comment>
  <w:comment w:id="923" w:author="Windows User" w:date="2015-10-30T08:56:00Z" w:initials="WU">
    <w:p w:rsidR="00CE1951" w:rsidRDefault="00CE1951">
      <w:pPr>
        <w:pStyle w:val="CommentText"/>
      </w:pPr>
      <w:r>
        <w:rPr>
          <w:rStyle w:val="CommentReference"/>
        </w:rPr>
        <w:annotationRef/>
      </w:r>
      <w:r>
        <w:t>Completely different…</w:t>
      </w:r>
    </w:p>
  </w:comment>
  <w:comment w:id="924" w:author="Windows User" w:date="2015-10-30T08:56:00Z" w:initials="WU">
    <w:p w:rsidR="00CE1951" w:rsidRDefault="00CE1951">
      <w:pPr>
        <w:pStyle w:val="CommentText"/>
      </w:pPr>
      <w:r>
        <w:rPr>
          <w:rStyle w:val="CommentReference"/>
        </w:rPr>
        <w:annotationRef/>
      </w:r>
      <w:r>
        <w:t>Sound or voices?</w:t>
      </w:r>
    </w:p>
  </w:comment>
  <w:comment w:id="925" w:author="Windows User" w:date="2015-10-30T08:56:00Z" w:initials="WU">
    <w:p w:rsidR="00CE1951" w:rsidRDefault="00CE1951">
      <w:pPr>
        <w:pStyle w:val="CommentText"/>
      </w:pPr>
      <w:r>
        <w:rPr>
          <w:rStyle w:val="CommentReference"/>
        </w:rPr>
        <w:annotationRef/>
      </w:r>
      <w:r>
        <w:t>AAP has divinely inspired.</w:t>
      </w:r>
    </w:p>
  </w:comment>
  <w:comment w:id="926" w:author="Windows User" w:date="2015-10-30T08:56:00Z" w:initials="WU">
    <w:p w:rsidR="00CE1951" w:rsidRDefault="00CE1951">
      <w:pPr>
        <w:pStyle w:val="CommentText"/>
      </w:pPr>
      <w:r>
        <w:rPr>
          <w:rStyle w:val="CommentReference"/>
        </w:rPr>
        <w:annotationRef/>
      </w:r>
      <w:r>
        <w:t>This one needs looking at.</w:t>
      </w:r>
    </w:p>
  </w:comment>
  <w:comment w:id="927" w:author="Windows User" w:date="2015-10-30T08:56:00Z" w:initials="WU">
    <w:p w:rsidR="00CE1951" w:rsidRDefault="00CE1951">
      <w:pPr>
        <w:pStyle w:val="CommentText"/>
      </w:pPr>
      <w:r>
        <w:rPr>
          <w:rStyle w:val="CommentReference"/>
        </w:rPr>
        <w:annotationRef/>
      </w:r>
      <w:r>
        <w:t>Partners?</w:t>
      </w:r>
    </w:p>
  </w:comment>
  <w:comment w:id="928" w:author="Windows User" w:date="2015-10-30T08:56:00Z" w:initials="WU">
    <w:p w:rsidR="00CE1951" w:rsidRDefault="00CE1951">
      <w:pPr>
        <w:pStyle w:val="CommentText"/>
      </w:pPr>
      <w:r>
        <w:rPr>
          <w:rStyle w:val="CommentReference"/>
        </w:rPr>
        <w:annotationRef/>
      </w:r>
      <w:r>
        <w:t>What land?</w:t>
      </w:r>
    </w:p>
  </w:comment>
  <w:comment w:id="929" w:author="Windows User" w:date="2015-10-30T08:56:00Z" w:initials="WU">
    <w:p w:rsidR="00CE1951" w:rsidRDefault="00CE1951">
      <w:pPr>
        <w:pStyle w:val="CommentText"/>
      </w:pPr>
      <w:r>
        <w:rPr>
          <w:rStyle w:val="CommentReference"/>
        </w:rPr>
        <w:annotationRef/>
      </w:r>
      <w:r>
        <w:t>Or englighten?</w:t>
      </w:r>
    </w:p>
  </w:comment>
  <w:comment w:id="939" w:author="Windows User" w:date="2015-10-30T08:56:00Z" w:initials="WU">
    <w:p w:rsidR="00CE1951" w:rsidRDefault="00CE1951">
      <w:pPr>
        <w:pStyle w:val="CommentText"/>
      </w:pPr>
      <w:r>
        <w:rPr>
          <w:rStyle w:val="CommentReference"/>
        </w:rPr>
        <w:annotationRef/>
      </w:r>
      <w:r>
        <w:t>What should this verse be?</w:t>
      </w:r>
    </w:p>
  </w:comment>
  <w:comment w:id="947" w:author="Windows User" w:date="2015-10-30T08:56:00Z" w:initials="BS">
    <w:p w:rsidR="00CE1951" w:rsidRDefault="00CE1951">
      <w:pPr>
        <w:pStyle w:val="CommentText"/>
      </w:pPr>
      <w:r>
        <w:rPr>
          <w:rStyle w:val="CommentReference"/>
        </w:rPr>
        <w:annotationRef/>
      </w:r>
      <w:r>
        <w:t>wiles or snares?</w:t>
      </w:r>
    </w:p>
  </w:comment>
  <w:comment w:id="948" w:author="Windows User" w:date="2015-10-30T08:56:00Z" w:initials="BS">
    <w:p w:rsidR="00CE1951" w:rsidRDefault="00CE1951">
      <w:pPr>
        <w:pStyle w:val="CommentText"/>
      </w:pPr>
      <w:r>
        <w:rPr>
          <w:rStyle w:val="CommentReference"/>
        </w:rPr>
        <w:annotationRef/>
      </w:r>
      <w:r>
        <w:t>I typed this Coptic... so it will have typos..</w:t>
      </w:r>
    </w:p>
  </w:comment>
  <w:comment w:id="949" w:author="Windows User" w:date="2015-10-30T08:56:00Z" w:initials="WU">
    <w:p w:rsidR="00CE1951" w:rsidRDefault="00CE1951">
      <w:pPr>
        <w:pStyle w:val="CommentText"/>
      </w:pPr>
      <w:r>
        <w:rPr>
          <w:rStyle w:val="CommentReference"/>
        </w:rPr>
        <w:annotationRef/>
      </w:r>
      <w:r>
        <w:t>You reign? The dominion is yours? Yours is the dominion?</w:t>
      </w:r>
    </w:p>
  </w:comment>
  <w:comment w:id="950" w:author="Windows User" w:date="2015-10-30T08:56:00Z" w:initials="BS">
    <w:p w:rsidR="00CE1951" w:rsidRDefault="00CE1951">
      <w:pPr>
        <w:pStyle w:val="CommentText"/>
      </w:pPr>
      <w:r>
        <w:rPr>
          <w:rStyle w:val="CommentReference"/>
        </w:rPr>
        <w:annotationRef/>
      </w:r>
      <w:r>
        <w:t>omit 'be' in contemporary?</w:t>
      </w:r>
    </w:p>
  </w:comment>
  <w:comment w:id="951" w:author="Windows User" w:date="2015-10-30T08:56:00Z" w:initials="BS">
    <w:p w:rsidR="00CE1951" w:rsidRDefault="00CE1951">
      <w:pPr>
        <w:pStyle w:val="CommentText"/>
      </w:pPr>
      <w:r>
        <w:rPr>
          <w:rStyle w:val="CommentReference"/>
        </w:rPr>
        <w:annotationRef/>
      </w:r>
      <w:r>
        <w:t>Abouna Antony: I typed this Coptic from the black book. Jenkims were very unclear. Please proof for typos.</w:t>
      </w:r>
    </w:p>
  </w:comment>
  <w:comment w:id="952" w:author="Windows User" w:date="2015-10-30T08:56:00Z" w:initials="BS">
    <w:p w:rsidR="00CE1951" w:rsidRDefault="00CE1951">
      <w:pPr>
        <w:pStyle w:val="CommentText"/>
      </w:pPr>
      <w:r>
        <w:rPr>
          <w:rStyle w:val="CommentReference"/>
        </w:rPr>
        <w:annotationRef/>
      </w:r>
      <w:r>
        <w:t>"is" before "the King" would make this whole vs flow as a sentence...</w:t>
      </w:r>
    </w:p>
  </w:comment>
  <w:comment w:id="953" w:author="Windows User" w:date="2015-10-30T08:56:00Z" w:initials="BS">
    <w:p w:rsidR="00CE1951" w:rsidRDefault="00CE1951">
      <w:pPr>
        <w:pStyle w:val="CommentText"/>
      </w:pPr>
      <w:r>
        <w:rPr>
          <w:rStyle w:val="CommentReference"/>
        </w:rPr>
        <w:annotationRef/>
      </w:r>
      <w:r>
        <w:t>ask more modern than entreat... but not quite right?</w:t>
      </w:r>
    </w:p>
  </w:comment>
  <w:comment w:id="957" w:author="Windows User" w:date="2015-10-30T08:56:00Z" w:initials="WU">
    <w:p w:rsidR="00CE1951" w:rsidRDefault="00CE1951">
      <w:pPr>
        <w:pStyle w:val="CommentText"/>
      </w:pPr>
      <w:r>
        <w:rPr>
          <w:rStyle w:val="CommentReference"/>
        </w:rPr>
        <w:annotationRef/>
      </w:r>
      <w:r>
        <w:t>Needs work.</w:t>
      </w:r>
    </w:p>
  </w:comment>
  <w:comment w:id="958" w:author="Windows User" w:date="2015-10-30T08:56:00Z" w:initials="WU">
    <w:p w:rsidR="00CE1951" w:rsidRDefault="00CE1951">
      <w:pPr>
        <w:pStyle w:val="CommentText"/>
      </w:pPr>
      <w:r>
        <w:rPr>
          <w:rStyle w:val="CommentReference"/>
        </w:rPr>
        <w:annotationRef/>
      </w:r>
      <w:r>
        <w:t>Should this be tho-out 5? Or 25?</w:t>
      </w:r>
    </w:p>
  </w:comment>
  <w:comment w:id="959" w:author="Windows User" w:date="2015-10-30T08:56:00Z" w:initials="WU">
    <w:p w:rsidR="00CE1951" w:rsidRDefault="00CE1951">
      <w:pPr>
        <w:pStyle w:val="CommentText"/>
      </w:pPr>
      <w:r>
        <w:rPr>
          <w:rStyle w:val="CommentReference"/>
        </w:rPr>
        <w:annotationRef/>
      </w:r>
      <w:r>
        <w:t>Confirmed?</w:t>
      </w:r>
    </w:p>
  </w:comment>
  <w:comment w:id="964" w:author="Windows User" w:date="2015-10-30T08:56:00Z" w:initials="WU">
    <w:p w:rsidR="00CE1951" w:rsidRDefault="00CE1951">
      <w:pPr>
        <w:pStyle w:val="CommentText"/>
      </w:pPr>
      <w:r>
        <w:rPr>
          <w:rStyle w:val="CommentReference"/>
        </w:rPr>
        <w:annotationRef/>
      </w:r>
      <w:r>
        <w:t>Heroes, or athletes?</w:t>
      </w:r>
    </w:p>
  </w:comment>
  <w:comment w:id="969" w:author="Windows User" w:date="2015-10-30T08:56:00Z" w:initials="WU">
    <w:p w:rsidR="00CE1951" w:rsidRDefault="00CE1951">
      <w:pPr>
        <w:pStyle w:val="CommentText"/>
      </w:pPr>
      <w:r>
        <w:rPr>
          <w:rStyle w:val="CommentReference"/>
        </w:rPr>
        <w:annotationRef/>
      </w:r>
      <w:r>
        <w:t>Beasts or creatures?</w:t>
      </w:r>
    </w:p>
  </w:comment>
  <w:comment w:id="970" w:author="Windows User" w:date="2015-10-30T08:56:00Z" w:initials="WU">
    <w:p w:rsidR="00CE1951" w:rsidRDefault="00CE1951">
      <w:pPr>
        <w:pStyle w:val="CommentText"/>
      </w:pPr>
      <w:r>
        <w:rPr>
          <w:rStyle w:val="CommentReference"/>
        </w:rPr>
        <w:annotationRef/>
      </w:r>
      <w:r>
        <w:t>Incessant? Or unceasing?</w:t>
      </w:r>
    </w:p>
  </w:comment>
  <w:comment w:id="971" w:author="Windows User" w:date="2015-10-30T08:56:00Z" w:initials="WU">
    <w:p w:rsidR="00CE1951" w:rsidRDefault="00CE1951">
      <w:pPr>
        <w:pStyle w:val="CommentText"/>
      </w:pPr>
      <w:r>
        <w:rPr>
          <w:rStyle w:val="CommentReference"/>
        </w:rPr>
        <w:annotationRef/>
      </w:r>
      <w:r>
        <w:t>Flames of fire or fervent as fire?</w:t>
      </w:r>
    </w:p>
  </w:comment>
  <w:comment w:id="972" w:author="Windows User" w:date="2015-10-30T08:56:00Z" w:initials="WU">
    <w:p w:rsidR="00CE1951" w:rsidRDefault="00CE1951">
      <w:pPr>
        <w:pStyle w:val="CommentText"/>
      </w:pPr>
      <w:r>
        <w:rPr>
          <w:rStyle w:val="CommentReference"/>
        </w:rPr>
        <w:annotationRef/>
      </w:r>
      <w:r>
        <w:t>Serving the Lord, or serving before the Lord?</w:t>
      </w:r>
    </w:p>
  </w:comment>
  <w:comment w:id="981" w:author="Windows User" w:date="2015-10-30T08:56:00Z" w:initials="WU">
    <w:p w:rsidR="00CE1951" w:rsidRDefault="00CE1951">
      <w:pPr>
        <w:pStyle w:val="CommentText"/>
      </w:pPr>
      <w:r>
        <w:rPr>
          <w:rStyle w:val="CommentReference"/>
        </w:rPr>
        <w:annotationRef/>
      </w:r>
      <w:r>
        <w:t>Or voice of God?</w:t>
      </w:r>
    </w:p>
  </w:comment>
  <w:comment w:id="982" w:author="Windows User" w:date="2015-10-30T08:56:00Z" w:initials="WU">
    <w:p w:rsidR="00CE1951" w:rsidRDefault="00CE1951">
      <w:pPr>
        <w:pStyle w:val="CommentText"/>
      </w:pPr>
      <w:r>
        <w:rPr>
          <w:rStyle w:val="CommentReference"/>
        </w:rPr>
        <w:annotationRef/>
      </w:r>
      <w:r>
        <w:t>Received or accepted?</w:t>
      </w:r>
    </w:p>
  </w:comment>
  <w:comment w:id="983" w:author="Windows User" w:date="2015-10-30T08:56:00Z" w:initials="WU">
    <w:p w:rsidR="00CE1951" w:rsidRDefault="00CE1951">
      <w:pPr>
        <w:pStyle w:val="CommentText"/>
      </w:pPr>
      <w:r>
        <w:rPr>
          <w:rStyle w:val="CommentReference"/>
        </w:rPr>
        <w:annotationRef/>
      </w:r>
      <w:r>
        <w:t>Prabios or Arabius? Doctors and physicians or physicians and well learned?</w:t>
      </w:r>
    </w:p>
  </w:comment>
  <w:comment w:id="984" w:author="Windows User" w:date="2015-10-30T08:56:00Z" w:initials="WU">
    <w:p w:rsidR="00CE1951" w:rsidRDefault="00CE1951">
      <w:pPr>
        <w:pStyle w:val="CommentText"/>
      </w:pPr>
      <w:r>
        <w:rPr>
          <w:rStyle w:val="CommentReference"/>
        </w:rPr>
        <w:annotationRef/>
      </w:r>
      <w:r>
        <w:t>Building them upon the Name?</w:t>
      </w:r>
    </w:p>
  </w:comment>
  <w:comment w:id="988" w:author="Windows User" w:date="2015-10-30T08:56:00Z" w:initials="WU">
    <w:p w:rsidR="00CE1951" w:rsidRDefault="00CE1951">
      <w:pPr>
        <w:pStyle w:val="CommentText"/>
      </w:pPr>
      <w:r>
        <w:rPr>
          <w:rStyle w:val="CommentReference"/>
        </w:rPr>
        <w:annotationRef/>
      </w:r>
      <w:r>
        <w:t>Placed or established?</w:t>
      </w:r>
    </w:p>
  </w:comment>
  <w:comment w:id="989" w:author="Windows User" w:date="2015-10-30T08:56:00Z" w:initials="WU">
    <w:p w:rsidR="00CE1951" w:rsidRDefault="00CE1951">
      <w:pPr>
        <w:pStyle w:val="CommentText"/>
      </w:pPr>
      <w:r>
        <w:rPr>
          <w:rStyle w:val="CommentReference"/>
        </w:rPr>
        <w:annotationRef/>
      </w:r>
      <w:r>
        <w:t>Or refused?</w:t>
      </w:r>
    </w:p>
  </w:comment>
  <w:comment w:id="993" w:author="Windows User" w:date="2015-10-30T08:56:00Z" w:initials="WU">
    <w:p w:rsidR="00CE1951" w:rsidRDefault="00CE1951">
      <w:pPr>
        <w:pStyle w:val="CommentText"/>
      </w:pPr>
      <w:r>
        <w:rPr>
          <w:rStyle w:val="CommentReference"/>
        </w:rPr>
        <w:annotationRef/>
      </w:r>
      <w:r>
        <w:t>Sprung forth? Came forth? Blossomed?</w:t>
      </w:r>
    </w:p>
  </w:comment>
  <w:comment w:id="998" w:author="Windows User" w:date="2015-10-30T08:56:00Z" w:initials="BS">
    <w:p w:rsidR="00CE1951" w:rsidRDefault="00CE1951">
      <w:pPr>
        <w:pStyle w:val="CommentText"/>
      </w:pPr>
      <w:r>
        <w:rPr>
          <w:rStyle w:val="CommentReference"/>
        </w:rPr>
        <w:annotationRef/>
      </w:r>
      <w:r>
        <w:t>what does this mean?</w:t>
      </w:r>
    </w:p>
  </w:comment>
  <w:comment w:id="999" w:author="Windows User" w:date="2015-10-30T08:56:00Z" w:initials="BS">
    <w:p w:rsidR="00CE1951" w:rsidRDefault="00CE1951">
      <w:pPr>
        <w:pStyle w:val="CommentText"/>
      </w:pPr>
      <w:r>
        <w:rPr>
          <w:rStyle w:val="CommentReference"/>
        </w:rPr>
        <w:annotationRef/>
      </w:r>
      <w:r>
        <w:t>announced or proclaimed?</w:t>
      </w:r>
    </w:p>
  </w:comment>
  <w:comment w:id="1000" w:author="Windows User" w:date="2015-10-30T08:56:00Z" w:initials="WU">
    <w:p w:rsidR="00CE1951" w:rsidRDefault="00CE1951">
      <w:pPr>
        <w:pStyle w:val="CommentText"/>
      </w:pPr>
      <w:r>
        <w:rPr>
          <w:rStyle w:val="CommentReference"/>
        </w:rPr>
        <w:annotationRef/>
      </w:r>
      <w:r>
        <w:t>?</w:t>
      </w:r>
    </w:p>
  </w:comment>
  <w:comment w:id="1001" w:author="Windows User" w:date="2015-10-30T08:56:00Z" w:initials="WU">
    <w:p w:rsidR="00CE1951" w:rsidRDefault="00CE1951">
      <w:pPr>
        <w:pStyle w:val="CommentText"/>
      </w:pPr>
      <w:r>
        <w:rPr>
          <w:rStyle w:val="CommentReference"/>
        </w:rPr>
        <w:annotationRef/>
      </w:r>
      <w:r>
        <w:t>Bride, no, not bridegroom?</w:t>
      </w:r>
    </w:p>
  </w:comment>
  <w:comment w:id="1002" w:author="Windows User" w:date="2015-10-30T08:56:00Z" w:initials="WU">
    <w:p w:rsidR="00CE1951" w:rsidRDefault="00CE1951">
      <w:pPr>
        <w:pStyle w:val="CommentText"/>
      </w:pPr>
      <w:r>
        <w:rPr>
          <w:rStyle w:val="CommentReference"/>
        </w:rPr>
        <w:annotationRef/>
      </w:r>
      <w:r>
        <w:t>Return?</w:t>
      </w:r>
    </w:p>
  </w:comment>
  <w:comment w:id="1003" w:author="Windows User" w:date="2015-10-30T08:56:00Z" w:initials="WU">
    <w:p w:rsidR="00CE1951" w:rsidRDefault="00CE1951">
      <w:pPr>
        <w:pStyle w:val="CommentText"/>
      </w:pPr>
      <w:r>
        <w:rPr>
          <w:rStyle w:val="CommentReference"/>
        </w:rPr>
        <w:annotationRef/>
      </w:r>
      <w:r>
        <w:t>Establishment? Building up?</w:t>
      </w:r>
    </w:p>
  </w:comment>
  <w:comment w:id="1004" w:author="Windows User" w:date="2015-10-30T08:56:00Z" w:initials="WU">
    <w:p w:rsidR="00CE1951" w:rsidRDefault="00CE1951">
      <w:pPr>
        <w:pStyle w:val="CommentText"/>
      </w:pPr>
      <w:r>
        <w:rPr>
          <w:rStyle w:val="CommentReference"/>
        </w:rPr>
        <w:annotationRef/>
      </w:r>
      <w:r>
        <w:t>Heavenly evangelist? Good tidings? Glad tidings? Good news?</w:t>
      </w:r>
    </w:p>
  </w:comment>
  <w:comment w:id="1005" w:author="Windows User" w:date="2015-10-30T08:56:00Z" w:initials="WU">
    <w:p w:rsidR="00CE1951" w:rsidRDefault="00CE1951">
      <w:pPr>
        <w:pStyle w:val="CommentText"/>
      </w:pPr>
      <w:r>
        <w:rPr>
          <w:rStyle w:val="CommentReference"/>
        </w:rPr>
        <w:annotationRef/>
      </w:r>
      <w:r>
        <w:t>I don’t see “the Lord is with you” in the Coptic</w:t>
      </w:r>
    </w:p>
    <w:p w:rsidR="00CE1951" w:rsidRDefault="00CE1951">
      <w:pPr>
        <w:pStyle w:val="CommentText"/>
      </w:pPr>
    </w:p>
  </w:comment>
  <w:comment w:id="1006" w:author="Windows User" w:date="2015-10-30T08:56:00Z" w:initials="WU">
    <w:p w:rsidR="00CE1951" w:rsidRDefault="00CE1951">
      <w:pPr>
        <w:pStyle w:val="CommentText"/>
      </w:pPr>
      <w:r>
        <w:rPr>
          <w:rStyle w:val="CommentReference"/>
        </w:rPr>
        <w:annotationRef/>
      </w:r>
      <w:r>
        <w:t>Heavenly herald of Good News?</w:t>
      </w:r>
    </w:p>
    <w:p w:rsidR="00CE1951" w:rsidRDefault="00CE1951">
      <w:pPr>
        <w:pStyle w:val="CommentText"/>
      </w:pPr>
    </w:p>
  </w:comment>
  <w:comment w:id="1010" w:author="Windows User" w:date="2015-10-30T08:56:00Z" w:initials="WU">
    <w:p w:rsidR="00CE1951" w:rsidRDefault="00CE1951">
      <w:pPr>
        <w:pStyle w:val="CommentText"/>
      </w:pPr>
      <w:r>
        <w:rPr>
          <w:rStyle w:val="CommentReference"/>
        </w:rPr>
        <w:annotationRef/>
      </w:r>
      <w:r>
        <w:t>I think we’re doing holy for ethowab, but saint for agios… open to discussion though.</w:t>
      </w:r>
    </w:p>
  </w:comment>
  <w:comment w:id="1021" w:author="Windows User" w:date="2015-10-30T08:56:00Z" w:initials="WU">
    <w:p w:rsidR="00CE1951" w:rsidRDefault="00CE1951">
      <w:pPr>
        <w:pStyle w:val="CommentText"/>
      </w:pPr>
      <w:r>
        <w:rPr>
          <w:rStyle w:val="CommentReference"/>
        </w:rPr>
        <w:annotationRef/>
      </w:r>
      <w:r>
        <w:t>Redeemed?</w:t>
      </w:r>
    </w:p>
  </w:comment>
  <w:comment w:id="1022" w:author="Windows User" w:date="2015-10-30T08:56:00Z" w:initials="WU">
    <w:p w:rsidR="00CE1951" w:rsidRDefault="00CE1951">
      <w:pPr>
        <w:pStyle w:val="CommentText"/>
      </w:pPr>
      <w:r>
        <w:rPr>
          <w:rStyle w:val="CommentReference"/>
        </w:rPr>
        <w:annotationRef/>
      </w:r>
      <w:r>
        <w:t>For? So?</w:t>
      </w:r>
    </w:p>
  </w:comment>
  <w:comment w:id="1023" w:author="Windows User" w:date="2015-10-30T08:56:00Z" w:initials="WU">
    <w:p w:rsidR="00CE1951" w:rsidRDefault="00CE1951">
      <w:pPr>
        <w:pStyle w:val="CommentText"/>
      </w:pPr>
      <w:r>
        <w:rPr>
          <w:rStyle w:val="CommentReference"/>
        </w:rPr>
        <w:annotationRef/>
      </w:r>
      <w:r>
        <w:t>Or did shine and did illuminate</w:t>
      </w:r>
    </w:p>
  </w:comment>
  <w:comment w:id="1024" w:author="Windows User" w:date="2015-10-30T08:56:00Z" w:initials="WU">
    <w:p w:rsidR="00CE1951" w:rsidRDefault="00CE1951">
      <w:pPr>
        <w:pStyle w:val="CommentText"/>
      </w:pPr>
      <w:r>
        <w:rPr>
          <w:rStyle w:val="CommentReference"/>
        </w:rPr>
        <w:annotationRef/>
      </w:r>
      <w:r>
        <w:t>What should this verse be?</w:t>
      </w:r>
    </w:p>
  </w:comment>
  <w:comment w:id="1025" w:author="Windows User" w:date="2015-10-30T08:56:00Z" w:initials="WU">
    <w:p w:rsidR="00CE1951" w:rsidRDefault="00CE1951">
      <w:pPr>
        <w:pStyle w:val="CommentText"/>
      </w:pPr>
      <w:r>
        <w:rPr>
          <w:rStyle w:val="CommentReference"/>
        </w:rPr>
        <w:annotationRef/>
      </w:r>
      <w:r>
        <w:t>Uhm… does this mean something else, because saying the seal of the door Ezekiel saw was raised seems really bad …</w:t>
      </w:r>
    </w:p>
  </w:comment>
  <w:comment w:id="1026" w:author="Windows User" w:date="2015-10-30T08:56:00Z" w:initials="WU">
    <w:p w:rsidR="00CE1951" w:rsidRDefault="00CE1951">
      <w:pPr>
        <w:pStyle w:val="CommentText"/>
      </w:pPr>
      <w:r>
        <w:rPr>
          <w:rStyle w:val="CommentReference"/>
        </w:rPr>
        <w:annotationRef/>
      </w:r>
      <w:r>
        <w:t>Who?</w:t>
      </w:r>
    </w:p>
  </w:comment>
  <w:comment w:id="1027" w:author="Windows User" w:date="2015-10-30T08:56:00Z" w:initials="WU">
    <w:p w:rsidR="00CE1951" w:rsidRDefault="00CE1951">
      <w:pPr>
        <w:pStyle w:val="CommentText"/>
      </w:pPr>
      <w:r>
        <w:rPr>
          <w:rStyle w:val="CommentReference"/>
        </w:rPr>
        <w:annotationRef/>
      </w:r>
      <w:r>
        <w:t>Different adjective</w:t>
      </w:r>
    </w:p>
  </w:comment>
  <w:comment w:id="1028" w:author="Windows User" w:date="2015-10-30T08:56:00Z" w:initials="WU">
    <w:p w:rsidR="00CE1951" w:rsidRDefault="00CE1951">
      <w:pPr>
        <w:pStyle w:val="CommentText"/>
      </w:pPr>
      <w:r>
        <w:rPr>
          <w:rStyle w:val="CommentReference"/>
        </w:rPr>
        <w:annotationRef/>
      </w:r>
      <w:r>
        <w:t>Sickness?</w:t>
      </w:r>
    </w:p>
  </w:comment>
  <w:comment w:id="1029" w:author="Windows User" w:date="2015-10-30T08:56:00Z" w:initials="BS">
    <w:p w:rsidR="00CE1951" w:rsidRDefault="00CE19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0" w:author="Windows User" w:date="2015-10-30T08:56:00Z" w:initials="WU">
    <w:p w:rsidR="00CE1951" w:rsidRDefault="00CE1951">
      <w:pPr>
        <w:pStyle w:val="CommentText"/>
      </w:pPr>
      <w:r>
        <w:rPr>
          <w:rStyle w:val="CommentReference"/>
        </w:rPr>
        <w:annotationRef/>
      </w:r>
      <w:r>
        <w:t>What?</w:t>
      </w:r>
    </w:p>
  </w:comment>
  <w:comment w:id="1031" w:author="Windows User" w:date="2015-10-30T08:56:00Z" w:initials="WU">
    <w:p w:rsidR="00CE1951" w:rsidRDefault="00CE1951">
      <w:pPr>
        <w:pStyle w:val="CommentText"/>
      </w:pPr>
      <w:r>
        <w:rPr>
          <w:rStyle w:val="CommentReference"/>
        </w:rPr>
        <w:annotationRef/>
      </w:r>
    </w:p>
  </w:comment>
  <w:comment w:id="1039" w:author="Windows User" w:date="2015-10-30T08:56:00Z" w:initials="WU">
    <w:p w:rsidR="00CE1951" w:rsidRDefault="00CE1951">
      <w:pPr>
        <w:pStyle w:val="CommentText"/>
      </w:pPr>
      <w:r>
        <w:rPr>
          <w:rStyle w:val="CommentReference"/>
        </w:rPr>
        <w:annotationRef/>
      </w:r>
      <w:r>
        <w:t>Is abouna going by a different version of the Coptic?</w:t>
      </w:r>
    </w:p>
    <w:p w:rsidR="00CE1951" w:rsidRDefault="00CE1951">
      <w:pPr>
        <w:pStyle w:val="CommentText"/>
      </w:pPr>
    </w:p>
  </w:comment>
  <w:comment w:id="1040" w:author="Windows User" w:date="2015-10-30T08:56:00Z" w:initials="WU">
    <w:p w:rsidR="00CE1951" w:rsidRDefault="00CE1951">
      <w:pPr>
        <w:pStyle w:val="CommentText"/>
      </w:pPr>
      <w:r>
        <w:rPr>
          <w:rStyle w:val="CommentReference"/>
        </w:rPr>
        <w:annotationRef/>
      </w:r>
      <w:r>
        <w:t>Praise and victory doesn’t make sense.</w:t>
      </w:r>
    </w:p>
  </w:comment>
  <w:comment w:id="1041" w:author="Windows User" w:date="2015-10-30T08:56:00Z" w:initials="WU">
    <w:p w:rsidR="00CE1951" w:rsidRDefault="00CE1951">
      <w:pPr>
        <w:pStyle w:val="CommentText"/>
      </w:pPr>
      <w:r>
        <w:rPr>
          <w:rStyle w:val="CommentReference"/>
        </w:rPr>
        <w:annotationRef/>
      </w:r>
      <w:r>
        <w:t>Godhead?</w:t>
      </w:r>
    </w:p>
  </w:comment>
  <w:comment w:id="1045" w:author="Windows User" w:date="2015-10-30T08:56:00Z" w:initials="WU">
    <w:p w:rsidR="00CE1951" w:rsidRDefault="00CE1951">
      <w:pPr>
        <w:pStyle w:val="CommentText"/>
      </w:pPr>
      <w:r>
        <w:rPr>
          <w:rStyle w:val="CommentReference"/>
        </w:rPr>
        <w:annotationRef/>
      </w:r>
      <w:r>
        <w:t>Establish?</w:t>
      </w:r>
    </w:p>
  </w:comment>
  <w:comment w:id="1046" w:author="Windows User" w:date="2015-10-30T08:56:00Z" w:initials="WU">
    <w:p w:rsidR="00CE1951" w:rsidRDefault="00CE1951">
      <w:pPr>
        <w:pStyle w:val="CommentText"/>
      </w:pPr>
      <w:r>
        <w:rPr>
          <w:rStyle w:val="CommentReference"/>
        </w:rPr>
        <w:annotationRef/>
      </w:r>
      <w:r>
        <w:t>Check another source… missing puncuation</w:t>
      </w:r>
    </w:p>
  </w:comment>
  <w:comment w:id="1047" w:author="Windows User" w:date="2015-10-30T08:56:00Z" w:initials="WU">
    <w:p w:rsidR="00CE1951" w:rsidRDefault="00CE1951">
      <w:pPr>
        <w:pStyle w:val="CommentText"/>
      </w:pPr>
      <w:r>
        <w:rPr>
          <w:rStyle w:val="CommentReference"/>
        </w:rPr>
        <w:annotationRef/>
      </w:r>
      <w:r>
        <w:t>Worked?</w:t>
      </w:r>
    </w:p>
  </w:comment>
  <w:comment w:id="1048" w:author="Windows User" w:date="2015-10-30T08:56:00Z" w:initials="WU">
    <w:p w:rsidR="00CE1951" w:rsidRDefault="00CE1951">
      <w:pPr>
        <w:pStyle w:val="CommentText"/>
      </w:pPr>
      <w:r>
        <w:rPr>
          <w:rStyle w:val="CommentReference"/>
        </w:rPr>
        <w:annotationRef/>
      </w:r>
      <w:r>
        <w:t>Thrice holy or Trisagion?</w:t>
      </w:r>
    </w:p>
  </w:comment>
  <w:comment w:id="1049" w:author="Windows User" w:date="2015-10-30T08:56:00Z" w:initials="WU">
    <w:p w:rsidR="00CE1951" w:rsidRPr="00936DE7"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0" w:author="Windows User" w:date="2015-10-30T08:56:00Z" w:initials="WU">
    <w:p w:rsidR="00CE1951" w:rsidRDefault="00CE1951">
      <w:pPr>
        <w:pStyle w:val="CommentText"/>
      </w:pPr>
      <w:r>
        <w:rPr>
          <w:rStyle w:val="CommentReference"/>
        </w:rPr>
        <w:annotationRef/>
      </w:r>
      <w:r>
        <w:t>Right translation?</w:t>
      </w:r>
    </w:p>
  </w:comment>
  <w:comment w:id="1051" w:author="Windows User" w:date="2015-10-30T08:56:00Z" w:initials="WU">
    <w:p w:rsidR="00CE1951" w:rsidRDefault="00CE1951">
      <w:pPr>
        <w:pStyle w:val="CommentText"/>
      </w:pPr>
      <w:r>
        <w:rPr>
          <w:rStyle w:val="CommentReference"/>
        </w:rPr>
        <w:annotationRef/>
      </w:r>
      <w:r>
        <w:t>What does this mean?</w:t>
      </w:r>
    </w:p>
  </w:comment>
  <w:comment w:id="1052" w:author="Windows User" w:date="2015-10-30T08:56:00Z" w:initials="WU">
    <w:p w:rsidR="00CE1951" w:rsidRDefault="00CE1951">
      <w:pPr>
        <w:pStyle w:val="CommentText"/>
      </w:pPr>
      <w:r>
        <w:rPr>
          <w:rStyle w:val="CommentReference"/>
        </w:rPr>
        <w:annotationRef/>
      </w:r>
      <w:r>
        <w:t>To the end?</w:t>
      </w:r>
    </w:p>
  </w:comment>
  <w:comment w:id="1053" w:author="Windows User" w:date="2015-10-30T08:56:00Z" w:initials="WU">
    <w:p w:rsidR="00CE1951" w:rsidRDefault="00CE1951">
      <w:pPr>
        <w:pStyle w:val="CommentText"/>
      </w:pPr>
      <w:r>
        <w:rPr>
          <w:rStyle w:val="CommentReference"/>
        </w:rPr>
        <w:annotationRef/>
      </w:r>
      <w:r>
        <w:t>Or freedom?</w:t>
      </w:r>
    </w:p>
  </w:comment>
  <w:comment w:id="1054" w:author="Windows User" w:date="2015-10-30T08:56:00Z" w:initials="WU">
    <w:p w:rsidR="00CE1951" w:rsidRDefault="00CE1951">
      <w:pPr>
        <w:pStyle w:val="CommentText"/>
      </w:pPr>
      <w:r>
        <w:rPr>
          <w:rStyle w:val="CommentReference"/>
        </w:rPr>
        <w:annotationRef/>
      </w:r>
      <w:r>
        <w:t>Or establish?</w:t>
      </w:r>
    </w:p>
  </w:comment>
  <w:comment w:id="1058" w:author="Windows User" w:date="2015-10-30T08:56:00Z" w:initials="WU">
    <w:p w:rsidR="00CE1951" w:rsidRDefault="00CE1951">
      <w:pPr>
        <w:pStyle w:val="CommentText"/>
      </w:pPr>
      <w:r>
        <w:rPr>
          <w:rStyle w:val="CommentReference"/>
        </w:rPr>
        <w:annotationRef/>
      </w:r>
      <w:r>
        <w:t>Is this the correct date?</w:t>
      </w:r>
    </w:p>
  </w:comment>
  <w:comment w:id="1091" w:author="Windows User" w:date="2015-10-30T08:56:00Z" w:initials="WU">
    <w:p w:rsidR="00CE1951" w:rsidRDefault="00CE1951">
      <w:pPr>
        <w:pStyle w:val="CommentText"/>
      </w:pPr>
      <w:r>
        <w:rPr>
          <w:rStyle w:val="CommentReference"/>
        </w:rPr>
        <w:annotationRef/>
      </w:r>
      <w:r>
        <w:t>Can this be reworded?</w:t>
      </w:r>
    </w:p>
  </w:comment>
  <w:comment w:id="1092" w:author="Windows User" w:date="2015-10-30T08:56:00Z" w:initials="WU">
    <w:p w:rsidR="00CE1951" w:rsidRDefault="00CE1951">
      <w:pPr>
        <w:pStyle w:val="CommentText"/>
      </w:pPr>
      <w:r>
        <w:rPr>
          <w:rStyle w:val="CommentReference"/>
        </w:rPr>
        <w:annotationRef/>
      </w:r>
      <w:r>
        <w:t>Check other books for alternate word here.</w:t>
      </w:r>
    </w:p>
  </w:comment>
  <w:comment w:id="1093" w:author="Windows User" w:date="2015-10-30T08:56:00Z" w:initials="WU">
    <w:p w:rsidR="00CE1951" w:rsidRDefault="00CE1951">
      <w:pPr>
        <w:pStyle w:val="CommentText"/>
      </w:pPr>
      <w:r>
        <w:rPr>
          <w:rStyle w:val="CommentReference"/>
        </w:rPr>
        <w:annotationRef/>
      </w:r>
      <w:r>
        <w:t>Nations or peoples?</w:t>
      </w:r>
    </w:p>
  </w:comment>
  <w:comment w:id="1094" w:author="Windows User" w:date="2015-10-30T08:56:00Z" w:initials="WU">
    <w:p w:rsidR="00CE1951" w:rsidRDefault="00CE1951">
      <w:pPr>
        <w:pStyle w:val="CommentText"/>
      </w:pPr>
      <w:r>
        <w:rPr>
          <w:rStyle w:val="CommentReference"/>
        </w:rPr>
        <w:annotationRef/>
      </w:r>
      <w:r>
        <w:t>Burned or consumed?</w:t>
      </w:r>
    </w:p>
  </w:comment>
  <w:comment w:id="1095" w:author="Windows User" w:date="2015-10-30T08:56:00Z" w:initials="WU">
    <w:p w:rsidR="00CE1951" w:rsidRDefault="00CE1951">
      <w:pPr>
        <w:pStyle w:val="CommentText"/>
      </w:pPr>
      <w:r>
        <w:rPr>
          <w:rStyle w:val="CommentReference"/>
        </w:rPr>
        <w:annotationRef/>
      </w:r>
      <w:r>
        <w:t>?</w:t>
      </w:r>
    </w:p>
  </w:comment>
  <w:comment w:id="1096" w:author="Windows User" w:date="2015-10-30T08:56:00Z" w:initials="WU">
    <w:p w:rsidR="00CE1951" w:rsidRPr="0098028B"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8" w:author="Windows User" w:date="2015-10-30T08:56:00Z" w:initials="WU">
    <w:p w:rsidR="00CE1951" w:rsidRDefault="00CE1951">
      <w:pPr>
        <w:pStyle w:val="CommentText"/>
      </w:pPr>
      <w:r>
        <w:rPr>
          <w:rStyle w:val="CommentReference"/>
        </w:rPr>
        <w:annotationRef/>
      </w:r>
      <w:r>
        <w:t>Synaxarium has St. James dying twice… likely one of them should be St. John!</w:t>
      </w:r>
    </w:p>
  </w:comment>
  <w:comment w:id="1106" w:author="Windows User" w:date="2015-10-30T08:56:00Z" w:initials="WU">
    <w:p w:rsidR="00CE1951" w:rsidRDefault="00CE1951">
      <w:pPr>
        <w:pStyle w:val="CommentText"/>
      </w:pPr>
      <w:r>
        <w:rPr>
          <w:rStyle w:val="CommentReference"/>
        </w:rPr>
        <w:annotationRef/>
      </w:r>
      <w:r>
        <w:t>Ramez says print synacarium may have him in july</w:t>
      </w:r>
    </w:p>
  </w:comment>
  <w:comment w:id="1107" w:author="Windows User" w:date="2015-10-30T08:56:00Z" w:initials="WU">
    <w:p w:rsidR="00CE1951" w:rsidRDefault="00CE1951">
      <w:pPr>
        <w:pStyle w:val="CommentText"/>
      </w:pPr>
      <w:r>
        <w:rPr>
          <w:rStyle w:val="CommentReference"/>
        </w:rPr>
        <w:annotationRef/>
      </w:r>
      <w:r>
        <w:t>Approached? What does this vs mean?</w:t>
      </w:r>
    </w:p>
  </w:comment>
  <w:comment w:id="1108" w:author="Windows User" w:date="2015-10-30T08:56:00Z" w:initials="WU">
    <w:p w:rsidR="00CE1951" w:rsidRPr="00035775"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9" w:author="Windows User" w:date="2015-10-30T08:56:00Z" w:initials="WU">
    <w:p w:rsidR="00CE1951" w:rsidRDefault="00CE1951">
      <w:pPr>
        <w:pStyle w:val="CommentText"/>
      </w:pPr>
      <w:r>
        <w:rPr>
          <w:rStyle w:val="CommentReference"/>
        </w:rPr>
        <w:annotationRef/>
      </w:r>
      <w:r>
        <w:t>Thoughts?</w:t>
      </w:r>
    </w:p>
  </w:comment>
  <w:comment w:id="1117" w:author="Windows User" w:date="2015-10-30T08:56:00Z" w:initials="WU">
    <w:p w:rsidR="00CE1951" w:rsidRDefault="00CE19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8" w:author="Windows User" w:date="2015-10-30T08:56:00Z" w:initials="WU">
    <w:p w:rsidR="00CE1951" w:rsidRDefault="00CE1951">
      <w:pPr>
        <w:pStyle w:val="CommentText"/>
      </w:pPr>
      <w:r>
        <w:rPr>
          <w:rStyle w:val="CommentReference"/>
        </w:rPr>
        <w:annotationRef/>
      </w:r>
      <w:r>
        <w:t>Completely different.</w:t>
      </w:r>
    </w:p>
  </w:comment>
  <w:comment w:id="1129" w:author="Windows User" w:date="2015-10-30T08:56:00Z" w:initials="WU">
    <w:p w:rsidR="00CE1951" w:rsidRDefault="00CE1951">
      <w:pPr>
        <w:pStyle w:val="CommentText"/>
      </w:pPr>
      <w:r>
        <w:rPr>
          <w:rStyle w:val="CommentReference"/>
        </w:rPr>
        <w:annotationRef/>
      </w:r>
      <w:r>
        <w:t>With or in?</w:t>
      </w:r>
    </w:p>
  </w:comment>
  <w:comment w:id="1130" w:author="Windows User" w:date="2015-10-30T08:56:00Z" w:initials="WU">
    <w:p w:rsidR="00CE1951" w:rsidRDefault="00CE1951">
      <w:pPr>
        <w:pStyle w:val="CommentText"/>
      </w:pPr>
      <w:r>
        <w:rPr>
          <w:rStyle w:val="CommentReference"/>
        </w:rPr>
        <w:annotationRef/>
      </w:r>
    </w:p>
  </w:comment>
  <w:comment w:id="1131" w:author="Windows User" w:date="2015-10-30T08:56:00Z" w:initials="WU">
    <w:p w:rsidR="00CE1951" w:rsidRDefault="00CE1951">
      <w:pPr>
        <w:pStyle w:val="CommentText"/>
      </w:pPr>
      <w:r>
        <w:rPr>
          <w:rStyle w:val="CommentReference"/>
        </w:rPr>
        <w:annotationRef/>
      </w:r>
      <w:r>
        <w:t>Sound or voice?</w:t>
      </w:r>
    </w:p>
  </w:comment>
  <w:comment w:id="1132" w:author="Windows User" w:date="2015-10-30T08:56:00Z" w:initials="WU">
    <w:p w:rsidR="00CE1951" w:rsidRDefault="00CE1951">
      <w:pPr>
        <w:pStyle w:val="CommentText"/>
      </w:pPr>
      <w:r>
        <w:rPr>
          <w:rStyle w:val="CommentReference"/>
        </w:rPr>
        <w:annotationRef/>
      </w:r>
      <w:r>
        <w:t>Open to suggetions.</w:t>
      </w:r>
    </w:p>
  </w:comment>
  <w:comment w:id="1133" w:author="Windows User" w:date="2015-10-30T08:56:00Z" w:initials="WU">
    <w:p w:rsidR="00CE1951" w:rsidRDefault="00CE1951">
      <w:pPr>
        <w:pStyle w:val="CommentText"/>
      </w:pPr>
      <w:r>
        <w:rPr>
          <w:rStyle w:val="CommentReference"/>
        </w:rPr>
        <w:annotationRef/>
      </w:r>
      <w:r>
        <w:t>Before?</w:t>
      </w:r>
    </w:p>
  </w:comment>
  <w:comment w:id="1134" w:author="Windows User" w:date="2015-10-30T08:56:00Z" w:initials="WU">
    <w:p w:rsidR="00CE1951" w:rsidRDefault="00CE1951">
      <w:pPr>
        <w:pStyle w:val="CommentText"/>
      </w:pPr>
      <w:r>
        <w:rPr>
          <w:rStyle w:val="CommentReference"/>
        </w:rPr>
        <w:annotationRef/>
      </w:r>
      <w:r>
        <w:t>Nations?</w:t>
      </w:r>
    </w:p>
  </w:comment>
  <w:comment w:id="1135" w:author="Windows User" w:date="2015-10-30T08:56:00Z" w:initials="WU">
    <w:p w:rsidR="00CE1951" w:rsidRDefault="00CE1951">
      <w:pPr>
        <w:pStyle w:val="CommentText"/>
      </w:pPr>
      <w:r>
        <w:rPr>
          <w:rStyle w:val="CommentReference"/>
        </w:rPr>
        <w:annotationRef/>
      </w:r>
      <w:r>
        <w:t>?</w:t>
      </w:r>
    </w:p>
  </w:comment>
  <w:comment w:id="1155" w:author="Windows User" w:date="2015-10-30T08:56:00Z" w:initials="WU">
    <w:p w:rsidR="00CE1951" w:rsidRDefault="00CE1951">
      <w:pPr>
        <w:pStyle w:val="CommentText"/>
      </w:pPr>
      <w:r>
        <w:rPr>
          <w:rStyle w:val="CommentReference"/>
        </w:rPr>
        <w:annotationRef/>
      </w:r>
      <w:r>
        <w:t>?</w:t>
      </w:r>
    </w:p>
  </w:comment>
  <w:comment w:id="1156" w:author="Windows User" w:date="2015-10-30T08:56:00Z" w:initials="WU">
    <w:p w:rsidR="00CE1951" w:rsidRDefault="00CE1951">
      <w:pPr>
        <w:pStyle w:val="CommentText"/>
      </w:pPr>
      <w:r>
        <w:rPr>
          <w:rStyle w:val="CommentReference"/>
        </w:rPr>
        <w:annotationRef/>
      </w:r>
      <w:r>
        <w:t>Abba Noub, abanoub, Apa Noub, Apnoub?</w:t>
      </w:r>
    </w:p>
  </w:comment>
  <w:comment w:id="1157" w:author="Windows User" w:date="2015-10-30T08:56:00Z" w:initials="WU">
    <w:p w:rsidR="00CE1951" w:rsidRDefault="00CE1951">
      <w:pPr>
        <w:pStyle w:val="CommentText"/>
      </w:pPr>
      <w:r>
        <w:rPr>
          <w:rStyle w:val="CommentReference"/>
        </w:rPr>
        <w:annotationRef/>
      </w:r>
      <w:r>
        <w:t>Upright, or orthodox?</w:t>
      </w:r>
    </w:p>
  </w:comment>
  <w:comment w:id="1161" w:author="Windows User" w:date="2015-10-30T08:56:00Z" w:initials="WU">
    <w:p w:rsidR="00CE1951" w:rsidRDefault="00CE1951">
      <w:pPr>
        <w:pStyle w:val="CommentText"/>
      </w:pPr>
      <w:r>
        <w:rPr>
          <w:rStyle w:val="CommentReference"/>
        </w:rPr>
        <w:annotationRef/>
      </w:r>
      <w:r>
        <w:t>Are we going with ti agia = saint and ti ethowab = the holy?</w:t>
      </w:r>
    </w:p>
  </w:comment>
  <w:comment w:id="1172" w:author="Windows User" w:date="2015-10-30T08:56:00Z" w:initials="WU">
    <w:p w:rsidR="00CE1951" w:rsidRPr="00F905FE"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3" w:author="Windows User" w:date="2015-10-30T08:56:00Z" w:initials="WU">
    <w:p w:rsidR="00CE1951" w:rsidRDefault="00CE1951">
      <w:pPr>
        <w:pStyle w:val="CommentText"/>
      </w:pPr>
      <w:r>
        <w:rPr>
          <w:rStyle w:val="CommentReference"/>
        </w:rPr>
        <w:annotationRef/>
      </w:r>
      <w:r>
        <w:t>Typo?</w:t>
      </w:r>
    </w:p>
  </w:comment>
  <w:comment w:id="1187" w:author="Windows User" w:date="2015-10-30T08:56:00Z" w:initials="WU">
    <w:p w:rsidR="00CE1951" w:rsidRPr="00DD5DBC"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8" w:author="Windows User" w:date="2015-10-30T08:56:00Z" w:initials="WU">
    <w:p w:rsidR="00CE1951" w:rsidRDefault="00CE1951">
      <w:pPr>
        <w:pStyle w:val="CommentText"/>
      </w:pPr>
      <w:r>
        <w:rPr>
          <w:rStyle w:val="CommentReference"/>
        </w:rPr>
        <w:annotationRef/>
      </w:r>
      <w:r>
        <w:t>What does the Coptic say?</w:t>
      </w:r>
    </w:p>
  </w:comment>
  <w:comment w:id="1189" w:author="Windows User" w:date="2015-10-30T08:56:00Z" w:initials="WU">
    <w:p w:rsidR="00CE1951" w:rsidRDefault="00CE1951">
      <w:pPr>
        <w:pStyle w:val="CommentText"/>
      </w:pPr>
      <w:r>
        <w:rPr>
          <w:rStyle w:val="CommentReference"/>
        </w:rPr>
        <w:annotationRef/>
      </w:r>
      <w:r>
        <w:t>What is being quoted? 2Cor 5?</w:t>
      </w:r>
    </w:p>
  </w:comment>
  <w:comment w:id="1190" w:author="Windows User" w:date="2015-10-30T08:56:00Z" w:initials="WU">
    <w:p w:rsidR="00CE1951" w:rsidRDefault="00CE1951">
      <w:pPr>
        <w:pStyle w:val="CommentText"/>
      </w:pPr>
      <w:r>
        <w:rPr>
          <w:rStyle w:val="CommentReference"/>
        </w:rPr>
        <w:annotationRef/>
      </w:r>
      <w:r>
        <w:t>This is clearly a late composition, bastardizing other hymns. “our father in heaven, the sinless one, with your good father…” right.</w:t>
      </w:r>
    </w:p>
  </w:comment>
  <w:comment w:id="1191" w:author="Windows User" w:date="2015-10-30T08:56:00Z" w:initials="WU">
    <w:p w:rsidR="00CE1951" w:rsidRDefault="00CE1951">
      <w:pPr>
        <w:pStyle w:val="CommentText"/>
      </w:pPr>
      <w:r>
        <w:rPr>
          <w:rStyle w:val="CommentReference"/>
        </w:rPr>
        <w:annotationRef/>
      </w:r>
      <w:r>
        <w:t>Coptic is different from previous verse. What should English be?</w:t>
      </w:r>
    </w:p>
  </w:comment>
  <w:comment w:id="1192" w:author="Windows User" w:date="2015-10-30T08:56:00Z" w:initials="WU">
    <w:p w:rsidR="00CE1951" w:rsidRDefault="00CE1951">
      <w:pPr>
        <w:pStyle w:val="CommentText"/>
      </w:pPr>
      <w:r>
        <w:rPr>
          <w:rStyle w:val="CommentReference"/>
        </w:rPr>
        <w:annotationRef/>
      </w:r>
      <w:r>
        <w:t>Or athletes? Or athletic martyrs?</w:t>
      </w:r>
    </w:p>
  </w:comment>
  <w:comment w:id="1193" w:author="Windows User" w:date="2015-10-30T08:56:00Z" w:initials="WU">
    <w:p w:rsidR="00CE1951" w:rsidRDefault="00CE1951">
      <w:pPr>
        <w:pStyle w:val="CommentText"/>
      </w:pPr>
      <w:r>
        <w:rPr>
          <w:rStyle w:val="CommentReference"/>
        </w:rPr>
        <w:annotationRef/>
      </w:r>
      <w:r>
        <w:t>Or of the martyrs?</w:t>
      </w:r>
    </w:p>
  </w:comment>
  <w:comment w:id="1194" w:author="Windows User" w:date="2015-10-30T08:56:00Z" w:initials="WU">
    <w:p w:rsidR="00CE1951" w:rsidRDefault="00CE1951">
      <w:pPr>
        <w:pStyle w:val="CommentText"/>
      </w:pPr>
      <w:r>
        <w:rPr>
          <w:rStyle w:val="CommentReference"/>
        </w:rPr>
        <w:annotationRef/>
      </w:r>
      <w:r>
        <w:t>Carries or lifts?</w:t>
      </w:r>
    </w:p>
  </w:comment>
  <w:comment w:id="1195" w:author="Windows User" w:date="2015-10-30T08:56:00Z" w:initials="WU">
    <w:p w:rsidR="00CE1951" w:rsidRDefault="00CE1951">
      <w:pPr>
        <w:pStyle w:val="CommentText"/>
      </w:pPr>
      <w:r>
        <w:rPr>
          <w:rStyle w:val="CommentReference"/>
        </w:rPr>
        <w:annotationRef/>
      </w:r>
      <w:r>
        <w:t>Churches?</w:t>
      </w:r>
    </w:p>
    <w:p w:rsidR="00CE1951" w:rsidRDefault="00CE1951">
      <w:pPr>
        <w:pStyle w:val="CommentText"/>
      </w:pPr>
    </w:p>
  </w:comment>
  <w:comment w:id="1196" w:author="Windows User" w:date="2015-10-30T08:56:00Z" w:initials="WU">
    <w:p w:rsidR="00CE1951" w:rsidRDefault="00CE1951">
      <w:pPr>
        <w:pStyle w:val="CommentText"/>
      </w:pPr>
      <w:r>
        <w:rPr>
          <w:rStyle w:val="CommentReference"/>
        </w:rPr>
        <w:annotationRef/>
      </w:r>
      <w:r>
        <w:t>End?</w:t>
      </w:r>
    </w:p>
  </w:comment>
  <w:comment w:id="1200" w:author="Windows User" w:date="2015-10-30T08:56:00Z" w:initials="WU">
    <w:p w:rsidR="00CE1951" w:rsidRDefault="00CE1951">
      <w:pPr>
        <w:pStyle w:val="CommentText"/>
      </w:pPr>
      <w:r>
        <w:rPr>
          <w:rStyle w:val="CommentReference"/>
        </w:rPr>
        <w:annotationRef/>
      </w:r>
      <w:r>
        <w:t>Or full stop. You are worthy of the glory,</w:t>
      </w:r>
    </w:p>
  </w:comment>
  <w:comment w:id="1204" w:author="Windows User" w:date="2015-10-30T08:56:00Z" w:initials="WU">
    <w:p w:rsidR="00CE1951" w:rsidRDefault="00CE1951">
      <w:pPr>
        <w:pStyle w:val="CommentText"/>
      </w:pPr>
      <w:r>
        <w:rPr>
          <w:rStyle w:val="CommentReference"/>
        </w:rPr>
        <w:annotationRef/>
      </w:r>
      <w:r>
        <w:t>?</w:t>
      </w:r>
    </w:p>
  </w:comment>
  <w:comment w:id="1205" w:author="Windows User" w:date="2015-10-30T08:56:00Z" w:initials="WU">
    <w:p w:rsidR="00CE1951" w:rsidRDefault="00CE1951">
      <w:pPr>
        <w:pStyle w:val="CommentText"/>
      </w:pPr>
      <w:r>
        <w:rPr>
          <w:rStyle w:val="CommentReference"/>
        </w:rPr>
        <w:annotationRef/>
      </w:r>
      <w:r>
        <w:t>Is? Or will be? Exalted, or highly exalted?</w:t>
      </w:r>
    </w:p>
  </w:comment>
  <w:comment w:id="1206" w:author="Windows User" w:date="2015-10-30T08:56:00Z" w:initials="WU">
    <w:p w:rsidR="00CE1951" w:rsidRDefault="00CE1951">
      <w:pPr>
        <w:pStyle w:val="CommentText"/>
      </w:pPr>
      <w:r>
        <w:rPr>
          <w:rStyle w:val="CommentReference"/>
        </w:rPr>
        <w:annotationRef/>
      </w:r>
      <w:r>
        <w:t>Bring or offer</w:t>
      </w:r>
    </w:p>
  </w:comment>
  <w:comment w:id="1207" w:author="Windows User" w:date="2015-10-30T08:56:00Z" w:initials="WU">
    <w:p w:rsidR="00CE1951" w:rsidRDefault="00CE1951">
      <w:pPr>
        <w:pStyle w:val="CommentText"/>
      </w:pPr>
      <w:r>
        <w:rPr>
          <w:rStyle w:val="CommentReference"/>
        </w:rPr>
        <w:annotationRef/>
      </w:r>
      <w:r>
        <w:t>Spelling?</w:t>
      </w:r>
    </w:p>
  </w:comment>
  <w:comment w:id="1211" w:author="Windows User" w:date="2015-10-30T08:56:00Z" w:initials="WU">
    <w:p w:rsidR="00CE1951" w:rsidRDefault="00CE1951">
      <w:pPr>
        <w:pStyle w:val="CommentText"/>
      </w:pPr>
      <w:r>
        <w:rPr>
          <w:rStyle w:val="CommentReference"/>
        </w:rPr>
        <w:annotationRef/>
      </w:r>
      <w:r>
        <w:t>Name or Holy Name?</w:t>
      </w:r>
    </w:p>
  </w:comment>
  <w:comment w:id="1215" w:author="Windows User" w:date="2015-10-30T08:56:00Z" w:initials="WU">
    <w:p w:rsidR="00CE1951" w:rsidRDefault="00CE1951">
      <w:pPr>
        <w:pStyle w:val="CommentText"/>
      </w:pPr>
      <w:r>
        <w:rPr>
          <w:rStyle w:val="CommentReference"/>
        </w:rPr>
        <w:annotationRef/>
      </w:r>
      <w:r>
        <w:t>Christ or Jesus Christ?</w:t>
      </w:r>
    </w:p>
  </w:comment>
  <w:comment w:id="1219" w:author="Windows User" w:date="2015-10-30T08:56:00Z" w:initials="WU">
    <w:p w:rsidR="00CE1951" w:rsidRDefault="00CE1951">
      <w:pPr>
        <w:pStyle w:val="CommentText"/>
      </w:pPr>
      <w:r>
        <w:rPr>
          <w:rStyle w:val="CommentReference"/>
        </w:rPr>
        <w:annotationRef/>
      </w:r>
      <w:r>
        <w:t>Name or Holy Name?</w:t>
      </w:r>
    </w:p>
  </w:comment>
  <w:comment w:id="1220" w:author="Windows User" w:date="2015-10-30T08:56:00Z" w:initials="WU">
    <w:p w:rsidR="00CE1951" w:rsidRDefault="00CE1951">
      <w:pPr>
        <w:pStyle w:val="CommentText"/>
      </w:pPr>
      <w:r>
        <w:rPr>
          <w:rStyle w:val="CommentReference"/>
        </w:rPr>
        <w:annotationRef/>
      </w:r>
      <w:r>
        <w:t>To Him? Or by His might/power?</w:t>
      </w:r>
    </w:p>
  </w:comment>
  <w:comment w:id="1221" w:author="Windows User" w:date="2015-10-30T08:56:00Z" w:initials="WU">
    <w:p w:rsidR="00CE1951" w:rsidRDefault="00CE1951">
      <w:pPr>
        <w:pStyle w:val="CommentText"/>
      </w:pPr>
      <w:r>
        <w:rPr>
          <w:rStyle w:val="CommentReference"/>
        </w:rPr>
        <w:annotationRef/>
      </w:r>
      <w:r>
        <w:t>Might, or may?</w:t>
      </w:r>
    </w:p>
  </w:comment>
  <w:comment w:id="1222" w:author="Windows User" w:date="2015-10-30T08:56:00Z" w:initials="WU">
    <w:p w:rsidR="00CE1951" w:rsidRDefault="00CE1951" w:rsidP="00F77A5B">
      <w:pPr>
        <w:pStyle w:val="CommentText"/>
      </w:pPr>
      <w:r>
        <w:rPr>
          <w:rStyle w:val="CommentReference"/>
        </w:rPr>
        <w:annotationRef/>
      </w:r>
      <w:r>
        <w:t>Christ or Jesus Christ?</w:t>
      </w:r>
    </w:p>
  </w:comment>
  <w:comment w:id="1223" w:author="Windows User" w:date="2015-10-30T08:56:00Z" w:initials="WU">
    <w:p w:rsidR="00CE1951" w:rsidRDefault="00CE1951">
      <w:pPr>
        <w:pStyle w:val="CommentText"/>
      </w:pPr>
      <w:r>
        <w:rPr>
          <w:rStyle w:val="CommentReference"/>
        </w:rPr>
        <w:annotationRef/>
      </w:r>
      <w:r>
        <w:t>Miracles?</w:t>
      </w:r>
    </w:p>
  </w:comment>
  <w:comment w:id="1227" w:author="Windows User" w:date="2015-10-30T08:56:00Z" w:initials="WU">
    <w:p w:rsidR="00CE1951" w:rsidRDefault="00CE1951">
      <w:pPr>
        <w:pStyle w:val="CommentText"/>
      </w:pPr>
      <w:r>
        <w:rPr>
          <w:rStyle w:val="CommentReference"/>
        </w:rPr>
        <w:annotationRef/>
      </w:r>
      <w:r>
        <w:t>Name or Holy Name?</w:t>
      </w:r>
    </w:p>
  </w:comment>
  <w:comment w:id="1228" w:author="Windows User" w:date="2015-10-30T08:56:00Z" w:initials="WU">
    <w:p w:rsidR="00CE1951" w:rsidRDefault="00CE1951">
      <w:pPr>
        <w:pStyle w:val="CommentText"/>
      </w:pPr>
      <w:r>
        <w:rPr>
          <w:rStyle w:val="CommentReference"/>
        </w:rPr>
        <w:annotationRef/>
      </w:r>
      <w:r>
        <w:t>To Him? Or by His might/power?</w:t>
      </w:r>
    </w:p>
  </w:comment>
  <w:comment w:id="1229" w:author="Windows User" w:date="2015-10-30T08:56:00Z" w:initials="WU">
    <w:p w:rsidR="00CE1951" w:rsidRDefault="00CE195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951" w:rsidRDefault="00CE1951" w:rsidP="006D61CA">
      <w:pPr>
        <w:spacing w:after="0" w:line="240" w:lineRule="auto"/>
      </w:pPr>
      <w:r>
        <w:separator/>
      </w:r>
    </w:p>
  </w:endnote>
  <w:endnote w:type="continuationSeparator" w:id="0">
    <w:p w:rsidR="00CE1951" w:rsidRDefault="00CE195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951" w:rsidRPr="009654EE" w:rsidRDefault="00CE195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972E7">
      <w:rPr>
        <w:noProof/>
        <w:lang w:val="en-US"/>
      </w:rPr>
      <w:t>iv</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951" w:rsidRPr="006D61CA" w:rsidRDefault="00CE195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972E7">
      <w:rPr>
        <w:noProof/>
        <w:lang w:val="en-US"/>
      </w:rPr>
      <w:t>876</w:t>
    </w:r>
    <w:r w:rsidRPr="006D61CA">
      <w:rPr>
        <w:lang w:val="en-US"/>
      </w:rPr>
      <w:fldChar w:fldCharType="end"/>
    </w:r>
  </w:p>
  <w:p w:rsidR="00CE1951" w:rsidRDefault="00CE1951"/>
  <w:p w:rsidR="00CE1951" w:rsidRDefault="00CE19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951" w:rsidRDefault="00CE1951" w:rsidP="006D61CA">
      <w:pPr>
        <w:spacing w:after="0" w:line="240" w:lineRule="auto"/>
      </w:pPr>
      <w:r>
        <w:separator/>
      </w:r>
    </w:p>
  </w:footnote>
  <w:footnote w:type="continuationSeparator" w:id="0">
    <w:p w:rsidR="00CE1951" w:rsidRDefault="00CE1951" w:rsidP="006D61CA">
      <w:pPr>
        <w:spacing w:after="0" w:line="240" w:lineRule="auto"/>
      </w:pPr>
      <w:r>
        <w:continuationSeparator/>
      </w:r>
    </w:p>
  </w:footnote>
  <w:footnote w:id="1">
    <w:p w:rsidR="00CE1951" w:rsidRDefault="00CE195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CE1951" w:rsidRDefault="00CE19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CE1951" w:rsidRPr="00260CA9" w:rsidRDefault="00CE19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CE1951" w:rsidRDefault="00CE1951" w:rsidP="0097428E">
      <w:pPr>
        <w:pStyle w:val="footnote"/>
      </w:pPr>
      <w:r>
        <w:rPr>
          <w:rStyle w:val="FootnoteReference"/>
        </w:rPr>
        <w:footnoteRef/>
      </w:r>
      <w:r>
        <w:t xml:space="preserve"> Literally “hegoumens”, as the monastic and priestly orders have been thoroughly confused.</w:t>
      </w:r>
    </w:p>
  </w:footnote>
  <w:footnote w:id="5">
    <w:p w:rsidR="00CE1951" w:rsidRPr="00B021F8" w:rsidRDefault="00CE195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CE1951" w:rsidRDefault="00CE195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CE1951" w:rsidRDefault="00CE1951" w:rsidP="00323889">
      <w:pPr>
        <w:pStyle w:val="footnote"/>
      </w:pPr>
      <w:r>
        <w:rPr>
          <w:rStyle w:val="FootnoteReference"/>
        </w:rPr>
        <w:footnoteRef/>
      </w:r>
      <w:r>
        <w:t xml:space="preserve"> Or “The Lord’s Annointed”</w:t>
      </w:r>
    </w:p>
  </w:footnote>
  <w:footnote w:id="8">
    <w:p w:rsidR="00CE1951" w:rsidRDefault="00CE195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CE1951" w:rsidRDefault="00CE1951" w:rsidP="00130E47">
      <w:pPr>
        <w:pStyle w:val="footnote"/>
      </w:pPr>
      <w:r>
        <w:rPr>
          <w:rStyle w:val="FootnoteReference"/>
        </w:rPr>
        <w:footnoteRef/>
      </w:r>
      <w:r>
        <w:t xml:space="preserve"> Or “The Lord’s Annointed”</w:t>
      </w:r>
    </w:p>
  </w:footnote>
  <w:footnote w:id="10">
    <w:p w:rsidR="00CE1951" w:rsidRDefault="00CE195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CE1951" w:rsidRDefault="00CE19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CE1951" w:rsidRDefault="00CE19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CE1951" w:rsidRDefault="00CE1951">
      <w:pPr>
        <w:pStyle w:val="FootnoteText"/>
      </w:pPr>
      <w:r>
        <w:rPr>
          <w:rStyle w:val="FootnoteReference"/>
        </w:rPr>
        <w:footnoteRef/>
      </w:r>
      <w:r>
        <w:t xml:space="preserve"> The alternative, shorter Gospel reading is suppressed in current practice</w:t>
      </w:r>
    </w:p>
  </w:footnote>
  <w:footnote w:id="17">
    <w:p w:rsidR="00CE1951" w:rsidRDefault="00CE19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8">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CE1951" w:rsidRPr="004A3E27" w:rsidRDefault="00CE195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2">
    <w:p w:rsidR="00CE1951" w:rsidRPr="004A3E27" w:rsidRDefault="00CE1951" w:rsidP="00A91B17">
      <w:pPr>
        <w:pStyle w:val="footnote"/>
      </w:pPr>
      <w:r w:rsidRPr="004A3E27">
        <w:rPr>
          <w:rStyle w:val="FootnoteReference"/>
        </w:rPr>
        <w:footnoteRef/>
      </w:r>
      <w:r w:rsidRPr="004A3E27">
        <w:t xml:space="preserve"> ‘An allusion to our Lord’s persecutors mentioned in Acts 4:26’ (St. Augustine).</w:t>
      </w:r>
    </w:p>
  </w:footnote>
  <w:footnote w:id="23">
    <w:p w:rsidR="00CE1951" w:rsidRPr="004A3E27" w:rsidRDefault="00CE19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4">
    <w:p w:rsidR="00CE1951" w:rsidRPr="004A3E27" w:rsidRDefault="00CE19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rsidR="00CE1951" w:rsidRPr="004A3E27" w:rsidRDefault="00CE19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rsidR="00CE1951" w:rsidRPr="004A3E27" w:rsidRDefault="00CE19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rsidR="00CE1951" w:rsidRPr="004A3E27" w:rsidRDefault="00CE1951" w:rsidP="00E54261">
      <w:pPr>
        <w:pStyle w:val="FootnoteText"/>
      </w:pPr>
      <w:r w:rsidRPr="004A3E27">
        <w:rPr>
          <w:rStyle w:val="FootnoteReference"/>
        </w:rPr>
        <w:footnoteRef/>
      </w:r>
      <w:r w:rsidRPr="004A3E27">
        <w:t xml:space="preserve"> Pause a moment and give that a little thought.</w:t>
      </w:r>
    </w:p>
  </w:footnote>
  <w:footnote w:id="28">
    <w:p w:rsidR="00CE1951" w:rsidRPr="004A3E27" w:rsidRDefault="00CE19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9">
    <w:p w:rsidR="00CE1951" w:rsidRPr="004A3E27" w:rsidRDefault="00CE19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0">
    <w:p w:rsidR="00CE1951" w:rsidRPr="004A3E27" w:rsidRDefault="00CE19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1">
    <w:p w:rsidR="00CE1951" w:rsidRPr="004A3E27" w:rsidRDefault="00CE19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2">
    <w:p w:rsidR="00CE1951" w:rsidRPr="004A3E27" w:rsidRDefault="00CE1951" w:rsidP="00E54261">
      <w:pPr>
        <w:pStyle w:val="FootnoteText"/>
      </w:pPr>
      <w:r w:rsidRPr="004A3E27">
        <w:rPr>
          <w:rStyle w:val="FootnoteReference"/>
        </w:rPr>
        <w:footnoteRef/>
      </w:r>
      <w:r w:rsidRPr="004A3E27">
        <w:t xml:space="preserve"> Or: I rest in peace and fall asleep at once.</w:t>
      </w:r>
    </w:p>
  </w:footnote>
  <w:footnote w:id="33">
    <w:p w:rsidR="00CE1951" w:rsidRPr="004A3E27" w:rsidRDefault="00CE1951" w:rsidP="00E54261">
      <w:pPr>
        <w:pStyle w:val="FootnoteText"/>
      </w:pPr>
      <w:r w:rsidRPr="004A3E27">
        <w:rPr>
          <w:rStyle w:val="FootnoteReference"/>
        </w:rPr>
        <w:footnoteRef/>
      </w:r>
      <w:r w:rsidRPr="004A3E27">
        <w:t xml:space="preserve"> Following the Ethiopian version, which is based on the Septuagint.</w:t>
      </w:r>
    </w:p>
  </w:footnote>
  <w:footnote w:id="34">
    <w:p w:rsidR="00CE1951" w:rsidRPr="004A3E27" w:rsidRDefault="00CE19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5">
    <w:p w:rsidR="00CE1951" w:rsidRPr="004A3E27" w:rsidRDefault="00CE1951" w:rsidP="00E54261">
      <w:pPr>
        <w:pStyle w:val="FootnoteText"/>
      </w:pPr>
      <w:r w:rsidRPr="004A3E27">
        <w:rPr>
          <w:rStyle w:val="FootnoteReference"/>
        </w:rPr>
        <w:footnoteRef/>
      </w:r>
      <w:r w:rsidRPr="004A3E27">
        <w:t xml:space="preserve"> cp. Psalm 37:2; Jeremiah 10:24.</w:t>
      </w:r>
    </w:p>
  </w:footnote>
  <w:footnote w:id="36">
    <w:p w:rsidR="00CE1951" w:rsidRPr="004A3E27" w:rsidRDefault="00CE19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7">
    <w:p w:rsidR="00CE1951" w:rsidRPr="004A3E27" w:rsidRDefault="00CE1951" w:rsidP="00E54261">
      <w:pPr>
        <w:pStyle w:val="FootnoteText"/>
      </w:pPr>
      <w:r w:rsidRPr="004A3E27">
        <w:rPr>
          <w:rStyle w:val="FootnoteReference"/>
        </w:rPr>
        <w:footnoteRef/>
      </w:r>
      <w:r w:rsidRPr="004A3E27">
        <w:t xml:space="preserve"> cp. Mt. 7:23.</w:t>
      </w:r>
    </w:p>
  </w:footnote>
  <w:footnote w:id="38">
    <w:p w:rsidR="00CE1951" w:rsidRPr="004A3E27" w:rsidRDefault="00CE1951" w:rsidP="00E54261">
      <w:pPr>
        <w:pStyle w:val="FootnoteText"/>
      </w:pPr>
      <w:r w:rsidRPr="004A3E27">
        <w:rPr>
          <w:rStyle w:val="FootnoteReference"/>
        </w:rPr>
        <w:footnoteRef/>
      </w:r>
      <w:r w:rsidRPr="004A3E27">
        <w:t xml:space="preserve"> cp. 1 Pet. 5:8.</w:t>
      </w:r>
    </w:p>
  </w:footnote>
  <w:footnote w:id="39">
    <w:p w:rsidR="00CE1951" w:rsidRPr="004A3E27" w:rsidRDefault="00CE1951" w:rsidP="00E54261">
      <w:pPr>
        <w:pStyle w:val="FootnoteText"/>
      </w:pPr>
      <w:r w:rsidRPr="004A3E27">
        <w:rPr>
          <w:rStyle w:val="FootnoteReference"/>
        </w:rPr>
        <w:footnoteRef/>
      </w:r>
      <w:r w:rsidRPr="004A3E27">
        <w:t xml:space="preserve"> Empties fall (Ephes. 5:18).</w:t>
      </w:r>
    </w:p>
  </w:footnote>
  <w:footnote w:id="40">
    <w:p w:rsidR="00CE1951" w:rsidRPr="004A3E27" w:rsidRDefault="00CE19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1">
    <w:p w:rsidR="00CE1951" w:rsidRPr="004A3E27" w:rsidRDefault="00CE19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2">
    <w:p w:rsidR="00CE1951" w:rsidRPr="004A3E27" w:rsidRDefault="00CE1951" w:rsidP="00E54261">
      <w:pPr>
        <w:pStyle w:val="FootnoteText"/>
      </w:pPr>
      <w:r w:rsidRPr="004A3E27">
        <w:rPr>
          <w:rStyle w:val="FootnoteReference"/>
        </w:rPr>
        <w:footnoteRef/>
      </w:r>
      <w:r w:rsidRPr="004A3E27">
        <w:t xml:space="preserve"> Mt. 21:16.</w:t>
      </w:r>
    </w:p>
  </w:footnote>
  <w:footnote w:id="43">
    <w:p w:rsidR="00CE1951" w:rsidRPr="004A3E27" w:rsidRDefault="00CE19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4">
    <w:p w:rsidR="00CE1951" w:rsidRPr="004A3E27" w:rsidRDefault="00CE1951" w:rsidP="00E54261">
      <w:pPr>
        <w:pStyle w:val="FootnoteText"/>
      </w:pPr>
      <w:r w:rsidRPr="004A3E27">
        <w:rPr>
          <w:rStyle w:val="FootnoteReference"/>
        </w:rPr>
        <w:footnoteRef/>
      </w:r>
      <w:r w:rsidRPr="004A3E27">
        <w:t xml:space="preserve"> Heb. 2:6-8. The Sovereignty of the Son of Man (Messiah).</w:t>
      </w:r>
    </w:p>
  </w:footnote>
  <w:footnote w:id="45">
    <w:p w:rsidR="00CE1951" w:rsidRPr="004A3E27" w:rsidRDefault="00CE19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CE1951" w:rsidRPr="004A3E27" w:rsidRDefault="00CE1951" w:rsidP="00435BD3">
      <w:pPr>
        <w:pStyle w:val="FootnoteText"/>
      </w:pPr>
    </w:p>
  </w:footnote>
  <w:footnote w:id="46">
    <w:p w:rsidR="00CE1951" w:rsidRPr="004A3E27" w:rsidRDefault="00CE19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7">
    <w:p w:rsidR="00CE1951" w:rsidRPr="004A3E27" w:rsidRDefault="00CE19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8">
    <w:p w:rsidR="00CE1951" w:rsidRPr="004A3E27" w:rsidRDefault="00CE19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9">
    <w:p w:rsidR="00CE1951" w:rsidRPr="004A3E27" w:rsidRDefault="00CE1951" w:rsidP="00435BD3">
      <w:pPr>
        <w:pStyle w:val="FootnoteText"/>
      </w:pPr>
      <w:r w:rsidRPr="004A3E27">
        <w:rPr>
          <w:rStyle w:val="FootnoteReference"/>
        </w:rPr>
        <w:footnoteRef/>
      </w:r>
      <w:r w:rsidRPr="004A3E27">
        <w:t xml:space="preserve"> cp. 2 Cor. 6:16; 1 Cor. 6:19.</w:t>
      </w:r>
    </w:p>
  </w:footnote>
  <w:footnote w:id="50">
    <w:p w:rsidR="00CE1951" w:rsidRPr="004A3E27" w:rsidRDefault="00CE1951" w:rsidP="00435BD3">
      <w:pPr>
        <w:pStyle w:val="FootnoteText"/>
      </w:pPr>
      <w:r w:rsidRPr="004A3E27">
        <w:rPr>
          <w:rStyle w:val="FootnoteReference"/>
        </w:rPr>
        <w:footnoteRef/>
      </w:r>
      <w:r w:rsidRPr="004A3E27">
        <w:t xml:space="preserve"> cp. Mt. 10:19, 20; Luke 21:12-19.</w:t>
      </w:r>
    </w:p>
  </w:footnote>
  <w:footnote w:id="51">
    <w:p w:rsidR="00CE1951" w:rsidRPr="004A3E27" w:rsidRDefault="00CE1951" w:rsidP="00435BD3">
      <w:pPr>
        <w:pStyle w:val="FootnoteText"/>
      </w:pPr>
      <w:r w:rsidRPr="004A3E27">
        <w:rPr>
          <w:rStyle w:val="FootnoteReference"/>
        </w:rPr>
        <w:footnoteRef/>
      </w:r>
      <w:r w:rsidRPr="004A3E27">
        <w:t xml:space="preserve"> Psalm 13 differs only slightly from Psalm 52. cp. Romans 1:20-25.</w:t>
      </w:r>
    </w:p>
  </w:footnote>
  <w:footnote w:id="52">
    <w:p w:rsidR="00CE1951" w:rsidRPr="004A3E27" w:rsidRDefault="00CE19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3">
    <w:p w:rsidR="00CE1951" w:rsidRPr="004A3E27" w:rsidRDefault="00CE19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4">
    <w:p w:rsidR="00CE1951" w:rsidRPr="004A3E27" w:rsidRDefault="00CE19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5">
    <w:p w:rsidR="00CE1951" w:rsidRPr="004A3E27" w:rsidRDefault="00CE1951" w:rsidP="00435BD3">
      <w:pPr>
        <w:pStyle w:val="FootnoteText"/>
      </w:pPr>
      <w:r w:rsidRPr="004A3E27">
        <w:rPr>
          <w:rStyle w:val="FootnoteReference"/>
        </w:rPr>
        <w:footnoteRef/>
      </w:r>
      <w:r w:rsidRPr="004A3E27">
        <w:t xml:space="preserve"> At: </w:t>
      </w:r>
      <w:r w:rsidRPr="004A3E27">
        <w:rPr>
          <w:i/>
        </w:rPr>
        <w:t>or</w:t>
      </w:r>
      <w:r w:rsidRPr="004A3E27">
        <w:t>, In.</w:t>
      </w:r>
    </w:p>
  </w:footnote>
  <w:footnote w:id="56">
    <w:p w:rsidR="00CE1951" w:rsidRPr="004A3E27" w:rsidRDefault="00CE1951" w:rsidP="00435BD3">
      <w:pPr>
        <w:pStyle w:val="FootnoteText"/>
      </w:pPr>
      <w:r w:rsidRPr="004A3E27">
        <w:rPr>
          <w:rStyle w:val="FootnoteReference"/>
        </w:rPr>
        <w:footnoteRef/>
      </w:r>
      <w:r w:rsidRPr="004A3E27">
        <w:t xml:space="preserve"> i.e. Hear Christ who intercedes on our behalf (1 Cor. 1:30; Rom. 8: 34).</w:t>
      </w:r>
    </w:p>
  </w:footnote>
  <w:footnote w:id="57">
    <w:p w:rsidR="00CE1951" w:rsidRPr="004A3E27" w:rsidRDefault="00CE1951" w:rsidP="00435BD3">
      <w:pPr>
        <w:pStyle w:val="FootnoteText"/>
      </w:pPr>
      <w:r w:rsidRPr="004A3E27">
        <w:rPr>
          <w:rStyle w:val="FootnoteReference"/>
        </w:rPr>
        <w:footnoteRef/>
      </w:r>
      <w:r w:rsidRPr="004A3E27">
        <w:t xml:space="preserve"> cp. 2 Tim. 2:3, 12.</w:t>
      </w:r>
    </w:p>
  </w:footnote>
  <w:footnote w:id="58">
    <w:p w:rsidR="00CE1951" w:rsidRPr="004A3E27" w:rsidRDefault="00CE19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9">
    <w:p w:rsidR="00CE1951" w:rsidRPr="004A3E27" w:rsidRDefault="00CE1951" w:rsidP="00435BD3">
      <w:pPr>
        <w:pStyle w:val="FootnoteText"/>
      </w:pPr>
      <w:r w:rsidRPr="004A3E27">
        <w:rPr>
          <w:rStyle w:val="FootnoteReference"/>
        </w:rPr>
        <w:footnoteRef/>
      </w:r>
      <w:r w:rsidRPr="004A3E27">
        <w:t xml:space="preserve"> ‘They cast Me out of their city and now surround Me on the cross’ (St. Augustine).</w:t>
      </w:r>
    </w:p>
  </w:footnote>
  <w:footnote w:id="60">
    <w:p w:rsidR="00CE1951" w:rsidRPr="004A3E27" w:rsidRDefault="00CE19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1">
    <w:p w:rsidR="00CE1951" w:rsidRPr="004A3E27" w:rsidRDefault="00CE1951" w:rsidP="00CF35A1">
      <w:pPr>
        <w:pStyle w:val="FootnoteText"/>
      </w:pPr>
      <w:r w:rsidRPr="004A3E27">
        <w:rPr>
          <w:rStyle w:val="FootnoteReference"/>
        </w:rPr>
        <w:footnoteRef/>
      </w:r>
      <w:r w:rsidRPr="004A3E27">
        <w:t xml:space="preserve"> Cp. Acts 2:24.</w:t>
      </w:r>
    </w:p>
  </w:footnote>
  <w:footnote w:id="62">
    <w:p w:rsidR="00CE1951" w:rsidRPr="004A3E27" w:rsidRDefault="00CE1951" w:rsidP="00CF35A1">
      <w:pPr>
        <w:pStyle w:val="FootnoteText"/>
      </w:pPr>
      <w:r w:rsidRPr="004A3E27">
        <w:rPr>
          <w:rStyle w:val="FootnoteReference"/>
        </w:rPr>
        <w:footnoteRef/>
      </w:r>
      <w:r w:rsidRPr="004A3E27">
        <w:t xml:space="preserve"> cp. Exodus 9:23.</w:t>
      </w:r>
    </w:p>
  </w:footnote>
  <w:footnote w:id="63">
    <w:p w:rsidR="00CE1951" w:rsidRPr="004A3E27" w:rsidRDefault="00CE19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4">
    <w:p w:rsidR="00CE1951" w:rsidRPr="004A3E27" w:rsidRDefault="00CE19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5">
    <w:p w:rsidR="00CE1951" w:rsidRPr="004A3E27" w:rsidRDefault="00CE1951" w:rsidP="00CF35A1">
      <w:pPr>
        <w:pStyle w:val="FootnoteText"/>
      </w:pPr>
      <w:r w:rsidRPr="004A3E27">
        <w:rPr>
          <w:rStyle w:val="FootnoteReference"/>
        </w:rPr>
        <w:footnoteRef/>
      </w:r>
      <w:r w:rsidRPr="004A3E27">
        <w:t xml:space="preserve"> cp. Rev. 21:23.</w:t>
      </w:r>
    </w:p>
  </w:footnote>
  <w:footnote w:id="66">
    <w:p w:rsidR="00CE1951" w:rsidRPr="004A3E27" w:rsidRDefault="00CE19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7">
    <w:p w:rsidR="00CE1951" w:rsidRPr="004A3E27" w:rsidRDefault="00CE19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8">
    <w:p w:rsidR="00CE1951" w:rsidRPr="004A3E27" w:rsidRDefault="00CE1951" w:rsidP="00CF35A1">
      <w:pPr>
        <w:pStyle w:val="FootnoteText"/>
      </w:pPr>
      <w:r w:rsidRPr="004A3E27">
        <w:rPr>
          <w:rStyle w:val="FootnoteReference"/>
        </w:rPr>
        <w:footnoteRef/>
      </w:r>
      <w:r w:rsidRPr="004A3E27">
        <w:t xml:space="preserve"> Rom. 15:9. Christ in David, Apostles, nations. (cp. Ps. 66:2-6).</w:t>
      </w:r>
    </w:p>
  </w:footnote>
  <w:footnote w:id="69">
    <w:p w:rsidR="00CE1951" w:rsidRPr="004A3E27" w:rsidRDefault="00CE19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0">
    <w:p w:rsidR="00CE1951" w:rsidRPr="004A3E27" w:rsidRDefault="00CE1951" w:rsidP="00CF35A1">
      <w:pPr>
        <w:pStyle w:val="FootnoteText"/>
      </w:pPr>
      <w:r w:rsidRPr="004A3E27">
        <w:rPr>
          <w:rStyle w:val="FootnoteReference"/>
        </w:rPr>
        <w:footnoteRef/>
      </w:r>
      <w:r w:rsidRPr="004A3E27">
        <w:t xml:space="preserve"> Rom. 10:18.</w:t>
      </w:r>
    </w:p>
  </w:footnote>
  <w:footnote w:id="71">
    <w:p w:rsidR="00CE1951" w:rsidRPr="004A3E27" w:rsidRDefault="00CE1951" w:rsidP="00CF35A1">
      <w:pPr>
        <w:pStyle w:val="FootnoteText"/>
      </w:pPr>
      <w:r w:rsidRPr="004A3E27">
        <w:rPr>
          <w:rStyle w:val="FootnoteReference"/>
        </w:rPr>
        <w:footnoteRef/>
      </w:r>
      <w:r w:rsidRPr="004A3E27">
        <w:t xml:space="preserve"> cp. Ps. 88:38.</w:t>
      </w:r>
    </w:p>
  </w:footnote>
  <w:footnote w:id="72">
    <w:p w:rsidR="00CE1951" w:rsidRPr="004A3E27" w:rsidRDefault="00CE1951" w:rsidP="00CF35A1">
      <w:pPr>
        <w:pStyle w:val="FootnoteText"/>
      </w:pPr>
      <w:r w:rsidRPr="004A3E27">
        <w:rPr>
          <w:rStyle w:val="FootnoteReference"/>
        </w:rPr>
        <w:footnoteRef/>
      </w:r>
      <w:r w:rsidRPr="004A3E27">
        <w:t xml:space="preserve"> cp. Ps. 118:72.</w:t>
      </w:r>
    </w:p>
  </w:footnote>
  <w:footnote w:id="73">
    <w:p w:rsidR="00CE1951" w:rsidRPr="004A3E27" w:rsidRDefault="00CE19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4">
    <w:p w:rsidR="00CE1951" w:rsidRPr="004A3E27" w:rsidRDefault="00CE19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5">
    <w:p w:rsidR="00CE1951" w:rsidRPr="004A3E27" w:rsidRDefault="00CE19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6">
    <w:p w:rsidR="00CE1951" w:rsidRPr="004A3E27" w:rsidRDefault="00CE19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7">
    <w:p w:rsidR="00CE1951" w:rsidRPr="004A3E27" w:rsidRDefault="00CE1951" w:rsidP="00CF35A1">
      <w:pPr>
        <w:pStyle w:val="FootnoteText"/>
      </w:pPr>
      <w:r w:rsidRPr="004A3E27">
        <w:rPr>
          <w:rStyle w:val="FootnoteReference"/>
        </w:rPr>
        <w:footnoteRef/>
      </w:r>
      <w:r w:rsidRPr="004A3E27">
        <w:t xml:space="preserve"> ‘Christ died that we might live’ (1 Thess. 5:10; 1 Pet. 2:24).</w:t>
      </w:r>
    </w:p>
  </w:footnote>
  <w:footnote w:id="78">
    <w:p w:rsidR="00CE1951" w:rsidRPr="004A3E27" w:rsidRDefault="00CE1951" w:rsidP="00CF35A1">
      <w:pPr>
        <w:pStyle w:val="FootnoteText"/>
      </w:pPr>
      <w:r w:rsidRPr="004A3E27">
        <w:rPr>
          <w:rStyle w:val="FootnoteReference"/>
        </w:rPr>
        <w:footnoteRef/>
      </w:r>
      <w:r w:rsidRPr="004A3E27">
        <w:t xml:space="preserve"> Dawn is one of Christ’s names (cp. Lk. 1:78; Mal. 4:2).</w:t>
      </w:r>
    </w:p>
  </w:footnote>
  <w:footnote w:id="79">
    <w:p w:rsidR="00CE1951" w:rsidRPr="004A3E27" w:rsidRDefault="00CE19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0">
    <w:p w:rsidR="00CE1951" w:rsidRPr="004A3E27" w:rsidRDefault="00CE1951" w:rsidP="00CF35A1">
      <w:pPr>
        <w:pStyle w:val="FootnoteText"/>
      </w:pPr>
      <w:r w:rsidRPr="004A3E27">
        <w:rPr>
          <w:rStyle w:val="FootnoteReference"/>
        </w:rPr>
        <w:footnoteRef/>
      </w:r>
      <w:r w:rsidRPr="004A3E27">
        <w:t xml:space="preserve"> Mt. 27:39,43; Wis. 2:12-20.</w:t>
      </w:r>
    </w:p>
  </w:footnote>
  <w:footnote w:id="81">
    <w:p w:rsidR="00CE1951" w:rsidRPr="004A3E27" w:rsidRDefault="00CE1951" w:rsidP="00CF35A1">
      <w:pPr>
        <w:pStyle w:val="FootnoteText"/>
      </w:pPr>
      <w:r w:rsidRPr="004A3E27">
        <w:rPr>
          <w:rStyle w:val="FootnoteReference"/>
        </w:rPr>
        <w:footnoteRef/>
      </w:r>
      <w:r w:rsidRPr="004A3E27">
        <w:t xml:space="preserve"> Lam. 2:16; 3:46.</w:t>
      </w:r>
    </w:p>
  </w:footnote>
  <w:footnote w:id="82">
    <w:p w:rsidR="00CE1951" w:rsidRPr="004A3E27" w:rsidRDefault="00CE1951" w:rsidP="00CF35A1">
      <w:pPr>
        <w:pStyle w:val="FootnoteText"/>
      </w:pPr>
      <w:r w:rsidRPr="004A3E27">
        <w:rPr>
          <w:rStyle w:val="FootnoteReference"/>
        </w:rPr>
        <w:footnoteRef/>
      </w:r>
      <w:r w:rsidRPr="004A3E27">
        <w:t xml:space="preserve"> Jn. 19:37.</w:t>
      </w:r>
    </w:p>
  </w:footnote>
  <w:footnote w:id="83">
    <w:p w:rsidR="00CE1951" w:rsidRPr="004A3E27" w:rsidRDefault="00CE1951" w:rsidP="00CF35A1">
      <w:pPr>
        <w:pStyle w:val="FootnoteText"/>
      </w:pPr>
      <w:r w:rsidRPr="004A3E27">
        <w:rPr>
          <w:rStyle w:val="FootnoteReference"/>
        </w:rPr>
        <w:footnoteRef/>
      </w:r>
      <w:r w:rsidRPr="004A3E27">
        <w:t xml:space="preserve"> Jn. 19:24.</w:t>
      </w:r>
    </w:p>
  </w:footnote>
  <w:footnote w:id="84">
    <w:p w:rsidR="00CE1951" w:rsidRPr="004A3E27" w:rsidRDefault="00CE19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5">
    <w:p w:rsidR="00CE1951" w:rsidRPr="004A3E27" w:rsidRDefault="00CE1951" w:rsidP="00CF35A1">
      <w:pPr>
        <w:pStyle w:val="FootnoteText"/>
      </w:pPr>
      <w:r w:rsidRPr="004A3E27">
        <w:rPr>
          <w:rStyle w:val="FootnoteReference"/>
        </w:rPr>
        <w:footnoteRef/>
      </w:r>
      <w:r w:rsidRPr="004A3E27">
        <w:t xml:space="preserve"> Hebrews 2:12.</w:t>
      </w:r>
    </w:p>
  </w:footnote>
  <w:footnote w:id="86">
    <w:p w:rsidR="00CE1951" w:rsidRPr="004A3E27" w:rsidRDefault="00CE19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7">
    <w:p w:rsidR="00CE1951" w:rsidRPr="004A3E27" w:rsidRDefault="00CE1951" w:rsidP="00CF35A1">
      <w:pPr>
        <w:pStyle w:val="FootnoteText"/>
      </w:pPr>
      <w:r w:rsidRPr="004A3E27">
        <w:rPr>
          <w:rStyle w:val="FootnoteReference"/>
        </w:rPr>
        <w:footnoteRef/>
      </w:r>
      <w:r w:rsidRPr="004A3E27">
        <w:t xml:space="preserve"> Romans 3:24-26; John 17:4; 19:30.</w:t>
      </w:r>
    </w:p>
  </w:footnote>
  <w:footnote w:id="88">
    <w:p w:rsidR="00CE1951" w:rsidRPr="004A3E27" w:rsidRDefault="00CE19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9">
    <w:p w:rsidR="00CE1951" w:rsidRPr="004A3E27" w:rsidRDefault="00CE1951" w:rsidP="00CF35A1">
      <w:pPr>
        <w:pStyle w:val="FootnoteText"/>
      </w:pPr>
      <w:r w:rsidRPr="004A3E27">
        <w:rPr>
          <w:rStyle w:val="FootnoteReference"/>
        </w:rPr>
        <w:footnoteRef/>
      </w:r>
      <w:r w:rsidRPr="004A3E27">
        <w:t xml:space="preserve"> cp. Ephes. 5:18.</w:t>
      </w:r>
    </w:p>
  </w:footnote>
  <w:footnote w:id="90">
    <w:p w:rsidR="00CE1951" w:rsidRPr="004A3E27" w:rsidRDefault="00CE1951" w:rsidP="00CF35A1">
      <w:pPr>
        <w:pStyle w:val="FootnoteText"/>
      </w:pPr>
      <w:r w:rsidRPr="004A3E27">
        <w:rPr>
          <w:rStyle w:val="FootnoteReference"/>
        </w:rPr>
        <w:footnoteRef/>
      </w:r>
      <w:r w:rsidRPr="004A3E27">
        <w:t xml:space="preserve"> cp. Ps. 26:4.</w:t>
      </w:r>
    </w:p>
  </w:footnote>
  <w:footnote w:id="91">
    <w:p w:rsidR="00CE1951" w:rsidRPr="004A3E27" w:rsidRDefault="00CE1951" w:rsidP="00CF35A1">
      <w:pPr>
        <w:pStyle w:val="FootnoteText"/>
      </w:pPr>
      <w:r w:rsidRPr="004A3E27">
        <w:rPr>
          <w:rStyle w:val="FootnoteReference"/>
        </w:rPr>
        <w:footnoteRef/>
      </w:r>
      <w:r w:rsidRPr="004A3E27">
        <w:t xml:space="preserve"> 1 Cor. 10:26-28; cp. Psalm 49:12.</w:t>
      </w:r>
    </w:p>
  </w:footnote>
  <w:footnote w:id="92">
    <w:p w:rsidR="00CE1951" w:rsidRPr="004A3E27" w:rsidRDefault="00CE1951" w:rsidP="00CF35A1">
      <w:pPr>
        <w:pStyle w:val="FootnoteText"/>
      </w:pPr>
      <w:r w:rsidRPr="004A3E27">
        <w:rPr>
          <w:rStyle w:val="FootnoteReference"/>
        </w:rPr>
        <w:footnoteRef/>
      </w:r>
      <w:r w:rsidRPr="004A3E27">
        <w:t xml:space="preserve"> Is. 2:2; Dan. 2:35; 1 Cor. 10:4.</w:t>
      </w:r>
    </w:p>
  </w:footnote>
  <w:footnote w:id="93">
    <w:p w:rsidR="00CE1951" w:rsidRPr="004A3E27" w:rsidRDefault="00CE19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4">
    <w:p w:rsidR="00CE1951" w:rsidRPr="004A3E27" w:rsidRDefault="00CE19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5">
    <w:p w:rsidR="00CE1951" w:rsidRPr="004A3E27" w:rsidRDefault="00CE19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6">
    <w:p w:rsidR="00CE1951" w:rsidRPr="004A3E27" w:rsidRDefault="00CE19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7">
    <w:p w:rsidR="00CE1951" w:rsidRPr="004A3E27" w:rsidRDefault="00CE19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8">
    <w:p w:rsidR="00CE1951" w:rsidRPr="004A3E27" w:rsidRDefault="00CE19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9">
    <w:p w:rsidR="00CE1951" w:rsidRPr="004A3E27" w:rsidRDefault="00CE19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0">
    <w:p w:rsidR="00CE1951" w:rsidRPr="004A3E27" w:rsidRDefault="00CE19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1">
    <w:p w:rsidR="00CE1951" w:rsidRPr="004A3E27" w:rsidRDefault="00CE1951" w:rsidP="002D71F0">
      <w:pPr>
        <w:pStyle w:val="FootnoteText"/>
      </w:pPr>
      <w:r w:rsidRPr="004A3E27">
        <w:rPr>
          <w:rStyle w:val="FootnoteReference"/>
        </w:rPr>
        <w:footnoteRef/>
      </w:r>
      <w:r w:rsidRPr="004A3E27">
        <w:t xml:space="preserve"> churches: assemblies, gatherings, congregations (not buildings).</w:t>
      </w:r>
    </w:p>
  </w:footnote>
  <w:footnote w:id="102">
    <w:p w:rsidR="00CE1951" w:rsidRPr="004A3E27" w:rsidRDefault="00CE19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3">
    <w:p w:rsidR="00CE1951" w:rsidRPr="004A3E27" w:rsidRDefault="00CE19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CE1951" w:rsidRPr="004A3E27" w:rsidRDefault="00CE1951" w:rsidP="002D71F0">
      <w:pPr>
        <w:pStyle w:val="FootnoteText"/>
      </w:pPr>
      <w:r w:rsidRPr="004A3E27">
        <w:tab/>
        <w:t>‘No sweeter fragrance than to follow Christ,</w:t>
      </w:r>
    </w:p>
    <w:p w:rsidR="00CE1951" w:rsidRPr="004A3E27" w:rsidRDefault="00CE1951" w:rsidP="002D71F0">
      <w:pPr>
        <w:pStyle w:val="FootnoteText"/>
      </w:pPr>
      <w:r w:rsidRPr="004A3E27">
        <w:tab/>
        <w:t>when man makes offerings of a holy life,</w:t>
      </w:r>
    </w:p>
    <w:p w:rsidR="00CE1951" w:rsidRPr="004A3E27" w:rsidRDefault="00CE1951" w:rsidP="002D71F0">
      <w:pPr>
        <w:pStyle w:val="FootnoteText"/>
      </w:pPr>
      <w:r w:rsidRPr="004A3E27">
        <w:tab/>
        <w:t>and offers golden deeds in sacrifice’ (St. Prosper).</w:t>
      </w:r>
    </w:p>
  </w:footnote>
  <w:footnote w:id="104">
    <w:p w:rsidR="00CE1951" w:rsidRPr="004A3E27" w:rsidRDefault="00CE1951" w:rsidP="002D71F0">
      <w:pPr>
        <w:pStyle w:val="FootnoteText"/>
      </w:pPr>
      <w:r w:rsidRPr="004A3E27">
        <w:rPr>
          <w:rStyle w:val="FootnoteReference"/>
        </w:rPr>
        <w:footnoteRef/>
      </w:r>
      <w:r w:rsidRPr="004A3E27">
        <w:t xml:space="preserve"> cp. Psalm 21:11.</w:t>
      </w:r>
    </w:p>
  </w:footnote>
  <w:footnote w:id="105">
    <w:p w:rsidR="00CE1951" w:rsidRPr="004A3E27" w:rsidRDefault="00CE1951" w:rsidP="002D71F0">
      <w:pPr>
        <w:pStyle w:val="FootnoteText"/>
      </w:pPr>
      <w:r w:rsidRPr="004A3E27">
        <w:rPr>
          <w:rStyle w:val="FootnoteReference"/>
        </w:rPr>
        <w:footnoteRef/>
      </w:r>
      <w:r w:rsidRPr="004A3E27">
        <w:t xml:space="preserve"> cp. Isaiah 5:12.</w:t>
      </w:r>
    </w:p>
  </w:footnote>
  <w:footnote w:id="106">
    <w:p w:rsidR="00CE1951" w:rsidRPr="004A3E27" w:rsidRDefault="00CE1951" w:rsidP="002D71F0">
      <w:pPr>
        <w:pStyle w:val="FootnoteText"/>
      </w:pPr>
      <w:r w:rsidRPr="004A3E27">
        <w:rPr>
          <w:rStyle w:val="FootnoteReference"/>
        </w:rPr>
        <w:footnoteRef/>
      </w:r>
      <w:r w:rsidRPr="004A3E27">
        <w:t xml:space="preserve"> Cp. Isaiah 40:11; John 10:11.</w:t>
      </w:r>
    </w:p>
  </w:footnote>
  <w:footnote w:id="107">
    <w:p w:rsidR="00CE1951" w:rsidRPr="004A3E27" w:rsidRDefault="00CE1951" w:rsidP="002D71F0">
      <w:pPr>
        <w:pStyle w:val="FootnoteText"/>
      </w:pPr>
      <w:r w:rsidRPr="004A3E27">
        <w:rPr>
          <w:rStyle w:val="FootnoteReference"/>
        </w:rPr>
        <w:footnoteRef/>
      </w:r>
      <w:r w:rsidRPr="004A3E27">
        <w:t xml:space="preserve"> Cp. Exodus 9:23. In thunderstorms deer often cast their young.</w:t>
      </w:r>
    </w:p>
  </w:footnote>
  <w:footnote w:id="108">
    <w:p w:rsidR="00CE1951" w:rsidRPr="004A3E27" w:rsidRDefault="00CE19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9">
    <w:p w:rsidR="00CE1951" w:rsidRPr="004A3E27" w:rsidRDefault="00CE19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0">
    <w:p w:rsidR="00CE1951" w:rsidRPr="004A3E27" w:rsidRDefault="00CE19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1">
    <w:p w:rsidR="00CE1951" w:rsidRPr="004A3E27" w:rsidRDefault="00CE1951" w:rsidP="002D71F0">
      <w:pPr>
        <w:pStyle w:val="FootnoteText"/>
      </w:pPr>
      <w:r w:rsidRPr="004A3E27">
        <w:rPr>
          <w:rStyle w:val="FootnoteReference"/>
        </w:rPr>
        <w:footnoteRef/>
      </w:r>
      <w:r w:rsidRPr="004A3E27">
        <w:t xml:space="preserve"> Blood signifies death (cp. Lev. 17:14).</w:t>
      </w:r>
    </w:p>
  </w:footnote>
  <w:footnote w:id="112">
    <w:p w:rsidR="00CE1951" w:rsidRPr="004A3E27" w:rsidRDefault="00CE19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3">
    <w:p w:rsidR="00CE1951" w:rsidRPr="004A3E27" w:rsidRDefault="00CE19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4">
    <w:p w:rsidR="00CE1951" w:rsidRPr="004A3E27" w:rsidRDefault="00CE1951" w:rsidP="002D71F0">
      <w:pPr>
        <w:pStyle w:val="FootnoteText"/>
      </w:pPr>
      <w:r w:rsidRPr="004A3E27">
        <w:rPr>
          <w:rStyle w:val="FootnoteReference"/>
        </w:rPr>
        <w:footnoteRef/>
      </w:r>
      <w:r w:rsidRPr="004A3E27">
        <w:t xml:space="preserve"> Luke 23:46.</w:t>
      </w:r>
    </w:p>
  </w:footnote>
  <w:footnote w:id="115">
    <w:p w:rsidR="00CE1951" w:rsidRPr="004A3E27" w:rsidRDefault="00CE19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6">
    <w:p w:rsidR="00CE1951" w:rsidRPr="004A3E27" w:rsidRDefault="00CE19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7">
    <w:p w:rsidR="00CE1951" w:rsidRPr="004A3E27" w:rsidRDefault="00CE1951" w:rsidP="002D71F0">
      <w:pPr>
        <w:pStyle w:val="FootnoteText"/>
      </w:pPr>
      <w:r w:rsidRPr="004A3E27">
        <w:rPr>
          <w:rStyle w:val="FootnoteReference"/>
        </w:rPr>
        <w:footnoteRef/>
      </w:r>
      <w:r w:rsidRPr="004A3E27">
        <w:t xml:space="preserve"> The sense of separation from God is the great illusion and madness.</w:t>
      </w:r>
    </w:p>
  </w:footnote>
  <w:footnote w:id="118">
    <w:p w:rsidR="00CE1951" w:rsidRPr="004A3E27" w:rsidRDefault="00CE19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9">
    <w:p w:rsidR="00CE1951" w:rsidRPr="004A3E27" w:rsidRDefault="00CE19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0">
    <w:p w:rsidR="00CE1951" w:rsidRPr="004A3E27" w:rsidRDefault="00CE19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1">
    <w:p w:rsidR="00CE1951" w:rsidRPr="004A3E27" w:rsidRDefault="00CE1951" w:rsidP="002D71F0">
      <w:pPr>
        <w:pStyle w:val="FootnoteText"/>
      </w:pPr>
      <w:r w:rsidRPr="004A3E27">
        <w:rPr>
          <w:rStyle w:val="FootnoteReference"/>
        </w:rPr>
        <w:footnoteRef/>
      </w:r>
      <w:r w:rsidRPr="004A3E27">
        <w:t xml:space="preserve"> Man is made for happiness, fruit of grace, forgiveness, right relations, holiness.</w:t>
      </w:r>
    </w:p>
  </w:footnote>
  <w:footnote w:id="122">
    <w:p w:rsidR="00CE1951" w:rsidRPr="004A3E27" w:rsidRDefault="00CE19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3">
    <w:p w:rsidR="00CE1951" w:rsidRPr="004A3E27" w:rsidRDefault="00CE19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4">
    <w:p w:rsidR="00CE1951" w:rsidRPr="004A3E27" w:rsidRDefault="00CE1951" w:rsidP="00950468">
      <w:pPr>
        <w:pStyle w:val="FootnoteText"/>
      </w:pPr>
      <w:r w:rsidRPr="004A3E27">
        <w:rPr>
          <w:rStyle w:val="FootnoteReference"/>
        </w:rPr>
        <w:footnoteRef/>
      </w:r>
      <w:r w:rsidRPr="004A3E27">
        <w:t xml:space="preserve"> Naturally and spiritually (Jn. 3:3-6).</w:t>
      </w:r>
    </w:p>
  </w:footnote>
  <w:footnote w:id="125">
    <w:p w:rsidR="00CE1951" w:rsidRPr="004A3E27" w:rsidRDefault="00CE19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6">
    <w:p w:rsidR="00CE1951" w:rsidRPr="004A3E27" w:rsidRDefault="00CE1951" w:rsidP="00950468">
      <w:pPr>
        <w:pStyle w:val="FootnoteText"/>
      </w:pPr>
      <w:r w:rsidRPr="004A3E27">
        <w:rPr>
          <w:rStyle w:val="FootnoteReference"/>
        </w:rPr>
        <w:footnoteRef/>
      </w:r>
      <w:r w:rsidRPr="004A3E27">
        <w:t xml:space="preserve"> ‘The land of the living.’</w:t>
      </w:r>
    </w:p>
  </w:footnote>
  <w:footnote w:id="127">
    <w:p w:rsidR="00CE1951" w:rsidRPr="004A3E27" w:rsidRDefault="00CE19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8">
    <w:p w:rsidR="00CE1951" w:rsidRPr="004A3E27" w:rsidRDefault="00CE1951" w:rsidP="00950468">
      <w:pPr>
        <w:pStyle w:val="FootnoteText"/>
      </w:pPr>
      <w:r w:rsidRPr="004A3E27">
        <w:rPr>
          <w:rStyle w:val="FootnoteReference"/>
        </w:rPr>
        <w:footnoteRef/>
      </w:r>
      <w:r w:rsidRPr="004A3E27">
        <w:t xml:space="preserve"> John 19:1; Mt. 27:26.</w:t>
      </w:r>
    </w:p>
  </w:footnote>
  <w:footnote w:id="129">
    <w:p w:rsidR="00CE1951" w:rsidRPr="004A3E27" w:rsidRDefault="00CE1951" w:rsidP="00950468">
      <w:pPr>
        <w:pStyle w:val="FootnoteText"/>
      </w:pPr>
      <w:r w:rsidRPr="004A3E27">
        <w:rPr>
          <w:rStyle w:val="FootnoteReference"/>
        </w:rPr>
        <w:footnoteRef/>
      </w:r>
      <w:r w:rsidRPr="004A3E27">
        <w:t xml:space="preserve"> cp. Psalm 21:21.</w:t>
      </w:r>
    </w:p>
  </w:footnote>
  <w:footnote w:id="130">
    <w:p w:rsidR="00CE1951" w:rsidRPr="004A3E27" w:rsidRDefault="00CE1951" w:rsidP="00950468">
      <w:pPr>
        <w:pStyle w:val="FootnoteText"/>
      </w:pPr>
      <w:r w:rsidRPr="004A3E27">
        <w:rPr>
          <w:rStyle w:val="FootnoteReference"/>
        </w:rPr>
        <w:footnoteRef/>
      </w:r>
      <w:r w:rsidRPr="004A3E27">
        <w:t xml:space="preserve"> cp. John 15:25.</w:t>
      </w:r>
    </w:p>
  </w:footnote>
  <w:footnote w:id="131">
    <w:p w:rsidR="00CE1951" w:rsidRPr="004A3E27" w:rsidRDefault="00CE1951" w:rsidP="00950468">
      <w:pPr>
        <w:pStyle w:val="FootnoteText"/>
      </w:pPr>
      <w:r w:rsidRPr="004A3E27">
        <w:rPr>
          <w:rStyle w:val="FootnoteReference"/>
        </w:rPr>
        <w:footnoteRef/>
      </w:r>
      <w:r w:rsidRPr="004A3E27">
        <w:t xml:space="preserve"> cp. Psalm 36:30.</w:t>
      </w:r>
    </w:p>
  </w:footnote>
  <w:footnote w:id="132">
    <w:p w:rsidR="00CE1951" w:rsidRPr="004A3E27" w:rsidRDefault="00CE1951" w:rsidP="00950468">
      <w:pPr>
        <w:pStyle w:val="FootnoteText"/>
      </w:pPr>
      <w:r w:rsidRPr="004A3E27">
        <w:rPr>
          <w:rStyle w:val="FootnoteReference"/>
        </w:rPr>
        <w:footnoteRef/>
      </w:r>
      <w:r w:rsidRPr="004A3E27">
        <w:t xml:space="preserve"> cp. Psalm 109:7.</w:t>
      </w:r>
    </w:p>
  </w:footnote>
  <w:footnote w:id="133">
    <w:p w:rsidR="00CE1951" w:rsidRPr="004A3E27" w:rsidRDefault="00CE19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4">
    <w:p w:rsidR="00CE1951" w:rsidRPr="004A3E27" w:rsidRDefault="00CE1951" w:rsidP="00950468">
      <w:pPr>
        <w:pStyle w:val="FootnoteText"/>
      </w:pPr>
      <w:r w:rsidRPr="004A3E27">
        <w:rPr>
          <w:rStyle w:val="FootnoteReference"/>
        </w:rPr>
        <w:footnoteRef/>
      </w:r>
      <w:r w:rsidRPr="004A3E27">
        <w:t xml:space="preserve"> ‘The Prophet asks to be free from passion’ (St. Athanasius).</w:t>
      </w:r>
    </w:p>
  </w:footnote>
  <w:footnote w:id="135">
    <w:p w:rsidR="00CE1951" w:rsidRPr="004A3E27" w:rsidRDefault="00CE1951" w:rsidP="00950468">
      <w:pPr>
        <w:pStyle w:val="FootnoteText"/>
      </w:pPr>
      <w:r w:rsidRPr="004A3E27">
        <w:rPr>
          <w:rStyle w:val="FootnoteReference"/>
        </w:rPr>
        <w:footnoteRef/>
      </w:r>
      <w:r w:rsidRPr="004A3E27">
        <w:t xml:space="preserve"> Prov. 24:19.</w:t>
      </w:r>
    </w:p>
  </w:footnote>
  <w:footnote w:id="136">
    <w:p w:rsidR="00CE1951" w:rsidRPr="004A3E27" w:rsidRDefault="00CE19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7">
    <w:p w:rsidR="00CE1951" w:rsidRPr="004A3E27" w:rsidRDefault="00CE19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8">
    <w:p w:rsidR="00CE1951" w:rsidRPr="004A3E27" w:rsidRDefault="00CE19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9">
    <w:p w:rsidR="00CE1951" w:rsidRPr="004A3E27" w:rsidRDefault="00CE19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0">
    <w:p w:rsidR="00CE1951" w:rsidRPr="004A3E27" w:rsidRDefault="00CE19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1">
    <w:p w:rsidR="00CE1951" w:rsidRPr="004A3E27" w:rsidRDefault="00CE19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2">
    <w:p w:rsidR="00CE1951" w:rsidRPr="004A3E27" w:rsidRDefault="00CE1951" w:rsidP="00950468">
      <w:pPr>
        <w:pStyle w:val="FootnoteText"/>
      </w:pPr>
      <w:r w:rsidRPr="004A3E27">
        <w:rPr>
          <w:rStyle w:val="FootnoteReference"/>
        </w:rPr>
        <w:footnoteRef/>
      </w:r>
      <w:r w:rsidRPr="004A3E27">
        <w:t xml:space="preserve"> ‘Remove sin, and then whatever you see in man is of God’ (St. Augustine)</w:t>
      </w:r>
    </w:p>
  </w:footnote>
  <w:footnote w:id="143">
    <w:p w:rsidR="00CE1951" w:rsidRPr="004A3E27" w:rsidRDefault="00CE1951" w:rsidP="00950468">
      <w:pPr>
        <w:pStyle w:val="FootnoteText"/>
      </w:pPr>
      <w:r w:rsidRPr="004A3E27">
        <w:rPr>
          <w:rStyle w:val="FootnoteReference"/>
        </w:rPr>
        <w:footnoteRef/>
      </w:r>
      <w:r w:rsidRPr="004A3E27">
        <w:t xml:space="preserve"> Compare Ps. 36:1, 37 with Proverbs 24: 19-20 (RSV) and Mt. 5:5-9.</w:t>
      </w:r>
    </w:p>
  </w:footnote>
  <w:footnote w:id="144">
    <w:p w:rsidR="00CE1951" w:rsidRPr="004A3E27" w:rsidRDefault="00CE1951" w:rsidP="00950468">
      <w:pPr>
        <w:pStyle w:val="FootnoteText"/>
      </w:pPr>
      <w:r w:rsidRPr="004A3E27">
        <w:rPr>
          <w:rStyle w:val="FootnoteReference"/>
        </w:rPr>
        <w:footnoteRef/>
      </w:r>
      <w:r w:rsidRPr="004A3E27">
        <w:t xml:space="preserve"> cp. Heb. 12:5-13. Psalm 6:2 is identical with 37:2.</w:t>
      </w:r>
    </w:p>
  </w:footnote>
  <w:footnote w:id="145">
    <w:p w:rsidR="00CE1951" w:rsidRPr="004A3E27" w:rsidRDefault="00CE1951" w:rsidP="00950468">
      <w:pPr>
        <w:pStyle w:val="FootnoteText"/>
      </w:pPr>
      <w:r w:rsidRPr="004A3E27">
        <w:rPr>
          <w:rStyle w:val="FootnoteReference"/>
        </w:rPr>
        <w:footnoteRef/>
      </w:r>
      <w:r w:rsidRPr="004A3E27">
        <w:t xml:space="preserve"> cp. Mt. 19:20. ‘One thing you lack’ (Mk. 10:21).</w:t>
      </w:r>
    </w:p>
  </w:footnote>
  <w:footnote w:id="146">
    <w:p w:rsidR="00CE1951" w:rsidRPr="004A3E27" w:rsidRDefault="00CE19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7">
    <w:p w:rsidR="00CE1951" w:rsidRPr="004A3E27" w:rsidRDefault="00CE19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8">
    <w:p w:rsidR="00CE1951" w:rsidRPr="004A3E27" w:rsidRDefault="00CE1951" w:rsidP="00950468">
      <w:pPr>
        <w:pStyle w:val="FootnoteText"/>
      </w:pPr>
      <w:r w:rsidRPr="004A3E27">
        <w:rPr>
          <w:rStyle w:val="FootnoteReference"/>
        </w:rPr>
        <w:footnoteRef/>
      </w:r>
      <w:r w:rsidRPr="004A3E27">
        <w:t xml:space="preserve"> cp. 1 Sam. 15:22. Love shown in obedience is the true sacrifice.</w:t>
      </w:r>
    </w:p>
  </w:footnote>
  <w:footnote w:id="149">
    <w:p w:rsidR="00CE1951" w:rsidRPr="004A3E27" w:rsidRDefault="00CE19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0">
    <w:p w:rsidR="00CE1951" w:rsidRPr="004A3E27" w:rsidRDefault="00CE1951" w:rsidP="00950468">
      <w:pPr>
        <w:pStyle w:val="FootnoteText"/>
      </w:pPr>
      <w:r w:rsidRPr="004A3E27">
        <w:rPr>
          <w:rStyle w:val="FootnoteReference"/>
        </w:rPr>
        <w:footnoteRef/>
      </w:r>
      <w:r w:rsidRPr="004A3E27">
        <w:t xml:space="preserve"> The great universal Church (cp. St. Athanasius).</w:t>
      </w:r>
    </w:p>
  </w:footnote>
  <w:footnote w:id="151">
    <w:p w:rsidR="00CE1951" w:rsidRPr="004A3E27" w:rsidRDefault="00CE1951" w:rsidP="00950468">
      <w:pPr>
        <w:pStyle w:val="FootnoteText"/>
      </w:pPr>
      <w:r w:rsidRPr="004A3E27">
        <w:rPr>
          <w:rStyle w:val="FootnoteReference"/>
        </w:rPr>
        <w:footnoteRef/>
      </w:r>
      <w:r w:rsidRPr="004A3E27">
        <w:t xml:space="preserve"> John 13:30.</w:t>
      </w:r>
    </w:p>
  </w:footnote>
  <w:footnote w:id="152">
    <w:p w:rsidR="00CE1951" w:rsidRPr="004A3E27" w:rsidRDefault="00CE19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3">
    <w:p w:rsidR="00CE1951" w:rsidRPr="004A3E27" w:rsidRDefault="00CE19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4">
    <w:p w:rsidR="00CE1951" w:rsidRPr="004A3E27" w:rsidRDefault="00CE1951" w:rsidP="00950468">
      <w:pPr>
        <w:pStyle w:val="FootnoteText"/>
      </w:pPr>
      <w:r w:rsidRPr="004A3E27">
        <w:rPr>
          <w:rStyle w:val="FootnoteReference"/>
        </w:rPr>
        <w:footnoteRef/>
      </w:r>
      <w:r w:rsidRPr="004A3E27">
        <w:t xml:space="preserve"> With the Gospel of forgiveness (1 Sam. 24:17-20; Lk. 23:34).</w:t>
      </w:r>
    </w:p>
  </w:footnote>
  <w:footnote w:id="155">
    <w:p w:rsidR="00CE1951" w:rsidRPr="004A3E27" w:rsidRDefault="00CE19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6">
    <w:p w:rsidR="00CE1951" w:rsidRPr="004A3E27" w:rsidRDefault="00CE19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7">
    <w:p w:rsidR="00CE1951" w:rsidRPr="004A3E27" w:rsidRDefault="00CE19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8">
    <w:p w:rsidR="00CE1951" w:rsidRPr="004A3E27" w:rsidRDefault="00CE19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9">
    <w:p w:rsidR="00CE1951" w:rsidRPr="004A3E27" w:rsidRDefault="00CE19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0">
    <w:p w:rsidR="00CE1951" w:rsidRPr="004A3E27" w:rsidRDefault="00CE19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1">
    <w:p w:rsidR="00CE1951" w:rsidRPr="004A3E27" w:rsidRDefault="00CE1951" w:rsidP="00950468">
      <w:pPr>
        <w:pStyle w:val="FootnoteText"/>
      </w:pPr>
      <w:r w:rsidRPr="004A3E27">
        <w:rPr>
          <w:rStyle w:val="FootnoteReference"/>
        </w:rPr>
        <w:footnoteRef/>
      </w:r>
      <w:r w:rsidRPr="004A3E27">
        <w:t xml:space="preserve"> cp. Rev. 19:11-16.</w:t>
      </w:r>
    </w:p>
  </w:footnote>
  <w:footnote w:id="162">
    <w:p w:rsidR="00CE1951" w:rsidRPr="004A3E27" w:rsidRDefault="00CE19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3">
    <w:p w:rsidR="00CE1951" w:rsidRPr="004A3E27" w:rsidRDefault="00CE19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4">
    <w:p w:rsidR="00CE1951" w:rsidRPr="004A3E27" w:rsidRDefault="00CE19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5">
    <w:p w:rsidR="00CE1951" w:rsidRPr="004A3E27" w:rsidRDefault="00CE1951" w:rsidP="00950468">
      <w:pPr>
        <w:pStyle w:val="FootnoteText"/>
      </w:pPr>
      <w:r w:rsidRPr="004A3E27">
        <w:rPr>
          <w:rStyle w:val="FootnoteReference"/>
        </w:rPr>
        <w:footnoteRef/>
      </w:r>
      <w:r w:rsidRPr="004A3E27">
        <w:t xml:space="preserve"> Rev. 22:1.</w:t>
      </w:r>
    </w:p>
  </w:footnote>
  <w:footnote w:id="166">
    <w:p w:rsidR="00CE1951" w:rsidRPr="004A3E27" w:rsidRDefault="00CE19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7">
    <w:p w:rsidR="00CE1951" w:rsidRPr="004A3E27" w:rsidRDefault="00CE1951" w:rsidP="00950468">
      <w:pPr>
        <w:pStyle w:val="FootnoteText"/>
      </w:pPr>
      <w:r w:rsidRPr="004A3E27">
        <w:rPr>
          <w:rStyle w:val="FootnoteReference"/>
        </w:rPr>
        <w:footnoteRef/>
      </w:r>
      <w:r w:rsidRPr="004A3E27">
        <w:t xml:space="preserve"> cp. 75:4; Is. 2:4; 11:9; 65:25; Hos. 2:18; Zac. 9:10.</w:t>
      </w:r>
    </w:p>
  </w:footnote>
  <w:footnote w:id="168">
    <w:p w:rsidR="00CE1951" w:rsidRPr="004A3E27" w:rsidRDefault="00CE19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9">
    <w:p w:rsidR="00CE1951" w:rsidRPr="004A3E27" w:rsidRDefault="00CE1951" w:rsidP="00A6346F">
      <w:pPr>
        <w:pStyle w:val="FootnoteText"/>
      </w:pPr>
      <w:r w:rsidRPr="004A3E27">
        <w:rPr>
          <w:rStyle w:val="FootnoteReference"/>
        </w:rPr>
        <w:footnoteRef/>
      </w:r>
      <w:r w:rsidRPr="004A3E27">
        <w:t xml:space="preserve"> ‘The calling of the Gentiles is to be understood, as in 71:9’ (St. Athanasius).</w:t>
      </w:r>
    </w:p>
  </w:footnote>
  <w:footnote w:id="170">
    <w:p w:rsidR="00CE1951" w:rsidRPr="004A3E27" w:rsidRDefault="00CE1951" w:rsidP="00A6346F">
      <w:pPr>
        <w:pStyle w:val="FootnoteText"/>
      </w:pPr>
      <w:r w:rsidRPr="004A3E27">
        <w:rPr>
          <w:rStyle w:val="FootnoteReference"/>
        </w:rPr>
        <w:footnoteRef/>
      </w:r>
      <w:r w:rsidRPr="004A3E27">
        <w:t xml:space="preserve"> Cp. Heb. 12:28,29; Deut. 4:24; 9:3; 10:17-21; Neh. 1:5; Zeph. 2:11.</w:t>
      </w:r>
    </w:p>
  </w:footnote>
  <w:footnote w:id="171">
    <w:p w:rsidR="00CE1951" w:rsidRPr="004A3E27" w:rsidRDefault="00CE1951" w:rsidP="00A6346F">
      <w:pPr>
        <w:pStyle w:val="FootnoteText"/>
      </w:pPr>
      <w:r w:rsidRPr="004A3E27">
        <w:rPr>
          <w:rStyle w:val="FootnoteReference"/>
        </w:rPr>
        <w:footnoteRef/>
      </w:r>
      <w:r w:rsidRPr="004A3E27">
        <w:t xml:space="preserve"> Cp. Ex. 15:17; Is. 58:14: I Pet. 1:4.</w:t>
      </w:r>
    </w:p>
  </w:footnote>
  <w:footnote w:id="172">
    <w:p w:rsidR="00CE1951" w:rsidRPr="004A3E27" w:rsidRDefault="00CE19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3">
    <w:p w:rsidR="00CE1951" w:rsidRPr="004A3E27" w:rsidRDefault="00CE1951" w:rsidP="00A6346F">
      <w:pPr>
        <w:pStyle w:val="FootnoteText"/>
      </w:pPr>
      <w:r w:rsidRPr="004A3E27">
        <w:rPr>
          <w:rStyle w:val="FootnoteReference"/>
        </w:rPr>
        <w:footnoteRef/>
      </w:r>
      <w:r w:rsidRPr="004A3E27">
        <w:t xml:space="preserve"> ‘Jerusalem is the city of the great King’ (Mt. 5:35). cp. Lam. 2:15.</w:t>
      </w:r>
    </w:p>
  </w:footnote>
  <w:footnote w:id="174">
    <w:p w:rsidR="00CE1951" w:rsidRPr="004A3E27" w:rsidRDefault="00CE19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5">
    <w:p w:rsidR="00CE1951" w:rsidRPr="004A3E27" w:rsidRDefault="00CE19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6">
    <w:p w:rsidR="00CE1951" w:rsidRPr="004A3E27" w:rsidRDefault="00CE19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7">
    <w:p w:rsidR="00CE1951" w:rsidRPr="004A3E27" w:rsidRDefault="00CE19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8">
    <w:p w:rsidR="00CE1951" w:rsidRPr="004A3E27" w:rsidRDefault="00CE19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9">
    <w:p w:rsidR="00CE1951" w:rsidRPr="004A3E27" w:rsidRDefault="00CE19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0">
    <w:p w:rsidR="00CE1951" w:rsidRPr="004A3E27" w:rsidRDefault="00CE19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1">
    <w:p w:rsidR="00CE1951" w:rsidRPr="004A3E27" w:rsidRDefault="00CE1951" w:rsidP="00A6346F">
      <w:pPr>
        <w:pStyle w:val="FootnoteText"/>
      </w:pPr>
      <w:r w:rsidRPr="004A3E27">
        <w:rPr>
          <w:rStyle w:val="FootnoteReference"/>
        </w:rPr>
        <w:footnoteRef/>
      </w:r>
      <w:r w:rsidRPr="004A3E27">
        <w:t xml:space="preserve"> Exodus 12:22; John 19:29; Hebrews 9:19.</w:t>
      </w:r>
    </w:p>
  </w:footnote>
  <w:footnote w:id="182">
    <w:p w:rsidR="00CE1951" w:rsidRPr="004A3E27" w:rsidRDefault="00CE19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3">
    <w:p w:rsidR="00CE1951" w:rsidRPr="004A3E27" w:rsidRDefault="00CE19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4">
    <w:p w:rsidR="00CE1951" w:rsidRPr="004A3E27" w:rsidRDefault="00CE19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5">
    <w:p w:rsidR="00CE1951" w:rsidRPr="004A3E27" w:rsidRDefault="00CE1951" w:rsidP="00A6346F">
      <w:pPr>
        <w:pStyle w:val="FootnoteText"/>
      </w:pPr>
      <w:r w:rsidRPr="004A3E27">
        <w:rPr>
          <w:rStyle w:val="FootnoteReference"/>
        </w:rPr>
        <w:footnoteRef/>
      </w:r>
      <w:r w:rsidRPr="004A3E27">
        <w:t xml:space="preserve"> Lk. 10:18; 2 Thess. 1:6.</w:t>
      </w:r>
    </w:p>
  </w:footnote>
  <w:footnote w:id="186">
    <w:p w:rsidR="00CE1951" w:rsidRPr="004A3E27" w:rsidRDefault="00CE195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7">
    <w:p w:rsidR="00CE1951" w:rsidRPr="004A3E27" w:rsidRDefault="00CE1951" w:rsidP="00A6346F">
      <w:pPr>
        <w:pStyle w:val="FootnoteText"/>
      </w:pPr>
      <w:r w:rsidRPr="004A3E27">
        <w:rPr>
          <w:rStyle w:val="FootnoteReference"/>
        </w:rPr>
        <w:footnoteRef/>
      </w:r>
      <w:r w:rsidRPr="004A3E27">
        <w:t xml:space="preserve"> cp. 1 Peter 5:7.</w:t>
      </w:r>
    </w:p>
  </w:footnote>
  <w:footnote w:id="188">
    <w:p w:rsidR="00CE1951" w:rsidRPr="004A3E27" w:rsidRDefault="00CE1951" w:rsidP="009E7111">
      <w:pPr>
        <w:pStyle w:val="FootnoteText"/>
      </w:pPr>
      <w:r w:rsidRPr="004A3E27">
        <w:rPr>
          <w:rStyle w:val="FootnoteReference"/>
        </w:rPr>
        <w:footnoteRef/>
      </w:r>
      <w:r w:rsidRPr="004A3E27">
        <w:t xml:space="preserve"> cp. Ephes 6:12; 1 Tim 4:1; Rev. 16:14.</w:t>
      </w:r>
    </w:p>
  </w:footnote>
  <w:footnote w:id="189">
    <w:p w:rsidR="00CE1951" w:rsidRPr="004A3E27" w:rsidRDefault="00CE19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0">
    <w:p w:rsidR="00CE1951" w:rsidRPr="004A3E27" w:rsidRDefault="00CE19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1">
    <w:p w:rsidR="00CE1951" w:rsidRPr="004A3E27" w:rsidRDefault="00CE19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2">
    <w:p w:rsidR="00CE1951" w:rsidRPr="004A3E27" w:rsidRDefault="00CE1951" w:rsidP="009E7111">
      <w:pPr>
        <w:pStyle w:val="FootnoteText"/>
      </w:pPr>
      <w:r w:rsidRPr="004A3E27">
        <w:rPr>
          <w:rStyle w:val="FootnoteReference"/>
        </w:rPr>
        <w:footnoteRef/>
      </w:r>
      <w:r w:rsidRPr="004A3E27">
        <w:t xml:space="preserve"> Verses 8-12 are repeated almost verbatim in Ps. 107:2-6.</w:t>
      </w:r>
    </w:p>
  </w:footnote>
  <w:footnote w:id="193">
    <w:p w:rsidR="00CE1951" w:rsidRPr="004A3E27" w:rsidRDefault="00CE1951" w:rsidP="009E7111">
      <w:pPr>
        <w:pStyle w:val="FootnoteText"/>
      </w:pPr>
      <w:r w:rsidRPr="004A3E27">
        <w:rPr>
          <w:rStyle w:val="FootnoteReference"/>
        </w:rPr>
        <w:footnoteRef/>
      </w:r>
      <w:r w:rsidRPr="004A3E27">
        <w:t xml:space="preserve"> Mercy: love (Luke 10:37).</w:t>
      </w:r>
    </w:p>
  </w:footnote>
  <w:footnote w:id="194">
    <w:p w:rsidR="00CE1951" w:rsidRPr="004A3E27" w:rsidRDefault="00CE1951" w:rsidP="009E7111">
      <w:pPr>
        <w:pStyle w:val="FootnoteText"/>
      </w:pPr>
      <w:r w:rsidRPr="004A3E27">
        <w:rPr>
          <w:rStyle w:val="FootnoteReference"/>
        </w:rPr>
        <w:footnoteRef/>
      </w:r>
      <w:r w:rsidRPr="004A3E27">
        <w:t xml:space="preserve"> cp. Lk. 21:20-24. Warning signals were lit on mountain tops in times of danger.</w:t>
      </w:r>
    </w:p>
  </w:footnote>
  <w:footnote w:id="195">
    <w:p w:rsidR="00CE1951" w:rsidRPr="004A3E27" w:rsidRDefault="00CE1951" w:rsidP="009E7111">
      <w:pPr>
        <w:pStyle w:val="FootnoteText"/>
      </w:pPr>
      <w:r w:rsidRPr="004A3E27">
        <w:rPr>
          <w:rStyle w:val="FootnoteReference"/>
        </w:rPr>
        <w:footnoteRef/>
      </w:r>
      <w:r w:rsidRPr="004A3E27">
        <w:t xml:space="preserve"> Washbowl: i.e. reduced to the most menial servitude.</w:t>
      </w:r>
    </w:p>
  </w:footnote>
  <w:footnote w:id="196">
    <w:p w:rsidR="00CE1951" w:rsidRPr="004A3E27" w:rsidRDefault="00CE19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7">
    <w:p w:rsidR="00CE1951" w:rsidRPr="004A3E27" w:rsidRDefault="00CE19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8">
    <w:p w:rsidR="00CE1951" w:rsidRPr="004A3E27" w:rsidRDefault="00CE1951" w:rsidP="009E7111">
      <w:pPr>
        <w:pStyle w:val="FootnoteText"/>
      </w:pPr>
      <w:r w:rsidRPr="004A3E27">
        <w:rPr>
          <w:rStyle w:val="FootnoteReference"/>
        </w:rPr>
        <w:footnoteRef/>
      </w:r>
      <w:r w:rsidRPr="004A3E27">
        <w:t xml:space="preserve"> Cp. Lev. 19:35-37; Deut. 25:13-16; Ezek.45:10; Mic. 6:10,11; Prov. 11:1.</w:t>
      </w:r>
    </w:p>
  </w:footnote>
  <w:footnote w:id="199">
    <w:p w:rsidR="00CE1951" w:rsidRPr="004A3E27" w:rsidRDefault="00CE1951" w:rsidP="009E7111">
      <w:pPr>
        <w:pStyle w:val="FootnoteText"/>
      </w:pPr>
      <w:r w:rsidRPr="004A3E27">
        <w:rPr>
          <w:rStyle w:val="FootnoteReference"/>
        </w:rPr>
        <w:footnoteRef/>
      </w:r>
      <w:r w:rsidRPr="004A3E27">
        <w:t xml:space="preserve"> Cp. ‘brood of vipers’ (Matt. 12:34; 23:33).</w:t>
      </w:r>
    </w:p>
  </w:footnote>
  <w:footnote w:id="200">
    <w:p w:rsidR="00CE1951" w:rsidRPr="004A3E27" w:rsidRDefault="00CE1951" w:rsidP="009E7111">
      <w:pPr>
        <w:pStyle w:val="FootnoteText"/>
      </w:pPr>
      <w:r w:rsidRPr="004A3E27">
        <w:rPr>
          <w:rStyle w:val="FootnoteReference"/>
        </w:rPr>
        <w:footnoteRef/>
      </w:r>
      <w:r w:rsidRPr="004A3E27">
        <w:t xml:space="preserve"> Job. 33:14.</w:t>
      </w:r>
    </w:p>
  </w:footnote>
  <w:footnote w:id="201">
    <w:p w:rsidR="00CE1951" w:rsidRPr="004A3E27" w:rsidRDefault="00CE1951" w:rsidP="009E7111">
      <w:pPr>
        <w:pStyle w:val="FootnoteText"/>
      </w:pPr>
      <w:r w:rsidRPr="004A3E27">
        <w:rPr>
          <w:rStyle w:val="FootnoteReference"/>
        </w:rPr>
        <w:footnoteRef/>
      </w:r>
      <w:r w:rsidRPr="004A3E27">
        <w:t xml:space="preserve"> ‘What is this glue? It is love.’ says St. Augustine.</w:t>
      </w:r>
    </w:p>
  </w:footnote>
  <w:footnote w:id="202">
    <w:p w:rsidR="00CE1951" w:rsidRPr="004A3E27" w:rsidRDefault="00CE19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3">
    <w:p w:rsidR="00CE1951" w:rsidRPr="004A3E27" w:rsidRDefault="00CE1951" w:rsidP="00C879D4">
      <w:pPr>
        <w:pStyle w:val="FootnoteText"/>
      </w:pPr>
      <w:r w:rsidRPr="004A3E27">
        <w:rPr>
          <w:rStyle w:val="FootnoteReference"/>
        </w:rPr>
        <w:footnoteRef/>
      </w:r>
      <w:r w:rsidRPr="004A3E27">
        <w:t xml:space="preserve"> So the Slavonic (Greek often omits ‘stillest’).</w:t>
      </w:r>
    </w:p>
  </w:footnote>
  <w:footnote w:id="204">
    <w:p w:rsidR="00CE1951" w:rsidRPr="004A3E27" w:rsidRDefault="00CE19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5">
    <w:p w:rsidR="00CE1951" w:rsidRPr="004A3E27" w:rsidRDefault="00CE19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6">
    <w:p w:rsidR="00CE1951" w:rsidRPr="004A3E27" w:rsidRDefault="00CE19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7">
    <w:p w:rsidR="00CE1951" w:rsidRPr="004A3E27" w:rsidRDefault="00CE1951" w:rsidP="00C879D4">
      <w:pPr>
        <w:pStyle w:val="FootnoteText"/>
      </w:pPr>
      <w:r w:rsidRPr="004A3E27">
        <w:rPr>
          <w:rStyle w:val="FootnoteReference"/>
        </w:rPr>
        <w:footnoteRef/>
      </w:r>
      <w:r w:rsidRPr="004A3E27">
        <w:t xml:space="preserve"> See footnote 62. &lt;2 previously&gt;</w:t>
      </w:r>
    </w:p>
  </w:footnote>
  <w:footnote w:id="208">
    <w:p w:rsidR="00CE1951" w:rsidRPr="004A3E27" w:rsidRDefault="00CE19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9">
    <w:p w:rsidR="00CE1951" w:rsidRPr="004A3E27" w:rsidRDefault="00CE1951" w:rsidP="00C879D4">
      <w:pPr>
        <w:pStyle w:val="FootnoteText"/>
      </w:pPr>
      <w:r w:rsidRPr="004A3E27">
        <w:rPr>
          <w:rStyle w:val="FootnoteReference"/>
        </w:rPr>
        <w:footnoteRef/>
      </w:r>
      <w:r w:rsidRPr="004A3E27">
        <w:t xml:space="preserve"> ‘What God has planned for His lovers’ (1 Cor. 2:9).</w:t>
      </w:r>
    </w:p>
  </w:footnote>
  <w:footnote w:id="210">
    <w:p w:rsidR="00CE1951" w:rsidRPr="004A3E27" w:rsidRDefault="00CE19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1">
    <w:p w:rsidR="00CE1951" w:rsidRPr="004A3E27" w:rsidRDefault="00CE19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2">
    <w:p w:rsidR="00CE1951" w:rsidRPr="004A3E27" w:rsidRDefault="00CE19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3">
    <w:p w:rsidR="00CE1951" w:rsidRPr="004A3E27" w:rsidRDefault="00CE19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4">
    <w:p w:rsidR="00CE1951" w:rsidRPr="004A3E27" w:rsidRDefault="00CE19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5">
    <w:p w:rsidR="00CE1951" w:rsidRPr="004A3E27" w:rsidRDefault="00CE1951" w:rsidP="00C879D4">
      <w:pPr>
        <w:pStyle w:val="FootnoteText"/>
      </w:pPr>
      <w:r w:rsidRPr="004A3E27">
        <w:rPr>
          <w:rStyle w:val="FootnoteReference"/>
        </w:rPr>
        <w:footnoteRef/>
      </w:r>
      <w:r w:rsidRPr="004A3E27">
        <w:t xml:space="preserve"> Numbers 10:35. Cp. Exodus 14.</w:t>
      </w:r>
    </w:p>
  </w:footnote>
  <w:footnote w:id="216">
    <w:p w:rsidR="00CE1951" w:rsidRPr="004A3E27" w:rsidRDefault="00CE19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7">
    <w:p w:rsidR="00CE1951" w:rsidRPr="004A3E27" w:rsidRDefault="00CE1951" w:rsidP="00C879D4">
      <w:pPr>
        <w:pStyle w:val="FootnoteText"/>
      </w:pPr>
      <w:r w:rsidRPr="004A3E27">
        <w:rPr>
          <w:rStyle w:val="FootnoteReference"/>
        </w:rPr>
        <w:footnoteRef/>
      </w:r>
      <w:r w:rsidRPr="004A3E27">
        <w:t xml:space="preserve"> Luke 4:32.</w:t>
      </w:r>
    </w:p>
  </w:footnote>
  <w:footnote w:id="218">
    <w:p w:rsidR="00CE1951" w:rsidRPr="004A3E27" w:rsidRDefault="00CE19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9">
    <w:p w:rsidR="00CE1951" w:rsidRPr="004A3E27" w:rsidRDefault="00CE1951" w:rsidP="00C879D4">
      <w:pPr>
        <w:pStyle w:val="FootnoteText"/>
      </w:pPr>
      <w:r w:rsidRPr="004A3E27">
        <w:rPr>
          <w:rStyle w:val="FootnoteReference"/>
        </w:rPr>
        <w:footnoteRef/>
      </w:r>
      <w:r w:rsidRPr="004A3E27">
        <w:t xml:space="preserve"> Cp. Ephes. 4:8.</w:t>
      </w:r>
    </w:p>
  </w:footnote>
  <w:footnote w:id="220">
    <w:p w:rsidR="00CE1951" w:rsidRPr="004A3E27" w:rsidRDefault="00CE19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1">
    <w:p w:rsidR="00CE1951" w:rsidRPr="004A3E27" w:rsidRDefault="00CE19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2">
    <w:p w:rsidR="00CE1951" w:rsidRPr="004A3E27" w:rsidRDefault="00CE19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3">
    <w:p w:rsidR="00CE1951" w:rsidRPr="004A3E27" w:rsidRDefault="00CE19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4">
    <w:p w:rsidR="00CE1951" w:rsidRPr="004A3E27" w:rsidRDefault="00CE1951" w:rsidP="00C879D4">
      <w:pPr>
        <w:pStyle w:val="FootnoteText"/>
      </w:pPr>
      <w:r w:rsidRPr="004A3E27">
        <w:rPr>
          <w:rStyle w:val="FootnoteReference"/>
        </w:rPr>
        <w:footnoteRef/>
      </w:r>
      <w:r w:rsidRPr="004A3E27">
        <w:t xml:space="preserve"> Mk. 15:29; Jn. 2:17; Rom. 15:3.</w:t>
      </w:r>
    </w:p>
  </w:footnote>
  <w:footnote w:id="225">
    <w:p w:rsidR="00CE1951" w:rsidRPr="004A3E27" w:rsidRDefault="00CE1951" w:rsidP="00C879D4">
      <w:pPr>
        <w:pStyle w:val="FootnoteText"/>
      </w:pPr>
      <w:r w:rsidRPr="004A3E27">
        <w:rPr>
          <w:rStyle w:val="FootnoteReference"/>
        </w:rPr>
        <w:footnoteRef/>
      </w:r>
      <w:r w:rsidRPr="004A3E27">
        <w:t xml:space="preserve"> The elders and chief priests.</w:t>
      </w:r>
    </w:p>
  </w:footnote>
  <w:footnote w:id="226">
    <w:p w:rsidR="00CE1951" w:rsidRPr="004A3E27" w:rsidRDefault="00CE19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7">
    <w:p w:rsidR="00CE1951" w:rsidRPr="004A3E27" w:rsidRDefault="00CE1951" w:rsidP="00C879D4">
      <w:pPr>
        <w:pStyle w:val="FootnoteText"/>
      </w:pPr>
      <w:r w:rsidRPr="004A3E27">
        <w:rPr>
          <w:rStyle w:val="FootnoteReference"/>
        </w:rPr>
        <w:footnoteRef/>
      </w:r>
      <w:r w:rsidRPr="004A3E27">
        <w:t xml:space="preserve"> Mt. 16:21; Mk. 8:31.</w:t>
      </w:r>
    </w:p>
  </w:footnote>
  <w:footnote w:id="228">
    <w:p w:rsidR="00CE1951" w:rsidRPr="004A3E27" w:rsidRDefault="00CE1951" w:rsidP="00C879D4">
      <w:pPr>
        <w:pStyle w:val="FootnoteText"/>
      </w:pPr>
      <w:r w:rsidRPr="004A3E27">
        <w:rPr>
          <w:rStyle w:val="FootnoteReference"/>
        </w:rPr>
        <w:footnoteRef/>
      </w:r>
      <w:r w:rsidRPr="004A3E27">
        <w:t xml:space="preserve"> Mt. 27:34.</w:t>
      </w:r>
    </w:p>
  </w:footnote>
  <w:footnote w:id="229">
    <w:p w:rsidR="00CE1951" w:rsidRPr="004A3E27" w:rsidRDefault="00CE1951" w:rsidP="00C879D4">
      <w:pPr>
        <w:pStyle w:val="FootnoteText"/>
      </w:pPr>
      <w:r w:rsidRPr="004A3E27">
        <w:rPr>
          <w:rStyle w:val="FootnoteReference"/>
        </w:rPr>
        <w:footnoteRef/>
      </w:r>
      <w:r w:rsidRPr="004A3E27">
        <w:t xml:space="preserve"> Cp. Rom. 11:9,10.</w:t>
      </w:r>
    </w:p>
  </w:footnote>
  <w:footnote w:id="230">
    <w:p w:rsidR="00CE1951" w:rsidRPr="004A3E27" w:rsidRDefault="00CE19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1">
    <w:p w:rsidR="00CE1951" w:rsidRPr="004A3E27" w:rsidRDefault="00CE1951" w:rsidP="00C879D4">
      <w:pPr>
        <w:pStyle w:val="FootnoteText"/>
      </w:pPr>
      <w:r w:rsidRPr="004A3E27">
        <w:rPr>
          <w:rStyle w:val="FootnoteReference"/>
        </w:rPr>
        <w:footnoteRef/>
      </w:r>
      <w:r w:rsidRPr="004A3E27">
        <w:t xml:space="preserve"> Ps. 69:3-7 differs only slightly from Ps. 39:15-18.</w:t>
      </w:r>
    </w:p>
  </w:footnote>
  <w:footnote w:id="232">
    <w:p w:rsidR="00CE1951" w:rsidRPr="004A3E27" w:rsidRDefault="00CE1951" w:rsidP="00CA0029">
      <w:pPr>
        <w:pStyle w:val="FootnoteText"/>
      </w:pPr>
      <w:r w:rsidRPr="004A3E27">
        <w:rPr>
          <w:rStyle w:val="FootnoteReference"/>
        </w:rPr>
        <w:footnoteRef/>
      </w:r>
      <w:r w:rsidRPr="004A3E27">
        <w:t xml:space="preserve"> The first three lines of Psalms 70 and 30 are identical. See footnote there.</w:t>
      </w:r>
    </w:p>
  </w:footnote>
  <w:footnote w:id="233">
    <w:p w:rsidR="00CE1951" w:rsidRPr="004A3E27" w:rsidRDefault="00CE19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4">
    <w:p w:rsidR="00CE1951" w:rsidRPr="004A3E27" w:rsidRDefault="00CE1951" w:rsidP="00CA0029">
      <w:pPr>
        <w:pStyle w:val="FootnoteText"/>
      </w:pPr>
      <w:r w:rsidRPr="004A3E27">
        <w:rPr>
          <w:rStyle w:val="FootnoteReference"/>
        </w:rPr>
        <w:footnoteRef/>
      </w:r>
      <w:r w:rsidRPr="004A3E27">
        <w:t xml:space="preserve"> Ephes. 3:10; 4:8.</w:t>
      </w:r>
    </w:p>
  </w:footnote>
  <w:footnote w:id="235">
    <w:p w:rsidR="00CE1951" w:rsidRPr="004A3E27" w:rsidRDefault="00CE19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6">
    <w:p w:rsidR="00CE1951" w:rsidRPr="004A3E27" w:rsidRDefault="00CE19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7">
    <w:p w:rsidR="00CE1951" w:rsidRPr="004A3E27" w:rsidRDefault="00CE19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8">
    <w:p w:rsidR="00CE1951" w:rsidRPr="004A3E27" w:rsidRDefault="00CE1951" w:rsidP="00CA0029">
      <w:pPr>
        <w:pStyle w:val="FootnoteText"/>
      </w:pPr>
      <w:r w:rsidRPr="004A3E27">
        <w:rPr>
          <w:rStyle w:val="FootnoteReference"/>
        </w:rPr>
        <w:footnoteRef/>
      </w:r>
      <w:r w:rsidRPr="004A3E27">
        <w:t xml:space="preserve"> Rivers: Tigris and Euphrates.</w:t>
      </w:r>
    </w:p>
  </w:footnote>
  <w:footnote w:id="239">
    <w:p w:rsidR="00CE1951" w:rsidRPr="004A3E27" w:rsidRDefault="00CE1951" w:rsidP="00CA0029">
      <w:pPr>
        <w:pStyle w:val="FootnoteText"/>
      </w:pPr>
      <w:r w:rsidRPr="004A3E27">
        <w:rPr>
          <w:rStyle w:val="FootnoteReference"/>
        </w:rPr>
        <w:footnoteRef/>
      </w:r>
      <w:r w:rsidRPr="004A3E27">
        <w:t xml:space="preserve"> Cp. Ps. 47:8.</w:t>
      </w:r>
    </w:p>
  </w:footnote>
  <w:footnote w:id="240">
    <w:p w:rsidR="00CE1951" w:rsidRPr="004A3E27" w:rsidRDefault="00CE1951" w:rsidP="00CA0029">
      <w:pPr>
        <w:pStyle w:val="FootnoteText"/>
      </w:pPr>
      <w:r w:rsidRPr="004A3E27">
        <w:rPr>
          <w:rStyle w:val="FootnoteReference"/>
        </w:rPr>
        <w:footnoteRef/>
      </w:r>
      <w:r w:rsidRPr="004A3E27">
        <w:t xml:space="preserve"> Cp. Rev. 1:18; Heb. 7:25; Num. 14:28.</w:t>
      </w:r>
    </w:p>
  </w:footnote>
  <w:footnote w:id="241">
    <w:p w:rsidR="00CE1951" w:rsidRPr="004A3E27" w:rsidRDefault="00CE19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2">
    <w:p w:rsidR="00CE1951" w:rsidRPr="004A3E27" w:rsidRDefault="00CE19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3">
    <w:p w:rsidR="00CE1951" w:rsidRPr="004A3E27" w:rsidRDefault="00CE19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CE1951" w:rsidRPr="004A3E27" w:rsidRDefault="00CE1951" w:rsidP="00CA0029">
      <w:pPr>
        <w:pStyle w:val="FootnoteText"/>
      </w:pPr>
      <w:r w:rsidRPr="004A3E27">
        <w:tab/>
        <w:t>For them there are no pains;</w:t>
      </w:r>
    </w:p>
    <w:p w:rsidR="00CE1951" w:rsidRPr="004A3E27" w:rsidRDefault="00CE1951" w:rsidP="00CA0029">
      <w:pPr>
        <w:pStyle w:val="FootnoteText"/>
      </w:pPr>
      <w:r w:rsidRPr="004A3E27">
        <w:tab/>
        <w:t>fit and strong are their bodies.</w:t>
      </w:r>
    </w:p>
  </w:footnote>
  <w:footnote w:id="244">
    <w:p w:rsidR="00CE1951" w:rsidRPr="004A3E27" w:rsidRDefault="00CE19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5">
    <w:p w:rsidR="00CE1951" w:rsidRPr="004A3E27" w:rsidRDefault="00CE19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6">
    <w:p w:rsidR="00CE1951" w:rsidRPr="004A3E27" w:rsidRDefault="00CE19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7">
    <w:p w:rsidR="00CE1951" w:rsidRPr="004A3E27" w:rsidRDefault="00CE1951" w:rsidP="00CA0029">
      <w:pPr>
        <w:pStyle w:val="FootnoteText"/>
      </w:pPr>
      <w:r w:rsidRPr="004A3E27">
        <w:rPr>
          <w:rStyle w:val="FootnoteReference"/>
        </w:rPr>
        <w:footnoteRef/>
      </w:r>
      <w:r w:rsidRPr="004A3E27">
        <w:t xml:space="preserve"> Hebrew: ‘The nearness of God is my good.’ Cp. Wisdom 3:9; Ecclesiasticus 2:3.</w:t>
      </w:r>
    </w:p>
  </w:footnote>
  <w:footnote w:id="248">
    <w:p w:rsidR="00CE1951" w:rsidRPr="004A3E27" w:rsidRDefault="00CE19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9">
    <w:p w:rsidR="00CE1951" w:rsidRPr="004A3E27" w:rsidRDefault="00CE19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0">
    <w:p w:rsidR="00CE1951" w:rsidRPr="004A3E27" w:rsidRDefault="00CE19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1">
    <w:p w:rsidR="00CE1951" w:rsidRPr="004A3E27" w:rsidRDefault="00CE1951" w:rsidP="00CA0029">
      <w:pPr>
        <w:pStyle w:val="FootnoteText"/>
      </w:pPr>
      <w:r w:rsidRPr="004A3E27">
        <w:rPr>
          <w:rStyle w:val="FootnoteReference"/>
        </w:rPr>
        <w:footnoteRef/>
      </w:r>
      <w:r w:rsidRPr="004A3E27">
        <w:t xml:space="preserve"> Signs and miracles of God’s presence, protection and deliverance.</w:t>
      </w:r>
    </w:p>
  </w:footnote>
  <w:footnote w:id="252">
    <w:p w:rsidR="00CE1951" w:rsidRPr="004A3E27" w:rsidRDefault="00CE19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3">
    <w:p w:rsidR="00CE1951" w:rsidRPr="004A3E27" w:rsidRDefault="00CE19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4">
    <w:p w:rsidR="00CE1951" w:rsidRPr="004A3E27" w:rsidRDefault="00CE19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5">
    <w:p w:rsidR="00CE1951" w:rsidRPr="004A3E27" w:rsidRDefault="00CE1951" w:rsidP="00CA0029">
      <w:pPr>
        <w:pStyle w:val="FootnoteText"/>
      </w:pPr>
      <w:r w:rsidRPr="004A3E27">
        <w:rPr>
          <w:rStyle w:val="FootnoteReference"/>
        </w:rPr>
        <w:footnoteRef/>
      </w:r>
      <w:r w:rsidRPr="004A3E27">
        <w:t xml:space="preserve"> Cp. Ps. 45:10; Is. 2:4; 11:9; 65:25; Hos. 2:18; Zac. 9:10.</w:t>
      </w:r>
    </w:p>
  </w:footnote>
  <w:footnote w:id="256">
    <w:p w:rsidR="00CE1951" w:rsidRPr="004A3E27" w:rsidRDefault="00CE1951" w:rsidP="00CA0029">
      <w:pPr>
        <w:pStyle w:val="FootnoteText"/>
      </w:pPr>
      <w:r w:rsidRPr="004A3E27">
        <w:rPr>
          <w:rStyle w:val="FootnoteReference"/>
        </w:rPr>
        <w:footnoteRef/>
      </w:r>
      <w:r w:rsidRPr="004A3E27">
        <w:t xml:space="preserve"> Sinai and Zion, Moses and Christ, the Law and the Gospel enlighten the earth.</w:t>
      </w:r>
    </w:p>
  </w:footnote>
  <w:footnote w:id="257">
    <w:p w:rsidR="00CE1951" w:rsidRPr="004A3E27" w:rsidRDefault="00CE19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8">
    <w:p w:rsidR="00CE1951" w:rsidRPr="004A3E27" w:rsidRDefault="00CE19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9">
    <w:p w:rsidR="00CE1951" w:rsidRDefault="00CE19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CE1951" w:rsidRDefault="00CE1951" w:rsidP="004A51E7">
      <w:pPr>
        <w:pStyle w:val="FootnoteText"/>
      </w:pPr>
      <w:r>
        <w:tab/>
        <w:t>‘I will speak My mind in parables,</w:t>
      </w:r>
    </w:p>
    <w:p w:rsidR="00CE1951" w:rsidRDefault="00CE1951" w:rsidP="004A51E7">
      <w:pPr>
        <w:pStyle w:val="FootnoteText"/>
      </w:pPr>
      <w:r>
        <w:tab/>
        <w:t>divulge secrets hidden since creation’ (cp. Rev. 3:14).</w:t>
      </w:r>
    </w:p>
  </w:footnote>
  <w:footnote w:id="260">
    <w:p w:rsidR="00CE1951" w:rsidRDefault="00CE19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1">
    <w:p w:rsidR="00CE1951" w:rsidRDefault="00CE1951" w:rsidP="004A51E7">
      <w:pPr>
        <w:pStyle w:val="FootnoteText"/>
      </w:pPr>
      <w:r>
        <w:rPr>
          <w:rStyle w:val="FootnoteReference"/>
        </w:rPr>
        <w:footnoteRef/>
      </w:r>
      <w:r>
        <w:t xml:space="preserve"> Ephraim = Israel (cp. Hos. 7; Num. 14; 1 Sam. 4).</w:t>
      </w:r>
    </w:p>
  </w:footnote>
  <w:footnote w:id="262">
    <w:p w:rsidR="00CE1951" w:rsidRDefault="00CE1951" w:rsidP="004A51E7">
      <w:pPr>
        <w:pStyle w:val="FootnoteText"/>
      </w:pPr>
      <w:r>
        <w:rPr>
          <w:rStyle w:val="FootnoteReference"/>
        </w:rPr>
        <w:footnoteRef/>
      </w:r>
      <w:r>
        <w:t xml:space="preserve"> He deferred giving them the promised food and the Promised Land.</w:t>
      </w:r>
    </w:p>
  </w:footnote>
  <w:footnote w:id="263">
    <w:p w:rsidR="00CE1951" w:rsidRDefault="00CE19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4">
    <w:p w:rsidR="00CE1951" w:rsidRDefault="00CE1951" w:rsidP="004A51E7">
      <w:pPr>
        <w:pStyle w:val="FootnoteText"/>
      </w:pPr>
      <w:r>
        <w:rPr>
          <w:rStyle w:val="FootnoteReference"/>
        </w:rPr>
        <w:footnoteRef/>
      </w:r>
      <w:r>
        <w:t xml:space="preserve"> sanctuary: </w:t>
      </w:r>
      <w:r w:rsidRPr="00636EF6">
        <w:rPr>
          <w:i/>
        </w:rPr>
        <w:t>lit</w:t>
      </w:r>
      <w:r>
        <w:t>. place. Cp. Psalm 131:5 and footnote there.</w:t>
      </w:r>
    </w:p>
  </w:footnote>
  <w:footnote w:id="265">
    <w:p w:rsidR="00CE1951" w:rsidRDefault="00CE1951" w:rsidP="004A51E7">
      <w:pPr>
        <w:pStyle w:val="FootnoteText"/>
      </w:pPr>
      <w:r>
        <w:rPr>
          <w:rStyle w:val="FootnoteReference"/>
        </w:rPr>
        <w:footnoteRef/>
      </w:r>
      <w:r>
        <w:t xml:space="preserve"> John 15.</w:t>
      </w:r>
    </w:p>
  </w:footnote>
  <w:footnote w:id="266">
    <w:p w:rsidR="00CE1951" w:rsidRDefault="00CE1951" w:rsidP="004A51E7">
      <w:pPr>
        <w:pStyle w:val="FootnoteText"/>
      </w:pPr>
      <w:r>
        <w:rPr>
          <w:rStyle w:val="FootnoteReference"/>
        </w:rPr>
        <w:footnoteRef/>
      </w:r>
      <w:r>
        <w:t xml:space="preserve"> Joseph = Israel (Gen. 40:23; 48:15; Amos 6:6).</w:t>
      </w:r>
    </w:p>
  </w:footnote>
  <w:footnote w:id="267">
    <w:p w:rsidR="00CE1951" w:rsidRDefault="00CE1951" w:rsidP="004A51E7">
      <w:pPr>
        <w:pStyle w:val="FootnoteText"/>
      </w:pPr>
      <w:r>
        <w:rPr>
          <w:rStyle w:val="FootnoteReference"/>
        </w:rPr>
        <w:footnoteRef/>
      </w:r>
      <w:r>
        <w:t xml:space="preserve"> 2 Sam. 6:2 (LXX).</w:t>
      </w:r>
    </w:p>
  </w:footnote>
  <w:footnote w:id="268">
    <w:p w:rsidR="00CE1951" w:rsidRDefault="00CE19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9">
    <w:p w:rsidR="00CE1951" w:rsidRDefault="00CE1951" w:rsidP="004A51E7">
      <w:pPr>
        <w:pStyle w:val="FootnoteText"/>
      </w:pPr>
      <w:r>
        <w:rPr>
          <w:rStyle w:val="FootnoteReference"/>
        </w:rPr>
        <w:footnoteRef/>
      </w:r>
      <w:r>
        <w:t xml:space="preserve"> ‘What tongue? The voice of God’ (St Athanasius).</w:t>
      </w:r>
    </w:p>
  </w:footnote>
  <w:footnote w:id="270">
    <w:p w:rsidR="00CE1951" w:rsidRDefault="00CE1951" w:rsidP="004A51E7">
      <w:pPr>
        <w:pStyle w:val="FootnoteText"/>
      </w:pPr>
      <w:r>
        <w:rPr>
          <w:rStyle w:val="FootnoteReference"/>
        </w:rPr>
        <w:footnoteRef/>
      </w:r>
      <w:r>
        <w:t xml:space="preserve"> Exodus 9:23; 19:16.</w:t>
      </w:r>
    </w:p>
  </w:footnote>
  <w:footnote w:id="271">
    <w:p w:rsidR="00CE1951" w:rsidRDefault="00CE1951" w:rsidP="004A51E7">
      <w:pPr>
        <w:pStyle w:val="FootnoteText"/>
      </w:pPr>
      <w:r>
        <w:rPr>
          <w:rStyle w:val="FootnoteReference"/>
        </w:rPr>
        <w:footnoteRef/>
      </w:r>
      <w:r>
        <w:t xml:space="preserve"> ‘You have always been deaf to His voice, blind to the vision of Him’ (Jn. 5:37; cp. Deut. 18:16; Isaiah 48:18).</w:t>
      </w:r>
    </w:p>
  </w:footnote>
  <w:footnote w:id="272">
    <w:p w:rsidR="00CE1951" w:rsidRDefault="00CE19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3">
    <w:p w:rsidR="00CE1951" w:rsidRDefault="00CE1951" w:rsidP="004A51E7">
      <w:pPr>
        <w:pStyle w:val="FootnoteText"/>
      </w:pPr>
      <w:r>
        <w:rPr>
          <w:rStyle w:val="FootnoteReference"/>
        </w:rPr>
        <w:footnoteRef/>
      </w:r>
      <w:r>
        <w:t xml:space="preserve"> </w:t>
      </w:r>
      <w:r>
        <w:rPr>
          <w:i/>
        </w:rPr>
        <w:t>See the previous footnote</w:t>
      </w:r>
      <w:r>
        <w:t>.</w:t>
      </w:r>
    </w:p>
  </w:footnote>
  <w:footnote w:id="274">
    <w:p w:rsidR="00CE1951" w:rsidRDefault="00CE1951" w:rsidP="004A51E7">
      <w:pPr>
        <w:pStyle w:val="FootnoteText"/>
      </w:pPr>
      <w:r>
        <w:rPr>
          <w:rStyle w:val="FootnoteReference"/>
        </w:rPr>
        <w:footnoteRef/>
      </w:r>
      <w:r>
        <w:t xml:space="preserve"> Cp. Isaiah 36:6; 2 Chron. 32:8; 1 Tim. 6:17; Ps. 74:4; Gal. 2:9; 1 Sam. 2:8.</w:t>
      </w:r>
    </w:p>
  </w:footnote>
  <w:footnote w:id="275">
    <w:p w:rsidR="00CE1951" w:rsidRDefault="00CE1951" w:rsidP="004A51E7">
      <w:pPr>
        <w:pStyle w:val="FootnoteText"/>
      </w:pPr>
      <w:r>
        <w:rPr>
          <w:rStyle w:val="FootnoteReference"/>
        </w:rPr>
        <w:footnoteRef/>
      </w:r>
      <w:r>
        <w:t xml:space="preserve"> John 10:34-36.</w:t>
      </w:r>
    </w:p>
  </w:footnote>
  <w:footnote w:id="276">
    <w:p w:rsidR="00CE1951" w:rsidRDefault="00CE1951" w:rsidP="004A51E7">
      <w:pPr>
        <w:pStyle w:val="FootnoteText"/>
      </w:pPr>
      <w:r>
        <w:rPr>
          <w:rStyle w:val="FootnoteReference"/>
        </w:rPr>
        <w:footnoteRef/>
      </w:r>
      <w:r>
        <w:t xml:space="preserve"> This prayer is already answered (John 3:18; 9:39; 12:31; Acts 17:31).</w:t>
      </w:r>
    </w:p>
  </w:footnote>
  <w:footnote w:id="277">
    <w:p w:rsidR="00CE1951" w:rsidRDefault="00CE1951" w:rsidP="004A51E7">
      <w:pPr>
        <w:pStyle w:val="FootnoteText"/>
      </w:pPr>
      <w:r>
        <w:rPr>
          <w:rStyle w:val="FootnoteReference"/>
        </w:rPr>
        <w:footnoteRef/>
      </w:r>
      <w:r>
        <w:t xml:space="preserve"> </w:t>
      </w:r>
      <w:r w:rsidRPr="003111C9">
        <w:rPr>
          <w:i/>
        </w:rPr>
        <w:t>Lit</w:t>
      </w:r>
      <w:r>
        <w:t>. ‘How beloved are Your dwellings.’</w:t>
      </w:r>
    </w:p>
  </w:footnote>
  <w:footnote w:id="278">
    <w:p w:rsidR="00CE1951" w:rsidRDefault="00CE1951" w:rsidP="004A51E7">
      <w:pPr>
        <w:pStyle w:val="FootnoteText"/>
      </w:pPr>
      <w:r>
        <w:rPr>
          <w:rStyle w:val="FootnoteReference"/>
        </w:rPr>
        <w:footnoteRef/>
      </w:r>
      <w:r>
        <w:t xml:space="preserve"> Man has made a mess of the earth (Gen. 3; Isaiah 24:4-6 etc.)</w:t>
      </w:r>
    </w:p>
  </w:footnote>
  <w:footnote w:id="279">
    <w:p w:rsidR="00CE1951" w:rsidRDefault="00CE1951" w:rsidP="004A51E7">
      <w:pPr>
        <w:pStyle w:val="FootnoteText"/>
      </w:pPr>
      <w:r>
        <w:rPr>
          <w:rStyle w:val="FootnoteReference"/>
        </w:rPr>
        <w:footnoteRef/>
      </w:r>
      <w:r>
        <w:t xml:space="preserve"> Cp. Lk. 13:25; Mk. 4:11; Col. 4:5; Rev. 22:15.</w:t>
      </w:r>
    </w:p>
  </w:footnote>
  <w:footnote w:id="280">
    <w:p w:rsidR="00CE1951" w:rsidRDefault="00CE1951" w:rsidP="004A51E7">
      <w:pPr>
        <w:pStyle w:val="FootnoteText"/>
      </w:pPr>
      <w:r>
        <w:rPr>
          <w:rStyle w:val="FootnoteReference"/>
        </w:rPr>
        <w:footnoteRef/>
      </w:r>
      <w:r>
        <w:t xml:space="preserve"> God is love. Love covers all sins (see 1 Jn. 4:16; 1 Pet. 4:8; Prov. 10:12; Jas. 5:20; Lk. 7:47).</w:t>
      </w:r>
    </w:p>
  </w:footnote>
  <w:footnote w:id="281">
    <w:p w:rsidR="00CE1951" w:rsidRDefault="00CE1951" w:rsidP="00935D4B">
      <w:pPr>
        <w:pStyle w:val="FootnoteText"/>
      </w:pPr>
      <w:r>
        <w:rPr>
          <w:rStyle w:val="FootnoteReference"/>
        </w:rPr>
        <w:footnoteRef/>
      </w:r>
      <w:r>
        <w:t xml:space="preserve"> holy: cp. 1 Cor. 3:16,17; 6:15-19; Heb. 3:1; 12:10; 1 Pet. 1:15,16; 2 Pet. 1-4.</w:t>
      </w:r>
    </w:p>
  </w:footnote>
  <w:footnote w:id="282">
    <w:p w:rsidR="00CE1951" w:rsidRDefault="00CE1951" w:rsidP="00935D4B">
      <w:pPr>
        <w:pStyle w:val="FootnoteText"/>
      </w:pPr>
      <w:r>
        <w:rPr>
          <w:rStyle w:val="FootnoteReference"/>
        </w:rPr>
        <w:footnoteRef/>
      </w:r>
      <w:r>
        <w:t xml:space="preserve"> Powers of the soul are will, desire, intellect, understanding, memory, imagination.</w:t>
      </w:r>
    </w:p>
  </w:footnote>
  <w:footnote w:id="283">
    <w:p w:rsidR="00CE1951" w:rsidRDefault="00CE1951" w:rsidP="00935D4B">
      <w:pPr>
        <w:pStyle w:val="FootnoteText"/>
      </w:pPr>
      <w:r>
        <w:rPr>
          <w:rStyle w:val="FootnoteReference"/>
        </w:rPr>
        <w:footnoteRef/>
      </w:r>
      <w:r>
        <w:t xml:space="preserve"> ‘The song of the Lamb.’ (Rev. 15:3-5; John 12:32).</w:t>
      </w:r>
    </w:p>
  </w:footnote>
  <w:footnote w:id="284">
    <w:p w:rsidR="00CE1951" w:rsidRDefault="00CE19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5">
    <w:p w:rsidR="00CE1951" w:rsidRDefault="00CE19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6">
    <w:p w:rsidR="00CE1951" w:rsidRDefault="00CE19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7">
    <w:p w:rsidR="00CE1951" w:rsidRDefault="00CE19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8">
    <w:p w:rsidR="00CE1951" w:rsidRDefault="00CE1951" w:rsidP="00935D4B">
      <w:pPr>
        <w:pStyle w:val="FootnoteText"/>
      </w:pPr>
      <w:r>
        <w:rPr>
          <w:rStyle w:val="FootnoteReference"/>
        </w:rPr>
        <w:footnoteRef/>
      </w:r>
      <w:r>
        <w:t xml:space="preserve"> ‘No eye has seen, no ear has heard.... what God has planned for His lovers’ (1 Cor. 2:9).</w:t>
      </w:r>
    </w:p>
  </w:footnote>
  <w:footnote w:id="289">
    <w:p w:rsidR="00CE1951" w:rsidRDefault="00CE1951" w:rsidP="00935D4B">
      <w:pPr>
        <w:pStyle w:val="FootnoteText"/>
      </w:pPr>
      <w:r>
        <w:rPr>
          <w:rStyle w:val="FootnoteReference"/>
        </w:rPr>
        <w:footnoteRef/>
      </w:r>
      <w:r>
        <w:t xml:space="preserve"> ‘God’s mercy is the salvation and grace granted by Christ’ (St. Athanasius).</w:t>
      </w:r>
    </w:p>
  </w:footnote>
  <w:footnote w:id="290">
    <w:p w:rsidR="00CE1951" w:rsidRDefault="00CE19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1">
    <w:p w:rsidR="00CE1951" w:rsidRDefault="00CE19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2">
    <w:p w:rsidR="00CE1951" w:rsidRDefault="00CE1951" w:rsidP="00935D4B">
      <w:pPr>
        <w:pStyle w:val="FootnoteText"/>
      </w:pPr>
      <w:r>
        <w:rPr>
          <w:rStyle w:val="FootnoteReference"/>
        </w:rPr>
        <w:footnoteRef/>
      </w:r>
      <w:r>
        <w:t xml:space="preserve"> Cp. 2 Samuel 7:4-17; 1 Chron. 17:3-14.</w:t>
      </w:r>
    </w:p>
  </w:footnote>
  <w:footnote w:id="293">
    <w:p w:rsidR="00CE1951" w:rsidRDefault="00CE19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4">
    <w:p w:rsidR="00CE1951" w:rsidRDefault="00CE1951" w:rsidP="00935D4B">
      <w:pPr>
        <w:pStyle w:val="FootnoteText"/>
      </w:pPr>
      <w:r>
        <w:rPr>
          <w:rStyle w:val="FootnoteReference"/>
        </w:rPr>
        <w:footnoteRef/>
      </w:r>
      <w:r>
        <w:t xml:space="preserve"> dynasty: </w:t>
      </w:r>
      <w:r w:rsidRPr="0090411D">
        <w:rPr>
          <w:i/>
        </w:rPr>
        <w:t>lit</w:t>
      </w:r>
      <w:r>
        <w:t>. seed (Gal. 3:16; Is. 9:7).</w:t>
      </w:r>
    </w:p>
  </w:footnote>
  <w:footnote w:id="295">
    <w:p w:rsidR="00CE1951" w:rsidRDefault="00CE19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6">
    <w:p w:rsidR="00CE1951" w:rsidRDefault="00CE1951" w:rsidP="00935D4B">
      <w:pPr>
        <w:pStyle w:val="FootnoteText"/>
      </w:pPr>
      <w:r>
        <w:rPr>
          <w:rStyle w:val="FootnoteReference"/>
        </w:rPr>
        <w:footnoteRef/>
      </w:r>
      <w:r>
        <w:t xml:space="preserve"> dynasty: </w:t>
      </w:r>
      <w:r w:rsidRPr="0090411D">
        <w:rPr>
          <w:i/>
        </w:rPr>
        <w:t>lit</w:t>
      </w:r>
      <w:r>
        <w:t>. seed.</w:t>
      </w:r>
    </w:p>
  </w:footnote>
  <w:footnote w:id="297">
    <w:p w:rsidR="00CE1951" w:rsidRDefault="00CE1951" w:rsidP="00935D4B">
      <w:pPr>
        <w:pStyle w:val="FootnoteText"/>
      </w:pPr>
      <w:r>
        <w:rPr>
          <w:rStyle w:val="FootnoteReference"/>
        </w:rPr>
        <w:footnoteRef/>
      </w:r>
      <w:r>
        <w:t xml:space="preserve"> Rev. 1:5; 3:14.</w:t>
      </w:r>
    </w:p>
  </w:footnote>
  <w:footnote w:id="298">
    <w:p w:rsidR="00CE1951" w:rsidRDefault="00CE19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9">
    <w:p w:rsidR="00CE1951" w:rsidRDefault="00CE19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0">
    <w:p w:rsidR="00CE1951" w:rsidRDefault="00CE1951" w:rsidP="00935D4B">
      <w:pPr>
        <w:pStyle w:val="FootnoteText"/>
      </w:pPr>
      <w:r>
        <w:rPr>
          <w:rStyle w:val="FootnoteReference"/>
        </w:rPr>
        <w:footnoteRef/>
      </w:r>
      <w:r>
        <w:t xml:space="preserve"> That is, in the Kingdom (1 Cor. 4:20).</w:t>
      </w:r>
    </w:p>
  </w:footnote>
  <w:footnote w:id="301">
    <w:p w:rsidR="00CE1951" w:rsidRDefault="00CE1951" w:rsidP="00935D4B">
      <w:pPr>
        <w:pStyle w:val="FootnoteText"/>
      </w:pPr>
      <w:r>
        <w:rPr>
          <w:rStyle w:val="FootnoteReference"/>
        </w:rPr>
        <w:footnoteRef/>
      </w:r>
      <w:r>
        <w:t xml:space="preserve"> Verses 11 and 12 were quoted by Satan to tempt Christ (Matt. 4:6; Lk. 4:10).</w:t>
      </w:r>
    </w:p>
  </w:footnote>
  <w:footnote w:id="302">
    <w:p w:rsidR="00CE1951" w:rsidRDefault="00CE1951" w:rsidP="00935D4B">
      <w:pPr>
        <w:pStyle w:val="FootnoteText"/>
      </w:pPr>
      <w:r>
        <w:rPr>
          <w:rStyle w:val="FootnoteReference"/>
        </w:rPr>
        <w:footnoteRef/>
      </w:r>
      <w:r>
        <w:t xml:space="preserve"> dragon: </w:t>
      </w:r>
      <w:r w:rsidRPr="0090411D">
        <w:rPr>
          <w:i/>
        </w:rPr>
        <w:t>or</w:t>
      </w:r>
      <w:r>
        <w:t xml:space="preserve"> serpent.</w:t>
      </w:r>
    </w:p>
  </w:footnote>
  <w:footnote w:id="303">
    <w:p w:rsidR="00CE1951" w:rsidRDefault="00CE1951" w:rsidP="008016CF">
      <w:pPr>
        <w:pStyle w:val="FootnoteText"/>
      </w:pPr>
      <w:r>
        <w:rPr>
          <w:rStyle w:val="FootnoteReference"/>
        </w:rPr>
        <w:footnoteRef/>
      </w:r>
      <w:r>
        <w:t xml:space="preserve"> House—Home, Family, Church, Kingdom: where God’s will is done (1 Tim. 3:15; Heb. 3:2-6; Lk. 2:49; Mt. 6:10).</w:t>
      </w:r>
    </w:p>
  </w:footnote>
  <w:footnote w:id="304">
    <w:p w:rsidR="00CE1951" w:rsidRDefault="00CE1951" w:rsidP="008016CF">
      <w:pPr>
        <w:pStyle w:val="FootnoteText"/>
      </w:pPr>
      <w:r>
        <w:rPr>
          <w:rStyle w:val="FootnoteReference"/>
        </w:rPr>
        <w:footnoteRef/>
      </w:r>
      <w:r>
        <w:t xml:space="preserve"> John 7:38.</w:t>
      </w:r>
    </w:p>
  </w:footnote>
  <w:footnote w:id="305">
    <w:p w:rsidR="00CE1951" w:rsidRDefault="00CE19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6">
    <w:p w:rsidR="00CE1951" w:rsidRDefault="00CE1951" w:rsidP="008016CF">
      <w:pPr>
        <w:pStyle w:val="FootnoteText"/>
      </w:pPr>
      <w:r>
        <w:rPr>
          <w:rStyle w:val="FootnoteReference"/>
        </w:rPr>
        <w:footnoteRef/>
      </w:r>
      <w:r>
        <w:t xml:space="preserve"> Cp. 1 Cor. 3:20, ‘The Lord knows the thoughts of the wise…’</w:t>
      </w:r>
    </w:p>
  </w:footnote>
  <w:footnote w:id="307">
    <w:p w:rsidR="00CE1951" w:rsidRDefault="00CE1951" w:rsidP="008016CF">
      <w:pPr>
        <w:pStyle w:val="FootnoteText"/>
      </w:pPr>
      <w:r>
        <w:rPr>
          <w:rStyle w:val="FootnoteReference"/>
        </w:rPr>
        <w:footnoteRef/>
      </w:r>
      <w:r>
        <w:t xml:space="preserve"> Ex. 17:1-7.</w:t>
      </w:r>
    </w:p>
  </w:footnote>
  <w:footnote w:id="308">
    <w:p w:rsidR="00CE1951" w:rsidRDefault="00CE1951" w:rsidP="008016CF">
      <w:pPr>
        <w:pStyle w:val="FootnoteText"/>
      </w:pPr>
      <w:r>
        <w:rPr>
          <w:rStyle w:val="FootnoteReference"/>
        </w:rPr>
        <w:footnoteRef/>
      </w:r>
      <w:r>
        <w:t xml:space="preserve"> Num. 14:32-34.</w:t>
      </w:r>
    </w:p>
  </w:footnote>
  <w:footnote w:id="309">
    <w:p w:rsidR="00CE1951" w:rsidRDefault="00CE1951" w:rsidP="008016CF">
      <w:pPr>
        <w:pStyle w:val="FootnoteText"/>
      </w:pPr>
      <w:r>
        <w:rPr>
          <w:rStyle w:val="FootnoteReference"/>
        </w:rPr>
        <w:footnoteRef/>
      </w:r>
      <w:r>
        <w:t xml:space="preserve"> Cp. Heb.3:7-11; 4:10.</w:t>
      </w:r>
    </w:p>
  </w:footnote>
  <w:footnote w:id="310">
    <w:p w:rsidR="00CE1951" w:rsidRDefault="00CE1951" w:rsidP="008016CF">
      <w:pPr>
        <w:pStyle w:val="FootnoteText"/>
      </w:pPr>
      <w:r>
        <w:rPr>
          <w:rStyle w:val="FootnoteReference"/>
        </w:rPr>
        <w:footnoteRef/>
      </w:r>
      <w:r>
        <w:t xml:space="preserve"> Cp. Deut. 32:17; 1 Cor. 10:20; Psalm 105:36-38; 1 Chron. 16:26.</w:t>
      </w:r>
    </w:p>
  </w:footnote>
  <w:footnote w:id="311">
    <w:p w:rsidR="00CE1951" w:rsidRDefault="00CE19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2">
    <w:p w:rsidR="00CE1951" w:rsidRDefault="00CE1951" w:rsidP="008016CF">
      <w:pPr>
        <w:pStyle w:val="FootnoteText"/>
      </w:pPr>
      <w:r>
        <w:rPr>
          <w:rStyle w:val="FootnoteReference"/>
        </w:rPr>
        <w:footnoteRef/>
      </w:r>
      <w:r>
        <w:t xml:space="preserve"> Cp. Pss. 32:5b; 84:10b. Rom. 1:19-21; 2 Cor. 4:6; Jn. 1:14; 6:40; 17:22-24.</w:t>
      </w:r>
    </w:p>
  </w:footnote>
  <w:footnote w:id="313">
    <w:p w:rsidR="00CE1951" w:rsidRDefault="00CE19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4">
    <w:p w:rsidR="00CE1951" w:rsidRDefault="00CE1951" w:rsidP="008016CF">
      <w:pPr>
        <w:pStyle w:val="FootnoteText"/>
      </w:pPr>
      <w:r>
        <w:rPr>
          <w:rStyle w:val="FootnoteReference"/>
        </w:rPr>
        <w:footnoteRef/>
      </w:r>
      <w:r>
        <w:t xml:space="preserve"> Rev. 4:6, Ezek. 1:5-10.</w:t>
      </w:r>
    </w:p>
  </w:footnote>
  <w:footnote w:id="315">
    <w:p w:rsidR="00CE1951" w:rsidRDefault="00CE1951" w:rsidP="008016CF">
      <w:pPr>
        <w:pStyle w:val="FootnoteText"/>
      </w:pPr>
      <w:r>
        <w:rPr>
          <w:rStyle w:val="FootnoteReference"/>
        </w:rPr>
        <w:footnoteRef/>
      </w:r>
      <w:r>
        <w:t xml:space="preserve"> Daily I pray for the lost. Sinners are slain by conversion into believers, saints, friends and lovers.</w:t>
      </w:r>
    </w:p>
  </w:footnote>
  <w:footnote w:id="316">
    <w:p w:rsidR="00CE1951" w:rsidRDefault="00CE1951" w:rsidP="00EC728E">
      <w:pPr>
        <w:pStyle w:val="FootnoteText"/>
      </w:pPr>
      <w:r>
        <w:rPr>
          <w:rStyle w:val="FootnoteReference"/>
        </w:rPr>
        <w:footnoteRef/>
      </w:r>
      <w:r>
        <w:t xml:space="preserve"> Peter praised and confessed Christ, yet later he swore he did not know Him (Mt. 26:74; Mk. 14:71).</w:t>
      </w:r>
    </w:p>
  </w:footnote>
  <w:footnote w:id="317">
    <w:p w:rsidR="00CE1951" w:rsidRDefault="00CE1951" w:rsidP="00EC728E">
      <w:pPr>
        <w:pStyle w:val="FootnoteText"/>
      </w:pPr>
      <w:r>
        <w:rPr>
          <w:rStyle w:val="FootnoteReference"/>
        </w:rPr>
        <w:footnoteRef/>
      </w:r>
      <w:r>
        <w:t xml:space="preserve"> Cp. Ps. 38:7a.</w:t>
      </w:r>
    </w:p>
  </w:footnote>
  <w:footnote w:id="318">
    <w:p w:rsidR="00CE1951" w:rsidRDefault="00CE19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9">
    <w:p w:rsidR="00CE1951" w:rsidRDefault="00CE19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20">
    <w:p w:rsidR="00CE1951" w:rsidRDefault="00CE1951" w:rsidP="00EC728E">
      <w:pPr>
        <w:pStyle w:val="FootnoteText"/>
      </w:pPr>
      <w:r>
        <w:rPr>
          <w:rStyle w:val="FootnoteReference"/>
        </w:rPr>
        <w:footnoteRef/>
      </w:r>
      <w:r>
        <w:t xml:space="preserve"> ‘God is love’ (1 John 4:8,16).</w:t>
      </w:r>
    </w:p>
  </w:footnote>
  <w:footnote w:id="321">
    <w:p w:rsidR="00CE1951" w:rsidRDefault="00CE1951" w:rsidP="00EC728E">
      <w:pPr>
        <w:pStyle w:val="FootnoteText"/>
      </w:pPr>
      <w:r>
        <w:rPr>
          <w:rStyle w:val="FootnoteReference"/>
        </w:rPr>
        <w:footnoteRef/>
      </w:r>
      <w:r>
        <w:t xml:space="preserve"> Cp. Ps. 147:8.</w:t>
      </w:r>
    </w:p>
  </w:footnote>
  <w:footnote w:id="322">
    <w:p w:rsidR="00CE1951" w:rsidRDefault="00CE1951" w:rsidP="00EC728E">
      <w:pPr>
        <w:pStyle w:val="FootnoteText"/>
      </w:pPr>
      <w:r>
        <w:rPr>
          <w:rStyle w:val="FootnoteReference"/>
        </w:rPr>
        <w:footnoteRef/>
      </w:r>
      <w:r>
        <w:t xml:space="preserve"> East and West intersecting heaven and earth forms the Cross to which our sins were nailed (Col. 1:20; 2:14).</w:t>
      </w:r>
    </w:p>
  </w:footnote>
  <w:footnote w:id="323">
    <w:p w:rsidR="00CE1951" w:rsidRDefault="00CE1951" w:rsidP="00EC728E">
      <w:pPr>
        <w:pStyle w:val="FootnoteText"/>
      </w:pPr>
      <w:r>
        <w:rPr>
          <w:rStyle w:val="FootnoteReference"/>
        </w:rPr>
        <w:footnoteRef/>
      </w:r>
      <w:r>
        <w:t xml:space="preserve"> embraces all: </w:t>
      </w:r>
      <w:r w:rsidRPr="00A80C80">
        <w:rPr>
          <w:i/>
        </w:rPr>
        <w:t>or</w:t>
      </w:r>
      <w:r>
        <w:t>, ‘rules over all.’</w:t>
      </w:r>
    </w:p>
  </w:footnote>
  <w:footnote w:id="324">
    <w:p w:rsidR="00CE1951" w:rsidRDefault="00CE19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5">
    <w:p w:rsidR="00CE1951" w:rsidRDefault="00CE1951" w:rsidP="00EC728E">
      <w:pPr>
        <w:pStyle w:val="FootnoteText"/>
      </w:pPr>
      <w:r>
        <w:rPr>
          <w:rStyle w:val="FootnoteReference"/>
        </w:rPr>
        <w:footnoteRef/>
      </w:r>
      <w:r>
        <w:t xml:space="preserve"> Heb. 1:7; Ezek. 1:14; 2 Esdras 8:22.</w:t>
      </w:r>
    </w:p>
  </w:footnote>
  <w:footnote w:id="326">
    <w:p w:rsidR="00CE1951" w:rsidRDefault="00CE1951" w:rsidP="00EC728E">
      <w:pPr>
        <w:pStyle w:val="FootnoteText"/>
      </w:pPr>
      <w:r>
        <w:rPr>
          <w:rStyle w:val="FootnoteReference"/>
        </w:rPr>
        <w:footnoteRef/>
      </w:r>
      <w:r>
        <w:t xml:space="preserve"> Much of Psalm 104 occurs almost verbatim in 1 Chron. 16:8-22 (cp. vv. 7:36).</w:t>
      </w:r>
    </w:p>
  </w:footnote>
  <w:footnote w:id="327">
    <w:p w:rsidR="00CE1951" w:rsidRDefault="00CE19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8">
    <w:p w:rsidR="00CE1951" w:rsidRDefault="00CE1951" w:rsidP="00EC728E">
      <w:pPr>
        <w:pStyle w:val="FootnoteText"/>
      </w:pPr>
      <w:r>
        <w:rPr>
          <w:rStyle w:val="FootnoteReference"/>
        </w:rPr>
        <w:footnoteRef/>
      </w:r>
      <w:r>
        <w:t xml:space="preserve"> caterpillars: larva of the locust.</w:t>
      </w:r>
    </w:p>
  </w:footnote>
  <w:footnote w:id="329">
    <w:p w:rsidR="00CE1951" w:rsidRDefault="00CE1951" w:rsidP="00EC728E">
      <w:pPr>
        <w:pStyle w:val="FootnoteText"/>
      </w:pPr>
      <w:r>
        <w:rPr>
          <w:rStyle w:val="FootnoteReference"/>
        </w:rPr>
        <w:footnoteRef/>
      </w:r>
      <w:r>
        <w:t xml:space="preserve"> Ex. 16:12-15; Jn. 6:31-35.</w:t>
      </w:r>
    </w:p>
  </w:footnote>
  <w:footnote w:id="330">
    <w:p w:rsidR="00CE1951" w:rsidRDefault="00CE1951" w:rsidP="00EC728E">
      <w:pPr>
        <w:pStyle w:val="FootnoteText"/>
      </w:pPr>
      <w:r>
        <w:rPr>
          <w:rStyle w:val="FootnoteReference"/>
        </w:rPr>
        <w:footnoteRef/>
      </w:r>
      <w:r>
        <w:t xml:space="preserve"> Gen. 15:14.</w:t>
      </w:r>
    </w:p>
  </w:footnote>
  <w:footnote w:id="331">
    <w:p w:rsidR="00CE1951" w:rsidRDefault="00CE19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2">
    <w:p w:rsidR="00CE1951" w:rsidRDefault="00CE1951" w:rsidP="00510795">
      <w:pPr>
        <w:pStyle w:val="FootnoteText"/>
      </w:pPr>
      <w:r>
        <w:rPr>
          <w:rStyle w:val="FootnoteReference"/>
        </w:rPr>
        <w:footnoteRef/>
      </w:r>
      <w:r>
        <w:t xml:space="preserve"> mercy: </w:t>
      </w:r>
      <w:r w:rsidRPr="00B246C1">
        <w:rPr>
          <w:i/>
        </w:rPr>
        <w:t>or</w:t>
      </w:r>
      <w:r>
        <w:t xml:space="preserve"> love.</w:t>
      </w:r>
    </w:p>
  </w:footnote>
  <w:footnote w:id="333">
    <w:p w:rsidR="00CE1951" w:rsidRDefault="00CE1951" w:rsidP="00510795">
      <w:pPr>
        <w:pStyle w:val="FootnoteText"/>
      </w:pPr>
      <w:r>
        <w:rPr>
          <w:rStyle w:val="FootnoteReference"/>
        </w:rPr>
        <w:footnoteRef/>
      </w:r>
      <w:r>
        <w:t xml:space="preserve"> Cp. Mark 8:17-21; Matthew 16:9-12.</w:t>
      </w:r>
    </w:p>
  </w:footnote>
  <w:footnote w:id="334">
    <w:p w:rsidR="00CE1951" w:rsidRDefault="00CE1951" w:rsidP="00510795">
      <w:pPr>
        <w:pStyle w:val="FootnoteText"/>
      </w:pPr>
      <w:r>
        <w:rPr>
          <w:rStyle w:val="FootnoteReference"/>
        </w:rPr>
        <w:footnoteRef/>
      </w:r>
      <w:r>
        <w:t xml:space="preserve"> Num. 11:34.</w:t>
      </w:r>
    </w:p>
  </w:footnote>
  <w:footnote w:id="335">
    <w:p w:rsidR="00CE1951" w:rsidRDefault="00CE1951" w:rsidP="00510795">
      <w:pPr>
        <w:pStyle w:val="FootnoteText"/>
      </w:pPr>
      <w:r>
        <w:rPr>
          <w:rStyle w:val="FootnoteReference"/>
        </w:rPr>
        <w:footnoteRef/>
      </w:r>
      <w:r>
        <w:t xml:space="preserve"> Num. 16:32.</w:t>
      </w:r>
    </w:p>
  </w:footnote>
  <w:footnote w:id="336">
    <w:p w:rsidR="00CE1951" w:rsidRDefault="00CE1951" w:rsidP="00510795">
      <w:pPr>
        <w:pStyle w:val="FootnoteText"/>
      </w:pPr>
      <w:r>
        <w:rPr>
          <w:rStyle w:val="FootnoteReference"/>
        </w:rPr>
        <w:footnoteRef/>
      </w:r>
      <w:r>
        <w:t xml:space="preserve"> children: </w:t>
      </w:r>
      <w:r w:rsidRPr="00B246C1">
        <w:rPr>
          <w:i/>
        </w:rPr>
        <w:t>lit</w:t>
      </w:r>
      <w:r>
        <w:t>. seed.</w:t>
      </w:r>
    </w:p>
  </w:footnote>
  <w:footnote w:id="337">
    <w:p w:rsidR="00CE1951" w:rsidRDefault="00CE19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8">
    <w:p w:rsidR="00CE1951" w:rsidRDefault="00CE1951" w:rsidP="00510795">
      <w:pPr>
        <w:pStyle w:val="FootnoteText"/>
      </w:pPr>
      <w:r>
        <w:rPr>
          <w:rStyle w:val="FootnoteReference"/>
        </w:rPr>
        <w:footnoteRef/>
      </w:r>
      <w:r>
        <w:t xml:space="preserve"> ‘mercies of the Lord’: </w:t>
      </w:r>
      <w:r w:rsidRPr="00B246C1">
        <w:rPr>
          <w:i/>
        </w:rPr>
        <w:t>or</w:t>
      </w:r>
      <w:r>
        <w:t>, the Lord’s love.</w:t>
      </w:r>
    </w:p>
  </w:footnote>
  <w:footnote w:id="339">
    <w:p w:rsidR="00CE1951" w:rsidRDefault="00CE19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0">
    <w:p w:rsidR="00CE1951" w:rsidRDefault="00CE1951" w:rsidP="00510795">
      <w:pPr>
        <w:pStyle w:val="FootnoteText"/>
      </w:pPr>
      <w:r>
        <w:rPr>
          <w:rStyle w:val="FootnoteReference"/>
        </w:rPr>
        <w:footnoteRef/>
      </w:r>
      <w:r>
        <w:t xml:space="preserve"> See Psalm 59:10 and footnote.</w:t>
      </w:r>
    </w:p>
  </w:footnote>
  <w:footnote w:id="341">
    <w:p w:rsidR="00CE1951" w:rsidRDefault="00CE19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2">
    <w:p w:rsidR="00CE1951" w:rsidRDefault="00CE1951" w:rsidP="00510795">
      <w:pPr>
        <w:pStyle w:val="FootnoteText"/>
      </w:pPr>
      <w:r>
        <w:rPr>
          <w:rStyle w:val="FootnoteReference"/>
        </w:rPr>
        <w:footnoteRef/>
      </w:r>
      <w:r>
        <w:t xml:space="preserve"> Cp. Num. 5:22.</w:t>
      </w:r>
    </w:p>
  </w:footnote>
  <w:footnote w:id="343">
    <w:p w:rsidR="00CE1951" w:rsidRDefault="00CE1951" w:rsidP="00510795">
      <w:pPr>
        <w:pStyle w:val="FootnoteText"/>
      </w:pPr>
      <w:r>
        <w:rPr>
          <w:rStyle w:val="FootnoteReference"/>
        </w:rPr>
        <w:footnoteRef/>
      </w:r>
      <w:r>
        <w:t xml:space="preserve"> Mt. 27:39.</w:t>
      </w:r>
    </w:p>
  </w:footnote>
  <w:footnote w:id="344">
    <w:p w:rsidR="00CE1951" w:rsidRDefault="00CE19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5">
    <w:p w:rsidR="00CE1951" w:rsidRDefault="00CE19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6">
    <w:p w:rsidR="00CE1951" w:rsidRDefault="00CE1951" w:rsidP="00510795">
      <w:pPr>
        <w:pStyle w:val="FootnoteText"/>
      </w:pPr>
      <w:r>
        <w:rPr>
          <w:rStyle w:val="FootnoteReference"/>
        </w:rPr>
        <w:footnoteRef/>
      </w:r>
      <w:r>
        <w:t xml:space="preserve"> Cp. 1 Cor. 15:41-43.</w:t>
      </w:r>
    </w:p>
  </w:footnote>
  <w:footnote w:id="347">
    <w:p w:rsidR="00CE1951" w:rsidRDefault="00CE19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8">
    <w:p w:rsidR="00CE1951" w:rsidRDefault="00CE1951" w:rsidP="00510795">
      <w:pPr>
        <w:pStyle w:val="FootnoteText"/>
      </w:pPr>
      <w:r>
        <w:rPr>
          <w:rStyle w:val="FootnoteReference"/>
        </w:rPr>
        <w:footnoteRef/>
      </w:r>
      <w:r>
        <w:t xml:space="preserve"> Heb. 7:21.</w:t>
      </w:r>
    </w:p>
  </w:footnote>
  <w:footnote w:id="349">
    <w:p w:rsidR="00CE1951" w:rsidRDefault="00CE19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0">
    <w:p w:rsidR="00CE1951" w:rsidRDefault="00CE19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1">
    <w:p w:rsidR="00CE1951" w:rsidRDefault="00CE1951" w:rsidP="00510795">
      <w:pPr>
        <w:pStyle w:val="FootnoteText"/>
      </w:pPr>
      <w:r>
        <w:rPr>
          <w:rStyle w:val="FootnoteReference"/>
        </w:rPr>
        <w:footnoteRef/>
      </w:r>
      <w:r>
        <w:t xml:space="preserve"> Gen. 6:18; 9:9f; 15; 17; Ex. 19:5; Mk. 14:24; Lk. 22:20,29,30.</w:t>
      </w:r>
    </w:p>
  </w:footnote>
  <w:footnote w:id="352">
    <w:p w:rsidR="00CE1951" w:rsidRDefault="00CE19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3">
    <w:p w:rsidR="00CE1951" w:rsidRDefault="00CE19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4">
    <w:p w:rsidR="00CE1951" w:rsidRDefault="00CE1951" w:rsidP="00510795">
      <w:pPr>
        <w:pStyle w:val="FootnoteText"/>
      </w:pPr>
      <w:r>
        <w:rPr>
          <w:rStyle w:val="FootnoteReference"/>
        </w:rPr>
        <w:footnoteRef/>
      </w:r>
      <w:r>
        <w:t xml:space="preserve"> ‘The world is passing away, and the desire for it; but anyone who does the will of God lives for ever’ (1 Jn. 2:17).</w:t>
      </w:r>
    </w:p>
  </w:footnote>
  <w:footnote w:id="355">
    <w:p w:rsidR="00CE1951" w:rsidRDefault="00CE19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6">
    <w:p w:rsidR="00CE1951" w:rsidRDefault="00CE1951" w:rsidP="00510795">
      <w:pPr>
        <w:pStyle w:val="FootnoteText"/>
      </w:pPr>
      <w:r>
        <w:rPr>
          <w:rStyle w:val="FootnoteReference"/>
        </w:rPr>
        <w:footnoteRef/>
      </w:r>
      <w:r>
        <w:t xml:space="preserve"> Ex. 19:6; 29:43-46; Deut. 27:9; Is. 63:18,19; Jer. 2:3; 2 Cor. 6:16.</w:t>
      </w:r>
    </w:p>
  </w:footnote>
  <w:footnote w:id="357">
    <w:p w:rsidR="00CE1951" w:rsidRDefault="00CE19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8">
    <w:p w:rsidR="00CE1951" w:rsidRDefault="00CE1951" w:rsidP="00510795">
      <w:pPr>
        <w:pStyle w:val="FootnoteText"/>
      </w:pPr>
      <w:r>
        <w:rPr>
          <w:rStyle w:val="FootnoteReference"/>
        </w:rPr>
        <w:footnoteRef/>
      </w:r>
      <w:r>
        <w:t xml:space="preserve"> Earth rocked and rolled in travail at the birth of a nation (cp. Jn. 16:20-22).</w:t>
      </w:r>
    </w:p>
  </w:footnote>
  <w:footnote w:id="359">
    <w:p w:rsidR="00CE1951" w:rsidRDefault="00CE1951" w:rsidP="00510795">
      <w:pPr>
        <w:pStyle w:val="FootnoteText"/>
      </w:pPr>
      <w:r>
        <w:rPr>
          <w:rStyle w:val="FootnoteReference"/>
        </w:rPr>
        <w:footnoteRef/>
      </w:r>
      <w:r>
        <w:t xml:space="preserve"> Cp. John 1:18; 3:13; Wisdom 18:16.</w:t>
      </w:r>
    </w:p>
  </w:footnote>
  <w:footnote w:id="360">
    <w:p w:rsidR="00CE1951" w:rsidRDefault="00CE19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1">
    <w:p w:rsidR="00CE1951" w:rsidRDefault="00CE19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2">
    <w:p w:rsidR="00CE1951" w:rsidRDefault="00CE1951" w:rsidP="00510795">
      <w:pPr>
        <w:pStyle w:val="FootnoteText"/>
      </w:pPr>
      <w:r>
        <w:rPr>
          <w:rStyle w:val="FootnoteReference"/>
        </w:rPr>
        <w:footnoteRef/>
      </w:r>
      <w:r>
        <w:t xml:space="preserve"> cp. Heb. 4:10; Phil. 2:12; Mt. 11:28,29; Jer. 6:16.</w:t>
      </w:r>
    </w:p>
  </w:footnote>
  <w:footnote w:id="363">
    <w:p w:rsidR="00CE1951" w:rsidRDefault="00CE1951" w:rsidP="00510795">
      <w:pPr>
        <w:pStyle w:val="FootnoteText"/>
      </w:pPr>
      <w:r>
        <w:rPr>
          <w:rStyle w:val="FootnoteReference"/>
        </w:rPr>
        <w:footnoteRef/>
      </w:r>
      <w:r>
        <w:t xml:space="preserve"> 2 Cor. 4:13.</w:t>
      </w:r>
    </w:p>
  </w:footnote>
  <w:footnote w:id="364">
    <w:p w:rsidR="00CE1951" w:rsidRDefault="00CE1951" w:rsidP="00510795">
      <w:pPr>
        <w:pStyle w:val="FootnoteText"/>
      </w:pPr>
      <w:r>
        <w:rPr>
          <w:rStyle w:val="FootnoteReference"/>
        </w:rPr>
        <w:footnoteRef/>
      </w:r>
      <w:r>
        <w:t xml:space="preserve"> </w:t>
      </w:r>
      <w:r w:rsidRPr="00DC02D9">
        <w:rPr>
          <w:i/>
        </w:rPr>
        <w:t>Or:</w:t>
      </w:r>
      <w:r>
        <w:t xml:space="preserve"> costly (Wisdom 1:13-16).</w:t>
      </w:r>
    </w:p>
  </w:footnote>
  <w:footnote w:id="365">
    <w:p w:rsidR="00CE1951" w:rsidRDefault="00CE1951" w:rsidP="00510795">
      <w:pPr>
        <w:pStyle w:val="FootnoteText"/>
      </w:pPr>
      <w:r>
        <w:rPr>
          <w:rStyle w:val="FootnoteReference"/>
        </w:rPr>
        <w:footnoteRef/>
      </w:r>
      <w:r>
        <w:t xml:space="preserve"> Rom. 15:11.</w:t>
      </w:r>
    </w:p>
  </w:footnote>
  <w:footnote w:id="366">
    <w:p w:rsidR="00CE1951" w:rsidRDefault="00CE1951" w:rsidP="00510795">
      <w:pPr>
        <w:pStyle w:val="FootnoteText"/>
      </w:pPr>
      <w:r>
        <w:rPr>
          <w:rStyle w:val="FootnoteReference"/>
        </w:rPr>
        <w:footnoteRef/>
      </w:r>
      <w:r>
        <w:t xml:space="preserve"> Mercy </w:t>
      </w:r>
      <w:r w:rsidRPr="00DC02D9">
        <w:rPr>
          <w:i/>
        </w:rPr>
        <w:t>or</w:t>
      </w:r>
      <w:r>
        <w:t xml:space="preserve"> love.</w:t>
      </w:r>
    </w:p>
  </w:footnote>
  <w:footnote w:id="367">
    <w:p w:rsidR="00CE1951" w:rsidRDefault="00CE1951" w:rsidP="00510795">
      <w:pPr>
        <w:pStyle w:val="FootnoteText"/>
      </w:pPr>
      <w:r>
        <w:rPr>
          <w:rStyle w:val="FootnoteReference"/>
        </w:rPr>
        <w:footnoteRef/>
      </w:r>
      <w:r>
        <w:t xml:space="preserve"> Heb. 13:6.</w:t>
      </w:r>
    </w:p>
  </w:footnote>
  <w:footnote w:id="368">
    <w:p w:rsidR="00CE1951" w:rsidRDefault="00CE19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9">
    <w:p w:rsidR="00CE1951" w:rsidRDefault="00CE19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0">
    <w:p w:rsidR="00CE1951" w:rsidRDefault="00CE19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1">
    <w:p w:rsidR="00CE1951" w:rsidRDefault="00CE19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2">
    <w:p w:rsidR="00CE1951" w:rsidRDefault="00CE1951" w:rsidP="00385CB8">
      <w:pPr>
        <w:pStyle w:val="FootnoteText"/>
      </w:pPr>
      <w:r>
        <w:rPr>
          <w:rStyle w:val="FootnoteReference"/>
        </w:rPr>
        <w:footnoteRef/>
      </w:r>
      <w:r>
        <w:t xml:space="preserve"> Rom. 10:5; Gal. 3:12; Lev. 18:5; Luke 10:25-28.</w:t>
      </w:r>
    </w:p>
  </w:footnote>
  <w:footnote w:id="373">
    <w:p w:rsidR="00CE1951" w:rsidRDefault="00CE19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4">
    <w:p w:rsidR="00CE1951" w:rsidRDefault="00CE19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5">
    <w:p w:rsidR="00CE1951" w:rsidRDefault="00CE19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6">
    <w:p w:rsidR="00CE1951" w:rsidRDefault="00CE19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7">
    <w:p w:rsidR="00CE1951" w:rsidRDefault="00CE19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8">
    <w:p w:rsidR="00CE1951" w:rsidRDefault="00CE1951" w:rsidP="00385CB8">
      <w:pPr>
        <w:pStyle w:val="FootnoteText"/>
      </w:pPr>
      <w:r>
        <w:rPr>
          <w:rStyle w:val="FootnoteReference"/>
        </w:rPr>
        <w:footnoteRef/>
      </w:r>
      <w:r>
        <w:t xml:space="preserve"> sloth: </w:t>
      </w:r>
      <w:r w:rsidRPr="0002544A">
        <w:rPr>
          <w:i/>
        </w:rPr>
        <w:t>or:</w:t>
      </w:r>
      <w:r>
        <w:t xml:space="preserve"> accidie.</w:t>
      </w:r>
    </w:p>
  </w:footnote>
  <w:footnote w:id="379">
    <w:p w:rsidR="00CE1951" w:rsidRDefault="00CE1951" w:rsidP="00385CB8">
      <w:pPr>
        <w:pStyle w:val="FootnoteText"/>
      </w:pPr>
      <w:r>
        <w:rPr>
          <w:rStyle w:val="FootnoteReference"/>
        </w:rPr>
        <w:footnoteRef/>
      </w:r>
      <w:r>
        <w:t xml:space="preserve"> Eyes were given us that we might see in creatures our Creator (St Athanasius).</w:t>
      </w:r>
    </w:p>
  </w:footnote>
  <w:footnote w:id="380">
    <w:p w:rsidR="00CE1951" w:rsidRDefault="00CE1951" w:rsidP="00385CB8">
      <w:pPr>
        <w:pStyle w:val="FootnoteText"/>
      </w:pPr>
      <w:r>
        <w:rPr>
          <w:rStyle w:val="FootnoteReference"/>
        </w:rPr>
        <w:footnoteRef/>
      </w:r>
      <w:r>
        <w:t xml:space="preserve"> Christ is our way and our righteousness (cp. Jn. 14:6; 1 Cor 1:30; Ephes. 2:5-7).</w:t>
      </w:r>
    </w:p>
  </w:footnote>
  <w:footnote w:id="381">
    <w:p w:rsidR="00CE1951" w:rsidRDefault="00CE1951" w:rsidP="00385CB8">
      <w:pPr>
        <w:pStyle w:val="FootnoteText"/>
      </w:pPr>
      <w:r>
        <w:rPr>
          <w:rStyle w:val="FootnoteReference"/>
        </w:rPr>
        <w:footnoteRef/>
      </w:r>
      <w:r>
        <w:t xml:space="preserve"> The house of wisdom can be built only if the fear of God is rooted deeply in the soul (cp. St Ambrose).</w:t>
      </w:r>
    </w:p>
  </w:footnote>
  <w:footnote w:id="382">
    <w:p w:rsidR="00CE1951" w:rsidRDefault="00CE1951" w:rsidP="00385CB8">
      <w:pPr>
        <w:pStyle w:val="FootnoteText"/>
      </w:pPr>
      <w:r>
        <w:rPr>
          <w:rStyle w:val="FootnoteReference"/>
        </w:rPr>
        <w:footnoteRef/>
      </w:r>
      <w:r>
        <w:t xml:space="preserve"> Christ is our way and our righteousness (cp. Jn. 14:6; 1 Cor 1:30; Ephes. 2:5-7). &lt;see 2 footnotes above&gt;</w:t>
      </w:r>
    </w:p>
  </w:footnote>
  <w:footnote w:id="383">
    <w:p w:rsidR="00CE1951" w:rsidRDefault="00CE1951" w:rsidP="00385CB8">
      <w:pPr>
        <w:pStyle w:val="FootnoteText"/>
      </w:pPr>
      <w:r>
        <w:rPr>
          <w:rStyle w:val="FootnoteReference"/>
        </w:rPr>
        <w:footnoteRef/>
      </w:r>
      <w:r>
        <w:t xml:space="preserve"> </w:t>
      </w:r>
      <w:r w:rsidRPr="0002544A">
        <w:rPr>
          <w:i/>
        </w:rPr>
        <w:t>Lit</w:t>
      </w:r>
      <w:r>
        <w:t>. Face: a Hebraism for ‘favor’. (Cp. Psalm 44:13).</w:t>
      </w:r>
    </w:p>
  </w:footnote>
  <w:footnote w:id="384">
    <w:p w:rsidR="00CE1951" w:rsidRDefault="00CE19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5">
    <w:p w:rsidR="00CE1951" w:rsidRDefault="00CE1951" w:rsidP="00385CB8">
      <w:pPr>
        <w:pStyle w:val="FootnoteText"/>
      </w:pPr>
      <w:r>
        <w:rPr>
          <w:rStyle w:val="FootnoteReference"/>
        </w:rPr>
        <w:footnoteRef/>
      </w:r>
      <w:r>
        <w:t xml:space="preserve"> Curdled with scorn, anger and fear.</w:t>
      </w:r>
    </w:p>
  </w:footnote>
  <w:footnote w:id="386">
    <w:p w:rsidR="00CE1951" w:rsidRDefault="00CE19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7">
    <w:p w:rsidR="00CE1951" w:rsidRDefault="00CE19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8">
    <w:p w:rsidR="00CE1951" w:rsidRDefault="00CE1951" w:rsidP="00385CB8">
      <w:pPr>
        <w:pStyle w:val="FootnoteText"/>
      </w:pPr>
      <w:r>
        <w:rPr>
          <w:rStyle w:val="FootnoteReference"/>
        </w:rPr>
        <w:footnoteRef/>
      </w:r>
      <w:r>
        <w:t xml:space="preserve"> Sprinkled with hoar-frost, a wineskin is like the greying head of an old man.</w:t>
      </w:r>
    </w:p>
  </w:footnote>
  <w:footnote w:id="389">
    <w:p w:rsidR="00CE1951" w:rsidRDefault="00CE19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0">
    <w:p w:rsidR="00CE1951" w:rsidRDefault="00CE1951" w:rsidP="00385CB8">
      <w:pPr>
        <w:pStyle w:val="FootnoteText"/>
      </w:pPr>
      <w:r>
        <w:rPr>
          <w:rStyle w:val="FootnoteReference"/>
        </w:rPr>
        <w:footnoteRef/>
      </w:r>
      <w:r>
        <w:t xml:space="preserve"> hear: </w:t>
      </w:r>
      <w:r w:rsidRPr="0002544A">
        <w:rPr>
          <w:i/>
        </w:rPr>
        <w:t>lit</w:t>
      </w:r>
      <w:r>
        <w:t>. gullet, throat, larynx.</w:t>
      </w:r>
    </w:p>
  </w:footnote>
  <w:footnote w:id="391">
    <w:p w:rsidR="00CE1951" w:rsidRDefault="00CE19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2">
    <w:p w:rsidR="00CE1951" w:rsidRDefault="00CE1951" w:rsidP="00385CB8">
      <w:pPr>
        <w:pStyle w:val="FootnoteText"/>
      </w:pPr>
      <w:r>
        <w:rPr>
          <w:rStyle w:val="FootnoteReference"/>
        </w:rPr>
        <w:footnoteRef/>
      </w:r>
      <w:r>
        <w:t xml:space="preserve"> ‘In wicked men we rightly hate the evil, but love the creature’ (St. Prosper).</w:t>
      </w:r>
    </w:p>
  </w:footnote>
  <w:footnote w:id="393">
    <w:p w:rsidR="00CE1951" w:rsidRDefault="00CE19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4">
    <w:p w:rsidR="00CE1951" w:rsidRDefault="00CE19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5">
    <w:p w:rsidR="00CE1951" w:rsidRDefault="00CE1951" w:rsidP="00385CB8">
      <w:pPr>
        <w:pStyle w:val="FootnoteText"/>
      </w:pPr>
      <w:r>
        <w:rPr>
          <w:rStyle w:val="FootnoteReference"/>
        </w:rPr>
        <w:footnoteRef/>
      </w:r>
      <w:r>
        <w:t xml:space="preserve"> These words are repeated by the deacon at the beginning of the Divine Liturgy.</w:t>
      </w:r>
    </w:p>
  </w:footnote>
  <w:footnote w:id="396">
    <w:p w:rsidR="00CE1951" w:rsidRDefault="00CE19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7">
    <w:p w:rsidR="00CE1951" w:rsidRDefault="00CE1951" w:rsidP="00385CB8">
      <w:pPr>
        <w:pStyle w:val="FootnoteText"/>
      </w:pPr>
      <w:r>
        <w:rPr>
          <w:rStyle w:val="FootnoteReference"/>
        </w:rPr>
        <w:footnoteRef/>
      </w:r>
      <w:r>
        <w:t xml:space="preserve"> Cp. Lk. 24:27,32,45.</w:t>
      </w:r>
    </w:p>
  </w:footnote>
  <w:footnote w:id="398">
    <w:p w:rsidR="00CE1951" w:rsidRDefault="00CE1951" w:rsidP="00385CB8">
      <w:pPr>
        <w:pStyle w:val="FootnoteText"/>
      </w:pPr>
      <w:r>
        <w:rPr>
          <w:rStyle w:val="FootnoteReference"/>
        </w:rPr>
        <w:footnoteRef/>
      </w:r>
      <w:r>
        <w:t xml:space="preserve"> Just as we who claim to love God judge it right to show mercy, so we can expect the divine mercy (Mt. 5:7).</w:t>
      </w:r>
    </w:p>
  </w:footnote>
  <w:footnote w:id="399">
    <w:p w:rsidR="00CE1951" w:rsidRDefault="00CE1951" w:rsidP="00385CB8">
      <w:pPr>
        <w:pStyle w:val="FootnoteText"/>
      </w:pPr>
      <w:r>
        <w:rPr>
          <w:rStyle w:val="FootnoteReference"/>
        </w:rPr>
        <w:footnoteRef/>
      </w:r>
      <w:r>
        <w:t xml:space="preserve"> pure: </w:t>
      </w:r>
      <w:r w:rsidRPr="007B4ADE">
        <w:rPr>
          <w:i/>
        </w:rPr>
        <w:t>lit</w:t>
      </w:r>
      <w:r>
        <w:t>. burnt, fired: hence refined and pure (cp. Psalm 11:7).</w:t>
      </w:r>
    </w:p>
  </w:footnote>
  <w:footnote w:id="400">
    <w:p w:rsidR="00CE1951" w:rsidRDefault="00CE19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1">
    <w:p w:rsidR="00CE1951" w:rsidRDefault="00CE19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2">
    <w:p w:rsidR="00CE1951" w:rsidRDefault="00CE19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3">
    <w:p w:rsidR="00CE1951" w:rsidRDefault="00CE1951" w:rsidP="00385CB8">
      <w:pPr>
        <w:pStyle w:val="FootnoteText"/>
      </w:pPr>
      <w:r>
        <w:rPr>
          <w:rStyle w:val="FootnoteReference"/>
        </w:rPr>
        <w:footnoteRef/>
      </w:r>
      <w:r>
        <w:t xml:space="preserve"> Cp. Ps. 110:10.</w:t>
      </w:r>
    </w:p>
  </w:footnote>
  <w:footnote w:id="404">
    <w:p w:rsidR="00CE1951" w:rsidRDefault="00CE19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5">
    <w:p w:rsidR="00CE1951" w:rsidRDefault="00CE1951" w:rsidP="00FD25B7">
      <w:pPr>
        <w:pStyle w:val="FootnoteText"/>
      </w:pPr>
      <w:r>
        <w:rPr>
          <w:rStyle w:val="FootnoteReference"/>
        </w:rPr>
        <w:footnoteRef/>
      </w:r>
      <w:r>
        <w:t xml:space="preserve"> Cp. Psalm 139:11; Rom. 12:20. ‘Coals of hell’. For desolation as the equivalent of hell, see Mark 13:14.</w:t>
      </w:r>
    </w:p>
  </w:footnote>
  <w:footnote w:id="406">
    <w:p w:rsidR="00CE1951" w:rsidRDefault="00CE1951" w:rsidP="00FD25B7">
      <w:pPr>
        <w:pStyle w:val="FootnoteText"/>
      </w:pPr>
      <w:r>
        <w:rPr>
          <w:rStyle w:val="FootnoteReference"/>
        </w:rPr>
        <w:footnoteRef/>
      </w:r>
      <w:r>
        <w:t xml:space="preserve"> Cp. Jeremiah 3:23. I look through the hills to their unseen Maker.</w:t>
      </w:r>
    </w:p>
  </w:footnote>
  <w:footnote w:id="407">
    <w:p w:rsidR="00CE1951" w:rsidRDefault="00CE19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8">
    <w:p w:rsidR="00CE1951" w:rsidRDefault="00CE19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9">
    <w:p w:rsidR="00CE1951" w:rsidRDefault="00CE19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0">
    <w:p w:rsidR="00CE1951" w:rsidRDefault="00CE1951" w:rsidP="00FD25B7">
      <w:pPr>
        <w:pStyle w:val="FootnoteText"/>
      </w:pPr>
      <w:r>
        <w:rPr>
          <w:rStyle w:val="FootnoteReference"/>
        </w:rPr>
        <w:footnoteRef/>
      </w:r>
      <w:r>
        <w:t xml:space="preserve"> Hebrews 11:26; 13:13.</w:t>
      </w:r>
    </w:p>
  </w:footnote>
  <w:footnote w:id="411">
    <w:p w:rsidR="00CE1951" w:rsidRDefault="00CE1951" w:rsidP="00FD25B7">
      <w:pPr>
        <w:pStyle w:val="FootnoteText"/>
      </w:pPr>
      <w:r>
        <w:rPr>
          <w:rStyle w:val="FootnoteReference"/>
        </w:rPr>
        <w:footnoteRef/>
      </w:r>
      <w:r>
        <w:t xml:space="preserve"> Heaven is here (Mt. 4:17; Lk. 17:21; Prov. 17:24).</w:t>
      </w:r>
    </w:p>
  </w:footnote>
  <w:footnote w:id="412">
    <w:p w:rsidR="00CE1951" w:rsidRDefault="00CE19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3">
    <w:p w:rsidR="00CE1951" w:rsidRDefault="00CE19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4">
    <w:p w:rsidR="00CE1951" w:rsidRDefault="00CE19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5">
    <w:p w:rsidR="00CE1951" w:rsidRDefault="00CE19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6">
    <w:p w:rsidR="00CE1951" w:rsidRDefault="00CE1951" w:rsidP="00FD25B7">
      <w:pPr>
        <w:pStyle w:val="FootnoteText"/>
      </w:pPr>
      <w:r>
        <w:rPr>
          <w:rStyle w:val="FootnoteReference"/>
        </w:rPr>
        <w:footnoteRef/>
      </w:r>
      <w:r>
        <w:t xml:space="preserve"> Cp. Titus 2:14.</w:t>
      </w:r>
    </w:p>
  </w:footnote>
  <w:footnote w:id="417">
    <w:p w:rsidR="00CE1951" w:rsidRDefault="00CE1951" w:rsidP="00FD25B7">
      <w:pPr>
        <w:pStyle w:val="FootnoteText"/>
      </w:pPr>
      <w:r>
        <w:rPr>
          <w:rStyle w:val="FootnoteReference"/>
        </w:rPr>
        <w:footnoteRef/>
      </w:r>
      <w:r>
        <w:t xml:space="preserve"> Prov. 29:1; 2 Kings 17:14; Neh. 9:16; Dt. 9:6.</w:t>
      </w:r>
    </w:p>
  </w:footnote>
  <w:footnote w:id="418">
    <w:p w:rsidR="00CE1951" w:rsidRDefault="00CE19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9">
    <w:p w:rsidR="00CE1951" w:rsidRDefault="00CE1951" w:rsidP="00FD25B7">
      <w:pPr>
        <w:pStyle w:val="FootnoteText"/>
      </w:pPr>
      <w:r>
        <w:rPr>
          <w:rStyle w:val="FootnoteReference"/>
        </w:rPr>
        <w:footnoteRef/>
      </w:r>
      <w:r>
        <w:t xml:space="preserve"> Cp. 1 Kings 6:21 (1 Sam. 6:21).</w:t>
      </w:r>
    </w:p>
  </w:footnote>
  <w:footnote w:id="420">
    <w:p w:rsidR="00CE1951" w:rsidRDefault="00CE1951" w:rsidP="00FD25B7">
      <w:pPr>
        <w:pStyle w:val="FootnoteText"/>
      </w:pPr>
      <w:r>
        <w:rPr>
          <w:rStyle w:val="FootnoteReference"/>
        </w:rPr>
        <w:footnoteRef/>
      </w:r>
      <w:r>
        <w:t xml:space="preserve"> Ps. 131:8-10 = 2 Chron. 6:41-42.</w:t>
      </w:r>
    </w:p>
  </w:footnote>
  <w:footnote w:id="421">
    <w:p w:rsidR="00CE1951" w:rsidRDefault="00CE1951" w:rsidP="00FD25B7">
      <w:pPr>
        <w:pStyle w:val="FootnoteText"/>
      </w:pPr>
      <w:r>
        <w:rPr>
          <w:rStyle w:val="FootnoteReference"/>
        </w:rPr>
        <w:footnoteRef/>
      </w:r>
      <w:r>
        <w:t xml:space="preserve"> I Chron. 17:11-14; Acts 2:30-33.</w:t>
      </w:r>
    </w:p>
  </w:footnote>
  <w:footnote w:id="422">
    <w:p w:rsidR="00CE1951" w:rsidRDefault="00CE1951" w:rsidP="00FD25B7">
      <w:pPr>
        <w:pStyle w:val="FootnoteText"/>
      </w:pPr>
      <w:r>
        <w:rPr>
          <w:rStyle w:val="FootnoteReference"/>
        </w:rPr>
        <w:footnoteRef/>
      </w:r>
      <w:r>
        <w:t xml:space="preserve"> stock: </w:t>
      </w:r>
      <w:r w:rsidRPr="00783CA0">
        <w:rPr>
          <w:i/>
        </w:rPr>
        <w:t>lit</w:t>
      </w:r>
      <w:r>
        <w:t>. horn.</w:t>
      </w:r>
    </w:p>
  </w:footnote>
  <w:footnote w:id="423">
    <w:p w:rsidR="00CE1951" w:rsidRDefault="00CE19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4">
    <w:p w:rsidR="00CE1951" w:rsidRDefault="00CE19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5">
    <w:p w:rsidR="00CE1951" w:rsidRDefault="00CE19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6">
    <w:p w:rsidR="00CE1951" w:rsidRDefault="00CE19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7">
    <w:p w:rsidR="00CE1951" w:rsidRDefault="00CE1951" w:rsidP="00E276C1">
      <w:pPr>
        <w:pStyle w:val="FootnoteText"/>
      </w:pPr>
      <w:r>
        <w:rPr>
          <w:rStyle w:val="FootnoteReference"/>
        </w:rPr>
        <w:footnoteRef/>
      </w:r>
      <w:r>
        <w:t xml:space="preserve"> The kingdoms of this world have become the kingdoms of our Lord and of His Christ’ (Rev. 11:15).</w:t>
      </w:r>
    </w:p>
  </w:footnote>
  <w:footnote w:id="428">
    <w:p w:rsidR="00CE1951" w:rsidRDefault="00CE1951" w:rsidP="00E276C1">
      <w:pPr>
        <w:pStyle w:val="FootnoteText"/>
      </w:pPr>
      <w:r>
        <w:rPr>
          <w:rStyle w:val="FootnoteReference"/>
        </w:rPr>
        <w:footnoteRef/>
      </w:r>
      <w:r>
        <w:t xml:space="preserve"> Deut. 32:36.</w:t>
      </w:r>
    </w:p>
  </w:footnote>
  <w:footnote w:id="429">
    <w:p w:rsidR="00CE1951" w:rsidRDefault="00CE19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0">
    <w:p w:rsidR="00CE1951" w:rsidRDefault="00CE1951" w:rsidP="00E276C1">
      <w:pPr>
        <w:pStyle w:val="FootnoteText"/>
      </w:pPr>
      <w:r>
        <w:rPr>
          <w:rStyle w:val="FootnoteReference"/>
        </w:rPr>
        <w:footnoteRef/>
      </w:r>
      <w:r>
        <w:t xml:space="preserve"> mercy: </w:t>
      </w:r>
      <w:r w:rsidRPr="007F3CE8">
        <w:rPr>
          <w:i/>
        </w:rPr>
        <w:t>or</w:t>
      </w:r>
      <w:r>
        <w:t xml:space="preserve"> love. Cp. Lk. 10:37.</w:t>
      </w:r>
    </w:p>
  </w:footnote>
  <w:footnote w:id="431">
    <w:p w:rsidR="00CE1951" w:rsidRDefault="00CE19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2">
    <w:p w:rsidR="00CE1951" w:rsidRDefault="00CE1951" w:rsidP="00E276C1">
      <w:pPr>
        <w:pStyle w:val="FootnoteText"/>
      </w:pPr>
      <w:r>
        <w:rPr>
          <w:rStyle w:val="FootnoteReference"/>
        </w:rPr>
        <w:footnoteRef/>
      </w:r>
      <w:r>
        <w:t xml:space="preserve"> See footnote on page 170. &lt;See previous footnote&gt;</w:t>
      </w:r>
    </w:p>
  </w:footnote>
  <w:footnote w:id="433">
    <w:p w:rsidR="00CE1951" w:rsidRDefault="00CE19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4">
    <w:p w:rsidR="00CE1951" w:rsidRDefault="00CE19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5">
    <w:p w:rsidR="00CE1951" w:rsidRDefault="00CE19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6">
    <w:p w:rsidR="00CE1951" w:rsidRDefault="00CE1951" w:rsidP="00E276C1">
      <w:pPr>
        <w:pStyle w:val="FootnoteText"/>
      </w:pPr>
      <w:r>
        <w:rPr>
          <w:rStyle w:val="FootnoteReference"/>
        </w:rPr>
        <w:footnoteRef/>
      </w:r>
      <w:r>
        <w:t xml:space="preserve"> songs: </w:t>
      </w:r>
      <w:r w:rsidRPr="007F3CE8">
        <w:rPr>
          <w:i/>
        </w:rPr>
        <w:t>variant reading and Slavonic:</w:t>
      </w:r>
      <w:r>
        <w:t xml:space="preserve"> ways.</w:t>
      </w:r>
    </w:p>
  </w:footnote>
  <w:footnote w:id="437">
    <w:p w:rsidR="00CE1951" w:rsidRDefault="00CE1951" w:rsidP="00E276C1">
      <w:pPr>
        <w:pStyle w:val="FootnoteText"/>
      </w:pPr>
      <w:r>
        <w:rPr>
          <w:rStyle w:val="FootnoteReference"/>
        </w:rPr>
        <w:footnoteRef/>
      </w:r>
      <w:r>
        <w:t xml:space="preserve"> The Spirit of the Lord fills the world (Wisdom 1:7).</w:t>
      </w:r>
    </w:p>
  </w:footnote>
  <w:footnote w:id="438">
    <w:p w:rsidR="00CE1951" w:rsidRDefault="00CE1951" w:rsidP="00E276C1">
      <w:pPr>
        <w:pStyle w:val="FootnoteText"/>
      </w:pPr>
      <w:r>
        <w:rPr>
          <w:rStyle w:val="FootnoteReference"/>
        </w:rPr>
        <w:footnoteRef/>
      </w:r>
      <w:r>
        <w:t xml:space="preserve"> heart: </w:t>
      </w:r>
      <w:r w:rsidRPr="007F3CE8">
        <w:rPr>
          <w:i/>
        </w:rPr>
        <w:t>lit</w:t>
      </w:r>
      <w:r>
        <w:t>. kidneys (seat of the affections in Hebrew thought).</w:t>
      </w:r>
    </w:p>
  </w:footnote>
  <w:footnote w:id="439">
    <w:p w:rsidR="00CE1951" w:rsidRDefault="00CE1951" w:rsidP="00E276C1">
      <w:pPr>
        <w:pStyle w:val="FootnoteText"/>
      </w:pPr>
      <w:r>
        <w:rPr>
          <w:rStyle w:val="FootnoteReference"/>
        </w:rPr>
        <w:footnoteRef/>
      </w:r>
      <w:r>
        <w:t xml:space="preserve"> ‘He gives songs in the night’ (Job. 35:10).</w:t>
      </w:r>
    </w:p>
  </w:footnote>
  <w:footnote w:id="440">
    <w:p w:rsidR="00CE1951" w:rsidRDefault="00CE19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1">
    <w:p w:rsidR="00CE1951" w:rsidRDefault="00CE1951" w:rsidP="00E276C1">
      <w:pPr>
        <w:pStyle w:val="FootnoteText"/>
      </w:pPr>
      <w:r>
        <w:rPr>
          <w:rStyle w:val="FootnoteReference"/>
        </w:rPr>
        <w:footnoteRef/>
      </w:r>
      <w:r>
        <w:t xml:space="preserve"> this way: the confession of Christ (2 Tim. 3:12).</w:t>
      </w:r>
    </w:p>
  </w:footnote>
  <w:footnote w:id="442">
    <w:p w:rsidR="00CE1951" w:rsidRDefault="00CE1951" w:rsidP="00E276C1">
      <w:pPr>
        <w:pStyle w:val="FootnoteText"/>
      </w:pPr>
      <w:r>
        <w:rPr>
          <w:rStyle w:val="FootnoteReference"/>
        </w:rPr>
        <w:footnoteRef/>
      </w:r>
      <w:r>
        <w:t xml:space="preserve"> These two lines are identical with Lamentations 3:6.</w:t>
      </w:r>
    </w:p>
  </w:footnote>
  <w:footnote w:id="443">
    <w:p w:rsidR="00CE1951" w:rsidRDefault="00CE1951" w:rsidP="00E276C1">
      <w:pPr>
        <w:pStyle w:val="FootnoteText"/>
      </w:pPr>
      <w:r>
        <w:rPr>
          <w:rStyle w:val="FootnoteReference"/>
        </w:rPr>
        <w:footnoteRef/>
      </w:r>
      <w:r>
        <w:t xml:space="preserve"> Cp. Rev. 10:5; Ezek. 20:23,28,42; Deut. 32:14.</w:t>
      </w:r>
    </w:p>
  </w:footnote>
  <w:footnote w:id="444">
    <w:p w:rsidR="00CE1951" w:rsidRDefault="00CE19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5">
    <w:p w:rsidR="00CE1951" w:rsidRDefault="00CE19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6">
    <w:p w:rsidR="00CE1951" w:rsidRDefault="00CE1951" w:rsidP="00E276C1">
      <w:pPr>
        <w:pStyle w:val="FootnoteText"/>
      </w:pPr>
      <w:r>
        <w:rPr>
          <w:rStyle w:val="FootnoteReference"/>
        </w:rPr>
        <w:footnoteRef/>
      </w:r>
      <w:r>
        <w:t xml:space="preserve"> Cp. ‘If I am lifted up from the earth, I will draw all men to Me’ (Jn. 12:32). See also Psalm 45:11 and the note there.</w:t>
      </w:r>
    </w:p>
  </w:footnote>
  <w:footnote w:id="447">
    <w:p w:rsidR="00CE1951" w:rsidRDefault="00CE19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8">
    <w:p w:rsidR="00CE1951" w:rsidRDefault="00CE1951" w:rsidP="00E276C1">
      <w:pPr>
        <w:pStyle w:val="FootnoteText"/>
      </w:pPr>
      <w:r>
        <w:rPr>
          <w:rStyle w:val="FootnoteReference"/>
        </w:rPr>
        <w:footnoteRef/>
      </w:r>
      <w:r>
        <w:t xml:space="preserve"> Cp. Ps. 145:2 with Ps. 103:33. Only verbs differ.</w:t>
      </w:r>
    </w:p>
  </w:footnote>
  <w:footnote w:id="449">
    <w:p w:rsidR="00CE1951" w:rsidRDefault="00CE1951" w:rsidP="00E276C1">
      <w:pPr>
        <w:pStyle w:val="FootnoteText"/>
      </w:pPr>
      <w:r>
        <w:rPr>
          <w:rStyle w:val="FootnoteReference"/>
        </w:rPr>
        <w:footnoteRef/>
      </w:r>
      <w:r>
        <w:t xml:space="preserve"> </w:t>
      </w:r>
      <w:r w:rsidRPr="00D813A7">
        <w:rPr>
          <w:i/>
        </w:rPr>
        <w:t>Lit</w:t>
      </w:r>
      <w:r>
        <w:t>. ‘dispersions’. Cp. Mt. 24:31.</w:t>
      </w:r>
    </w:p>
  </w:footnote>
  <w:footnote w:id="450">
    <w:p w:rsidR="00CE1951" w:rsidRDefault="00CE19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1">
    <w:p w:rsidR="00CE1951" w:rsidRDefault="00CE1951" w:rsidP="00E276C1">
      <w:pPr>
        <w:pStyle w:val="FootnoteText"/>
      </w:pPr>
      <w:r>
        <w:rPr>
          <w:rStyle w:val="FootnoteReference"/>
        </w:rPr>
        <w:footnoteRef/>
      </w:r>
      <w:r>
        <w:t xml:space="preserve"> two-edged sword: praise which conquers Amalek (St. Chrysostom).</w:t>
      </w:r>
    </w:p>
  </w:footnote>
  <w:footnote w:id="452">
    <w:p w:rsidR="00CE1951" w:rsidRDefault="00CE1951" w:rsidP="00E276C1">
      <w:pPr>
        <w:pStyle w:val="FootnoteText"/>
      </w:pPr>
      <w:r>
        <w:rPr>
          <w:rStyle w:val="FootnoteReference"/>
        </w:rPr>
        <w:footnoteRef/>
      </w:r>
      <w:r>
        <w:t xml:space="preserve"> ‘Holiness of life is the mother of glory’ (St Theodoret).</w:t>
      </w:r>
    </w:p>
  </w:footnote>
  <w:footnote w:id="453">
    <w:p w:rsidR="00CE1951" w:rsidRDefault="00CE1951">
      <w:pPr>
        <w:pStyle w:val="FootnoteText"/>
      </w:pPr>
      <w:r>
        <w:rPr>
          <w:rStyle w:val="FootnoteReference"/>
        </w:rPr>
        <w:footnoteRef/>
      </w:r>
      <w:r>
        <w:t xml:space="preserve"> Acts 7:60</w:t>
      </w:r>
    </w:p>
  </w:footnote>
  <w:footnote w:id="454">
    <w:p w:rsidR="00CE1951" w:rsidRDefault="00CE1951" w:rsidP="006B061A">
      <w:pPr>
        <w:pStyle w:val="Footnote0"/>
      </w:pPr>
      <w:r>
        <w:rPr>
          <w:rStyle w:val="FootnoteReference"/>
        </w:rPr>
        <w:footnoteRef/>
      </w:r>
      <w:r>
        <w:t xml:space="preserve"> Literally “virgin monastic”. The traditional English term for a female monastic is not “nun”, but “virgin”.</w:t>
      </w:r>
    </w:p>
  </w:footnote>
  <w:footnote w:id="455">
    <w:p w:rsidR="00CE1951" w:rsidRDefault="00CE1951">
      <w:pPr>
        <w:pStyle w:val="footnote"/>
        <w:rPr>
          <w:ins w:id="930" w:author="Brett Slote" w:date="2011-07-21T19:13:00Z"/>
        </w:rPr>
        <w:pPrChange w:id="931" w:author="Brett Slote" w:date="2011-07-21T20:05:00Z">
          <w:pPr>
            <w:pStyle w:val="FootnoteText"/>
          </w:pPr>
        </w:pPrChange>
      </w:pPr>
      <w:ins w:id="932" w:author="Brett Slote" w:date="2011-07-21T19:13:00Z">
        <w:r>
          <w:rPr>
            <w:rStyle w:val="FootnoteReference"/>
          </w:rPr>
          <w:footnoteRef/>
        </w:r>
        <w:r>
          <w:t xml:space="preserve"> Numbers 12:7-8</w:t>
        </w:r>
      </w:ins>
    </w:p>
  </w:footnote>
  <w:footnote w:id="456">
    <w:p w:rsidR="00CE1951" w:rsidRDefault="00CE1951">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Exodus 28:1</w:t>
        </w:r>
      </w:ins>
    </w:p>
  </w:footnote>
  <w:footnote w:id="457">
    <w:p w:rsidR="00CE1951" w:rsidRDefault="00CE1951">
      <w:pPr>
        <w:pStyle w:val="footnote"/>
        <w:rPr>
          <w:ins w:id="936" w:author="Brett Slote" w:date="2011-07-21T19:13:00Z"/>
        </w:rPr>
        <w:pPrChange w:id="937" w:author="Brett Slote" w:date="2011-07-21T20:05:00Z">
          <w:pPr>
            <w:pStyle w:val="FootnoteText"/>
          </w:pPr>
        </w:pPrChange>
      </w:pPr>
      <w:ins w:id="938" w:author="Brett Slote" w:date="2011-07-21T19:13:00Z">
        <w:r>
          <w:rPr>
            <w:rStyle w:val="FootnoteReference"/>
          </w:rPr>
          <w:footnoteRef/>
        </w:r>
        <w:r>
          <w:t xml:space="preserve"> Matthew 16:18</w:t>
        </w:r>
      </w:ins>
    </w:p>
  </w:footnote>
  <w:footnote w:id="458">
    <w:p w:rsidR="00CE1951" w:rsidRDefault="00CE1951">
      <w:pPr>
        <w:pStyle w:val="footnote"/>
        <w:rPr>
          <w:ins w:id="940" w:author="Brett Slote" w:date="2011-07-21T19:13:00Z"/>
        </w:rPr>
        <w:pPrChange w:id="941" w:author="Brett Slote" w:date="2011-07-21T20:05:00Z">
          <w:pPr>
            <w:pStyle w:val="FootnoteText"/>
          </w:pPr>
        </w:pPrChange>
      </w:pPr>
      <w:ins w:id="942" w:author="Brett Slote" w:date="2011-07-21T19:13:00Z">
        <w:r>
          <w:rPr>
            <w:rStyle w:val="FootnoteReference"/>
          </w:rPr>
          <w:footnoteRef/>
        </w:r>
        <w:r>
          <w:t xml:space="preserve"> Psalms 110:4, Hebrews 5:6,10</w:t>
        </w:r>
      </w:ins>
    </w:p>
  </w:footnote>
  <w:footnote w:id="459">
    <w:p w:rsidR="00CE1951" w:rsidRDefault="00CE195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0">
    <w:p w:rsidR="00CE1951" w:rsidRDefault="00CE1951">
      <w:pPr>
        <w:pStyle w:val="FootnoteText"/>
      </w:pPr>
      <w:r>
        <w:rPr>
          <w:rStyle w:val="FootnoteReference"/>
        </w:rPr>
        <w:footnoteRef/>
      </w:r>
      <w:r>
        <w:t xml:space="preserve"> Pope Dioscorus can but substituted here to use this doxology on his feast.</w:t>
      </w:r>
    </w:p>
  </w:footnote>
  <w:footnote w:id="461">
    <w:p w:rsidR="00CE1951" w:rsidRDefault="00CE1951" w:rsidP="003D4209">
      <w:pPr>
        <w:pStyle w:val="footnote"/>
      </w:pPr>
      <w:r>
        <w:rPr>
          <w:rStyle w:val="FootnoteReference"/>
        </w:rPr>
        <w:footnoteRef/>
      </w:r>
      <w:r>
        <w:t xml:space="preserve"> Dan 12:3</w:t>
      </w:r>
    </w:p>
  </w:footnote>
  <w:footnote w:id="462">
    <w:p w:rsidR="00CE1951" w:rsidRDefault="00CE1951" w:rsidP="003D4209">
      <w:pPr>
        <w:pStyle w:val="footnote"/>
      </w:pPr>
      <w:r>
        <w:rPr>
          <w:rStyle w:val="FootnoteReference"/>
        </w:rPr>
        <w:footnoteRef/>
      </w:r>
      <w:r>
        <w:t xml:space="preserve"> The Scetis Valley in Egypt, from which the word “ascetic” comes. Sheheet means “measure of the heart.”</w:t>
      </w:r>
    </w:p>
  </w:footnote>
  <w:footnote w:id="463">
    <w:p w:rsidR="00CE1951" w:rsidRDefault="00CE1951" w:rsidP="003D4209">
      <w:pPr>
        <w:pStyle w:val="footnote"/>
      </w:pPr>
      <w:r>
        <w:rPr>
          <w:rStyle w:val="FootnoteReference"/>
        </w:rPr>
        <w:footnoteRef/>
      </w:r>
      <w:r>
        <w:t xml:space="preserve"> Cf Lk 22:30, Mt</w:t>
      </w:r>
      <w:r w:rsidRPr="003D4209">
        <w:rPr>
          <w:rStyle w:val="footnoteChar"/>
        </w:rPr>
        <w:t xml:space="preserve"> </w:t>
      </w:r>
      <w:r>
        <w:t>19:20</w:t>
      </w:r>
    </w:p>
  </w:footnote>
  <w:footnote w:id="464">
    <w:p w:rsidR="00CE1951" w:rsidRDefault="00CE1951">
      <w:pPr>
        <w:pStyle w:val="FootnoteText"/>
      </w:pPr>
      <w:r>
        <w:rPr>
          <w:rStyle w:val="FootnoteReference"/>
        </w:rPr>
        <w:footnoteRef/>
      </w:r>
      <w:r>
        <w:t xml:space="preserve"> Rev 4:6</w:t>
      </w:r>
    </w:p>
  </w:footnote>
  <w:footnote w:id="465">
    <w:p w:rsidR="00CE1951" w:rsidRDefault="00CE1951" w:rsidP="00104A9B">
      <w:pPr>
        <w:pStyle w:val="FootnoteText"/>
        <w:rPr>
          <w:ins w:id="973" w:author="Brett Slote" w:date="2011-07-19T15:43:00Z"/>
        </w:rPr>
      </w:pPr>
      <w:ins w:id="974" w:author="Brett Slote" w:date="2011-07-19T15:43:00Z">
        <w:r>
          <w:rPr>
            <w:rStyle w:val="FootnoteReference"/>
          </w:rPr>
          <w:footnoteRef/>
        </w:r>
        <w:r>
          <w:t xml:space="preserve"> or supplications/intercessions</w:t>
        </w:r>
      </w:ins>
    </w:p>
  </w:footnote>
  <w:footnote w:id="466">
    <w:p w:rsidR="00CE1951" w:rsidRDefault="00CE1951">
      <w:pPr>
        <w:pStyle w:val="footnote"/>
        <w:rPr>
          <w:ins w:id="975" w:author="Brett Slote" w:date="2011-07-19T15:43:00Z"/>
        </w:rPr>
        <w:pPrChange w:id="976" w:author="Brett Slote" w:date="2011-07-21T19:56:00Z">
          <w:pPr>
            <w:pStyle w:val="FootnoteText"/>
          </w:pPr>
        </w:pPrChange>
      </w:pPr>
      <w:ins w:id="977" w:author="Brett Slote" w:date="2011-07-19T15:43:00Z">
        <w:r>
          <w:rPr>
            <w:rStyle w:val="FootnoteReference"/>
          </w:rPr>
          <w:footnoteRef/>
        </w:r>
        <w:r>
          <w:t xml:space="preserve"> Joel 3:13 – but I’m trying to remember something that says “the harvest is full and the wheat plentiful”</w:t>
        </w:r>
      </w:ins>
    </w:p>
  </w:footnote>
  <w:footnote w:id="467">
    <w:p w:rsidR="00CE1951" w:rsidRDefault="00CE1951">
      <w:pPr>
        <w:pStyle w:val="footnote"/>
        <w:rPr>
          <w:ins w:id="978" w:author="Brett Slote" w:date="2011-07-19T15:43:00Z"/>
          <w:rFonts w:ascii="Antonious" w:hAnsi="Antonious" w:cs="Antonious"/>
        </w:rPr>
        <w:pPrChange w:id="979" w:author="Brett Slote" w:date="2011-07-21T19:56:00Z">
          <w:pPr>
            <w:widowControl w:val="0"/>
            <w:autoSpaceDE w:val="0"/>
            <w:autoSpaceDN w:val="0"/>
            <w:adjustRightInd w:val="0"/>
          </w:pPr>
        </w:pPrChange>
      </w:pPr>
      <w:ins w:id="9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8">
    <w:p w:rsidR="00CE1951" w:rsidRDefault="00CE1951">
      <w:pPr>
        <w:pStyle w:val="FootnoteText"/>
      </w:pPr>
      <w:r>
        <w:rPr>
          <w:rStyle w:val="FootnoteReference"/>
        </w:rPr>
        <w:footnoteRef/>
      </w:r>
      <w:r>
        <w:t xml:space="preserve"> Rev 4:4</w:t>
      </w:r>
    </w:p>
  </w:footnote>
  <w:footnote w:id="469">
    <w:p w:rsidR="00CE1951" w:rsidRDefault="00CE1951">
      <w:pPr>
        <w:pStyle w:val="FootnoteText"/>
      </w:pPr>
      <w:r>
        <w:rPr>
          <w:rStyle w:val="FootnoteReference"/>
        </w:rPr>
        <w:footnoteRef/>
      </w:r>
      <w:r>
        <w:t xml:space="preserve"> Rev 5:8</w:t>
      </w:r>
    </w:p>
  </w:footnote>
  <w:footnote w:id="470">
    <w:p w:rsidR="00CE1951" w:rsidRPr="00C96A85" w:rsidRDefault="00CE1951">
      <w:pPr>
        <w:pStyle w:val="footnote"/>
        <w:rPr>
          <w:ins w:id="985" w:author="Brett Slote" w:date="2011-07-19T18:33:00Z"/>
        </w:rPr>
        <w:pPrChange w:id="986" w:author="Brett Slote" w:date="2011-07-21T19:58:00Z">
          <w:pPr>
            <w:pStyle w:val="FootnoteText"/>
          </w:pPr>
        </w:pPrChange>
      </w:pPr>
      <w:ins w:id="987" w:author="Brett Slote" w:date="2011-07-19T18:33:00Z">
        <w:r w:rsidRPr="00C96A85">
          <w:rPr>
            <w:rStyle w:val="FootnoteReference"/>
            <w:vertAlign w:val="baseline"/>
          </w:rPr>
          <w:footnoteRef/>
        </w:r>
        <w:r w:rsidRPr="00C96A85">
          <w:t xml:space="preserve"> Ephesians 6:11  (Literally: “all the girding”)</w:t>
        </w:r>
      </w:ins>
    </w:p>
  </w:footnote>
  <w:footnote w:id="471">
    <w:p w:rsidR="00CE1951" w:rsidRPr="00C96A85" w:rsidRDefault="00CE1951">
      <w:pPr>
        <w:pStyle w:val="footnote"/>
        <w:rPr>
          <w:ins w:id="990" w:author="Brett Slote" w:date="2011-07-19T18:34:00Z"/>
        </w:rPr>
        <w:pPrChange w:id="991" w:author="Brett Slote" w:date="2011-07-21T19:58:00Z">
          <w:pPr>
            <w:pStyle w:val="FootnoteText"/>
          </w:pPr>
        </w:pPrChange>
      </w:pPr>
      <w:ins w:id="992" w:author="Brett Slote" w:date="2011-07-19T18:34:00Z">
        <w:r>
          <w:rPr>
            <w:rStyle w:val="FootnoteReference"/>
          </w:rPr>
          <w:footnoteRef/>
        </w:r>
        <w:r>
          <w:t xml:space="preserve"> Col 3:1</w:t>
        </w:r>
      </w:ins>
    </w:p>
  </w:footnote>
  <w:footnote w:id="472">
    <w:p w:rsidR="00CE1951" w:rsidRDefault="00CE195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3">
    <w:p w:rsidR="00CE1951" w:rsidRDefault="00CE195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4">
    <w:p w:rsidR="00CE1951" w:rsidRDefault="00CE1951">
      <w:pPr>
        <w:pStyle w:val="footnote"/>
        <w:rPr>
          <w:ins w:id="1011" w:author="Brett Slote" w:date="2011-07-21T18:59:00Z"/>
          <w:color w:val="FF0000"/>
          <w:rPrChange w:id="1012" w:author="Brett Slote" w:date="2011-07-21T20:03:00Z">
            <w:rPr>
              <w:ins w:id="1013" w:author="Brett Slote" w:date="2011-07-21T18:59:00Z"/>
            </w:rPr>
          </w:rPrChange>
        </w:rPr>
        <w:pPrChange w:id="1014" w:author="Brett Slote" w:date="2011-07-21T20:03:00Z">
          <w:pPr>
            <w:pStyle w:val="FootnoteText"/>
          </w:pPr>
        </w:pPrChange>
      </w:pPr>
      <w:ins w:id="1015" w:author="Brett Slote" w:date="2011-07-21T18:59:00Z">
        <w:r w:rsidRPr="000C2C94">
          <w:rPr>
            <w:rStyle w:val="FootnoteReference"/>
            <w:color w:val="FF0000"/>
            <w:rPrChange w:id="1016" w:author="Brett Slote" w:date="2011-07-21T20:03:00Z">
              <w:rPr>
                <w:rStyle w:val="FootnoteReference"/>
              </w:rPr>
            </w:rPrChange>
          </w:rPr>
          <w:footnoteRef/>
        </w:r>
        <w:r w:rsidRPr="000C2C94">
          <w:rPr>
            <w:color w:val="FF0000"/>
            <w:rPrChange w:id="1017" w:author="Brett Slote" w:date="2011-07-21T20:03:00Z">
              <w:rPr>
                <w:vertAlign w:val="superscript"/>
              </w:rPr>
            </w:rPrChange>
          </w:rPr>
          <w:t xml:space="preserve"> Should decide on whether we’re going with Scete or Shiheet – Shiheet is easier to sing, but for now put “English” equivalents.</w:t>
        </w:r>
      </w:ins>
    </w:p>
  </w:footnote>
  <w:footnote w:id="475">
    <w:p w:rsidR="00CE1951" w:rsidRDefault="00CE1951">
      <w:pPr>
        <w:pStyle w:val="footnote"/>
        <w:rPr>
          <w:ins w:id="1018" w:author="Brett Slote" w:date="2011-07-21T19:00:00Z"/>
        </w:rPr>
        <w:pPrChange w:id="1019" w:author="Brett Slote" w:date="2011-07-21T20:03:00Z">
          <w:pPr>
            <w:pStyle w:val="FootnoteText"/>
          </w:pPr>
        </w:pPrChange>
      </w:pPr>
      <w:ins w:id="1020" w:author="Brett Slote" w:date="2011-07-21T19:00:00Z">
        <w:r>
          <w:rPr>
            <w:rStyle w:val="FootnoteReference"/>
          </w:rPr>
          <w:footnoteRef/>
        </w:r>
        <w:r>
          <w:t xml:space="preserve"> Need to do some research into the name of this man in English</w:t>
        </w:r>
      </w:ins>
    </w:p>
  </w:footnote>
  <w:footnote w:id="476">
    <w:p w:rsidR="00CE1951" w:rsidRDefault="00CE19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7">
    <w:p w:rsidR="00CE1951" w:rsidRDefault="00CE1951" w:rsidP="00073003">
      <w:pPr>
        <w:pStyle w:val="footnote"/>
      </w:pPr>
      <w:r>
        <w:rPr>
          <w:rStyle w:val="FootnoteReference"/>
        </w:rPr>
        <w:footnoteRef/>
      </w:r>
      <w:r>
        <w:t xml:space="preserve"> Revelation 7:2</w:t>
      </w:r>
    </w:p>
  </w:footnote>
  <w:footnote w:id="478">
    <w:p w:rsidR="00CE1951" w:rsidRDefault="00CE1951" w:rsidP="00073003">
      <w:pPr>
        <w:pStyle w:val="footnote"/>
      </w:pPr>
      <w:r>
        <w:rPr>
          <w:rStyle w:val="FootnoteReference"/>
        </w:rPr>
        <w:footnoteRef/>
      </w:r>
      <w:r>
        <w:t xml:space="preserve"> Revelation 7:3</w:t>
      </w:r>
    </w:p>
  </w:footnote>
  <w:footnote w:id="479">
    <w:p w:rsidR="00CE1951" w:rsidRDefault="00CE19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0">
    <w:p w:rsidR="00CE1951" w:rsidRDefault="00CE1951" w:rsidP="00BC160E">
      <w:pPr>
        <w:pStyle w:val="footnote"/>
      </w:pPr>
      <w:r>
        <w:rPr>
          <w:rStyle w:val="FootnoteReference"/>
        </w:rPr>
        <w:footnoteRef/>
      </w:r>
      <w:r>
        <w:t xml:space="preserve"> John 13:25</w:t>
      </w:r>
    </w:p>
  </w:footnote>
  <w:footnote w:id="481">
    <w:p w:rsidR="00CE1951" w:rsidRDefault="00CE1951" w:rsidP="00B53E05">
      <w:pPr>
        <w:pStyle w:val="footnote"/>
      </w:pPr>
      <w:r>
        <w:rPr>
          <w:rStyle w:val="FootnoteReference"/>
        </w:rPr>
        <w:footnoteRef/>
      </w:r>
      <w:r>
        <w:t xml:space="preserve"> Normally reserved for the Theotokos.</w:t>
      </w:r>
    </w:p>
  </w:footnote>
  <w:footnote w:id="482">
    <w:p w:rsidR="00CE1951" w:rsidRDefault="00CE1951" w:rsidP="00B53E05">
      <w:pPr>
        <w:pStyle w:val="footnote"/>
      </w:pPr>
      <w:r>
        <w:rPr>
          <w:rStyle w:val="FootnoteReference"/>
        </w:rPr>
        <w:footnoteRef/>
      </w:r>
      <w:r>
        <w:t xml:space="preserve"> The law of righteousness, not the Law of the Old Covenant.</w:t>
      </w:r>
    </w:p>
  </w:footnote>
  <w:footnote w:id="483">
    <w:p w:rsidR="00CE1951" w:rsidRDefault="00CE1951" w:rsidP="00662600">
      <w:pPr>
        <w:pStyle w:val="footnote"/>
      </w:pPr>
      <w:r>
        <w:rPr>
          <w:rStyle w:val="FootnoteReference"/>
        </w:rPr>
        <w:footnoteRef/>
      </w:r>
      <w:r>
        <w:t xml:space="preserve"> Or image</w:t>
      </w:r>
    </w:p>
  </w:footnote>
  <w:footnote w:id="484">
    <w:p w:rsidR="00CE1951" w:rsidRDefault="00CE1951">
      <w:pPr>
        <w:pStyle w:val="footnote"/>
        <w:rPr>
          <w:ins w:id="1059" w:author="Brett Slote" w:date="2011-07-21T18:57:00Z"/>
        </w:rPr>
        <w:pPrChange w:id="1060" w:author="Brett Slote" w:date="2011-07-21T20:03:00Z">
          <w:pPr>
            <w:pStyle w:val="FootnoteText"/>
          </w:pPr>
        </w:pPrChange>
      </w:pPr>
      <w:ins w:id="1061" w:author="Brett Slote" w:date="2011-07-21T18:57:00Z">
        <w:r>
          <w:rPr>
            <w:rStyle w:val="FootnoteReference"/>
          </w:rPr>
          <w:footnoteRef/>
        </w:r>
        <w:r>
          <w:t xml:space="preserve"> Colossians 3:14</w:t>
        </w:r>
      </w:ins>
    </w:p>
  </w:footnote>
  <w:footnote w:id="485">
    <w:p w:rsidR="00CE1951" w:rsidRDefault="00CE1951" w:rsidP="00E22010">
      <w:pPr>
        <w:pStyle w:val="footnote"/>
      </w:pPr>
      <w:r>
        <w:rPr>
          <w:rStyle w:val="FootnoteReference"/>
        </w:rPr>
        <w:footnoteRef/>
      </w:r>
      <w:r>
        <w:t xml:space="preserve"> 2 Tim 4:7</w:t>
      </w:r>
    </w:p>
  </w:footnote>
  <w:footnote w:id="486">
    <w:p w:rsidR="00CE1951" w:rsidRDefault="00CE1951" w:rsidP="00E22010">
      <w:pPr>
        <w:pStyle w:val="footnote"/>
      </w:pPr>
      <w:r>
        <w:rPr>
          <w:rStyle w:val="FootnoteReference"/>
        </w:rPr>
        <w:footnoteRef/>
      </w:r>
      <w:r>
        <w:t xml:space="preserve"> 2 Tim 4:8</w:t>
      </w:r>
    </w:p>
  </w:footnote>
  <w:footnote w:id="487">
    <w:p w:rsidR="00CE1951" w:rsidRDefault="00CE1951" w:rsidP="001779C0">
      <w:pPr>
        <w:pStyle w:val="footnote"/>
      </w:pPr>
      <w:r>
        <w:rPr>
          <w:rStyle w:val="FootnoteReference"/>
        </w:rPr>
        <w:footnoteRef/>
      </w:r>
      <w:r>
        <w:t xml:space="preserve"> Composed in Coptic and Arabic by H.G. Bishop Demetrius of Malawi circa A.D. 2000.</w:t>
      </w:r>
    </w:p>
  </w:footnote>
  <w:footnote w:id="488">
    <w:p w:rsidR="00CE1951" w:rsidRDefault="00CE19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9">
    <w:p w:rsidR="00CE1951" w:rsidRDefault="00CE1951">
      <w:pPr>
        <w:pStyle w:val="footnote"/>
        <w:rPr>
          <w:ins w:id="1082" w:author="Brett Slote" w:date="2011-07-21T18:45:00Z"/>
        </w:rPr>
        <w:pPrChange w:id="1083" w:author="Brett Slote" w:date="2011-07-21T20:01:00Z">
          <w:pPr>
            <w:pStyle w:val="FootnoteText"/>
          </w:pPr>
        </w:pPrChange>
      </w:pPr>
      <w:ins w:id="1084" w:author="Brett Slote" w:date="2011-07-21T18:45:00Z">
        <w:r>
          <w:rPr>
            <w:rStyle w:val="FootnoteReference"/>
          </w:rPr>
          <w:footnoteRef/>
        </w:r>
        <w:r>
          <w:t xml:space="preserve"> Daniel 12:3</w:t>
        </w:r>
      </w:ins>
    </w:p>
  </w:footnote>
  <w:footnote w:id="490">
    <w:p w:rsidR="00CE1951" w:rsidRDefault="00CE1951">
      <w:pPr>
        <w:pStyle w:val="footnote"/>
        <w:rPr>
          <w:ins w:id="1085" w:author="Brett Slote" w:date="2011-07-21T18:46:00Z"/>
        </w:rPr>
        <w:pPrChange w:id="1086" w:author="Brett Slote" w:date="2011-07-21T20:01:00Z">
          <w:pPr>
            <w:pStyle w:val="FootnoteText"/>
          </w:pPr>
        </w:pPrChange>
      </w:pPr>
      <w:ins w:id="1087" w:author="Brett Slote" w:date="2011-07-21T18:46:00Z">
        <w:r>
          <w:rPr>
            <w:rStyle w:val="FootnoteReference"/>
          </w:rPr>
          <w:footnoteRef/>
        </w:r>
        <w:r>
          <w:t xml:space="preserve"> Literally: all you monastic folk</w:t>
        </w:r>
      </w:ins>
    </w:p>
  </w:footnote>
  <w:footnote w:id="491">
    <w:p w:rsidR="00CE1951" w:rsidRDefault="00CE1951">
      <w:pPr>
        <w:pStyle w:val="FootnoteText"/>
      </w:pPr>
      <w:r>
        <w:rPr>
          <w:rStyle w:val="FootnoteReference"/>
        </w:rPr>
        <w:footnoteRef/>
      </w:r>
      <w:r>
        <w:t xml:space="preserve"> Published by Abouna Matta El-Maskeen of St. Macarius’ Monastery.</w:t>
      </w:r>
    </w:p>
  </w:footnote>
  <w:footnote w:id="492">
    <w:p w:rsidR="00CE1951" w:rsidRDefault="00CE1951" w:rsidP="00670C79">
      <w:pPr>
        <w:pStyle w:val="footnote"/>
      </w:pPr>
      <w:r>
        <w:rPr>
          <w:rStyle w:val="FootnoteReference"/>
        </w:rPr>
        <w:footnoteRef/>
      </w:r>
      <w:r>
        <w:t xml:space="preserve"> Modern day Ethiopia and Eritrea.</w:t>
      </w:r>
    </w:p>
  </w:footnote>
  <w:footnote w:id="493">
    <w:p w:rsidR="00CE1951" w:rsidRDefault="00CE1951" w:rsidP="0047441D">
      <w:pPr>
        <w:pStyle w:val="footnote"/>
      </w:pPr>
      <w:r>
        <w:rPr>
          <w:rStyle w:val="FootnoteReference"/>
        </w:rPr>
        <w:footnoteRef/>
      </w:r>
      <w:r>
        <w:t xml:space="preserve"> St. F</w:t>
      </w:r>
      <w:r w:rsidRPr="006422C6">
        <w:t>rumentius</w:t>
      </w:r>
      <w:r>
        <w:t>, whom the Ethiopians called “Abune Selama.”</w:t>
      </w:r>
    </w:p>
  </w:footnote>
  <w:footnote w:id="494">
    <w:p w:rsidR="00CE1951" w:rsidRDefault="00CE1951">
      <w:pPr>
        <w:pStyle w:val="footnote"/>
        <w:rPr>
          <w:ins w:id="1110" w:author="Brett Slote" w:date="2011-07-21T19:11:00Z"/>
        </w:rPr>
        <w:pPrChange w:id="1111" w:author="Brett Slote" w:date="2011-07-21T20:05:00Z">
          <w:pPr>
            <w:pStyle w:val="FootnoteText"/>
          </w:pPr>
        </w:pPrChange>
      </w:pPr>
      <w:ins w:id="1112" w:author="Brett Slote" w:date="2011-07-21T19:11:00Z">
        <w:r>
          <w:rPr>
            <w:rStyle w:val="FootnoteReference"/>
          </w:rPr>
          <w:footnoteRef/>
        </w:r>
        <w:r>
          <w:t xml:space="preserve"> Psalm 41:1</w:t>
        </w:r>
      </w:ins>
    </w:p>
  </w:footnote>
  <w:footnote w:id="495">
    <w:p w:rsidR="00CE1951" w:rsidRDefault="00CE19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6">
    <w:p w:rsidR="00CE1951" w:rsidRDefault="00CE19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7">
    <w:p w:rsidR="00CE1951" w:rsidRDefault="00CE19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8">
    <w:p w:rsidR="00CE1951" w:rsidRDefault="00CE1951" w:rsidP="006D27E4">
      <w:pPr>
        <w:pStyle w:val="Footnote0"/>
      </w:pPr>
      <w:r>
        <w:rPr>
          <w:rStyle w:val="FootnoteReference"/>
        </w:rPr>
        <w:footnoteRef/>
      </w:r>
      <w:r>
        <w:t xml:space="preserve"> In modern day Libya</w:t>
      </w:r>
    </w:p>
  </w:footnote>
  <w:footnote w:id="499">
    <w:p w:rsidR="00CE1951" w:rsidRDefault="00CE1951">
      <w:pPr>
        <w:pStyle w:val="footnote"/>
        <w:rPr>
          <w:ins w:id="1118" w:author="Brett Slote" w:date="2011-07-21T18:49:00Z"/>
        </w:rPr>
        <w:pPrChange w:id="1119" w:author="Brett Slote" w:date="2011-07-21T20:02:00Z">
          <w:pPr>
            <w:pStyle w:val="FootnoteText"/>
          </w:pPr>
        </w:pPrChange>
      </w:pPr>
      <w:ins w:id="1120" w:author="Brett Slote" w:date="2011-07-21T18:49:00Z">
        <w:r>
          <w:rPr>
            <w:rStyle w:val="FootnoteReference"/>
          </w:rPr>
          <w:footnoteRef/>
        </w:r>
        <w:r>
          <w:t xml:space="preserve"> Note that </w:t>
        </w:r>
        <w:r w:rsidRPr="000C2C94">
          <w:rPr>
            <w:rFonts w:ascii="CS Avva Shenouda" w:hAnsi="CS Avva Shenouda"/>
            <w:rPrChange w:id="1121" w:author="Brett Slote" w:date="2011-07-21T20:02:00Z">
              <w:rPr>
                <w:rFonts w:ascii="Antonious Normal" w:hAnsi="Antonious Normal"/>
              </w:rPr>
            </w:rPrChange>
          </w:rPr>
          <w:t>twou</w:t>
        </w:r>
        <w:r>
          <w:t xml:space="preserve"> is used as mountain and desert interchangeably in Coptic monastic literature</w:t>
        </w:r>
      </w:ins>
    </w:p>
  </w:footnote>
  <w:footnote w:id="500">
    <w:p w:rsidR="00CE1951" w:rsidRDefault="00CE1951">
      <w:pPr>
        <w:pStyle w:val="footnote"/>
        <w:rPr>
          <w:ins w:id="1122" w:author="Brett Slote" w:date="2011-07-21T18:50:00Z"/>
        </w:rPr>
        <w:pPrChange w:id="1123" w:author="Brett Slote" w:date="2011-07-21T20:02:00Z">
          <w:pPr>
            <w:pStyle w:val="FootnoteText"/>
          </w:pPr>
        </w:pPrChange>
      </w:pPr>
      <w:ins w:id="1124" w:author="Brett Slote" w:date="2011-07-21T18:50:00Z">
        <w:r>
          <w:rPr>
            <w:rStyle w:val="FootnoteReference"/>
          </w:rPr>
          <w:footnoteRef/>
        </w:r>
        <w:r>
          <w:t xml:space="preserve"> US book has “travails of torment” – but it’s not possessive.</w:t>
        </w:r>
      </w:ins>
    </w:p>
  </w:footnote>
  <w:footnote w:id="501">
    <w:p w:rsidR="00CE1951" w:rsidRDefault="00CE1951">
      <w:pPr>
        <w:pStyle w:val="footnote"/>
        <w:rPr>
          <w:ins w:id="1125" w:author="Brett Slote" w:date="2011-07-21T18:49:00Z"/>
        </w:rPr>
        <w:pPrChange w:id="1126" w:author="Brett Slote" w:date="2011-07-21T20:02:00Z">
          <w:pPr>
            <w:pStyle w:val="FootnoteText"/>
          </w:pPr>
        </w:pPrChange>
      </w:pPr>
      <w:ins w:id="1127" w:author="Brett Slote" w:date="2011-07-21T18:49:00Z">
        <w:r>
          <w:rPr>
            <w:rStyle w:val="FootnoteReference"/>
          </w:rPr>
          <w:footnoteRef/>
        </w:r>
        <w:r>
          <w:t xml:space="preserve"> 1 Peter 1:4</w:t>
        </w:r>
      </w:ins>
    </w:p>
  </w:footnote>
  <w:footnote w:id="502">
    <w:p w:rsidR="00CE1951" w:rsidRDefault="00CE1951" w:rsidP="00E77C68">
      <w:pPr>
        <w:pStyle w:val="footnote"/>
      </w:pPr>
      <w:r>
        <w:rPr>
          <w:rStyle w:val="FootnoteReference"/>
        </w:rPr>
        <w:footnoteRef/>
      </w:r>
      <w:r>
        <w:t xml:space="preserve"> The Coptic has “Three names, one God,” which is the heresy of modalism, and certainly was not said at Ephesus.</w:t>
      </w:r>
    </w:p>
  </w:footnote>
  <w:footnote w:id="503">
    <w:p w:rsidR="00CE1951" w:rsidRDefault="00CE1951" w:rsidP="00E77C68">
      <w:pPr>
        <w:pStyle w:val="footnote"/>
      </w:pPr>
      <w:r>
        <w:rPr>
          <w:rStyle w:val="FootnoteReference"/>
        </w:rPr>
        <w:footnoteRef/>
      </w:r>
      <w:r>
        <w:t xml:space="preserve"> This line is heretical.</w:t>
      </w:r>
    </w:p>
  </w:footnote>
  <w:footnote w:id="504">
    <w:p w:rsidR="00CE1951" w:rsidRDefault="00CE1951">
      <w:pPr>
        <w:pStyle w:val="footnote"/>
        <w:rPr>
          <w:ins w:id="1143" w:author="Brett Slote" w:date="2011-07-21T18:55:00Z"/>
        </w:rPr>
        <w:pPrChange w:id="1144" w:author="Brett Slote" w:date="2011-07-21T20:02:00Z">
          <w:pPr>
            <w:pStyle w:val="FootnoteText"/>
          </w:pPr>
        </w:pPrChange>
      </w:pPr>
      <w:ins w:id="1145" w:author="Brett Slote" w:date="2011-07-21T18:55:00Z">
        <w:r>
          <w:rPr>
            <w:rStyle w:val="FootnoteReference"/>
          </w:rPr>
          <w:footnoteRef/>
        </w:r>
        <w:r>
          <w:t xml:space="preserve"> Hallow or consecrate – this was, according to a tradition, when he formerly became an archimandrite</w:t>
        </w:r>
      </w:ins>
    </w:p>
  </w:footnote>
  <w:footnote w:id="505">
    <w:p w:rsidR="00CE1951" w:rsidRPr="00FB36D8" w:rsidRDefault="00CE1951">
      <w:pPr>
        <w:pStyle w:val="footnote"/>
        <w:rPr>
          <w:ins w:id="1146" w:author="Brett Slote" w:date="2011-07-21T18:52:00Z"/>
        </w:rPr>
        <w:pPrChange w:id="1147" w:author="Brett Slote" w:date="2011-07-21T20:02:00Z">
          <w:pPr/>
        </w:pPrChange>
      </w:pPr>
      <w:ins w:id="1148" w:author="Brett Slote" w:date="2011-07-21T18:52:00Z">
        <w:r w:rsidRPr="00FB36D8">
          <w:rPr>
            <w:rStyle w:val="FootnoteReference"/>
            <w:vertAlign w:val="baseline"/>
          </w:rPr>
          <w:footnoteRef/>
        </w:r>
        <w:r w:rsidRPr="00FB36D8">
          <w:t xml:space="preserve"> This line is literally “because the hope of the good”</w:t>
        </w:r>
      </w:ins>
    </w:p>
  </w:footnote>
  <w:footnote w:id="506">
    <w:p w:rsidR="00CE1951" w:rsidRDefault="00CE1951">
      <w:pPr>
        <w:pStyle w:val="footnote"/>
        <w:rPr>
          <w:ins w:id="1149" w:author="Brett Slote" w:date="2011-07-21T18:52:00Z"/>
          <w:rFonts w:ascii="CS Avva Shenouda" w:hAnsi="CS Avva Shenouda"/>
          <w:color w:val="FF0000"/>
          <w:rPrChange w:id="1150" w:author="Brett Slote" w:date="2011-07-21T20:02:00Z">
            <w:rPr>
              <w:ins w:id="1151" w:author="Brett Slote" w:date="2011-07-21T18:52:00Z"/>
              <w:color w:val="FF0000"/>
            </w:rPr>
          </w:rPrChange>
        </w:rPr>
        <w:pPrChange w:id="1152" w:author="Brett Slote" w:date="2011-07-21T20:02:00Z">
          <w:pPr/>
        </w:pPrChange>
      </w:pPr>
      <w:ins w:id="1153" w:author="Brett Slote" w:date="2011-07-21T18:52:00Z">
        <w:r w:rsidRPr="00FB36D8">
          <w:rPr>
            <w:rStyle w:val="FootnoteReference"/>
            <w:vertAlign w:val="baseline"/>
          </w:rPr>
          <w:footnoteRef/>
        </w:r>
        <w:r w:rsidRPr="00FB36D8">
          <w:t xml:space="preserve"> </w:t>
        </w:r>
        <w:r w:rsidRPr="00FB36D8">
          <w:rPr>
            <w:rPrChange w:id="1154" w:author="Brett Slote" w:date="2011-07-21T20:02:00Z">
              <w:rPr>
                <w:rFonts w:ascii="Antonious Normal" w:hAnsi="Antonious Normal"/>
                <w:color w:val="FF0000"/>
              </w:rPr>
            </w:rPrChange>
          </w:rPr>
          <w:t>qen hanhwd/ nem han'almoc</w:t>
        </w:r>
      </w:ins>
    </w:p>
  </w:footnote>
  <w:footnote w:id="507">
    <w:p w:rsidR="00CE1951" w:rsidRDefault="00CE1951">
      <w:pPr>
        <w:pStyle w:val="FootnoteText"/>
      </w:pPr>
      <w:r>
        <w:rPr>
          <w:rStyle w:val="FootnoteReference"/>
        </w:rPr>
        <w:footnoteRef/>
      </w:r>
      <w:r>
        <w:t xml:space="preserve"> Matthew 1:20</w:t>
      </w:r>
    </w:p>
  </w:footnote>
  <w:footnote w:id="508">
    <w:p w:rsidR="00CE1951" w:rsidRDefault="00CE1951">
      <w:pPr>
        <w:pStyle w:val="footnote"/>
        <w:rPr>
          <w:ins w:id="1169" w:author="Brett Slote" w:date="2011-07-21T19:04:00Z"/>
        </w:rPr>
        <w:pPrChange w:id="1170" w:author="Brett Slote" w:date="2011-07-21T20:04:00Z">
          <w:pPr>
            <w:pStyle w:val="FootnoteText"/>
          </w:pPr>
        </w:pPrChange>
      </w:pPr>
      <w:ins w:id="1171" w:author="Brett Slote" w:date="2011-07-21T19:04:00Z">
        <w:r>
          <w:rPr>
            <w:rStyle w:val="FootnoteReference"/>
          </w:rPr>
          <w:footnoteRef/>
        </w:r>
        <w:r>
          <w:t xml:space="preserve"> literal is disregarded</w:t>
        </w:r>
      </w:ins>
    </w:p>
  </w:footnote>
  <w:footnote w:id="509">
    <w:p w:rsidR="00CE1951" w:rsidRDefault="00CE1951">
      <w:pPr>
        <w:pStyle w:val="FootnoteText"/>
      </w:pPr>
      <w:r>
        <w:rPr>
          <w:rStyle w:val="FootnoteReference"/>
        </w:rPr>
        <w:footnoteRef/>
      </w:r>
      <w:r>
        <w:t xml:space="preserve"> Ps 8:2</w:t>
      </w:r>
    </w:p>
  </w:footnote>
  <w:footnote w:id="510">
    <w:p w:rsidR="00CE1951" w:rsidRPr="000C76BB" w:rsidRDefault="00CE19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1">
    <w:p w:rsidR="00CE1951" w:rsidRDefault="00CE1951">
      <w:pPr>
        <w:pStyle w:val="FootnoteText"/>
      </w:pPr>
      <w:r>
        <w:rPr>
          <w:rStyle w:val="FootnoteReference"/>
        </w:rPr>
        <w:footnoteRef/>
      </w:r>
      <w:r>
        <w:t xml:space="preserve"> Matthew 28:6</w:t>
      </w:r>
    </w:p>
  </w:footnote>
  <w:footnote w:id="512">
    <w:p w:rsidR="00CE1951" w:rsidRDefault="00CE1951">
      <w:pPr>
        <w:pStyle w:val="FootnoteText"/>
      </w:pPr>
      <w:r>
        <w:rPr>
          <w:rStyle w:val="FootnoteReference"/>
        </w:rPr>
        <w:footnoteRef/>
      </w:r>
      <w:r>
        <w:t xml:space="preserve"> Matthew 28:7,6</w:t>
      </w:r>
    </w:p>
  </w:footnote>
  <w:footnote w:id="513">
    <w:p w:rsidR="00CE1951" w:rsidRDefault="00CE1951">
      <w:pPr>
        <w:pStyle w:val="FootnoteText"/>
      </w:pPr>
      <w:r>
        <w:rPr>
          <w:rStyle w:val="FootnoteReference"/>
        </w:rPr>
        <w:footnoteRef/>
      </w:r>
      <w:r>
        <w:t xml:space="preserve"> Matthew 28:7</w:t>
      </w:r>
    </w:p>
  </w:footnote>
  <w:footnote w:id="514">
    <w:p w:rsidR="00CE1951" w:rsidRDefault="00CE1951">
      <w:pPr>
        <w:pStyle w:val="FootnoteText"/>
      </w:pPr>
      <w:r>
        <w:rPr>
          <w:rStyle w:val="FootnoteReference"/>
        </w:rPr>
        <w:footnoteRef/>
      </w:r>
      <w:r>
        <w:t xml:space="preserve"> John 20:27</w:t>
      </w:r>
    </w:p>
  </w:footnote>
  <w:footnote w:id="515">
    <w:p w:rsidR="00CE1951" w:rsidRDefault="00CE1951">
      <w:pPr>
        <w:pStyle w:val="FootnoteText"/>
      </w:pPr>
      <w:r>
        <w:rPr>
          <w:rStyle w:val="FootnoteReference"/>
        </w:rPr>
        <w:footnoteRef/>
      </w:r>
      <w:r>
        <w:t xml:space="preserve"> John 20:28</w:t>
      </w:r>
    </w:p>
  </w:footnote>
  <w:footnote w:id="516">
    <w:p w:rsidR="00CE1951" w:rsidRDefault="00CE1951">
      <w:pPr>
        <w:pStyle w:val="FootnoteText"/>
      </w:pPr>
      <w:r>
        <w:rPr>
          <w:rStyle w:val="FootnoteReference"/>
        </w:rPr>
        <w:footnoteRef/>
      </w:r>
      <w:r>
        <w:t xml:space="preserve"> John 20:29</w:t>
      </w:r>
    </w:p>
  </w:footnote>
  <w:footnote w:id="517">
    <w:p w:rsidR="00CE1951" w:rsidRDefault="00CE195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951" w:rsidRPr="00536AB2" w:rsidRDefault="00CE1951"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C30EB"/>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2D546-657A-4C3D-AE29-01A460F205B2}">
  <ds:schemaRefs>
    <ds:schemaRef ds:uri="http://schemas.openxmlformats.org/officeDocument/2006/bibliography"/>
  </ds:schemaRefs>
</ds:datastoreItem>
</file>

<file path=customXml/itemProps2.xml><?xml version="1.0" encoding="utf-8"?>
<ds:datastoreItem xmlns:ds="http://schemas.openxmlformats.org/officeDocument/2006/customXml" ds:itemID="{026029C5-7D59-46FA-9763-A7C80A3E0B74}">
  <ds:schemaRefs>
    <ds:schemaRef ds:uri="http://schemas.openxmlformats.org/officeDocument/2006/bibliography"/>
  </ds:schemaRefs>
</ds:datastoreItem>
</file>

<file path=customXml/itemProps3.xml><?xml version="1.0" encoding="utf-8"?>
<ds:datastoreItem xmlns:ds="http://schemas.openxmlformats.org/officeDocument/2006/customXml" ds:itemID="{C66DC19D-287E-4F8A-A19C-AB38F7B44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13433</TotalTime>
  <Pages>876</Pages>
  <Words>158061</Words>
  <Characters>900953</Characters>
  <Application>Microsoft Office Word</Application>
  <DocSecurity>0</DocSecurity>
  <Lines>7507</Lines>
  <Paragraphs>2113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213</cp:revision>
  <cp:lastPrinted>2015-08-26T13:05:00Z</cp:lastPrinted>
  <dcterms:created xsi:type="dcterms:W3CDTF">2014-10-30T02:06:00Z</dcterms:created>
  <dcterms:modified xsi:type="dcterms:W3CDTF">2015-10-30T16:59:00Z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