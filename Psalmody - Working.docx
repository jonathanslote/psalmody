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Ref439328232"/>
      <w:r>
        <w:rPr>
          <w:lang w:val="en-US"/>
        </w:rPr>
        <w:t>Brief Table of Contents</w:t>
      </w:r>
      <w:bookmarkEnd w:id="0"/>
      <w:bookmarkEnd w:id="1"/>
      <w:bookmarkEnd w:id="6"/>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6" w:name="_Toc437373002"/>
      <w:r w:rsidRPr="003A7286">
        <w:t>The Horologion: The Book of the Hours</w:t>
      </w:r>
      <w:bookmarkEnd w:id="8"/>
      <w:bookmarkEnd w:id="16"/>
    </w:p>
    <w:p w14:paraId="7447E17F" w14:textId="2EF3F64A" w:rsidR="00964F23" w:rsidRPr="00E00D27" w:rsidRDefault="00964F23" w:rsidP="00E00D27"/>
    <w:p w14:paraId="04A2C45E" w14:textId="77777777" w:rsidR="00964F23" w:rsidRDefault="00964F23" w:rsidP="00964F23">
      <w:pPr>
        <w:pStyle w:val="Heading2"/>
      </w:pPr>
      <w:bookmarkStart w:id="17" w:name="_Toc410196171"/>
      <w:bookmarkStart w:id="18" w:name="_Toc410196402"/>
      <w:bookmarkStart w:id="19" w:name="_Toc410196904"/>
      <w:bookmarkStart w:id="20" w:name="_Toc437373003"/>
      <w:bookmarkStart w:id="21" w:name="Vespers"/>
      <w:r>
        <w:lastRenderedPageBreak/>
        <w:t>The Setting of the Sun: Vespers (the Eleventh Hour)</w:t>
      </w:r>
      <w:bookmarkEnd w:id="17"/>
      <w:bookmarkEnd w:id="18"/>
      <w:bookmarkEnd w:id="19"/>
      <w:bookmarkEnd w:id="20"/>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Toc410196172" w:displacedByCustomXml="next"/>
    <w:bookmarkStart w:id="23" w:name="_Toc410196403" w:displacedByCustomXml="next"/>
    <w:bookmarkStart w:id="24" w:name="_Toc410196905" w:displacedByCustomXml="next"/>
    <w:bookmarkStart w:id="25" w:name="_Ref435790480" w:displacedByCustomXml="next"/>
    <w:bookmarkStart w:id="26"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7373032"/>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30" w:name="_Toc410196173"/>
      <w:bookmarkStart w:id="31" w:name="_Toc410196405"/>
      <w:bookmarkStart w:id="32" w:name="_Toc410196907"/>
      <w:bookmarkStart w:id="33" w:name="_Ref435789546"/>
      <w:bookmarkStart w:id="34" w:name="_Ref435789552"/>
      <w:r>
        <w:br w:type="page"/>
      </w:r>
    </w:p>
    <w:p w14:paraId="25BA8728" w14:textId="2065D657" w:rsidR="00964F23" w:rsidRDefault="00964F23" w:rsidP="00964F23">
      <w:pPr>
        <w:pStyle w:val="Heading3"/>
      </w:pPr>
      <w:bookmarkStart w:id="35" w:name="_Toc437373033"/>
      <w:r>
        <w:lastRenderedPageBreak/>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lastRenderedPageBreak/>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1" w:name="_Toc410196174"/>
      <w:bookmarkStart w:id="42" w:name="_Toc410196406"/>
      <w:bookmarkStart w:id="43" w:name="_Toc410196908"/>
      <w:bookmarkStart w:id="44" w:name="_Ref434565022"/>
      <w:bookmarkStart w:id="45" w:name="_Ref434565029"/>
      <w:r>
        <w:br w:type="page"/>
      </w:r>
    </w:p>
    <w:p w14:paraId="4E9FD0B2" w14:textId="47979EAF" w:rsidR="003C1C36" w:rsidRDefault="00964F23" w:rsidP="003C1C36">
      <w:pPr>
        <w:pStyle w:val="Heading3"/>
      </w:pPr>
      <w:bookmarkStart w:id="46" w:name="_Toc437373034"/>
      <w:r>
        <w:lastRenderedPageBreak/>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lastRenderedPageBreak/>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_Toc437373004"/>
      <w:bookmarkStart w:id="75" w:name="Compline"/>
      <w:bookmarkEnd w:id="21"/>
      <w:r>
        <w:lastRenderedPageBreak/>
        <w:t>After Supper: Retiring</w:t>
      </w:r>
      <w:r>
        <w:rPr>
          <w:rStyle w:val="FootnoteReference"/>
        </w:rPr>
        <w:footnoteReference w:id="11"/>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3737306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1" w:name="_Toc43737306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6" w:name="_Toc43737307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37373005"/>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7373071"/>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2" w:name="_Ref434580361"/>
      <w:r>
        <w:br w:type="page"/>
      </w:r>
    </w:p>
    <w:p w14:paraId="6D21839E" w14:textId="3B925DCD" w:rsidR="00964F23" w:rsidRDefault="00964F23" w:rsidP="00964F23">
      <w:pPr>
        <w:pStyle w:val="Heading3"/>
      </w:pPr>
      <w:bookmarkStart w:id="113" w:name="_Toc437373072"/>
      <w:r>
        <w:lastRenderedPageBreak/>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5" w:name="_Toc410196181"/>
      <w:bookmarkStart w:id="116" w:name="_Toc410196413"/>
      <w:bookmarkStart w:id="117" w:name="_Toc410196915"/>
      <w:bookmarkStart w:id="118" w:name="_Ref434580482"/>
      <w:r>
        <w:br w:type="page"/>
      </w:r>
    </w:p>
    <w:p w14:paraId="479B7501" w14:textId="470FFF90" w:rsidR="00964F23" w:rsidRDefault="00964F23" w:rsidP="00964F23">
      <w:pPr>
        <w:pStyle w:val="Heading3"/>
      </w:pPr>
      <w:bookmarkStart w:id="119" w:name="_Toc437373073"/>
      <w:r>
        <w:lastRenderedPageBreak/>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1" w:name="_Toc410196182"/>
      <w:bookmarkStart w:id="122" w:name="_Toc410196414"/>
      <w:bookmarkStart w:id="123" w:name="_Toc410196916"/>
      <w:r>
        <w:br w:type="page"/>
      </w:r>
    </w:p>
    <w:p w14:paraId="6395CC69" w14:textId="112E26D2" w:rsidR="00964F23" w:rsidRDefault="00964F23" w:rsidP="00964F23">
      <w:pPr>
        <w:pStyle w:val="Heading3"/>
      </w:pPr>
      <w:bookmarkStart w:id="124" w:name="_Toc437373074"/>
      <w:r>
        <w:lastRenderedPageBreak/>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lastRenderedPageBreak/>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lastRenderedPageBreak/>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lastRenderedPageBreak/>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7373006"/>
      <w:bookmarkEnd w:id="103"/>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generations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lastRenderedPageBreak/>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lastRenderedPageBreak/>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lastRenderedPageBreak/>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lastRenderedPageBreak/>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lastRenderedPageBreak/>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lastRenderedPageBreak/>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lastRenderedPageBreak/>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lastRenderedPageBreak/>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1" w:name="_Toc298681313"/>
      <w:bookmarkStart w:id="712" w:name="_Toc308441928"/>
      <w:r>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lastRenderedPageBreak/>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lastRenderedPageBreak/>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lastRenderedPageBreak/>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lastRenderedPageBreak/>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lastRenderedPageBreak/>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80" w:name="_Toc298681339"/>
      <w:bookmarkStart w:id="781" w:name="_Toc308441938"/>
      <w:r>
        <w:lastRenderedPageBreak/>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lastRenderedPageBreak/>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lastRenderedPageBreak/>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lastRenderedPageBreak/>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_Toc437373007"/>
      <w:bookmarkStart w:id="853" w:name="Prime"/>
      <w:r>
        <w:lastRenderedPageBreak/>
        <w:t>Early Morning: Prime (The First Hour)</w:t>
      </w:r>
      <w:bookmarkEnd w:id="849"/>
      <w:bookmarkEnd w:id="850"/>
      <w:bookmarkEnd w:id="851"/>
      <w:bookmarkEnd w:id="852"/>
    </w:p>
    <w:bookmarkStart w:id="854" w:name="_Toc410196186" w:displacedByCustomXml="next"/>
    <w:bookmarkStart w:id="855" w:name="_Toc410196428" w:displacedByCustomXml="next"/>
    <w:bookmarkStart w:id="856" w:name="_Toc410196930" w:displacedByCustomXml="next"/>
    <w:bookmarkStart w:id="857" w:name="_Ref435434336" w:displacedByCustomXml="next"/>
    <w:bookmarkStart w:id="858" w:name="_Ref435434342" w:displacedByCustomXml="next"/>
    <w:bookmarkStart w:id="859" w:name="_Ref435789623" w:displacedByCustomXml="next"/>
    <w:bookmarkStart w:id="860" w:name="_Ref435789629" w:displacedByCustomXml="next"/>
    <w:bookmarkStart w:id="861" w:name="_Ref435799254" w:displacedByCustomXml="next"/>
    <w:bookmarkStart w:id="862"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7373075"/>
      <w:r>
        <w:lastRenderedPageBreak/>
        <w:t>The Psalms of Prime</w:t>
      </w:r>
      <w:bookmarkEnd w:id="862"/>
      <w:bookmarkEnd w:id="861"/>
      <w:bookmarkEnd w:id="860"/>
      <w:bookmarkEnd w:id="859"/>
      <w:bookmarkEnd w:id="858"/>
      <w:bookmarkEnd w:id="857"/>
      <w:bookmarkEnd w:id="856"/>
      <w:bookmarkEnd w:id="855"/>
      <w:bookmarkEnd w:id="854"/>
      <w:bookmarkEnd w:id="86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lastRenderedPageBreak/>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9" w:name="_Ref412098903"/>
      <w:r>
        <w:br w:type="page"/>
      </w:r>
    </w:p>
    <w:p w14:paraId="454C0BF9" w14:textId="4F7D835B" w:rsidR="00495F1A" w:rsidRDefault="00495F1A" w:rsidP="00495F1A">
      <w:pPr>
        <w:pStyle w:val="Heading3"/>
      </w:pPr>
      <w:bookmarkStart w:id="870" w:name="_Toc437373076"/>
      <w:r>
        <w:lastRenderedPageBreak/>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4" w:name="_Toc410196188"/>
      <w:bookmarkStart w:id="875" w:name="_Toc410196430"/>
      <w:bookmarkStart w:id="876" w:name="_Toc410196932"/>
      <w:bookmarkStart w:id="877" w:name="_Ref412099016"/>
      <w:bookmarkStart w:id="878" w:name="_Toc298681357"/>
      <w:bookmarkStart w:id="879" w:name="_Ref299211976"/>
      <w:bookmarkStart w:id="880" w:name="_Toc308441947"/>
      <w:r>
        <w:br w:type="page"/>
      </w:r>
    </w:p>
    <w:p w14:paraId="67316D19" w14:textId="56ECD544" w:rsidR="00495F1A" w:rsidRDefault="00495F1A" w:rsidP="00495F1A">
      <w:pPr>
        <w:pStyle w:val="Heading3"/>
      </w:pPr>
      <w:bookmarkStart w:id="881" w:name="_Toc437373077"/>
      <w:r>
        <w:lastRenderedPageBreak/>
        <w:t>The Raising of Morning Incense</w:t>
      </w:r>
      <w:bookmarkEnd w:id="874"/>
      <w:bookmarkEnd w:id="875"/>
      <w:bookmarkEnd w:id="876"/>
      <w:bookmarkEnd w:id="877"/>
      <w:bookmarkEnd w:id="881"/>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7373008"/>
      <w:bookmarkEnd w:id="853"/>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4" w:name="_Ref435800080"/>
      <w:r>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7373009"/>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7373010"/>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7373011"/>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9" w:name="_Toc410196195"/>
      <w:bookmarkStart w:id="920" w:name="_Toc410196437"/>
      <w:bookmarkStart w:id="921"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2" w:name="_Toc437373012"/>
      <w:r>
        <w:t>The Book of the Psalter</w:t>
      </w:r>
      <w:bookmarkEnd w:id="919"/>
      <w:bookmarkEnd w:id="920"/>
      <w:bookmarkEnd w:id="921"/>
      <w:bookmarkEnd w:id="922"/>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3"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3"/>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4"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4"/>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5"/>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178AE2A9" w14:textId="462619C1" w:rsidR="00686912" w:rsidRDefault="00686912" w:rsidP="00686912">
      <w:pPr>
        <w:pStyle w:val="Heading2"/>
      </w:pPr>
      <w:bookmarkStart w:id="928" w:name="_Toc437373013"/>
      <w:r>
        <w:lastRenderedPageBreak/>
        <w:t>The Psalms</w:t>
      </w:r>
      <w:bookmarkEnd w:id="928"/>
    </w:p>
    <w:p w14:paraId="5D1E6FC7" w14:textId="06BF4D7B" w:rsidR="003A7286" w:rsidRPr="0044639B" w:rsidRDefault="003A7286" w:rsidP="003A7286">
      <w:pPr>
        <w:pStyle w:val="Heading3"/>
      </w:pPr>
      <w:r>
        <w:t>Kathisma 1</w:t>
      </w:r>
      <w:bookmarkEnd w:id="927"/>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1" w:name="_Ref412026989"/>
      <w:r>
        <w:lastRenderedPageBreak/>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lastRenderedPageBreak/>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w:t>
      </w:r>
      <w:bookmarkStart w:id="957" w:name="_GoBack"/>
      <w:bookmarkEnd w:id="957"/>
      <w:r w:rsidR="00823E69">
        <w:t>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Pr="004E0D33" w:rsidRDefault="008612F3" w:rsidP="004E0D33">
      <w:pPr>
        <w:pStyle w:val="EnglishHangEndNoCoptic"/>
      </w:pPr>
      <w:r>
        <w:tab/>
        <w:t>Amen! Amen!</w:t>
      </w:r>
      <w:r>
        <w:rPr>
          <w:rStyle w:val="FootnoteReference"/>
        </w:rPr>
        <w:footnoteReference w:id="205"/>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206"/>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lastRenderedPageBreak/>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7"/>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lastRenderedPageBreak/>
        <w:tab/>
        <w:t xml:space="preserve">and </w:t>
      </w:r>
      <w:r w:rsidR="001040C8">
        <w:t>You did</w:t>
      </w:r>
      <w:r w:rsidRPr="00AB1781">
        <w:t xml:space="preserve"> plant our fathers.</w:t>
      </w:r>
      <w:r w:rsidRPr="00AB1781">
        <w:rPr>
          <w:rStyle w:val="FootnoteReference"/>
        </w:rPr>
        <w:footnoteReference w:id="208"/>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lastRenderedPageBreak/>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09"/>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10"/>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lastRenderedPageBreak/>
        <w:t>2 My heart is bubbling over with a good word;</w:t>
      </w:r>
      <w:r w:rsidRPr="00AB1781">
        <w:rPr>
          <w:rStyle w:val="FootnoteReference"/>
        </w:rPr>
        <w:footnoteReference w:id="211"/>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2"/>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4"/>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5"/>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6"/>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7"/>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lastRenderedPageBreak/>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8"/>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19"/>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0"/>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1"/>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2"/>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lastRenderedPageBreak/>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3"/>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5"/>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7"/>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8"/>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lastRenderedPageBreak/>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29"/>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lastRenderedPageBreak/>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lastRenderedPageBreak/>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0"/>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lastRenderedPageBreak/>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lastRenderedPageBreak/>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1"/>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2"/>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lastRenderedPageBreak/>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3"/>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5"/>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lastRenderedPageBreak/>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7"/>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8"/>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lastRenderedPageBreak/>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39"/>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0"/>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lastRenderedPageBreak/>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1"/>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2"/>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lastRenderedPageBreak/>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3"/>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4"/>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lastRenderedPageBreak/>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5"/>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6"/>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7"/>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8"/>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lastRenderedPageBreak/>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lastRenderedPageBreak/>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4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0"/>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1"/>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2"/>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4"/>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5"/>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6"/>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7"/>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8"/>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59"/>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0"/>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1"/>
      </w:r>
    </w:p>
    <w:p w14:paraId="4AFE2C3B" w14:textId="77777777" w:rsidR="00C879D4" w:rsidRPr="00AB1781" w:rsidRDefault="00C879D4" w:rsidP="00C879D4">
      <w:pPr>
        <w:pStyle w:val="EnglishHangNoCoptic"/>
      </w:pPr>
      <w:r w:rsidRPr="00AB1781">
        <w:lastRenderedPageBreak/>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2"/>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4"/>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5"/>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lastRenderedPageBreak/>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6"/>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7"/>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8"/>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69"/>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0"/>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1"/>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4"/>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5"/>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6"/>
      </w:r>
      <w:r w:rsidRPr="00AB1781">
        <w:t xml:space="preserve"> spoke against me;</w:t>
      </w:r>
    </w:p>
    <w:p w14:paraId="7BB59CC6" w14:textId="77777777" w:rsidR="00C879D4" w:rsidRPr="00AB1781" w:rsidRDefault="00C879D4" w:rsidP="00B139A8">
      <w:pPr>
        <w:pStyle w:val="EnglishHangEndNoCoptic"/>
      </w:pPr>
      <w:r w:rsidRPr="00AB1781">
        <w:lastRenderedPageBreak/>
        <w:tab/>
        <w:t>and the wine drinkers</w:t>
      </w:r>
      <w:r w:rsidRPr="00AB1781">
        <w:rPr>
          <w:rStyle w:val="FootnoteReference"/>
        </w:rPr>
        <w:footnoteReference w:id="277"/>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8"/>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79"/>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0"/>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1"/>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2"/>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3"/>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lastRenderedPageBreak/>
        <w:tab/>
        <w:t>and a strong sanctuary to save me;</w:t>
      </w:r>
      <w:r w:rsidRPr="00AB1781">
        <w:rPr>
          <w:rStyle w:val="FootnoteReference"/>
        </w:rPr>
        <w:footnoteReference w:id="284"/>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lastRenderedPageBreak/>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5"/>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7"/>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lastRenderedPageBreak/>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8"/>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8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0"/>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1"/>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2"/>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lastRenderedPageBreak/>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3"/>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4"/>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lastRenderedPageBreak/>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5"/>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lastRenderedPageBreak/>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6"/>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7"/>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8"/>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99"/>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0"/>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1"/>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2"/>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3"/>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4"/>
      </w:r>
    </w:p>
    <w:p w14:paraId="0570C65B" w14:textId="77777777" w:rsidR="00CA0029" w:rsidRPr="00AB1781" w:rsidRDefault="00CA0029" w:rsidP="00CA0029">
      <w:pPr>
        <w:pStyle w:val="EnglishHangEndNoCoptic"/>
      </w:pPr>
      <w:r w:rsidRPr="00AB1781">
        <w:lastRenderedPageBreak/>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lastRenderedPageBreak/>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5"/>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6"/>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7"/>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8"/>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09"/>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lastRenderedPageBreak/>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lastRenderedPageBreak/>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0"/>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lastRenderedPageBreak/>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2"/>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lastRenderedPageBreak/>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lastRenderedPageBreak/>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4"/>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5"/>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7"/>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8"/>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lastRenderedPageBreak/>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19"/>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lastRenderedPageBreak/>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0"/>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1"/>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lastRenderedPageBreak/>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2"/>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3"/>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4"/>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lastRenderedPageBreak/>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5"/>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6"/>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7"/>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lastRenderedPageBreak/>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lastRenderedPageBreak/>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29"/>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0"/>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lastRenderedPageBreak/>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1"/>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lastRenderedPageBreak/>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2"/>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3"/>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4"/>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lastRenderedPageBreak/>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5"/>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6"/>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7"/>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8"/>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39"/>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0"/>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1"/>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2"/>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lastRenderedPageBreak/>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3"/>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4"/>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5"/>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6"/>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7"/>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8"/>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lastRenderedPageBreak/>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lastRenderedPageBreak/>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49"/>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0"/>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lastRenderedPageBreak/>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1"/>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lastRenderedPageBreak/>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2"/>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3"/>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lastRenderedPageBreak/>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4"/>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lastRenderedPageBreak/>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6"/>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lastRenderedPageBreak/>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7"/>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lastRenderedPageBreak/>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8"/>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59"/>
      </w:r>
    </w:p>
    <w:p w14:paraId="17873B12" w14:textId="77777777" w:rsidR="008016CF" w:rsidRPr="00AB1781" w:rsidRDefault="008016CF" w:rsidP="008016CF">
      <w:pPr>
        <w:pStyle w:val="EnglishHangNoCoptic"/>
      </w:pPr>
      <w:r w:rsidRPr="00AB1781">
        <w:lastRenderedPageBreak/>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0"/>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1"/>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lastRenderedPageBreak/>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2"/>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3"/>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lastRenderedPageBreak/>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4"/>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lastRenderedPageBreak/>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5"/>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lastRenderedPageBreak/>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lastRenderedPageBreak/>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6"/>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lastRenderedPageBreak/>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7"/>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8"/>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69"/>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lastRenderedPageBreak/>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0"/>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2"/>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3"/>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4"/>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5"/>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6"/>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8"/>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79"/>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0"/>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1"/>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3"/>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4"/>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5"/>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6"/>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7"/>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lastRenderedPageBreak/>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8"/>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89"/>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0"/>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1"/>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2"/>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4"/>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5"/>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96"/>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7"/>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8"/>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9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400"/>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401"/>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2"/>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3"/>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4"/>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5"/>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6"/>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7"/>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8"/>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09"/>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1"/>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2"/>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413"/>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4"/>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5"/>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6"/>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7"/>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8"/>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19"/>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1"/>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lastRenderedPageBreak/>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2"/>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3"/>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4"/>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5"/>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6"/>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7"/>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8"/>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29"/>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1"/>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2"/>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3"/>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4"/>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5"/>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6"/>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7"/>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8"/>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39"/>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0"/>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1"/>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2"/>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4"/>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5"/>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7"/>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8"/>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49"/>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0"/>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1"/>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2"/>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3"/>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4"/>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5"/>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6"/>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7"/>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8"/>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59"/>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0"/>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2"/>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4"/>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5"/>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6"/>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7"/>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8"/>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69"/>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0"/>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1"/>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2"/>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3"/>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4"/>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5"/>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6"/>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7"/>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8"/>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7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1"/>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2"/>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3"/>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4"/>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5"/>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6"/>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7"/>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89"/>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0"/>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1"/>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2"/>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3"/>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4"/>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5"/>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6"/>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7"/>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8"/>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99"/>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0"/>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1"/>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2"/>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7373014"/>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7373015"/>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t>The Doxology of St. Athanasius the Apostolic</w:t>
      </w:r>
      <w:bookmarkEnd w:id="1065"/>
      <w:r w:rsidR="00B52F78">
        <w:rPr>
          <w:rStyle w:val="FootnoteReference"/>
        </w:rPr>
        <w:footnoteReference w:id="50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lastRenderedPageBreak/>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0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7373016"/>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7373088"/>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7373089"/>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8" w:name="_Toc437373090"/>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9" w:name="_Toc437373091"/>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7373092"/>
      <w:r>
        <w:lastRenderedPageBreak/>
        <w:t>September 3 (4) / Tho-out 6: St. Phoebe the Protodeaconess</w:t>
      </w:r>
      <w:r w:rsidR="008C4D26">
        <w:rPr>
          <w:rStyle w:val="FootnoteReference"/>
        </w:rPr>
        <w:footnoteReference w:id="511"/>
      </w:r>
      <w:bookmarkEnd w:id="1101"/>
    </w:p>
    <w:p w14:paraId="47E3028B" w14:textId="77777777" w:rsidR="0039635A" w:rsidRDefault="0039635A" w:rsidP="0039635A">
      <w:pPr>
        <w:pStyle w:val="Heading3"/>
      </w:pPr>
      <w:bookmarkStart w:id="1102" w:name="_Toc437373093"/>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3" w:name="_Toc437373094"/>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7373095"/>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6" w:name="_Toc437373096"/>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7373097"/>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7373098"/>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8" w:name="_Toc437373099"/>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9" w:name="_Toc437373100"/>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7373101"/>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7373102"/>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7373103"/>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7373104"/>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7373017"/>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7373105"/>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7373106"/>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8" w:name="_Toc437373107"/>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9" w:name="_Toc437373108"/>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50" w:name="_Ref434564830"/>
      <w:bookmarkStart w:id="1151" w:name="_Toc437373109"/>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7373110"/>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4" w:name="_Toc437373111"/>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7373112"/>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7373113"/>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60" w:name="_Toc437373114"/>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7373115"/>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3" w:name="_Toc437373116"/>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4" w:name="_Toc437373117"/>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7373018"/>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7373118"/>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7373119"/>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3"/>
            <w:r>
              <w:t>Beats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7373120"/>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1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9" w:name="_Toc437373121"/>
      <w:r>
        <w:t>November 11 (12) / Athor 15: St</w:t>
      </w:r>
      <w:r w:rsidR="004750F8">
        <w:t>. Me</w:t>
      </w:r>
      <w:r>
        <w:t>na the Martyr</w:t>
      </w:r>
      <w:bookmarkEnd w:id="1189"/>
    </w:p>
    <w:p w14:paraId="5E17B349" w14:textId="77777777" w:rsidR="00205EA4" w:rsidRDefault="00205EA4" w:rsidP="00205EA4">
      <w:pPr>
        <w:pStyle w:val="Heading4"/>
      </w:pPr>
      <w:bookmarkStart w:id="1190" w:name="_Ref434489493"/>
      <w:r>
        <w:t>The Doxology</w:t>
      </w:r>
      <w:r w:rsidR="00B46E6E">
        <w:t xml:space="preserve"> for St. Mena</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1"/>
            <w:r w:rsidRPr="004764BD">
              <w:t>Voice Divine</w:t>
            </w:r>
            <w:commentRangeEnd w:id="1191"/>
            <w:r>
              <w:rPr>
                <w:rStyle w:val="CommentReference"/>
                <w:rFonts w:ascii="Times New Roman" w:eastAsiaTheme="minorHAnsi" w:hAnsi="Times New Roman" w:cstheme="minorBidi"/>
                <w:color w:val="auto"/>
              </w:rPr>
              <w:commentReference w:id="1191"/>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2"/>
            <w:r w:rsidRPr="004764BD">
              <w:t xml:space="preserve">received </w:t>
            </w:r>
            <w:commentRangeEnd w:id="1192"/>
            <w:r>
              <w:rPr>
                <w:rStyle w:val="CommentReference"/>
                <w:rFonts w:ascii="Times New Roman" w:eastAsiaTheme="minorHAnsi" w:hAnsi="Times New Roman" w:cstheme="minorBidi"/>
                <w:color w:val="auto"/>
              </w:rPr>
              <w:commentReference w:id="1192"/>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3" w:name="_Toc437373122"/>
      <w:r>
        <w:t>November 14 (15) / Athor 18: St. Philip the Apostle</w:t>
      </w:r>
      <w:bookmarkEnd w:id="1193"/>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4" w:name="_Toc437373123"/>
      <w:r>
        <w:t>November 15 (16) / Athor 19: The Preaching of St. Bartholomew</w:t>
      </w:r>
      <w:bookmarkEnd w:id="1194"/>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5" w:name="_Toc437373124"/>
      <w:r>
        <w:t>November 15 (16) / Athor 19: Also the Consecration of the Church of Sts. Sergius and Bacchus.</w:t>
      </w:r>
      <w:bookmarkEnd w:id="1195"/>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6" w:name="_Toc437373125"/>
      <w:r>
        <w:t>November 16 (17) / Athor 20: Consecration of Sts. Theodore and Theodore</w:t>
      </w:r>
      <w:bookmarkEnd w:id="1196"/>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7"/>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7"/>
      <w:r w:rsidR="00191A26">
        <w:rPr>
          <w:rStyle w:val="CommentReference"/>
          <w:i w:val="0"/>
        </w:rPr>
        <w:commentReference w:id="1197"/>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8" w:name="_Toc437373126"/>
      <w:r>
        <w:t>November 17 (18) / Athor 21: Commemoration of the Theotokos</w:t>
      </w:r>
      <w:bookmarkEnd w:id="1198"/>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9" w:name="_Ref434562715"/>
      <w:bookmarkStart w:id="1200" w:name="_Toc437373127"/>
      <w:r>
        <w:lastRenderedPageBreak/>
        <w:t>November 18 (19) / Athor 22: Martyrdom of Sts. Cosmas, Damian, and their Brothers</w:t>
      </w:r>
      <w:bookmarkEnd w:id="1199"/>
      <w:bookmarkEnd w:id="1200"/>
    </w:p>
    <w:p w14:paraId="63F7F3A5" w14:textId="77777777" w:rsidR="0059166B" w:rsidRDefault="0059166B" w:rsidP="0059166B">
      <w:pPr>
        <w:pStyle w:val="Heading4"/>
      </w:pPr>
      <w:bookmarkStart w:id="1201" w:name="_Ref434489688"/>
      <w:r>
        <w:t>The Doxology</w:t>
      </w:r>
      <w:r w:rsidR="00B46E6E">
        <w:t xml:space="preserve"> for Sts. Cosmas, Damian, their Brothers and their Mother</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2"/>
            <w:r>
              <w:t>Prabioc</w:t>
            </w:r>
            <w:commentRangeEnd w:id="1202"/>
            <w:r>
              <w:rPr>
                <w:rStyle w:val="CommentReference"/>
                <w:rFonts w:ascii="Times New Roman" w:eastAsiaTheme="minorHAnsi" w:hAnsi="Times New Roman" w:cstheme="minorBidi"/>
                <w:color w:val="auto"/>
              </w:rPr>
              <w:commentReference w:id="120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3"/>
            <w:r>
              <w:t xml:space="preserve">confirming </w:t>
            </w:r>
            <w:commentRangeEnd w:id="1203"/>
            <w:r>
              <w:rPr>
                <w:rStyle w:val="CommentReference"/>
                <w:rFonts w:ascii="Times New Roman" w:eastAsiaTheme="minorHAnsi" w:hAnsi="Times New Roman" w:cstheme="minorBidi"/>
                <w:color w:val="auto"/>
              </w:rPr>
              <w:commentReference w:id="120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4" w:name="_Toc437373128"/>
      <w:r>
        <w:t>November 19 (20) / Athor 23: Consecration of the Church of St. Marina</w:t>
      </w:r>
      <w:bookmarkEnd w:id="1204"/>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5" w:name="_Toc437373129"/>
      <w:r>
        <w:t>November 20 (21) / Athor 24: The Twenty Four Presbyters</w:t>
      </w:r>
      <w:bookmarkEnd w:id="1205"/>
    </w:p>
    <w:p w14:paraId="4A042C64" w14:textId="77777777" w:rsidR="00205EA4" w:rsidRDefault="00205EA4" w:rsidP="00205EA4">
      <w:pPr>
        <w:pStyle w:val="Heading4"/>
      </w:pPr>
      <w:bookmarkStart w:id="1206" w:name="_Ref434488339"/>
      <w:r>
        <w:t>The Doxology</w:t>
      </w:r>
      <w:r w:rsidR="00B46E6E">
        <w:t xml:space="preserve"> for the Twenty Four Presbyters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7" w:name="_Toc437373130"/>
      <w:r>
        <w:t>November 21 (22) / Athor 25: St. Philopater Mercurius</w:t>
      </w:r>
      <w:bookmarkEnd w:id="1207"/>
    </w:p>
    <w:p w14:paraId="1868DD24" w14:textId="77777777" w:rsidR="00205EA4" w:rsidRDefault="00205EA4" w:rsidP="00205EA4">
      <w:pPr>
        <w:pStyle w:val="Heading4"/>
      </w:pPr>
      <w:bookmarkStart w:id="1208" w:name="_Ref434489457"/>
      <w:r>
        <w:t>The Doxology</w:t>
      </w:r>
      <w:r w:rsidR="00B46E6E">
        <w:t xml:space="preserve"> for St. Philopater Mercurius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3"/>
            <w:r>
              <w:t>Placed</w:t>
            </w:r>
            <w:commentRangeEnd w:id="1213"/>
            <w:r>
              <w:rPr>
                <w:rStyle w:val="CommentReference"/>
                <w:rFonts w:ascii="Times New Roman" w:eastAsiaTheme="minorHAnsi" w:hAnsi="Times New Roman" w:cstheme="minorBidi"/>
                <w:color w:val="auto"/>
              </w:rPr>
              <w:commentReference w:id="121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4"/>
            <w:r>
              <w:t>emperate</w:t>
            </w:r>
            <w:r w:rsidRPr="004764BD">
              <w:t xml:space="preserve"> </w:t>
            </w:r>
            <w:r>
              <w:t>with</w:t>
            </w:r>
            <w:commentRangeEnd w:id="1214"/>
            <w:r>
              <w:rPr>
                <w:rStyle w:val="CommentReference"/>
                <w:rFonts w:ascii="Times New Roman" w:eastAsiaTheme="minorHAnsi" w:hAnsi="Times New Roman" w:cstheme="minorBidi"/>
                <w:color w:val="auto"/>
              </w:rPr>
              <w:commentReference w:id="121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8" w:name="_Toc437373131"/>
      <w:r>
        <w:t>November 24 (25) / Athor 28: Martyrdom of St. Serapamon, the bishop of Nikiou</w:t>
      </w:r>
      <w:bookmarkEnd w:id="1218"/>
    </w:p>
    <w:p w14:paraId="764EF4A2" w14:textId="77777777" w:rsidR="00DF43CA" w:rsidRDefault="00DF43CA" w:rsidP="00DF43CA">
      <w:pPr>
        <w:pStyle w:val="Heading4"/>
      </w:pPr>
      <w:bookmarkStart w:id="1219" w:name="_Ref434489794"/>
      <w:r>
        <w:t>The Doxology</w:t>
      </w:r>
      <w:r w:rsidR="00B46E6E">
        <w:t xml:space="preserve"> for St. Serapamon</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0"/>
            <w:r>
              <w:t>sprang forth</w:t>
            </w:r>
            <w:commentRangeEnd w:id="1220"/>
            <w:r>
              <w:rPr>
                <w:rStyle w:val="CommentReference"/>
                <w:rFonts w:ascii="Times New Roman" w:eastAsiaTheme="minorHAnsi" w:hAnsi="Times New Roman" w:cstheme="minorBidi"/>
                <w:color w:val="auto"/>
              </w:rPr>
              <w:commentReference w:id="122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1" w:name="_Toc437373132"/>
      <w:r>
        <w:t>November 25 (26) / Athor 29: Commemoration of the Annunciation, Nativity, and Resurrection on the 29</w:t>
      </w:r>
      <w:r w:rsidRPr="00C0205C">
        <w:rPr>
          <w:vertAlign w:val="superscript"/>
        </w:rPr>
        <w:t>th</w:t>
      </w:r>
      <w:r>
        <w:t xml:space="preserve"> of Every Month</w:t>
      </w:r>
      <w:bookmarkEnd w:id="1221"/>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2" w:name="_Toc437373133"/>
      <w:r>
        <w:t>November 26 (27) / Athor 30: Consecration of a Church of St. Cosmas and Damian, Their Brothers and Their Mother</w:t>
      </w:r>
      <w:bookmarkEnd w:id="1222"/>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3" w:name="_Toc437373134"/>
      <w:r>
        <w:t>November 27 (28) / Koiak 1: Consecration of the Church of St. Shenoute</w:t>
      </w:r>
      <w:bookmarkEnd w:id="1223"/>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4" w:name="_Toc437373135"/>
      <w:r>
        <w:lastRenderedPageBreak/>
        <w:t>November 30 (December 1) / Koiak 4: Martyrdom of St. Andrew the Apostle</w:t>
      </w:r>
      <w:bookmarkEnd w:id="1224"/>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5" w:name="_Toc410196202"/>
      <w:bookmarkStart w:id="1226" w:name="_Toc410196444"/>
      <w:bookmarkStart w:id="1227" w:name="_Toc410196946"/>
      <w:bookmarkStart w:id="1228" w:name="_Toc437373019"/>
      <w:bookmarkStart w:id="1229" w:name="December"/>
      <w:bookmarkStart w:id="1230" w:name="_Toc439328622"/>
      <w:r>
        <w:lastRenderedPageBreak/>
        <w:t>December</w:t>
      </w:r>
      <w:bookmarkEnd w:id="1225"/>
      <w:bookmarkEnd w:id="1226"/>
      <w:bookmarkEnd w:id="1227"/>
      <w:r w:rsidR="00205EA4">
        <w:t xml:space="preserve"> or </w:t>
      </w:r>
      <w:r w:rsidR="00205EA4">
        <w:rPr>
          <w:rFonts w:ascii="FreeSerifAvvaShenouda" w:hAnsi="FreeSerifAvvaShenouda" w:cs="FreeSerifAvvaShenouda"/>
        </w:rPr>
        <w:t>Ⲕⲟⲓⲁϩⲕ</w:t>
      </w:r>
      <w:bookmarkEnd w:id="1228"/>
      <w:bookmarkEnd w:id="1230"/>
    </w:p>
    <w:sdt>
      <w:sdtPr>
        <w:id w:val="1691259792"/>
        <w:docPartObj>
          <w:docPartGallery w:val="Table of Contents"/>
          <w:docPartUnique/>
        </w:docPartObj>
      </w:sdtPr>
      <w:sdtEndPr>
        <w:rPr>
          <w:b/>
          <w:bCs/>
          <w:noProof/>
        </w:rPr>
      </w:sdtEndPr>
      <w:sdtContent>
        <w:p w14:paraId="7980DBCF" w14:textId="77777777" w:rsidR="00B52F78"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328622" w:history="1">
            <w:r w:rsidR="00B52F78" w:rsidRPr="00F1420B">
              <w:rPr>
                <w:rStyle w:val="Hyperlink"/>
                <w:noProof/>
              </w:rPr>
              <w:t xml:space="preserve">December or </w:t>
            </w:r>
            <w:r w:rsidR="00B52F78" w:rsidRPr="00F1420B">
              <w:rPr>
                <w:rStyle w:val="Hyperlink"/>
                <w:rFonts w:ascii="FreeSerifAvvaShenouda" w:hAnsi="FreeSerifAvvaShenouda" w:cs="FreeSerifAvvaShenouda"/>
                <w:noProof/>
              </w:rPr>
              <w:t>Ⲕⲟⲓⲁϩⲕ</w:t>
            </w:r>
            <w:r w:rsidR="00B52F78">
              <w:rPr>
                <w:noProof/>
                <w:webHidden/>
              </w:rPr>
              <w:tab/>
            </w:r>
            <w:r w:rsidR="00B52F78">
              <w:rPr>
                <w:noProof/>
                <w:webHidden/>
              </w:rPr>
              <w:fldChar w:fldCharType="begin"/>
            </w:r>
            <w:r w:rsidR="00B52F78">
              <w:rPr>
                <w:noProof/>
                <w:webHidden/>
              </w:rPr>
              <w:instrText xml:space="preserve"> PAGEREF _Toc439328622 \h </w:instrText>
            </w:r>
            <w:r w:rsidR="00B52F78">
              <w:rPr>
                <w:noProof/>
                <w:webHidden/>
              </w:rPr>
            </w:r>
            <w:r w:rsidR="00B52F78">
              <w:rPr>
                <w:noProof/>
                <w:webHidden/>
              </w:rPr>
              <w:fldChar w:fldCharType="separate"/>
            </w:r>
            <w:r w:rsidR="00B52F78">
              <w:rPr>
                <w:noProof/>
                <w:webHidden/>
              </w:rPr>
              <w:t>622</w:t>
            </w:r>
            <w:r w:rsidR="00B52F78">
              <w:rPr>
                <w:noProof/>
                <w:webHidden/>
              </w:rPr>
              <w:fldChar w:fldCharType="end"/>
            </w:r>
          </w:hyperlink>
        </w:p>
        <w:p w14:paraId="5F7D845E"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3" w:history="1">
            <w:r w:rsidRPr="00F1420B">
              <w:rPr>
                <w:rStyle w:val="Hyperlink"/>
                <w:noProof/>
              </w:rPr>
              <w:t>December 1 (2) / Koiak 5: Martyrdom of St. Victor</w:t>
            </w:r>
            <w:r>
              <w:rPr>
                <w:noProof/>
                <w:webHidden/>
              </w:rPr>
              <w:tab/>
            </w:r>
            <w:r>
              <w:rPr>
                <w:noProof/>
                <w:webHidden/>
              </w:rPr>
              <w:fldChar w:fldCharType="begin"/>
            </w:r>
            <w:r>
              <w:rPr>
                <w:noProof/>
                <w:webHidden/>
              </w:rPr>
              <w:instrText xml:space="preserve"> PAGEREF _Toc439328623 \h </w:instrText>
            </w:r>
            <w:r>
              <w:rPr>
                <w:noProof/>
                <w:webHidden/>
              </w:rPr>
            </w:r>
            <w:r>
              <w:rPr>
                <w:noProof/>
                <w:webHidden/>
              </w:rPr>
              <w:fldChar w:fldCharType="separate"/>
            </w:r>
            <w:r>
              <w:rPr>
                <w:noProof/>
                <w:webHidden/>
              </w:rPr>
              <w:t>638</w:t>
            </w:r>
            <w:r>
              <w:rPr>
                <w:noProof/>
                <w:webHidden/>
              </w:rPr>
              <w:fldChar w:fldCharType="end"/>
            </w:r>
          </w:hyperlink>
        </w:p>
        <w:p w14:paraId="6D4BE0D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4" w:history="1">
            <w:r w:rsidRPr="00F1420B">
              <w:rPr>
                <w:rStyle w:val="Hyperlink"/>
                <w:noProof/>
              </w:rPr>
              <w:t>December 2 (3) / Koiak 6: Pope Abraam the Syrian</w:t>
            </w:r>
            <w:r>
              <w:rPr>
                <w:noProof/>
                <w:webHidden/>
              </w:rPr>
              <w:tab/>
            </w:r>
            <w:r>
              <w:rPr>
                <w:noProof/>
                <w:webHidden/>
              </w:rPr>
              <w:fldChar w:fldCharType="begin"/>
            </w:r>
            <w:r>
              <w:rPr>
                <w:noProof/>
                <w:webHidden/>
              </w:rPr>
              <w:instrText xml:space="preserve"> PAGEREF _Toc439328624 \h </w:instrText>
            </w:r>
            <w:r>
              <w:rPr>
                <w:noProof/>
                <w:webHidden/>
              </w:rPr>
            </w:r>
            <w:r>
              <w:rPr>
                <w:noProof/>
                <w:webHidden/>
              </w:rPr>
              <w:fldChar w:fldCharType="separate"/>
            </w:r>
            <w:r>
              <w:rPr>
                <w:noProof/>
                <w:webHidden/>
              </w:rPr>
              <w:t>639</w:t>
            </w:r>
            <w:r>
              <w:rPr>
                <w:noProof/>
                <w:webHidden/>
              </w:rPr>
              <w:fldChar w:fldCharType="end"/>
            </w:r>
          </w:hyperlink>
        </w:p>
        <w:p w14:paraId="12FD780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5" w:history="1">
            <w:r w:rsidRPr="00F1420B">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_Toc439328625 \h </w:instrText>
            </w:r>
            <w:r>
              <w:rPr>
                <w:noProof/>
                <w:webHidden/>
              </w:rPr>
            </w:r>
            <w:r>
              <w:rPr>
                <w:noProof/>
                <w:webHidden/>
              </w:rPr>
              <w:fldChar w:fldCharType="separate"/>
            </w:r>
            <w:r>
              <w:rPr>
                <w:noProof/>
                <w:webHidden/>
              </w:rPr>
              <w:t>640</w:t>
            </w:r>
            <w:r>
              <w:rPr>
                <w:noProof/>
                <w:webHidden/>
              </w:rPr>
              <w:fldChar w:fldCharType="end"/>
            </w:r>
          </w:hyperlink>
        </w:p>
        <w:p w14:paraId="20F1F81D"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6" w:history="1">
            <w:r w:rsidRPr="00F1420B">
              <w:rPr>
                <w:rStyle w:val="Hyperlink"/>
                <w:noProof/>
              </w:rPr>
              <w:t>December 4 (5) / Koiak 8: Also St. Samuel the Confessor</w:t>
            </w:r>
            <w:r>
              <w:rPr>
                <w:noProof/>
                <w:webHidden/>
              </w:rPr>
              <w:tab/>
            </w:r>
            <w:r>
              <w:rPr>
                <w:noProof/>
                <w:webHidden/>
              </w:rPr>
              <w:fldChar w:fldCharType="begin"/>
            </w:r>
            <w:r>
              <w:rPr>
                <w:noProof/>
                <w:webHidden/>
              </w:rPr>
              <w:instrText xml:space="preserve"> PAGEREF _Toc439328626 \h </w:instrText>
            </w:r>
            <w:r>
              <w:rPr>
                <w:noProof/>
                <w:webHidden/>
              </w:rPr>
            </w:r>
            <w:r>
              <w:rPr>
                <w:noProof/>
                <w:webHidden/>
              </w:rPr>
              <w:fldChar w:fldCharType="separate"/>
            </w:r>
            <w:r>
              <w:rPr>
                <w:noProof/>
                <w:webHidden/>
              </w:rPr>
              <w:t>641</w:t>
            </w:r>
            <w:r>
              <w:rPr>
                <w:noProof/>
                <w:webHidden/>
              </w:rPr>
              <w:fldChar w:fldCharType="end"/>
            </w:r>
          </w:hyperlink>
        </w:p>
        <w:p w14:paraId="7DC82F0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7" w:history="1">
            <w:r w:rsidRPr="00F1420B">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_Toc439328627 \h </w:instrText>
            </w:r>
            <w:r>
              <w:rPr>
                <w:noProof/>
                <w:webHidden/>
              </w:rPr>
            </w:r>
            <w:r>
              <w:rPr>
                <w:noProof/>
                <w:webHidden/>
              </w:rPr>
              <w:fldChar w:fldCharType="separate"/>
            </w:r>
            <w:r>
              <w:rPr>
                <w:noProof/>
                <w:webHidden/>
              </w:rPr>
              <w:t>642</w:t>
            </w:r>
            <w:r>
              <w:rPr>
                <w:noProof/>
                <w:webHidden/>
              </w:rPr>
              <w:fldChar w:fldCharType="end"/>
            </w:r>
          </w:hyperlink>
        </w:p>
        <w:p w14:paraId="03C0E5C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8" w:history="1">
            <w:r w:rsidRPr="00F1420B">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_Toc439328628 \h </w:instrText>
            </w:r>
            <w:r>
              <w:rPr>
                <w:noProof/>
                <w:webHidden/>
              </w:rPr>
            </w:r>
            <w:r>
              <w:rPr>
                <w:noProof/>
                <w:webHidden/>
              </w:rPr>
              <w:fldChar w:fldCharType="separate"/>
            </w:r>
            <w:r>
              <w:rPr>
                <w:noProof/>
                <w:webHidden/>
              </w:rPr>
              <w:t>642</w:t>
            </w:r>
            <w:r>
              <w:rPr>
                <w:noProof/>
                <w:webHidden/>
              </w:rPr>
              <w:fldChar w:fldCharType="end"/>
            </w:r>
          </w:hyperlink>
        </w:p>
        <w:p w14:paraId="1A3AD8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9" w:history="1">
            <w:r w:rsidRPr="00F1420B">
              <w:rPr>
                <w:rStyle w:val="Hyperlink"/>
                <w:noProof/>
              </w:rPr>
              <w:t>December 12 (13) / Koiak 16: Saint Spyridon</w:t>
            </w:r>
            <w:r>
              <w:rPr>
                <w:noProof/>
                <w:webHidden/>
              </w:rPr>
              <w:tab/>
            </w:r>
            <w:r>
              <w:rPr>
                <w:noProof/>
                <w:webHidden/>
              </w:rPr>
              <w:fldChar w:fldCharType="begin"/>
            </w:r>
            <w:r>
              <w:rPr>
                <w:noProof/>
                <w:webHidden/>
              </w:rPr>
              <w:instrText xml:space="preserve"> PAGEREF _Toc439328629 \h </w:instrText>
            </w:r>
            <w:r>
              <w:rPr>
                <w:noProof/>
                <w:webHidden/>
              </w:rPr>
            </w:r>
            <w:r>
              <w:rPr>
                <w:noProof/>
                <w:webHidden/>
              </w:rPr>
              <w:fldChar w:fldCharType="separate"/>
            </w:r>
            <w:r>
              <w:rPr>
                <w:noProof/>
                <w:webHidden/>
              </w:rPr>
              <w:t>642</w:t>
            </w:r>
            <w:r>
              <w:rPr>
                <w:noProof/>
                <w:webHidden/>
              </w:rPr>
              <w:fldChar w:fldCharType="end"/>
            </w:r>
          </w:hyperlink>
        </w:p>
        <w:p w14:paraId="5E86355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0" w:history="1">
            <w:r w:rsidRPr="00F1420B">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_Toc439328630 \h </w:instrText>
            </w:r>
            <w:r>
              <w:rPr>
                <w:noProof/>
                <w:webHidden/>
              </w:rPr>
            </w:r>
            <w:r>
              <w:rPr>
                <w:noProof/>
                <w:webHidden/>
              </w:rPr>
              <w:fldChar w:fldCharType="separate"/>
            </w:r>
            <w:r>
              <w:rPr>
                <w:noProof/>
                <w:webHidden/>
              </w:rPr>
              <w:t>642</w:t>
            </w:r>
            <w:r>
              <w:rPr>
                <w:noProof/>
                <w:webHidden/>
              </w:rPr>
              <w:fldChar w:fldCharType="end"/>
            </w:r>
          </w:hyperlink>
        </w:p>
        <w:p w14:paraId="5DB8FF4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1" w:history="1">
            <w:r w:rsidRPr="00F1420B">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_Toc439328631 \h </w:instrText>
            </w:r>
            <w:r>
              <w:rPr>
                <w:noProof/>
                <w:webHidden/>
              </w:rPr>
            </w:r>
            <w:r>
              <w:rPr>
                <w:noProof/>
                <w:webHidden/>
              </w:rPr>
              <w:fldChar w:fldCharType="separate"/>
            </w:r>
            <w:r>
              <w:rPr>
                <w:noProof/>
                <w:webHidden/>
              </w:rPr>
              <w:t>643</w:t>
            </w:r>
            <w:r>
              <w:rPr>
                <w:noProof/>
                <w:webHidden/>
              </w:rPr>
              <w:fldChar w:fldCharType="end"/>
            </w:r>
          </w:hyperlink>
        </w:p>
        <w:p w14:paraId="1D263B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2" w:history="1">
            <w:r w:rsidRPr="00F1420B">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_Toc439328632 \h </w:instrText>
            </w:r>
            <w:r>
              <w:rPr>
                <w:noProof/>
                <w:webHidden/>
              </w:rPr>
            </w:r>
            <w:r>
              <w:rPr>
                <w:noProof/>
                <w:webHidden/>
              </w:rPr>
              <w:fldChar w:fldCharType="separate"/>
            </w:r>
            <w:r>
              <w:rPr>
                <w:noProof/>
                <w:webHidden/>
              </w:rPr>
              <w:t>643</w:t>
            </w:r>
            <w:r>
              <w:rPr>
                <w:noProof/>
                <w:webHidden/>
              </w:rPr>
              <w:fldChar w:fldCharType="end"/>
            </w:r>
          </w:hyperlink>
        </w:p>
        <w:p w14:paraId="5EBB2A9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3" w:history="1">
            <w:r w:rsidRPr="00F1420B">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_Toc439328633 \h </w:instrText>
            </w:r>
            <w:r>
              <w:rPr>
                <w:noProof/>
                <w:webHidden/>
              </w:rPr>
            </w:r>
            <w:r>
              <w:rPr>
                <w:noProof/>
                <w:webHidden/>
              </w:rPr>
              <w:fldChar w:fldCharType="separate"/>
            </w:r>
            <w:r>
              <w:rPr>
                <w:noProof/>
                <w:webHidden/>
              </w:rPr>
              <w:t>643</w:t>
            </w:r>
            <w:r>
              <w:rPr>
                <w:noProof/>
                <w:webHidden/>
              </w:rPr>
              <w:fldChar w:fldCharType="end"/>
            </w:r>
          </w:hyperlink>
        </w:p>
        <w:p w14:paraId="4D5E9D4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4" w:history="1">
            <w:r w:rsidRPr="00F1420B">
              <w:rPr>
                <w:rStyle w:val="Hyperlink"/>
                <w:noProof/>
              </w:rPr>
              <w:t>December 21 (22) / Koiak 25: St. John Kami</w:t>
            </w:r>
            <w:r>
              <w:rPr>
                <w:noProof/>
                <w:webHidden/>
              </w:rPr>
              <w:tab/>
            </w:r>
            <w:r>
              <w:rPr>
                <w:noProof/>
                <w:webHidden/>
              </w:rPr>
              <w:fldChar w:fldCharType="begin"/>
            </w:r>
            <w:r>
              <w:rPr>
                <w:noProof/>
                <w:webHidden/>
              </w:rPr>
              <w:instrText xml:space="preserve"> PAGEREF _Toc439328634 \h </w:instrText>
            </w:r>
            <w:r>
              <w:rPr>
                <w:noProof/>
                <w:webHidden/>
              </w:rPr>
            </w:r>
            <w:r>
              <w:rPr>
                <w:noProof/>
                <w:webHidden/>
              </w:rPr>
              <w:fldChar w:fldCharType="separate"/>
            </w:r>
            <w:r>
              <w:rPr>
                <w:noProof/>
                <w:webHidden/>
              </w:rPr>
              <w:t>643</w:t>
            </w:r>
            <w:r>
              <w:rPr>
                <w:noProof/>
                <w:webHidden/>
              </w:rPr>
              <w:fldChar w:fldCharType="end"/>
            </w:r>
          </w:hyperlink>
        </w:p>
        <w:p w14:paraId="41C3A6BF"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5" w:history="1">
            <w:r w:rsidRPr="00F1420B">
              <w:rPr>
                <w:rStyle w:val="Hyperlink"/>
                <w:noProof/>
              </w:rPr>
              <w:t>December 24 (25) / Koiak 28: Nativity Preparation Day</w:t>
            </w:r>
            <w:r>
              <w:rPr>
                <w:noProof/>
                <w:webHidden/>
              </w:rPr>
              <w:tab/>
            </w:r>
            <w:r>
              <w:rPr>
                <w:noProof/>
                <w:webHidden/>
              </w:rPr>
              <w:fldChar w:fldCharType="begin"/>
            </w:r>
            <w:r>
              <w:rPr>
                <w:noProof/>
                <w:webHidden/>
              </w:rPr>
              <w:instrText xml:space="preserve"> PAGEREF _Toc439328635 \h </w:instrText>
            </w:r>
            <w:r>
              <w:rPr>
                <w:noProof/>
                <w:webHidden/>
              </w:rPr>
            </w:r>
            <w:r>
              <w:rPr>
                <w:noProof/>
                <w:webHidden/>
              </w:rPr>
              <w:fldChar w:fldCharType="separate"/>
            </w:r>
            <w:r>
              <w:rPr>
                <w:noProof/>
                <w:webHidden/>
              </w:rPr>
              <w:t>644</w:t>
            </w:r>
            <w:r>
              <w:rPr>
                <w:noProof/>
                <w:webHidden/>
              </w:rPr>
              <w:fldChar w:fldCharType="end"/>
            </w:r>
          </w:hyperlink>
        </w:p>
        <w:p w14:paraId="09E0C8F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6" w:history="1">
            <w:r w:rsidRPr="00F1420B">
              <w:rPr>
                <w:rStyle w:val="Hyperlink"/>
                <w:noProof/>
              </w:rPr>
              <w:t>December 25 (26) / Koiak 29: The Feast of the Nativity</w:t>
            </w:r>
            <w:r>
              <w:rPr>
                <w:noProof/>
                <w:webHidden/>
              </w:rPr>
              <w:tab/>
            </w:r>
            <w:r>
              <w:rPr>
                <w:noProof/>
                <w:webHidden/>
              </w:rPr>
              <w:fldChar w:fldCharType="begin"/>
            </w:r>
            <w:r>
              <w:rPr>
                <w:noProof/>
                <w:webHidden/>
              </w:rPr>
              <w:instrText xml:space="preserve"> PAGEREF _Toc439328636 \h </w:instrText>
            </w:r>
            <w:r>
              <w:rPr>
                <w:noProof/>
                <w:webHidden/>
              </w:rPr>
            </w:r>
            <w:r>
              <w:rPr>
                <w:noProof/>
                <w:webHidden/>
              </w:rPr>
              <w:fldChar w:fldCharType="separate"/>
            </w:r>
            <w:r>
              <w:rPr>
                <w:noProof/>
                <w:webHidden/>
              </w:rPr>
              <w:t>646</w:t>
            </w:r>
            <w:r>
              <w:rPr>
                <w:noProof/>
                <w:webHidden/>
              </w:rPr>
              <w:fldChar w:fldCharType="end"/>
            </w:r>
          </w:hyperlink>
        </w:p>
        <w:p w14:paraId="0F89EAC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7" w:history="1">
            <w:r w:rsidRPr="00F1420B">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_Toc439328637 \h </w:instrText>
            </w:r>
            <w:r>
              <w:rPr>
                <w:noProof/>
                <w:webHidden/>
              </w:rPr>
            </w:r>
            <w:r>
              <w:rPr>
                <w:noProof/>
                <w:webHidden/>
              </w:rPr>
              <w:fldChar w:fldCharType="separate"/>
            </w:r>
            <w:r>
              <w:rPr>
                <w:noProof/>
                <w:webHidden/>
              </w:rPr>
              <w:t>682</w:t>
            </w:r>
            <w:r>
              <w:rPr>
                <w:noProof/>
                <w:webHidden/>
              </w:rPr>
              <w:fldChar w:fldCharType="end"/>
            </w:r>
          </w:hyperlink>
        </w:p>
        <w:p w14:paraId="39004EE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8" w:history="1">
            <w:r w:rsidRPr="00F1420B">
              <w:rPr>
                <w:rStyle w:val="Hyperlink"/>
                <w:noProof/>
              </w:rPr>
              <w:t>December 27 (28) / Tobi 1: St. Stephen Day</w:t>
            </w:r>
            <w:r>
              <w:rPr>
                <w:noProof/>
                <w:webHidden/>
              </w:rPr>
              <w:tab/>
            </w:r>
            <w:r>
              <w:rPr>
                <w:noProof/>
                <w:webHidden/>
              </w:rPr>
              <w:fldChar w:fldCharType="begin"/>
            </w:r>
            <w:r>
              <w:rPr>
                <w:noProof/>
                <w:webHidden/>
              </w:rPr>
              <w:instrText xml:space="preserve"> PAGEREF _Toc439328638 \h </w:instrText>
            </w:r>
            <w:r>
              <w:rPr>
                <w:noProof/>
                <w:webHidden/>
              </w:rPr>
            </w:r>
            <w:r>
              <w:rPr>
                <w:noProof/>
                <w:webHidden/>
              </w:rPr>
              <w:fldChar w:fldCharType="separate"/>
            </w:r>
            <w:r>
              <w:rPr>
                <w:noProof/>
                <w:webHidden/>
              </w:rPr>
              <w:t>682</w:t>
            </w:r>
            <w:r>
              <w:rPr>
                <w:noProof/>
                <w:webHidden/>
              </w:rPr>
              <w:fldChar w:fldCharType="end"/>
            </w:r>
          </w:hyperlink>
        </w:p>
        <w:p w14:paraId="5BDFA46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9" w:history="1">
            <w:r w:rsidRPr="00F1420B">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_Toc439328639 \h </w:instrText>
            </w:r>
            <w:r>
              <w:rPr>
                <w:noProof/>
                <w:webHidden/>
              </w:rPr>
            </w:r>
            <w:r>
              <w:rPr>
                <w:noProof/>
                <w:webHidden/>
              </w:rPr>
              <w:fldChar w:fldCharType="separate"/>
            </w:r>
            <w:r>
              <w:rPr>
                <w:noProof/>
                <w:webHidden/>
              </w:rPr>
              <w:t>682</w:t>
            </w:r>
            <w:r>
              <w:rPr>
                <w:noProof/>
                <w:webHidden/>
              </w:rPr>
              <w:fldChar w:fldCharType="end"/>
            </w:r>
          </w:hyperlink>
        </w:p>
        <w:p w14:paraId="2DB2A48A"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40" w:history="1">
            <w:r w:rsidRPr="00F1420B">
              <w:rPr>
                <w:rStyle w:val="Hyperlink"/>
                <w:noProof/>
              </w:rPr>
              <w:t>December 30 (31) / Tobi 4: St. John the Evangelist</w:t>
            </w:r>
            <w:r>
              <w:rPr>
                <w:noProof/>
                <w:webHidden/>
              </w:rPr>
              <w:tab/>
            </w:r>
            <w:r>
              <w:rPr>
                <w:noProof/>
                <w:webHidden/>
              </w:rPr>
              <w:fldChar w:fldCharType="begin"/>
            </w:r>
            <w:r>
              <w:rPr>
                <w:noProof/>
                <w:webHidden/>
              </w:rPr>
              <w:instrText xml:space="preserve"> PAGEREF _Toc439328640 \h </w:instrText>
            </w:r>
            <w:r>
              <w:rPr>
                <w:noProof/>
                <w:webHidden/>
              </w:rPr>
            </w:r>
            <w:r>
              <w:rPr>
                <w:noProof/>
                <w:webHidden/>
              </w:rPr>
              <w:fldChar w:fldCharType="separate"/>
            </w:r>
            <w:r>
              <w:rPr>
                <w:noProof/>
                <w:webHidden/>
              </w:rPr>
              <w:t>683</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1"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2"/>
            <w:r>
              <w:rPr>
                <w:rStyle w:val="CommentReference"/>
                <w:rFonts w:ascii="Times New Roman" w:eastAsiaTheme="minorHAnsi" w:hAnsi="Times New Roman" w:cstheme="minorBidi"/>
                <w:color w:val="auto"/>
              </w:rPr>
              <w:commentReference w:id="123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3"/>
            <w:r>
              <w:t xml:space="preserve">Announced </w:t>
            </w:r>
            <w:commentRangeEnd w:id="1233"/>
            <w:r>
              <w:rPr>
                <w:rStyle w:val="CommentReference"/>
                <w:rFonts w:ascii="Times New Roman" w:eastAsiaTheme="minorHAnsi" w:hAnsi="Times New Roman" w:cstheme="minorBidi"/>
                <w:color w:val="auto"/>
              </w:rPr>
              <w:commentReference w:id="123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5" w:name="_Ref434478867"/>
      <w:r>
        <w:t xml:space="preserve">The Third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6" w:name="_Ref434478878"/>
      <w:r>
        <w:t xml:space="preserve">The Fourth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7"/>
            <w:r>
              <w:t>He raised us with a new invitation.</w:t>
            </w:r>
            <w:commentRangeEnd w:id="1237"/>
            <w:r>
              <w:rPr>
                <w:rStyle w:val="CommentReference"/>
                <w:rFonts w:ascii="Times New Roman" w:eastAsiaTheme="minorHAnsi" w:hAnsi="Times New Roman" w:cstheme="minorBidi"/>
                <w:color w:val="auto"/>
              </w:rPr>
              <w:commentReference w:id="123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8"/>
            <w:r>
              <w:t>Bride</w:t>
            </w:r>
            <w:commentRangeEnd w:id="1238"/>
            <w:r>
              <w:rPr>
                <w:rStyle w:val="CommentReference"/>
                <w:rFonts w:ascii="Times New Roman" w:eastAsiaTheme="minorHAnsi" w:hAnsi="Times New Roman" w:cstheme="minorBidi"/>
                <w:color w:val="auto"/>
              </w:rPr>
              <w:commentReference w:id="123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9" w:name="_Ref434478888"/>
      <w:r>
        <w:t xml:space="preserve">The Fifth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2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0" w:name="_Ref434478907"/>
      <w:r>
        <w:t xml:space="preserve">The Sixth Doxology of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1"/>
            <w:r>
              <w:t xml:space="preserve">return </w:t>
            </w:r>
            <w:commentRangeEnd w:id="1241"/>
            <w:r>
              <w:rPr>
                <w:rStyle w:val="CommentReference"/>
              </w:rPr>
              <w:commentReference w:id="124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2"/>
            <w:r>
              <w:t xml:space="preserve">confirmation </w:t>
            </w:r>
            <w:commentRangeEnd w:id="1242"/>
            <w:r>
              <w:rPr>
                <w:rStyle w:val="CommentReference"/>
              </w:rPr>
              <w:commentReference w:id="124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3"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4"/>
            <w:r>
              <w:t>Angel-evangel of Good News</w:t>
            </w:r>
            <w:commentRangeEnd w:id="1244"/>
            <w:r>
              <w:rPr>
                <w:rStyle w:val="CommentReference"/>
                <w:rFonts w:ascii="Times New Roman" w:eastAsiaTheme="minorHAnsi" w:hAnsi="Times New Roman" w:cstheme="minorBidi"/>
                <w:color w:val="auto"/>
              </w:rPr>
              <w:commentReference w:id="124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5"/>
            <w:r>
              <w:t>Hail, O full of grace</w:t>
            </w:r>
            <w:commentRangeEnd w:id="1245"/>
            <w:r>
              <w:rPr>
                <w:rStyle w:val="CommentReference"/>
                <w:rFonts w:ascii="Times New Roman" w:eastAsiaTheme="minorHAnsi" w:hAnsi="Times New Roman" w:cstheme="minorBidi"/>
                <w:color w:val="auto"/>
              </w:rPr>
              <w:commentReference w:id="124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6"/>
            <w:r>
              <w:t>Angel-Evangel</w:t>
            </w:r>
            <w:commentRangeEnd w:id="1246"/>
            <w:r>
              <w:rPr>
                <w:rStyle w:val="CommentReference"/>
                <w:rFonts w:ascii="Times New Roman" w:eastAsiaTheme="minorHAnsi" w:hAnsi="Times New Roman" w:cstheme="minorBidi"/>
                <w:color w:val="auto"/>
              </w:rPr>
              <w:commentReference w:id="124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7" w:name="_Ref434564112"/>
      <w:bookmarkStart w:id="1248" w:name="_Toc410196203"/>
      <w:bookmarkStart w:id="1249" w:name="_Toc410196445"/>
      <w:bookmarkStart w:id="1250" w:name="_Toc410196947"/>
      <w:bookmarkStart w:id="1251" w:name="_Toc439328623"/>
      <w:r>
        <w:lastRenderedPageBreak/>
        <w:t>December 1 (2) / Koiak 5: Martyrdom of St. Victor</w:t>
      </w:r>
      <w:bookmarkEnd w:id="1247"/>
      <w:bookmarkEnd w:id="1251"/>
    </w:p>
    <w:p w14:paraId="5851AA48" w14:textId="77777777" w:rsidR="00253C5F" w:rsidRDefault="00253C5F" w:rsidP="00253C5F">
      <w:pPr>
        <w:pStyle w:val="Heading4"/>
      </w:pPr>
      <w:bookmarkStart w:id="1252" w:name="_Ref434489590"/>
      <w:r>
        <w:t>The Doxology</w:t>
      </w:r>
      <w:r w:rsidR="00B46E6E">
        <w:t xml:space="preserve"> for St. Victor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3"/>
            <w:r>
              <w:t>saint</w:t>
            </w:r>
            <w:commentRangeEnd w:id="1253"/>
            <w:r>
              <w:rPr>
                <w:rStyle w:val="CommentReference"/>
                <w:rFonts w:ascii="Times New Roman" w:eastAsiaTheme="minorHAnsi" w:hAnsi="Times New Roman" w:cstheme="minorBidi"/>
                <w:color w:val="auto"/>
              </w:rPr>
              <w:commentReference w:id="125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4" w:name="_Toc439328624"/>
      <w:r>
        <w:lastRenderedPageBreak/>
        <w:t>December 2 (3) / Koiak 6: Pope Abraam the Syrian</w:t>
      </w:r>
      <w:bookmarkEnd w:id="1254"/>
    </w:p>
    <w:p w14:paraId="705AECE8" w14:textId="77777777" w:rsidR="00F416C6" w:rsidRDefault="00F416C6" w:rsidP="00F416C6">
      <w:pPr>
        <w:pStyle w:val="Heading4"/>
      </w:pPr>
      <w:bookmarkStart w:id="1255" w:name="_Ref434492343"/>
      <w:r>
        <w:t>The Doxology of St. Simon the Tanner</w:t>
      </w:r>
      <w:r>
        <w:rPr>
          <w:rStyle w:val="FootnoteReference"/>
        </w:rPr>
        <w:footnoteReference w:id="529"/>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6" w:name="_Toc439328625"/>
      <w:r>
        <w:t xml:space="preserve">December 4 (5) / Koiak 8: </w:t>
      </w:r>
      <w:r w:rsidR="00743CE8">
        <w:t xml:space="preserve">The Martyrdom of </w:t>
      </w:r>
      <w:r>
        <w:t>Sts. Barbara and Juliana</w:t>
      </w:r>
      <w:bookmarkEnd w:id="1256"/>
    </w:p>
    <w:p w14:paraId="1D4A5115" w14:textId="77777777" w:rsidR="00FF5FF3" w:rsidRDefault="00FF5FF3" w:rsidP="00FF5FF3">
      <w:pPr>
        <w:pStyle w:val="Heading4"/>
      </w:pPr>
      <w:bookmarkStart w:id="1257" w:name="_Ref434490169"/>
      <w:r>
        <w:t>The Doxology</w:t>
      </w:r>
      <w:r w:rsidR="00B46E6E">
        <w:t xml:space="preserve"> for Sts. Barbara and Juliana</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8" w:name="_Toc439328626"/>
      <w:r>
        <w:t>December 4 (5) / Koiak 8: Also St. Samuel the Confessor</w:t>
      </w:r>
      <w:bookmarkEnd w:id="1258"/>
    </w:p>
    <w:p w14:paraId="2EE78AB4" w14:textId="77777777" w:rsidR="00224925" w:rsidRDefault="00224925" w:rsidP="00224925">
      <w:pPr>
        <w:pStyle w:val="Heading4"/>
      </w:pPr>
      <w:bookmarkStart w:id="1259" w:name="_Ref434491260"/>
      <w:r>
        <w:t>The Doxology</w:t>
      </w:r>
      <w:r w:rsidR="00810F04">
        <w:t xml:space="preserve"> for St. Samuel the Confessor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0" w:name="_Toc439328627"/>
      <w:r>
        <w:t>December 6 (7) / Koiak 10: Relocation of St. Severus’ Relics</w:t>
      </w:r>
      <w:bookmarkEnd w:id="1270"/>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1" w:name="_Toc439328628"/>
      <w:r>
        <w:t>December 8 (9) / Koiak 12: Commemoration of Archangel Michael</w:t>
      </w:r>
      <w:bookmarkEnd w:id="1271"/>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4602A440" w14:textId="34697C47" w:rsidR="00B52F78" w:rsidRPr="00B637D8" w:rsidRDefault="00B52F78" w:rsidP="00B52F78">
      <w:pPr>
        <w:pStyle w:val="Heading3"/>
      </w:pPr>
      <w:bookmarkStart w:id="1272" w:name="_Toc439328629"/>
      <w:r>
        <w:t>December 12 (13) / Koiak 16: Saint Spyridon</w:t>
      </w:r>
      <w:r>
        <w:rPr>
          <w:rStyle w:val="FootnoteReference"/>
        </w:rPr>
        <w:footnoteReference w:id="533"/>
      </w:r>
      <w:bookmarkEnd w:id="1272"/>
    </w:p>
    <w:p w14:paraId="598A6BCC" w14:textId="77777777" w:rsidR="005329C1" w:rsidRDefault="005329C1" w:rsidP="005329C1">
      <w:pPr>
        <w:pStyle w:val="Heading3"/>
      </w:pPr>
      <w:bookmarkStart w:id="1273" w:name="_Toc439328630"/>
      <w:r>
        <w:t>December 17 (18) / Koiak 21: Commemoration of the Theotokos</w:t>
      </w:r>
      <w:bookmarkEnd w:id="1273"/>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4" w:name="_Toc439328631"/>
      <w:r>
        <w:lastRenderedPageBreak/>
        <w:t>December 17 (18) / Koiak 21: Also the Martyrdom of St. Barnabas, on</w:t>
      </w:r>
      <w:r w:rsidR="00743CE8">
        <w:t>e</w:t>
      </w:r>
      <w:r>
        <w:t xml:space="preserve"> of the Seventy Two</w:t>
      </w:r>
      <w:bookmarkEnd w:id="1274"/>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5" w:name="_Toc439328632"/>
      <w:r>
        <w:t>December 18 (19) / Koiak 22: Archangel Gabriel</w:t>
      </w:r>
      <w:r w:rsidR="00481AE5">
        <w:t xml:space="preserve"> (Consecration)</w:t>
      </w:r>
      <w:bookmarkEnd w:id="1275"/>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6" w:name="_Toc439328633"/>
      <w:r>
        <w:t>December 20 (21) / Koiak 24: The Birth of St. Takle Haymanot</w:t>
      </w:r>
      <w:bookmarkEnd w:id="1276"/>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7" w:name="_Toc439328634"/>
      <w:r>
        <w:t>December 21 (22) / Koiak 25: St. John Kami</w:t>
      </w:r>
      <w:bookmarkEnd w:id="1277"/>
    </w:p>
    <w:p w14:paraId="3F9EF92D" w14:textId="77777777" w:rsidR="00810F04" w:rsidRPr="00810F04" w:rsidRDefault="00810F04" w:rsidP="00810F04">
      <w:pPr>
        <w:pStyle w:val="Heading4"/>
      </w:pPr>
      <w:bookmarkStart w:id="1278" w:name="_Ref434491108"/>
      <w:r>
        <w:t>The Doxology for St. John Kami</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9" w:name="_Toc439328635"/>
      <w:r>
        <w:t>December 24 (25) / Koiak 28: Nativity Preparation Day</w:t>
      </w:r>
      <w:bookmarkEnd w:id="12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0" w:name="_Ref434477504"/>
      <w:r>
        <w:t>The Doxology</w:t>
      </w:r>
      <w:r w:rsidR="00E21EA3">
        <w:t xml:space="preserve"> for the Preparation Day of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1" w:name="_Toc439328636"/>
      <w:r>
        <w:t>December 25 (26) / Koiak 29: The Feast of the Nativity</w:t>
      </w:r>
      <w:bookmarkEnd w:id="128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2" w:name="_Ref434477532"/>
      <w:r>
        <w:t xml:space="preserve">The </w:t>
      </w:r>
      <w:r w:rsidR="00C33BEB">
        <w:t xml:space="preserve">First </w:t>
      </w:r>
      <w:r>
        <w:t>Doxology</w:t>
      </w:r>
      <w:r w:rsidR="00C33BEB">
        <w:t xml:space="preserve">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3" w:name="_Ref434477542"/>
      <w:r>
        <w:t>The Second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4"/>
            <w:r>
              <w:t xml:space="preserve">rescued </w:t>
            </w:r>
            <w:commentRangeEnd w:id="1284"/>
            <w:r>
              <w:rPr>
                <w:rStyle w:val="CommentReference"/>
                <w:rFonts w:ascii="Times New Roman" w:eastAsiaTheme="minorHAnsi" w:hAnsi="Times New Roman" w:cstheme="minorBidi"/>
                <w:color w:val="auto"/>
              </w:rPr>
              <w:commentReference w:id="1284"/>
            </w:r>
            <w:r>
              <w:t>and saved us,</w:t>
            </w:r>
          </w:p>
          <w:p w14:paraId="372D1056" w14:textId="77777777" w:rsidR="00C33BEB" w:rsidRDefault="00C33BEB" w:rsidP="00C33BEB">
            <w:pPr>
              <w:pStyle w:val="EngHangEnd"/>
            </w:pPr>
            <w:commentRangeStart w:id="1285"/>
            <w:r>
              <w:t xml:space="preserve">We </w:t>
            </w:r>
            <w:commentRangeEnd w:id="1285"/>
            <w:r>
              <w:rPr>
                <w:rStyle w:val="CommentReference"/>
                <w:rFonts w:ascii="Times New Roman" w:eastAsiaTheme="minorHAnsi" w:hAnsi="Times New Roman" w:cstheme="minorBidi"/>
                <w:color w:val="auto"/>
              </w:rPr>
              <w:commentReference w:id="128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6" w:name="_Ref434477554"/>
      <w:r>
        <w:lastRenderedPageBreak/>
        <w:t>The Third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7" w:name="_Ref434475057"/>
      <w:r>
        <w:t>The Sunday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8" w:name="_Ref434475083"/>
      <w:r>
        <w:lastRenderedPageBreak/>
        <w:t>The Monday Psali Adam</w:t>
      </w:r>
      <w:r w:rsidR="006C1B94">
        <w:t xml:space="preserve">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9" w:name="_Ref434475102"/>
      <w:r>
        <w:lastRenderedPageBreak/>
        <w:t>The Tuesday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0"/>
            <w:r>
              <w:t xml:space="preserve">Shone </w:t>
            </w:r>
            <w:commentRangeEnd w:id="1290"/>
            <w:r>
              <w:rPr>
                <w:rStyle w:val="CommentReference"/>
              </w:rPr>
              <w:commentReference w:id="129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1"/>
            <w:r>
              <w:t>All</w:t>
            </w:r>
            <w:commentRangeEnd w:id="1291"/>
            <w:r>
              <w:rPr>
                <w:rStyle w:val="CommentReference"/>
              </w:rPr>
              <w:commentReference w:id="129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2"/>
            <w:r>
              <w:t>seals</w:t>
            </w:r>
            <w:commentRangeEnd w:id="1292"/>
            <w:r>
              <w:rPr>
                <w:rStyle w:val="CommentReference"/>
              </w:rPr>
              <w:commentReference w:id="129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3"/>
            <w:r>
              <w:t>Tetra</w:t>
            </w:r>
            <w:commentRangeEnd w:id="1293"/>
            <w:r>
              <w:rPr>
                <w:rStyle w:val="CommentReference"/>
              </w:rPr>
              <w:commentReference w:id="129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4"/>
            <w:r>
              <w:t xml:space="preserve">flaming </w:t>
            </w:r>
            <w:commentRangeEnd w:id="1294"/>
            <w:r>
              <w:rPr>
                <w:rStyle w:val="CommentReference"/>
              </w:rPr>
              <w:commentReference w:id="129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5"/>
            <w:r>
              <w:t>disease</w:t>
            </w:r>
            <w:commentRangeEnd w:id="1295"/>
            <w:r>
              <w:rPr>
                <w:rStyle w:val="CommentReference"/>
              </w:rPr>
              <w:commentReference w:id="129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6" w:name="_Ref434475128"/>
      <w:r>
        <w:lastRenderedPageBreak/>
        <w:t>The Wednesday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7" w:name="_Ref434475150"/>
      <w:r>
        <w:t>The Thursday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8"/>
            <w:r>
              <w:t xml:space="preserve">Isaiah </w:t>
            </w:r>
            <w:commentRangeEnd w:id="1298"/>
            <w:r>
              <w:rPr>
                <w:rStyle w:val="CommentReference"/>
              </w:rPr>
              <w:commentReference w:id="129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9" w:name="_Ref434475177"/>
      <w:r>
        <w:t>The Friday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0" w:name="_Ref434475196"/>
      <w:r>
        <w:t>The Saturday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1"/>
            <w:r>
              <w:t>For I cannot speak.</w:t>
            </w:r>
            <w:commentRangeEnd w:id="1301"/>
            <w:r>
              <w:rPr>
                <w:rStyle w:val="CommentReference"/>
              </w:rPr>
              <w:commentReference w:id="130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2" w:name="_Toc439328637"/>
      <w:r>
        <w:t>December 26 (27) / Koiak 30: The Second Day of the Feast of the Nativity</w:t>
      </w:r>
      <w:bookmarkEnd w:id="130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3" w:name="_Ref434561401"/>
      <w:bookmarkStart w:id="1304" w:name="_Toc439328638"/>
      <w:r>
        <w:t>December 27 (28) / Tobi 1: St. Stephen Day</w:t>
      </w:r>
      <w:bookmarkEnd w:id="1303"/>
      <w:bookmarkEnd w:id="1304"/>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5" w:name="_Toc439328639"/>
      <w:r>
        <w:t>December 29 (30) / Tobi 3: The One Hundred and Forty Four Thousand</w:t>
      </w:r>
      <w:bookmarkEnd w:id="1305"/>
    </w:p>
    <w:p w14:paraId="2FE981A9" w14:textId="77777777" w:rsidR="00073003" w:rsidRDefault="00073003" w:rsidP="00073003">
      <w:pPr>
        <w:pStyle w:val="Heading4"/>
      </w:pPr>
      <w:bookmarkStart w:id="1306" w:name="_Ref434488616"/>
      <w:r>
        <w:t>The Doxology</w:t>
      </w:r>
      <w:r w:rsidR="00B46E6E">
        <w:t xml:space="preserve"> for the One Hundred and Forty Four Thousand</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7" w:name="_Ref434564016"/>
      <w:bookmarkStart w:id="1308" w:name="_Toc439328640"/>
      <w:r>
        <w:t>December 30 (31) / Tobi 4: St. John the Evangelist</w:t>
      </w:r>
      <w:bookmarkEnd w:id="1307"/>
      <w:bookmarkEnd w:id="1308"/>
    </w:p>
    <w:p w14:paraId="3C0BCC81" w14:textId="77777777" w:rsidR="00FF5FF3" w:rsidRDefault="00FF5FF3" w:rsidP="00FF5FF3">
      <w:pPr>
        <w:pStyle w:val="Heading4"/>
      </w:pPr>
      <w:bookmarkStart w:id="1309" w:name="_Ref434488768"/>
      <w:r>
        <w:t>The Doxology</w:t>
      </w:r>
      <w:r w:rsidR="00B46E6E">
        <w:t xml:space="preserve"> for</w:t>
      </w:r>
      <w:r w:rsidR="00BC160E">
        <w:t xml:space="preserve"> St. John the Evangelist</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0"/>
            <w:r>
              <w:t>Zebulun</w:t>
            </w:r>
            <w:commentRangeEnd w:id="1310"/>
            <w:r>
              <w:rPr>
                <w:rStyle w:val="FootnoteReference"/>
              </w:rPr>
              <w:footnoteReference w:id="537"/>
            </w:r>
            <w:r>
              <w:rPr>
                <w:rStyle w:val="CommentReference"/>
                <w:rFonts w:ascii="Times New Roman" w:eastAsiaTheme="minorHAnsi" w:hAnsi="Times New Roman" w:cstheme="minorBidi"/>
                <w:color w:val="auto"/>
              </w:rPr>
              <w:commentReference w:id="131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3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1" w:name="_Toc410196204"/>
      <w:bookmarkStart w:id="1312" w:name="_Toc410196446"/>
      <w:bookmarkStart w:id="1313" w:name="_Toc410196948"/>
      <w:bookmarkStart w:id="1314" w:name="_Toc437373020"/>
      <w:bookmarkStart w:id="1315" w:name="January"/>
      <w:bookmarkEnd w:id="1229"/>
      <w:bookmarkEnd w:id="1248"/>
      <w:bookmarkEnd w:id="1249"/>
      <w:bookmarkEnd w:id="1250"/>
      <w:r>
        <w:lastRenderedPageBreak/>
        <w:t>January</w:t>
      </w:r>
      <w:bookmarkEnd w:id="1311"/>
      <w:bookmarkEnd w:id="1312"/>
      <w:bookmarkEnd w:id="1313"/>
      <w:r w:rsidR="00FF5FF3">
        <w:t xml:space="preserve"> or </w:t>
      </w:r>
      <w:r w:rsidR="00FF5FF3">
        <w:rPr>
          <w:rFonts w:ascii="FreeSerifAvvaShenouda" w:hAnsi="FreeSerifAvvaShenouda" w:cs="FreeSerifAvvaShenouda"/>
        </w:rPr>
        <w:t>Ⲧⲱⲃⲓ</w:t>
      </w:r>
      <w:bookmarkEnd w:id="1314"/>
    </w:p>
    <w:bookmarkStart w:id="1316" w:name="_Toc410196205" w:displacedByCustomXml="next"/>
    <w:bookmarkStart w:id="1317" w:name="_Toc410196447" w:displacedByCustomXml="next"/>
    <w:bookmarkStart w:id="1318"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9" w:name="_Toc437373154"/>
      <w:r>
        <w:rPr>
          <w:lang w:val="en-US"/>
        </w:rPr>
        <w:lastRenderedPageBreak/>
        <w:t>January 1 (2) / Tobi 6</w:t>
      </w:r>
      <w:r w:rsidR="00FF5FF3">
        <w:rPr>
          <w:lang w:val="en-US"/>
        </w:rPr>
        <w:t xml:space="preserve">: The Feast of the </w:t>
      </w:r>
      <w:r w:rsidR="00495F1A">
        <w:t>Circumcision</w:t>
      </w:r>
      <w:bookmarkEnd w:id="1318"/>
      <w:bookmarkEnd w:id="1317"/>
      <w:bookmarkEnd w:id="1316"/>
      <w:bookmarkEnd w:id="1319"/>
    </w:p>
    <w:p w14:paraId="1387E376" w14:textId="77777777" w:rsidR="00FF5FF3" w:rsidRDefault="00FF5FF3" w:rsidP="00FF5FF3">
      <w:pPr>
        <w:pStyle w:val="Heading4"/>
      </w:pPr>
      <w:bookmarkStart w:id="1320" w:name="_Ref434477590"/>
      <w:r>
        <w:t>The Doxology</w:t>
      </w:r>
      <w:r w:rsidR="00E21EA3">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1"/>
            <w:r>
              <w:t xml:space="preserve">Christian </w:t>
            </w:r>
            <w:commentRangeEnd w:id="1321"/>
            <w:r>
              <w:rPr>
                <w:rStyle w:val="CommentReference"/>
                <w:rFonts w:ascii="Times New Roman" w:eastAsiaTheme="minorHAnsi" w:hAnsi="Times New Roman" w:cstheme="minorBidi"/>
                <w:color w:val="auto"/>
              </w:rPr>
              <w:commentReference w:id="132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2" w:name="_Ref434475229"/>
      <w:r>
        <w:t>The Psali Adam</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3"/>
            <w:r>
              <w:t xml:space="preserve">Victorious </w:t>
            </w:r>
            <w:commentRangeEnd w:id="1323"/>
            <w:r>
              <w:rPr>
                <w:rStyle w:val="CommentReference"/>
              </w:rPr>
              <w:commentReference w:id="132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4" w:name="_Ref434475252"/>
      <w:r>
        <w:t>The Psali Batos</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5"/>
            <w:r>
              <w:t>divinity</w:t>
            </w:r>
            <w:commentRangeEnd w:id="1325"/>
            <w:r>
              <w:rPr>
                <w:rStyle w:val="CommentReference"/>
              </w:rPr>
              <w:commentReference w:id="132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6" w:name="_Toc410196206"/>
      <w:bookmarkStart w:id="1327" w:name="_Toc410196448"/>
      <w:bookmarkStart w:id="1328" w:name="_Toc410196950"/>
      <w:bookmarkStart w:id="1329" w:name="_Toc437373155"/>
      <w:r>
        <w:t xml:space="preserve">January 6 (7) / Tobi 11: The Feast of </w:t>
      </w:r>
      <w:r w:rsidR="00495F1A">
        <w:t>Theophany</w:t>
      </w:r>
      <w:bookmarkEnd w:id="1326"/>
      <w:bookmarkEnd w:id="1327"/>
      <w:bookmarkEnd w:id="1328"/>
      <w:bookmarkEnd w:id="1329"/>
    </w:p>
    <w:p w14:paraId="322B4F7B" w14:textId="77777777" w:rsidR="00FF5FF3" w:rsidRDefault="00430630" w:rsidP="00FF5FF3">
      <w:pPr>
        <w:pStyle w:val="Heading4"/>
      </w:pPr>
      <w:bookmarkStart w:id="1330" w:name="_Ref434477630"/>
      <w:r>
        <w:t>An</w:t>
      </w:r>
      <w:r w:rsidR="00FF5FF3">
        <w:t xml:space="preserve"> </w:t>
      </w:r>
      <w:r>
        <w:t xml:space="preserve">Abridged </w:t>
      </w:r>
      <w:r w:rsidR="00FF5FF3">
        <w:t>Doxology</w:t>
      </w:r>
      <w:r w:rsidR="00E21EA3">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1" w:name="_Ref434477641"/>
      <w:r>
        <w:lastRenderedPageBreak/>
        <w:t>The First Doxology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2" w:name="_Ref434477660"/>
      <w:r>
        <w:lastRenderedPageBreak/>
        <w:t>The Second Doxology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3" w:name="_Ref434475280"/>
      <w:r>
        <w:t>The Sunday Psali Adam</w:t>
      </w:r>
      <w:r w:rsidR="006C1B94">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4"/>
            <w:r>
              <w:t xml:space="preserve">confirm </w:t>
            </w:r>
            <w:commentRangeEnd w:id="1334"/>
            <w:r>
              <w:rPr>
                <w:rStyle w:val="CommentReference"/>
              </w:rPr>
              <w:commentReference w:id="133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5"/>
            <w:r>
              <w:t>ⲛ̀ϫⲉ</w:t>
            </w:r>
            <w:commentRangeEnd w:id="1335"/>
            <w:r>
              <w:rPr>
                <w:rStyle w:val="CommentReference"/>
                <w:rFonts w:ascii="Times New Roman" w:hAnsi="Times New Roman"/>
              </w:rPr>
              <w:commentReference w:id="133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6"/>
            <w:r>
              <w:t>moved</w:t>
            </w:r>
            <w:commentRangeEnd w:id="1336"/>
            <w:r>
              <w:rPr>
                <w:rStyle w:val="CommentReference"/>
              </w:rPr>
              <w:commentReference w:id="133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7"/>
            <w:r>
              <w:t>thrice holy,</w:t>
            </w:r>
            <w:commentRangeEnd w:id="1337"/>
            <w:r>
              <w:rPr>
                <w:rStyle w:val="CommentReference"/>
              </w:rPr>
              <w:commentReference w:id="133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8" w:name="_Ref434475309"/>
      <w:r>
        <w:lastRenderedPageBreak/>
        <w:t>The Monday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9"/>
            <w:r>
              <w:t xml:space="preserve">Ⲓⲱⲁⲛⲛⲟⲩ </w:t>
            </w:r>
            <w:commentRangeEnd w:id="1339"/>
            <w:r>
              <w:rPr>
                <w:rStyle w:val="CommentReference"/>
                <w:rFonts w:ascii="Times New Roman" w:hAnsi="Times New Roman"/>
              </w:rPr>
              <w:commentReference w:id="133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0"/>
            <w:r>
              <w:rPr>
                <w:rFonts w:eastAsia="Arial Unicode MS" w:cs="FreeSerifAvvaShenouda"/>
              </w:rPr>
              <w:t>ⲛⲓϯϩⲟ</w:t>
            </w:r>
            <w:commentRangeEnd w:id="1340"/>
            <w:r>
              <w:rPr>
                <w:rStyle w:val="CommentReference"/>
                <w:rFonts w:ascii="Times New Roman" w:hAnsi="Times New Roman"/>
              </w:rPr>
              <w:commentReference w:id="134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1" w:name="_Ref434475331"/>
      <w:r>
        <w:t>The Tuesday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2"/>
            <w:r>
              <w:t>ⲫⲏ</w:t>
            </w:r>
            <w:commentRangeEnd w:id="1342"/>
            <w:r>
              <w:rPr>
                <w:rStyle w:val="CommentReference"/>
                <w:rFonts w:ascii="Times New Roman" w:hAnsi="Times New Roman"/>
              </w:rPr>
              <w:commentReference w:id="134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3"/>
            <w:r>
              <w:t>ϯⲥⲩⲛⲧⲉⲗⲓⲁ</w:t>
            </w:r>
            <w:commentRangeEnd w:id="1343"/>
            <w:r>
              <w:rPr>
                <w:rStyle w:val="CommentReference"/>
                <w:rFonts w:ascii="Times New Roman" w:hAnsi="Times New Roman"/>
              </w:rPr>
              <w:commentReference w:id="134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4" w:name="_Ref434475362"/>
      <w:r>
        <w:t>The Wednesday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5" w:name="_Ref434475388"/>
      <w:r>
        <w:t>The Thursday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6" w:name="_Ref434475411"/>
      <w:r>
        <w:t>The Friday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7" w:name="_Ref434475434"/>
      <w:r>
        <w:t>The Saturday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8"/>
            <w:r>
              <w:t>liberty</w:t>
            </w:r>
            <w:commentRangeEnd w:id="1348"/>
            <w:r>
              <w:rPr>
                <w:rStyle w:val="CommentReference"/>
              </w:rPr>
              <w:commentReference w:id="134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9"/>
            <w:r>
              <w:t xml:space="preserve">confirm </w:t>
            </w:r>
            <w:commentRangeEnd w:id="1349"/>
            <w:r>
              <w:rPr>
                <w:rStyle w:val="CommentReference"/>
              </w:rPr>
              <w:commentReference w:id="134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0" w:name="_Toc437373156"/>
      <w:r>
        <w:t>January 7 (8) / Tobi 12</w:t>
      </w:r>
      <w:r w:rsidR="001225FA">
        <w:t xml:space="preserve">: </w:t>
      </w:r>
      <w:r>
        <w:t>The Second Day of the Feast of Theophany</w:t>
      </w:r>
      <w:bookmarkEnd w:id="135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1" w:name="_Toc437373157"/>
      <w:r>
        <w:lastRenderedPageBreak/>
        <w:t>January 7 (8) / Tobi 12</w:t>
      </w:r>
      <w:r w:rsidR="001225FA">
        <w:t xml:space="preserve">: </w:t>
      </w:r>
      <w:r>
        <w:t>Also the Commemoration of Archangel Michael</w:t>
      </w:r>
      <w:bookmarkEnd w:id="1351"/>
    </w:p>
    <w:p w14:paraId="322A578A" w14:textId="77777777" w:rsidR="00191A26" w:rsidRPr="00B637D8" w:rsidRDefault="00191A26" w:rsidP="00191A26">
      <w:pPr>
        <w:pStyle w:val="Rubric"/>
      </w:pPr>
      <w:bookmarkStart w:id="1352" w:name="_Toc410196207"/>
      <w:bookmarkStart w:id="1353" w:name="_Toc410196449"/>
      <w:bookmarkStart w:id="1354"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5" w:name="_Ref434562461"/>
      <w:bookmarkStart w:id="1356" w:name="_Toc437373158"/>
      <w:r>
        <w:t>January 7 (8) / Tobi 12</w:t>
      </w:r>
      <w:r w:rsidR="001225FA">
        <w:t xml:space="preserve">: </w:t>
      </w:r>
      <w:commentRangeStart w:id="1357"/>
      <w:r>
        <w:t>Also St. Theodore Anatoly</w:t>
      </w:r>
      <w:commentRangeEnd w:id="1357"/>
      <w:r>
        <w:rPr>
          <w:rStyle w:val="CommentReference"/>
          <w:rFonts w:eastAsiaTheme="minorHAnsi" w:cstheme="minorBidi"/>
          <w:b w:val="0"/>
          <w:bCs w:val="0"/>
        </w:rPr>
        <w:commentReference w:id="1357"/>
      </w:r>
      <w:bookmarkEnd w:id="1355"/>
      <w:bookmarkEnd w:id="1356"/>
    </w:p>
    <w:p w14:paraId="7DD26869" w14:textId="77777777" w:rsidR="006B44CE" w:rsidRDefault="006B44CE" w:rsidP="006B44CE">
      <w:pPr>
        <w:pStyle w:val="Heading4"/>
      </w:pPr>
      <w:bookmarkStart w:id="1358" w:name="_Ref434477694"/>
      <w:bookmarkStart w:id="1359" w:name="_Ref434489376"/>
      <w:r>
        <w:t>The Doxology</w:t>
      </w:r>
      <w:bookmarkEnd w:id="1358"/>
      <w:r w:rsidR="00B46E6E">
        <w:t xml:space="preserve"> for St. Theodore Anatoly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0" w:name="_Toc437373159"/>
      <w:r>
        <w:t>January 8 (9) / Tobi 13: The Feast of T</w:t>
      </w:r>
      <w:r w:rsidR="00495F1A">
        <w:t>he Wedding of Cana of Galilee</w:t>
      </w:r>
      <w:bookmarkEnd w:id="1352"/>
      <w:bookmarkEnd w:id="1353"/>
      <w:bookmarkEnd w:id="1354"/>
      <w:bookmarkEnd w:id="1360"/>
    </w:p>
    <w:p w14:paraId="46F7A60E" w14:textId="77777777" w:rsidR="00A37BB6" w:rsidRDefault="00A37BB6" w:rsidP="00A37BB6">
      <w:pPr>
        <w:pStyle w:val="Heading4"/>
      </w:pPr>
      <w:bookmarkStart w:id="1361" w:name="_Ref434477774"/>
      <w:r>
        <w:t>The Doxology</w:t>
      </w:r>
      <w:r w:rsidR="00E21EA3">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2" w:name="_Ref434475472"/>
      <w:r>
        <w:t>The Psali Adam</w:t>
      </w:r>
      <w:r w:rsidR="006C1B94">
        <w:t xml:space="preserve"> for the Wedding of Cana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3" w:name="_Ref434475500"/>
      <w:r>
        <w:lastRenderedPageBreak/>
        <w:t>The Psali Batos</w:t>
      </w:r>
      <w:r w:rsidR="006C1B94">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4" w:name="_Ref434560112"/>
      <w:bookmarkStart w:id="1365" w:name="_Toc437373160"/>
      <w:r>
        <w:t>January 8 (9) / Tobi 13: Also the Martyrdom of St. Demiana</w:t>
      </w:r>
      <w:bookmarkEnd w:id="1364"/>
      <w:bookmarkEnd w:id="1365"/>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6" w:name="_Ref434490124"/>
      <w:r>
        <w:lastRenderedPageBreak/>
        <w:t>Another Doxology of St. Demiana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7" w:name="_Ref434563224"/>
      <w:bookmarkStart w:id="1368" w:name="_Toc437373161"/>
      <w:r>
        <w:t>January 9 (10) / Tobi 14: St. Maximus</w:t>
      </w:r>
      <w:bookmarkEnd w:id="1367"/>
      <w:bookmarkEnd w:id="1368"/>
    </w:p>
    <w:p w14:paraId="1847ABB1" w14:textId="77777777" w:rsidR="00662600" w:rsidRDefault="00810F04" w:rsidP="00810F04">
      <w:pPr>
        <w:pStyle w:val="Heading4"/>
      </w:pPr>
      <w:bookmarkStart w:id="1369" w:name="_Ref434490957"/>
      <w:r>
        <w:t>The Doxology for</w:t>
      </w:r>
      <w:r w:rsidR="00662600">
        <w:t xml:space="preserve"> Sts. Maximus and Dometius</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3" w:name="_Toc437373162"/>
      <w:r>
        <w:t>Jan</w:t>
      </w:r>
      <w:r w:rsidR="00662600">
        <w:t>uary 12 (13) / Tobi 17: St. Dome</w:t>
      </w:r>
      <w:r>
        <w:t>tius</w:t>
      </w:r>
      <w:bookmarkEnd w:id="1373"/>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4" w:name="_Toc437373163"/>
      <w:bookmarkStart w:id="1375" w:name="_Toc410196208"/>
      <w:bookmarkStart w:id="1376" w:name="_Toc410196450"/>
      <w:bookmarkStart w:id="1377" w:name="_Toc410196952"/>
      <w:r>
        <w:t>January 15 (16) / Tobi 20: Departure of St. Prochorus the Disciple</w:t>
      </w:r>
      <w:bookmarkEnd w:id="1374"/>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8" w:name="_Toc437373164"/>
      <w:r>
        <w:t xml:space="preserve">January 16 (17) / Tobi 21: </w:t>
      </w:r>
      <w:r w:rsidR="00495F1A">
        <w:t>The Dormition of the Virgin</w:t>
      </w:r>
      <w:bookmarkEnd w:id="1375"/>
      <w:bookmarkEnd w:id="1376"/>
      <w:bookmarkEnd w:id="1377"/>
      <w:bookmarkEnd w:id="1378"/>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9" w:name="_Ref434560171"/>
      <w:bookmarkStart w:id="1380" w:name="_Toc437373165"/>
      <w:r>
        <w:t>January 17 (18) / Tobi 22: St. Anthony the Great</w:t>
      </w:r>
      <w:bookmarkEnd w:id="1379"/>
      <w:bookmarkEnd w:id="1380"/>
    </w:p>
    <w:p w14:paraId="38BCD1D7" w14:textId="77777777" w:rsidR="00FF5FF3" w:rsidRDefault="00FF5FF3" w:rsidP="00FF5FF3">
      <w:pPr>
        <w:pStyle w:val="Heading4"/>
      </w:pPr>
      <w:bookmarkStart w:id="1381" w:name="_Ref434490340"/>
      <w:r>
        <w:t>The Doxology</w:t>
      </w:r>
      <w:r w:rsidR="00B46E6E">
        <w:t xml:space="preserve"> for St. Anthony the Great</w:t>
      </w:r>
      <w:bookmarkEnd w:id="1381"/>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2" w:name="_Toc437373166"/>
      <w:r>
        <w:lastRenderedPageBreak/>
        <w:t>January 18 (19) / Tobi 23: St. Timothy the Apostle</w:t>
      </w:r>
      <w:bookmarkEnd w:id="1382"/>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3" w:name="_Toc437373167"/>
      <w:r>
        <w:t>January 22 (23) / Tobi 27: Archangel Suriel</w:t>
      </w:r>
      <w:bookmarkEnd w:id="1383"/>
    </w:p>
    <w:p w14:paraId="79FCFE0C" w14:textId="77777777" w:rsidR="00596AC8" w:rsidRDefault="00596AC8" w:rsidP="00596AC8">
      <w:pPr>
        <w:pStyle w:val="Heading4"/>
      </w:pPr>
      <w:bookmarkStart w:id="1384" w:name="_Ref434488250"/>
      <w:r>
        <w:t>The Doxology</w:t>
      </w:r>
      <w:r w:rsidR="00B46E6E">
        <w:t xml:space="preserve"> for Archangel Suriel</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5" w:name="_Toc437373168"/>
      <w:r>
        <w:t>January 22 (23) / Tobi 27: Also Relocation of St. Timothy the Apostle’s Relics</w:t>
      </w:r>
      <w:bookmarkEnd w:id="1385"/>
    </w:p>
    <w:p w14:paraId="3FBC7E0C" w14:textId="77777777" w:rsidR="00191A26" w:rsidRDefault="00191A26" w:rsidP="00191A26">
      <w:pPr>
        <w:pStyle w:val="Rubric"/>
      </w:pPr>
      <w:bookmarkStart w:id="1386"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7" w:name="_Toc437373169"/>
      <w:r>
        <w:lastRenderedPageBreak/>
        <w:t>January 24 (25) / Tobi 29: Commemoration of the Annunciation, Nativity, and Resurrection on the 29</w:t>
      </w:r>
      <w:r w:rsidRPr="00C0205C">
        <w:rPr>
          <w:vertAlign w:val="superscript"/>
        </w:rPr>
        <w:t>th</w:t>
      </w:r>
      <w:r>
        <w:t xml:space="preserve"> of Every Month</w:t>
      </w:r>
      <w:bookmarkEnd w:id="1387"/>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8" w:name="_Toc437373170"/>
      <w:r>
        <w:t>January 27 (28) / Meshir 2: St. Paul the Anchorite</w:t>
      </w:r>
      <w:bookmarkEnd w:id="1386"/>
      <w:bookmarkEnd w:id="1388"/>
    </w:p>
    <w:p w14:paraId="680E4267" w14:textId="77777777" w:rsidR="00C30529" w:rsidRDefault="00C30529" w:rsidP="00C30529">
      <w:pPr>
        <w:pStyle w:val="Heading4"/>
      </w:pPr>
      <w:bookmarkStart w:id="1389" w:name="_Ref434490368"/>
      <w:r>
        <w:t>The Doxology</w:t>
      </w:r>
      <w:r w:rsidR="00B46E6E">
        <w:t xml:space="preserve"> for St. Paul the Anchorite</w:t>
      </w:r>
      <w:bookmarkEnd w:id="1389"/>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0" w:name="_Toc437373171"/>
      <w:r>
        <w:t>January 29 (30) / Meshir 4: Martyrdom of St. Agabus the Disciple</w:t>
      </w:r>
      <w:bookmarkEnd w:id="1390"/>
    </w:p>
    <w:p w14:paraId="6DDD9040" w14:textId="77777777" w:rsidR="00191A26" w:rsidRDefault="00191A26" w:rsidP="00191A26">
      <w:pPr>
        <w:pStyle w:val="Rubric"/>
      </w:pPr>
      <w:bookmarkStart w:id="1391" w:name="_Toc410196209"/>
      <w:bookmarkStart w:id="1392" w:name="_Toc410196451"/>
      <w:bookmarkStart w:id="1393"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4" w:name="_Toc437373172"/>
      <w:r>
        <w:t>January 21 (31) / Meshir 5: St. Apollo the Friend of St. Apip</w:t>
      </w:r>
      <w:bookmarkEnd w:id="1394"/>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5" w:name="_Toc437373021"/>
      <w:bookmarkStart w:id="1396" w:name="February"/>
      <w:bookmarkEnd w:id="1315"/>
      <w:r>
        <w:lastRenderedPageBreak/>
        <w:t>February</w:t>
      </w:r>
      <w:bookmarkEnd w:id="1391"/>
      <w:bookmarkEnd w:id="1392"/>
      <w:bookmarkEnd w:id="1393"/>
      <w:r w:rsidR="00C30529">
        <w:t xml:space="preserve"> or </w:t>
      </w:r>
      <w:r w:rsidR="00C30529">
        <w:rPr>
          <w:rFonts w:ascii="FreeSerifAvvaShenouda" w:hAnsi="FreeSerifAvvaShenouda" w:cs="FreeSerifAvvaShenouda"/>
        </w:rPr>
        <w:t>Ⲙϣⲓⲣ</w:t>
      </w:r>
      <w:bookmarkEnd w:id="1395"/>
    </w:p>
    <w:bookmarkStart w:id="1397" w:name="_Toc410196210" w:displacedByCustomXml="next"/>
    <w:bookmarkStart w:id="1398" w:name="_Toc410196452" w:displacedByCustomXml="next"/>
    <w:bookmarkStart w:id="1399"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0" w:name="_Toc437373173"/>
      <w:r>
        <w:lastRenderedPageBreak/>
        <w:t xml:space="preserve">February 2 (3): Meshir 8: </w:t>
      </w:r>
      <w:r w:rsidR="00495F1A">
        <w:t>The Entrance into the Temple</w:t>
      </w:r>
      <w:bookmarkEnd w:id="1399"/>
      <w:bookmarkEnd w:id="1398"/>
      <w:bookmarkEnd w:id="1397"/>
      <w:bookmarkEnd w:id="1400"/>
    </w:p>
    <w:p w14:paraId="6E92944D" w14:textId="77777777" w:rsidR="00C30529" w:rsidRDefault="00C30529" w:rsidP="00124ADD">
      <w:pPr>
        <w:pStyle w:val="Heading4"/>
      </w:pPr>
      <w:bookmarkStart w:id="1401" w:name="_Ref434477815"/>
      <w:r>
        <w:t>The Doxology</w:t>
      </w:r>
      <w:r w:rsidR="00E21EA3">
        <w:t xml:space="preserve"> for the Entrance into the Temple</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2" w:name="_Toc437373174"/>
      <w:r>
        <w:t>February 4 (5) / Meshir 10: Martyrdom of St. James the Son of Alphaeus</w:t>
      </w:r>
      <w:bookmarkEnd w:id="1402"/>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3" w:name="_Toc437373175"/>
      <w:r>
        <w:t>February 6 (7) / Meshir 12: Commemoration of Archangel Michael</w:t>
      </w:r>
      <w:bookmarkEnd w:id="1403"/>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4" w:name="_Toc437373176"/>
      <w:r>
        <w:t>February 8 (9) / Meshir 14: The Departure of St. Severus</w:t>
      </w:r>
      <w:bookmarkEnd w:id="1404"/>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5" w:name="_Toc437373177"/>
      <w:r>
        <w:t>February 10 (11) / Meshir 16: Isaac the Syrian</w:t>
      </w:r>
      <w:bookmarkEnd w:id="1405"/>
    </w:p>
    <w:p w14:paraId="2F7479F8" w14:textId="77777777" w:rsidR="005329C1" w:rsidRDefault="005242D1" w:rsidP="005329C1">
      <w:pPr>
        <w:pStyle w:val="Heading3"/>
      </w:pPr>
      <w:bookmarkStart w:id="1406" w:name="_Toc437373178"/>
      <w:r>
        <w:t>February</w:t>
      </w:r>
      <w:r w:rsidR="005329C1">
        <w:t xml:space="preserve"> 15 (16) / Meshir 21: Commemoration of the Theotokos</w:t>
      </w:r>
      <w:bookmarkEnd w:id="1406"/>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7" w:name="_Toc437373179"/>
      <w:r>
        <w:t>February 15 (16) / Meshir 21: Also Martyrdom of St. Onesimus, the Disciple of St. Paul</w:t>
      </w:r>
      <w:bookmarkEnd w:id="1407"/>
    </w:p>
    <w:p w14:paraId="197E567A" w14:textId="77777777" w:rsidR="00B52D77" w:rsidRDefault="00B52D77" w:rsidP="00B52D77">
      <w:pPr>
        <w:pStyle w:val="Heading3"/>
      </w:pPr>
      <w:bookmarkStart w:id="1408" w:name="_Toc437373180"/>
      <w:r>
        <w:t>February 23 (24) / Meshir 29: Commemoration of the Annunciation, Nativity, and Resurrection on the 29</w:t>
      </w:r>
      <w:r w:rsidRPr="00C0205C">
        <w:rPr>
          <w:vertAlign w:val="superscript"/>
        </w:rPr>
        <w:t>th</w:t>
      </w:r>
      <w:r>
        <w:t xml:space="preserve"> of Every Month</w:t>
      </w:r>
      <w:bookmarkEnd w:id="1408"/>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9" w:name="_Toc437373181"/>
      <w:r>
        <w:lastRenderedPageBreak/>
        <w:t>February 24 (25) / Meshir 30: Appearance of the Head of St. John the Baptist</w:t>
      </w:r>
      <w:bookmarkEnd w:id="1409"/>
    </w:p>
    <w:p w14:paraId="49513F8D" w14:textId="77777777" w:rsidR="00191A26" w:rsidRDefault="00191A26" w:rsidP="00191A26">
      <w:pPr>
        <w:pStyle w:val="Rubric"/>
      </w:pPr>
      <w:bookmarkStart w:id="1410" w:name="_Toc410196211"/>
      <w:bookmarkStart w:id="1411" w:name="_Toc410196453"/>
      <w:bookmarkStart w:id="1412"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3" w:name="_Toc437373182"/>
      <w:r>
        <w:t>February 24 (25) / Meshir 30: Also St. Cyril VI</w:t>
      </w:r>
      <w:bookmarkEnd w:id="1413"/>
    </w:p>
    <w:p w14:paraId="0CDD55AC" w14:textId="77777777" w:rsidR="001779C0" w:rsidRDefault="001779C0" w:rsidP="001779C0">
      <w:pPr>
        <w:pStyle w:val="Heading4"/>
      </w:pPr>
      <w:bookmarkStart w:id="1414" w:name="_Ref434492506"/>
      <w:r>
        <w:t>The Doxology</w:t>
      </w:r>
      <w:r w:rsidR="00B82753">
        <w:t xml:space="preserve"> for St. Cyril VI</w:t>
      </w:r>
      <w:r>
        <w:rPr>
          <w:rStyle w:val="FootnoteReference"/>
        </w:rPr>
        <w:footnoteReference w:id="545"/>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5" w:name="_Toc437373022"/>
      <w:bookmarkStart w:id="1416" w:name="March"/>
      <w:bookmarkEnd w:id="1396"/>
      <w:r>
        <w:lastRenderedPageBreak/>
        <w:t>March</w:t>
      </w:r>
      <w:bookmarkEnd w:id="1410"/>
      <w:bookmarkEnd w:id="1411"/>
      <w:bookmarkEnd w:id="1412"/>
      <w:r w:rsidR="00C30529">
        <w:t xml:space="preserve"> or </w:t>
      </w:r>
      <w:r w:rsidR="00C30529">
        <w:rPr>
          <w:rFonts w:ascii="FreeSerifAvvaShenouda" w:hAnsi="FreeSerifAvvaShenouda" w:cs="FreeSerifAvvaShenouda"/>
        </w:rPr>
        <w:t>Ⲡⲁⲣⲙϩⲟⲧⲡ</w:t>
      </w:r>
      <w:bookmarkEnd w:id="1415"/>
    </w:p>
    <w:bookmarkStart w:id="1417" w:name="_Toc410196212" w:displacedByCustomXml="next"/>
    <w:bookmarkStart w:id="1418" w:name="_Toc410196454" w:displacedByCustomXml="next"/>
    <w:bookmarkStart w:id="1419"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0" w:name="_Toc437373183"/>
      <w:r>
        <w:lastRenderedPageBreak/>
        <w:t>March 2: Departure of St. Chad of Mercia</w:t>
      </w:r>
      <w:r w:rsidR="00377E51">
        <w:rPr>
          <w:rStyle w:val="FootnoteReference"/>
        </w:rPr>
        <w:footnoteReference w:id="546"/>
      </w:r>
      <w:bookmarkEnd w:id="1420"/>
    </w:p>
    <w:p w14:paraId="668738F1" w14:textId="77777777" w:rsidR="006A140A" w:rsidRDefault="006A140A" w:rsidP="006A140A">
      <w:pPr>
        <w:pStyle w:val="Heading4"/>
      </w:pPr>
      <w:bookmarkStart w:id="1421" w:name="_Ref434492702"/>
      <w:r>
        <w:t>The Doxology</w:t>
      </w:r>
      <w:r w:rsidR="00B82753">
        <w:t xml:space="preserve"> for St. Chad of Mercia</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2" w:name="_Toc437373184"/>
      <w:r>
        <w:t>March 4 / Phamenoth 8: Martyrdom of St. Matthias the Apostle</w:t>
      </w:r>
      <w:bookmarkEnd w:id="1422"/>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3" w:name="_Toc437373185"/>
      <w:r>
        <w:t xml:space="preserve">March 6 / Phamenoth 10: </w:t>
      </w:r>
      <w:r w:rsidR="00495F1A">
        <w:t>The Finding of the Holy Cross</w:t>
      </w:r>
      <w:bookmarkEnd w:id="1419"/>
      <w:bookmarkEnd w:id="1418"/>
      <w:bookmarkEnd w:id="1417"/>
      <w:bookmarkEnd w:id="1423"/>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4" w:name="_Toc437373186"/>
      <w:r>
        <w:t>March 8 / Phamenoth</w:t>
      </w:r>
      <w:r w:rsidR="005329C1">
        <w:t xml:space="preserve"> 12</w:t>
      </w:r>
      <w:r>
        <w:t>: Commemoration of Archangel Michael</w:t>
      </w:r>
      <w:bookmarkEnd w:id="1424"/>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5" w:name="_Toc437373187"/>
      <w:r>
        <w:lastRenderedPageBreak/>
        <w:t>March 9 / Phamenoth 13: Return of St. Macarius the Great and St. Macarius of Alexandria from Exile</w:t>
      </w:r>
      <w:bookmarkEnd w:id="1425"/>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6" w:name="_Toc437373188"/>
      <w:r>
        <w:t>March 15 / Phamenoth 19: Martyrdom of St. Aristobulus the Apostle</w:t>
      </w:r>
      <w:bookmarkEnd w:id="1426"/>
    </w:p>
    <w:p w14:paraId="57821F33" w14:textId="77777777" w:rsidR="00191A26" w:rsidRDefault="00191A26" w:rsidP="00191A26">
      <w:pPr>
        <w:pStyle w:val="Rubric"/>
      </w:pPr>
      <w:bookmarkStart w:id="1427" w:name="_Toc410196213"/>
      <w:bookmarkStart w:id="1428" w:name="_Toc410196455"/>
      <w:bookmarkStart w:id="1429"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30" w:name="_Toc437373189"/>
      <w:r>
        <w:t>March 17 / Phamenoth 21: Commemoration of the Theotokos</w:t>
      </w:r>
      <w:bookmarkEnd w:id="1430"/>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31" w:name="_Ref434563557"/>
      <w:bookmarkStart w:id="1432" w:name="_Toc437373190"/>
      <w:r>
        <w:t>March 23 / Phamenoth 27: St. Macarius the Great</w:t>
      </w:r>
      <w:bookmarkEnd w:id="1431"/>
      <w:bookmarkEnd w:id="1432"/>
    </w:p>
    <w:p w14:paraId="19445963" w14:textId="77777777" w:rsidR="003E7329" w:rsidRDefault="003E7329" w:rsidP="003E7329">
      <w:pPr>
        <w:pStyle w:val="Heading4"/>
      </w:pPr>
      <w:bookmarkStart w:id="1433" w:name="_Ref434490507"/>
      <w:r>
        <w:t>The Doxology of St. Macarius the Great</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4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0" w:name="_Ref434490525"/>
      <w:r>
        <w:t>Another Doxology of St. Macarius the Great</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1" w:name="_Ref434490542"/>
      <w:r>
        <w:t>Another</w:t>
      </w:r>
      <w:r w:rsidR="00C30529">
        <w:t xml:space="preserve"> Doxology</w:t>
      </w:r>
      <w:r>
        <w:t xml:space="preserve"> of St. Macarius the Great</w:t>
      </w:r>
      <w:r>
        <w:rPr>
          <w:rStyle w:val="FootnoteReference"/>
        </w:rPr>
        <w:footnoteReference w:id="549"/>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2" w:name="_Toc437373191"/>
      <w:r>
        <w:t xml:space="preserve">March 25 / Phamenoth 29: </w:t>
      </w:r>
      <w:r w:rsidR="00495F1A">
        <w:t>Annunciation</w:t>
      </w:r>
      <w:bookmarkEnd w:id="1427"/>
      <w:bookmarkEnd w:id="1428"/>
      <w:bookmarkEnd w:id="1429"/>
      <w:bookmarkEnd w:id="1442"/>
    </w:p>
    <w:p w14:paraId="6F91E2E0" w14:textId="77777777" w:rsidR="00C30529" w:rsidRDefault="00C30529" w:rsidP="00C30529">
      <w:pPr>
        <w:pStyle w:val="Heading4"/>
      </w:pPr>
      <w:bookmarkStart w:id="1443" w:name="_Ref434477856"/>
      <w:r>
        <w:t>The Doxology</w:t>
      </w:r>
      <w:r w:rsidR="00E21EA3">
        <w:t xml:space="preserve"> for the Annunciation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4" w:name="_Ref434475566"/>
      <w:bookmarkStart w:id="1445" w:name="_Toc410196214"/>
      <w:bookmarkStart w:id="1446" w:name="_Toc410196456"/>
      <w:bookmarkStart w:id="1447" w:name="_Toc410196958"/>
      <w:r>
        <w:t>The Psali Adam</w:t>
      </w:r>
      <w:r w:rsidR="006C1B94">
        <w:t xml:space="preserve"> for Annunciation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8"/>
            <w:r>
              <w:t>Head</w:t>
            </w:r>
            <w:commentRangeEnd w:id="1448"/>
            <w:r>
              <w:rPr>
                <w:rStyle w:val="CommentReference"/>
              </w:rPr>
              <w:commentReference w:id="14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9" w:name="_Ref434475591"/>
      <w:r>
        <w:t>The Psali Batos</w:t>
      </w:r>
      <w:r w:rsidR="006C1B94">
        <w:t xml:space="preserve"> for Annunciation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0"/>
            <w:r>
              <w:t>ruler</w:t>
            </w:r>
            <w:commentRangeEnd w:id="1450"/>
            <w:r>
              <w:rPr>
                <w:rStyle w:val="CommentReference"/>
              </w:rPr>
              <w:commentReference w:id="14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1"/>
            <w:r>
              <w:t xml:space="preserve">peoples </w:t>
            </w:r>
            <w:commentRangeEnd w:id="1451"/>
            <w:r>
              <w:rPr>
                <w:rStyle w:val="CommentReference"/>
              </w:rPr>
              <w:commentReference w:id="14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2"/>
            <w:r>
              <w:t>burned</w:t>
            </w:r>
            <w:commentRangeEnd w:id="1452"/>
            <w:r>
              <w:rPr>
                <w:rStyle w:val="CommentReference"/>
              </w:rPr>
              <w:commentReference w:id="14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3"/>
            <w:r>
              <w:t>Servant</w:t>
            </w:r>
            <w:commentRangeEnd w:id="1453"/>
            <w:r>
              <w:rPr>
                <w:rStyle w:val="CommentReference"/>
              </w:rPr>
              <w:commentReference w:id="14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4"/>
            <w:r>
              <w:t xml:space="preserve">Ⲫⲱⲕ </w:t>
            </w:r>
            <w:commentRangeEnd w:id="1454"/>
            <w:r>
              <w:rPr>
                <w:rStyle w:val="CommentReference"/>
                <w:rFonts w:ascii="Times New Roman" w:hAnsi="Times New Roman"/>
              </w:rPr>
              <w:commentReference w:id="14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5" w:name="_Ref434562998"/>
      <w:bookmarkStart w:id="1456" w:name="_Toc437373192"/>
      <w:r>
        <w:t xml:space="preserve">March 26 / Phamenoth 30: </w:t>
      </w:r>
      <w:r w:rsidR="00D31016">
        <w:t>Arch</w:t>
      </w:r>
      <w:r>
        <w:t>angel Gabriel</w:t>
      </w:r>
      <w:bookmarkEnd w:id="1455"/>
      <w:bookmarkEnd w:id="1456"/>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7" w:name="_Toc437373193"/>
      <w:r>
        <w:t xml:space="preserve">March 28 / Pharamuthi 2: Martyrdom of St. James </w:t>
      </w:r>
      <w:r w:rsidR="008762FF">
        <w:t xml:space="preserve">the son of </w:t>
      </w:r>
      <w:r w:rsidR="002E495E">
        <w:t>Zebedee</w:t>
      </w:r>
      <w:r>
        <w:t>, the Apostles</w:t>
      </w:r>
      <w:bookmarkEnd w:id="1457"/>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8" w:name="_Toc437373023"/>
      <w:bookmarkStart w:id="1459" w:name="April"/>
      <w:bookmarkEnd w:id="1416"/>
      <w:r>
        <w:lastRenderedPageBreak/>
        <w:t>April</w:t>
      </w:r>
      <w:bookmarkEnd w:id="1445"/>
      <w:bookmarkEnd w:id="1446"/>
      <w:bookmarkEnd w:id="14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8"/>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0" w:name="_Toc437373194"/>
      <w:r>
        <w:lastRenderedPageBreak/>
        <w:t>April 1 / Pharamuthi 6</w:t>
      </w:r>
      <w:r w:rsidR="006E4762">
        <w:t xml:space="preserve">: </w:t>
      </w:r>
      <w:r>
        <w:t>Saint Mary of Egypt</w:t>
      </w:r>
      <w:bookmarkEnd w:id="1460"/>
    </w:p>
    <w:p w14:paraId="70D0F650" w14:textId="77777777" w:rsidR="00254945" w:rsidRDefault="00254945" w:rsidP="00254945">
      <w:pPr>
        <w:pStyle w:val="Heading4"/>
      </w:pPr>
      <w:bookmarkStart w:id="1461" w:name="_Ref434491512"/>
      <w:r>
        <w:t>The Doxology</w:t>
      </w:r>
      <w:r w:rsidR="00810F04">
        <w:t xml:space="preserve"> for St. Mary of Egypt</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2" w:name="_Toc437373195"/>
      <w:r>
        <w:lastRenderedPageBreak/>
        <w:t>April 7 / Pharamuthi 12: Commemoration of Archangel Michael</w:t>
      </w:r>
      <w:bookmarkEnd w:id="1462"/>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3" w:name="_Toc437373196"/>
      <w:r>
        <w:t>April 10 / Pharamuthi 15: Consecrating of the Church of St. Agabus the Apostle</w:t>
      </w:r>
      <w:bookmarkEnd w:id="1463"/>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4" w:name="_Toc437373197"/>
      <w:r>
        <w:t xml:space="preserve">April 12 / Pharamuthi 17: Martyrdom of St. </w:t>
      </w:r>
      <w:commentRangeStart w:id="1465"/>
      <w:r>
        <w:t xml:space="preserve">James </w:t>
      </w:r>
      <w:commentRangeEnd w:id="1465"/>
      <w:r>
        <w:rPr>
          <w:rStyle w:val="CommentReference"/>
          <w:rFonts w:eastAsiaTheme="minorHAnsi" w:cstheme="minorBidi"/>
          <w:b w:val="0"/>
          <w:bCs w:val="0"/>
        </w:rPr>
        <w:commentReference w:id="1465"/>
      </w:r>
      <w:r>
        <w:t xml:space="preserve">the brother of </w:t>
      </w:r>
      <w:r w:rsidR="002E495E">
        <w:t>the Lord the bishop of Jerusalem</w:t>
      </w:r>
      <w:bookmarkEnd w:id="1464"/>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6" w:name="_Toc437373198"/>
      <w:r>
        <w:t>April 16 / Pharamuthi 21: Commemoration of the Theotokos</w:t>
      </w:r>
      <w:bookmarkEnd w:id="1466"/>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7" w:name="_Ref434560035"/>
      <w:bookmarkStart w:id="1468" w:name="_Toc437373199"/>
      <w:r>
        <w:t>April 18 / Pharamuthi 23: Martyrdom of St. George the Prince of the Martyrs</w:t>
      </w:r>
      <w:bookmarkEnd w:id="1467"/>
      <w:bookmarkEnd w:id="1468"/>
    </w:p>
    <w:p w14:paraId="480B7CF0" w14:textId="77777777" w:rsidR="00AF6D10" w:rsidRDefault="00AF6D10" w:rsidP="00AF6D10">
      <w:pPr>
        <w:pStyle w:val="Heading4"/>
      </w:pPr>
      <w:bookmarkStart w:id="1469" w:name="_Ref434489211"/>
      <w:r>
        <w:t>Another Doxology of St. George</w:t>
      </w:r>
      <w:bookmarkEnd w:id="146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0" w:name="_Toc437373200"/>
      <w:r>
        <w:lastRenderedPageBreak/>
        <w:t>April 24 / Pharamuthi 29: Commemoration of the Annunciation, Nativity, and Resurrection on the 29</w:t>
      </w:r>
      <w:r w:rsidRPr="00C0205C">
        <w:rPr>
          <w:vertAlign w:val="superscript"/>
        </w:rPr>
        <w:t>th</w:t>
      </w:r>
      <w:r>
        <w:t xml:space="preserve"> of Every Month</w:t>
      </w:r>
      <w:bookmarkEnd w:id="1470"/>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71" w:name="_Toc437373201"/>
      <w:r>
        <w:t xml:space="preserve">April 24 / Pharamuthi 29: </w:t>
      </w:r>
      <w:r w:rsidR="00B52D77">
        <w:t xml:space="preserve">Also the </w:t>
      </w:r>
      <w:r>
        <w:t>Departure of St. Erastus the Apostle</w:t>
      </w:r>
      <w:bookmarkEnd w:id="1471"/>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2" w:name="_Ref434562195"/>
      <w:bookmarkStart w:id="1473" w:name="_Toc437373202"/>
      <w:r>
        <w:t>April 25 / Pharamuthi 30: Martyrdom of St. Mark the Evangelist</w:t>
      </w:r>
      <w:bookmarkEnd w:id="1472"/>
      <w:bookmarkEnd w:id="1473"/>
    </w:p>
    <w:p w14:paraId="1A50F251" w14:textId="77777777" w:rsidR="00072324" w:rsidRDefault="00B46E6E" w:rsidP="00072324">
      <w:pPr>
        <w:pStyle w:val="Heading4"/>
      </w:pPr>
      <w:bookmarkStart w:id="1474" w:name="_Ref434488936"/>
      <w:r>
        <w:t>Another</w:t>
      </w:r>
      <w:r w:rsidR="00072324">
        <w:t xml:space="preserve"> Doxology</w:t>
      </w:r>
      <w:r>
        <w:t xml:space="preserve"> of St. Mark</w:t>
      </w:r>
      <w:bookmarkEnd w:id="1474"/>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5" w:name="_Toc437373203"/>
      <w:r>
        <w:t>April 26 / Pashons 1: Nativity of the Theotokos</w:t>
      </w:r>
      <w:bookmarkEnd w:id="1475"/>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6" w:name="_Toc437373204"/>
      <w:r>
        <w:t>April 28 /</w:t>
      </w:r>
      <w:r w:rsidR="00F66BB3">
        <w:t xml:space="preserve"> Pashons 3: Departure of St. Jas</w:t>
      </w:r>
      <w:r>
        <w:t>on the Disciple</w:t>
      </w:r>
      <w:bookmarkEnd w:id="1476"/>
    </w:p>
    <w:p w14:paraId="588AE276" w14:textId="77777777" w:rsidR="00191A26" w:rsidRDefault="00191A26" w:rsidP="00191A26">
      <w:pPr>
        <w:pStyle w:val="Rubric"/>
      </w:pPr>
      <w:bookmarkStart w:id="1477" w:name="_Toc410196215"/>
      <w:bookmarkStart w:id="1478" w:name="_Toc410196457"/>
      <w:bookmarkStart w:id="1479"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80" w:name="_Toc437373205"/>
      <w:r>
        <w:t>April 28 / Pashons 3: Also St. Theodore</w:t>
      </w:r>
      <w:r w:rsidR="00AF6F9B">
        <w:t xml:space="preserve"> the Disciple of St. Pachom</w:t>
      </w:r>
      <w:bookmarkEnd w:id="14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1" w:name="_Toc437373024"/>
      <w:bookmarkStart w:id="1482" w:name="May"/>
      <w:bookmarkEnd w:id="1459"/>
      <w:r>
        <w:lastRenderedPageBreak/>
        <w:t>May</w:t>
      </w:r>
      <w:r w:rsidR="00495F1A">
        <w:t xml:space="preserve"> or </w:t>
      </w:r>
      <w:bookmarkEnd w:id="1477"/>
      <w:bookmarkEnd w:id="1478"/>
      <w:bookmarkEnd w:id="1479"/>
      <w:r w:rsidRPr="00FB5E62">
        <w:rPr>
          <w:rFonts w:ascii="FreeSerifAvvaShenouda" w:eastAsia="Arial Unicode MS" w:hAnsi="FreeSerifAvvaShenouda" w:cs="FreeSerifAvvaShenouda"/>
          <w:lang w:val="en-US"/>
        </w:rPr>
        <w:t>Ⲡⲁϣⲁⲛⲥ</w:t>
      </w:r>
      <w:bookmarkEnd w:id="1481"/>
    </w:p>
    <w:bookmarkStart w:id="1483" w:name="_Ref434563583" w:displacedByCustomXml="next"/>
    <w:bookmarkStart w:id="1484" w:name="_Toc410196216" w:displacedByCustomXml="next"/>
    <w:bookmarkStart w:id="1485" w:name="_Toc410196458" w:displacedByCustomXml="next"/>
    <w:bookmarkStart w:id="1486" w:name="_Toc410196960" w:displacedByCustomXml="next"/>
    <w:sdt>
      <w:sdtPr>
        <w:id w:val="-252591667"/>
        <w:docPartObj>
          <w:docPartGallery w:val="Table of Contents"/>
          <w:docPartUnique/>
        </w:docPartObj>
      </w:sdtPr>
      <w:sdtEndPr>
        <w:rPr>
          <w:b/>
          <w:bCs/>
          <w:noProof/>
        </w:rPr>
      </w:sdtEndPr>
      <w:sdtContent>
        <w:p w14:paraId="55A9F814" w14:textId="77777777" w:rsidR="00BD2B3F"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328282" w:history="1">
            <w:r w:rsidR="00BD2B3F" w:rsidRPr="00A71FAA">
              <w:rPr>
                <w:rStyle w:val="Hyperlink"/>
                <w:noProof/>
              </w:rPr>
              <w:t>May 1 / Pashons 6: St. Macarius of Alexandria, the Presbyter</w:t>
            </w:r>
            <w:r w:rsidR="00BD2B3F">
              <w:rPr>
                <w:noProof/>
                <w:webHidden/>
              </w:rPr>
              <w:tab/>
            </w:r>
            <w:r w:rsidR="00BD2B3F">
              <w:rPr>
                <w:noProof/>
                <w:webHidden/>
              </w:rPr>
              <w:fldChar w:fldCharType="begin"/>
            </w:r>
            <w:r w:rsidR="00BD2B3F">
              <w:rPr>
                <w:noProof/>
                <w:webHidden/>
              </w:rPr>
              <w:instrText xml:space="preserve"> PAGEREF _Toc439328282 \h </w:instrText>
            </w:r>
            <w:r w:rsidR="00BD2B3F">
              <w:rPr>
                <w:noProof/>
                <w:webHidden/>
              </w:rPr>
            </w:r>
            <w:r w:rsidR="00BD2B3F">
              <w:rPr>
                <w:noProof/>
                <w:webHidden/>
              </w:rPr>
              <w:fldChar w:fldCharType="separate"/>
            </w:r>
            <w:r w:rsidR="00BD2B3F">
              <w:rPr>
                <w:noProof/>
                <w:webHidden/>
              </w:rPr>
              <w:t>775</w:t>
            </w:r>
            <w:r w:rsidR="00BD2B3F">
              <w:rPr>
                <w:noProof/>
                <w:webHidden/>
              </w:rPr>
              <w:fldChar w:fldCharType="end"/>
            </w:r>
          </w:hyperlink>
        </w:p>
        <w:p w14:paraId="749F07C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3" w:history="1">
            <w:r w:rsidRPr="00A71FAA">
              <w:rPr>
                <w:rStyle w:val="Hyperlink"/>
                <w:noProof/>
              </w:rPr>
              <w:t>May 2 / Pashons 7: St. Athanasius the Apostolic</w:t>
            </w:r>
            <w:r>
              <w:rPr>
                <w:noProof/>
                <w:webHidden/>
              </w:rPr>
              <w:tab/>
            </w:r>
            <w:r>
              <w:rPr>
                <w:noProof/>
                <w:webHidden/>
              </w:rPr>
              <w:fldChar w:fldCharType="begin"/>
            </w:r>
            <w:r>
              <w:rPr>
                <w:noProof/>
                <w:webHidden/>
              </w:rPr>
              <w:instrText xml:space="preserve"> PAGEREF _Toc439328283 \h </w:instrText>
            </w:r>
            <w:r>
              <w:rPr>
                <w:noProof/>
                <w:webHidden/>
              </w:rPr>
            </w:r>
            <w:r>
              <w:rPr>
                <w:noProof/>
                <w:webHidden/>
              </w:rPr>
              <w:fldChar w:fldCharType="separate"/>
            </w:r>
            <w:r>
              <w:rPr>
                <w:noProof/>
                <w:webHidden/>
              </w:rPr>
              <w:t>775</w:t>
            </w:r>
            <w:r>
              <w:rPr>
                <w:noProof/>
                <w:webHidden/>
              </w:rPr>
              <w:fldChar w:fldCharType="end"/>
            </w:r>
          </w:hyperlink>
        </w:p>
        <w:p w14:paraId="13FB634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4" w:history="1">
            <w:r w:rsidRPr="00A71FAA">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_Toc439328284 \h </w:instrText>
            </w:r>
            <w:r>
              <w:rPr>
                <w:noProof/>
                <w:webHidden/>
              </w:rPr>
            </w:r>
            <w:r>
              <w:rPr>
                <w:noProof/>
                <w:webHidden/>
              </w:rPr>
              <w:fldChar w:fldCharType="separate"/>
            </w:r>
            <w:r>
              <w:rPr>
                <w:noProof/>
                <w:webHidden/>
              </w:rPr>
              <w:t>778</w:t>
            </w:r>
            <w:r>
              <w:rPr>
                <w:noProof/>
                <w:webHidden/>
              </w:rPr>
              <w:fldChar w:fldCharType="end"/>
            </w:r>
          </w:hyperlink>
        </w:p>
        <w:p w14:paraId="2E1D1F0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5" w:history="1">
            <w:r w:rsidRPr="00A71FAA">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_Toc439328285 \h </w:instrText>
            </w:r>
            <w:r>
              <w:rPr>
                <w:noProof/>
                <w:webHidden/>
              </w:rPr>
            </w:r>
            <w:r>
              <w:rPr>
                <w:noProof/>
                <w:webHidden/>
              </w:rPr>
              <w:fldChar w:fldCharType="separate"/>
            </w:r>
            <w:r>
              <w:rPr>
                <w:noProof/>
                <w:webHidden/>
              </w:rPr>
              <w:t>778</w:t>
            </w:r>
            <w:r>
              <w:rPr>
                <w:noProof/>
                <w:webHidden/>
              </w:rPr>
              <w:fldChar w:fldCharType="end"/>
            </w:r>
          </w:hyperlink>
        </w:p>
        <w:p w14:paraId="2E3BD6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6" w:history="1">
            <w:r w:rsidRPr="00A71FAA">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_Toc439328286 \h </w:instrText>
            </w:r>
            <w:r>
              <w:rPr>
                <w:noProof/>
                <w:webHidden/>
              </w:rPr>
            </w:r>
            <w:r>
              <w:rPr>
                <w:noProof/>
                <w:webHidden/>
              </w:rPr>
              <w:fldChar w:fldCharType="separate"/>
            </w:r>
            <w:r>
              <w:rPr>
                <w:noProof/>
                <w:webHidden/>
              </w:rPr>
              <w:t>778</w:t>
            </w:r>
            <w:r>
              <w:rPr>
                <w:noProof/>
                <w:webHidden/>
              </w:rPr>
              <w:fldChar w:fldCharType="end"/>
            </w:r>
          </w:hyperlink>
        </w:p>
        <w:p w14:paraId="489E55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7" w:history="1">
            <w:r w:rsidRPr="00A71FAA">
              <w:rPr>
                <w:rStyle w:val="Hyperlink"/>
                <w:noProof/>
              </w:rPr>
              <w:t>May 8 / Pashons 13 Also St. Arsenius</w:t>
            </w:r>
            <w:r>
              <w:rPr>
                <w:noProof/>
                <w:webHidden/>
              </w:rPr>
              <w:tab/>
            </w:r>
            <w:r>
              <w:rPr>
                <w:noProof/>
                <w:webHidden/>
              </w:rPr>
              <w:fldChar w:fldCharType="begin"/>
            </w:r>
            <w:r>
              <w:rPr>
                <w:noProof/>
                <w:webHidden/>
              </w:rPr>
              <w:instrText xml:space="preserve"> PAGEREF _Toc439328287 \h </w:instrText>
            </w:r>
            <w:r>
              <w:rPr>
                <w:noProof/>
                <w:webHidden/>
              </w:rPr>
            </w:r>
            <w:r>
              <w:rPr>
                <w:noProof/>
                <w:webHidden/>
              </w:rPr>
              <w:fldChar w:fldCharType="separate"/>
            </w:r>
            <w:r>
              <w:rPr>
                <w:noProof/>
                <w:webHidden/>
              </w:rPr>
              <w:t>778</w:t>
            </w:r>
            <w:r>
              <w:rPr>
                <w:noProof/>
                <w:webHidden/>
              </w:rPr>
              <w:fldChar w:fldCharType="end"/>
            </w:r>
          </w:hyperlink>
        </w:p>
        <w:p w14:paraId="7D407FDA"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8" w:history="1">
            <w:r w:rsidRPr="00A71FAA">
              <w:rPr>
                <w:rStyle w:val="Hyperlink"/>
                <w:noProof/>
              </w:rPr>
              <w:t>May 9 / Pashons 14: St. Pachomius</w:t>
            </w:r>
            <w:r>
              <w:rPr>
                <w:noProof/>
                <w:webHidden/>
              </w:rPr>
              <w:tab/>
            </w:r>
            <w:r>
              <w:rPr>
                <w:noProof/>
                <w:webHidden/>
              </w:rPr>
              <w:fldChar w:fldCharType="begin"/>
            </w:r>
            <w:r>
              <w:rPr>
                <w:noProof/>
                <w:webHidden/>
              </w:rPr>
              <w:instrText xml:space="preserve"> PAGEREF _Toc439328288 \h </w:instrText>
            </w:r>
            <w:r>
              <w:rPr>
                <w:noProof/>
                <w:webHidden/>
              </w:rPr>
            </w:r>
            <w:r>
              <w:rPr>
                <w:noProof/>
                <w:webHidden/>
              </w:rPr>
              <w:fldChar w:fldCharType="separate"/>
            </w:r>
            <w:r>
              <w:rPr>
                <w:noProof/>
                <w:webHidden/>
              </w:rPr>
              <w:t>779</w:t>
            </w:r>
            <w:r>
              <w:rPr>
                <w:noProof/>
                <w:webHidden/>
              </w:rPr>
              <w:fldChar w:fldCharType="end"/>
            </w:r>
          </w:hyperlink>
        </w:p>
        <w:p w14:paraId="2E75CA0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9" w:history="1">
            <w:r w:rsidRPr="00A71FAA">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_Toc439328289 \h </w:instrText>
            </w:r>
            <w:r>
              <w:rPr>
                <w:noProof/>
                <w:webHidden/>
              </w:rPr>
            </w:r>
            <w:r>
              <w:rPr>
                <w:noProof/>
                <w:webHidden/>
              </w:rPr>
              <w:fldChar w:fldCharType="separate"/>
            </w:r>
            <w:r>
              <w:rPr>
                <w:noProof/>
                <w:webHidden/>
              </w:rPr>
              <w:t>781</w:t>
            </w:r>
            <w:r>
              <w:rPr>
                <w:noProof/>
                <w:webHidden/>
              </w:rPr>
              <w:fldChar w:fldCharType="end"/>
            </w:r>
          </w:hyperlink>
        </w:p>
        <w:p w14:paraId="77D538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0" w:history="1">
            <w:r w:rsidRPr="00A71FAA">
              <w:rPr>
                <w:rStyle w:val="Hyperlink"/>
                <w:noProof/>
              </w:rPr>
              <w:t>May 16 / Pashons 21: Commemoration of the Theotokos</w:t>
            </w:r>
            <w:r>
              <w:rPr>
                <w:noProof/>
                <w:webHidden/>
              </w:rPr>
              <w:tab/>
            </w:r>
            <w:r>
              <w:rPr>
                <w:noProof/>
                <w:webHidden/>
              </w:rPr>
              <w:fldChar w:fldCharType="begin"/>
            </w:r>
            <w:r>
              <w:rPr>
                <w:noProof/>
                <w:webHidden/>
              </w:rPr>
              <w:instrText xml:space="preserve"> PAGEREF _Toc439328290 \h </w:instrText>
            </w:r>
            <w:r>
              <w:rPr>
                <w:noProof/>
                <w:webHidden/>
              </w:rPr>
            </w:r>
            <w:r>
              <w:rPr>
                <w:noProof/>
                <w:webHidden/>
              </w:rPr>
              <w:fldChar w:fldCharType="separate"/>
            </w:r>
            <w:r>
              <w:rPr>
                <w:noProof/>
                <w:webHidden/>
              </w:rPr>
              <w:t>781</w:t>
            </w:r>
            <w:r>
              <w:rPr>
                <w:noProof/>
                <w:webHidden/>
              </w:rPr>
              <w:fldChar w:fldCharType="end"/>
            </w:r>
          </w:hyperlink>
        </w:p>
        <w:p w14:paraId="49DDCB2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1" w:history="1">
            <w:r w:rsidRPr="00A71FAA">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_Toc439328291 \h </w:instrText>
            </w:r>
            <w:r>
              <w:rPr>
                <w:noProof/>
                <w:webHidden/>
              </w:rPr>
            </w:r>
            <w:r>
              <w:rPr>
                <w:noProof/>
                <w:webHidden/>
              </w:rPr>
              <w:fldChar w:fldCharType="separate"/>
            </w:r>
            <w:r>
              <w:rPr>
                <w:noProof/>
                <w:webHidden/>
              </w:rPr>
              <w:t>781</w:t>
            </w:r>
            <w:r>
              <w:rPr>
                <w:noProof/>
                <w:webHidden/>
              </w:rPr>
              <w:fldChar w:fldCharType="end"/>
            </w:r>
          </w:hyperlink>
        </w:p>
        <w:p w14:paraId="5CC831B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2" w:history="1">
            <w:r w:rsidRPr="00A71FAA">
              <w:rPr>
                <w:rStyle w:val="Hyperlink"/>
                <w:noProof/>
              </w:rPr>
              <w:t>May 19 / Pashons 24: The Entrance into Egypt</w:t>
            </w:r>
            <w:r>
              <w:rPr>
                <w:noProof/>
                <w:webHidden/>
              </w:rPr>
              <w:tab/>
            </w:r>
            <w:r>
              <w:rPr>
                <w:noProof/>
                <w:webHidden/>
              </w:rPr>
              <w:fldChar w:fldCharType="begin"/>
            </w:r>
            <w:r>
              <w:rPr>
                <w:noProof/>
                <w:webHidden/>
              </w:rPr>
              <w:instrText xml:space="preserve"> PAGEREF _Toc439328292 \h </w:instrText>
            </w:r>
            <w:r>
              <w:rPr>
                <w:noProof/>
                <w:webHidden/>
              </w:rPr>
            </w:r>
            <w:r>
              <w:rPr>
                <w:noProof/>
                <w:webHidden/>
              </w:rPr>
              <w:fldChar w:fldCharType="separate"/>
            </w:r>
            <w:r>
              <w:rPr>
                <w:noProof/>
                <w:webHidden/>
              </w:rPr>
              <w:t>781</w:t>
            </w:r>
            <w:r>
              <w:rPr>
                <w:noProof/>
                <w:webHidden/>
              </w:rPr>
              <w:fldChar w:fldCharType="end"/>
            </w:r>
          </w:hyperlink>
        </w:p>
        <w:p w14:paraId="07285EC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3" w:history="1">
            <w:r w:rsidRPr="00A71FAA">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_Toc439328293 \h </w:instrText>
            </w:r>
            <w:r>
              <w:rPr>
                <w:noProof/>
                <w:webHidden/>
              </w:rPr>
            </w:r>
            <w:r>
              <w:rPr>
                <w:noProof/>
                <w:webHidden/>
              </w:rPr>
              <w:fldChar w:fldCharType="separate"/>
            </w:r>
            <w:r>
              <w:rPr>
                <w:noProof/>
                <w:webHidden/>
              </w:rPr>
              <w:t>790</w:t>
            </w:r>
            <w:r>
              <w:rPr>
                <w:noProof/>
                <w:webHidden/>
              </w:rPr>
              <w:fldChar w:fldCharType="end"/>
            </w:r>
          </w:hyperlink>
        </w:p>
        <w:p w14:paraId="32C8A03B"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4" w:history="1">
            <w:r w:rsidRPr="00A71FAA">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_Toc439328294 \h </w:instrText>
            </w:r>
            <w:r>
              <w:rPr>
                <w:noProof/>
                <w:webHidden/>
              </w:rPr>
            </w:r>
            <w:r>
              <w:rPr>
                <w:noProof/>
                <w:webHidden/>
              </w:rPr>
              <w:fldChar w:fldCharType="separate"/>
            </w:r>
            <w:r>
              <w:rPr>
                <w:noProof/>
                <w:webHidden/>
              </w:rPr>
              <w:t>791</w:t>
            </w:r>
            <w:r>
              <w:rPr>
                <w:noProof/>
                <w:webHidden/>
              </w:rPr>
              <w:fldChar w:fldCharType="end"/>
            </w:r>
          </w:hyperlink>
        </w:p>
        <w:p w14:paraId="55B7CA2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5" w:history="1">
            <w:r w:rsidRPr="00A71FAA">
              <w:rPr>
                <w:rStyle w:val="Hyperlink"/>
                <w:noProof/>
              </w:rPr>
              <w:t>May 22 / Pashons 27: St. Thomas the Anchorite</w:t>
            </w:r>
            <w:r>
              <w:rPr>
                <w:noProof/>
                <w:webHidden/>
              </w:rPr>
              <w:tab/>
            </w:r>
            <w:r>
              <w:rPr>
                <w:noProof/>
                <w:webHidden/>
              </w:rPr>
              <w:fldChar w:fldCharType="begin"/>
            </w:r>
            <w:r>
              <w:rPr>
                <w:noProof/>
                <w:webHidden/>
              </w:rPr>
              <w:instrText xml:space="preserve"> PAGEREF _Toc439328295 \h </w:instrText>
            </w:r>
            <w:r>
              <w:rPr>
                <w:noProof/>
                <w:webHidden/>
              </w:rPr>
            </w:r>
            <w:r>
              <w:rPr>
                <w:noProof/>
                <w:webHidden/>
              </w:rPr>
              <w:fldChar w:fldCharType="separate"/>
            </w:r>
            <w:r>
              <w:rPr>
                <w:noProof/>
                <w:webHidden/>
              </w:rPr>
              <w:t>791</w:t>
            </w:r>
            <w:r>
              <w:rPr>
                <w:noProof/>
                <w:webHidden/>
              </w:rPr>
              <w:fldChar w:fldCharType="end"/>
            </w:r>
          </w:hyperlink>
        </w:p>
        <w:p w14:paraId="06D32864"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6" w:history="1">
            <w:r w:rsidRPr="00A71FAA">
              <w:rPr>
                <w:rStyle w:val="Hyperlink"/>
                <w:noProof/>
              </w:rPr>
              <w:t>May 24 (25) / Pashons 29: Commemoration of the Annunciation, Nativity, and Resurrection on the 29</w:t>
            </w:r>
            <w:r w:rsidRPr="00A71FAA">
              <w:rPr>
                <w:rStyle w:val="Hyperlink"/>
                <w:noProof/>
                <w:vertAlign w:val="superscript"/>
              </w:rPr>
              <w:t>th</w:t>
            </w:r>
            <w:r w:rsidRPr="00A71FAA">
              <w:rPr>
                <w:rStyle w:val="Hyperlink"/>
                <w:noProof/>
              </w:rPr>
              <w:t xml:space="preserve"> of Every Month</w:t>
            </w:r>
            <w:r>
              <w:rPr>
                <w:noProof/>
                <w:webHidden/>
              </w:rPr>
              <w:tab/>
            </w:r>
            <w:r>
              <w:rPr>
                <w:noProof/>
                <w:webHidden/>
              </w:rPr>
              <w:fldChar w:fldCharType="begin"/>
            </w:r>
            <w:r>
              <w:rPr>
                <w:noProof/>
                <w:webHidden/>
              </w:rPr>
              <w:instrText xml:space="preserve"> PAGEREF _Toc439328296 \h </w:instrText>
            </w:r>
            <w:r>
              <w:rPr>
                <w:noProof/>
                <w:webHidden/>
              </w:rPr>
            </w:r>
            <w:r>
              <w:rPr>
                <w:noProof/>
                <w:webHidden/>
              </w:rPr>
              <w:fldChar w:fldCharType="separate"/>
            </w:r>
            <w:r>
              <w:rPr>
                <w:noProof/>
                <w:webHidden/>
              </w:rPr>
              <w:t>792</w:t>
            </w:r>
            <w:r>
              <w:rPr>
                <w:noProof/>
                <w:webHidden/>
              </w:rPr>
              <w:fldChar w:fldCharType="end"/>
            </w:r>
          </w:hyperlink>
        </w:p>
        <w:p w14:paraId="6DC13F38"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7" w:history="1">
            <w:r w:rsidRPr="00A71FAA">
              <w:rPr>
                <w:rStyle w:val="Hyperlink"/>
                <w:noProof/>
              </w:rPr>
              <w:t>May 24 (25) / Pashons 29: Also St. Simeon the Stylite</w:t>
            </w:r>
            <w:r>
              <w:rPr>
                <w:noProof/>
                <w:webHidden/>
              </w:rPr>
              <w:tab/>
            </w:r>
            <w:r>
              <w:rPr>
                <w:noProof/>
                <w:webHidden/>
              </w:rPr>
              <w:fldChar w:fldCharType="begin"/>
            </w:r>
            <w:r>
              <w:rPr>
                <w:noProof/>
                <w:webHidden/>
              </w:rPr>
              <w:instrText xml:space="preserve"> PAGEREF _Toc439328297 \h </w:instrText>
            </w:r>
            <w:r>
              <w:rPr>
                <w:noProof/>
                <w:webHidden/>
              </w:rPr>
            </w:r>
            <w:r>
              <w:rPr>
                <w:noProof/>
                <w:webHidden/>
              </w:rPr>
              <w:fldChar w:fldCharType="separate"/>
            </w:r>
            <w:r>
              <w:rPr>
                <w:noProof/>
                <w:webHidden/>
              </w:rPr>
              <w:t>793</w:t>
            </w:r>
            <w:r>
              <w:rPr>
                <w:noProof/>
                <w:webHidden/>
              </w:rPr>
              <w:fldChar w:fldCharType="end"/>
            </w:r>
          </w:hyperlink>
        </w:p>
        <w:p w14:paraId="29A33EB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8" w:history="1">
            <w:r w:rsidRPr="00A71FAA">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_Toc439328298 \h </w:instrText>
            </w:r>
            <w:r>
              <w:rPr>
                <w:noProof/>
                <w:webHidden/>
              </w:rPr>
            </w:r>
            <w:r>
              <w:rPr>
                <w:noProof/>
                <w:webHidden/>
              </w:rPr>
              <w:fldChar w:fldCharType="separate"/>
            </w:r>
            <w:r>
              <w:rPr>
                <w:noProof/>
                <w:webHidden/>
              </w:rPr>
              <w:t>794</w:t>
            </w:r>
            <w:r>
              <w:rPr>
                <w:noProof/>
                <w:webHidden/>
              </w:rPr>
              <w:fldChar w:fldCharType="end"/>
            </w:r>
          </w:hyperlink>
        </w:p>
        <w:p w14:paraId="76A966D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9" w:history="1">
            <w:r w:rsidRPr="00A71FAA">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_Toc439328299 \h </w:instrText>
            </w:r>
            <w:r>
              <w:rPr>
                <w:noProof/>
                <w:webHidden/>
              </w:rPr>
            </w:r>
            <w:r>
              <w:rPr>
                <w:noProof/>
                <w:webHidden/>
              </w:rPr>
              <w:fldChar w:fldCharType="separate"/>
            </w:r>
            <w:r>
              <w:rPr>
                <w:noProof/>
                <w:webHidden/>
              </w:rPr>
              <w:t>794</w:t>
            </w:r>
            <w:r>
              <w:rPr>
                <w:noProof/>
                <w:webHidden/>
              </w:rPr>
              <w:fldChar w:fldCharType="end"/>
            </w:r>
          </w:hyperlink>
        </w:p>
        <w:p w14:paraId="5BDC2691"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0" w:history="1">
            <w:r w:rsidRPr="00A71FAA">
              <w:rPr>
                <w:rStyle w:val="Hyperlink"/>
                <w:noProof/>
              </w:rPr>
              <w:t>May 28 / Paoni 3: Consecration of St. George’s Church</w:t>
            </w:r>
            <w:r>
              <w:rPr>
                <w:noProof/>
                <w:webHidden/>
              </w:rPr>
              <w:tab/>
            </w:r>
            <w:r>
              <w:rPr>
                <w:noProof/>
                <w:webHidden/>
              </w:rPr>
              <w:fldChar w:fldCharType="begin"/>
            </w:r>
            <w:r>
              <w:rPr>
                <w:noProof/>
                <w:webHidden/>
              </w:rPr>
              <w:instrText xml:space="preserve"> PAGEREF _Toc439328300 \h </w:instrText>
            </w:r>
            <w:r>
              <w:rPr>
                <w:noProof/>
                <w:webHidden/>
              </w:rPr>
            </w:r>
            <w:r>
              <w:rPr>
                <w:noProof/>
                <w:webHidden/>
              </w:rPr>
              <w:fldChar w:fldCharType="separate"/>
            </w:r>
            <w:r>
              <w:rPr>
                <w:noProof/>
                <w:webHidden/>
              </w:rPr>
              <w:t>794</w:t>
            </w:r>
            <w:r>
              <w:rPr>
                <w:noProof/>
                <w:webHidden/>
              </w:rPr>
              <w:fldChar w:fldCharType="end"/>
            </w:r>
          </w:hyperlink>
        </w:p>
        <w:p w14:paraId="27C073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1" w:history="1">
            <w:r w:rsidRPr="00A71FAA">
              <w:rPr>
                <w:rStyle w:val="Hyperlink"/>
                <w:noProof/>
              </w:rPr>
              <w:t>May 28 / Paoni 3: Also St. Abraam of Fayyoum</w:t>
            </w:r>
            <w:r>
              <w:rPr>
                <w:noProof/>
                <w:webHidden/>
              </w:rPr>
              <w:tab/>
            </w:r>
            <w:r>
              <w:rPr>
                <w:noProof/>
                <w:webHidden/>
              </w:rPr>
              <w:fldChar w:fldCharType="begin"/>
            </w:r>
            <w:r>
              <w:rPr>
                <w:noProof/>
                <w:webHidden/>
              </w:rPr>
              <w:instrText xml:space="preserve"> PAGEREF _Toc439328301 \h </w:instrText>
            </w:r>
            <w:r>
              <w:rPr>
                <w:noProof/>
                <w:webHidden/>
              </w:rPr>
            </w:r>
            <w:r>
              <w:rPr>
                <w:noProof/>
                <w:webHidden/>
              </w:rPr>
              <w:fldChar w:fldCharType="separate"/>
            </w:r>
            <w:r>
              <w:rPr>
                <w:noProof/>
                <w:webHidden/>
              </w:rPr>
              <w:t>794</w:t>
            </w:r>
            <w:r>
              <w:rPr>
                <w:noProof/>
                <w:webHidden/>
              </w:rPr>
              <w:fldChar w:fldCharType="end"/>
            </w:r>
          </w:hyperlink>
        </w:p>
        <w:p w14:paraId="1D1416A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2" w:history="1">
            <w:r w:rsidRPr="00A71FAA">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_Toc439328302 \h </w:instrText>
            </w:r>
            <w:r>
              <w:rPr>
                <w:noProof/>
                <w:webHidden/>
              </w:rPr>
            </w:r>
            <w:r>
              <w:rPr>
                <w:noProof/>
                <w:webHidden/>
              </w:rPr>
              <w:fldChar w:fldCharType="separate"/>
            </w:r>
            <w:r>
              <w:rPr>
                <w:noProof/>
                <w:webHidden/>
              </w:rPr>
              <w:t>796</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7" w:name="_Ref436250616"/>
      <w:bookmarkStart w:id="1488" w:name="_Toc439328282"/>
      <w:r>
        <w:lastRenderedPageBreak/>
        <w:t>May 1 / Pashons 6: St. Macarius of Alexandria, the Presbyter</w:t>
      </w:r>
      <w:bookmarkEnd w:id="1483"/>
      <w:bookmarkEnd w:id="1487"/>
      <w:bookmarkEnd w:id="1488"/>
    </w:p>
    <w:p w14:paraId="65054283" w14:textId="77777777" w:rsidR="00137929" w:rsidRDefault="00137929" w:rsidP="00137929">
      <w:pPr>
        <w:pStyle w:val="Heading4"/>
      </w:pPr>
      <w:bookmarkStart w:id="1489" w:name="_Ref434490596"/>
      <w:r>
        <w:t>The Doxology</w:t>
      </w:r>
      <w:r w:rsidR="00B46E6E">
        <w:t xml:space="preserve"> for St. Macarius of Alexandria, the Presbyter</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0" w:name="_Ref434560539"/>
      <w:bookmarkStart w:id="1491" w:name="_Toc439328283"/>
      <w:r>
        <w:t>May 2 / Pashons 7: St. Athanasius the Apostolic</w:t>
      </w:r>
      <w:bookmarkEnd w:id="1490"/>
      <w:bookmarkEnd w:id="1491"/>
    </w:p>
    <w:p w14:paraId="5C918841" w14:textId="77777777" w:rsidR="00EE657B" w:rsidRDefault="00EE657B" w:rsidP="00EE657B">
      <w:pPr>
        <w:pStyle w:val="Heading4"/>
      </w:pPr>
      <w:bookmarkStart w:id="1492" w:name="_Ref434492183"/>
      <w:r>
        <w:t>The Doxology</w:t>
      </w:r>
      <w:r w:rsidR="00B82753">
        <w:t xml:space="preserve"> for St. Athanasius the Apostolic</w:t>
      </w:r>
      <w:bookmarkEnd w:id="149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3" w:name="_Ref434492196"/>
      <w:r>
        <w:lastRenderedPageBreak/>
        <w:t>Another</w:t>
      </w:r>
      <w:r w:rsidR="0047441D">
        <w:t xml:space="preserve"> Doxology</w:t>
      </w:r>
      <w:r>
        <w:t xml:space="preserve"> for St. Athanasius the Apostolic</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1"/>
            </w:r>
            <w:r>
              <w:t>;</w:t>
            </w:r>
          </w:p>
          <w:p w14:paraId="38DFDD79" w14:textId="77777777" w:rsidR="0047441D" w:rsidRDefault="0047441D" w:rsidP="0047441D">
            <w:pPr>
              <w:pStyle w:val="EngHang"/>
            </w:pPr>
            <w:r>
              <w:t>He sent them “the Father of Peace</w:t>
            </w:r>
            <w:r>
              <w:rPr>
                <w:rStyle w:val="FootnoteReference"/>
              </w:rPr>
              <w:footnoteReference w:id="55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4" w:name="_Toc439328284"/>
      <w:r>
        <w:t>May 7 / Pashons 12: Commemoration of Archangel Michael</w:t>
      </w:r>
      <w:bookmarkEnd w:id="1494"/>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5" w:name="_Toc439328285"/>
      <w:r>
        <w:t>May 7 / Pashons 12: Also the Consecration of the Church of St. Demiana</w:t>
      </w:r>
      <w:bookmarkEnd w:id="1495"/>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6" w:name="_Toc439328286"/>
      <w:r>
        <w:t>May 8 / Pashons 13 St. Junia of the Seventy Two Disciples</w:t>
      </w:r>
      <w:bookmarkEnd w:id="1496"/>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7" w:name="_Toc439328287"/>
      <w:r>
        <w:t xml:space="preserve">May 8 / Pashons 13 Also St. </w:t>
      </w:r>
      <w:commentRangeStart w:id="1498"/>
      <w:r>
        <w:t>Arsenius</w:t>
      </w:r>
      <w:commentRangeEnd w:id="1498"/>
      <w:r>
        <w:rPr>
          <w:rStyle w:val="CommentReference"/>
          <w:rFonts w:eastAsiaTheme="minorHAnsi" w:cstheme="minorBidi"/>
          <w:b w:val="0"/>
          <w:bCs w:val="0"/>
        </w:rPr>
        <w:commentReference w:id="1498"/>
      </w:r>
      <w:bookmarkEnd w:id="1497"/>
    </w:p>
    <w:p w14:paraId="2EEE01C8" w14:textId="77777777" w:rsidR="00220DFD" w:rsidRDefault="00220DFD" w:rsidP="00220DFD">
      <w:pPr>
        <w:pStyle w:val="Heading4"/>
      </w:pPr>
      <w:bookmarkStart w:id="1499" w:name="_Ref434490892"/>
      <w:r>
        <w:t>The Doxology</w:t>
      </w:r>
      <w:r w:rsidR="00810F04">
        <w:t xml:space="preserve"> for St. Arsenius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0" w:name="_Toc439328288"/>
      <w:r>
        <w:t>May 9 / Pashons 14: St. Pachomius</w:t>
      </w:r>
      <w:bookmarkEnd w:id="1500"/>
    </w:p>
    <w:p w14:paraId="1731E46B" w14:textId="77777777" w:rsidR="00C30529" w:rsidRDefault="00C30529" w:rsidP="00C30529">
      <w:pPr>
        <w:pStyle w:val="Heading4"/>
      </w:pPr>
      <w:bookmarkStart w:id="1501" w:name="_Ref434491150"/>
      <w:r>
        <w:t>The Doxology</w:t>
      </w:r>
      <w:r w:rsidR="00810F04">
        <w:t xml:space="preserve"> for St. Pachomius</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2" w:name="_Toc439328289"/>
      <w:r>
        <w:lastRenderedPageBreak/>
        <w:t>May 11 / Pashons 16: Commemoration of St. John the Evangelist</w:t>
      </w:r>
      <w:bookmarkEnd w:id="1502"/>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3" w:name="_Toc439328290"/>
      <w:r>
        <w:t>May 16 / Pashons 21: Commemoration of the Theotokos</w:t>
      </w:r>
      <w:bookmarkEnd w:id="1503"/>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4" w:name="_Toc439328291"/>
      <w:r>
        <w:t xml:space="preserve">May 17 / Pashons 22: Departure of St. Andronicus the </w:t>
      </w:r>
      <w:r w:rsidR="00191A26">
        <w:t>Disciple</w:t>
      </w:r>
      <w:bookmarkEnd w:id="1504"/>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5" w:name="_Toc439328292"/>
      <w:r>
        <w:t xml:space="preserve">May 19 / Pashons 24: </w:t>
      </w:r>
      <w:r w:rsidR="00495F1A">
        <w:t>The Entrance into Egypt</w:t>
      </w:r>
      <w:bookmarkEnd w:id="1486"/>
      <w:bookmarkEnd w:id="1485"/>
      <w:bookmarkEnd w:id="1484"/>
      <w:bookmarkEnd w:id="1505"/>
    </w:p>
    <w:p w14:paraId="608201BF" w14:textId="77777777" w:rsidR="00C30529" w:rsidRDefault="00C30529" w:rsidP="00C30529">
      <w:pPr>
        <w:pStyle w:val="Heading4"/>
      </w:pPr>
      <w:bookmarkStart w:id="1506" w:name="_Ref434477906"/>
      <w:r>
        <w:t>The Doxology</w:t>
      </w:r>
      <w:r w:rsidR="00E21EA3">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7" w:name="_Ref434476089"/>
      <w:r>
        <w:t>The Psali Adam</w:t>
      </w:r>
      <w:r w:rsidR="006C1B94">
        <w:t xml:space="preserve"> for the Entrance into Egypt</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8" w:name="_Ref434476112"/>
      <w:r>
        <w:t>The Psali Batos</w:t>
      </w:r>
      <w:r w:rsidR="006C1B94">
        <w:t xml:space="preserve"> for the Entrance into Egypt</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9"/>
            <w:r>
              <w:t>approached</w:t>
            </w:r>
            <w:commentRangeEnd w:id="1509"/>
            <w:r>
              <w:rPr>
                <w:rStyle w:val="CommentReference"/>
              </w:rPr>
              <w:commentReference w:id="15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0"/>
            <w:r>
              <w:t xml:space="preserve">Ⲫⲱⲕ </w:t>
            </w:r>
            <w:commentRangeEnd w:id="1510"/>
            <w:r>
              <w:rPr>
                <w:rStyle w:val="CommentReference"/>
                <w:rFonts w:ascii="Times New Roman" w:hAnsi="Times New Roman"/>
              </w:rPr>
              <w:commentReference w:id="15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1" w:name="_Toc439328293"/>
      <w:r>
        <w:lastRenderedPageBreak/>
        <w:t>May 19 / Pashons 24: Also, St. Pashnouni, the Monk and Martyr</w:t>
      </w:r>
      <w:bookmarkEnd w:id="1511"/>
    </w:p>
    <w:p w14:paraId="408F0E44" w14:textId="77777777" w:rsidR="00A055D8" w:rsidRDefault="00A055D8" w:rsidP="00A055D8">
      <w:pPr>
        <w:pStyle w:val="Heading4"/>
      </w:pPr>
      <w:bookmarkStart w:id="1512" w:name="_Ref434491429"/>
      <w:r>
        <w:t>The Doxology</w:t>
      </w:r>
      <w:r w:rsidR="00810F04">
        <w:t xml:space="preserve"> for St. Pashnouni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3" w:name="_Toc439328294"/>
      <w:r>
        <w:t xml:space="preserve">May 21 / Pashons 26: </w:t>
      </w:r>
      <w:r w:rsidR="00072324">
        <w:t>Martyrdom of St. Thomas the Apostle</w:t>
      </w:r>
      <w:bookmarkEnd w:id="1513"/>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4" w:name="_Toc439328295"/>
      <w:r>
        <w:t>May 22 / Pashons 27: St. Thomas the Anchorite</w:t>
      </w:r>
      <w:bookmarkEnd w:id="1514"/>
    </w:p>
    <w:p w14:paraId="638D349A" w14:textId="77777777" w:rsidR="007A6E4F" w:rsidRDefault="007A6E4F" w:rsidP="007A6E4F">
      <w:pPr>
        <w:pStyle w:val="Heading4"/>
      </w:pPr>
      <w:bookmarkStart w:id="1515" w:name="_Ref434490403"/>
      <w:r>
        <w:t>The Doxology</w:t>
      </w:r>
      <w:r w:rsidR="00B46E6E">
        <w:t xml:space="preserve"> for St. Thomas the Anchorite</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6"/>
            <w:r>
              <w:t>Like amber</w:t>
            </w:r>
          </w:p>
          <w:p w14:paraId="2CE5E879" w14:textId="77777777" w:rsidR="007A6E4F" w:rsidRDefault="007A6E4F" w:rsidP="007A6E4F">
            <w:pPr>
              <w:pStyle w:val="EngHangEnd"/>
            </w:pPr>
            <w:r>
              <w:t>Spreading in paradise.</w:t>
            </w:r>
            <w:commentRangeEnd w:id="1516"/>
            <w:r>
              <w:rPr>
                <w:rStyle w:val="CommentReference"/>
                <w:rFonts w:ascii="Times New Roman" w:eastAsiaTheme="minorHAnsi" w:hAnsi="Times New Roman" w:cstheme="minorBidi"/>
                <w:color w:val="auto"/>
              </w:rPr>
              <w:commentReference w:id="15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7" w:name="_Toc439328296"/>
      <w:r>
        <w:t>May 24 (25) / Pashons 29: Commemoration of the Annunciation, Nativity, and Resurrection on the 29</w:t>
      </w:r>
      <w:r w:rsidRPr="00C0205C">
        <w:rPr>
          <w:vertAlign w:val="superscript"/>
        </w:rPr>
        <w:t>th</w:t>
      </w:r>
      <w:r>
        <w:t xml:space="preserve"> of Every Month</w:t>
      </w:r>
      <w:bookmarkEnd w:id="1517"/>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5949E7" w14:textId="702B32CB" w:rsidR="00D552F6" w:rsidRDefault="00D552F6" w:rsidP="00D552F6">
      <w:pPr>
        <w:pStyle w:val="Heading3"/>
      </w:pPr>
      <w:bookmarkStart w:id="1518" w:name="_Toc439328297"/>
      <w:r>
        <w:lastRenderedPageBreak/>
        <w:t xml:space="preserve">May 24 (25) / Pashons 29: Also St. </w:t>
      </w:r>
      <w:r w:rsidR="00F525F0">
        <w:t>Simeon</w:t>
      </w:r>
      <w:r>
        <w:t xml:space="preserve"> the Stylite</w:t>
      </w:r>
      <w:bookmarkEnd w:id="1518"/>
    </w:p>
    <w:p w14:paraId="6BC6625E" w14:textId="07CBC558" w:rsidR="00F525F0" w:rsidRPr="00F525F0" w:rsidRDefault="00F525F0" w:rsidP="00F525F0">
      <w:pPr>
        <w:pStyle w:val="Heading4"/>
      </w:pPr>
      <w:bookmarkStart w:id="1519" w:name="_Ref439328220"/>
      <w:r>
        <w:t>The Doxology for St. Simeon the Stylite</w:t>
      </w:r>
      <w:r w:rsidR="00BD2B3F">
        <w:rPr>
          <w:rStyle w:val="FootnoteReference"/>
        </w:rPr>
        <w:footnoteReference w:id="553"/>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0" w:name="_Toc439328298"/>
      <w:r>
        <w:t>May 25 / Pashons 30: Departure of St. Fournous the Disciple</w:t>
      </w:r>
      <w:bookmarkEnd w:id="1520"/>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21" w:name="_Toc439328299"/>
      <w:r>
        <w:t>May 27 / Paoni 2: St. Commemoration of the Appearance of the Bodies of St. John the Baptist and Elisha the Prophet</w:t>
      </w:r>
      <w:bookmarkEnd w:id="1521"/>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22" w:name="_Toc439328300"/>
      <w:r>
        <w:t>May 28 / Paoni 3: Consecration of St. George’s Church</w:t>
      </w:r>
      <w:bookmarkEnd w:id="1522"/>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23" w:name="_Toc439328301"/>
      <w:r>
        <w:t xml:space="preserve">May 28 / Paoni 3: </w:t>
      </w:r>
      <w:r w:rsidR="00601ED3">
        <w:t xml:space="preserve">Also </w:t>
      </w:r>
      <w:r>
        <w:t>St. Abraam of Fayyoum</w:t>
      </w:r>
      <w:bookmarkEnd w:id="1523"/>
    </w:p>
    <w:p w14:paraId="26D71FAF" w14:textId="77777777" w:rsidR="00C30529" w:rsidRDefault="00C30529" w:rsidP="00C30529">
      <w:pPr>
        <w:pStyle w:val="Heading4"/>
      </w:pPr>
      <w:bookmarkStart w:id="1524" w:name="_Ref434492469"/>
      <w:r>
        <w:t>The Doxology</w:t>
      </w:r>
      <w:r w:rsidR="00B82753">
        <w:t xml:space="preserve"> for St. Abraam of Fayyoum</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8" w:name="_Toc439328302"/>
      <w:r>
        <w:t>May 30 / Paoni 5: Consecration of the Church of St. Victor</w:t>
      </w:r>
      <w:bookmarkEnd w:id="1528"/>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9" w:name="_Toc410196217"/>
      <w:bookmarkStart w:id="1530" w:name="_Toc410196459"/>
      <w:bookmarkStart w:id="1531" w:name="_Toc410196961"/>
      <w:bookmarkStart w:id="1532" w:name="_Toc437373025"/>
      <w:bookmarkStart w:id="1533" w:name="June"/>
      <w:bookmarkEnd w:id="1482"/>
      <w:r>
        <w:lastRenderedPageBreak/>
        <w:t>June</w:t>
      </w:r>
      <w:bookmarkEnd w:id="1529"/>
      <w:bookmarkEnd w:id="1530"/>
      <w:bookmarkEnd w:id="1531"/>
      <w:r w:rsidR="00C30529">
        <w:t xml:space="preserve"> or </w:t>
      </w:r>
      <w:r w:rsidR="00C30529">
        <w:rPr>
          <w:rFonts w:ascii="FreeSerifAvvaShenouda" w:hAnsi="FreeSerifAvvaShenouda" w:cs="FreeSerifAvvaShenouda"/>
        </w:rPr>
        <w:t>Ⲡⲁⲱⲛⲉ</w:t>
      </w:r>
      <w:bookmarkEnd w:id="1532"/>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4" w:name="_Toc437373226"/>
      <w:r>
        <w:lastRenderedPageBreak/>
        <w:t>The Apostles' Fast</w:t>
      </w:r>
      <w:bookmarkEnd w:id="1534"/>
    </w:p>
    <w:p w14:paraId="06362FF7" w14:textId="77777777" w:rsidR="00654C55" w:rsidRDefault="00654C55" w:rsidP="00654C55">
      <w:pPr>
        <w:pStyle w:val="Heading4"/>
      </w:pPr>
      <w:bookmarkStart w:id="1535" w:name="_Ref434476183"/>
      <w:r>
        <w:t>The Psali Adam</w:t>
      </w:r>
      <w:r w:rsidR="006C1B94">
        <w:t xml:space="preserve"> for the Apostles’ Fast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6" w:name="_Ref434476204"/>
      <w:r>
        <w:t>The Psali Batos</w:t>
      </w:r>
      <w:r w:rsidR="006C1B94">
        <w:t xml:space="preserve"> for the Apostles’ Fast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7"/>
            <w:r>
              <w:t xml:space="preserve">the </w:t>
            </w:r>
            <w:commentRangeEnd w:id="1537"/>
            <w:r>
              <w:rPr>
                <w:rStyle w:val="CommentReference"/>
              </w:rPr>
              <w:commentReference w:id="15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8" w:name="_Toc437373227"/>
      <w:r>
        <w:t>June 6 / Paoni 12: Commemoration of Archangel Michael</w:t>
      </w:r>
      <w:bookmarkEnd w:id="1538"/>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9" w:name="_Toc437373228"/>
      <w:r>
        <w:t>June 7 / Paoni 13: Archangel Gabriel</w:t>
      </w:r>
      <w:r w:rsidR="00D31016">
        <w:t>, the Evangelist of Daniel</w:t>
      </w:r>
      <w:bookmarkEnd w:id="1539"/>
    </w:p>
    <w:p w14:paraId="00F4ACC1" w14:textId="77777777" w:rsidR="00595AF3" w:rsidRPr="00980D99" w:rsidRDefault="00595AF3" w:rsidP="00595AF3">
      <w:pPr>
        <w:pStyle w:val="Heading4"/>
      </w:pPr>
      <w:bookmarkStart w:id="1540" w:name="_Ref434488149"/>
      <w:r>
        <w:t>The Doxology</w:t>
      </w:r>
      <w:r w:rsidR="00B46E6E">
        <w:t xml:space="preserve"> for Archangel Gabriel, the Evangelist of Daniel</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5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1" w:name="_Ref434564551"/>
      <w:bookmarkStart w:id="1542" w:name="_Toc437373229"/>
      <w:r>
        <w:t>June 8 / Paoni 14: Sts. Apakir and John</w:t>
      </w:r>
      <w:bookmarkEnd w:id="1541"/>
      <w:bookmarkEnd w:id="1542"/>
    </w:p>
    <w:p w14:paraId="25CBD4EF" w14:textId="77777777" w:rsidR="006A0D7C" w:rsidRPr="00980D99" w:rsidRDefault="006A0D7C" w:rsidP="006A0D7C">
      <w:pPr>
        <w:pStyle w:val="Heading4"/>
      </w:pPr>
      <w:bookmarkStart w:id="1543" w:name="_Ref434489722"/>
      <w:r>
        <w:t>The Doxology</w:t>
      </w:r>
      <w:r w:rsidR="00B46E6E">
        <w:t xml:space="preserve"> for Sts. Apakir and John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4" w:name="_Toc437373230"/>
      <w:r>
        <w:rPr>
          <w:lang w:val="en-US"/>
        </w:rPr>
        <w:t>June 9 / Paoni 15: Handing over of St. Mark's Relics</w:t>
      </w:r>
      <w:bookmarkEnd w:id="1544"/>
    </w:p>
    <w:p w14:paraId="12A16B61" w14:textId="77777777" w:rsidR="00980D99" w:rsidRDefault="00980D99" w:rsidP="00980D99">
      <w:pPr>
        <w:pStyle w:val="Heading3"/>
        <w:rPr>
          <w:lang w:val="en-US"/>
        </w:rPr>
      </w:pPr>
      <w:bookmarkStart w:id="1545" w:name="_Toc437373231"/>
      <w:r>
        <w:rPr>
          <w:lang w:val="en-US"/>
        </w:rPr>
        <w:t>June 11 / Paoni 17: Return of St. Mark's Relics</w:t>
      </w:r>
      <w:bookmarkEnd w:id="1545"/>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6" w:name="_Toc437373232"/>
      <w:r>
        <w:rPr>
          <w:lang w:val="en-US"/>
        </w:rPr>
        <w:lastRenderedPageBreak/>
        <w:t>June 13 / Paoni 19: Martyrdom of St. George of Zahim</w:t>
      </w:r>
      <w:bookmarkEnd w:id="1546"/>
    </w:p>
    <w:p w14:paraId="4EBBC2F1" w14:textId="77777777" w:rsidR="006D27E4" w:rsidRPr="00980D99" w:rsidRDefault="006D27E4" w:rsidP="006D27E4">
      <w:pPr>
        <w:pStyle w:val="Heading4"/>
      </w:pPr>
      <w:bookmarkStart w:id="1547" w:name="_Ref434489925"/>
      <w:r>
        <w:t>The Doxology</w:t>
      </w:r>
      <w:r w:rsidR="00B46E6E">
        <w:t xml:space="preserve"> for St. George of Zahim</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5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8" w:name="_Toc437373233"/>
      <w:r>
        <w:lastRenderedPageBreak/>
        <w:t>June 15 / Paoni 21: Commemoration of the Theotokos</w:t>
      </w:r>
      <w:bookmarkEnd w:id="1548"/>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9" w:name="_Toc437373234"/>
      <w:r>
        <w:t>June 16 / Paoni 22: Consecration of a Church of St. Cosmas and Damian, Their Brothers and Their Mother</w:t>
      </w:r>
      <w:bookmarkEnd w:id="1549"/>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50" w:name="_Toc437373235"/>
      <w:r>
        <w:rPr>
          <w:lang w:val="en-US"/>
        </w:rPr>
        <w:t xml:space="preserve">June 18 / Paoni 24: </w:t>
      </w:r>
      <w:r w:rsidR="001B4E41">
        <w:rPr>
          <w:lang w:val="en-US"/>
        </w:rPr>
        <w:t xml:space="preserve">The Strong </w:t>
      </w:r>
      <w:r>
        <w:rPr>
          <w:lang w:val="en-US"/>
        </w:rPr>
        <w:t>St. Moses</w:t>
      </w:r>
      <w:bookmarkEnd w:id="1550"/>
    </w:p>
    <w:p w14:paraId="5BCAE9A6" w14:textId="77777777" w:rsidR="00980D99" w:rsidRDefault="00980D99" w:rsidP="00980D99">
      <w:pPr>
        <w:pStyle w:val="Heading4"/>
        <w:rPr>
          <w:lang w:val="en-US"/>
        </w:rPr>
      </w:pPr>
      <w:bookmarkStart w:id="1551" w:name="_Ref434491006"/>
      <w:r>
        <w:rPr>
          <w:lang w:val="en-US"/>
        </w:rPr>
        <w:t>The Doxology</w:t>
      </w:r>
      <w:r w:rsidR="00810F04">
        <w:rPr>
          <w:lang w:val="en-US"/>
        </w:rPr>
        <w:t xml:space="preserve"> for the Strong St. Moses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5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2" w:name="_Toc437373236"/>
      <w:r>
        <w:rPr>
          <w:lang w:val="en-US"/>
        </w:rPr>
        <w:t>June 19 / Paoni 25: Martyrdom of St</w:t>
      </w:r>
      <w:r w:rsidR="00191A26">
        <w:rPr>
          <w:lang w:val="en-US"/>
        </w:rPr>
        <w:t>. Jude the Disciple and Epistle-</w:t>
      </w:r>
      <w:r>
        <w:rPr>
          <w:lang w:val="en-US"/>
        </w:rPr>
        <w:t>Writer</w:t>
      </w:r>
      <w:bookmarkEnd w:id="1562"/>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63" w:name="_Toc437373237"/>
      <w:r>
        <w:t xml:space="preserve">June 20 / Paoni 26: </w:t>
      </w:r>
      <w:r w:rsidR="00237D47">
        <w:t xml:space="preserve">Consecration of the Church of </w:t>
      </w:r>
      <w:r>
        <w:t>Archangel Gabriel</w:t>
      </w:r>
      <w:bookmarkEnd w:id="1563"/>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4" w:name="_Toc437373238"/>
      <w:r>
        <w:rPr>
          <w:lang w:val="en-US"/>
        </w:rPr>
        <w:lastRenderedPageBreak/>
        <w:t>June 21 / Paoni 27: Martyrdom of St. Ananias the Apostle</w:t>
      </w:r>
      <w:bookmarkEnd w:id="1564"/>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5" w:name="_Toc437373239"/>
      <w:r>
        <w:t>June 23 / Paoni 29: Commemoration of the Annunciation, Nativity, and Resurrection on the 29</w:t>
      </w:r>
      <w:r w:rsidRPr="00C0205C">
        <w:rPr>
          <w:vertAlign w:val="superscript"/>
        </w:rPr>
        <w:t>th</w:t>
      </w:r>
      <w:r>
        <w:t xml:space="preserve"> of Every Month</w:t>
      </w:r>
      <w:bookmarkEnd w:id="1565"/>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6" w:name="_Toc437373240"/>
      <w:r>
        <w:rPr>
          <w:lang w:val="en-US"/>
        </w:rPr>
        <w:t>June 24 / Paoni 30: The Nativity of St. John the Baptist</w:t>
      </w:r>
      <w:bookmarkEnd w:id="1566"/>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7" w:name="_Toc437373241"/>
      <w:r>
        <w:t>June 26 / Epip 2: Departure of St. Thaddaeus the Apostle</w:t>
      </w:r>
      <w:bookmarkEnd w:id="1567"/>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8" w:name="_Toc437373242"/>
      <w:r>
        <w:t>June 27 / Epip 3: St. Cyril of Alexandria</w:t>
      </w:r>
      <w:bookmarkEnd w:id="15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9" w:name="_Toc437373243"/>
      <w:r>
        <w:t>June 28 / Epip 4: Sts. Apakir and John</w:t>
      </w:r>
      <w:bookmarkEnd w:id="1569"/>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70"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0"/>
    </w:p>
    <w:p w14:paraId="6FD478B9" w14:textId="77777777" w:rsidR="004C7F73" w:rsidRDefault="004C7F73" w:rsidP="004C7F73">
      <w:pPr>
        <w:pStyle w:val="Heading4"/>
      </w:pPr>
      <w:bookmarkStart w:id="1571" w:name="_Ref434477973"/>
      <w:r>
        <w:t>The Doxology of Sts. Peter and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2"/>
            <w:r>
              <w:t>Are the working husbandmen</w:t>
            </w:r>
            <w:commentRangeEnd w:id="1572"/>
            <w:r>
              <w:rPr>
                <w:rStyle w:val="CommentReference"/>
                <w:rFonts w:ascii="Times New Roman" w:eastAsiaTheme="minorHAnsi" w:hAnsi="Times New Roman" w:cstheme="minorBidi"/>
                <w:color w:val="auto"/>
              </w:rPr>
              <w:commentReference w:id="15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3"/>
            <w:r>
              <w:t xml:space="preserve">With </w:t>
            </w:r>
            <w:commentRangeEnd w:id="1573"/>
            <w:r>
              <w:rPr>
                <w:rStyle w:val="CommentReference"/>
                <w:rFonts w:ascii="Times New Roman" w:eastAsiaTheme="minorHAnsi" w:hAnsi="Times New Roman" w:cstheme="minorBidi"/>
                <w:color w:val="auto"/>
              </w:rPr>
              <w:commentReference w:id="15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4"/>
            <w:commentRangeStart w:id="1575"/>
            <w:r>
              <w:t xml:space="preserve">sound </w:t>
            </w:r>
            <w:commentRangeEnd w:id="1574"/>
            <w:r>
              <w:rPr>
                <w:rStyle w:val="CommentReference"/>
                <w:rFonts w:ascii="Times New Roman" w:eastAsiaTheme="minorHAnsi" w:hAnsi="Times New Roman" w:cstheme="minorBidi"/>
                <w:color w:val="auto"/>
              </w:rPr>
              <w:commentReference w:id="1574"/>
            </w:r>
            <w:commentRangeEnd w:id="1575"/>
            <w:r>
              <w:rPr>
                <w:rStyle w:val="CommentReference"/>
                <w:rFonts w:ascii="Times New Roman" w:eastAsiaTheme="minorHAnsi" w:hAnsi="Times New Roman" w:cstheme="minorBidi"/>
                <w:color w:val="auto"/>
              </w:rPr>
              <w:commentReference w:id="15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6" w:name="_Ref434488724"/>
      <w:r>
        <w:t>The Doxology of St. Paul</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8"/>
            <w:r>
              <w:t xml:space="preserve">To </w:t>
            </w:r>
            <w:commentRangeEnd w:id="1578"/>
            <w:r>
              <w:rPr>
                <w:rStyle w:val="CommentReference"/>
                <w:rFonts w:ascii="Times New Roman" w:eastAsiaTheme="minorHAnsi" w:hAnsi="Times New Roman" w:cstheme="minorBidi"/>
                <w:color w:val="auto"/>
              </w:rPr>
              <w:commentReference w:id="1578"/>
            </w:r>
            <w:r>
              <w:t xml:space="preserve">all the </w:t>
            </w:r>
            <w:commentRangeStart w:id="1579"/>
            <w:r>
              <w:t>Gentiles</w:t>
            </w:r>
            <w:commentRangeEnd w:id="1579"/>
            <w:r>
              <w:rPr>
                <w:rStyle w:val="CommentReference"/>
                <w:rFonts w:ascii="Times New Roman" w:eastAsiaTheme="minorHAnsi" w:hAnsi="Times New Roman" w:cstheme="minorBidi"/>
                <w:color w:val="auto"/>
              </w:rPr>
              <w:commentReference w:id="15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0"/>
            <w:r>
              <w:t>To be completely filled</w:t>
            </w:r>
          </w:p>
          <w:p w14:paraId="68A85021" w14:textId="77777777" w:rsidR="00306181" w:rsidRDefault="00306181" w:rsidP="00306181">
            <w:pPr>
              <w:pStyle w:val="EngHangEnd"/>
            </w:pPr>
            <w:r>
              <w:t>With God in love.</w:t>
            </w:r>
            <w:commentRangeEnd w:id="1580"/>
            <w:r>
              <w:rPr>
                <w:rStyle w:val="CommentReference"/>
                <w:rFonts w:ascii="Times New Roman" w:eastAsiaTheme="minorHAnsi" w:hAnsi="Times New Roman" w:cstheme="minorBidi"/>
                <w:color w:val="auto"/>
              </w:rPr>
              <w:commentReference w:id="15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1" w:name="_Ref434476236"/>
      <w:r>
        <w:t>The Psali Adam</w:t>
      </w:r>
      <w:r w:rsidR="006C1B94">
        <w:t xml:space="preserve"> for the Apostles’ Feast</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2" w:name="_Ref434476261"/>
      <w:r>
        <w:t>The Psali Batos</w:t>
      </w:r>
      <w:r w:rsidR="006C1B94">
        <w:t xml:space="preserve"> for the Apostles’ Feast</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3" w:name="_Toc437373245"/>
      <w:r>
        <w:rPr>
          <w:lang w:val="en-US"/>
        </w:rPr>
        <w:t>June 30 / Epip 6: Martyrdom of St. Aoulimpas the Apostle</w:t>
      </w:r>
      <w:bookmarkEnd w:id="1583"/>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4" w:name="_Toc410196218"/>
      <w:bookmarkStart w:id="1585" w:name="_Toc410196460"/>
      <w:bookmarkStart w:id="1586" w:name="_Toc410196962"/>
      <w:bookmarkStart w:id="1587" w:name="_Toc437373026"/>
      <w:bookmarkStart w:id="1588" w:name="July"/>
      <w:bookmarkEnd w:id="1533"/>
      <w:r>
        <w:lastRenderedPageBreak/>
        <w:t>July</w:t>
      </w:r>
      <w:bookmarkEnd w:id="1584"/>
      <w:bookmarkEnd w:id="1585"/>
      <w:bookmarkEnd w:id="1586"/>
      <w:r w:rsidR="00980D99">
        <w:t xml:space="preserve"> or </w:t>
      </w:r>
      <w:r w:rsidR="00980D99">
        <w:rPr>
          <w:rFonts w:ascii="FreeSerifAvvaShenouda" w:hAnsi="FreeSerifAvvaShenouda" w:cs="FreeSerifAvvaShenouda"/>
        </w:rPr>
        <w:t>Ⲉⲡⲏⲡ</w:t>
      </w:r>
      <w:bookmarkEnd w:id="1587"/>
    </w:p>
    <w:bookmarkStart w:id="1589" w:name="_Ref434562742" w:displacedByCustomXml="next"/>
    <w:bookmarkStart w:id="1590" w:name="_Toc410196221" w:displacedByCustomXml="next"/>
    <w:bookmarkStart w:id="1591" w:name="_Toc410196463" w:displacedByCustomXml="next"/>
    <w:bookmarkStart w:id="1592"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3" w:name="_Ref436250323"/>
      <w:bookmarkStart w:id="1594" w:name="_Toc437373246"/>
      <w:r>
        <w:rPr>
          <w:rFonts w:ascii="Times New Roman" w:hAnsi="Times New Roman" w:cs="Times New Roman"/>
        </w:rPr>
        <w:lastRenderedPageBreak/>
        <w:t>July 1 / Epip 7: St. Shenoute</w:t>
      </w:r>
      <w:bookmarkEnd w:id="1589"/>
      <w:bookmarkEnd w:id="1593"/>
      <w:bookmarkEnd w:id="1594"/>
    </w:p>
    <w:p w14:paraId="5B5A5AD3" w14:textId="77777777" w:rsidR="00980D99" w:rsidRDefault="00980D99" w:rsidP="00980D99">
      <w:pPr>
        <w:pStyle w:val="Heading4"/>
        <w:rPr>
          <w:lang w:val="en-US"/>
        </w:rPr>
      </w:pPr>
      <w:bookmarkStart w:id="1595" w:name="_Ref434491186"/>
      <w:r>
        <w:rPr>
          <w:lang w:val="en-US"/>
        </w:rPr>
        <w:t>The Doxology</w:t>
      </w:r>
      <w:r w:rsidR="00810F04">
        <w:rPr>
          <w:lang w:val="en-US"/>
        </w:rPr>
        <w:t xml:space="preserve"> for St. Shenoute</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9" w:name="_Ref434491207"/>
      <w:r>
        <w:rPr>
          <w:lang w:val="en-US"/>
        </w:rPr>
        <w:t>A Doxology for St. Besa</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0" w:name="_Toc437373247"/>
      <w:r>
        <w:rPr>
          <w:rFonts w:ascii="Times New Roman" w:hAnsi="Times New Roman" w:cs="Times New Roman"/>
        </w:rPr>
        <w:t>July 1 / Epip 7: Also St. Ignatius</w:t>
      </w:r>
      <w:bookmarkEnd w:id="1600"/>
    </w:p>
    <w:p w14:paraId="08CD1881" w14:textId="77777777" w:rsidR="00980D99" w:rsidRDefault="00980D99" w:rsidP="00980D99">
      <w:pPr>
        <w:pStyle w:val="Heading3"/>
        <w:rPr>
          <w:lang w:val="en-US"/>
        </w:rPr>
      </w:pPr>
      <w:bookmarkStart w:id="1601" w:name="_Ref434560325"/>
      <w:bookmarkStart w:id="1602" w:name="_Toc437373248"/>
      <w:r>
        <w:rPr>
          <w:lang w:val="en-US"/>
        </w:rPr>
        <w:t>July 2 / Epip 8: St. Pishoy</w:t>
      </w:r>
      <w:bookmarkEnd w:id="1601"/>
      <w:bookmarkEnd w:id="1602"/>
    </w:p>
    <w:p w14:paraId="3F31CCDA" w14:textId="77777777" w:rsidR="00980D99" w:rsidRDefault="00980D99" w:rsidP="00980D99">
      <w:pPr>
        <w:pStyle w:val="Heading4"/>
        <w:rPr>
          <w:lang w:val="en-US"/>
        </w:rPr>
      </w:pPr>
      <w:bookmarkStart w:id="1603" w:name="_Ref434490783"/>
      <w:r>
        <w:rPr>
          <w:lang w:val="en-US"/>
        </w:rPr>
        <w:t>The Doxology</w:t>
      </w:r>
      <w:r w:rsidR="00810F04">
        <w:rPr>
          <w:lang w:val="en-US"/>
        </w:rPr>
        <w:t xml:space="preserve"> for St. Pishoy</w:t>
      </w:r>
      <w:bookmarkEnd w:id="1603"/>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3" w:name="_Toc437373249"/>
      <w:r>
        <w:t>The Virgin’s Fast</w:t>
      </w:r>
      <w:bookmarkEnd w:id="1592"/>
      <w:bookmarkEnd w:id="1591"/>
      <w:bookmarkEnd w:id="1590"/>
      <w:bookmarkEnd w:id="1613"/>
    </w:p>
    <w:p w14:paraId="67B94F6A" w14:textId="77777777" w:rsidR="005B716A" w:rsidRDefault="005B716A" w:rsidP="005B716A">
      <w:pPr>
        <w:pStyle w:val="Heading3"/>
        <w:rPr>
          <w:lang w:val="en-US"/>
        </w:rPr>
      </w:pPr>
      <w:bookmarkStart w:id="1614" w:name="_Toc437373250"/>
      <w:r>
        <w:rPr>
          <w:lang w:val="en-US"/>
        </w:rPr>
        <w:t>July 3 / Epip 9: Martyrdom of</w:t>
      </w:r>
      <w:r w:rsidR="00FE0AE4">
        <w:rPr>
          <w:lang w:val="en-US"/>
        </w:rPr>
        <w:t xml:space="preserve"> </w:t>
      </w:r>
      <w:r>
        <w:rPr>
          <w:lang w:val="en-US"/>
        </w:rPr>
        <w:t>St. Simon Cleophas the Apostle</w:t>
      </w:r>
      <w:bookmarkEnd w:id="1614"/>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5" w:name="_Toc437373251"/>
      <w:r>
        <w:t>July 6 / Epip 12: Commemoration of Archangel Michael</w:t>
      </w:r>
      <w:bookmarkEnd w:id="1615"/>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6" w:name="_Toc437373252"/>
      <w:r>
        <w:t>July 12 / Epip 18: Martyrdom of St. James the Apostle, the Bishop of Jerusalem</w:t>
      </w:r>
      <w:bookmarkEnd w:id="1616"/>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7" w:name="_Ref434562330"/>
      <w:bookmarkStart w:id="1618" w:name="_Toc437373253"/>
      <w:r>
        <w:t>July 14 / Epip 20: Martyrdom of St. Theodore of Shotep, the General</w:t>
      </w:r>
      <w:bookmarkEnd w:id="1617"/>
      <w:bookmarkEnd w:id="1618"/>
    </w:p>
    <w:p w14:paraId="7B584133" w14:textId="77777777" w:rsidR="009C1989" w:rsidRDefault="009C1989" w:rsidP="009C1989">
      <w:pPr>
        <w:pStyle w:val="Heading4"/>
      </w:pPr>
      <w:bookmarkStart w:id="1619" w:name="_Ref434489277"/>
      <w:r>
        <w:t>The Doxology of St. Theodore of Shotep, the General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0" w:name="_Ref434489296"/>
      <w:r>
        <w:t>Another Doxology of St. Theodore of Shotep, the General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1"/>
            <w:r>
              <w:t>struggler</w:t>
            </w:r>
            <w:commentRangeEnd w:id="1621"/>
            <w:r>
              <w:rPr>
                <w:rStyle w:val="CommentReference"/>
                <w:rFonts w:ascii="Times New Roman" w:eastAsiaTheme="minorHAnsi" w:hAnsi="Times New Roman" w:cstheme="minorBidi"/>
                <w:color w:val="auto"/>
              </w:rPr>
              <w:commentReference w:id="16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2" w:name="_Toc437373254"/>
      <w:r>
        <w:t>July 15 / Epip 21: Commemoration of the Theotokos</w:t>
      </w:r>
      <w:bookmarkEnd w:id="1622"/>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23" w:name="_Ref434562663"/>
      <w:bookmarkStart w:id="1624" w:name="_Toc437373255"/>
      <w:r>
        <w:t>July 17 / Epip 23: The Martyrdom of St. Marina</w:t>
      </w:r>
      <w:bookmarkEnd w:id="1623"/>
      <w:bookmarkEnd w:id="1624"/>
    </w:p>
    <w:p w14:paraId="71210AE6" w14:textId="77777777" w:rsidR="0078548F" w:rsidRDefault="0078548F" w:rsidP="0078548F">
      <w:pPr>
        <w:pStyle w:val="Heading4"/>
      </w:pPr>
      <w:bookmarkStart w:id="1625" w:name="_Ref434490204"/>
      <w:r>
        <w:t>The Doxology</w:t>
      </w:r>
      <w:r w:rsidR="00B46E6E">
        <w:t xml:space="preserve"> for St. Marina</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6" w:name="_Toc437373256"/>
      <w:r>
        <w:t>July 18 / Epip 24: The Martyrdom of Abba Noub</w:t>
      </w:r>
      <w:bookmarkEnd w:id="1626"/>
    </w:p>
    <w:p w14:paraId="45A4C76D" w14:textId="77777777" w:rsidR="00951605" w:rsidRDefault="00951605" w:rsidP="00951605">
      <w:pPr>
        <w:pStyle w:val="Heading4"/>
      </w:pPr>
      <w:bookmarkStart w:id="1627" w:name="_Ref434489534"/>
      <w:r>
        <w:t>The Doxology</w:t>
      </w:r>
      <w:r w:rsidR="00B46E6E">
        <w:t xml:space="preserve"> for Abba Noub</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8"/>
            <w:r>
              <w:t>Abba Noub</w:t>
            </w:r>
            <w:commentRangeEnd w:id="1628"/>
            <w:r>
              <w:rPr>
                <w:rStyle w:val="CommentReference"/>
                <w:rFonts w:ascii="Times New Roman" w:eastAsiaTheme="minorHAnsi" w:hAnsi="Times New Roman" w:cstheme="minorBidi"/>
                <w:color w:val="auto"/>
              </w:rPr>
              <w:commentReference w:id="16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9"/>
            <w:r>
              <w:t xml:space="preserve">upright </w:t>
            </w:r>
            <w:commentRangeEnd w:id="1629"/>
            <w:r>
              <w:rPr>
                <w:rStyle w:val="CommentReference"/>
                <w:rFonts w:ascii="Times New Roman" w:eastAsiaTheme="minorHAnsi" w:hAnsi="Times New Roman" w:cstheme="minorBidi"/>
                <w:color w:val="auto"/>
              </w:rPr>
              <w:commentReference w:id="16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0" w:name="_Toc437373257"/>
      <w:r>
        <w:t>July 20 / Epip 26: Joseph the Carpenter</w:t>
      </w:r>
      <w:bookmarkEnd w:id="1630"/>
    </w:p>
    <w:p w14:paraId="5DE3B33E" w14:textId="77777777" w:rsidR="00BF240D" w:rsidRDefault="00BF240D" w:rsidP="00BF240D">
      <w:pPr>
        <w:pStyle w:val="Heading4"/>
      </w:pPr>
      <w:bookmarkStart w:id="1631" w:name="_Ref434488476"/>
      <w:r>
        <w:t>The Doxology</w:t>
      </w:r>
      <w:r w:rsidR="00B46E6E">
        <w:t xml:space="preserve"> for St. Joseph the Carpenter</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2" w:name="_Toc437373258"/>
      <w:bookmarkStart w:id="1633" w:name="_Toc410196222"/>
      <w:bookmarkStart w:id="1634" w:name="_Toc410196464"/>
      <w:bookmarkStart w:id="1635" w:name="_Toc410196966"/>
      <w:r>
        <w:t>July 20 / Epip 26: Also St. Frumentius (Abune Selama), the First Bishop of Ethiopia</w:t>
      </w:r>
      <w:bookmarkEnd w:id="1632"/>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6" w:name="_Toc437373259"/>
      <w:r>
        <w:t>July 22 / Epip 28: Departure of St. Mary Magdalene</w:t>
      </w:r>
      <w:bookmarkEnd w:id="1636"/>
    </w:p>
    <w:p w14:paraId="41ADBBFF" w14:textId="77777777" w:rsidR="00C325FC" w:rsidRDefault="00C325FC" w:rsidP="00C325FC">
      <w:pPr>
        <w:pStyle w:val="Heading4"/>
      </w:pPr>
      <w:bookmarkStart w:id="1637" w:name="_Ref434489077"/>
      <w:r>
        <w:t>The Doxology</w:t>
      </w:r>
      <w:r w:rsidR="00B46E6E">
        <w:t xml:space="preserve"> for St. Mary Magdalene</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8"/>
            <w:r>
              <w:t xml:space="preserve">ϯⲁⲅⲓⲁ </w:t>
            </w:r>
            <w:commentRangeEnd w:id="1638"/>
            <w:r>
              <w:rPr>
                <w:rStyle w:val="CommentReference"/>
                <w:rFonts w:ascii="Times New Roman" w:hAnsi="Times New Roman" w:cstheme="minorBidi"/>
                <w:noProof w:val="0"/>
              </w:rPr>
              <w:commentReference w:id="16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9"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9"/>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40" w:name="_Toc437373261"/>
      <w:r>
        <w:t xml:space="preserve">July 23 / Epip 29: </w:t>
      </w:r>
      <w:r w:rsidR="00B52D77">
        <w:t xml:space="preserve">Also the </w:t>
      </w:r>
      <w:r>
        <w:t>Translocation of the Relics of St. Andrew, the Apostle</w:t>
      </w:r>
      <w:bookmarkEnd w:id="1640"/>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41" w:name="_Toc437373262"/>
      <w:r>
        <w:t>July 28 / Mesori 4: Consecration of the Church of St. Anthony</w:t>
      </w:r>
      <w:bookmarkEnd w:id="1641"/>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8"/>
      <w:r>
        <w:t>.</w:t>
      </w:r>
    </w:p>
    <w:p w14:paraId="62D72F65" w14:textId="77777777" w:rsidR="00495F1A" w:rsidRPr="00980D99" w:rsidRDefault="00495F1A" w:rsidP="00495F1A">
      <w:pPr>
        <w:pStyle w:val="Heading2"/>
        <w:rPr>
          <w:lang w:val="en-US"/>
        </w:rPr>
      </w:pPr>
      <w:bookmarkStart w:id="1642" w:name="_Toc437373027"/>
      <w:bookmarkStart w:id="1643" w:name="August"/>
      <w:r>
        <w:lastRenderedPageBreak/>
        <w:t>August</w:t>
      </w:r>
      <w:bookmarkEnd w:id="1633"/>
      <w:bookmarkEnd w:id="1634"/>
      <w:bookmarkEnd w:id="16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2"/>
    </w:p>
    <w:bookmarkStart w:id="1644" w:name="_Toc410196223" w:displacedByCustomXml="next"/>
    <w:bookmarkStart w:id="1645" w:name="_Toc410196465" w:displacedByCustomXml="next"/>
    <w:bookmarkStart w:id="1646"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7" w:name="_Toc437373263"/>
      <w:r>
        <w:lastRenderedPageBreak/>
        <w:t>August 1 / Mesori 8: The Confession of St. Peter</w:t>
      </w:r>
      <w:bookmarkEnd w:id="1647"/>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8" w:name="_Toc437373264"/>
      <w:r>
        <w:t>August 5 / Mesori 12: Commemoration of Archangel Michael</w:t>
      </w:r>
      <w:bookmarkEnd w:id="1648"/>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9" w:name="_Toc437373265"/>
      <w:r>
        <w:t xml:space="preserve">August 6 / Mesori 13: </w:t>
      </w:r>
      <w:r w:rsidR="00495F1A">
        <w:t>The Transfiguration</w:t>
      </w:r>
      <w:bookmarkEnd w:id="1646"/>
      <w:bookmarkEnd w:id="1645"/>
      <w:bookmarkEnd w:id="1644"/>
      <w:bookmarkEnd w:id="1649"/>
    </w:p>
    <w:p w14:paraId="1EF4D652" w14:textId="77777777" w:rsidR="00980D99" w:rsidRDefault="00980D99" w:rsidP="00980D99">
      <w:pPr>
        <w:pStyle w:val="Heading4"/>
      </w:pPr>
      <w:bookmarkStart w:id="1650" w:name="_Ref434478012"/>
      <w:r>
        <w:t>The Doxology</w:t>
      </w:r>
      <w:r w:rsidR="00E21EA3">
        <w:t xml:space="preserve"> of the Transfiguration</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1" w:name="_Ref434476299"/>
      <w:r>
        <w:t>The Psali Adam</w:t>
      </w:r>
      <w:r w:rsidR="006C1B94">
        <w:t xml:space="preserve"> for the Transfiguration</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2" w:name="_Ref434476316"/>
      <w:r>
        <w:t>The Psali Batos</w:t>
      </w:r>
      <w:r w:rsidR="006C1B94">
        <w:t xml:space="preserve"> for the Transfiguration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3" w:name="_Toc410196224"/>
      <w:bookmarkStart w:id="1654" w:name="_Toc410196466"/>
      <w:bookmarkStart w:id="1655" w:name="_Toc410196968"/>
      <w:bookmarkStart w:id="1656" w:name="_Ref435642801"/>
      <w:bookmarkStart w:id="1657" w:name="_Ref435642808"/>
      <w:bookmarkStart w:id="1658" w:name="_Toc437373266"/>
      <w:r>
        <w:t xml:space="preserve">August 9 / Mesori 16: </w:t>
      </w:r>
      <w:r w:rsidR="00495F1A">
        <w:t>The Assumption of the Virgin</w:t>
      </w:r>
      <w:bookmarkEnd w:id="1653"/>
      <w:bookmarkEnd w:id="1654"/>
      <w:bookmarkEnd w:id="1655"/>
      <w:bookmarkEnd w:id="1656"/>
      <w:bookmarkEnd w:id="1657"/>
      <w:bookmarkEnd w:id="1658"/>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9" w:name="_Ref435642763"/>
      <w:r>
        <w:t xml:space="preserve">The Psali </w:t>
      </w:r>
      <w:commentRangeStart w:id="1660"/>
      <w:r>
        <w:t xml:space="preserve">Adam </w:t>
      </w:r>
      <w:commentRangeEnd w:id="1660"/>
      <w:r>
        <w:rPr>
          <w:rStyle w:val="CommentReference"/>
          <w:rFonts w:eastAsiaTheme="minorHAnsi" w:cstheme="minorBidi"/>
          <w:b w:val="0"/>
          <w:bCs w:val="0"/>
          <w:iCs w:val="0"/>
          <w:color w:val="auto"/>
        </w:rPr>
        <w:commentReference w:id="1660"/>
      </w:r>
      <w:r>
        <w:t>for the Virgin</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1"/>
            <w:r>
              <w:t>With divine hands.”</w:t>
            </w:r>
            <w:commentRangeEnd w:id="1661"/>
            <w:r>
              <w:rPr>
                <w:rStyle w:val="CommentReference"/>
                <w:rFonts w:ascii="Times New Roman" w:eastAsiaTheme="minorHAnsi" w:hAnsi="Times New Roman" w:cstheme="minorBidi"/>
                <w:color w:val="auto"/>
              </w:rPr>
              <w:commentReference w:id="16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2" w:name="_Ref435734818"/>
      <w:r>
        <w:t>The Psali Batos 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6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3"/>
            <w:r>
              <w:t>forever</w:t>
            </w:r>
            <w:commentRangeEnd w:id="1663"/>
            <w:r>
              <w:rPr>
                <w:rStyle w:val="CommentReference"/>
                <w:rFonts w:ascii="Times New Roman" w:eastAsiaTheme="minorHAnsi" w:hAnsi="Times New Roman" w:cstheme="minorBidi"/>
                <w:color w:val="auto"/>
              </w:rPr>
              <w:commentReference w:id="16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4"/>
            <w:r>
              <w:t>In the unshakable places.</w:t>
            </w:r>
            <w:commentRangeEnd w:id="1664"/>
            <w:r>
              <w:rPr>
                <w:rStyle w:val="CommentReference"/>
                <w:rFonts w:ascii="Times New Roman" w:eastAsiaTheme="minorHAnsi" w:hAnsi="Times New Roman" w:cstheme="minorBidi"/>
                <w:color w:val="auto"/>
              </w:rPr>
              <w:commentReference w:id="16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5"/>
            <w:r>
              <w:t>Your name adorns our works.</w:t>
            </w:r>
            <w:commentRangeEnd w:id="1665"/>
            <w:r>
              <w:rPr>
                <w:rStyle w:val="CommentReference"/>
                <w:rFonts w:ascii="Times New Roman" w:eastAsiaTheme="minorHAnsi" w:hAnsi="Times New Roman" w:cstheme="minorBidi"/>
                <w:color w:val="auto"/>
              </w:rPr>
              <w:commentReference w:id="16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6"/>
            <w:r>
              <w:t xml:space="preserve">Interceding </w:t>
            </w:r>
            <w:commentRangeEnd w:id="1666"/>
            <w:r>
              <w:rPr>
                <w:rStyle w:val="CommentReference"/>
                <w:rFonts w:ascii="Times New Roman" w:eastAsiaTheme="minorHAnsi" w:hAnsi="Times New Roman" w:cstheme="minorBidi"/>
                <w:color w:val="auto"/>
              </w:rPr>
              <w:commentReference w:id="16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7" w:name="_Toc437373267"/>
      <w:r>
        <w:t>August 12 / Mesori 19: Translocation of the Relics of St. Macarius the Great</w:t>
      </w:r>
      <w:bookmarkEnd w:id="1667"/>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8" w:name="_Toc437373268"/>
      <w:r>
        <w:t>August 14 / Mesori 21: Commemoration of the Theotokos</w:t>
      </w:r>
      <w:bookmarkEnd w:id="1668"/>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9" w:name="_Ref434563030"/>
      <w:bookmarkStart w:id="1670" w:name="_Toc437373269"/>
      <w:r>
        <w:t>August 17 / Mesori 24: Departure of St. Takle Haymanot</w:t>
      </w:r>
      <w:bookmarkEnd w:id="1669"/>
      <w:bookmarkEnd w:id="1670"/>
    </w:p>
    <w:p w14:paraId="34845613" w14:textId="77777777" w:rsidR="009F60F1" w:rsidRDefault="009F60F1" w:rsidP="009F60F1">
      <w:pPr>
        <w:pStyle w:val="Heading4"/>
      </w:pPr>
      <w:bookmarkStart w:id="1671" w:name="_Ref434492302"/>
      <w:r>
        <w:t>The Doxology</w:t>
      </w:r>
      <w:r w:rsidR="00B82753">
        <w:t xml:space="preserve"> for St. Takle Haymanot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2" w:name="_Toc437373270"/>
      <w:r>
        <w:lastRenderedPageBreak/>
        <w:t>August 21 / Mesori 28: The Patriarchs: Abraham, Isaac, and Jacob</w:t>
      </w:r>
      <w:bookmarkEnd w:id="1672"/>
    </w:p>
    <w:p w14:paraId="1D063B19" w14:textId="77777777" w:rsidR="00431ABD" w:rsidRDefault="00431ABD" w:rsidP="00431ABD">
      <w:pPr>
        <w:pStyle w:val="Heading4"/>
      </w:pPr>
      <w:bookmarkStart w:id="1673" w:name="_Ref434492413"/>
      <w:r>
        <w:t>The Doxology</w:t>
      </w:r>
      <w:r w:rsidR="00B82753">
        <w:t xml:space="preserve"> for the Patriarchs: Abraham, Isaac, and Jacob</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4" w:name="_Toc437373271"/>
      <w:r>
        <w:lastRenderedPageBreak/>
        <w:t>August 22 / Mesori 29: Commemoration of the Annunciation, Nativity, and Resurrection on the 29</w:t>
      </w:r>
      <w:r w:rsidRPr="00C0205C">
        <w:rPr>
          <w:vertAlign w:val="superscript"/>
        </w:rPr>
        <w:t>th</w:t>
      </w:r>
      <w:r>
        <w:t xml:space="preserve"> of Every Month</w:t>
      </w:r>
      <w:bookmarkEnd w:id="1674"/>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5" w:name="_Toc437373272"/>
      <w:r>
        <w:t xml:space="preserve">August 22 / Mesori 29: </w:t>
      </w:r>
      <w:r w:rsidR="007D439A">
        <w:t xml:space="preserve">Also the </w:t>
      </w:r>
      <w:r>
        <w:t>Translocation of the Relics of St. John the Short to Scetis</w:t>
      </w:r>
      <w:bookmarkEnd w:id="1675"/>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6" w:name="_Toc437373273"/>
      <w:r>
        <w:t>August 25 / Little Month 2: Departure of St. Titus the Apostle</w:t>
      </w:r>
      <w:bookmarkEnd w:id="1676"/>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7" w:name="_Toc437373274"/>
      <w:r>
        <w:t>August 26 / Little Month 3: Archangel Raphael</w:t>
      </w:r>
      <w:bookmarkEnd w:id="1677"/>
    </w:p>
    <w:p w14:paraId="0292BCC5" w14:textId="77777777" w:rsidR="00C30039" w:rsidRDefault="00C30039" w:rsidP="00C30039">
      <w:pPr>
        <w:pStyle w:val="Heading4"/>
      </w:pPr>
      <w:bookmarkStart w:id="1678" w:name="_Ref434488208"/>
      <w:r>
        <w:t>The Doxology</w:t>
      </w:r>
      <w:r w:rsidR="00B46E6E">
        <w:t xml:space="preserve"> for Archangel Raphael</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9" w:name="_Toc437373275"/>
      <w:r>
        <w:t>August 28 / Little Month 5</w:t>
      </w:r>
      <w:r w:rsidR="00980D99">
        <w:t>: St. Parsouma</w:t>
      </w:r>
      <w:bookmarkEnd w:id="1679"/>
    </w:p>
    <w:p w14:paraId="32F5CFB7" w14:textId="77777777" w:rsidR="00980D99" w:rsidRDefault="00980D99" w:rsidP="00980D99">
      <w:pPr>
        <w:pStyle w:val="Heading4"/>
      </w:pPr>
      <w:bookmarkStart w:id="1680" w:name="_Ref434491294"/>
      <w:r>
        <w:t>The Doxology</w:t>
      </w:r>
      <w:r w:rsidR="00810F04">
        <w:t xml:space="preserve"> for St. Parsouma</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6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4"/>
            <w:r>
              <w:t xml:space="preserve">ⲙ̀Ⲡⲭ̄ⲥ̄ </w:t>
            </w:r>
            <w:commentRangeEnd w:id="1684"/>
            <w:r>
              <w:rPr>
                <w:rStyle w:val="CommentReference"/>
                <w:rFonts w:ascii="Times New Roman" w:hAnsi="Times New Roman" w:cstheme="minorBidi"/>
                <w:noProof w:val="0"/>
              </w:rPr>
              <w:commentReference w:id="16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5"/>
            <w:r>
              <w:t xml:space="preserve">ⲡⲉⲛⲥⲱⲧⲏⲣ </w:t>
            </w:r>
            <w:commentRangeEnd w:id="1685"/>
            <w:r>
              <w:rPr>
                <w:rStyle w:val="CommentReference"/>
                <w:rFonts w:ascii="Times New Roman" w:hAnsi="Times New Roman" w:cstheme="minorBidi"/>
                <w:noProof w:val="0"/>
              </w:rPr>
              <w:commentReference w:id="16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6" w:name="_Toc410196226"/>
      <w:bookmarkStart w:id="1687" w:name="_Toc410196468"/>
      <w:bookmarkStart w:id="1688" w:name="_Toc410196970"/>
      <w:bookmarkStart w:id="1689" w:name="_Toc437373028"/>
      <w:bookmarkStart w:id="1690" w:name="Pascal"/>
      <w:bookmarkEnd w:id="1643"/>
      <w:r>
        <w:lastRenderedPageBreak/>
        <w:t>The Pascal Cycle</w:t>
      </w:r>
      <w:bookmarkEnd w:id="1686"/>
      <w:bookmarkEnd w:id="1687"/>
      <w:bookmarkEnd w:id="1688"/>
      <w:bookmarkEnd w:id="1689"/>
    </w:p>
    <w:bookmarkStart w:id="1691" w:name="_Toc410196227" w:displacedByCustomXml="next"/>
    <w:bookmarkStart w:id="1692" w:name="_Toc410196469" w:displacedByCustomXml="next"/>
    <w:bookmarkStart w:id="1693"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4" w:name="_Toc437373276"/>
      <w:r>
        <w:lastRenderedPageBreak/>
        <w:t>Jonah’s Fast</w:t>
      </w:r>
      <w:bookmarkEnd w:id="1693"/>
      <w:bookmarkEnd w:id="1692"/>
      <w:bookmarkEnd w:id="1691"/>
      <w:bookmarkEnd w:id="1694"/>
    </w:p>
    <w:p w14:paraId="7A658690" w14:textId="77777777" w:rsidR="001E5E16" w:rsidRPr="001E5E16" w:rsidRDefault="001E5E16" w:rsidP="001E5E16">
      <w:pPr>
        <w:pStyle w:val="Heading4"/>
      </w:pPr>
      <w:bookmarkStart w:id="1695" w:name="_Ref434478053"/>
      <w:r>
        <w:t>The Doxology</w:t>
      </w:r>
      <w:r w:rsidR="00E21EA3">
        <w:t xml:space="preserve"> of Jonah’s Fast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6" w:name="_Toc410196228"/>
      <w:bookmarkStart w:id="1697" w:name="_Toc410196470"/>
      <w:bookmarkStart w:id="1698" w:name="_Toc410196972"/>
      <w:bookmarkStart w:id="1699" w:name="_Toc437373277"/>
      <w:r>
        <w:t>Jonah’s Feast</w:t>
      </w:r>
      <w:bookmarkEnd w:id="1696"/>
      <w:bookmarkEnd w:id="1697"/>
      <w:bookmarkEnd w:id="1698"/>
      <w:bookmarkEnd w:id="1699"/>
    </w:p>
    <w:p w14:paraId="6EE6C439" w14:textId="77777777" w:rsidR="00495F1A" w:rsidRDefault="00495F1A" w:rsidP="00495F1A">
      <w:pPr>
        <w:pStyle w:val="Heading3"/>
      </w:pPr>
      <w:bookmarkStart w:id="1700" w:name="_Toc410196229"/>
      <w:bookmarkStart w:id="1701" w:name="_Toc410196471"/>
      <w:bookmarkStart w:id="1702" w:name="_Toc410196973"/>
      <w:bookmarkStart w:id="1703" w:name="_Toc437373278"/>
      <w:r>
        <w:t>Great Lent</w:t>
      </w:r>
      <w:bookmarkEnd w:id="1700"/>
      <w:bookmarkEnd w:id="1701"/>
      <w:bookmarkEnd w:id="1702"/>
      <w:bookmarkEnd w:id="1703"/>
    </w:p>
    <w:p w14:paraId="2602B6E5" w14:textId="77777777" w:rsidR="00EC2AEB" w:rsidRPr="001E5E16" w:rsidRDefault="00EC2AEB" w:rsidP="00EC2AEB">
      <w:pPr>
        <w:pStyle w:val="Heading4"/>
      </w:pPr>
      <w:bookmarkStart w:id="1704" w:name="_Ref434478080"/>
      <w:r>
        <w:t>The Doxology</w:t>
      </w:r>
      <w:r w:rsidR="00420CFA">
        <w:t xml:space="preserve"> for Saturday and Sunday</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5" w:name="_Ref434478104"/>
      <w:r>
        <w:t>The Doxology</w:t>
      </w:r>
      <w:r w:rsidR="00E21EA3">
        <w:t xml:space="preserve"> for Weekdays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6"/>
            <w:r>
              <w:t>ⲛⲓⲉ̀ⲛⲉϩ</w:t>
            </w:r>
            <w:commentRangeEnd w:id="1706"/>
            <w:r>
              <w:rPr>
                <w:rStyle w:val="CommentReference"/>
                <w:rFonts w:ascii="Times New Roman" w:hAnsi="Times New Roman" w:cstheme="minorBidi"/>
                <w:noProof w:val="0"/>
              </w:rPr>
              <w:commentReference w:id="1706"/>
            </w:r>
            <w:r>
              <w:t>.</w:t>
            </w:r>
          </w:p>
        </w:tc>
      </w:tr>
    </w:tbl>
    <w:p w14:paraId="1A70F51E" w14:textId="77777777" w:rsidR="00420CFA" w:rsidRPr="001E5E16" w:rsidRDefault="00420CFA" w:rsidP="00420CFA">
      <w:pPr>
        <w:pStyle w:val="Heading4"/>
      </w:pPr>
      <w:bookmarkStart w:id="1707" w:name="_Ref434478128"/>
      <w:r>
        <w:t>A Second Doxology for Weekdays</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8"/>
            <w:r>
              <w:t xml:space="preserve">He </w:t>
            </w:r>
            <w:r w:rsidR="00253DD3">
              <w:t>humiliated</w:t>
            </w:r>
          </w:p>
          <w:p w14:paraId="774AFAE4" w14:textId="77777777" w:rsidR="00420CFA" w:rsidRDefault="00420CFA" w:rsidP="00420CFA">
            <w:pPr>
              <w:pStyle w:val="EngHangEnd"/>
            </w:pPr>
            <w:r>
              <w:t>The Tempter</w:t>
            </w:r>
            <w:commentRangeEnd w:id="1708"/>
            <w:r>
              <w:rPr>
                <w:rStyle w:val="CommentReference"/>
              </w:rPr>
              <w:commentReference w:id="170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9"/>
            <w:r>
              <w:t>“Fast in watchfulness</w:t>
            </w:r>
          </w:p>
          <w:p w14:paraId="6B2FDE71" w14:textId="77777777" w:rsidR="00420CFA" w:rsidRDefault="00420CFA" w:rsidP="00420CFA">
            <w:pPr>
              <w:pStyle w:val="EngHangEnd"/>
            </w:pPr>
            <w:r>
              <w:t>By day and by night.”</w:t>
            </w:r>
            <w:commentRangeEnd w:id="1709"/>
            <w:r>
              <w:rPr>
                <w:rStyle w:val="CommentReference"/>
              </w:rPr>
              <w:commentReference w:id="170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0" w:name="_Ref434478147"/>
      <w:r>
        <w:lastRenderedPageBreak/>
        <w:t>A Third</w:t>
      </w:r>
      <w:r w:rsidR="00420CFA">
        <w:t xml:space="preserve"> Doxology</w:t>
      </w:r>
      <w:r>
        <w:t xml:space="preserve">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1" w:name="_Ref434478172"/>
      <w:r>
        <w:t xml:space="preserve">The </w:t>
      </w:r>
      <w:r w:rsidR="007A72D2">
        <w:t xml:space="preserve">Fourth </w:t>
      </w:r>
      <w:r>
        <w:t>Doxology</w:t>
      </w:r>
      <w:r w:rsidR="007A72D2">
        <w:t xml:space="preserve"> </w:t>
      </w:r>
      <w:r w:rsidR="00E21EA3">
        <w:t>for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2"/>
            <w:r>
              <w:t xml:space="preserve">Ϯⲛⲏⲥⲧⲓⲁ̀ </w:t>
            </w:r>
            <w:commentRangeEnd w:id="1712"/>
            <w:r>
              <w:rPr>
                <w:rStyle w:val="CommentReference"/>
                <w:rFonts w:ascii="Times New Roman" w:hAnsi="Times New Roman" w:cstheme="minorBidi"/>
                <w:noProof w:val="0"/>
              </w:rPr>
              <w:commentReference w:id="171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3"/>
            <w:r>
              <w:t>pretense</w:t>
            </w:r>
            <w:commentRangeEnd w:id="1713"/>
            <w:r>
              <w:rPr>
                <w:rStyle w:val="CommentReference"/>
              </w:rPr>
              <w:commentReference w:id="171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4"/>
            <w:r>
              <w:t>strugglers</w:t>
            </w:r>
            <w:commentRangeEnd w:id="1714"/>
            <w:r>
              <w:rPr>
                <w:rStyle w:val="CommentReference"/>
              </w:rPr>
              <w:commentReference w:id="171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5"/>
            <w:r>
              <w:t>martyrdom</w:t>
            </w:r>
            <w:commentRangeEnd w:id="1715"/>
            <w:r>
              <w:rPr>
                <w:rStyle w:val="CommentReference"/>
              </w:rPr>
              <w:commentReference w:id="171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6"/>
            <w:r>
              <w:t xml:space="preserve">carries </w:t>
            </w:r>
            <w:commentRangeEnd w:id="1716"/>
            <w:r>
              <w:rPr>
                <w:rStyle w:val="CommentReference"/>
              </w:rPr>
              <w:commentReference w:id="171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7"/>
            <w:r>
              <w:t>assembly</w:t>
            </w:r>
            <w:commentRangeEnd w:id="1717"/>
            <w:r>
              <w:rPr>
                <w:rStyle w:val="CommentReference"/>
              </w:rPr>
              <w:commentReference w:id="1717"/>
            </w:r>
            <w:r>
              <w:t>,</w:t>
            </w:r>
          </w:p>
          <w:p w14:paraId="33941A18" w14:textId="77777777" w:rsidR="006A78B4" w:rsidRDefault="006A78B4" w:rsidP="006A78B4">
            <w:pPr>
              <w:pStyle w:val="EngHangEnd"/>
            </w:pPr>
            <w:r>
              <w:t xml:space="preserve">From now until the </w:t>
            </w:r>
            <w:commentRangeStart w:id="1718"/>
            <w:r>
              <w:t>ages of ages</w:t>
            </w:r>
            <w:commentRangeEnd w:id="1718"/>
            <w:r>
              <w:rPr>
                <w:rStyle w:val="CommentReference"/>
              </w:rPr>
              <w:commentReference w:id="171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9" w:name="_Ref434476347"/>
      <w:r>
        <w:lastRenderedPageBreak/>
        <w:t>The Psali Adam</w:t>
      </w:r>
      <w:r w:rsidR="006C1B94">
        <w:t xml:space="preserve"> for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0" w:name="_Ref434476369"/>
      <w:r>
        <w:t>The Psali Batos</w:t>
      </w:r>
      <w:r w:rsidR="006C1B94">
        <w:t xml:space="preserve"> for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1" w:name="_Toc410196230"/>
      <w:bookmarkStart w:id="1722" w:name="_Toc410196472"/>
      <w:bookmarkStart w:id="1723" w:name="_Toc410196974"/>
      <w:bookmarkStart w:id="1724" w:name="_Toc437373279"/>
      <w:r>
        <w:t>Lazarus Saturday</w:t>
      </w:r>
      <w:bookmarkEnd w:id="1721"/>
      <w:bookmarkEnd w:id="1722"/>
      <w:bookmarkEnd w:id="1723"/>
      <w:bookmarkEnd w:id="1724"/>
    </w:p>
    <w:p w14:paraId="536840DE" w14:textId="77777777" w:rsidR="00EC2AEB" w:rsidRPr="001E5E16" w:rsidRDefault="00EC2AEB" w:rsidP="00EC2AEB">
      <w:pPr>
        <w:pStyle w:val="Heading4"/>
      </w:pPr>
      <w:bookmarkStart w:id="1725" w:name="_Ref434478195"/>
      <w:r>
        <w:t>The Doxology</w:t>
      </w:r>
      <w:r w:rsidR="00E21EA3">
        <w:t xml:space="preserve"> for Lazarus Saturday</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6" w:name="_Ref434476394"/>
      <w:r>
        <w:t>The Psali Batos</w:t>
      </w:r>
      <w:r w:rsidR="006C1B94">
        <w:t xml:space="preserve"> for Lazarus Saturday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7"/>
            <w:r>
              <w:t>With glory befitting You</w:t>
            </w:r>
            <w:commentRangeEnd w:id="1727"/>
            <w:r>
              <w:rPr>
                <w:rStyle w:val="CommentReference"/>
              </w:rPr>
              <w:commentReference w:id="172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8" w:name="_Toc410196231"/>
      <w:bookmarkStart w:id="1729" w:name="_Toc410196473"/>
      <w:bookmarkStart w:id="1730" w:name="_Toc410196975"/>
      <w:bookmarkStart w:id="1731" w:name="_Toc437373280"/>
      <w:r>
        <w:t>Palm Sunday</w:t>
      </w:r>
      <w:bookmarkEnd w:id="1728"/>
      <w:bookmarkEnd w:id="1729"/>
      <w:bookmarkEnd w:id="1730"/>
      <w:bookmarkEnd w:id="1731"/>
    </w:p>
    <w:p w14:paraId="5FD5B809" w14:textId="77777777" w:rsidR="00EC2AEB" w:rsidRPr="001E5E16" w:rsidRDefault="00EC2AEB" w:rsidP="00EC2AEB">
      <w:pPr>
        <w:pStyle w:val="Heading4"/>
      </w:pPr>
      <w:bookmarkStart w:id="1732" w:name="_Ref434478217"/>
      <w:r>
        <w:t xml:space="preserve">The </w:t>
      </w:r>
      <w:r w:rsidR="00FA139D">
        <w:t xml:space="preserve">First </w:t>
      </w:r>
      <w:r>
        <w:t>Doxology</w:t>
      </w:r>
      <w:r w:rsidR="00E21EA3">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3"/>
            <w:r>
              <w:t>To the ages.</w:t>
            </w:r>
            <w:commentRangeEnd w:id="1733"/>
            <w:r>
              <w:rPr>
                <w:rStyle w:val="CommentReference"/>
              </w:rPr>
              <w:commentReference w:id="173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4" w:name="_Ref434478234"/>
      <w:r>
        <w:t>The Second Doxology</w:t>
      </w:r>
      <w:r w:rsidR="00E21EA3">
        <w:t xml:space="preserve"> for Palm Sunday</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5" w:name="_Ref434478255"/>
      <w:r>
        <w:t>The Third 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6"/>
            <w:r>
              <w:t xml:space="preserve">is </w:t>
            </w:r>
            <w:commentRangeEnd w:id="1736"/>
            <w:r>
              <w:rPr>
                <w:rStyle w:val="CommentReference"/>
              </w:rPr>
              <w:commentReference w:id="173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7" w:name="_Ref434476417"/>
      <w:r>
        <w:t>The Psali Adam</w:t>
      </w:r>
      <w:r w:rsidR="006C1B94">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8"/>
            <w:r>
              <w:t xml:space="preserve">Offer </w:t>
            </w:r>
            <w:commentRangeEnd w:id="1738"/>
            <w:r>
              <w:rPr>
                <w:rStyle w:val="CommentReference"/>
              </w:rPr>
              <w:commentReference w:id="17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9"/>
            <w:r>
              <w:t>Kranion</w:t>
            </w:r>
            <w:commentRangeEnd w:id="1739"/>
            <w:r>
              <w:rPr>
                <w:rStyle w:val="CommentReference"/>
              </w:rPr>
              <w:commentReference w:id="17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0" w:name="_Toc437373281"/>
      <w:bookmarkStart w:id="1741" w:name="_Toc410196232"/>
      <w:bookmarkStart w:id="1742" w:name="_Toc410196474"/>
      <w:bookmarkStart w:id="1743" w:name="_Toc410196976"/>
      <w:r>
        <w:lastRenderedPageBreak/>
        <w:t>Joyous Saturday</w:t>
      </w:r>
      <w:bookmarkEnd w:id="1740"/>
    </w:p>
    <w:p w14:paraId="65F4337A" w14:textId="2CA465AF" w:rsidR="003E106D" w:rsidRDefault="003E106D" w:rsidP="003E106D">
      <w:pPr>
        <w:pStyle w:val="Heading4"/>
      </w:pPr>
      <w:bookmarkStart w:id="1744" w:name="_Ref435562018"/>
      <w:r>
        <w:t>The Psali Batos for the Joyous Saturday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5"/>
            <w:r>
              <w:t xml:space="preserve">abolished </w:t>
            </w:r>
            <w:commentRangeEnd w:id="1745"/>
            <w:r>
              <w:rPr>
                <w:rStyle w:val="CommentReference"/>
              </w:rPr>
              <w:commentReference w:id="174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6"/>
            <w:r>
              <w:t>power</w:t>
            </w:r>
            <w:commentRangeEnd w:id="1746"/>
            <w:r>
              <w:rPr>
                <w:rStyle w:val="CommentReference"/>
              </w:rPr>
              <w:commentReference w:id="174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7" w:name="_Toc437373282"/>
      <w:r>
        <w:t>Resurrection</w:t>
      </w:r>
      <w:bookmarkEnd w:id="1741"/>
      <w:bookmarkEnd w:id="1742"/>
      <w:bookmarkEnd w:id="1743"/>
      <w:r w:rsidR="003E106D">
        <w:t xml:space="preserve"> Sunday</w:t>
      </w:r>
      <w:bookmarkEnd w:id="1747"/>
    </w:p>
    <w:p w14:paraId="48D283B9" w14:textId="77777777" w:rsidR="00EC2AEB" w:rsidRPr="001E5E16" w:rsidRDefault="00EC2AEB" w:rsidP="00EC2AEB">
      <w:pPr>
        <w:pStyle w:val="Heading4"/>
      </w:pPr>
      <w:bookmarkStart w:id="1748" w:name="_Ref434478294"/>
      <w:r>
        <w:t>The Doxology</w:t>
      </w:r>
      <w:r w:rsidR="00E21EA3">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9"/>
            <w:r>
              <w:t>Name</w:t>
            </w:r>
            <w:commentRangeEnd w:id="1749"/>
            <w:r>
              <w:rPr>
                <w:rStyle w:val="CommentReference"/>
              </w:rPr>
              <w:commentReference w:id="174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0" w:name="_Ref434478317"/>
      <w:r>
        <w:t>A</w:t>
      </w:r>
      <w:r w:rsidR="00E21EA3">
        <w:t>nother</w:t>
      </w:r>
      <w:r>
        <w:t xml:space="preserve"> Doxology</w:t>
      </w:r>
      <w:r w:rsidR="00E21EA3">
        <w:t xml:space="preserve"> for the Resurrection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1" w:name="_Ref434478347"/>
      <w:r>
        <w:t>A Doxology for Archangel Michael</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2" w:name="_Ref434476440"/>
      <w:r>
        <w:t>The Psali Adam</w:t>
      </w:r>
      <w:r w:rsidR="006C1B94">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3" w:name="_Ref434476459"/>
      <w:r>
        <w:lastRenderedPageBreak/>
        <w:t>The Psali Batos</w:t>
      </w:r>
      <w:r w:rsidR="006C1B94">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4" w:name="_Toc410196233"/>
      <w:bookmarkStart w:id="1755" w:name="_Toc410196475"/>
      <w:bookmarkStart w:id="1756" w:name="_Toc410196977"/>
      <w:bookmarkStart w:id="1757" w:name="_Toc437373283"/>
      <w:r>
        <w:t>Thomas Sunday</w:t>
      </w:r>
      <w:bookmarkEnd w:id="1754"/>
      <w:bookmarkEnd w:id="1755"/>
      <w:bookmarkEnd w:id="1756"/>
      <w:bookmarkEnd w:id="1757"/>
    </w:p>
    <w:p w14:paraId="1CFE554E" w14:textId="77777777" w:rsidR="00EC2AEB" w:rsidRDefault="00EC2AEB" w:rsidP="00EC2AEB">
      <w:pPr>
        <w:pStyle w:val="Heading4"/>
      </w:pPr>
      <w:bookmarkStart w:id="1758" w:name="_Ref434478375"/>
      <w:r>
        <w:t>The Doxology</w:t>
      </w:r>
      <w:r w:rsidR="00E21EA3">
        <w:t xml:space="preserve"> for Thomas Sunday</w:t>
      </w:r>
      <w:bookmarkEnd w:id="1758"/>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7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9"/>
            <w:r>
              <w:t xml:space="preserve">Jesus </w:t>
            </w:r>
            <w:commentRangeEnd w:id="1759"/>
            <w:r>
              <w:rPr>
                <w:rStyle w:val="CommentReference"/>
                <w:rFonts w:ascii="Times New Roman" w:hAnsi="Times New Roman"/>
              </w:rPr>
              <w:commentReference w:id="175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0" w:name="_Toc410196235"/>
      <w:bookmarkStart w:id="1761" w:name="_Toc410196477"/>
      <w:bookmarkStart w:id="1762" w:name="_Toc410196979"/>
      <w:bookmarkStart w:id="1763" w:name="_Toc437373284"/>
      <w:r>
        <w:t>Ascension</w:t>
      </w:r>
      <w:bookmarkEnd w:id="1760"/>
      <w:bookmarkEnd w:id="1761"/>
      <w:bookmarkEnd w:id="1762"/>
      <w:bookmarkEnd w:id="1763"/>
    </w:p>
    <w:p w14:paraId="41C1E8F1" w14:textId="77777777" w:rsidR="00EC2AEB" w:rsidRPr="001E5E16" w:rsidRDefault="00EC2AEB" w:rsidP="00EC2AEB">
      <w:pPr>
        <w:pStyle w:val="Heading4"/>
      </w:pPr>
      <w:bookmarkStart w:id="1764" w:name="_Ref434478556"/>
      <w:r>
        <w:t>The Doxology</w:t>
      </w:r>
      <w:r w:rsidR="00CC1CA8">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5"/>
            <w:r>
              <w:t>Name</w:t>
            </w:r>
            <w:commentRangeEnd w:id="1765"/>
            <w:r>
              <w:rPr>
                <w:rStyle w:val="CommentReference"/>
              </w:rPr>
              <w:commentReference w:id="176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6"/>
            <w:r>
              <w:t>to Him</w:t>
            </w:r>
            <w:commentRangeEnd w:id="1766"/>
            <w:r>
              <w:rPr>
                <w:rStyle w:val="CommentReference"/>
              </w:rPr>
              <w:commentReference w:id="176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7"/>
            <w:r>
              <w:t>might</w:t>
            </w:r>
            <w:commentRangeEnd w:id="1767"/>
            <w:r>
              <w:rPr>
                <w:rStyle w:val="CommentReference"/>
              </w:rPr>
              <w:commentReference w:id="176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8"/>
            <w:r>
              <w:t xml:space="preserve">Jesus </w:t>
            </w:r>
            <w:commentRangeEnd w:id="1768"/>
            <w:r>
              <w:rPr>
                <w:rStyle w:val="CommentReference"/>
                <w:rFonts w:ascii="Times New Roman" w:hAnsi="Times New Roman"/>
              </w:rPr>
              <w:commentReference w:id="176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9" w:name="_Ref434476482"/>
      <w:r>
        <w:t>The Psali Adam</w:t>
      </w:r>
      <w:r w:rsidR="006C1B94">
        <w:t xml:space="preserve"> for the Ascension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0" w:name="_Ref434476541"/>
      <w:r>
        <w:t>The Psali Batos</w:t>
      </w:r>
      <w:r w:rsidR="006C1B94">
        <w:t xml:space="preserve"> for the Ascension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1"/>
            <w:r>
              <w:t>miracles</w:t>
            </w:r>
            <w:commentRangeEnd w:id="1771"/>
            <w:r>
              <w:rPr>
                <w:rStyle w:val="CommentReference"/>
              </w:rPr>
              <w:commentReference w:id="177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2" w:name="_Toc410196236"/>
      <w:bookmarkStart w:id="1773" w:name="_Toc410196478"/>
      <w:bookmarkStart w:id="1774" w:name="_Toc410196980"/>
      <w:bookmarkStart w:id="1775" w:name="_Toc437373285"/>
      <w:r>
        <w:t>Pentecost</w:t>
      </w:r>
      <w:bookmarkEnd w:id="1772"/>
      <w:bookmarkEnd w:id="1773"/>
      <w:bookmarkEnd w:id="1774"/>
      <w:bookmarkEnd w:id="1775"/>
    </w:p>
    <w:p w14:paraId="79712352" w14:textId="77777777" w:rsidR="00EC2AEB" w:rsidRPr="001E5E16" w:rsidRDefault="00EC2AEB" w:rsidP="00EC2AEB">
      <w:pPr>
        <w:pStyle w:val="Heading4"/>
      </w:pPr>
      <w:bookmarkStart w:id="1776" w:name="_Ref434478581"/>
      <w:r>
        <w:t>The Doxology</w:t>
      </w:r>
      <w:r w:rsidR="00CC1CA8">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7"/>
            <w:r>
              <w:t>Name</w:t>
            </w:r>
            <w:commentRangeEnd w:id="1777"/>
            <w:r>
              <w:rPr>
                <w:rStyle w:val="CommentReference"/>
              </w:rPr>
              <w:commentReference w:id="177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8"/>
            <w:r>
              <w:t>to Him</w:t>
            </w:r>
            <w:commentRangeEnd w:id="1778"/>
            <w:r>
              <w:rPr>
                <w:rStyle w:val="CommentReference"/>
              </w:rPr>
              <w:commentReference w:id="177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9"/>
            <w:r>
              <w:t>might</w:t>
            </w:r>
            <w:commentRangeEnd w:id="1779"/>
            <w:r>
              <w:rPr>
                <w:rStyle w:val="CommentReference"/>
              </w:rPr>
              <w:commentReference w:id="177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0" w:name="_Ref434476566"/>
      <w:r>
        <w:lastRenderedPageBreak/>
        <w:t>The Psali Adam</w:t>
      </w:r>
      <w:r w:rsidR="006C1B94">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1" w:name="_Toc410196981"/>
      <w:bookmarkStart w:id="1782" w:name="_Toc437373029"/>
      <w:bookmarkEnd w:id="1690"/>
      <w:r>
        <w:lastRenderedPageBreak/>
        <w:t>Hymns for Koiak</w:t>
      </w:r>
      <w:bookmarkEnd w:id="878"/>
      <w:bookmarkEnd w:id="879"/>
      <w:bookmarkEnd w:id="880"/>
      <w:bookmarkEnd w:id="1781"/>
      <w:r w:rsidR="00860765">
        <w:rPr>
          <w:rStyle w:val="FootnoteReference"/>
        </w:rPr>
        <w:footnoteReference w:id="579"/>
      </w:r>
      <w:bookmarkEnd w:id="1782"/>
    </w:p>
    <w:p w14:paraId="349B59E0" w14:textId="77777777" w:rsidR="00233CE3" w:rsidRDefault="00233CE3" w:rsidP="00E27B27">
      <w:pPr>
        <w:pStyle w:val="Heading3"/>
      </w:pPr>
      <w:bookmarkStart w:id="1783" w:name="_Ref435645419"/>
      <w:r>
        <w:t>THE KIAK CANTICLE</w:t>
      </w:r>
      <w:bookmarkEnd w:id="1783"/>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4" w:name="_Ref435645438"/>
      <w:r>
        <w:rPr>
          <w:sz w:val="24"/>
        </w:rPr>
        <w:t>PSALI ADAM</w:t>
      </w:r>
      <w:r>
        <w:t xml:space="preserve"> AFTER THE FIRST CANTICLE</w:t>
      </w:r>
      <w:bookmarkEnd w:id="1784"/>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5" w:name="_Ref435645453"/>
      <w:r>
        <w:t>PSALI ADAM (BEFORE THE SECOND CANTICLE)</w:t>
      </w:r>
      <w:bookmarkEnd w:id="1785"/>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6" w:name="_Ref435645565"/>
      <w:r>
        <w:rPr>
          <w:sz w:val="24"/>
        </w:rPr>
        <w:t>PSALI ADAM</w:t>
      </w:r>
      <w:r>
        <w:t xml:space="preserve"> AFTER THE SECOND CANTICLE</w:t>
      </w:r>
      <w:bookmarkEnd w:id="1786"/>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7" w:name="_Ref435645467"/>
      <w:r>
        <w:t>THE FIERY BUSH</w:t>
      </w:r>
      <w:bookmarkEnd w:id="1787"/>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8" w:name="_Ref435645593"/>
      <w:r>
        <w:t>PSALI BATO</w:t>
      </w:r>
      <w:r>
        <w:rPr>
          <w:lang w:val="en-US"/>
        </w:rPr>
        <w:t>S AFTER THE THIRD CANTICLE</w:t>
      </w:r>
      <w:bookmarkEnd w:id="1788"/>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9" w:name="_Toc437373030"/>
      <w:r>
        <w:lastRenderedPageBreak/>
        <w:t>Index of Psalis</w:t>
      </w:r>
      <w:bookmarkEnd w:id="1789"/>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90" w:name="_Toc437373031"/>
      <w:r>
        <w:lastRenderedPageBreak/>
        <w:t>Index of Doxologies</w:t>
      </w:r>
      <w:bookmarkEnd w:id="1790"/>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91" w:name="_Ref435642966"/>
      <w:r>
        <w:t>Seasonal Doxologies</w:t>
      </w:r>
      <w:bookmarkEnd w:id="1791"/>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92" w:name="_Ref435643009"/>
      <w:r>
        <w:t>Saints’ Doxologies</w:t>
      </w:r>
      <w:bookmarkEnd w:id="1792"/>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t>The Doxology for St. Simeon the Stylite</w:t>
      </w:r>
      <w:r>
        <w:fldChar w:fldCharType="end"/>
      </w:r>
      <w:r>
        <w:tab/>
      </w:r>
      <w:r>
        <w:fldChar w:fldCharType="begin"/>
      </w:r>
      <w:r>
        <w:instrText xml:space="preserve"> PAGEREF _Ref439328220 \h </w:instrText>
      </w:r>
      <w:r>
        <w:fldChar w:fldCharType="separate"/>
      </w:r>
      <w:r>
        <w:rPr>
          <w:noProof/>
        </w:rPr>
        <w:t>793</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lastRenderedPageBreak/>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Windows User" w:date="2015-10-30T08:56:00Z" w:initials="WU">
    <w:p w14:paraId="5BC240C8" w14:textId="77777777" w:rsidR="00823E69" w:rsidRDefault="00823E69">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823E69" w:rsidRDefault="00823E69" w:rsidP="0043158C">
      <w:pPr>
        <w:pStyle w:val="CommentText"/>
      </w:pPr>
      <w:r>
        <w:rPr>
          <w:rStyle w:val="CommentReference"/>
        </w:rPr>
        <w:annotationRef/>
      </w:r>
      <w:r>
        <w:t>May He or that He may</w:t>
      </w:r>
    </w:p>
  </w:comment>
  <w:comment w:id="53" w:author="Windows User" w:date="2015-10-30T08:56:00Z" w:initials="BS">
    <w:p w14:paraId="0CF6FD46" w14:textId="77777777" w:rsidR="00823E69" w:rsidRDefault="00823E69">
      <w:pPr>
        <w:pStyle w:val="CommentText"/>
      </w:pPr>
      <w:r>
        <w:rPr>
          <w:rStyle w:val="CommentReference"/>
        </w:rPr>
        <w:annotationRef/>
      </w:r>
      <w:r>
        <w:t>protopresbyters?</w:t>
      </w:r>
    </w:p>
  </w:comment>
  <w:comment w:id="54" w:author="Windows User" w:date="2015-10-30T08:56:00Z" w:initials="BS">
    <w:p w14:paraId="7A5F1901" w14:textId="77777777" w:rsidR="00823E69" w:rsidRDefault="00823E69">
      <w:pPr>
        <w:pStyle w:val="CommentText"/>
      </w:pPr>
      <w:r>
        <w:rPr>
          <w:rStyle w:val="CommentReference"/>
        </w:rPr>
        <w:annotationRef/>
      </w:r>
      <w:r>
        <w:t>those who?</w:t>
      </w:r>
    </w:p>
  </w:comment>
  <w:comment w:id="55" w:author="Windows User" w:date="2015-10-30T08:56:00Z" w:initials="BS">
    <w:p w14:paraId="2D4F2C82" w14:textId="77777777" w:rsidR="00823E69" w:rsidRDefault="00823E69">
      <w:pPr>
        <w:pStyle w:val="CommentText"/>
      </w:pPr>
      <w:r>
        <w:rPr>
          <w:rStyle w:val="CommentReference"/>
        </w:rPr>
        <w:annotationRef/>
      </w:r>
      <w:r>
        <w:t>Yourself?</w:t>
      </w:r>
    </w:p>
  </w:comment>
  <w:comment w:id="59" w:author="Windows User" w:date="2015-11-27T20:09:00Z" w:initials="WU">
    <w:p w14:paraId="714F787D" w14:textId="77777777" w:rsidR="00823E69" w:rsidRDefault="00823E69"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823E69" w:rsidRDefault="00823E69">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823E69" w:rsidRDefault="00823E69">
      <w:pPr>
        <w:pStyle w:val="CommentText"/>
      </w:pPr>
      <w:r>
        <w:rPr>
          <w:rStyle w:val="CommentReference"/>
        </w:rPr>
        <w:annotationRef/>
      </w:r>
      <w:r>
        <w:t>Good News or Glad Tidings?</w:t>
      </w:r>
    </w:p>
  </w:comment>
  <w:comment w:id="67" w:author="Windows User" w:date="2015-10-30T08:56:00Z" w:initials="WU">
    <w:p w14:paraId="23EACE51" w14:textId="77777777" w:rsidR="00823E69" w:rsidRDefault="00823E69">
      <w:pPr>
        <w:pStyle w:val="CommentText"/>
      </w:pPr>
      <w:r>
        <w:rPr>
          <w:rStyle w:val="CommentReference"/>
        </w:rPr>
        <w:annotationRef/>
      </w:r>
      <w:r>
        <w:t>Which is it? Advocate or watch over us?</w:t>
      </w:r>
    </w:p>
  </w:comment>
  <w:comment w:id="68" w:author="Windows User" w:date="2015-10-30T08:56:00Z" w:initials="WU">
    <w:p w14:paraId="01F9BCCA" w14:textId="77777777" w:rsidR="00823E69" w:rsidRDefault="00823E69">
      <w:pPr>
        <w:pStyle w:val="CommentText"/>
      </w:pPr>
      <w:r>
        <w:rPr>
          <w:rStyle w:val="CommentReference"/>
        </w:rPr>
        <w:annotationRef/>
      </w:r>
      <w:r>
        <w:t>Coptic doesn’t seem to have “Mary”</w:t>
      </w:r>
    </w:p>
  </w:comment>
  <w:comment w:id="70" w:author="Windows User" w:date="2015-10-30T08:56:00Z" w:initials="WU">
    <w:p w14:paraId="64CC502C" w14:textId="77777777" w:rsidR="00823E69" w:rsidRDefault="00823E69">
      <w:pPr>
        <w:pStyle w:val="CommentText"/>
      </w:pPr>
      <w:r>
        <w:rPr>
          <w:rStyle w:val="CommentReference"/>
        </w:rPr>
        <w:annotationRef/>
      </w:r>
      <w:r>
        <w:t>Add footnote of what this is</w:t>
      </w:r>
    </w:p>
  </w:comment>
  <w:comment w:id="90" w:author="Windows User" w:date="2015-11-27T20:09:00Z" w:initials="WU">
    <w:p w14:paraId="03405E79" w14:textId="77777777" w:rsidR="00823E69" w:rsidRDefault="00823E69"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823E69" w:rsidRDefault="00823E69">
      <w:pPr>
        <w:pStyle w:val="CommentText"/>
      </w:pPr>
      <w:r>
        <w:rPr>
          <w:rStyle w:val="CommentReference"/>
        </w:rPr>
        <w:annotationRef/>
      </w:r>
      <w:r>
        <w:t>Compare to various translations</w:t>
      </w:r>
    </w:p>
  </w:comment>
  <w:comment w:id="93" w:author="Windows User" w:date="2015-10-30T12:37:00Z" w:initials="WU">
    <w:p w14:paraId="00B9961B" w14:textId="77777777" w:rsidR="00823E69" w:rsidRDefault="00823E69">
      <w:pPr>
        <w:pStyle w:val="CommentText"/>
      </w:pPr>
      <w:r>
        <w:rPr>
          <w:rStyle w:val="CommentReference"/>
        </w:rPr>
        <w:annotationRef/>
      </w:r>
      <w:r>
        <w:t>Is this supposed to be doubled?</w:t>
      </w:r>
    </w:p>
  </w:comment>
  <w:comment w:id="94" w:author="Windows User" w:date="2015-11-27T20:09:00Z" w:initials="WU">
    <w:p w14:paraId="218998C8" w14:textId="77777777" w:rsidR="00823E69" w:rsidRDefault="00823E69"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823E69" w:rsidRDefault="00823E69">
      <w:pPr>
        <w:pStyle w:val="CommentText"/>
      </w:pPr>
      <w:r>
        <w:rPr>
          <w:rStyle w:val="CommentReference"/>
        </w:rPr>
        <w:annotationRef/>
      </w:r>
      <w:r>
        <w:t>Does this go before Creed?</w:t>
      </w:r>
    </w:p>
  </w:comment>
  <w:comment w:id="98" w:author="Windows User" w:date="2015-11-06T13:03:00Z" w:initials="WU">
    <w:p w14:paraId="6B9D0F75" w14:textId="77777777" w:rsidR="00823E69" w:rsidRDefault="00823E69">
      <w:pPr>
        <w:pStyle w:val="CommentText"/>
      </w:pPr>
      <w:r>
        <w:rPr>
          <w:rStyle w:val="CommentReference"/>
        </w:rPr>
        <w:annotationRef/>
      </w:r>
      <w:r>
        <w:t>Coptic reader has Ps 3 here!</w:t>
      </w:r>
    </w:p>
  </w:comment>
  <w:comment w:id="114" w:author="Windows User" w:date="2015-11-02T08:54:00Z" w:initials="WU">
    <w:p w14:paraId="0366F544" w14:textId="77777777" w:rsidR="00823E69" w:rsidRDefault="00823E69">
      <w:pPr>
        <w:pStyle w:val="CommentText"/>
      </w:pPr>
      <w:r>
        <w:rPr>
          <w:rStyle w:val="CommentReference"/>
        </w:rPr>
        <w:annotationRef/>
      </w:r>
      <w:r>
        <w:t>Is there a phrase missing here?</w:t>
      </w:r>
    </w:p>
  </w:comment>
  <w:comment w:id="120" w:author="Windows User" w:date="2015-10-30T08:56:00Z" w:initials="WU">
    <w:p w14:paraId="1FDBEBA0" w14:textId="77777777" w:rsidR="00823E69" w:rsidRDefault="00823E69">
      <w:pPr>
        <w:pStyle w:val="CommentText"/>
      </w:pPr>
      <w:r>
        <w:rPr>
          <w:rStyle w:val="CommentReference"/>
        </w:rPr>
        <w:annotationRef/>
      </w:r>
      <w:r>
        <w:t>Should Glory be be here?</w:t>
      </w:r>
    </w:p>
  </w:comment>
  <w:comment w:id="125" w:author="Windows User" w:date="2015-11-02T12:45:00Z" w:initials="WU">
    <w:p w14:paraId="52EB1C43" w14:textId="77777777" w:rsidR="00823E69" w:rsidRDefault="00823E69">
      <w:pPr>
        <w:pStyle w:val="CommentText"/>
      </w:pPr>
      <w:r>
        <w:rPr>
          <w:rStyle w:val="CommentReference"/>
        </w:rPr>
        <w:annotationRef/>
      </w:r>
      <w:r>
        <w:t>Any argument for "Rise up" rather than arise?"</w:t>
      </w:r>
    </w:p>
  </w:comment>
  <w:comment w:id="126" w:author="Windows User" w:date="2015-10-30T08:56:00Z" w:initials="WU">
    <w:p w14:paraId="20A80697" w14:textId="77777777" w:rsidR="00823E69" w:rsidRDefault="00823E69">
      <w:pPr>
        <w:pStyle w:val="CommentText"/>
      </w:pPr>
      <w:r>
        <w:rPr>
          <w:rStyle w:val="CommentReference"/>
        </w:rPr>
        <w:annotationRef/>
      </w:r>
      <w:r>
        <w:t>flesh or body?</w:t>
      </w:r>
    </w:p>
  </w:comment>
  <w:comment w:id="127" w:author="Windows User" w:date="2015-10-30T08:56:00Z" w:initials="WU">
    <w:p w14:paraId="691196EF" w14:textId="77777777" w:rsidR="00823E69" w:rsidRDefault="00823E69">
      <w:pPr>
        <w:pStyle w:val="CommentText"/>
      </w:pPr>
      <w:r>
        <w:rPr>
          <w:rStyle w:val="CommentReference"/>
        </w:rPr>
        <w:annotationRef/>
      </w:r>
      <w:r>
        <w:t>Send up, or ascribe?</w:t>
      </w:r>
    </w:p>
  </w:comment>
  <w:comment w:id="128" w:author="Windows User" w:date="2015-10-30T08:56:00Z" w:initials="WU">
    <w:p w14:paraId="62D844FC" w14:textId="77777777" w:rsidR="00823E69" w:rsidRDefault="00823E69">
      <w:pPr>
        <w:pStyle w:val="CommentText"/>
      </w:pPr>
      <w:r>
        <w:rPr>
          <w:rStyle w:val="CommentReference"/>
        </w:rPr>
        <w:annotationRef/>
      </w:r>
      <w:r>
        <w:t>doxology or glorification?</w:t>
      </w:r>
    </w:p>
  </w:comment>
  <w:comment w:id="129" w:author="Windows User" w:date="2015-10-30T08:56:00Z" w:initials="WU">
    <w:p w14:paraId="1DDB628C" w14:textId="77777777" w:rsidR="00823E69" w:rsidRDefault="00823E69">
      <w:pPr>
        <w:pStyle w:val="CommentText"/>
      </w:pPr>
      <w:r>
        <w:rPr>
          <w:rStyle w:val="CommentReference"/>
        </w:rPr>
        <w:annotationRef/>
      </w:r>
      <w:r>
        <w:t>"Glory to you" or "Glory be to you"?</w:t>
      </w:r>
    </w:p>
  </w:comment>
  <w:comment w:id="130" w:author="Windows User" w:date="2015-10-30T08:56:00Z" w:initials="WU">
    <w:p w14:paraId="04605706" w14:textId="77777777" w:rsidR="00823E69" w:rsidRDefault="00823E69">
      <w:pPr>
        <w:pStyle w:val="CommentText"/>
      </w:pPr>
      <w:r>
        <w:rPr>
          <w:rStyle w:val="CommentReference"/>
        </w:rPr>
        <w:annotationRef/>
      </w:r>
      <w:r>
        <w:t>You?</w:t>
      </w:r>
    </w:p>
  </w:comment>
  <w:comment w:id="131" w:author="Windows User" w:date="2015-10-30T08:56:00Z" w:initials="WU">
    <w:p w14:paraId="7EF74390" w14:textId="77777777" w:rsidR="00823E69" w:rsidRDefault="00823E69">
      <w:pPr>
        <w:pStyle w:val="CommentText"/>
      </w:pPr>
      <w:r>
        <w:rPr>
          <w:rStyle w:val="CommentReference"/>
        </w:rPr>
        <w:annotationRef/>
      </w:r>
      <w:r>
        <w:t>To the Sanctuary or O you saints???</w:t>
      </w:r>
    </w:p>
  </w:comment>
  <w:comment w:id="132" w:author="Windows User" w:date="2015-10-30T08:56:00Z" w:initials="WU">
    <w:p w14:paraId="6EE7E8F7" w14:textId="77777777" w:rsidR="00823E69" w:rsidRDefault="00823E69">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823E69" w:rsidRDefault="00823E69">
      <w:pPr>
        <w:pStyle w:val="CommentText"/>
      </w:pPr>
      <w:r>
        <w:rPr>
          <w:rStyle w:val="CommentReference"/>
        </w:rPr>
        <w:annotationRef/>
      </w:r>
      <w:r>
        <w:t>supplication or cry?</w:t>
      </w:r>
    </w:p>
  </w:comment>
  <w:comment w:id="134" w:author="Windows User" w:date="2015-10-30T08:56:00Z" w:initials="WU">
    <w:p w14:paraId="48F1BB2D" w14:textId="77777777" w:rsidR="00823E69" w:rsidRDefault="00823E69">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823E69" w:rsidRDefault="00823E69">
      <w:pPr>
        <w:pStyle w:val="CommentText"/>
      </w:pPr>
      <w:r>
        <w:rPr>
          <w:rStyle w:val="CommentReference"/>
        </w:rPr>
        <w:annotationRef/>
      </w:r>
      <w:r>
        <w:t>revive or deliver?</w:t>
      </w:r>
    </w:p>
  </w:comment>
  <w:comment w:id="136" w:author="Windows User" w:date="2015-10-30T08:56:00Z" w:initials="WU">
    <w:p w14:paraId="1E23D103" w14:textId="77777777" w:rsidR="00823E69" w:rsidRDefault="00823E69">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823E69" w:rsidRDefault="00823E69">
      <w:pPr>
        <w:pStyle w:val="CommentText"/>
      </w:pPr>
      <w:r>
        <w:rPr>
          <w:rStyle w:val="CommentReference"/>
        </w:rPr>
        <w:annotationRef/>
      </w:r>
      <w:r>
        <w:t>blessing or praise?</w:t>
      </w:r>
    </w:p>
  </w:comment>
  <w:comment w:id="138" w:author="Windows User" w:date="2015-10-30T08:56:00Z" w:initials="WU">
    <w:p w14:paraId="71B0BD07" w14:textId="77777777" w:rsidR="00823E69" w:rsidRDefault="00823E69">
      <w:pPr>
        <w:pStyle w:val="CommentText"/>
      </w:pPr>
      <w:r>
        <w:rPr>
          <w:rStyle w:val="CommentReference"/>
        </w:rPr>
        <w:annotationRef/>
      </w:r>
      <w:r>
        <w:t>respond with? respond to? speak of?</w:t>
      </w:r>
    </w:p>
  </w:comment>
  <w:comment w:id="139" w:author="Windows User" w:date="2015-10-30T08:56:00Z" w:initials="WU">
    <w:p w14:paraId="2450B0CD" w14:textId="77777777" w:rsidR="00823E69" w:rsidRDefault="00823E69">
      <w:pPr>
        <w:pStyle w:val="CommentText"/>
      </w:pPr>
      <w:r>
        <w:rPr>
          <w:rStyle w:val="CommentReference"/>
        </w:rPr>
        <w:annotationRef/>
      </w:r>
      <w:r>
        <w:t>rightous, true, or truth?</w:t>
      </w:r>
    </w:p>
  </w:comment>
  <w:comment w:id="140" w:author="Windows User" w:date="2015-10-30T08:56:00Z" w:initials="WU">
    <w:p w14:paraId="469B7AAB" w14:textId="77777777" w:rsidR="00823E69" w:rsidRDefault="00823E69">
      <w:pPr>
        <w:pStyle w:val="CommentText"/>
      </w:pPr>
      <w:r>
        <w:rPr>
          <w:rStyle w:val="CommentReference"/>
        </w:rPr>
        <w:annotationRef/>
      </w:r>
      <w:r>
        <w:t>meditation, or delight?</w:t>
      </w:r>
    </w:p>
  </w:comment>
  <w:comment w:id="141" w:author="Windows User" w:date="2015-10-30T08:56:00Z" w:initials="WU">
    <w:p w14:paraId="55BDD5ED" w14:textId="77777777" w:rsidR="00823E69" w:rsidRDefault="00823E69">
      <w:pPr>
        <w:pStyle w:val="CommentText"/>
      </w:pPr>
      <w:r>
        <w:rPr>
          <w:rStyle w:val="CommentReference"/>
        </w:rPr>
        <w:annotationRef/>
      </w:r>
      <w:r>
        <w:t>forever or always?</w:t>
      </w:r>
    </w:p>
  </w:comment>
  <w:comment w:id="142" w:author="Windows User" w:date="2015-10-30T08:56:00Z" w:initials="WU">
    <w:p w14:paraId="6EC4BCD6" w14:textId="77777777" w:rsidR="00823E69" w:rsidRDefault="00823E69">
      <w:pPr>
        <w:pStyle w:val="CommentText"/>
      </w:pPr>
      <w:r>
        <w:rPr>
          <w:rStyle w:val="CommentReference"/>
        </w:rPr>
        <w:annotationRef/>
      </w:r>
      <w:r>
        <w:t>and forever?</w:t>
      </w:r>
    </w:p>
  </w:comment>
  <w:comment w:id="143" w:author="Windows User" w:date="2015-10-30T08:56:00Z" w:initials="WU">
    <w:p w14:paraId="0C8D527C" w14:textId="77777777" w:rsidR="00823E69" w:rsidRDefault="00823E69">
      <w:pPr>
        <w:pStyle w:val="CommentText"/>
      </w:pPr>
      <w:r>
        <w:rPr>
          <w:rStyle w:val="CommentReference"/>
        </w:rPr>
        <w:annotationRef/>
      </w:r>
      <w:r>
        <w:t>be?</w:t>
      </w:r>
    </w:p>
  </w:comment>
  <w:comment w:id="144" w:author="Windows User" w:date="2015-10-30T08:56:00Z" w:initials="WU">
    <w:p w14:paraId="24A21286" w14:textId="77777777" w:rsidR="00823E69" w:rsidRDefault="00823E69">
      <w:pPr>
        <w:pStyle w:val="CommentText"/>
      </w:pPr>
      <w:r>
        <w:rPr>
          <w:rStyle w:val="CommentReference"/>
        </w:rPr>
        <w:annotationRef/>
      </w:r>
      <w:r>
        <w:t>be?</w:t>
      </w:r>
    </w:p>
  </w:comment>
  <w:comment w:id="145" w:author="Windows User" w:date="2015-10-30T08:56:00Z" w:initials="WU">
    <w:p w14:paraId="78AD7059" w14:textId="77777777" w:rsidR="00823E69" w:rsidRDefault="00823E69">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823E69" w:rsidRDefault="00823E69">
      <w:pPr>
        <w:pStyle w:val="CommentText"/>
      </w:pPr>
      <w:r>
        <w:rPr>
          <w:rStyle w:val="CommentReference"/>
        </w:rPr>
        <w:annotationRef/>
      </w:r>
      <w:r>
        <w:t>utter or declare?</w:t>
      </w:r>
    </w:p>
  </w:comment>
  <w:comment w:id="153" w:author="Windows User" w:date="2015-10-30T08:56:00Z" w:initials="BS">
    <w:p w14:paraId="3842484B" w14:textId="77777777" w:rsidR="00823E69" w:rsidRDefault="00823E69">
      <w:pPr>
        <w:pStyle w:val="CommentText"/>
      </w:pPr>
      <w:r>
        <w:rPr>
          <w:rStyle w:val="CommentReference"/>
        </w:rPr>
        <w:annotationRef/>
      </w:r>
      <w:r>
        <w:t>look at? look upon? regard?</w:t>
      </w:r>
    </w:p>
  </w:comment>
  <w:comment w:id="154" w:author="Windows User" w:date="2015-10-30T08:56:00Z" w:initials="BS">
    <w:p w14:paraId="61DC37F7" w14:textId="77777777" w:rsidR="00823E69" w:rsidRDefault="00823E69">
      <w:pPr>
        <w:pStyle w:val="CommentText"/>
      </w:pPr>
      <w:r>
        <w:rPr>
          <w:rStyle w:val="CommentReference"/>
        </w:rPr>
        <w:annotationRef/>
      </w:r>
      <w:r>
        <w:t>no one?</w:t>
      </w:r>
    </w:p>
  </w:comment>
  <w:comment w:id="155" w:author="Windows User" w:date="2015-10-30T08:56:00Z" w:initials="BS">
    <w:p w14:paraId="585BECF3" w14:textId="77777777" w:rsidR="00823E69" w:rsidRDefault="00823E69">
      <w:pPr>
        <w:pStyle w:val="CommentText"/>
      </w:pPr>
      <w:r>
        <w:rPr>
          <w:rStyle w:val="CommentReference"/>
        </w:rPr>
        <w:annotationRef/>
      </w:r>
      <w:r>
        <w:t>in?</w:t>
      </w:r>
    </w:p>
    <w:p w14:paraId="599E0788" w14:textId="77777777" w:rsidR="00823E69" w:rsidRDefault="00823E69">
      <w:pPr>
        <w:pStyle w:val="CommentText"/>
      </w:pPr>
    </w:p>
  </w:comment>
  <w:comment w:id="156" w:author="Windows User" w:date="2015-10-30T08:56:00Z" w:initials="BS">
    <w:p w14:paraId="1E93E3C5" w14:textId="77777777" w:rsidR="00823E69" w:rsidRDefault="00823E69">
      <w:pPr>
        <w:pStyle w:val="CommentText"/>
      </w:pPr>
      <w:r>
        <w:rPr>
          <w:rStyle w:val="CommentReference"/>
        </w:rPr>
        <w:annotationRef/>
      </w:r>
      <w:r>
        <w:t>before?</w:t>
      </w:r>
    </w:p>
  </w:comment>
  <w:comment w:id="157" w:author="Windows User" w:date="2015-10-30T08:56:00Z" w:initials="BS">
    <w:p w14:paraId="2A95BD9B" w14:textId="77777777" w:rsidR="00823E69" w:rsidRDefault="00823E69">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823E69" w:rsidRDefault="00823E69">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823E69" w:rsidRDefault="00823E69">
      <w:pPr>
        <w:pStyle w:val="CommentText"/>
      </w:pPr>
      <w:r>
        <w:rPr>
          <w:rStyle w:val="CommentReference"/>
        </w:rPr>
        <w:annotationRef/>
      </w:r>
      <w:r>
        <w:t>sealed as in ever virgin... or more like hidden?</w:t>
      </w:r>
    </w:p>
  </w:comment>
  <w:comment w:id="160" w:author="Windows User" w:date="2015-10-30T08:56:00Z" w:initials="BS">
    <w:p w14:paraId="0EA7F885" w14:textId="77777777" w:rsidR="00823E69" w:rsidRDefault="00823E69">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823E69" w:rsidRDefault="00823E69">
      <w:pPr>
        <w:pStyle w:val="CommentText"/>
      </w:pPr>
      <w:r>
        <w:rPr>
          <w:rStyle w:val="CommentReference"/>
        </w:rPr>
        <w:annotationRef/>
      </w:r>
      <w:r>
        <w:t>spices or ointment</w:t>
      </w:r>
    </w:p>
  </w:comment>
  <w:comment w:id="162" w:author="Windows User" w:date="2015-10-30T08:56:00Z" w:initials="BS">
    <w:p w14:paraId="59FF5141" w14:textId="77777777" w:rsidR="00823E69" w:rsidRDefault="00823E69">
      <w:pPr>
        <w:pStyle w:val="CommentText"/>
      </w:pPr>
      <w:r>
        <w:rPr>
          <w:rStyle w:val="CommentReference"/>
        </w:rPr>
        <w:annotationRef/>
      </w:r>
      <w:r>
        <w:t>Is risen or has risen?</w:t>
      </w:r>
    </w:p>
  </w:comment>
  <w:comment w:id="163" w:author="Windows User" w:date="2015-10-30T08:56:00Z" w:initials="BS">
    <w:p w14:paraId="32DD0547" w14:textId="77777777" w:rsidR="00823E69" w:rsidRDefault="00823E69">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823E69" w:rsidRDefault="00823E69">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823E69" w:rsidRDefault="00823E69">
      <w:pPr>
        <w:pStyle w:val="CommentText"/>
      </w:pPr>
      <w:r>
        <w:rPr>
          <w:rStyle w:val="CommentReference"/>
        </w:rPr>
        <w:annotationRef/>
      </w:r>
      <w:r>
        <w:t xml:space="preserve">decay? </w:t>
      </w:r>
    </w:p>
  </w:comment>
  <w:comment w:id="166" w:author="Windows User" w:date="2015-10-30T08:56:00Z" w:initials="WU">
    <w:p w14:paraId="3FDC6419" w14:textId="77777777" w:rsidR="00823E69" w:rsidRDefault="00823E69">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823E69" w:rsidRDefault="00823E69">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823E69" w:rsidRDefault="00823E69">
      <w:pPr>
        <w:pStyle w:val="CommentText"/>
      </w:pPr>
      <w:r>
        <w:rPr>
          <w:rStyle w:val="CommentReference"/>
        </w:rPr>
        <w:annotationRef/>
      </w:r>
      <w:r>
        <w:t>literally choice mounted captains?</w:t>
      </w:r>
    </w:p>
  </w:comment>
  <w:comment w:id="169" w:author="Windows User" w:date="2015-10-30T08:56:00Z" w:initials="WU">
    <w:p w14:paraId="412EF946" w14:textId="77777777" w:rsidR="00823E69" w:rsidRDefault="00823E69">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823E69" w:rsidRDefault="00823E69">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823E69" w:rsidRDefault="00823E69">
      <w:pPr>
        <w:pStyle w:val="CommentText"/>
      </w:pPr>
      <w:r>
        <w:rPr>
          <w:rStyle w:val="CommentReference"/>
        </w:rPr>
        <w:annotationRef/>
      </w:r>
      <w:r>
        <w:t>crushed or destroyed?</w:t>
      </w:r>
    </w:p>
  </w:comment>
  <w:comment w:id="172" w:author="Windows User" w:date="2015-10-30T08:56:00Z" w:initials="WU">
    <w:p w14:paraId="251C2A8C" w14:textId="77777777" w:rsidR="00823E69" w:rsidRDefault="00823E69">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823E69" w:rsidRDefault="00823E69">
      <w:pPr>
        <w:pStyle w:val="CommentText"/>
      </w:pPr>
      <w:r>
        <w:rPr>
          <w:rStyle w:val="CommentReference"/>
        </w:rPr>
        <w:annotationRef/>
      </w:r>
      <w:r>
        <w:t>your enemies or our enemies?</w:t>
      </w:r>
    </w:p>
  </w:comment>
  <w:comment w:id="174" w:author="Windows User" w:date="2015-10-30T08:56:00Z" w:initials="WU">
    <w:p w14:paraId="3EA7129B" w14:textId="77777777" w:rsidR="00823E69" w:rsidRDefault="00823E69">
      <w:pPr>
        <w:pStyle w:val="CommentText"/>
      </w:pPr>
      <w:r>
        <w:rPr>
          <w:rStyle w:val="CommentReference"/>
        </w:rPr>
        <w:annotationRef/>
      </w:r>
      <w:r>
        <w:t>sent or sent forth?</w:t>
      </w:r>
    </w:p>
  </w:comment>
  <w:comment w:id="175" w:author="Windows User" w:date="2015-10-30T08:56:00Z" w:initials="WU">
    <w:p w14:paraId="2A81A5DE" w14:textId="77777777" w:rsidR="00823E69" w:rsidRDefault="00823E69">
      <w:pPr>
        <w:pStyle w:val="CommentText"/>
      </w:pPr>
      <w:r>
        <w:rPr>
          <w:rStyle w:val="CommentReference"/>
        </w:rPr>
        <w:annotationRef/>
      </w:r>
      <w:r>
        <w:t>or saints? ft note?</w:t>
      </w:r>
    </w:p>
  </w:comment>
  <w:comment w:id="176" w:author="Windows User" w:date="2015-10-30T08:56:00Z" w:initials="WU">
    <w:p w14:paraId="4AC4FC28" w14:textId="77777777" w:rsidR="00823E69" w:rsidRDefault="00823E69">
      <w:pPr>
        <w:pStyle w:val="CommentText"/>
      </w:pPr>
      <w:r>
        <w:rPr>
          <w:rStyle w:val="CommentReference"/>
        </w:rPr>
        <w:annotationRef/>
      </w:r>
      <w:r>
        <w:t>glories? glorious deeds? or in glory?</w:t>
      </w:r>
    </w:p>
  </w:comment>
  <w:comment w:id="177" w:author="Windows User" w:date="2015-10-30T08:56:00Z" w:initials="WU">
    <w:p w14:paraId="020A6174" w14:textId="77777777" w:rsidR="00823E69" w:rsidRDefault="00823E69">
      <w:pPr>
        <w:pStyle w:val="CommentText"/>
      </w:pPr>
      <w:r>
        <w:rPr>
          <w:rStyle w:val="CommentReference"/>
        </w:rPr>
        <w:annotationRef/>
      </w:r>
      <w:r>
        <w:t>redeemed? or chose?</w:t>
      </w:r>
    </w:p>
  </w:comment>
  <w:comment w:id="178" w:author="Windows User" w:date="2015-10-30T08:56:00Z" w:initials="WU">
    <w:p w14:paraId="6349473A" w14:textId="77777777" w:rsidR="00823E69" w:rsidRDefault="00823E69">
      <w:pPr>
        <w:pStyle w:val="CommentText"/>
      </w:pPr>
      <w:r>
        <w:rPr>
          <w:rStyle w:val="CommentReference"/>
        </w:rPr>
        <w:annotationRef/>
      </w:r>
      <w:r>
        <w:t>abode? habitation? resting place?</w:t>
      </w:r>
    </w:p>
  </w:comment>
  <w:comment w:id="179" w:author="Windows User" w:date="2015-10-30T08:56:00Z" w:initials="WU">
    <w:p w14:paraId="0D3E5CBC" w14:textId="77777777" w:rsidR="00823E69" w:rsidRDefault="00823E69">
      <w:pPr>
        <w:pStyle w:val="CommentText"/>
      </w:pPr>
      <w:r>
        <w:rPr>
          <w:rStyle w:val="CommentReference"/>
        </w:rPr>
        <w:annotationRef/>
      </w:r>
      <w:r>
        <w:t>Nets has pangs.</w:t>
      </w:r>
    </w:p>
  </w:comment>
  <w:comment w:id="180" w:author="Windows User" w:date="2015-10-30T08:56:00Z" w:initials="WU">
    <w:p w14:paraId="2C78488D" w14:textId="77777777" w:rsidR="00823E69" w:rsidRDefault="00823E69">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823E69" w:rsidRDefault="00823E69">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823E69" w:rsidRDefault="00823E69">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823E69" w:rsidRDefault="00823E69">
      <w:pPr>
        <w:pStyle w:val="CommentText"/>
      </w:pPr>
      <w:r>
        <w:rPr>
          <w:rStyle w:val="CommentReference"/>
        </w:rPr>
        <w:annotationRef/>
      </w:r>
      <w:r>
        <w:t>For? or Since?</w:t>
      </w:r>
    </w:p>
  </w:comment>
  <w:comment w:id="184" w:author="Windows User" w:date="2015-10-30T08:56:00Z" w:initials="WU">
    <w:p w14:paraId="23C2A88E" w14:textId="77777777" w:rsidR="00823E69" w:rsidRDefault="00823E69">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823E69" w:rsidRDefault="00823E69">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823E69" w:rsidRDefault="00823E69">
      <w:pPr>
        <w:pStyle w:val="CommentText"/>
      </w:pPr>
      <w:r>
        <w:rPr>
          <w:rStyle w:val="CommentReference"/>
        </w:rPr>
        <w:annotationRef/>
      </w:r>
      <w:r>
        <w:t>The last verse is not in the Bible... So Miriam's words "Horse and rider.." should be in quotes. These should not, they are our (the church's) words in response.</w:t>
      </w:r>
    </w:p>
  </w:comment>
  <w:comment w:id="192" w:author="Windows User" w:date="2015-10-30T08:56:00Z" w:initials="WU">
    <w:p w14:paraId="1FDAC33C" w14:textId="77777777" w:rsidR="00823E69" w:rsidRDefault="00823E69">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823E69" w:rsidRDefault="00823E69">
      <w:pPr>
        <w:pStyle w:val="CommentText"/>
      </w:pPr>
      <w:r>
        <w:rPr>
          <w:rStyle w:val="CommentReference"/>
        </w:rPr>
        <w:annotationRef/>
      </w:r>
      <w:r>
        <w:t>path or walkway?</w:t>
      </w:r>
    </w:p>
  </w:comment>
  <w:comment w:id="194" w:author="Brett Slote" w:date="2015-10-30T08:56:00Z" w:initials="BS">
    <w:p w14:paraId="2E9C38B6" w14:textId="77777777" w:rsidR="00823E69" w:rsidRDefault="00823E69">
      <w:pPr>
        <w:pStyle w:val="CommentText"/>
      </w:pPr>
      <w:r>
        <w:rPr>
          <w:rStyle w:val="CommentReference"/>
        </w:rPr>
        <w:annotationRef/>
      </w:r>
      <w:r>
        <w:t>needs : at least to indicate breaks in tune</w:t>
      </w:r>
    </w:p>
  </w:comment>
  <w:comment w:id="195" w:author="Windows User" w:date="2015-10-30T08:56:00Z" w:initials="WU">
    <w:p w14:paraId="3A386E24" w14:textId="77777777" w:rsidR="00823E69" w:rsidRDefault="00823E69">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823E69" w:rsidRDefault="00823E69">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823E69" w:rsidRDefault="00823E69">
      <w:pPr>
        <w:pStyle w:val="CommentText"/>
      </w:pPr>
      <w:r>
        <w:rPr>
          <w:rStyle w:val="CommentReference"/>
        </w:rPr>
        <w:annotationRef/>
      </w:r>
      <w:r>
        <w:t>praising or singing?</w:t>
      </w:r>
    </w:p>
  </w:comment>
  <w:comment w:id="198" w:author="Windows User" w:date="2015-10-30T08:56:00Z" w:initials="WU">
    <w:p w14:paraId="41E0F0D3" w14:textId="77777777" w:rsidR="00823E69" w:rsidRDefault="00823E69">
      <w:pPr>
        <w:pStyle w:val="CommentText"/>
      </w:pPr>
      <w:r>
        <w:rPr>
          <w:rStyle w:val="CommentReference"/>
        </w:rPr>
        <w:annotationRef/>
      </w:r>
      <w:r>
        <w:t>I think this should be sing to</w:t>
      </w:r>
    </w:p>
  </w:comment>
  <w:comment w:id="208" w:author="Windows User" w:date="2015-10-30T08:56:00Z" w:initials="BS">
    <w:p w14:paraId="6D839B60" w14:textId="77777777" w:rsidR="00823E69" w:rsidRDefault="00823E69">
      <w:pPr>
        <w:pStyle w:val="CommentText"/>
      </w:pPr>
      <w:r>
        <w:rPr>
          <w:rStyle w:val="CommentReference"/>
        </w:rPr>
        <w:annotationRef/>
      </w:r>
      <w:r>
        <w:t>both Brenton and NETS have "understanding"</w:t>
      </w:r>
    </w:p>
  </w:comment>
  <w:comment w:id="209" w:author="Windows User" w:date="2015-10-30T08:56:00Z" w:initials="BS">
    <w:p w14:paraId="6CECB213" w14:textId="77777777" w:rsidR="00823E69" w:rsidRDefault="00823E69">
      <w:pPr>
        <w:pStyle w:val="CommentText"/>
      </w:pPr>
      <w:r>
        <w:rPr>
          <w:rStyle w:val="CommentReference"/>
        </w:rPr>
        <w:annotationRef/>
      </w:r>
      <w:r>
        <w:t>NETS just has made</w:t>
      </w:r>
    </w:p>
  </w:comment>
  <w:comment w:id="210" w:author="Windows User" w:date="2015-10-30T08:56:00Z" w:initials="BS">
    <w:p w14:paraId="4F787B03" w14:textId="77777777" w:rsidR="00823E69" w:rsidRDefault="00823E69">
      <w:pPr>
        <w:pStyle w:val="CommentText"/>
      </w:pPr>
      <w:r>
        <w:rPr>
          <w:rStyle w:val="CommentReference"/>
        </w:rPr>
        <w:annotationRef/>
      </w:r>
      <w:r>
        <w:t>does Coptic have "alone"?</w:t>
      </w:r>
    </w:p>
  </w:comment>
  <w:comment w:id="211" w:author="Windows User" w:date="2015-10-30T08:56:00Z" w:initials="BS">
    <w:p w14:paraId="5C140285" w14:textId="77777777" w:rsidR="00823E69" w:rsidRDefault="00823E69">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823E69" w:rsidRDefault="00823E69">
      <w:pPr>
        <w:pStyle w:val="CommentText"/>
      </w:pPr>
      <w:r>
        <w:rPr>
          <w:rStyle w:val="CommentReference"/>
        </w:rPr>
        <w:annotationRef/>
      </w:r>
      <w:r>
        <w:t>NETS has 'raised'. Makes more sense?</w:t>
      </w:r>
    </w:p>
  </w:comment>
  <w:comment w:id="213" w:author="Windows User" w:date="2015-10-30T08:56:00Z" w:initials="BS">
    <w:p w14:paraId="674A771E" w14:textId="77777777" w:rsidR="00823E69" w:rsidRDefault="00823E69">
      <w:pPr>
        <w:pStyle w:val="CommentText"/>
      </w:pPr>
      <w:r>
        <w:rPr>
          <w:rStyle w:val="CommentReference"/>
        </w:rPr>
        <w:annotationRef/>
      </w:r>
      <w:r>
        <w:t>into?</w:t>
      </w:r>
    </w:p>
  </w:comment>
  <w:comment w:id="214" w:author="Windows User" w:date="2015-11-21T12:58:00Z" w:initials="WU">
    <w:p w14:paraId="2C494D12" w14:textId="145D1282" w:rsidR="00823E69" w:rsidRDefault="00823E69">
      <w:pPr>
        <w:pStyle w:val="CommentText"/>
      </w:pPr>
      <w:r>
        <w:rPr>
          <w:rStyle w:val="CommentReference"/>
        </w:rPr>
        <w:annotationRef/>
      </w:r>
      <w:r>
        <w:t>Check</w:t>
      </w:r>
    </w:p>
  </w:comment>
  <w:comment w:id="215" w:author="Windows User" w:date="2015-11-21T12:59:00Z" w:initials="WU">
    <w:p w14:paraId="519BCA9C" w14:textId="267E5213" w:rsidR="00823E69" w:rsidRDefault="00823E69">
      <w:pPr>
        <w:pStyle w:val="CommentText"/>
      </w:pPr>
      <w:r>
        <w:rPr>
          <w:rStyle w:val="CommentReference"/>
        </w:rPr>
        <w:annotationRef/>
      </w:r>
      <w:r>
        <w:t>check</w:t>
      </w:r>
    </w:p>
  </w:comment>
  <w:comment w:id="221" w:author="Windows User" w:date="2015-10-30T08:56:00Z" w:initials="BS">
    <w:p w14:paraId="2EC8A918" w14:textId="77777777" w:rsidR="00823E69" w:rsidRDefault="00823E69">
      <w:pPr>
        <w:pStyle w:val="CommentText"/>
      </w:pPr>
      <w:r>
        <w:rPr>
          <w:rStyle w:val="CommentReference"/>
        </w:rPr>
        <w:annotationRef/>
      </w:r>
      <w:r>
        <w:t>clearly the missing vs above belongs</w:t>
      </w:r>
    </w:p>
  </w:comment>
  <w:comment w:id="228" w:author="Windows User" w:date="2015-10-30T08:56:00Z" w:initials="BS">
    <w:p w14:paraId="630BC679" w14:textId="77777777" w:rsidR="00823E69" w:rsidRDefault="00823E69">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823E69" w:rsidRDefault="00823E69">
      <w:pPr>
        <w:pStyle w:val="CommentText"/>
      </w:pPr>
      <w:r>
        <w:rPr>
          <w:rStyle w:val="CommentReference"/>
        </w:rPr>
        <w:annotationRef/>
      </w:r>
      <w:r>
        <w:t>heavens?</w:t>
      </w:r>
    </w:p>
  </w:comment>
  <w:comment w:id="230" w:author="Windows User" w:date="2015-10-30T08:56:00Z" w:initials="BS">
    <w:p w14:paraId="40401015" w14:textId="77777777" w:rsidR="00823E69" w:rsidRDefault="00823E69">
      <w:pPr>
        <w:pStyle w:val="CommentText"/>
      </w:pPr>
      <w:r>
        <w:rPr>
          <w:rStyle w:val="CommentReference"/>
        </w:rPr>
        <w:annotationRef/>
      </w:r>
      <w:r>
        <w:t>NETS omits clouds</w:t>
      </w:r>
    </w:p>
  </w:comment>
  <w:comment w:id="231" w:author="Windows User" w:date="2015-10-30T08:56:00Z" w:initials="BS">
    <w:p w14:paraId="74B5BB29" w14:textId="77777777" w:rsidR="00823E69" w:rsidRDefault="00823E69">
      <w:pPr>
        <w:pStyle w:val="CommentText"/>
      </w:pPr>
      <w:r>
        <w:rPr>
          <w:rStyle w:val="CommentReference"/>
        </w:rPr>
        <w:annotationRef/>
      </w:r>
      <w:r>
        <w:t>NETS omits this vs</w:t>
      </w:r>
    </w:p>
  </w:comment>
  <w:comment w:id="232" w:author="Windows User" w:date="2015-10-30T08:56:00Z" w:initials="BS">
    <w:p w14:paraId="7ADA034F" w14:textId="77777777" w:rsidR="00823E69" w:rsidRDefault="00823E69">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823E69" w:rsidRDefault="00823E69">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823E69" w:rsidRDefault="00823E69">
      <w:pPr>
        <w:pStyle w:val="CommentText"/>
      </w:pPr>
      <w:r>
        <w:rPr>
          <w:rStyle w:val="CommentReference"/>
        </w:rPr>
        <w:annotationRef/>
      </w:r>
      <w:r>
        <w:t>NETS switches this vs with next</w:t>
      </w:r>
    </w:p>
  </w:comment>
  <w:comment w:id="235" w:author="Windows User" w:date="2015-11-04T08:55:00Z" w:initials="WU">
    <w:p w14:paraId="6441446E" w14:textId="77777777" w:rsidR="00823E69" w:rsidRDefault="00823E69">
      <w:pPr>
        <w:pStyle w:val="CommentText"/>
      </w:pPr>
      <w:r>
        <w:rPr>
          <w:rStyle w:val="CommentReference"/>
        </w:rPr>
        <w:annotationRef/>
      </w:r>
      <w:r>
        <w:t>Get rid of ye’s!</w:t>
      </w:r>
    </w:p>
  </w:comment>
  <w:comment w:id="236" w:author="Windows User" w:date="2015-10-30T08:56:00Z" w:initials="BS">
    <w:p w14:paraId="36EB0D8C" w14:textId="77777777" w:rsidR="00823E69" w:rsidRDefault="00823E69">
      <w:pPr>
        <w:pStyle w:val="CommentText"/>
      </w:pPr>
      <w:r>
        <w:rPr>
          <w:rStyle w:val="CommentReference"/>
        </w:rPr>
        <w:annotationRef/>
      </w:r>
      <w:r>
        <w:t>NETS has sea-monsters</w:t>
      </w:r>
    </w:p>
  </w:comment>
  <w:comment w:id="237" w:author="Windows User" w:date="2015-10-30T08:56:00Z" w:initials="BS">
    <w:p w14:paraId="727388AD" w14:textId="77777777" w:rsidR="00823E69" w:rsidRDefault="00823E69">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823E69" w:rsidRDefault="00823E69">
      <w:pPr>
        <w:pStyle w:val="CommentText"/>
      </w:pPr>
      <w:r>
        <w:rPr>
          <w:rStyle w:val="CommentReference"/>
        </w:rPr>
        <w:annotationRef/>
      </w:r>
      <w:r>
        <w:t>NETS has all humans on earth</w:t>
      </w:r>
    </w:p>
  </w:comment>
  <w:comment w:id="239" w:author="Windows User" w:date="2015-10-30T08:56:00Z" w:initials="BS">
    <w:p w14:paraId="5D4B3ED1" w14:textId="77777777" w:rsidR="00823E69" w:rsidRDefault="00823E69">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823E69" w:rsidRDefault="00823E69">
      <w:pPr>
        <w:pStyle w:val="CommentText"/>
      </w:pPr>
      <w:r>
        <w:rPr>
          <w:rStyle w:val="CommentReference"/>
        </w:rPr>
        <w:annotationRef/>
      </w:r>
      <w:r>
        <w:t>NETS ends quite differently</w:t>
      </w:r>
    </w:p>
  </w:comment>
  <w:comment w:id="246" w:author="Brett Slote" w:date="2015-10-30T08:56:00Z" w:initials="BS">
    <w:p w14:paraId="18BC0F01" w14:textId="77777777" w:rsidR="00823E69" w:rsidRDefault="00823E69">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823E69" w:rsidRDefault="00823E69">
      <w:pPr>
        <w:pStyle w:val="CommentText"/>
      </w:pPr>
      <w:r>
        <w:rPr>
          <w:rStyle w:val="CommentReference"/>
        </w:rPr>
        <w:annotationRef/>
      </w:r>
      <w:r>
        <w:t>giver, or maker?</w:t>
      </w:r>
    </w:p>
  </w:comment>
  <w:comment w:id="248" w:author="Windows User" w:date="2015-10-30T08:56:00Z" w:initials="BS">
    <w:p w14:paraId="4E6EDBBF" w14:textId="77777777" w:rsidR="00823E69" w:rsidRDefault="00823E69">
      <w:pPr>
        <w:pStyle w:val="CommentText"/>
      </w:pPr>
      <w:r>
        <w:rPr>
          <w:rStyle w:val="CommentReference"/>
        </w:rPr>
        <w:annotationRef/>
      </w:r>
      <w:r>
        <w:t>even NETS has Hananias</w:t>
      </w:r>
    </w:p>
  </w:comment>
  <w:comment w:id="249" w:author="Windows User" w:date="2015-10-30T08:56:00Z" w:initials="BS">
    <w:p w14:paraId="0DF10B27" w14:textId="77777777" w:rsidR="00823E69" w:rsidRDefault="00823E69">
      <w:pPr>
        <w:pStyle w:val="CommentText"/>
      </w:pPr>
      <w:r>
        <w:rPr>
          <w:rStyle w:val="CommentReference"/>
        </w:rPr>
        <w:annotationRef/>
      </w:r>
      <w:r>
        <w:t>does Coptic have evening first?</w:t>
      </w:r>
    </w:p>
  </w:comment>
  <w:comment w:id="250" w:author="Windows User" w:date="2015-10-30T08:56:00Z" w:initials="BS">
    <w:p w14:paraId="73459129" w14:textId="77777777" w:rsidR="00823E69" w:rsidRDefault="00823E69">
      <w:pPr>
        <w:pStyle w:val="CommentText"/>
      </w:pPr>
      <w:r>
        <w:rPr>
          <w:rStyle w:val="CommentReference"/>
        </w:rPr>
        <w:annotationRef/>
      </w:r>
      <w:r>
        <w:t>Coptic doesn't have "Our God"</w:t>
      </w:r>
    </w:p>
  </w:comment>
  <w:comment w:id="251" w:author="Windows User" w:date="2015-10-30T08:56:00Z" w:initials="BS">
    <w:p w14:paraId="4EDEC25C" w14:textId="77777777" w:rsidR="00823E69" w:rsidRDefault="00823E69">
      <w:pPr>
        <w:pStyle w:val="CommentText"/>
      </w:pPr>
      <w:r>
        <w:rPr>
          <w:rStyle w:val="CommentReference"/>
        </w:rPr>
        <w:annotationRef/>
      </w:r>
      <w:r>
        <w:t>celebrate or proclaim?</w:t>
      </w:r>
    </w:p>
  </w:comment>
  <w:comment w:id="252" w:author="Windows User" w:date="2015-10-30T08:56:00Z" w:initials="BS">
    <w:p w14:paraId="52D335FD" w14:textId="77777777" w:rsidR="00823E69" w:rsidRDefault="00823E69">
      <w:pPr>
        <w:pStyle w:val="CommentText"/>
      </w:pPr>
      <w:r>
        <w:rPr>
          <w:rStyle w:val="CommentReference"/>
        </w:rPr>
        <w:annotationRef/>
      </w:r>
      <w:r>
        <w:t>persevere or be sober?</w:t>
      </w:r>
    </w:p>
  </w:comment>
  <w:comment w:id="253" w:author="Windows User" w:date="2015-10-30T08:56:00Z" w:initials="BS">
    <w:p w14:paraId="0BCAFA56" w14:textId="77777777" w:rsidR="00823E69" w:rsidRDefault="00823E69">
      <w:pPr>
        <w:pStyle w:val="CommentText"/>
      </w:pPr>
      <w:r>
        <w:rPr>
          <w:rStyle w:val="CommentReference"/>
        </w:rPr>
        <w:annotationRef/>
      </w:r>
      <w:r>
        <w:t>Coptic has presbyters, not priests (oweeb)</w:t>
      </w:r>
    </w:p>
  </w:comment>
  <w:comment w:id="254" w:author="Windows User" w:date="2015-10-30T08:56:00Z" w:initials="BS">
    <w:p w14:paraId="04F27D67" w14:textId="77777777" w:rsidR="00823E69" w:rsidRDefault="00823E69">
      <w:pPr>
        <w:pStyle w:val="CommentText"/>
      </w:pPr>
      <w:r>
        <w:rPr>
          <w:rStyle w:val="CommentReference"/>
        </w:rPr>
        <w:annotationRef/>
      </w:r>
      <w:r>
        <w:t>esmo is bless, not praise...</w:t>
      </w:r>
    </w:p>
  </w:comment>
  <w:comment w:id="255" w:author="Windows User" w:date="2015-10-30T08:56:00Z" w:initials="BS">
    <w:p w14:paraId="65C188D2" w14:textId="77777777" w:rsidR="00823E69" w:rsidRDefault="00823E69">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823E69" w:rsidRDefault="00823E69">
      <w:pPr>
        <w:pStyle w:val="CommentText"/>
      </w:pPr>
      <w:r>
        <w:rPr>
          <w:rStyle w:val="CommentReference"/>
        </w:rPr>
        <w:annotationRef/>
      </w:r>
      <w:r>
        <w:t>Is LA right with breaths and spirits?</w:t>
      </w:r>
    </w:p>
  </w:comment>
  <w:comment w:id="257" w:author="Windows User" w:date="2015-10-30T08:56:00Z" w:initials="BS">
    <w:p w14:paraId="4EA77F28" w14:textId="77777777" w:rsidR="00823E69" w:rsidRDefault="00823E69">
      <w:pPr>
        <w:pStyle w:val="CommentText"/>
      </w:pPr>
      <w:r>
        <w:rPr>
          <w:rStyle w:val="CommentReference"/>
        </w:rPr>
        <w:annotationRef/>
      </w:r>
      <w:r>
        <w:t>doesn't look like waters... is it ssea?</w:t>
      </w:r>
    </w:p>
  </w:comment>
  <w:comment w:id="258" w:author="Windows User" w:date="2015-10-30T08:56:00Z" w:initials="BS">
    <w:p w14:paraId="0AC606C3" w14:textId="77777777" w:rsidR="00823E69" w:rsidRDefault="00823E69">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823E69" w:rsidRDefault="00823E69">
      <w:pPr>
        <w:pStyle w:val="CommentText"/>
      </w:pPr>
      <w:r>
        <w:rPr>
          <w:rStyle w:val="CommentReference"/>
        </w:rPr>
        <w:annotationRef/>
      </w:r>
      <w:r>
        <w:t>disobedient? heretics?</w:t>
      </w:r>
    </w:p>
  </w:comment>
  <w:comment w:id="260" w:author="Windows User" w:date="2015-10-30T08:56:00Z" w:initials="BS">
    <w:p w14:paraId="568BECD8" w14:textId="77777777" w:rsidR="00823E69" w:rsidRDefault="00823E69">
      <w:pPr>
        <w:pStyle w:val="CommentText"/>
      </w:pPr>
      <w:r>
        <w:rPr>
          <w:rStyle w:val="CommentReference"/>
        </w:rPr>
        <w:annotationRef/>
      </w:r>
      <w:r>
        <w:t>souls or spirits?</w:t>
      </w:r>
    </w:p>
  </w:comment>
  <w:comment w:id="261" w:author="Windows User" w:date="2015-10-30T08:56:00Z" w:initials="BS">
    <w:p w14:paraId="5109FB46" w14:textId="77777777" w:rsidR="00823E69" w:rsidRDefault="00823E69">
      <w:pPr>
        <w:pStyle w:val="CommentText"/>
      </w:pPr>
      <w:r>
        <w:rPr>
          <w:rStyle w:val="CommentReference"/>
        </w:rPr>
        <w:annotationRef/>
      </w:r>
      <w:r>
        <w:t>humble or contrite?</w:t>
      </w:r>
    </w:p>
  </w:comment>
  <w:comment w:id="262" w:author="Windows User" w:date="2015-10-30T08:56:00Z" w:initials="BS">
    <w:p w14:paraId="06F9A059" w14:textId="77777777" w:rsidR="00823E69" w:rsidRDefault="00823E69">
      <w:pPr>
        <w:pStyle w:val="CommentText"/>
      </w:pPr>
      <w:r>
        <w:rPr>
          <w:rStyle w:val="CommentReference"/>
        </w:rPr>
        <w:annotationRef/>
      </w:r>
      <w:r>
        <w:t>hearts?</w:t>
      </w:r>
    </w:p>
  </w:comment>
  <w:comment w:id="263" w:author="Windows User" w:date="2015-10-30T08:56:00Z" w:initials="BS">
    <w:p w14:paraId="318929BC" w14:textId="77777777" w:rsidR="00823E69" w:rsidRDefault="00823E69">
      <w:pPr>
        <w:pStyle w:val="CommentText"/>
      </w:pPr>
      <w:r>
        <w:rPr>
          <w:rStyle w:val="CommentReference"/>
        </w:rPr>
        <w:annotationRef/>
      </w:r>
      <w:r>
        <w:t>this or LA?</w:t>
      </w:r>
    </w:p>
  </w:comment>
  <w:comment w:id="264" w:author="Windows User" w:date="2015-10-30T08:56:00Z" w:initials="BS">
    <w:p w14:paraId="7612DBFF" w14:textId="77777777" w:rsidR="00823E69" w:rsidRDefault="00823E69">
      <w:pPr>
        <w:pStyle w:val="CommentText"/>
      </w:pPr>
      <w:r>
        <w:rPr>
          <w:rStyle w:val="CommentReference"/>
        </w:rPr>
        <w:annotationRef/>
      </w:r>
      <w:r>
        <w:t>righteous of, or who revere</w:t>
      </w:r>
    </w:p>
  </w:comment>
  <w:comment w:id="265" w:author="Windows User" w:date="2015-10-30T08:56:00Z" w:initials="BS">
    <w:p w14:paraId="4C8EC983" w14:textId="77777777" w:rsidR="00823E69" w:rsidRDefault="00823E69">
      <w:pPr>
        <w:pStyle w:val="CommentText"/>
      </w:pPr>
      <w:r>
        <w:rPr>
          <w:rStyle w:val="CommentReference"/>
        </w:rPr>
        <w:annotationRef/>
      </w:r>
      <w:r>
        <w:t>this, or accountable? or something else?</w:t>
      </w:r>
    </w:p>
  </w:comment>
  <w:comment w:id="266" w:author="Windows User" w:date="2015-10-30T08:56:00Z" w:initials="BS">
    <w:p w14:paraId="1CD57471" w14:textId="77777777" w:rsidR="00823E69" w:rsidRDefault="00823E69">
      <w:pPr>
        <w:pStyle w:val="CommentText"/>
      </w:pPr>
      <w:r>
        <w:rPr>
          <w:rStyle w:val="CommentReference"/>
        </w:rPr>
        <w:annotationRef/>
      </w:r>
      <w:r>
        <w:t>that he may praise and say?</w:t>
      </w:r>
    </w:p>
  </w:comment>
  <w:comment w:id="278" w:author="Windows User" w:date="2015-11-21T13:00:00Z" w:initials="WU">
    <w:p w14:paraId="571F5793" w14:textId="01C52A10" w:rsidR="00823E69" w:rsidRDefault="00823E69">
      <w:pPr>
        <w:pStyle w:val="CommentText"/>
      </w:pPr>
      <w:r>
        <w:rPr>
          <w:rStyle w:val="CommentReference"/>
        </w:rPr>
        <w:annotationRef/>
      </w:r>
      <w:r>
        <w:t>Check, and 2 above.</w:t>
      </w:r>
    </w:p>
  </w:comment>
  <w:comment w:id="279" w:author="Brett Slote" w:date="2015-10-30T08:56:00Z" w:initials="BS">
    <w:p w14:paraId="43E0E253" w14:textId="77777777" w:rsidR="00823E69" w:rsidRDefault="00823E69">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823E69" w:rsidRDefault="00823E69">
      <w:pPr>
        <w:pStyle w:val="CommentText"/>
      </w:pPr>
      <w:r>
        <w:rPr>
          <w:rStyle w:val="CommentReference"/>
        </w:rPr>
        <w:annotationRef/>
      </w:r>
      <w:r>
        <w:t>check</w:t>
      </w:r>
    </w:p>
  </w:comment>
  <w:comment w:id="281" w:author="Windows User" w:date="2015-11-21T13:00:00Z" w:initials="WU">
    <w:p w14:paraId="3721E8EB" w14:textId="071AE840" w:rsidR="00823E69" w:rsidRDefault="00823E69">
      <w:pPr>
        <w:pStyle w:val="CommentText"/>
      </w:pPr>
      <w:r>
        <w:rPr>
          <w:rStyle w:val="CommentReference"/>
        </w:rPr>
        <w:annotationRef/>
      </w:r>
      <w:r>
        <w:t>check</w:t>
      </w:r>
    </w:p>
  </w:comment>
  <w:comment w:id="282" w:author="Windows User" w:date="2015-11-21T13:01:00Z" w:initials="WU">
    <w:p w14:paraId="2E4C9CB1" w14:textId="1DA21660" w:rsidR="00823E69" w:rsidRDefault="00823E69">
      <w:pPr>
        <w:pStyle w:val="CommentText"/>
      </w:pPr>
      <w:r>
        <w:rPr>
          <w:rStyle w:val="CommentReference"/>
        </w:rPr>
        <w:annotationRef/>
      </w:r>
      <w:r>
        <w:t>check, find Copitic</w:t>
      </w:r>
    </w:p>
  </w:comment>
  <w:comment w:id="283" w:author="Windows User" w:date="2015-10-30T08:56:00Z" w:initials="BS">
    <w:p w14:paraId="25576ABD" w14:textId="77777777" w:rsidR="00823E69" w:rsidRDefault="00823E69"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823E69" w:rsidRDefault="00823E69">
      <w:pPr>
        <w:pStyle w:val="CommentText"/>
      </w:pPr>
      <w:r>
        <w:rPr>
          <w:rStyle w:val="CommentReference"/>
        </w:rPr>
        <w:annotationRef/>
      </w:r>
      <w:r>
        <w:t>add</w:t>
      </w:r>
    </w:p>
  </w:comment>
  <w:comment w:id="287" w:author="Windows User" w:date="2015-10-30T08:56:00Z" w:initials="BS">
    <w:p w14:paraId="0187CF78" w14:textId="77777777" w:rsidR="00823E69" w:rsidRDefault="00823E69"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823E69" w:rsidRDefault="00823E69" w:rsidP="00F977F1">
      <w:pPr>
        <w:pStyle w:val="CommentText"/>
      </w:pPr>
      <w:r>
        <w:rPr>
          <w:rStyle w:val="CommentReference"/>
        </w:rPr>
        <w:annotationRef/>
      </w:r>
      <w:r>
        <w:t>Communion or commemoration?</w:t>
      </w:r>
    </w:p>
  </w:comment>
  <w:comment w:id="289" w:author="Windows User" w:date="2015-11-21T13:01:00Z" w:initials="WU">
    <w:p w14:paraId="6E411433" w14:textId="58ED5E83" w:rsidR="00823E69" w:rsidRDefault="00823E69">
      <w:pPr>
        <w:pStyle w:val="CommentText"/>
      </w:pPr>
      <w:r>
        <w:rPr>
          <w:rStyle w:val="CommentReference"/>
        </w:rPr>
        <w:annotationRef/>
      </w:r>
      <w:r>
        <w:t>Check, and 2 above</w:t>
      </w:r>
    </w:p>
  </w:comment>
  <w:comment w:id="290" w:author="Brett Slote" w:date="2015-10-30T08:56:00Z" w:initials="BS">
    <w:p w14:paraId="6933DA46" w14:textId="77777777" w:rsidR="00823E69" w:rsidRDefault="00823E69"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823E69" w:rsidRDefault="00823E69">
      <w:pPr>
        <w:pStyle w:val="CommentText"/>
      </w:pPr>
      <w:r>
        <w:rPr>
          <w:rStyle w:val="CommentReference"/>
        </w:rPr>
        <w:annotationRef/>
      </w:r>
      <w:r>
        <w:t>check</w:t>
      </w:r>
    </w:p>
  </w:comment>
  <w:comment w:id="292" w:author="Windows User" w:date="2015-10-30T08:56:00Z" w:initials="BS">
    <w:p w14:paraId="0549A033" w14:textId="77777777" w:rsidR="00823E69" w:rsidRDefault="00823E6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823E69" w:rsidRDefault="00823E69">
      <w:pPr>
        <w:pStyle w:val="CommentText"/>
      </w:pPr>
      <w:r>
        <w:rPr>
          <w:rStyle w:val="CommentReference"/>
        </w:rPr>
        <w:annotationRef/>
      </w:r>
      <w:r>
        <w:t>check.  Add Coptic</w:t>
      </w:r>
    </w:p>
  </w:comment>
  <w:comment w:id="298" w:author="Windows User" w:date="2015-11-02T12:45:00Z" w:initials="BS">
    <w:p w14:paraId="74938629" w14:textId="77777777" w:rsidR="00823E69" w:rsidRDefault="00823E69">
      <w:pPr>
        <w:pStyle w:val="CommentText"/>
      </w:pPr>
      <w:r>
        <w:rPr>
          <w:rStyle w:val="CommentReference"/>
        </w:rPr>
        <w:annotationRef/>
      </w:r>
      <w:r>
        <w:t>Godhead or Divinity?</w:t>
      </w:r>
    </w:p>
  </w:comment>
  <w:comment w:id="299" w:author="Windows User" w:date="2015-10-30T08:56:00Z" w:initials="BS">
    <w:p w14:paraId="5A8ED797" w14:textId="77777777" w:rsidR="00823E69" w:rsidRDefault="00823E69">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823E69" w:rsidRDefault="00823E69">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823E69" w:rsidRDefault="00823E69">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823E69" w:rsidRDefault="00823E69">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823E69" w:rsidRDefault="00823E69">
      <w:pPr>
        <w:pStyle w:val="CommentText"/>
      </w:pPr>
      <w:r>
        <w:rPr>
          <w:rStyle w:val="CommentReference"/>
        </w:rPr>
        <w:annotationRef/>
      </w:r>
      <w:r>
        <w:t>check</w:t>
      </w:r>
    </w:p>
  </w:comment>
  <w:comment w:id="321" w:author="Windows User" w:date="2015-11-21T13:03:00Z" w:initials="WU">
    <w:p w14:paraId="302AFACD" w14:textId="01C13B92" w:rsidR="00823E69" w:rsidRDefault="00823E69">
      <w:pPr>
        <w:pStyle w:val="CommentText"/>
      </w:pPr>
      <w:r>
        <w:rPr>
          <w:rStyle w:val="CommentReference"/>
        </w:rPr>
        <w:annotationRef/>
      </w:r>
      <w:r>
        <w:t>check</w:t>
      </w:r>
    </w:p>
  </w:comment>
  <w:comment w:id="322" w:author="Windows User" w:date="2015-11-21T13:04:00Z" w:initials="WU">
    <w:p w14:paraId="7E94FD74" w14:textId="1C1744DB" w:rsidR="00823E69" w:rsidRDefault="00823E69">
      <w:pPr>
        <w:pStyle w:val="CommentText"/>
      </w:pPr>
      <w:r>
        <w:rPr>
          <w:rStyle w:val="CommentReference"/>
        </w:rPr>
        <w:annotationRef/>
      </w:r>
      <w:r>
        <w:t>check</w:t>
      </w:r>
    </w:p>
  </w:comment>
  <w:comment w:id="323" w:author="Windows User" w:date="2015-10-30T08:56:00Z" w:initials="BS">
    <w:p w14:paraId="693244E7" w14:textId="77777777" w:rsidR="00823E69" w:rsidRDefault="00823E69">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823E69" w:rsidRDefault="00823E69">
      <w:pPr>
        <w:pStyle w:val="CommentText"/>
      </w:pPr>
      <w:r>
        <w:rPr>
          <w:rStyle w:val="CommentReference"/>
        </w:rPr>
        <w:annotationRef/>
      </w:r>
      <w:r>
        <w:t>Coptic varies greatly from NETS</w:t>
      </w:r>
    </w:p>
  </w:comment>
  <w:comment w:id="330" w:author="Windows User" w:date="2015-10-30T08:56:00Z" w:initials="BS">
    <w:p w14:paraId="7B0D7CFE" w14:textId="77777777" w:rsidR="00823E69" w:rsidRDefault="00823E69">
      <w:pPr>
        <w:pStyle w:val="CommentText"/>
      </w:pPr>
      <w:r>
        <w:rPr>
          <w:rStyle w:val="CommentReference"/>
        </w:rPr>
        <w:annotationRef/>
      </w:r>
      <w:r>
        <w:t>NETS has dance... also drum &amp; harp...</w:t>
      </w:r>
    </w:p>
  </w:comment>
  <w:comment w:id="331" w:author="Windows User" w:date="2015-10-30T08:56:00Z" w:initials="BS">
    <w:p w14:paraId="4F8127F0" w14:textId="77777777" w:rsidR="00823E69" w:rsidRDefault="00823E69">
      <w:pPr>
        <w:pStyle w:val="CommentText"/>
      </w:pPr>
      <w:r>
        <w:rPr>
          <w:rStyle w:val="CommentReference"/>
        </w:rPr>
        <w:annotationRef/>
      </w:r>
      <w:r>
        <w:t>NETS and LA have boast in glory...</w:t>
      </w:r>
    </w:p>
  </w:comment>
  <w:comment w:id="332" w:author="Windows User" w:date="2015-10-30T08:56:00Z" w:initials="BS">
    <w:p w14:paraId="28E61235" w14:textId="77777777" w:rsidR="00823E69" w:rsidRDefault="00823E69">
      <w:pPr>
        <w:pStyle w:val="CommentText"/>
      </w:pPr>
      <w:r>
        <w:rPr>
          <w:rStyle w:val="CommentReference"/>
        </w:rPr>
        <w:annotationRef/>
      </w:r>
      <w:r>
        <w:t>NETS has rejoice. Coptis looks to me like glorify... Sing aloud? Rejoice?</w:t>
      </w:r>
    </w:p>
  </w:comment>
  <w:comment w:id="333" w:author="Windows User" w:date="2015-10-30T08:56:00Z" w:initials="BS">
    <w:p w14:paraId="1D5543F0" w14:textId="77777777" w:rsidR="00823E69" w:rsidRDefault="00823E69">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823E69" w:rsidRDefault="00823E69">
      <w:pPr>
        <w:pStyle w:val="CommentText"/>
      </w:pPr>
      <w:r>
        <w:rPr>
          <w:rStyle w:val="CommentReference"/>
        </w:rPr>
        <w:annotationRef/>
      </w:r>
      <w:r>
        <w:t>NETS has rebukes. punishments?</w:t>
      </w:r>
    </w:p>
  </w:comment>
  <w:comment w:id="340" w:author="Windows User" w:date="2015-10-30T08:56:00Z" w:initials="BS">
    <w:p w14:paraId="2D925BC2" w14:textId="77777777" w:rsidR="00823E69" w:rsidRDefault="00823E69">
      <w:pPr>
        <w:pStyle w:val="CommentText"/>
      </w:pPr>
      <w:r>
        <w:rPr>
          <w:rStyle w:val="CommentReference"/>
        </w:rPr>
        <w:annotationRef/>
      </w:r>
      <w:r>
        <w:t>psaltry? or lyre?</w:t>
      </w:r>
    </w:p>
  </w:comment>
  <w:comment w:id="341" w:author="Windows User" w:date="2015-10-30T08:56:00Z" w:initials="BS">
    <w:p w14:paraId="62D6E6A2" w14:textId="77777777" w:rsidR="00823E69" w:rsidRDefault="00823E69">
      <w:pPr>
        <w:pStyle w:val="CommentText"/>
      </w:pPr>
      <w:r>
        <w:rPr>
          <w:rStyle w:val="CommentReference"/>
        </w:rPr>
        <w:annotationRef/>
      </w:r>
      <w:r>
        <w:t>NETS has drum and dance.</w:t>
      </w:r>
    </w:p>
  </w:comment>
  <w:comment w:id="352" w:author="Windows User" w:date="2015-11-21T13:04:00Z" w:initials="WU">
    <w:p w14:paraId="43B95056" w14:textId="739F9DEF" w:rsidR="00823E69" w:rsidRDefault="00823E69">
      <w:pPr>
        <w:pStyle w:val="CommentText"/>
      </w:pPr>
      <w:r>
        <w:rPr>
          <w:rStyle w:val="CommentReference"/>
        </w:rPr>
        <w:annotationRef/>
      </w:r>
      <w:r>
        <w:t>check</w:t>
      </w:r>
    </w:p>
  </w:comment>
  <w:comment w:id="353" w:author="Windows User" w:date="2015-11-21T13:04:00Z" w:initials="WU">
    <w:p w14:paraId="4D7ACFD6" w14:textId="1714861D" w:rsidR="00823E69" w:rsidRDefault="00823E69">
      <w:pPr>
        <w:pStyle w:val="CommentText"/>
      </w:pPr>
      <w:r>
        <w:rPr>
          <w:rStyle w:val="CommentReference"/>
        </w:rPr>
        <w:annotationRef/>
      </w:r>
      <w:r>
        <w:t>check</w:t>
      </w:r>
    </w:p>
  </w:comment>
  <w:comment w:id="354" w:author="Windows User" w:date="2015-10-30T08:56:00Z" w:initials="BS">
    <w:p w14:paraId="695AC7CA" w14:textId="77777777" w:rsidR="00823E69" w:rsidRDefault="00823E69">
      <w:pPr>
        <w:pStyle w:val="CommentText"/>
      </w:pPr>
      <w:r>
        <w:rPr>
          <w:rStyle w:val="CommentReference"/>
        </w:rPr>
        <w:annotationRef/>
      </w:r>
      <w:r>
        <w:t>tense? praise or will praise?</w:t>
      </w:r>
    </w:p>
  </w:comment>
  <w:comment w:id="355" w:author="Windows User" w:date="2015-10-30T08:56:00Z" w:initials="BS">
    <w:p w14:paraId="5AAF82A6" w14:textId="77777777" w:rsidR="00823E69" w:rsidRDefault="00823E69">
      <w:pPr>
        <w:pStyle w:val="CommentText"/>
      </w:pPr>
      <w:r>
        <w:rPr>
          <w:rStyle w:val="CommentReference"/>
        </w:rPr>
        <w:annotationRef/>
      </w:r>
      <w:r>
        <w:t>earth? land? creation?</w:t>
      </w:r>
    </w:p>
  </w:comment>
  <w:comment w:id="356" w:author="Windows User" w:date="2015-11-21T13:05:00Z" w:initials="WU">
    <w:p w14:paraId="0969C40E" w14:textId="58443D94" w:rsidR="00823E69" w:rsidRDefault="00823E69">
      <w:pPr>
        <w:pStyle w:val="CommentText"/>
      </w:pPr>
      <w:r>
        <w:rPr>
          <w:rStyle w:val="CommentReference"/>
        </w:rPr>
        <w:annotationRef/>
      </w:r>
      <w:r>
        <w:t>check</w:t>
      </w:r>
    </w:p>
  </w:comment>
  <w:comment w:id="357" w:author="Windows User" w:date="2015-10-30T08:56:00Z" w:initials="BS">
    <w:p w14:paraId="1A33F439" w14:textId="77777777" w:rsidR="00823E69" w:rsidRDefault="00823E69">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823E69" w:rsidRDefault="00823E69">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823E69" w:rsidRDefault="00823E69">
      <w:pPr>
        <w:pStyle w:val="CommentText"/>
      </w:pPr>
      <w:r>
        <w:rPr>
          <w:rStyle w:val="CommentReference"/>
        </w:rPr>
        <w:annotationRef/>
      </w:r>
      <w:r>
        <w:t>truth or righteousness? Or justice?</w:t>
      </w:r>
    </w:p>
  </w:comment>
  <w:comment w:id="360" w:author="Windows User" w:date="2015-10-30T08:56:00Z" w:initials="BS">
    <w:p w14:paraId="69B93886" w14:textId="77777777" w:rsidR="00823E69" w:rsidRDefault="00823E69">
      <w:pPr>
        <w:pStyle w:val="CommentText"/>
      </w:pPr>
      <w:r>
        <w:rPr>
          <w:rStyle w:val="CommentReference"/>
        </w:rPr>
        <w:annotationRef/>
      </w:r>
      <w:r>
        <w:t>patience or longsuffering?</w:t>
      </w:r>
    </w:p>
  </w:comment>
  <w:comment w:id="361" w:author="Windows User" w:date="2015-10-30T08:56:00Z" w:initials="BS">
    <w:p w14:paraId="01BA5B47" w14:textId="77777777" w:rsidR="00823E69" w:rsidRDefault="00823E69">
      <w:pPr>
        <w:pStyle w:val="CommentText"/>
      </w:pPr>
      <w:r>
        <w:rPr>
          <w:rStyle w:val="CommentReference"/>
        </w:rPr>
        <w:annotationRef/>
      </w:r>
      <w:r>
        <w:t>just "at the first watch"?</w:t>
      </w:r>
    </w:p>
  </w:comment>
  <w:comment w:id="362" w:author="Windows User" w:date="2015-10-30T08:56:00Z" w:initials="BS">
    <w:p w14:paraId="654C6A2A" w14:textId="77777777" w:rsidR="00823E69" w:rsidRDefault="00823E69">
      <w:pPr>
        <w:pStyle w:val="CommentText"/>
      </w:pPr>
      <w:r>
        <w:rPr>
          <w:rStyle w:val="CommentReference"/>
        </w:rPr>
        <w:annotationRef/>
      </w:r>
      <w:r>
        <w:t>sweet, or easy?</w:t>
      </w:r>
    </w:p>
  </w:comment>
  <w:comment w:id="363" w:author="Windows User" w:date="2015-10-30T08:56:00Z" w:initials="BS">
    <w:p w14:paraId="3F91B004" w14:textId="77777777" w:rsidR="00823E69" w:rsidRDefault="00823E69">
      <w:pPr>
        <w:pStyle w:val="CommentText"/>
      </w:pPr>
      <w:r>
        <w:rPr>
          <w:rStyle w:val="CommentReference"/>
        </w:rPr>
        <w:annotationRef/>
      </w:r>
      <w:r>
        <w:t>less accurate than beloved, but sounds a lot better..</w:t>
      </w:r>
    </w:p>
  </w:comment>
  <w:comment w:id="364" w:author="Windows User" w:date="2015-10-30T08:56:00Z" w:initials="BS">
    <w:p w14:paraId="531A635E" w14:textId="77777777" w:rsidR="00823E69" w:rsidRDefault="00823E69">
      <w:pPr>
        <w:pStyle w:val="CommentText"/>
      </w:pPr>
      <w:r>
        <w:rPr>
          <w:rStyle w:val="CommentReference"/>
        </w:rPr>
        <w:annotationRef/>
      </w:r>
      <w:r>
        <w:t>sound better if omit of?</w:t>
      </w:r>
    </w:p>
  </w:comment>
  <w:comment w:id="365" w:author="Windows User" w:date="2015-10-30T08:56:00Z" w:initials="BS">
    <w:p w14:paraId="3662E5CA" w14:textId="77777777" w:rsidR="00823E69" w:rsidRDefault="00823E69">
      <w:pPr>
        <w:pStyle w:val="CommentText"/>
      </w:pPr>
      <w:r>
        <w:rPr>
          <w:rStyle w:val="CommentReference"/>
        </w:rPr>
        <w:annotationRef/>
      </w:r>
      <w:r>
        <w:t>truth, or righteousness?</w:t>
      </w:r>
    </w:p>
  </w:comment>
  <w:comment w:id="366" w:author="Windows User" w:date="2015-10-30T08:56:00Z" w:initials="BS">
    <w:p w14:paraId="0B164BA8" w14:textId="77777777" w:rsidR="00823E69" w:rsidRDefault="00823E69">
      <w:pPr>
        <w:pStyle w:val="CommentText"/>
      </w:pPr>
      <w:r>
        <w:rPr>
          <w:rStyle w:val="CommentReference"/>
        </w:rPr>
        <w:annotationRef/>
      </w:r>
      <w:r>
        <w:t>true, or perfecvt?</w:t>
      </w:r>
    </w:p>
  </w:comment>
  <w:comment w:id="367" w:author="Windows User" w:date="2015-10-30T08:56:00Z" w:initials="BS">
    <w:p w14:paraId="71611444" w14:textId="77777777" w:rsidR="00823E69" w:rsidRDefault="00823E69">
      <w:pPr>
        <w:pStyle w:val="CommentText"/>
      </w:pPr>
      <w:r>
        <w:rPr>
          <w:rStyle w:val="CommentReference"/>
        </w:rPr>
        <w:annotationRef/>
      </w:r>
      <w:r>
        <w:t>and?</w:t>
      </w:r>
    </w:p>
  </w:comment>
  <w:comment w:id="368" w:author="Windows User" w:date="2015-10-30T08:56:00Z" w:initials="BS">
    <w:p w14:paraId="3453634C" w14:textId="77777777" w:rsidR="00823E69" w:rsidRDefault="00823E69">
      <w:pPr>
        <w:pStyle w:val="CommentText"/>
      </w:pPr>
      <w:r>
        <w:rPr>
          <w:rStyle w:val="CommentReference"/>
        </w:rPr>
        <w:annotationRef/>
      </w:r>
      <w:r>
        <w:t>gather is in first line in Coptic, but tune flows better here..</w:t>
      </w:r>
    </w:p>
  </w:comment>
  <w:comment w:id="369" w:author="Windows User" w:date="2015-10-30T08:56:00Z" w:initials="BS">
    <w:p w14:paraId="7E153857" w14:textId="77777777" w:rsidR="00823E69" w:rsidRDefault="00823E69">
      <w:pPr>
        <w:pStyle w:val="CommentText"/>
      </w:pPr>
      <w:r>
        <w:rPr>
          <w:rStyle w:val="CommentReference"/>
        </w:rPr>
        <w:annotationRef/>
      </w:r>
      <w:r>
        <w:t>will?</w:t>
      </w:r>
    </w:p>
  </w:comment>
  <w:comment w:id="370" w:author="Windows User" w:date="2015-10-30T08:56:00Z" w:initials="BS">
    <w:p w14:paraId="0F1F6ABA" w14:textId="77777777" w:rsidR="00823E69" w:rsidRDefault="00823E69">
      <w:pPr>
        <w:pStyle w:val="CommentText"/>
      </w:pPr>
      <w:r>
        <w:rPr>
          <w:rStyle w:val="CommentReference"/>
        </w:rPr>
        <w:annotationRef/>
      </w:r>
      <w:r>
        <w:t>save? keep? deliver?</w:t>
      </w:r>
    </w:p>
  </w:comment>
  <w:comment w:id="371" w:author="Windows User" w:date="2015-10-30T08:56:00Z" w:initials="BS">
    <w:p w14:paraId="434E24A2" w14:textId="77777777" w:rsidR="00823E69" w:rsidRDefault="00823E69">
      <w:pPr>
        <w:pStyle w:val="CommentText"/>
      </w:pPr>
      <w:r>
        <w:rPr>
          <w:rStyle w:val="CommentReference"/>
        </w:rPr>
        <w:annotationRef/>
      </w:r>
      <w:r>
        <w:t>need a convention for making "ak ee". {}? bold?</w:t>
      </w:r>
    </w:p>
  </w:comment>
  <w:comment w:id="372" w:author="Windows User" w:date="2015-10-30T08:56:00Z" w:initials="BS">
    <w:p w14:paraId="27E02422" w14:textId="77777777" w:rsidR="00823E69" w:rsidRDefault="00823E69">
      <w:pPr>
        <w:pStyle w:val="CommentText"/>
      </w:pPr>
      <w:r>
        <w:rPr>
          <w:rStyle w:val="CommentReference"/>
        </w:rPr>
        <w:annotationRef/>
      </w:r>
      <w:r>
        <w:t>I like it better with "be" in... thoughts?</w:t>
      </w:r>
    </w:p>
  </w:comment>
  <w:comment w:id="382" w:author="Windows User" w:date="2015-11-02T12:45:00Z" w:initials="BS">
    <w:p w14:paraId="5CD6F88D" w14:textId="77777777" w:rsidR="00823E69" w:rsidRDefault="00823E69">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823E69" w:rsidRDefault="00823E69">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823E69" w:rsidRDefault="00823E69">
      <w:pPr>
        <w:pStyle w:val="CommentText"/>
      </w:pPr>
      <w:r>
        <w:rPr>
          <w:rStyle w:val="CommentReference"/>
        </w:rPr>
        <w:annotationRef/>
      </w:r>
      <w:r>
        <w:t>tense?</w:t>
      </w:r>
    </w:p>
  </w:comment>
  <w:comment w:id="385" w:author="Windows User" w:date="2015-10-30T08:56:00Z" w:initials="BS">
    <w:p w14:paraId="31589DA8" w14:textId="77777777" w:rsidR="00823E69" w:rsidRDefault="00823E69">
      <w:pPr>
        <w:pStyle w:val="CommentText"/>
      </w:pPr>
      <w:r>
        <w:rPr>
          <w:rStyle w:val="CommentReference"/>
        </w:rPr>
        <w:annotationRef/>
      </w:r>
      <w:r>
        <w:t>exalt or magnify?</w:t>
      </w:r>
    </w:p>
  </w:comment>
  <w:comment w:id="386" w:author="Windows User" w:date="2015-10-30T08:56:00Z" w:initials="BS">
    <w:p w14:paraId="2FA4F68C" w14:textId="77777777" w:rsidR="00823E69" w:rsidRDefault="00823E69">
      <w:pPr>
        <w:pStyle w:val="CommentText"/>
      </w:pPr>
      <w:r>
        <w:rPr>
          <w:rStyle w:val="CommentReference"/>
        </w:rPr>
        <w:annotationRef/>
      </w:r>
      <w:r>
        <w:t>or iwn?</w:t>
      </w:r>
    </w:p>
  </w:comment>
  <w:comment w:id="390" w:author="Windows User" w:date="2015-10-30T08:56:00Z" w:initials="BS">
    <w:p w14:paraId="66931B65" w14:textId="77777777" w:rsidR="00823E69" w:rsidRDefault="00823E69">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823E69" w:rsidRDefault="00823E69">
      <w:pPr>
        <w:pStyle w:val="CommentText"/>
      </w:pPr>
      <w:r>
        <w:rPr>
          <w:rStyle w:val="CommentReference"/>
        </w:rPr>
        <w:annotationRef/>
      </w:r>
      <w:r>
        <w:t>correct that no mention of nature?</w:t>
      </w:r>
    </w:p>
  </w:comment>
  <w:comment w:id="392" w:author="Windows User" w:date="2015-10-30T08:56:00Z" w:initials="BS">
    <w:p w14:paraId="66D7DE6B" w14:textId="77777777" w:rsidR="00823E69" w:rsidRDefault="00823E69">
      <w:pPr>
        <w:pStyle w:val="CommentText"/>
      </w:pPr>
      <w:r>
        <w:rPr>
          <w:rStyle w:val="CommentReference"/>
        </w:rPr>
        <w:annotationRef/>
      </w:r>
      <w:r>
        <w:t>holy or pure? divinity or godhead?</w:t>
      </w:r>
    </w:p>
  </w:comment>
  <w:comment w:id="393" w:author="Windows User" w:date="2015-10-30T08:56:00Z" w:initials="BS">
    <w:p w14:paraId="027CA20A" w14:textId="77777777" w:rsidR="00823E69" w:rsidRDefault="00823E69">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823E69" w:rsidRDefault="00823E69">
      <w:pPr>
        <w:pStyle w:val="CommentText"/>
      </w:pPr>
      <w:r>
        <w:rPr>
          <w:rStyle w:val="CommentReference"/>
        </w:rPr>
        <w:annotationRef/>
      </w:r>
      <w:r>
        <w:t>coessential or consubstantial?</w:t>
      </w:r>
    </w:p>
  </w:comment>
  <w:comment w:id="395" w:author="Windows User" w:date="2015-10-30T08:56:00Z" w:initials="BS">
    <w:p w14:paraId="614C10D1" w14:textId="77777777" w:rsidR="00823E69" w:rsidRDefault="00823E69">
      <w:pPr>
        <w:pStyle w:val="CommentText"/>
      </w:pPr>
      <w:r>
        <w:rPr>
          <w:rStyle w:val="CommentReference"/>
        </w:rPr>
        <w:annotationRef/>
      </w:r>
      <w:r>
        <w:t>made one or joined?</w:t>
      </w:r>
    </w:p>
  </w:comment>
  <w:comment w:id="396" w:author="Windows User" w:date="2015-10-30T08:56:00Z" w:initials="BS">
    <w:p w14:paraId="3E2E12B0" w14:textId="77777777" w:rsidR="00823E69" w:rsidRDefault="00823E69">
      <w:pPr>
        <w:pStyle w:val="CommentText"/>
      </w:pPr>
      <w:r>
        <w:rPr>
          <w:rStyle w:val="CommentReference"/>
        </w:rPr>
        <w:annotationRef/>
      </w:r>
      <w:r>
        <w:t>does this rephrasing capture it ok?</w:t>
      </w:r>
    </w:p>
  </w:comment>
  <w:comment w:id="397" w:author="Windows User" w:date="2015-10-30T08:56:00Z" w:initials="BS">
    <w:p w14:paraId="088FCA4D" w14:textId="77777777" w:rsidR="00823E69" w:rsidRDefault="00823E69">
      <w:pPr>
        <w:pStyle w:val="CommentText"/>
      </w:pPr>
      <w:r>
        <w:rPr>
          <w:rStyle w:val="CommentReference"/>
        </w:rPr>
        <w:annotationRef/>
      </w:r>
      <w:r>
        <w:t>something clearer than putplue?</w:t>
      </w:r>
    </w:p>
  </w:comment>
  <w:comment w:id="398" w:author="Windows User" w:date="2015-10-30T08:56:00Z" w:initials="BS">
    <w:p w14:paraId="0F508FB7" w14:textId="77777777" w:rsidR="00823E69" w:rsidRDefault="00823E69">
      <w:pPr>
        <w:pStyle w:val="CommentText"/>
      </w:pPr>
      <w:r>
        <w:rPr>
          <w:rStyle w:val="CommentReference"/>
        </w:rPr>
        <w:annotationRef/>
      </w:r>
      <w:r>
        <w:t>woven or fine?</w:t>
      </w:r>
    </w:p>
  </w:comment>
  <w:comment w:id="399" w:author="Windows User" w:date="2015-10-30T08:56:00Z" w:initials="BS">
    <w:p w14:paraId="20A62B9C" w14:textId="77777777" w:rsidR="00823E69" w:rsidRDefault="00823E69">
      <w:pPr>
        <w:pStyle w:val="CommentText"/>
      </w:pPr>
      <w:r>
        <w:rPr>
          <w:rStyle w:val="CommentReference"/>
        </w:rPr>
        <w:annotationRef/>
      </w:r>
      <w:r>
        <w:t>palin</w:t>
      </w:r>
    </w:p>
  </w:comment>
  <w:comment w:id="400" w:author="Windows User" w:date="2015-10-30T08:56:00Z" w:initials="BS">
    <w:p w14:paraId="21E3C821" w14:textId="77777777" w:rsidR="00823E69" w:rsidRDefault="00823E69">
      <w:pPr>
        <w:pStyle w:val="CommentText"/>
      </w:pPr>
      <w:r>
        <w:rPr>
          <w:rStyle w:val="CommentReference"/>
        </w:rPr>
        <w:annotationRef/>
      </w:r>
      <w:r>
        <w:t>exalt or magnify?</w:t>
      </w:r>
    </w:p>
  </w:comment>
  <w:comment w:id="401" w:author="Windows User" w:date="2015-10-30T08:56:00Z" w:initials="BS">
    <w:p w14:paraId="3A816644" w14:textId="77777777" w:rsidR="00823E69" w:rsidRDefault="00823E69">
      <w:pPr>
        <w:pStyle w:val="CommentText"/>
      </w:pPr>
      <w:r>
        <w:rPr>
          <w:rStyle w:val="CommentReference"/>
        </w:rPr>
        <w:annotationRef/>
      </w:r>
      <w:r>
        <w:t>or iwn?</w:t>
      </w:r>
    </w:p>
  </w:comment>
  <w:comment w:id="405" w:author="Windows User" w:date="2015-10-30T08:56:00Z" w:initials="BS">
    <w:p w14:paraId="113D1519" w14:textId="77777777" w:rsidR="00823E69" w:rsidRDefault="00823E69">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6" w:author="Windows User" w:date="2015-10-30T08:56:00Z" w:initials="BS">
    <w:p w14:paraId="6F5F241D" w14:textId="77777777" w:rsidR="00823E69" w:rsidRDefault="00823E69">
      <w:pPr>
        <w:pStyle w:val="CommentText"/>
      </w:pPr>
      <w:r>
        <w:rPr>
          <w:rStyle w:val="CommentReference"/>
        </w:rPr>
        <w:annotationRef/>
      </w:r>
      <w:r>
        <w:t>forged or beaten?</w:t>
      </w:r>
    </w:p>
  </w:comment>
  <w:comment w:id="407" w:author="Windows User" w:date="2015-10-30T08:56:00Z" w:initials="BS">
    <w:p w14:paraId="2FF96A0B" w14:textId="77777777" w:rsidR="00823E69" w:rsidRDefault="00823E69">
      <w:pPr>
        <w:pStyle w:val="CommentText"/>
      </w:pPr>
      <w:r>
        <w:rPr>
          <w:rStyle w:val="CommentReference"/>
        </w:rPr>
        <w:annotationRef/>
      </w:r>
      <w:r>
        <w:t>omit? always and move up mercy seat?</w:t>
      </w:r>
    </w:p>
  </w:comment>
  <w:comment w:id="408" w:author="Windows User" w:date="2015-10-30T08:56:00Z" w:initials="BS">
    <w:p w14:paraId="0E65E511" w14:textId="77777777" w:rsidR="00823E69" w:rsidRDefault="00823E69">
      <w:pPr>
        <w:pStyle w:val="CommentText"/>
      </w:pPr>
      <w:r>
        <w:rPr>
          <w:rStyle w:val="CommentReference"/>
        </w:rPr>
        <w:annotationRef/>
      </w:r>
      <w:r>
        <w:t>tense? past makes a lot more sense</w:t>
      </w:r>
    </w:p>
  </w:comment>
  <w:comment w:id="409" w:author="Windows User" w:date="2015-10-30T08:56:00Z" w:initials="BS">
    <w:p w14:paraId="76117212" w14:textId="77777777" w:rsidR="00823E69" w:rsidRDefault="00823E69">
      <w:pPr>
        <w:pStyle w:val="CommentText"/>
      </w:pPr>
      <w:r>
        <w:rPr>
          <w:rStyle w:val="CommentReference"/>
        </w:rPr>
        <w:annotationRef/>
      </w:r>
      <w:r>
        <w:t>why does Abouna omit sin?</w:t>
      </w:r>
    </w:p>
  </w:comment>
  <w:comment w:id="410" w:author="Windows User" w:date="2015-10-30T08:56:00Z" w:initials="BS">
    <w:p w14:paraId="165225E3" w14:textId="77777777" w:rsidR="00823E69" w:rsidRDefault="00823E69">
      <w:pPr>
        <w:pStyle w:val="CommentText"/>
      </w:pPr>
      <w:r>
        <w:rPr>
          <w:rStyle w:val="CommentReference"/>
        </w:rPr>
        <w:annotationRef/>
      </w:r>
      <w:r>
        <w:t>exalt or magnify?</w:t>
      </w:r>
    </w:p>
  </w:comment>
  <w:comment w:id="411" w:author="Windows User" w:date="2015-10-30T08:56:00Z" w:initials="BS">
    <w:p w14:paraId="688426FE" w14:textId="77777777" w:rsidR="00823E69" w:rsidRDefault="00823E69">
      <w:pPr>
        <w:pStyle w:val="CommentText"/>
      </w:pPr>
      <w:r>
        <w:rPr>
          <w:rStyle w:val="CommentReference"/>
        </w:rPr>
        <w:annotationRef/>
      </w:r>
      <w:r>
        <w:t>or iwn?</w:t>
      </w:r>
    </w:p>
  </w:comment>
  <w:comment w:id="415" w:author="Windows User" w:date="2015-10-30T08:56:00Z" w:initials="BS">
    <w:p w14:paraId="30D8BA96" w14:textId="77777777" w:rsidR="00823E69" w:rsidRDefault="00823E69">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823E69" w:rsidRDefault="00823E69">
      <w:pPr>
        <w:pStyle w:val="CommentText"/>
      </w:pPr>
      <w:r>
        <w:rPr>
          <w:rStyle w:val="CommentReference"/>
        </w:rPr>
        <w:annotationRef/>
      </w:r>
      <w:r>
        <w:t>for isn't accurate... but sounds better</w:t>
      </w:r>
    </w:p>
  </w:comment>
  <w:comment w:id="417" w:author="Windows User" w:date="2015-10-30T08:56:00Z" w:initials="BS">
    <w:p w14:paraId="55A12B09" w14:textId="77777777" w:rsidR="00823E69" w:rsidRDefault="00823E69">
      <w:pPr>
        <w:pStyle w:val="CommentText"/>
      </w:pPr>
      <w:r>
        <w:rPr>
          <w:rStyle w:val="CommentReference"/>
        </w:rPr>
        <w:annotationRef/>
      </w:r>
      <w:r>
        <w:t>exalt or magnify?</w:t>
      </w:r>
    </w:p>
  </w:comment>
  <w:comment w:id="418" w:author="Windows User" w:date="2015-10-30T08:56:00Z" w:initials="BS">
    <w:p w14:paraId="22FCD2DC" w14:textId="77777777" w:rsidR="00823E69" w:rsidRDefault="00823E69">
      <w:pPr>
        <w:pStyle w:val="CommentText"/>
      </w:pPr>
      <w:r>
        <w:rPr>
          <w:rStyle w:val="CommentReference"/>
        </w:rPr>
        <w:annotationRef/>
      </w:r>
      <w:r>
        <w:t>or iwn?</w:t>
      </w:r>
    </w:p>
  </w:comment>
  <w:comment w:id="422" w:author="Windows User" w:date="2015-10-30T08:56:00Z" w:initials="BS">
    <w:p w14:paraId="58320C8D" w14:textId="77777777" w:rsidR="00823E69" w:rsidRDefault="00823E69">
      <w:pPr>
        <w:pStyle w:val="CommentText"/>
      </w:pPr>
      <w:r>
        <w:rPr>
          <w:rStyle w:val="CommentReference"/>
        </w:rPr>
        <w:annotationRef/>
      </w:r>
      <w:r>
        <w:t>perpetual lamp?</w:t>
      </w:r>
    </w:p>
  </w:comment>
  <w:comment w:id="423" w:author="Windows User" w:date="2015-10-30T08:56:00Z" w:initials="BS">
    <w:p w14:paraId="131853C5" w14:textId="77777777" w:rsidR="00823E69" w:rsidRDefault="00823E69">
      <w:pPr>
        <w:pStyle w:val="CommentText"/>
      </w:pPr>
      <w:r>
        <w:rPr>
          <w:rStyle w:val="CommentReference"/>
        </w:rPr>
        <w:annotationRef/>
      </w:r>
      <w:r>
        <w:t>parousia?</w:t>
      </w:r>
    </w:p>
  </w:comment>
  <w:comment w:id="424" w:author="Windows User" w:date="2015-10-30T08:56:00Z" w:initials="BS">
    <w:p w14:paraId="2752582D" w14:textId="77777777" w:rsidR="00823E69" w:rsidRDefault="00823E69">
      <w:pPr>
        <w:pStyle w:val="CommentText"/>
      </w:pPr>
      <w:r>
        <w:rPr>
          <w:rStyle w:val="CommentReference"/>
        </w:rPr>
        <w:annotationRef/>
      </w:r>
      <w:r>
        <w:t>tense?</w:t>
      </w:r>
    </w:p>
  </w:comment>
  <w:comment w:id="425" w:author="Windows User" w:date="2015-10-30T08:56:00Z" w:initials="BS">
    <w:p w14:paraId="1D0D8540" w14:textId="77777777" w:rsidR="00823E69" w:rsidRDefault="00823E69">
      <w:pPr>
        <w:pStyle w:val="CommentText"/>
      </w:pPr>
      <w:r>
        <w:rPr>
          <w:rStyle w:val="CommentReference"/>
        </w:rPr>
        <w:annotationRef/>
      </w:r>
      <w:r>
        <w:t>enlightens?</w:t>
      </w:r>
    </w:p>
  </w:comment>
  <w:comment w:id="426" w:author="Windows User" w:date="2015-10-30T08:56:00Z" w:initials="BS">
    <w:p w14:paraId="2ABDA5FE" w14:textId="77777777" w:rsidR="00823E69" w:rsidRDefault="00823E69">
      <w:pPr>
        <w:pStyle w:val="CommentText"/>
      </w:pPr>
      <w:r>
        <w:rPr>
          <w:rStyle w:val="CommentReference"/>
        </w:rPr>
        <w:annotationRef/>
      </w:r>
      <w:r>
        <w:t>exalt or magnify?</w:t>
      </w:r>
    </w:p>
  </w:comment>
  <w:comment w:id="427" w:author="Windows User" w:date="2015-10-30T08:56:00Z" w:initials="BS">
    <w:p w14:paraId="4895CE86" w14:textId="77777777" w:rsidR="00823E69" w:rsidRDefault="00823E69">
      <w:pPr>
        <w:pStyle w:val="CommentText"/>
      </w:pPr>
      <w:r>
        <w:rPr>
          <w:rStyle w:val="CommentReference"/>
        </w:rPr>
        <w:annotationRef/>
      </w:r>
      <w:r>
        <w:t>or iwn?</w:t>
      </w:r>
    </w:p>
  </w:comment>
  <w:comment w:id="431" w:author="Windows User" w:date="2015-10-30T08:56:00Z" w:initials="BS">
    <w:p w14:paraId="3620CEEF" w14:textId="77777777" w:rsidR="00823E69" w:rsidRDefault="00823E69">
      <w:pPr>
        <w:pStyle w:val="CommentText"/>
      </w:pPr>
      <w:r>
        <w:rPr>
          <w:rStyle w:val="CommentReference"/>
        </w:rPr>
        <w:annotationRef/>
      </w:r>
      <w:r>
        <w:t>this order better or worse?</w:t>
      </w:r>
    </w:p>
  </w:comment>
  <w:comment w:id="432" w:author="Windows User" w:date="2015-10-30T08:56:00Z" w:initials="BS">
    <w:p w14:paraId="23AF8204" w14:textId="77777777" w:rsidR="00823E69" w:rsidRDefault="00823E69">
      <w:pPr>
        <w:pStyle w:val="CommentText"/>
      </w:pPr>
      <w:r>
        <w:rPr>
          <w:rStyle w:val="CommentReference"/>
        </w:rPr>
        <w:annotationRef/>
      </w:r>
      <w:r>
        <w:t>I think upon should stay here</w:t>
      </w:r>
    </w:p>
  </w:comment>
  <w:comment w:id="433" w:author="Windows User" w:date="2015-10-30T08:56:00Z" w:initials="BS">
    <w:p w14:paraId="1F1B891B" w14:textId="77777777" w:rsidR="00823E69" w:rsidRDefault="00823E69">
      <w:pPr>
        <w:pStyle w:val="CommentText"/>
      </w:pPr>
      <w:r>
        <w:rPr>
          <w:rStyle w:val="CommentReference"/>
        </w:rPr>
        <w:annotationRef/>
      </w:r>
      <w:r>
        <w:t>exalt or magnify?</w:t>
      </w:r>
    </w:p>
  </w:comment>
  <w:comment w:id="434" w:author="Windows User" w:date="2015-10-30T08:56:00Z" w:initials="BS">
    <w:p w14:paraId="7E678661" w14:textId="77777777" w:rsidR="00823E69" w:rsidRDefault="00823E69">
      <w:pPr>
        <w:pStyle w:val="CommentText"/>
      </w:pPr>
      <w:r>
        <w:rPr>
          <w:rStyle w:val="CommentReference"/>
        </w:rPr>
        <w:annotationRef/>
      </w:r>
      <w:r>
        <w:t>or iwn?</w:t>
      </w:r>
    </w:p>
  </w:comment>
  <w:comment w:id="442" w:author="Windows User" w:date="2015-10-30T08:56:00Z" w:initials="BS">
    <w:p w14:paraId="649B3291" w14:textId="77777777" w:rsidR="00823E69" w:rsidRDefault="00823E69">
      <w:pPr>
        <w:pStyle w:val="CommentText"/>
      </w:pPr>
      <w:r>
        <w:rPr>
          <w:rStyle w:val="CommentReference"/>
        </w:rPr>
        <w:annotationRef/>
      </w:r>
      <w:r>
        <w:t>The phrase is "Our God in truth". Placing a coma before "in truth" makis it sound like "in truth withotu the seed of man"</w:t>
      </w:r>
    </w:p>
  </w:comment>
  <w:comment w:id="443" w:author="Windows User" w:date="2015-10-30T08:56:00Z" w:initials="BS">
    <w:p w14:paraId="30EFE448" w14:textId="77777777" w:rsidR="00823E69" w:rsidRDefault="00823E69">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823E69" w:rsidRDefault="00823E69">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823E69" w:rsidRDefault="00823E69">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823E69" w:rsidRDefault="00823E69">
      <w:pPr>
        <w:pStyle w:val="CommentText"/>
      </w:pPr>
      <w:r>
        <w:rPr>
          <w:rStyle w:val="CommentReference"/>
        </w:rPr>
        <w:annotationRef/>
      </w:r>
      <w:r>
        <w:t>exalt or magnify?</w:t>
      </w:r>
    </w:p>
  </w:comment>
  <w:comment w:id="447" w:author="Windows User" w:date="2015-10-30T08:56:00Z" w:initials="BS">
    <w:p w14:paraId="08E0D650" w14:textId="77777777" w:rsidR="00823E69" w:rsidRDefault="00823E69">
      <w:pPr>
        <w:pStyle w:val="CommentText"/>
      </w:pPr>
      <w:r>
        <w:rPr>
          <w:rStyle w:val="CommentReference"/>
        </w:rPr>
        <w:annotationRef/>
      </w:r>
      <w:r>
        <w:t>or iwn?</w:t>
      </w:r>
    </w:p>
  </w:comment>
  <w:comment w:id="451" w:author="Windows User" w:date="2015-10-30T08:56:00Z" w:initials="BS">
    <w:p w14:paraId="348A67F2" w14:textId="77777777" w:rsidR="00823E69" w:rsidRDefault="00823E69">
      <w:pPr>
        <w:pStyle w:val="CommentText"/>
      </w:pPr>
      <w:r>
        <w:rPr>
          <w:rStyle w:val="CommentReference"/>
        </w:rPr>
        <w:annotationRef/>
      </w:r>
      <w:r>
        <w:t>does this work?</w:t>
      </w:r>
    </w:p>
  </w:comment>
  <w:comment w:id="452" w:author="Windows User" w:date="2015-10-30T08:56:00Z" w:initials="BS">
    <w:p w14:paraId="3CC28130" w14:textId="77777777" w:rsidR="00823E69" w:rsidRDefault="00823E69">
      <w:pPr>
        <w:pStyle w:val="CommentText"/>
      </w:pPr>
      <w:r>
        <w:rPr>
          <w:rStyle w:val="CommentReference"/>
        </w:rPr>
        <w:annotationRef/>
      </w:r>
      <w:r>
        <w:t>is this right?</w:t>
      </w:r>
    </w:p>
  </w:comment>
  <w:comment w:id="453" w:author="Windows User" w:date="2015-10-30T08:56:00Z" w:initials="BS">
    <w:p w14:paraId="0CE2D2DA" w14:textId="77777777" w:rsidR="00823E69" w:rsidRDefault="00823E69">
      <w:pPr>
        <w:pStyle w:val="CommentText"/>
      </w:pPr>
      <w:r>
        <w:rPr>
          <w:rStyle w:val="CommentReference"/>
        </w:rPr>
        <w:annotationRef/>
      </w:r>
      <w:r>
        <w:t>?</w:t>
      </w:r>
    </w:p>
  </w:comment>
  <w:comment w:id="454" w:author="Windows User" w:date="2015-10-30T08:56:00Z" w:initials="BS">
    <w:p w14:paraId="74BFA273" w14:textId="77777777" w:rsidR="00823E69" w:rsidRDefault="00823E69">
      <w:pPr>
        <w:pStyle w:val="CommentText"/>
      </w:pPr>
      <w:r>
        <w:rPr>
          <w:rStyle w:val="CommentReference"/>
        </w:rPr>
        <w:annotationRef/>
      </w:r>
      <w:r>
        <w:t>about or to?</w:t>
      </w:r>
    </w:p>
  </w:comment>
  <w:comment w:id="455" w:author="Windows User" w:date="2015-10-30T08:56:00Z" w:initials="BS">
    <w:p w14:paraId="76C80AE3" w14:textId="77777777" w:rsidR="00823E69" w:rsidRDefault="00823E69">
      <w:pPr>
        <w:pStyle w:val="CommentText"/>
      </w:pPr>
      <w:r>
        <w:rPr>
          <w:rStyle w:val="CommentReference"/>
        </w:rPr>
        <w:annotationRef/>
      </w:r>
      <w:r>
        <w:t>proclaim or cry?</w:t>
      </w:r>
    </w:p>
  </w:comment>
  <w:comment w:id="456" w:author="Windows User" w:date="2015-10-30T08:56:00Z" w:initials="BS">
    <w:p w14:paraId="7356A311" w14:textId="77777777" w:rsidR="00823E69" w:rsidRDefault="00823E69">
      <w:pPr>
        <w:pStyle w:val="CommentText"/>
      </w:pPr>
      <w:r>
        <w:rPr>
          <w:rStyle w:val="CommentReference"/>
        </w:rPr>
        <w:annotationRef/>
      </w:r>
      <w:r>
        <w:t>??</w:t>
      </w:r>
    </w:p>
  </w:comment>
  <w:comment w:id="457" w:author="Windows User" w:date="2015-10-30T08:56:00Z" w:initials="BS">
    <w:p w14:paraId="5DBAC613" w14:textId="77777777" w:rsidR="00823E69" w:rsidRDefault="00823E69">
      <w:pPr>
        <w:pStyle w:val="CommentText"/>
      </w:pPr>
      <w:r>
        <w:rPr>
          <w:rStyle w:val="CommentReference"/>
        </w:rPr>
        <w:annotationRef/>
      </w:r>
      <w:r>
        <w:t>just?</w:t>
      </w:r>
    </w:p>
  </w:comment>
  <w:comment w:id="458" w:author="Windows User" w:date="2015-10-30T08:56:00Z" w:initials="BS">
    <w:p w14:paraId="614DAD54" w14:textId="77777777" w:rsidR="00823E69" w:rsidRDefault="00823E69">
      <w:pPr>
        <w:pStyle w:val="CommentText"/>
      </w:pPr>
      <w:r>
        <w:rPr>
          <w:rStyle w:val="CommentReference"/>
        </w:rPr>
        <w:annotationRef/>
      </w:r>
      <w:r>
        <w:t>chaste or meek?</w:t>
      </w:r>
    </w:p>
  </w:comment>
  <w:comment w:id="459" w:author="Windows User" w:date="2015-10-30T08:56:00Z" w:initials="BS">
    <w:p w14:paraId="7BFF54F7" w14:textId="77777777" w:rsidR="00823E69" w:rsidRDefault="00823E69">
      <w:pPr>
        <w:pStyle w:val="CommentText"/>
      </w:pPr>
      <w:r>
        <w:rPr>
          <w:rStyle w:val="CommentReference"/>
        </w:rPr>
        <w:annotationRef/>
      </w:r>
      <w:r>
        <w:t>St. Isaac? Holy issac?</w:t>
      </w:r>
    </w:p>
  </w:comment>
  <w:comment w:id="460" w:author="Windows User" w:date="2015-10-30T08:56:00Z" w:initials="BS">
    <w:p w14:paraId="0D6B85B0" w14:textId="77777777" w:rsidR="00823E69" w:rsidRDefault="00823E69">
      <w:pPr>
        <w:pStyle w:val="CommentText"/>
      </w:pPr>
      <w:r>
        <w:rPr>
          <w:rStyle w:val="CommentReference"/>
        </w:rPr>
        <w:annotationRef/>
      </w:r>
      <w:r>
        <w:t>ten thousand time?</w:t>
      </w:r>
    </w:p>
  </w:comment>
  <w:comment w:id="461" w:author="Windows User" w:date="2015-10-30T08:56:00Z" w:initials="BS">
    <w:p w14:paraId="70F47173" w14:textId="77777777" w:rsidR="00823E69" w:rsidRDefault="00823E69">
      <w:pPr>
        <w:pStyle w:val="CommentText"/>
      </w:pPr>
      <w:r>
        <w:rPr>
          <w:rStyle w:val="CommentReference"/>
        </w:rPr>
        <w:annotationRef/>
      </w:r>
      <w:r>
        <w:t>probably don't want to say despot.</w:t>
      </w:r>
    </w:p>
  </w:comment>
  <w:comment w:id="462" w:author="Windows User" w:date="2015-10-30T08:56:00Z" w:initials="BS">
    <w:p w14:paraId="6CB131AD" w14:textId="77777777" w:rsidR="00823E69" w:rsidRDefault="00823E69">
      <w:pPr>
        <w:pStyle w:val="CommentText"/>
      </w:pPr>
      <w:r>
        <w:rPr>
          <w:rStyle w:val="CommentReference"/>
        </w:rPr>
        <w:annotationRef/>
      </w:r>
      <w:r>
        <w:t>honour or pride?</w:t>
      </w:r>
    </w:p>
  </w:comment>
  <w:comment w:id="463" w:author="Windows User" w:date="2015-10-30T08:56:00Z" w:initials="BS">
    <w:p w14:paraId="64CB9F13" w14:textId="77777777" w:rsidR="00823E69" w:rsidRDefault="00823E69">
      <w:pPr>
        <w:pStyle w:val="CommentText"/>
      </w:pPr>
      <w:r>
        <w:rPr>
          <w:rStyle w:val="CommentReference"/>
        </w:rPr>
        <w:annotationRef/>
      </w:r>
      <w:r>
        <w:t>spouse or friend???</w:t>
      </w:r>
    </w:p>
  </w:comment>
  <w:comment w:id="464" w:author="Windows User" w:date="2015-10-30T08:56:00Z" w:initials="BS">
    <w:p w14:paraId="72A28506" w14:textId="77777777" w:rsidR="00823E69" w:rsidRDefault="00823E69">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823E69" w:rsidRDefault="00823E69">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823E69" w:rsidRDefault="00823E69">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823E69" w:rsidRDefault="00823E69">
      <w:pPr>
        <w:pStyle w:val="CommentText"/>
      </w:pPr>
      <w:r>
        <w:rPr>
          <w:rStyle w:val="CommentReference"/>
        </w:rPr>
        <w:annotationRef/>
      </w:r>
      <w:r>
        <w:t>pray or interceed? With or before?</w:t>
      </w:r>
    </w:p>
  </w:comment>
  <w:comment w:id="474" w:author="Windows User" w:date="2015-10-30T08:56:00Z" w:initials="WU">
    <w:p w14:paraId="1FCE53E0" w14:textId="77777777" w:rsidR="00823E69" w:rsidRDefault="00823E69">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823E69" w:rsidRDefault="00823E69">
      <w:pPr>
        <w:pStyle w:val="CommentText"/>
      </w:pPr>
      <w:r>
        <w:rPr>
          <w:rStyle w:val="CommentReference"/>
        </w:rPr>
        <w:annotationRef/>
      </w:r>
      <w:r>
        <w:t>Are more honoured?</w:t>
      </w:r>
    </w:p>
  </w:comment>
  <w:comment w:id="476" w:author="Windows User" w:date="2015-10-30T08:56:00Z" w:initials="WU">
    <w:p w14:paraId="12DBB60D" w14:textId="77777777" w:rsidR="00823E69" w:rsidRDefault="00823E69">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823E69" w:rsidRDefault="00823E69">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823E69" w:rsidRDefault="00823E69">
      <w:pPr>
        <w:pStyle w:val="CommentText"/>
      </w:pPr>
      <w:r>
        <w:rPr>
          <w:rStyle w:val="CommentReference"/>
        </w:rPr>
        <w:annotationRef/>
      </w:r>
      <w:r>
        <w:t>Reuse of truth is very awkward</w:t>
      </w:r>
    </w:p>
  </w:comment>
  <w:comment w:id="488" w:author="Windows User" w:date="2015-10-30T08:56:00Z" w:initials="WU">
    <w:p w14:paraId="724AED47" w14:textId="77777777" w:rsidR="00823E69" w:rsidRDefault="00823E69">
      <w:pPr>
        <w:pStyle w:val="CommentText"/>
      </w:pPr>
      <w:r>
        <w:rPr>
          <w:rStyle w:val="CommentReference"/>
        </w:rPr>
        <w:annotationRef/>
      </w:r>
      <w:r>
        <w:t>The Virgin Mary?</w:t>
      </w:r>
    </w:p>
  </w:comment>
  <w:comment w:id="489" w:author="Windows User" w:date="2015-10-30T08:56:00Z" w:initials="WU">
    <w:p w14:paraId="3F7DA89D" w14:textId="77777777" w:rsidR="00823E69" w:rsidRDefault="00823E69">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823E69" w:rsidRDefault="00823E69">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823E69" w:rsidRDefault="00823E69">
      <w:pPr>
        <w:pStyle w:val="CommentText"/>
      </w:pPr>
      <w:r>
        <w:rPr>
          <w:rStyle w:val="CommentReference"/>
        </w:rPr>
        <w:annotationRef/>
      </w:r>
      <w:r>
        <w:t>Not lampstand?</w:t>
      </w:r>
    </w:p>
  </w:comment>
  <w:comment w:id="495" w:author="Windows User" w:date="2015-10-30T08:56:00Z" w:initials="WU">
    <w:p w14:paraId="76A75751" w14:textId="77777777" w:rsidR="00823E69" w:rsidRDefault="00823E69">
      <w:pPr>
        <w:pStyle w:val="CommentText"/>
      </w:pPr>
      <w:r>
        <w:rPr>
          <w:rStyle w:val="CommentReference"/>
        </w:rPr>
        <w:annotationRef/>
      </w:r>
      <w:r>
        <w:t>Adorend? Ornamented?</w:t>
      </w:r>
    </w:p>
  </w:comment>
  <w:comment w:id="496" w:author="Windows User" w:date="2015-10-30T08:56:00Z" w:initials="WU">
    <w:p w14:paraId="0CCDAFB9" w14:textId="77777777" w:rsidR="00823E69" w:rsidRDefault="00823E69">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823E69" w:rsidRDefault="00823E6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823E69" w:rsidRDefault="00823E69">
      <w:pPr>
        <w:pStyle w:val="CommentText"/>
      </w:pPr>
      <w:r>
        <w:rPr>
          <w:rStyle w:val="CommentReference"/>
        </w:rPr>
        <w:annotationRef/>
      </w:r>
      <w:r>
        <w:t>Tense(s) of this vs?</w:t>
      </w:r>
    </w:p>
  </w:comment>
  <w:comment w:id="502" w:author="Windows User" w:date="2015-10-30T08:56:00Z" w:initials="WU">
    <w:p w14:paraId="6D806464" w14:textId="77777777" w:rsidR="00823E69" w:rsidRDefault="00823E69">
      <w:pPr>
        <w:pStyle w:val="CommentText"/>
      </w:pPr>
      <w:r>
        <w:rPr>
          <w:rStyle w:val="CommentReference"/>
        </w:rPr>
        <w:annotationRef/>
      </w:r>
      <w:r>
        <w:t>If no coma, then that. If coma, then which.</w:t>
      </w:r>
    </w:p>
  </w:comment>
  <w:comment w:id="503" w:author="Windows User" w:date="2015-11-21T13:10:00Z" w:initials="WU">
    <w:p w14:paraId="21B267A2" w14:textId="21A4BB9B" w:rsidR="00823E69" w:rsidRPr="00FA5B8C" w:rsidRDefault="00823E69">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823E69" w:rsidRDefault="00823E69">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823E69" w:rsidRDefault="00823E69">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823E69" w:rsidRDefault="00823E69">
      <w:pPr>
        <w:pStyle w:val="CommentText"/>
      </w:pPr>
      <w:r>
        <w:rPr>
          <w:rStyle w:val="CommentReference"/>
        </w:rPr>
        <w:annotationRef/>
      </w:r>
      <w:r>
        <w:t>Care or concern?</w:t>
      </w:r>
    </w:p>
  </w:comment>
  <w:comment w:id="516" w:author="Windows User" w:date="2015-10-30T08:56:00Z" w:initials="WU">
    <w:p w14:paraId="168AADF5" w14:textId="77777777" w:rsidR="00823E69" w:rsidRDefault="00823E69">
      <w:pPr>
        <w:pStyle w:val="CommentText"/>
      </w:pPr>
      <w:r>
        <w:rPr>
          <w:rStyle w:val="CommentReference"/>
        </w:rPr>
        <w:annotationRef/>
      </w:r>
      <w:r>
        <w:t>Uhm…. ? Coptic clearly says Sabbaton…. But wasn’t it the first day?</w:t>
      </w:r>
    </w:p>
  </w:comment>
  <w:comment w:id="524" w:author="Windows User" w:date="2015-10-30T08:56:00Z" w:initials="WU">
    <w:p w14:paraId="61404F3E" w14:textId="77777777" w:rsidR="00823E69" w:rsidRDefault="00823E69">
      <w:pPr>
        <w:pStyle w:val="CommentText"/>
      </w:pPr>
      <w:r>
        <w:rPr>
          <w:rStyle w:val="CommentReference"/>
        </w:rPr>
        <w:annotationRef/>
      </w:r>
      <w:r>
        <w:t>Exceedingly? Too? So?</w:t>
      </w:r>
    </w:p>
  </w:comment>
  <w:comment w:id="525" w:author="Windows User" w:date="2015-10-30T08:56:00Z" w:initials="WU">
    <w:p w14:paraId="7B2CE30C" w14:textId="77777777" w:rsidR="00823E69" w:rsidRDefault="00823E69">
      <w:pPr>
        <w:pStyle w:val="CommentText"/>
      </w:pPr>
      <w:r>
        <w:rPr>
          <w:rStyle w:val="CommentReference"/>
        </w:rPr>
        <w:annotationRef/>
      </w:r>
      <w:r>
        <w:t>Count or heed?</w:t>
      </w:r>
    </w:p>
  </w:comment>
  <w:comment w:id="526" w:author="Windows User" w:date="2015-10-30T08:56:00Z" w:initials="WU">
    <w:p w14:paraId="040F4849" w14:textId="77777777" w:rsidR="00823E69" w:rsidRDefault="00823E69">
      <w:pPr>
        <w:pStyle w:val="CommentText"/>
      </w:pPr>
      <w:r>
        <w:rPr>
          <w:rStyle w:val="CommentReference"/>
        </w:rPr>
        <w:annotationRef/>
      </w:r>
      <w:r>
        <w:t>Ramez, I or me?</w:t>
      </w:r>
    </w:p>
  </w:comment>
  <w:comment w:id="527" w:author="Windows User" w:date="2015-10-30T08:56:00Z" w:initials="WU">
    <w:p w14:paraId="5954D4FC" w14:textId="77777777" w:rsidR="00823E69" w:rsidRDefault="00823E69">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823E69" w:rsidRDefault="00823E69">
      <w:pPr>
        <w:pStyle w:val="CommentText"/>
      </w:pPr>
      <w:r>
        <w:rPr>
          <w:rStyle w:val="CommentReference"/>
        </w:rPr>
        <w:annotationRef/>
      </w:r>
      <w:r>
        <w:t>That a sinner die would make this consistent.</w:t>
      </w:r>
    </w:p>
  </w:comment>
  <w:comment w:id="529" w:author="Windows User" w:date="2015-10-30T08:56:00Z" w:initials="WU">
    <w:p w14:paraId="73469DF7" w14:textId="77777777" w:rsidR="00823E69" w:rsidRDefault="00823E69">
      <w:pPr>
        <w:pStyle w:val="CommentText"/>
      </w:pPr>
      <w:r>
        <w:rPr>
          <w:rStyle w:val="CommentReference"/>
        </w:rPr>
        <w:annotationRef/>
      </w:r>
      <w:r>
        <w:t>Kind-hearted or merciful?</w:t>
      </w:r>
    </w:p>
  </w:comment>
  <w:comment w:id="530" w:author="Windows User" w:date="2015-10-30T08:56:00Z" w:initials="WU">
    <w:p w14:paraId="772707E9" w14:textId="77777777" w:rsidR="00823E69" w:rsidRDefault="00823E69">
      <w:pPr>
        <w:pStyle w:val="CommentText"/>
      </w:pPr>
      <w:r>
        <w:rPr>
          <w:rStyle w:val="CommentReference"/>
        </w:rPr>
        <w:annotationRef/>
      </w:r>
      <w:r>
        <w:t>Compassions or tender mercies?</w:t>
      </w:r>
    </w:p>
  </w:comment>
  <w:comment w:id="531" w:author="Windows User" w:date="2015-10-30T08:56:00Z" w:initials="WU">
    <w:p w14:paraId="2F67672A" w14:textId="77777777" w:rsidR="00823E69" w:rsidRDefault="00823E69">
      <w:pPr>
        <w:pStyle w:val="CommentText"/>
      </w:pPr>
      <w:r>
        <w:rPr>
          <w:rStyle w:val="CommentReference"/>
        </w:rPr>
        <w:annotationRef/>
      </w:r>
      <w:r>
        <w:t>May He or that He may</w:t>
      </w:r>
    </w:p>
  </w:comment>
  <w:comment w:id="561" w:author="Windows User" w:date="2015-10-30T08:56:00Z" w:initials="BS">
    <w:p w14:paraId="2CED70EE" w14:textId="77777777" w:rsidR="00823E69" w:rsidRDefault="00823E69">
      <w:pPr>
        <w:pStyle w:val="CommentText"/>
      </w:pPr>
      <w:r>
        <w:rPr>
          <w:rStyle w:val="CommentReference"/>
        </w:rPr>
        <w:annotationRef/>
      </w:r>
      <w:r>
        <w:t>very greatly is redundant...</w:t>
      </w:r>
    </w:p>
  </w:comment>
  <w:comment w:id="562" w:author="Windows User" w:date="2015-10-30T08:56:00Z" w:initials="BS">
    <w:p w14:paraId="2C12168E" w14:textId="77777777" w:rsidR="00823E69" w:rsidRDefault="00823E69">
      <w:pPr>
        <w:pStyle w:val="CommentText"/>
      </w:pPr>
      <w:r>
        <w:rPr>
          <w:rStyle w:val="CommentReference"/>
        </w:rPr>
        <w:annotationRef/>
      </w:r>
      <w:r>
        <w:t>above? in?</w:t>
      </w:r>
    </w:p>
  </w:comment>
  <w:comment w:id="563" w:author="Windows User" w:date="2015-10-30T08:56:00Z" w:initials="BS">
    <w:p w14:paraId="4CF812FD" w14:textId="77777777" w:rsidR="00823E69" w:rsidRDefault="00823E69">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823E69" w:rsidRDefault="00823E69">
      <w:pPr>
        <w:pStyle w:val="CommentText"/>
      </w:pPr>
      <w:r>
        <w:rPr>
          <w:rStyle w:val="CommentReference"/>
        </w:rPr>
        <w:annotationRef/>
      </w:r>
      <w:r>
        <w:t>mediated or put into practice?</w:t>
      </w:r>
    </w:p>
  </w:comment>
  <w:comment w:id="565" w:author="Windows User" w:date="2015-10-30T08:56:00Z" w:initials="BS">
    <w:p w14:paraId="0583089C" w14:textId="77777777" w:rsidR="00823E69" w:rsidRDefault="00823E69">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823E69" w:rsidRDefault="00823E69">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823E69" w:rsidRDefault="00823E69">
      <w:pPr>
        <w:pStyle w:val="CommentText"/>
      </w:pPr>
      <w:r>
        <w:rPr>
          <w:rStyle w:val="CommentReference"/>
        </w:rPr>
        <w:annotationRef/>
      </w:r>
      <w:r>
        <w:t>thoughts or senses?</w:t>
      </w:r>
    </w:p>
  </w:comment>
  <w:comment w:id="568" w:author="Windows User" w:date="2015-10-30T08:56:00Z" w:initials="BS">
    <w:p w14:paraId="6CEBB671" w14:textId="77777777" w:rsidR="00823E69" w:rsidRDefault="00823E69">
      <w:pPr>
        <w:pStyle w:val="CommentText"/>
      </w:pPr>
      <w:r>
        <w:rPr>
          <w:rStyle w:val="CommentReference"/>
        </w:rPr>
        <w:annotationRef/>
      </w:r>
      <w:r>
        <w:t>lay? set? cast?</w:t>
      </w:r>
    </w:p>
  </w:comment>
  <w:comment w:id="569" w:author="Windows User" w:date="2015-10-30T08:56:00Z" w:initials="BS">
    <w:p w14:paraId="29C31040" w14:textId="77777777" w:rsidR="00823E69" w:rsidRDefault="00823E69">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823E69" w:rsidRDefault="00823E69">
      <w:pPr>
        <w:pStyle w:val="CommentText"/>
      </w:pPr>
      <w:r>
        <w:rPr>
          <w:rStyle w:val="CommentReference"/>
        </w:rPr>
        <w:annotationRef/>
      </w:r>
      <w:r>
        <w:t>types?</w:t>
      </w:r>
    </w:p>
  </w:comment>
  <w:comment w:id="578" w:author="Windows User" w:date="2015-10-30T08:56:00Z" w:initials="BS">
    <w:p w14:paraId="04455D69" w14:textId="77777777" w:rsidR="00823E69" w:rsidRDefault="00823E69">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823E69" w:rsidRDefault="00823E69">
      <w:pPr>
        <w:pStyle w:val="CommentText"/>
      </w:pPr>
      <w:r>
        <w:rPr>
          <w:rStyle w:val="CommentReference"/>
        </w:rPr>
        <w:annotationRef/>
      </w:r>
      <w:r>
        <w:t>risen, or shone?</w:t>
      </w:r>
    </w:p>
  </w:comment>
  <w:comment w:id="586" w:author="Windows User" w:date="2015-10-30T08:56:00Z" w:initials="BS">
    <w:p w14:paraId="1FF53EBB" w14:textId="77777777" w:rsidR="00823E69" w:rsidRDefault="00823E69">
      <w:pPr>
        <w:pStyle w:val="CommentText"/>
      </w:pPr>
      <w:r>
        <w:rPr>
          <w:rStyle w:val="CommentReference"/>
        </w:rPr>
        <w:annotationRef/>
      </w:r>
      <w:r>
        <w:t>cap?</w:t>
      </w:r>
    </w:p>
  </w:comment>
  <w:comment w:id="587" w:author="Windows User" w:date="2015-10-30T08:56:00Z" w:initials="BS">
    <w:p w14:paraId="1E7441CF" w14:textId="77777777" w:rsidR="00823E69" w:rsidRDefault="00823E69">
      <w:pPr>
        <w:pStyle w:val="CommentText"/>
      </w:pPr>
      <w:r>
        <w:rPr>
          <w:rStyle w:val="CommentReference"/>
        </w:rPr>
        <w:annotationRef/>
      </w:r>
      <w:r>
        <w:t>save? redeem?</w:t>
      </w:r>
    </w:p>
  </w:comment>
  <w:comment w:id="591" w:author="Windows User" w:date="2015-11-02T09:17:00Z" w:initials="BS">
    <w:p w14:paraId="6D0D6CAD" w14:textId="77777777" w:rsidR="00823E69" w:rsidRDefault="00823E69"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823E69" w:rsidRDefault="00823E69">
      <w:pPr>
        <w:pStyle w:val="CommentText"/>
      </w:pPr>
      <w:r>
        <w:rPr>
          <w:rStyle w:val="CommentReference"/>
        </w:rPr>
        <w:annotationRef/>
      </w:r>
      <w:r>
        <w:t>or should " be down here</w:t>
      </w:r>
    </w:p>
  </w:comment>
  <w:comment w:id="596" w:author="Windows User" w:date="2015-10-30T08:56:00Z" w:initials="BS">
    <w:p w14:paraId="59118737" w14:textId="77777777" w:rsidR="00823E69" w:rsidRDefault="00823E69">
      <w:pPr>
        <w:pStyle w:val="CommentText"/>
      </w:pPr>
      <w:r>
        <w:rPr>
          <w:rStyle w:val="CommentReference"/>
        </w:rPr>
        <w:annotationRef/>
      </w:r>
      <w:r>
        <w:t>was overcame or did overcome? very different...</w:t>
      </w:r>
    </w:p>
  </w:comment>
  <w:comment w:id="600" w:author="Windows User" w:date="2015-10-30T08:56:00Z" w:initials="BS">
    <w:p w14:paraId="107D1E1A" w14:textId="77777777" w:rsidR="00823E69" w:rsidRDefault="00823E69">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823E69" w:rsidRDefault="00823E69">
      <w:pPr>
        <w:pStyle w:val="CommentText"/>
      </w:pPr>
      <w:r>
        <w:rPr>
          <w:rStyle w:val="CommentReference"/>
        </w:rPr>
        <w:annotationRef/>
      </w:r>
      <w:r>
        <w:t>L.A. is quite different fo rthis vs...</w:t>
      </w:r>
    </w:p>
  </w:comment>
  <w:comment w:id="608" w:author="Windows User" w:date="2015-10-30T08:56:00Z" w:initials="BS">
    <w:p w14:paraId="1C23DEA6" w14:textId="77777777" w:rsidR="00823E69" w:rsidRDefault="00823E69">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823E69" w:rsidRDefault="00823E69">
      <w:pPr>
        <w:pStyle w:val="CommentText"/>
      </w:pPr>
      <w:r>
        <w:rPr>
          <w:rStyle w:val="CommentReference"/>
        </w:rPr>
        <w:annotationRef/>
      </w:r>
      <w:r>
        <w:t>dividing wall?</w:t>
      </w:r>
    </w:p>
  </w:comment>
  <w:comment w:id="613" w:author="Windows User" w:date="2015-10-30T08:56:00Z" w:initials="BS">
    <w:p w14:paraId="412B39E6" w14:textId="77777777" w:rsidR="00823E69" w:rsidRDefault="00823E69">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823E69" w:rsidRDefault="00823E69">
      <w:pPr>
        <w:pStyle w:val="CommentText"/>
      </w:pPr>
      <w:r>
        <w:rPr>
          <w:rStyle w:val="CommentReference"/>
        </w:rPr>
        <w:annotationRef/>
      </w:r>
      <w:r>
        <w:t>sing hymns to be consistent with above?</w:t>
      </w:r>
    </w:p>
  </w:comment>
  <w:comment w:id="615" w:author="Windows User" w:date="2015-10-30T08:56:00Z" w:initials="BS">
    <w:p w14:paraId="1954C506" w14:textId="77777777" w:rsidR="00823E69" w:rsidRDefault="00823E69">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823E69" w:rsidRDefault="00823E69">
      <w:pPr>
        <w:pStyle w:val="CommentText"/>
      </w:pPr>
      <w:r>
        <w:rPr>
          <w:rStyle w:val="CommentReference"/>
        </w:rPr>
        <w:annotationRef/>
      </w:r>
      <w:r>
        <w:t>Is "je" enough justification to prepend 'saying'?</w:t>
      </w:r>
    </w:p>
  </w:comment>
  <w:comment w:id="617" w:author="Windows User" w:date="2015-10-30T08:56:00Z" w:initials="BS">
    <w:p w14:paraId="6C444D3B" w14:textId="77777777" w:rsidR="00823E69" w:rsidRDefault="00823E69">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823E69" w:rsidRDefault="00823E69">
      <w:pPr>
        <w:pStyle w:val="CommentText"/>
      </w:pPr>
      <w:r>
        <w:rPr>
          <w:rStyle w:val="CommentReference"/>
        </w:rPr>
        <w:annotationRef/>
      </w:r>
      <w:r>
        <w:t>or "sining"?</w:t>
      </w:r>
    </w:p>
  </w:comment>
  <w:comment w:id="623" w:author="Windows User" w:date="2015-10-30T08:56:00Z" w:initials="BS">
    <w:p w14:paraId="0D1101A9" w14:textId="77777777" w:rsidR="00823E69" w:rsidRDefault="00823E69">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823E69" w:rsidRDefault="00823E69">
      <w:pPr>
        <w:pStyle w:val="CommentText"/>
      </w:pPr>
      <w:r>
        <w:rPr>
          <w:rStyle w:val="CommentReference"/>
        </w:rPr>
        <w:annotationRef/>
      </w:r>
      <w:r>
        <w:t>any sense of authority in coptic?</w:t>
      </w:r>
    </w:p>
  </w:comment>
  <w:comment w:id="625" w:author="Windows User" w:date="2015-11-02T12:45:00Z" w:initials="BS">
    <w:p w14:paraId="2D944131" w14:textId="77777777" w:rsidR="00823E69" w:rsidRDefault="00823E69">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823E69" w:rsidRDefault="00823E69">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823E69" w:rsidRDefault="00823E69">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823E69" w:rsidRDefault="00823E69">
      <w:pPr>
        <w:pStyle w:val="CommentText"/>
      </w:pPr>
      <w:r>
        <w:rPr>
          <w:rStyle w:val="CommentReference"/>
        </w:rPr>
        <w:annotationRef/>
      </w:r>
      <w:r>
        <w:t>cold frost? frosty cold? too many ands.</w:t>
      </w:r>
    </w:p>
  </w:comment>
  <w:comment w:id="637" w:author="Windows User" w:date="2015-10-30T08:56:00Z" w:initials="BS">
    <w:p w14:paraId="44C68E13" w14:textId="77777777" w:rsidR="00823E69" w:rsidRDefault="00823E69">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823E69" w:rsidRDefault="00823E69">
      <w:pPr>
        <w:pStyle w:val="CommentText"/>
      </w:pPr>
      <w:r>
        <w:rPr>
          <w:rStyle w:val="CommentReference"/>
        </w:rPr>
        <w:annotationRef/>
      </w:r>
      <w:r>
        <w:t>Received or bought?</w:t>
      </w:r>
    </w:p>
  </w:comment>
  <w:comment w:id="655" w:author="Brett Slote" w:date="2015-10-30T08:56:00Z" w:initials="BS">
    <w:p w14:paraId="4DF8C7B4" w14:textId="77777777" w:rsidR="00823E69" w:rsidRDefault="00823E69">
      <w:pPr>
        <w:pStyle w:val="CommentText"/>
      </w:pPr>
      <w:r>
        <w:rPr>
          <w:rStyle w:val="CommentReference"/>
        </w:rPr>
        <w:annotationRef/>
      </w:r>
      <w:r>
        <w:t>Not hail to you?</w:t>
      </w:r>
    </w:p>
  </w:comment>
  <w:comment w:id="658" w:author="Brett Slote" w:date="2015-10-30T08:56:00Z" w:initials="BS">
    <w:p w14:paraId="5C1218C2" w14:textId="77777777" w:rsidR="00823E69" w:rsidRDefault="00823E69">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823E69" w:rsidRDefault="00823E69">
      <w:pPr>
        <w:pStyle w:val="CommentText"/>
      </w:pPr>
      <w:r>
        <w:rPr>
          <w:rStyle w:val="CommentReference"/>
        </w:rPr>
        <w:annotationRef/>
      </w:r>
      <w:r>
        <w:t>Uncircumscript?</w:t>
      </w:r>
    </w:p>
  </w:comment>
  <w:comment w:id="664" w:author="Brett Slote" w:date="2015-10-30T08:56:00Z" w:initials="BS">
    <w:p w14:paraId="4350A62E" w14:textId="77777777" w:rsidR="00823E69" w:rsidRDefault="00823E69">
      <w:pPr>
        <w:pStyle w:val="CommentText"/>
      </w:pPr>
      <w:r>
        <w:rPr>
          <w:rStyle w:val="CommentReference"/>
        </w:rPr>
        <w:annotationRef/>
      </w:r>
      <w:r>
        <w:t>Orthodox?</w:t>
      </w:r>
    </w:p>
  </w:comment>
  <w:comment w:id="665" w:author="Brett Slote" w:date="2015-10-30T08:56:00Z" w:initials="BS">
    <w:p w14:paraId="08040BF4" w14:textId="77777777" w:rsidR="00823E69" w:rsidRDefault="00823E69">
      <w:pPr>
        <w:pStyle w:val="CommentText"/>
      </w:pPr>
      <w:r>
        <w:rPr>
          <w:rStyle w:val="CommentReference"/>
        </w:rPr>
        <w:annotationRef/>
      </w:r>
      <w:r>
        <w:t>Faith?</w:t>
      </w:r>
    </w:p>
  </w:comment>
  <w:comment w:id="668" w:author="Brett Slote" w:date="2015-10-30T08:56:00Z" w:initials="BS">
    <w:p w14:paraId="1E4B4FEE" w14:textId="77777777" w:rsidR="00823E69" w:rsidRDefault="00823E69">
      <w:pPr>
        <w:pStyle w:val="CommentText"/>
      </w:pPr>
      <w:r>
        <w:rPr>
          <w:rStyle w:val="CommentReference"/>
        </w:rPr>
        <w:annotationRef/>
      </w:r>
      <w:r>
        <w:t>Need a consistent policy</w:t>
      </w:r>
    </w:p>
  </w:comment>
  <w:comment w:id="672" w:author="Brett Slote" w:date="2015-10-30T08:56:00Z" w:initials="BS">
    <w:p w14:paraId="4A463175" w14:textId="77777777" w:rsidR="00823E69" w:rsidRDefault="00823E69">
      <w:pPr>
        <w:pStyle w:val="CommentText"/>
      </w:pPr>
      <w:r>
        <w:rPr>
          <w:rStyle w:val="CommentReference"/>
        </w:rPr>
        <w:annotationRef/>
      </w:r>
      <w:r>
        <w:t>Ramez, He or Him?</w:t>
      </w:r>
    </w:p>
  </w:comment>
  <w:comment w:id="673" w:author="Brett Slote" w:date="2015-10-30T08:56:00Z" w:initials="BS">
    <w:p w14:paraId="01E420BC" w14:textId="77777777" w:rsidR="00823E69" w:rsidRDefault="00823E69">
      <w:pPr>
        <w:pStyle w:val="CommentText"/>
      </w:pPr>
      <w:r>
        <w:rPr>
          <w:rStyle w:val="CommentReference"/>
        </w:rPr>
        <w:annotationRef/>
      </w:r>
      <w:r>
        <w:t>On? By?</w:t>
      </w:r>
    </w:p>
  </w:comment>
  <w:comment w:id="674" w:author="Windows User" w:date="2015-11-21T13:15:00Z" w:initials="WU">
    <w:p w14:paraId="4BEB75B4" w14:textId="201EED17" w:rsidR="00823E69" w:rsidRDefault="00823E69">
      <w:pPr>
        <w:pStyle w:val="CommentText"/>
      </w:pPr>
      <w:r>
        <w:rPr>
          <w:rStyle w:val="CommentReference"/>
        </w:rPr>
        <w:annotationRef/>
      </w:r>
      <w:r>
        <w:t>check</w:t>
      </w:r>
    </w:p>
  </w:comment>
  <w:comment w:id="679" w:author="Windows User" w:date="2015-10-30T08:56:00Z" w:initials="BS">
    <w:p w14:paraId="27C88DDC" w14:textId="77777777" w:rsidR="00823E69" w:rsidRDefault="00823E69">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823E69" w:rsidRDefault="00823E69">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823E69" w:rsidRDefault="00823E69">
      <w:pPr>
        <w:pStyle w:val="CommentText"/>
      </w:pPr>
      <w:r>
        <w:rPr>
          <w:rStyle w:val="CommentReference"/>
        </w:rPr>
        <w:annotationRef/>
      </w:r>
      <w:r>
        <w:t>adjective? severe?</w:t>
      </w:r>
    </w:p>
  </w:comment>
  <w:comment w:id="688" w:author="Windows User" w:date="2015-11-21T13:15:00Z" w:initials="WU">
    <w:p w14:paraId="5D7A5708" w14:textId="27F5BDCC" w:rsidR="00823E69" w:rsidRDefault="00823E69">
      <w:pPr>
        <w:pStyle w:val="CommentText"/>
      </w:pPr>
      <w:r>
        <w:rPr>
          <w:rStyle w:val="CommentReference"/>
        </w:rPr>
        <w:annotationRef/>
      </w:r>
      <w:r>
        <w:t>check</w:t>
      </w:r>
    </w:p>
  </w:comment>
  <w:comment w:id="690" w:author="Windows User" w:date="2015-10-30T08:56:00Z" w:initials="BS">
    <w:p w14:paraId="4899C8E2" w14:textId="77777777" w:rsidR="00823E69" w:rsidRDefault="00823E69">
      <w:pPr>
        <w:pStyle w:val="CommentText"/>
      </w:pPr>
      <w:r>
        <w:rPr>
          <w:rStyle w:val="CommentReference"/>
        </w:rPr>
        <w:annotationRef/>
      </w:r>
      <w:r>
        <w:t>too literal?</w:t>
      </w:r>
    </w:p>
  </w:comment>
  <w:comment w:id="693" w:author="Windows User" w:date="2015-10-30T08:56:00Z" w:initials="BS">
    <w:p w14:paraId="4EBC6F27" w14:textId="77777777" w:rsidR="00823E69" w:rsidRDefault="00823E69">
      <w:pPr>
        <w:pStyle w:val="CommentText"/>
      </w:pPr>
      <w:r>
        <w:rPr>
          <w:rStyle w:val="CommentReference"/>
        </w:rPr>
        <w:annotationRef/>
      </w:r>
      <w:r>
        <w:t>awkward</w:t>
      </w:r>
    </w:p>
  </w:comment>
  <w:comment w:id="694" w:author="Windows User" w:date="2015-10-30T08:56:00Z" w:initials="BS">
    <w:p w14:paraId="2E00F7F9" w14:textId="77777777" w:rsidR="00823E69" w:rsidRDefault="00823E69">
      <w:pPr>
        <w:pStyle w:val="CommentText"/>
      </w:pPr>
      <w:r>
        <w:rPr>
          <w:rStyle w:val="CommentReference"/>
        </w:rPr>
        <w:annotationRef/>
      </w:r>
      <w:r>
        <w:t>sits, less literal, but more clear?</w:t>
      </w:r>
    </w:p>
  </w:comment>
  <w:comment w:id="695" w:author="Windows User" w:date="2015-10-30T08:56:00Z" w:initials="BS">
    <w:p w14:paraId="7635C5E6" w14:textId="77777777" w:rsidR="00823E69" w:rsidRDefault="00823E69">
      <w:pPr>
        <w:pStyle w:val="CommentText"/>
      </w:pPr>
      <w:r>
        <w:rPr>
          <w:rStyle w:val="CommentReference"/>
        </w:rPr>
        <w:annotationRef/>
      </w:r>
      <w:r>
        <w:t>awkward</w:t>
      </w:r>
    </w:p>
  </w:comment>
  <w:comment w:id="697" w:author="Windows User" w:date="2015-10-30T08:56:00Z" w:initials="BS">
    <w:p w14:paraId="07F5FC79" w14:textId="77777777" w:rsidR="00823E69" w:rsidRDefault="00823E69">
      <w:pPr>
        <w:pStyle w:val="CommentText"/>
      </w:pPr>
      <w:r>
        <w:rPr>
          <w:rStyle w:val="CommentReference"/>
        </w:rPr>
        <w:annotationRef/>
      </w:r>
      <w:r>
        <w:t>terribly awkward</w:t>
      </w:r>
    </w:p>
  </w:comment>
  <w:comment w:id="698" w:author="Windows User" w:date="2015-11-21T13:16:00Z" w:initials="WU">
    <w:p w14:paraId="197F0F42" w14:textId="5078F6FA" w:rsidR="00823E69" w:rsidRDefault="00823E69">
      <w:pPr>
        <w:pStyle w:val="CommentText"/>
      </w:pPr>
      <w:r>
        <w:rPr>
          <w:rStyle w:val="CommentReference"/>
        </w:rPr>
        <w:annotationRef/>
      </w:r>
      <w:r>
        <w:t>check</w:t>
      </w:r>
    </w:p>
  </w:comment>
  <w:comment w:id="699" w:author="Windows User" w:date="2015-11-21T13:16:00Z" w:initials="WU">
    <w:p w14:paraId="4BA7ACF0" w14:textId="3D32F115" w:rsidR="00823E69" w:rsidRDefault="00823E69">
      <w:pPr>
        <w:pStyle w:val="CommentText"/>
      </w:pPr>
      <w:r>
        <w:rPr>
          <w:rStyle w:val="CommentReference"/>
        </w:rPr>
        <w:annotationRef/>
      </w:r>
      <w:r>
        <w:t>check</w:t>
      </w:r>
    </w:p>
  </w:comment>
  <w:comment w:id="700" w:author="Windows User" w:date="2015-11-21T13:16:00Z" w:initials="WU">
    <w:p w14:paraId="6657783C" w14:textId="2A8AC09D" w:rsidR="00823E69" w:rsidRDefault="00823E69">
      <w:pPr>
        <w:pStyle w:val="CommentText"/>
      </w:pPr>
      <w:r>
        <w:rPr>
          <w:rStyle w:val="CommentReference"/>
        </w:rPr>
        <w:annotationRef/>
      </w:r>
      <w:r>
        <w:t>check</w:t>
      </w:r>
    </w:p>
  </w:comment>
  <w:comment w:id="701" w:author="Windows User" w:date="2015-11-21T13:16:00Z" w:initials="WU">
    <w:p w14:paraId="280C2333" w14:textId="7D468F5B" w:rsidR="00823E69" w:rsidRDefault="00823E69">
      <w:pPr>
        <w:pStyle w:val="CommentText"/>
      </w:pPr>
      <w:r>
        <w:rPr>
          <w:rStyle w:val="CommentReference"/>
        </w:rPr>
        <w:annotationRef/>
      </w:r>
      <w:r>
        <w:t>check</w:t>
      </w:r>
    </w:p>
  </w:comment>
  <w:comment w:id="703" w:author="Windows User" w:date="2015-10-30T08:56:00Z" w:initials="BS">
    <w:p w14:paraId="02E36170" w14:textId="77777777" w:rsidR="00823E69" w:rsidRDefault="00823E69">
      <w:pPr>
        <w:pStyle w:val="CommentText"/>
      </w:pPr>
      <w:r>
        <w:rPr>
          <w:rStyle w:val="CommentReference"/>
        </w:rPr>
        <w:annotationRef/>
      </w:r>
      <w:r>
        <w:t>sat?</w:t>
      </w:r>
    </w:p>
  </w:comment>
  <w:comment w:id="704" w:author="Windows User" w:date="2015-11-21T13:17:00Z" w:initials="WU">
    <w:p w14:paraId="16F69644" w14:textId="555FDE59" w:rsidR="00823E69" w:rsidRDefault="00823E69">
      <w:pPr>
        <w:pStyle w:val="CommentText"/>
      </w:pPr>
      <w:r>
        <w:rPr>
          <w:rStyle w:val="CommentReference"/>
        </w:rPr>
        <w:annotationRef/>
      </w:r>
      <w:r>
        <w:t>check</w:t>
      </w:r>
    </w:p>
  </w:comment>
  <w:comment w:id="705" w:author="Windows User" w:date="2015-11-21T13:17:00Z" w:initials="WU">
    <w:p w14:paraId="59E1ECCC" w14:textId="61291C66" w:rsidR="00823E69" w:rsidRDefault="00823E69">
      <w:pPr>
        <w:pStyle w:val="CommentText"/>
      </w:pPr>
      <w:r>
        <w:rPr>
          <w:rStyle w:val="CommentReference"/>
        </w:rPr>
        <w:annotationRef/>
      </w:r>
      <w:r>
        <w:t>check</w:t>
      </w:r>
    </w:p>
  </w:comment>
  <w:comment w:id="708" w:author="Windows User" w:date="2015-10-30T08:56:00Z" w:initials="BS">
    <w:p w14:paraId="681DB0FE" w14:textId="77777777" w:rsidR="00823E69" w:rsidRDefault="00823E69">
      <w:pPr>
        <w:pStyle w:val="CommentText"/>
      </w:pPr>
      <w:r>
        <w:rPr>
          <w:rStyle w:val="CommentReference"/>
        </w:rPr>
        <w:annotationRef/>
      </w:r>
      <w:r>
        <w:t>entered and come forth, or entered through it?</w:t>
      </w:r>
    </w:p>
  </w:comment>
  <w:comment w:id="709" w:author="Windows User" w:date="2015-10-30T08:56:00Z" w:initials="BS">
    <w:p w14:paraId="561C0007" w14:textId="77777777" w:rsidR="00823E69" w:rsidRDefault="00823E69">
      <w:pPr>
        <w:pStyle w:val="CommentText"/>
      </w:pPr>
      <w:r>
        <w:rPr>
          <w:rStyle w:val="CommentReference"/>
        </w:rPr>
        <w:annotationRef/>
      </w:r>
      <w:r>
        <w:t>appearing?</w:t>
      </w:r>
    </w:p>
  </w:comment>
  <w:comment w:id="710" w:author="Windows User" w:date="2015-10-30T08:56:00Z" w:initials="BS">
    <w:p w14:paraId="0B39F1C6" w14:textId="77777777" w:rsidR="00823E69" w:rsidRDefault="00823E69">
      <w:pPr>
        <w:pStyle w:val="CommentText"/>
      </w:pPr>
      <w:r>
        <w:rPr>
          <w:rStyle w:val="CommentReference"/>
        </w:rPr>
        <w:annotationRef/>
      </w:r>
      <w:r>
        <w:t>He</w:t>
      </w:r>
    </w:p>
  </w:comment>
  <w:comment w:id="715" w:author="Windows User" w:date="2015-10-30T08:56:00Z" w:initials="BS">
    <w:p w14:paraId="48FCFB9E" w14:textId="77777777" w:rsidR="00823E69" w:rsidRDefault="00823E69">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823E69" w:rsidRDefault="00823E69">
      <w:pPr>
        <w:pStyle w:val="CommentText"/>
      </w:pPr>
      <w:r>
        <w:rPr>
          <w:rStyle w:val="CommentReference"/>
        </w:rPr>
        <w:annotationRef/>
      </w:r>
      <w:r>
        <w:t>For forty days</w:t>
      </w:r>
    </w:p>
  </w:comment>
  <w:comment w:id="717" w:author="Windows User" w:date="2015-10-30T08:56:00Z" w:initials="BS">
    <w:p w14:paraId="3A60EA56" w14:textId="77777777" w:rsidR="00823E69" w:rsidRDefault="00823E69">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823E69" w:rsidRDefault="00823E69">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823E69" w:rsidRDefault="00823E69">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823E69" w:rsidRDefault="00823E69">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823E69" w:rsidRDefault="00823E69">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823E69" w:rsidRDefault="00823E69">
      <w:pPr>
        <w:pStyle w:val="CommentText"/>
      </w:pPr>
      <w:r>
        <w:rPr>
          <w:rStyle w:val="CommentReference"/>
        </w:rPr>
        <w:annotationRef/>
      </w:r>
      <w:r>
        <w:t>repeat quotes or contiguious?</w:t>
      </w:r>
    </w:p>
  </w:comment>
  <w:comment w:id="731" w:author="Windows User" w:date="2015-10-30T08:56:00Z" w:initials="BS">
    <w:p w14:paraId="56656ACA" w14:textId="77777777" w:rsidR="00823E69" w:rsidRDefault="00823E69">
      <w:pPr>
        <w:pStyle w:val="CommentText"/>
      </w:pPr>
      <w:r>
        <w:rPr>
          <w:rStyle w:val="CommentReference"/>
        </w:rPr>
        <w:annotationRef/>
      </w:r>
      <w:r>
        <w:t>in strength?</w:t>
      </w:r>
    </w:p>
  </w:comment>
  <w:comment w:id="732" w:author="Windows User" w:date="2015-10-30T08:56:00Z" w:initials="BS">
    <w:p w14:paraId="0BBEA7F8" w14:textId="77777777" w:rsidR="00823E69" w:rsidRDefault="00823E69">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823E69" w:rsidRDefault="00823E69">
      <w:pPr>
        <w:pStyle w:val="CommentText"/>
      </w:pPr>
      <w:r>
        <w:rPr>
          <w:rStyle w:val="CommentReference"/>
        </w:rPr>
        <w:annotationRef/>
      </w:r>
      <w:r>
        <w:t>theotokos, not mav em ef Nooti</w:t>
      </w:r>
    </w:p>
  </w:comment>
  <w:comment w:id="735" w:author="Windows User" w:date="2015-10-30T08:56:00Z" w:initials="BS">
    <w:p w14:paraId="76D071C9" w14:textId="77777777" w:rsidR="00823E69" w:rsidRDefault="00823E69">
      <w:pPr>
        <w:pStyle w:val="CommentText"/>
      </w:pPr>
      <w:r>
        <w:rPr>
          <w:rStyle w:val="CommentReference"/>
        </w:rPr>
        <w:annotationRef/>
      </w:r>
      <w:r>
        <w:t>in?</w:t>
      </w:r>
    </w:p>
  </w:comment>
  <w:comment w:id="737" w:author="Windows User" w:date="2015-10-30T08:56:00Z" w:initials="BS">
    <w:p w14:paraId="35AA1BF7" w14:textId="77777777" w:rsidR="00823E69" w:rsidRDefault="00823E69">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823E69" w:rsidRDefault="00823E69">
      <w:pPr>
        <w:pStyle w:val="CommentText"/>
      </w:pPr>
      <w:r>
        <w:rPr>
          <w:rStyle w:val="CommentReference"/>
        </w:rPr>
        <w:annotationRef/>
      </w:r>
      <w:r>
        <w:t>tense?</w:t>
      </w:r>
    </w:p>
  </w:comment>
  <w:comment w:id="740" w:author="Windows User" w:date="2015-10-30T08:56:00Z" w:initials="BS">
    <w:p w14:paraId="3CF45818" w14:textId="77777777" w:rsidR="00823E69" w:rsidRDefault="00823E69">
      <w:pPr>
        <w:pStyle w:val="CommentText"/>
      </w:pPr>
      <w:r>
        <w:rPr>
          <w:rStyle w:val="CommentReference"/>
        </w:rPr>
        <w:annotationRef/>
      </w:r>
      <w:r>
        <w:t>too far for a pronoun</w:t>
      </w:r>
    </w:p>
  </w:comment>
  <w:comment w:id="741" w:author="Windows User" w:date="2015-10-30T08:56:00Z" w:initials="BS">
    <w:p w14:paraId="04E47880" w14:textId="77777777" w:rsidR="00823E69" w:rsidRDefault="00823E69">
      <w:pPr>
        <w:pStyle w:val="CommentText"/>
      </w:pPr>
      <w:r>
        <w:rPr>
          <w:rStyle w:val="CommentReference"/>
        </w:rPr>
        <w:annotationRef/>
      </w:r>
      <w:r>
        <w:t>deemed or made?</w:t>
      </w:r>
    </w:p>
  </w:comment>
  <w:comment w:id="743" w:author="Windows User" w:date="2015-10-30T08:56:00Z" w:initials="BS">
    <w:p w14:paraId="4BEF6991" w14:textId="77777777" w:rsidR="00823E69" w:rsidRDefault="00823E69">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823E69" w:rsidRDefault="00823E69">
      <w:pPr>
        <w:pStyle w:val="CommentText"/>
      </w:pPr>
      <w:r>
        <w:rPr>
          <w:rStyle w:val="CommentReference"/>
        </w:rPr>
        <w:annotationRef/>
      </w:r>
      <w:r>
        <w:t>rises or shines?</w:t>
      </w:r>
    </w:p>
  </w:comment>
  <w:comment w:id="748" w:author="Windows User" w:date="2015-10-30T08:56:00Z" w:initials="BS">
    <w:p w14:paraId="4F324E1B" w14:textId="77777777" w:rsidR="00823E69" w:rsidRDefault="00823E69">
      <w:pPr>
        <w:pStyle w:val="CommentText"/>
      </w:pPr>
      <w:r>
        <w:rPr>
          <w:rStyle w:val="CommentReference"/>
        </w:rPr>
        <w:annotationRef/>
      </w:r>
      <w:r>
        <w:t>destroyed or damaged?</w:t>
      </w:r>
    </w:p>
  </w:comment>
  <w:comment w:id="753" w:author="Windows User" w:date="2015-10-30T08:56:00Z" w:initials="BS">
    <w:p w14:paraId="79923BFC" w14:textId="77777777" w:rsidR="00823E69" w:rsidRDefault="00823E69">
      <w:pPr>
        <w:pStyle w:val="CommentText"/>
      </w:pPr>
      <w:r>
        <w:rPr>
          <w:rStyle w:val="CommentReference"/>
        </w:rPr>
        <w:annotationRef/>
      </w:r>
      <w:r>
        <w:t>servant, or slave?</w:t>
      </w:r>
    </w:p>
  </w:comment>
  <w:comment w:id="754" w:author="Windows User" w:date="2015-10-30T08:56:00Z" w:initials="BS">
    <w:p w14:paraId="7A143CF0" w14:textId="77777777" w:rsidR="00823E69" w:rsidRDefault="00823E69">
      <w:pPr>
        <w:pStyle w:val="CommentText"/>
      </w:pPr>
      <w:r>
        <w:rPr>
          <w:rStyle w:val="CommentReference"/>
        </w:rPr>
        <w:annotationRef/>
      </w:r>
      <w:r>
        <w:t>Feels way too literal</w:t>
      </w:r>
    </w:p>
  </w:comment>
  <w:comment w:id="755" w:author="Windows User" w:date="2015-11-21T13:18:00Z" w:initials="WU">
    <w:p w14:paraId="013367B3" w14:textId="1342797D" w:rsidR="00823E69" w:rsidRDefault="00823E69">
      <w:pPr>
        <w:pStyle w:val="CommentText"/>
      </w:pPr>
      <w:r>
        <w:rPr>
          <w:rStyle w:val="CommentReference"/>
        </w:rPr>
        <w:annotationRef/>
      </w:r>
      <w:r>
        <w:t>check</w:t>
      </w:r>
    </w:p>
  </w:comment>
  <w:comment w:id="761" w:author="Windows User" w:date="2015-10-30T08:56:00Z" w:initials="BS">
    <w:p w14:paraId="7572AFE8" w14:textId="77777777" w:rsidR="00823E69" w:rsidRDefault="00823E6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823E69" w:rsidRDefault="00823E69">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823E69" w:rsidRDefault="00823E6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823E69" w:rsidRDefault="00823E69">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823E69" w:rsidRDefault="00823E69">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823E69" w:rsidRDefault="00823E69">
      <w:pPr>
        <w:pStyle w:val="CommentText"/>
      </w:pPr>
      <w:r>
        <w:rPr>
          <w:rStyle w:val="CommentReference"/>
        </w:rPr>
        <w:annotationRef/>
      </w:r>
      <w:r>
        <w:t>net or hook?</w:t>
      </w:r>
    </w:p>
  </w:comment>
  <w:comment w:id="775" w:author="Windows User" w:date="2015-10-30T08:56:00Z" w:initials="BS">
    <w:p w14:paraId="6723C76C" w14:textId="77777777" w:rsidR="00823E69" w:rsidRDefault="00823E69">
      <w:pPr>
        <w:pStyle w:val="CommentText"/>
      </w:pPr>
      <w:r>
        <w:rPr>
          <w:rStyle w:val="CommentReference"/>
        </w:rPr>
        <w:annotationRef/>
      </w:r>
      <w:r>
        <w:t>Instructing them in the worship?</w:t>
      </w:r>
    </w:p>
  </w:comment>
  <w:comment w:id="776" w:author="Windows User" w:date="2015-10-30T08:56:00Z" w:initials="BS">
    <w:p w14:paraId="62A67018" w14:textId="77777777" w:rsidR="00823E69" w:rsidRDefault="00823E69">
      <w:pPr>
        <w:pStyle w:val="CommentText"/>
      </w:pPr>
      <w:r>
        <w:rPr>
          <w:rStyle w:val="CommentReference"/>
        </w:rPr>
        <w:annotationRef/>
      </w:r>
      <w:r>
        <w:t>what does this mean?</w:t>
      </w:r>
    </w:p>
  </w:comment>
  <w:comment w:id="777" w:author="Windows User" w:date="2015-10-30T08:56:00Z" w:initials="BS">
    <w:p w14:paraId="26273E35" w14:textId="77777777" w:rsidR="00823E69" w:rsidRDefault="00823E69">
      <w:pPr>
        <w:pStyle w:val="CommentText"/>
      </w:pPr>
      <w:r>
        <w:rPr>
          <w:rStyle w:val="CommentReference"/>
        </w:rPr>
        <w:annotationRef/>
      </w:r>
      <w:r>
        <w:t>Path? Or Way? i.e. Christ?</w:t>
      </w:r>
    </w:p>
  </w:comment>
  <w:comment w:id="778" w:author="Windows User" w:date="2015-10-30T08:56:00Z" w:initials="BS">
    <w:p w14:paraId="4A8A49E6" w14:textId="77777777" w:rsidR="00823E69" w:rsidRDefault="00823E69">
      <w:pPr>
        <w:pStyle w:val="CommentText"/>
      </w:pPr>
      <w:r>
        <w:rPr>
          <w:rStyle w:val="CommentReference"/>
        </w:rPr>
        <w:annotationRef/>
      </w:r>
      <w:r>
        <w:t>forward to? Or towards?</w:t>
      </w:r>
    </w:p>
  </w:comment>
  <w:comment w:id="779" w:author="Windows User" w:date="2015-10-30T08:56:00Z" w:initials="BS">
    <w:p w14:paraId="3641E3CF" w14:textId="77777777" w:rsidR="00823E69" w:rsidRDefault="00823E69">
      <w:pPr>
        <w:pStyle w:val="CommentText"/>
      </w:pPr>
      <w:r>
        <w:rPr>
          <w:rStyle w:val="CommentReference"/>
        </w:rPr>
        <w:annotationRef/>
      </w:r>
      <w:r>
        <w:t>gladness</w:t>
      </w:r>
    </w:p>
  </w:comment>
  <w:comment w:id="784" w:author="Windows User" w:date="2015-10-30T08:56:00Z" w:initials="BS">
    <w:p w14:paraId="18CD3B37" w14:textId="77777777" w:rsidR="00823E69" w:rsidRDefault="00823E69">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823E69" w:rsidRDefault="00823E69">
      <w:pPr>
        <w:pStyle w:val="CommentText"/>
      </w:pPr>
      <w:r>
        <w:rPr>
          <w:rStyle w:val="CommentReference"/>
        </w:rPr>
        <w:annotationRef/>
      </w:r>
      <w:r>
        <w:t>Everyday or a day?</w:t>
      </w:r>
    </w:p>
  </w:comment>
  <w:comment w:id="786" w:author="Windows User" w:date="2015-10-30T08:56:00Z" w:initials="BS">
    <w:p w14:paraId="149067DF" w14:textId="77777777" w:rsidR="00823E69" w:rsidRDefault="00823E69">
      <w:pPr>
        <w:pStyle w:val="CommentText"/>
      </w:pPr>
      <w:r>
        <w:rPr>
          <w:rStyle w:val="CommentReference"/>
        </w:rPr>
        <w:annotationRef/>
      </w:r>
      <w:r>
        <w:t>not delight. Maybe joy instead of esctasy?</w:t>
      </w:r>
    </w:p>
  </w:comment>
  <w:comment w:id="787" w:author="Windows User" w:date="2015-10-30T08:56:00Z" w:initials="BS">
    <w:p w14:paraId="02ED9136" w14:textId="77777777" w:rsidR="00823E69" w:rsidRDefault="00823E69">
      <w:pPr>
        <w:pStyle w:val="CommentText"/>
      </w:pPr>
      <w:r>
        <w:rPr>
          <w:rStyle w:val="CommentReference"/>
        </w:rPr>
        <w:annotationRef/>
      </w:r>
      <w:r>
        <w:t>glory, splendor or beauty?</w:t>
      </w:r>
    </w:p>
  </w:comment>
  <w:comment w:id="788" w:author="Windows User" w:date="2015-10-30T08:56:00Z" w:initials="BS">
    <w:p w14:paraId="6EE864C2" w14:textId="77777777" w:rsidR="00823E69" w:rsidRDefault="00823E69">
      <w:pPr>
        <w:pStyle w:val="CommentText"/>
      </w:pPr>
      <w:r>
        <w:rPr>
          <w:rStyle w:val="CommentReference"/>
        </w:rPr>
        <w:annotationRef/>
      </w:r>
      <w:r>
        <w:t>from or and?</w:t>
      </w:r>
    </w:p>
  </w:comment>
  <w:comment w:id="789" w:author="Windows User" w:date="2015-10-30T08:56:00Z" w:initials="BS">
    <w:p w14:paraId="646E63C2" w14:textId="77777777" w:rsidR="00823E69" w:rsidRDefault="00823E69">
      <w:pPr>
        <w:pStyle w:val="CommentText"/>
      </w:pPr>
      <w:r>
        <w:rPr>
          <w:rStyle w:val="CommentReference"/>
        </w:rPr>
        <w:annotationRef/>
      </w:r>
      <w:r>
        <w:t>What prophet? Why did abouna redact this?</w:t>
      </w:r>
    </w:p>
  </w:comment>
  <w:comment w:id="790" w:author="Windows User" w:date="2015-10-30T08:56:00Z" w:initials="BS">
    <w:p w14:paraId="79F5EF00" w14:textId="77777777" w:rsidR="00823E69" w:rsidRDefault="00823E69">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823E69" w:rsidRDefault="00823E69">
      <w:pPr>
        <w:pStyle w:val="CommentText"/>
      </w:pPr>
      <w:r>
        <w:rPr>
          <w:rStyle w:val="CommentReference"/>
        </w:rPr>
        <w:annotationRef/>
      </w:r>
      <w:r>
        <w:t>is this right?</w:t>
      </w:r>
    </w:p>
  </w:comment>
  <w:comment w:id="792" w:author="Windows User" w:date="2015-10-30T08:56:00Z" w:initials="BS">
    <w:p w14:paraId="020E5B92" w14:textId="77777777" w:rsidR="00823E69" w:rsidRDefault="00823E69">
      <w:pPr>
        <w:pStyle w:val="CommentText"/>
      </w:pPr>
      <w:r>
        <w:rPr>
          <w:rStyle w:val="CommentReference"/>
        </w:rPr>
        <w:annotationRef/>
      </w:r>
      <w:r>
        <w:t>isn't it of?</w:t>
      </w:r>
    </w:p>
  </w:comment>
  <w:comment w:id="793" w:author="Windows User" w:date="2015-10-30T08:56:00Z" w:initials="BS">
    <w:p w14:paraId="7BDB93A0" w14:textId="77777777" w:rsidR="00823E69" w:rsidRDefault="00823E69">
      <w:pPr>
        <w:pStyle w:val="CommentText"/>
      </w:pPr>
      <w:r>
        <w:rPr>
          <w:rStyle w:val="CommentReference"/>
        </w:rPr>
        <w:annotationRef/>
      </w:r>
      <w:r>
        <w:t>isn't it blesses?</w:t>
      </w:r>
    </w:p>
  </w:comment>
  <w:comment w:id="794" w:author="Windows User" w:date="2015-10-30T08:56:00Z" w:initials="BS">
    <w:p w14:paraId="31BB6C0C" w14:textId="77777777" w:rsidR="00823E69" w:rsidRDefault="00823E69">
      <w:pPr>
        <w:pStyle w:val="CommentText"/>
      </w:pPr>
      <w:r>
        <w:rPr>
          <w:rStyle w:val="CommentReference"/>
        </w:rPr>
        <w:annotationRef/>
      </w:r>
      <w:r>
        <w:t>blessing or blessing?</w:t>
      </w:r>
    </w:p>
  </w:comment>
  <w:comment w:id="795" w:author="Windows User" w:date="2015-10-30T08:56:00Z" w:initials="BS">
    <w:p w14:paraId="7E2CC9C5" w14:textId="77777777" w:rsidR="00823E69" w:rsidRDefault="00823E69">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823E69" w:rsidRDefault="00823E69">
      <w:pPr>
        <w:pStyle w:val="CommentText"/>
      </w:pPr>
      <w:r>
        <w:rPr>
          <w:rStyle w:val="CommentReference"/>
        </w:rPr>
        <w:annotationRef/>
      </w:r>
      <w:r>
        <w:t>perfect or true?</w:t>
      </w:r>
    </w:p>
  </w:comment>
  <w:comment w:id="799" w:author="Windows User" w:date="2015-11-21T13:21:00Z" w:initials="WU">
    <w:p w14:paraId="2B36B3E8" w14:textId="6CA0A112" w:rsidR="00823E69" w:rsidRDefault="00823E69">
      <w:pPr>
        <w:pStyle w:val="CommentText"/>
      </w:pPr>
      <w:r>
        <w:rPr>
          <w:rStyle w:val="CommentReference"/>
        </w:rPr>
        <w:annotationRef/>
      </w:r>
    </w:p>
  </w:comment>
  <w:comment w:id="804" w:author="Windows User" w:date="2015-10-30T08:56:00Z" w:initials="BS">
    <w:p w14:paraId="5F73F58F" w14:textId="77777777" w:rsidR="00823E69" w:rsidRDefault="00823E69">
      <w:pPr>
        <w:pStyle w:val="CommentText"/>
      </w:pPr>
      <w:r>
        <w:rPr>
          <w:rStyle w:val="CommentReference"/>
        </w:rPr>
        <w:annotationRef/>
      </w:r>
      <w:r>
        <w:t>which word is right?</w:t>
      </w:r>
    </w:p>
  </w:comment>
  <w:comment w:id="805" w:author="Windows User" w:date="2015-10-30T08:56:00Z" w:initials="BS">
    <w:p w14:paraId="7EA05C7E" w14:textId="77777777" w:rsidR="00823E69" w:rsidRDefault="00823E69">
      <w:pPr>
        <w:pStyle w:val="CommentText"/>
      </w:pPr>
      <w:r>
        <w:rPr>
          <w:rStyle w:val="CommentReference"/>
        </w:rPr>
        <w:annotationRef/>
      </w:r>
      <w:r>
        <w:t>wise?</w:t>
      </w:r>
    </w:p>
  </w:comment>
  <w:comment w:id="807" w:author="Windows User" w:date="2015-10-30T08:56:00Z" w:initials="BS">
    <w:p w14:paraId="69093D0A" w14:textId="77777777" w:rsidR="00823E69" w:rsidRDefault="00823E69">
      <w:pPr>
        <w:pStyle w:val="CommentText"/>
      </w:pPr>
      <w:r>
        <w:rPr>
          <w:rStyle w:val="CommentReference"/>
        </w:rPr>
        <w:annotationRef/>
      </w:r>
      <w:r>
        <w:t>bride, or bridal chamber?</w:t>
      </w:r>
    </w:p>
  </w:comment>
  <w:comment w:id="808" w:author="Windows User" w:date="2015-10-30T08:56:00Z" w:initials="BS">
    <w:p w14:paraId="22779ECC" w14:textId="77777777" w:rsidR="00823E69" w:rsidRDefault="00823E69" w:rsidP="00BE768B">
      <w:pPr>
        <w:pStyle w:val="CommentText"/>
      </w:pPr>
      <w:r>
        <w:rPr>
          <w:rStyle w:val="CommentReference"/>
        </w:rPr>
        <w:annotationRef/>
      </w:r>
      <w:r>
        <w:t>truth, logos, or true logos?</w:t>
      </w:r>
    </w:p>
  </w:comment>
  <w:comment w:id="809" w:author="Windows User" w:date="2015-10-30T08:56:00Z" w:initials="BS">
    <w:p w14:paraId="6213BCBE" w14:textId="77777777" w:rsidR="00823E69" w:rsidRDefault="00823E69" w:rsidP="00BE768B">
      <w:pPr>
        <w:pStyle w:val="CommentText"/>
      </w:pPr>
      <w:r>
        <w:rPr>
          <w:rStyle w:val="CommentReference"/>
        </w:rPr>
        <w:annotationRef/>
      </w:r>
      <w:r>
        <w:t>redeemed or saved?</w:t>
      </w:r>
    </w:p>
  </w:comment>
  <w:comment w:id="811" w:author="Windows User" w:date="2015-10-30T08:56:00Z" w:initials="BS">
    <w:p w14:paraId="2A3CAD8D" w14:textId="77777777" w:rsidR="00823E69" w:rsidRDefault="00823E69">
      <w:pPr>
        <w:pStyle w:val="CommentText"/>
      </w:pPr>
      <w:r>
        <w:rPr>
          <w:rStyle w:val="CommentReference"/>
        </w:rPr>
        <w:annotationRef/>
      </w:r>
      <w:r>
        <w:t>for us or unto us?</w:t>
      </w:r>
    </w:p>
  </w:comment>
  <w:comment w:id="814" w:author="Windows User" w:date="2015-10-30T08:56:00Z" w:initials="BS">
    <w:p w14:paraId="74DABC9B" w14:textId="77777777" w:rsidR="00823E69" w:rsidRDefault="00823E69">
      <w:pPr>
        <w:pStyle w:val="CommentText"/>
      </w:pPr>
      <w:r>
        <w:rPr>
          <w:rStyle w:val="CommentReference"/>
        </w:rPr>
        <w:annotationRef/>
      </w:r>
      <w:r>
        <w:t>what does eshleelooi mean?</w:t>
      </w:r>
    </w:p>
  </w:comment>
  <w:comment w:id="815" w:author="Windows User" w:date="2015-10-30T08:56:00Z" w:initials="BS">
    <w:p w14:paraId="068283F8" w14:textId="77777777" w:rsidR="00823E69" w:rsidRDefault="00823E69">
      <w:pPr>
        <w:pStyle w:val="CommentText"/>
      </w:pPr>
      <w:r>
        <w:rPr>
          <w:rStyle w:val="CommentReference"/>
        </w:rPr>
        <w:annotationRef/>
      </w:r>
      <w:r>
        <w:t>save or redeem?</w:t>
      </w:r>
    </w:p>
  </w:comment>
  <w:comment w:id="817" w:author="Windows User" w:date="2015-10-30T08:56:00Z" w:initials="BS">
    <w:p w14:paraId="580D65BC" w14:textId="77777777" w:rsidR="00823E69" w:rsidRDefault="00823E69">
      <w:pPr>
        <w:pStyle w:val="CommentText"/>
      </w:pPr>
      <w:r>
        <w:rPr>
          <w:rStyle w:val="CommentReference"/>
        </w:rPr>
        <w:annotationRef/>
      </w:r>
      <w:r>
        <w:t>paradoxically or miraculously?</w:t>
      </w:r>
    </w:p>
  </w:comment>
  <w:comment w:id="818" w:author="Windows User" w:date="2015-10-30T08:56:00Z" w:initials="BS">
    <w:p w14:paraId="1504B052" w14:textId="77777777" w:rsidR="00823E69" w:rsidRDefault="00823E69">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823E69" w:rsidRDefault="00823E69">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823E69" w:rsidRDefault="00823E69">
      <w:pPr>
        <w:pStyle w:val="CommentText"/>
      </w:pPr>
      <w:r>
        <w:rPr>
          <w:rStyle w:val="CommentReference"/>
        </w:rPr>
        <w:annotationRef/>
      </w:r>
      <w:r>
        <w:t>Saviour or redeemer?</w:t>
      </w:r>
    </w:p>
  </w:comment>
  <w:comment w:id="823" w:author="Windows User" w:date="2015-10-30T08:56:00Z" w:initials="BS">
    <w:p w14:paraId="5810A4FB" w14:textId="77777777" w:rsidR="00823E69" w:rsidRDefault="00823E69">
      <w:pPr>
        <w:pStyle w:val="CommentText"/>
      </w:pPr>
      <w:r>
        <w:rPr>
          <w:rStyle w:val="CommentReference"/>
        </w:rPr>
        <w:annotationRef/>
      </w:r>
      <w:r>
        <w:t>isn't this compassion? not nishti nai...</w:t>
      </w:r>
    </w:p>
  </w:comment>
  <w:comment w:id="826" w:author="Windows User" w:date="2015-10-30T08:56:00Z" w:initials="BS">
    <w:p w14:paraId="11961883" w14:textId="77777777" w:rsidR="00823E69" w:rsidRDefault="00823E6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823E69" w:rsidRDefault="00823E69">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823E69" w:rsidRDefault="00823E69">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823E69" w:rsidRDefault="00823E69">
      <w:pPr>
        <w:pStyle w:val="CommentText"/>
      </w:pPr>
      <w:r>
        <w:rPr>
          <w:rStyle w:val="CommentReference"/>
        </w:rPr>
        <w:annotationRef/>
      </w:r>
      <w:r>
        <w:t>The Father was overjoyed, in your conception????</w:t>
      </w:r>
    </w:p>
  </w:comment>
  <w:comment w:id="830" w:author="Windows User" w:date="2015-10-30T08:56:00Z" w:initials="BS">
    <w:p w14:paraId="771A2703" w14:textId="77777777" w:rsidR="00823E69" w:rsidRDefault="00823E69">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823E69" w:rsidRDefault="00823E69">
      <w:pPr>
        <w:pStyle w:val="CommentText"/>
      </w:pPr>
      <w:r>
        <w:rPr>
          <w:rStyle w:val="CommentReference"/>
        </w:rPr>
        <w:annotationRef/>
      </w:r>
      <w:r w:rsidRPr="00582AD7">
        <w:t>(ⲡⲉⲥⲱⲙⲁ??)</w:t>
      </w:r>
    </w:p>
  </w:comment>
  <w:comment w:id="832" w:author="Windows User" w:date="2015-10-30T08:56:00Z" w:initials="BS">
    <w:p w14:paraId="41579CB8" w14:textId="77777777" w:rsidR="00823E69" w:rsidRDefault="00823E69">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823E69" w:rsidRDefault="00823E69">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823E69" w:rsidRDefault="00823E69">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823E69" w:rsidRDefault="00823E69">
      <w:pPr>
        <w:pStyle w:val="CommentText"/>
      </w:pPr>
      <w:r>
        <w:rPr>
          <w:rStyle w:val="CommentReference"/>
        </w:rPr>
        <w:annotationRef/>
      </w:r>
      <w:r>
        <w:t>review</w:t>
      </w:r>
    </w:p>
  </w:comment>
  <w:comment w:id="843" w:author="Windows User" w:date="2015-10-30T08:56:00Z" w:initials="BS">
    <w:p w14:paraId="23A92A97" w14:textId="77777777" w:rsidR="00823E69" w:rsidRDefault="00823E69">
      <w:pPr>
        <w:pStyle w:val="CommentText"/>
      </w:pPr>
      <w:r>
        <w:rPr>
          <w:rStyle w:val="CommentReference"/>
        </w:rPr>
        <w:annotationRef/>
      </w:r>
      <w:r>
        <w:t>this seems kind of loose... is it ok?</w:t>
      </w:r>
    </w:p>
  </w:comment>
  <w:comment w:id="844" w:author="Windows User" w:date="2015-10-30T08:56:00Z" w:initials="BS">
    <w:p w14:paraId="2BD3AC96" w14:textId="77777777" w:rsidR="00823E69" w:rsidRDefault="00823E69">
      <w:pPr>
        <w:pStyle w:val="CommentText"/>
      </w:pPr>
      <w:r>
        <w:rPr>
          <w:rStyle w:val="CommentReference"/>
        </w:rPr>
        <w:annotationRef/>
      </w:r>
      <w:r>
        <w:t>works or deeds?</w:t>
      </w:r>
    </w:p>
  </w:comment>
  <w:comment w:id="845" w:author="Windows User" w:date="2015-11-21T13:24:00Z" w:initials="WU">
    <w:p w14:paraId="36A3FAE0" w14:textId="5AD4BC46" w:rsidR="00823E69" w:rsidRDefault="00823E69">
      <w:pPr>
        <w:pStyle w:val="CommentText"/>
      </w:pPr>
      <w:r>
        <w:rPr>
          <w:rStyle w:val="CommentReference"/>
        </w:rPr>
        <w:annotationRef/>
      </w:r>
      <w:r>
        <w:t>review</w:t>
      </w:r>
    </w:p>
  </w:comment>
  <w:comment w:id="846" w:author="Windows User" w:date="2015-10-30T08:56:00Z" w:initials="BS">
    <w:p w14:paraId="7290C623" w14:textId="77777777" w:rsidR="00823E69" w:rsidRDefault="00823E69">
      <w:pPr>
        <w:pStyle w:val="CommentText"/>
      </w:pPr>
      <w:r>
        <w:rPr>
          <w:rStyle w:val="CommentReference"/>
        </w:rPr>
        <w:annotationRef/>
      </w:r>
      <w:r>
        <w:t>does Coptic have 'high'?</w:t>
      </w:r>
    </w:p>
  </w:comment>
  <w:comment w:id="847" w:author="Windows User" w:date="2015-11-21T13:24:00Z" w:initials="WU">
    <w:p w14:paraId="2E47A31F" w14:textId="5C8BDB44" w:rsidR="00823E69" w:rsidRDefault="00823E69">
      <w:pPr>
        <w:pStyle w:val="CommentText"/>
      </w:pPr>
      <w:r>
        <w:rPr>
          <w:rStyle w:val="CommentReference"/>
        </w:rPr>
        <w:annotationRef/>
      </w:r>
      <w:r>
        <w:t>review, add variant</w:t>
      </w:r>
    </w:p>
  </w:comment>
  <w:comment w:id="848" w:author="Windows User" w:date="2015-10-30T08:56:00Z" w:initials="BS">
    <w:p w14:paraId="370E3024" w14:textId="77777777" w:rsidR="00823E69" w:rsidRDefault="00823E69">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823E69" w:rsidRDefault="00823E69" w:rsidP="000278EC">
      <w:pPr>
        <w:pStyle w:val="CommentText"/>
      </w:pPr>
      <w:r>
        <w:rPr>
          <w:rStyle w:val="CommentReference"/>
        </w:rPr>
        <w:annotationRef/>
      </w:r>
      <w:r>
        <w:t>Gives light? Enlightens?</w:t>
      </w:r>
    </w:p>
  </w:comment>
  <w:comment w:id="872" w:author="Windows User" w:date="2015-10-30T08:56:00Z" w:initials="WU">
    <w:p w14:paraId="274DD96D" w14:textId="77777777" w:rsidR="00823E69" w:rsidRDefault="00823E69">
      <w:pPr>
        <w:pStyle w:val="CommentText"/>
      </w:pPr>
      <w:r>
        <w:rPr>
          <w:rStyle w:val="CommentReference"/>
        </w:rPr>
        <w:annotationRef/>
      </w:r>
      <w:r>
        <w:t>split after this vs?</w:t>
      </w:r>
    </w:p>
  </w:comment>
  <w:comment w:id="873" w:author="Windows User" w:date="2015-10-30T08:56:00Z" w:initials="WU">
    <w:p w14:paraId="709B00B0" w14:textId="77777777" w:rsidR="00823E69" w:rsidRDefault="00823E69">
      <w:pPr>
        <w:pStyle w:val="CommentText"/>
      </w:pPr>
      <w:r>
        <w:rPr>
          <w:rStyle w:val="CommentReference"/>
        </w:rPr>
        <w:annotationRef/>
      </w:r>
      <w:r>
        <w:t>Better word than prelate?</w:t>
      </w:r>
    </w:p>
  </w:comment>
  <w:comment w:id="905" w:author="Windows User" w:date="2015-11-04T08:53:00Z" w:initials="WU">
    <w:p w14:paraId="057654D4" w14:textId="77777777" w:rsidR="00823E69" w:rsidRDefault="00823E69">
      <w:pPr>
        <w:pStyle w:val="CommentText"/>
      </w:pPr>
      <w:r>
        <w:rPr>
          <w:rStyle w:val="CommentReference"/>
        </w:rPr>
        <w:annotationRef/>
      </w:r>
      <w:r>
        <w:t>Life giver or giver of life?</w:t>
      </w:r>
    </w:p>
  </w:comment>
  <w:comment w:id="906" w:author="Windows User" w:date="2015-11-04T08:54:00Z" w:initials="WU">
    <w:p w14:paraId="27A10A48" w14:textId="77777777" w:rsidR="00823E69" w:rsidRDefault="00823E69">
      <w:pPr>
        <w:pStyle w:val="CommentText"/>
      </w:pPr>
      <w:r>
        <w:rPr>
          <w:rStyle w:val="CommentReference"/>
        </w:rPr>
        <w:annotationRef/>
      </w:r>
      <w:r>
        <w:t>Fix. Middle of this got deleted.</w:t>
      </w:r>
    </w:p>
  </w:comment>
  <w:comment w:id="917" w:author="Windows User" w:date="2015-10-30T08:56:00Z" w:initials="BS">
    <w:p w14:paraId="681427A6" w14:textId="77777777" w:rsidR="00823E69" w:rsidRDefault="00823E69">
      <w:pPr>
        <w:pStyle w:val="CommentText"/>
      </w:pPr>
      <w:r>
        <w:rPr>
          <w:rStyle w:val="CommentReference"/>
        </w:rPr>
        <w:annotationRef/>
      </w:r>
      <w:r>
        <w:t>coptic has confess</w:t>
      </w:r>
    </w:p>
  </w:comment>
  <w:comment w:id="942" w:author="Microsoft Office User" w:date="2015-12-11T19:51:00Z" w:initials="Office">
    <w:p w14:paraId="37A50849" w14:textId="7A27E5BD" w:rsidR="00823E69" w:rsidRDefault="00823E69">
      <w:pPr>
        <w:pStyle w:val="CommentText"/>
      </w:pPr>
      <w:r>
        <w:rPr>
          <w:rStyle w:val="CommentReference"/>
        </w:rPr>
        <w:annotationRef/>
      </w:r>
      <w:r>
        <w:t>this one needs rewording</w:t>
      </w:r>
    </w:p>
  </w:comment>
  <w:comment w:id="1039" w:author="Windows User" w:date="2015-10-30T08:56:00Z" w:initials="WU">
    <w:p w14:paraId="6841EDAF" w14:textId="77777777" w:rsidR="00823E69" w:rsidRDefault="00823E69">
      <w:pPr>
        <w:pStyle w:val="CommentText"/>
      </w:pPr>
      <w:r>
        <w:rPr>
          <w:rStyle w:val="CommentReference"/>
        </w:rPr>
        <w:annotationRef/>
      </w:r>
      <w:r>
        <w:t>Isn’t this one more faithful?</w:t>
      </w:r>
    </w:p>
  </w:comment>
  <w:comment w:id="1040" w:author="Windows User" w:date="2015-10-30T08:56:00Z" w:initials="WU">
    <w:p w14:paraId="44483F5F" w14:textId="77777777" w:rsidR="00823E69" w:rsidRDefault="00823E69">
      <w:pPr>
        <w:pStyle w:val="CommentText"/>
      </w:pPr>
      <w:r>
        <w:rPr>
          <w:rStyle w:val="CommentReference"/>
        </w:rPr>
        <w:annotationRef/>
      </w:r>
      <w:r>
        <w:t>Which one(s) are/is right?</w:t>
      </w:r>
    </w:p>
  </w:comment>
  <w:comment w:id="1041" w:author="Windows User" w:date="2015-10-30T08:56:00Z" w:initials="WU">
    <w:p w14:paraId="22B3EF76" w14:textId="77777777" w:rsidR="00823E69" w:rsidRDefault="00823E69">
      <w:pPr>
        <w:pStyle w:val="CommentText"/>
      </w:pPr>
      <w:r>
        <w:rPr>
          <w:rStyle w:val="CommentReference"/>
        </w:rPr>
        <w:annotationRef/>
      </w:r>
      <w:r>
        <w:t>Coptic doesn’t seem to have “O Lord”</w:t>
      </w:r>
    </w:p>
  </w:comment>
  <w:comment w:id="1045" w:author="Windows User" w:date="2015-10-30T08:56:00Z" w:initials="WU">
    <w:p w14:paraId="6BF65470" w14:textId="77777777" w:rsidR="00823E69" w:rsidRDefault="00823E69">
      <w:pPr>
        <w:pStyle w:val="CommentText"/>
      </w:pPr>
      <w:r>
        <w:rPr>
          <w:rStyle w:val="CommentReference"/>
        </w:rPr>
        <w:annotationRef/>
      </w:r>
      <w:r>
        <w:t>Called or named?</w:t>
      </w:r>
    </w:p>
  </w:comment>
  <w:comment w:id="1046" w:author="Windows User" w:date="2015-10-30T08:56:00Z" w:initials="WU">
    <w:p w14:paraId="64122CF8" w14:textId="77777777" w:rsidR="00823E69" w:rsidRDefault="00823E69">
      <w:pPr>
        <w:pStyle w:val="CommentText"/>
      </w:pPr>
      <w:r>
        <w:rPr>
          <w:rStyle w:val="CommentReference"/>
        </w:rPr>
        <w:annotationRef/>
      </w:r>
      <w:r>
        <w:t>John loved the Lord, or the Lord loved John?</w:t>
      </w:r>
    </w:p>
  </w:comment>
  <w:comment w:id="1048" w:author="Windows User" w:date="2015-10-30T08:56:00Z" w:initials="WU">
    <w:p w14:paraId="28540FAB" w14:textId="77777777" w:rsidR="00823E69" w:rsidRDefault="00823E69">
      <w:pPr>
        <w:pStyle w:val="CommentText"/>
      </w:pPr>
      <w:r>
        <w:rPr>
          <w:rStyle w:val="CommentReference"/>
        </w:rPr>
        <w:annotationRef/>
      </w:r>
      <w:r>
        <w:t>Not the Lord?</w:t>
      </w:r>
    </w:p>
  </w:comment>
  <w:comment w:id="1049" w:author="Windows User" w:date="2015-10-30T08:56:00Z" w:initials="WU">
    <w:p w14:paraId="3BE9EA57" w14:textId="77777777" w:rsidR="00823E69" w:rsidRDefault="00823E69">
      <w:pPr>
        <w:pStyle w:val="CommentText"/>
      </w:pPr>
      <w:r>
        <w:rPr>
          <w:rStyle w:val="CommentReference"/>
        </w:rPr>
        <w:annotationRef/>
      </w:r>
      <w:r>
        <w:t>The rest missing?</w:t>
      </w:r>
    </w:p>
  </w:comment>
  <w:comment w:id="1050" w:author="Windows User" w:date="2015-10-30T08:56:00Z" w:initials="WU">
    <w:p w14:paraId="17CFCF91" w14:textId="77777777" w:rsidR="00823E69" w:rsidRDefault="00823E69">
      <w:pPr>
        <w:pStyle w:val="CommentText"/>
      </w:pPr>
      <w:r>
        <w:rPr>
          <w:rStyle w:val="CommentReference"/>
        </w:rPr>
        <w:annotationRef/>
      </w:r>
      <w:r>
        <w:t>Completely different…</w:t>
      </w:r>
    </w:p>
  </w:comment>
  <w:comment w:id="1051" w:author="Windows User" w:date="2015-10-30T08:56:00Z" w:initials="WU">
    <w:p w14:paraId="1A5ABDDA" w14:textId="77777777" w:rsidR="00823E69" w:rsidRDefault="00823E69">
      <w:pPr>
        <w:pStyle w:val="CommentText"/>
      </w:pPr>
      <w:r>
        <w:rPr>
          <w:rStyle w:val="CommentReference"/>
        </w:rPr>
        <w:annotationRef/>
      </w:r>
      <w:r>
        <w:t>Sound or voices?</w:t>
      </w:r>
    </w:p>
  </w:comment>
  <w:comment w:id="1053" w:author="Windows User" w:date="2015-10-30T08:56:00Z" w:initials="WU">
    <w:p w14:paraId="2632154F" w14:textId="77777777" w:rsidR="00823E69" w:rsidRDefault="00823E69">
      <w:pPr>
        <w:pStyle w:val="CommentText"/>
      </w:pPr>
      <w:r>
        <w:rPr>
          <w:rStyle w:val="CommentReference"/>
        </w:rPr>
        <w:annotationRef/>
      </w:r>
      <w:r>
        <w:t>AAP has divinely inspired.</w:t>
      </w:r>
    </w:p>
  </w:comment>
  <w:comment w:id="1055" w:author="Windows User" w:date="2015-10-30T08:56:00Z" w:initials="WU">
    <w:p w14:paraId="6A684B9E" w14:textId="77777777" w:rsidR="00823E69" w:rsidRDefault="00823E69">
      <w:pPr>
        <w:pStyle w:val="CommentText"/>
      </w:pPr>
      <w:r>
        <w:rPr>
          <w:rStyle w:val="CommentReference"/>
        </w:rPr>
        <w:annotationRef/>
      </w:r>
      <w:r>
        <w:t>This one needs looking at.</w:t>
      </w:r>
    </w:p>
  </w:comment>
  <w:comment w:id="1056" w:author="Windows User" w:date="2015-10-30T08:56:00Z" w:initials="WU">
    <w:p w14:paraId="3E29D706" w14:textId="77777777" w:rsidR="00823E69" w:rsidRDefault="00823E69">
      <w:pPr>
        <w:pStyle w:val="CommentText"/>
      </w:pPr>
      <w:r>
        <w:rPr>
          <w:rStyle w:val="CommentReference"/>
        </w:rPr>
        <w:annotationRef/>
      </w:r>
      <w:r>
        <w:t>Partners?</w:t>
      </w:r>
    </w:p>
  </w:comment>
  <w:comment w:id="1061" w:author="Windows User" w:date="2015-10-30T08:56:00Z" w:initials="WU">
    <w:p w14:paraId="662AC6DC" w14:textId="77777777" w:rsidR="00823E69" w:rsidRDefault="00823E69">
      <w:pPr>
        <w:pStyle w:val="CommentText"/>
      </w:pPr>
      <w:r>
        <w:rPr>
          <w:rStyle w:val="CommentReference"/>
        </w:rPr>
        <w:annotationRef/>
      </w:r>
      <w:r>
        <w:t>What land?</w:t>
      </w:r>
    </w:p>
  </w:comment>
  <w:comment w:id="1063" w:author="Windows User" w:date="2015-10-30T08:56:00Z" w:initials="WU">
    <w:p w14:paraId="121BE348" w14:textId="77777777" w:rsidR="00823E69" w:rsidRDefault="00823E69">
      <w:pPr>
        <w:pStyle w:val="CommentText"/>
      </w:pPr>
      <w:r>
        <w:rPr>
          <w:rStyle w:val="CommentReference"/>
        </w:rPr>
        <w:annotationRef/>
      </w:r>
      <w:r>
        <w:t>Or englighten?</w:t>
      </w:r>
    </w:p>
  </w:comment>
  <w:comment w:id="1077" w:author="Windows User" w:date="2015-10-30T08:56:00Z" w:initials="WU">
    <w:p w14:paraId="52EAF036" w14:textId="77777777" w:rsidR="00823E69" w:rsidRDefault="00823E69">
      <w:pPr>
        <w:pStyle w:val="CommentText"/>
      </w:pPr>
      <w:r>
        <w:rPr>
          <w:rStyle w:val="CommentReference"/>
        </w:rPr>
        <w:annotationRef/>
      </w:r>
      <w:r>
        <w:t>What should this verse be?</w:t>
      </w:r>
    </w:p>
  </w:comment>
  <w:comment w:id="1088" w:author="Windows User" w:date="2015-10-30T08:56:00Z" w:initials="BS">
    <w:p w14:paraId="1A0E2428" w14:textId="77777777" w:rsidR="00823E69" w:rsidRDefault="00823E69">
      <w:pPr>
        <w:pStyle w:val="CommentText"/>
      </w:pPr>
      <w:r>
        <w:rPr>
          <w:rStyle w:val="CommentReference"/>
        </w:rPr>
        <w:annotationRef/>
      </w:r>
      <w:r>
        <w:t>wiles or snares?</w:t>
      </w:r>
    </w:p>
  </w:comment>
  <w:comment w:id="1090" w:author="Windows User" w:date="2015-10-30T08:56:00Z" w:initials="BS">
    <w:p w14:paraId="2B8DD286" w14:textId="77777777" w:rsidR="00823E69" w:rsidRDefault="00823E69">
      <w:pPr>
        <w:pStyle w:val="CommentText"/>
      </w:pPr>
      <w:r>
        <w:rPr>
          <w:rStyle w:val="CommentReference"/>
        </w:rPr>
        <w:annotationRef/>
      </w:r>
      <w:r>
        <w:t>I typed this Coptic... so it will have typos..</w:t>
      </w:r>
    </w:p>
  </w:comment>
  <w:comment w:id="1091" w:author="Windows User" w:date="2015-10-30T08:56:00Z" w:initials="WU">
    <w:p w14:paraId="7AD216CC" w14:textId="77777777" w:rsidR="00823E69" w:rsidRDefault="00823E69">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823E69" w:rsidRDefault="00823E69">
      <w:pPr>
        <w:pStyle w:val="CommentText"/>
      </w:pPr>
      <w:r>
        <w:rPr>
          <w:rStyle w:val="CommentReference"/>
        </w:rPr>
        <w:annotationRef/>
      </w:r>
      <w:r>
        <w:t>omit 'be' in contemporary?</w:t>
      </w:r>
    </w:p>
  </w:comment>
  <w:comment w:id="1094" w:author="Windows User" w:date="2015-10-30T08:56:00Z" w:initials="BS">
    <w:p w14:paraId="6511FB80" w14:textId="77777777" w:rsidR="00823E69" w:rsidRDefault="00823E69">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823E69" w:rsidRDefault="00823E69">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823E69" w:rsidRDefault="00823E69">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823E69" w:rsidRDefault="00823E69">
      <w:pPr>
        <w:pStyle w:val="CommentText"/>
      </w:pPr>
      <w:r>
        <w:rPr>
          <w:rStyle w:val="CommentReference"/>
        </w:rPr>
        <w:annotationRef/>
      </w:r>
      <w:r>
        <w:t>Needs work.</w:t>
      </w:r>
    </w:p>
  </w:comment>
  <w:comment w:id="1120" w:author="Windows User" w:date="2015-10-30T08:56:00Z" w:initials="WU">
    <w:p w14:paraId="76E8B799" w14:textId="77777777" w:rsidR="00823E69" w:rsidRDefault="00823E69">
      <w:pPr>
        <w:pStyle w:val="CommentText"/>
      </w:pPr>
      <w:r>
        <w:rPr>
          <w:rStyle w:val="CommentReference"/>
        </w:rPr>
        <w:annotationRef/>
      </w:r>
      <w:r>
        <w:t>Should this be tho-out 5? Or 25?</w:t>
      </w:r>
    </w:p>
  </w:comment>
  <w:comment w:id="1127" w:author="Windows User" w:date="2015-11-11T11:06:00Z" w:initials="WU">
    <w:p w14:paraId="58D84DCF" w14:textId="77777777" w:rsidR="00823E69" w:rsidRDefault="00823E69">
      <w:pPr>
        <w:pStyle w:val="CommentText"/>
      </w:pPr>
      <w:r>
        <w:rPr>
          <w:rStyle w:val="CommentReference"/>
        </w:rPr>
        <w:annotationRef/>
      </w:r>
      <w:r>
        <w:t>Should this be last age or something?</w:t>
      </w:r>
    </w:p>
  </w:comment>
  <w:comment w:id="1129" w:author="Windows User" w:date="2015-11-11T11:00:00Z" w:initials="WU">
    <w:p w14:paraId="7D2DE752" w14:textId="77777777" w:rsidR="00823E69" w:rsidRDefault="00823E69">
      <w:pPr>
        <w:pStyle w:val="CommentText"/>
      </w:pPr>
      <w:r>
        <w:rPr>
          <w:rStyle w:val="CommentReference"/>
        </w:rPr>
        <w:annotationRef/>
      </w:r>
      <w:r>
        <w:t>This needs reviewing!</w:t>
      </w:r>
    </w:p>
  </w:comment>
  <w:comment w:id="1130" w:author="Windows User" w:date="2015-11-11T11:00:00Z" w:initials="WU">
    <w:p w14:paraId="65102EEC" w14:textId="77777777" w:rsidR="00823E69" w:rsidRDefault="00823E69">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823E69" w:rsidRDefault="00823E69">
      <w:pPr>
        <w:pStyle w:val="CommentText"/>
      </w:pPr>
      <w:r>
        <w:rPr>
          <w:rStyle w:val="CommentReference"/>
        </w:rPr>
        <w:annotationRef/>
      </w:r>
      <w:r>
        <w:t>Confirmed?</w:t>
      </w:r>
    </w:p>
  </w:comment>
  <w:comment w:id="1146" w:author="Windows User" w:date="2015-10-30T08:56:00Z" w:initials="WU">
    <w:p w14:paraId="41EDECE7" w14:textId="77777777" w:rsidR="00823E69" w:rsidRDefault="00823E69">
      <w:pPr>
        <w:pStyle w:val="CommentText"/>
      </w:pPr>
      <w:r>
        <w:rPr>
          <w:rStyle w:val="CommentReference"/>
        </w:rPr>
        <w:annotationRef/>
      </w:r>
      <w:r>
        <w:t>Heroes, or athletes?</w:t>
      </w:r>
    </w:p>
  </w:comment>
  <w:comment w:id="1173" w:author="Windows User" w:date="2015-10-30T08:56:00Z" w:initials="WU">
    <w:p w14:paraId="5FA627EB" w14:textId="77777777" w:rsidR="00823E69" w:rsidRDefault="00823E69">
      <w:pPr>
        <w:pStyle w:val="CommentText"/>
      </w:pPr>
      <w:r>
        <w:rPr>
          <w:rStyle w:val="CommentReference"/>
        </w:rPr>
        <w:annotationRef/>
      </w:r>
      <w:r>
        <w:t>Beasts or creatures?</w:t>
      </w:r>
    </w:p>
  </w:comment>
  <w:comment w:id="1174" w:author="Windows User" w:date="2015-10-30T08:56:00Z" w:initials="WU">
    <w:p w14:paraId="04563F96" w14:textId="77777777" w:rsidR="00823E69" w:rsidRDefault="00823E69">
      <w:pPr>
        <w:pStyle w:val="CommentText"/>
      </w:pPr>
      <w:r>
        <w:rPr>
          <w:rStyle w:val="CommentReference"/>
        </w:rPr>
        <w:annotationRef/>
      </w:r>
      <w:r>
        <w:t>Incessant? Or unceasing?</w:t>
      </w:r>
    </w:p>
  </w:comment>
  <w:comment w:id="1175" w:author="Windows User" w:date="2015-10-30T08:56:00Z" w:initials="WU">
    <w:p w14:paraId="7BD20F77" w14:textId="77777777" w:rsidR="00823E69" w:rsidRDefault="00823E69">
      <w:pPr>
        <w:pStyle w:val="CommentText"/>
      </w:pPr>
      <w:r>
        <w:rPr>
          <w:rStyle w:val="CommentReference"/>
        </w:rPr>
        <w:annotationRef/>
      </w:r>
      <w:r>
        <w:t>Flames of fire or fervent as fire?</w:t>
      </w:r>
    </w:p>
  </w:comment>
  <w:comment w:id="1179" w:author="Windows User" w:date="2015-10-30T08:56:00Z" w:initials="WU">
    <w:p w14:paraId="44A84E5A" w14:textId="77777777" w:rsidR="00823E69" w:rsidRDefault="00823E69">
      <w:pPr>
        <w:pStyle w:val="CommentText"/>
      </w:pPr>
      <w:r>
        <w:rPr>
          <w:rStyle w:val="CommentReference"/>
        </w:rPr>
        <w:annotationRef/>
      </w:r>
      <w:r>
        <w:t>Serving the Lord, or serving before the Lord?</w:t>
      </w:r>
    </w:p>
  </w:comment>
  <w:comment w:id="1191" w:author="Windows User" w:date="2015-10-30T08:56:00Z" w:initials="WU">
    <w:p w14:paraId="07D2B1EF" w14:textId="77777777" w:rsidR="00823E69" w:rsidRDefault="00823E69">
      <w:pPr>
        <w:pStyle w:val="CommentText"/>
      </w:pPr>
      <w:r>
        <w:rPr>
          <w:rStyle w:val="CommentReference"/>
        </w:rPr>
        <w:annotationRef/>
      </w:r>
      <w:r>
        <w:t>Or voice of God?</w:t>
      </w:r>
    </w:p>
  </w:comment>
  <w:comment w:id="1192" w:author="Windows User" w:date="2015-10-30T08:56:00Z" w:initials="WU">
    <w:p w14:paraId="3900CC21" w14:textId="77777777" w:rsidR="00823E69" w:rsidRDefault="00823E69">
      <w:pPr>
        <w:pStyle w:val="CommentText"/>
      </w:pPr>
      <w:r>
        <w:rPr>
          <w:rStyle w:val="CommentReference"/>
        </w:rPr>
        <w:annotationRef/>
      </w:r>
      <w:r>
        <w:t>Received or accepted?</w:t>
      </w:r>
    </w:p>
  </w:comment>
  <w:comment w:id="1197" w:author="Windows User" w:date="2015-11-06T08:39:00Z" w:initials="WU">
    <w:p w14:paraId="6EA3F191" w14:textId="77777777" w:rsidR="00823E69" w:rsidRDefault="00823E69">
      <w:pPr>
        <w:pStyle w:val="CommentText"/>
      </w:pPr>
      <w:r>
        <w:rPr>
          <w:rStyle w:val="CommentReference"/>
        </w:rPr>
        <w:annotationRef/>
      </w:r>
      <w:r>
        <w:t>Is this the right St. Theodore?</w:t>
      </w:r>
    </w:p>
  </w:comment>
  <w:comment w:id="1202" w:author="Windows User" w:date="2015-10-30T08:56:00Z" w:initials="WU">
    <w:p w14:paraId="227730E1" w14:textId="77777777" w:rsidR="00823E69" w:rsidRDefault="00823E69">
      <w:pPr>
        <w:pStyle w:val="CommentText"/>
      </w:pPr>
      <w:r>
        <w:rPr>
          <w:rStyle w:val="CommentReference"/>
        </w:rPr>
        <w:annotationRef/>
      </w:r>
      <w:r>
        <w:t>Prabios or Arabius? Doctors and physicians or physicians and well learned?</w:t>
      </w:r>
    </w:p>
  </w:comment>
  <w:comment w:id="1203" w:author="Windows User" w:date="2015-10-30T08:56:00Z" w:initials="WU">
    <w:p w14:paraId="519ADC1D" w14:textId="77777777" w:rsidR="00823E69" w:rsidRDefault="00823E69">
      <w:pPr>
        <w:pStyle w:val="CommentText"/>
      </w:pPr>
      <w:r>
        <w:rPr>
          <w:rStyle w:val="CommentReference"/>
        </w:rPr>
        <w:annotationRef/>
      </w:r>
      <w:r>
        <w:t>Building them upon the Name?</w:t>
      </w:r>
    </w:p>
  </w:comment>
  <w:comment w:id="1213" w:author="Windows User" w:date="2015-10-30T08:56:00Z" w:initials="WU">
    <w:p w14:paraId="3CFB1D1A" w14:textId="77777777" w:rsidR="00823E69" w:rsidRDefault="00823E69">
      <w:pPr>
        <w:pStyle w:val="CommentText"/>
      </w:pPr>
      <w:r>
        <w:rPr>
          <w:rStyle w:val="CommentReference"/>
        </w:rPr>
        <w:annotationRef/>
      </w:r>
      <w:r>
        <w:t>Placed or established?</w:t>
      </w:r>
    </w:p>
  </w:comment>
  <w:comment w:id="1214" w:author="Windows User" w:date="2015-10-30T08:56:00Z" w:initials="WU">
    <w:p w14:paraId="08983CC0" w14:textId="77777777" w:rsidR="00823E69" w:rsidRDefault="00823E69">
      <w:pPr>
        <w:pStyle w:val="CommentText"/>
      </w:pPr>
      <w:r>
        <w:rPr>
          <w:rStyle w:val="CommentReference"/>
        </w:rPr>
        <w:annotationRef/>
      </w:r>
      <w:r>
        <w:t>Or refused?</w:t>
      </w:r>
    </w:p>
  </w:comment>
  <w:comment w:id="1220" w:author="Windows User" w:date="2015-10-30T08:56:00Z" w:initials="WU">
    <w:p w14:paraId="535F3E1B" w14:textId="77777777" w:rsidR="00823E69" w:rsidRDefault="00823E69">
      <w:pPr>
        <w:pStyle w:val="CommentText"/>
      </w:pPr>
      <w:r>
        <w:rPr>
          <w:rStyle w:val="CommentReference"/>
        </w:rPr>
        <w:annotationRef/>
      </w:r>
      <w:r>
        <w:t>Sprung forth? Came forth? Blossomed?</w:t>
      </w:r>
    </w:p>
  </w:comment>
  <w:comment w:id="1232" w:author="Windows User" w:date="2015-10-30T08:56:00Z" w:initials="BS">
    <w:p w14:paraId="07DE8008" w14:textId="77777777" w:rsidR="00823E69" w:rsidRDefault="00823E69">
      <w:pPr>
        <w:pStyle w:val="CommentText"/>
      </w:pPr>
      <w:r>
        <w:rPr>
          <w:rStyle w:val="CommentReference"/>
        </w:rPr>
        <w:annotationRef/>
      </w:r>
      <w:r>
        <w:t>what does this mean?</w:t>
      </w:r>
    </w:p>
  </w:comment>
  <w:comment w:id="1233" w:author="Windows User" w:date="2015-10-30T08:56:00Z" w:initials="BS">
    <w:p w14:paraId="7DE26DCC" w14:textId="77777777" w:rsidR="00823E69" w:rsidRDefault="00823E69">
      <w:pPr>
        <w:pStyle w:val="CommentText"/>
      </w:pPr>
      <w:r>
        <w:rPr>
          <w:rStyle w:val="CommentReference"/>
        </w:rPr>
        <w:annotationRef/>
      </w:r>
      <w:r>
        <w:t>announced or proclaimed?</w:t>
      </w:r>
    </w:p>
  </w:comment>
  <w:comment w:id="1237" w:author="Windows User" w:date="2015-10-30T08:56:00Z" w:initials="WU">
    <w:p w14:paraId="729B2278" w14:textId="77777777" w:rsidR="00823E69" w:rsidRDefault="00823E69">
      <w:pPr>
        <w:pStyle w:val="CommentText"/>
      </w:pPr>
      <w:r>
        <w:rPr>
          <w:rStyle w:val="CommentReference"/>
        </w:rPr>
        <w:annotationRef/>
      </w:r>
      <w:r>
        <w:t>?</w:t>
      </w:r>
    </w:p>
  </w:comment>
  <w:comment w:id="1238" w:author="Windows User" w:date="2015-10-30T08:56:00Z" w:initials="WU">
    <w:p w14:paraId="44863D12" w14:textId="77777777" w:rsidR="00823E69" w:rsidRDefault="00823E69">
      <w:pPr>
        <w:pStyle w:val="CommentText"/>
      </w:pPr>
      <w:r>
        <w:rPr>
          <w:rStyle w:val="CommentReference"/>
        </w:rPr>
        <w:annotationRef/>
      </w:r>
      <w:r>
        <w:t>Bride, no, not bridegroom?</w:t>
      </w:r>
    </w:p>
  </w:comment>
  <w:comment w:id="1241" w:author="Windows User" w:date="2015-10-30T08:56:00Z" w:initials="WU">
    <w:p w14:paraId="6CE1AF88" w14:textId="77777777" w:rsidR="00823E69" w:rsidRDefault="00823E69">
      <w:pPr>
        <w:pStyle w:val="CommentText"/>
      </w:pPr>
      <w:r>
        <w:rPr>
          <w:rStyle w:val="CommentReference"/>
        </w:rPr>
        <w:annotationRef/>
      </w:r>
      <w:r>
        <w:t>Return?</w:t>
      </w:r>
    </w:p>
  </w:comment>
  <w:comment w:id="1242" w:author="Windows User" w:date="2015-10-30T08:56:00Z" w:initials="WU">
    <w:p w14:paraId="2917E600" w14:textId="77777777" w:rsidR="00823E69" w:rsidRDefault="00823E69">
      <w:pPr>
        <w:pStyle w:val="CommentText"/>
      </w:pPr>
      <w:r>
        <w:rPr>
          <w:rStyle w:val="CommentReference"/>
        </w:rPr>
        <w:annotationRef/>
      </w:r>
      <w:r>
        <w:t>Establishment? Building up?</w:t>
      </w:r>
    </w:p>
  </w:comment>
  <w:comment w:id="1244" w:author="Windows User" w:date="2015-10-30T08:56:00Z" w:initials="WU">
    <w:p w14:paraId="14DF4F91" w14:textId="77777777" w:rsidR="00823E69" w:rsidRDefault="00823E69">
      <w:pPr>
        <w:pStyle w:val="CommentText"/>
      </w:pPr>
      <w:r>
        <w:rPr>
          <w:rStyle w:val="CommentReference"/>
        </w:rPr>
        <w:annotationRef/>
      </w:r>
      <w:r>
        <w:t>Heavenly evangelist? Good tidings? Glad tidings? Good news?</w:t>
      </w:r>
    </w:p>
  </w:comment>
  <w:comment w:id="1245" w:author="Windows User" w:date="2015-10-30T08:56:00Z" w:initials="WU">
    <w:p w14:paraId="55FC1EAE" w14:textId="77777777" w:rsidR="00823E69" w:rsidRDefault="00823E69">
      <w:pPr>
        <w:pStyle w:val="CommentText"/>
      </w:pPr>
      <w:r>
        <w:rPr>
          <w:rStyle w:val="CommentReference"/>
        </w:rPr>
        <w:annotationRef/>
      </w:r>
      <w:r>
        <w:t>I don’t see “the Lord is with you” in the Coptic</w:t>
      </w:r>
    </w:p>
    <w:p w14:paraId="4431CB1C" w14:textId="77777777" w:rsidR="00823E69" w:rsidRDefault="00823E69">
      <w:pPr>
        <w:pStyle w:val="CommentText"/>
      </w:pPr>
    </w:p>
  </w:comment>
  <w:comment w:id="1246" w:author="Windows User" w:date="2015-10-30T08:56:00Z" w:initials="WU">
    <w:p w14:paraId="4549B91A" w14:textId="77777777" w:rsidR="00823E69" w:rsidRDefault="00823E69">
      <w:pPr>
        <w:pStyle w:val="CommentText"/>
      </w:pPr>
      <w:r>
        <w:rPr>
          <w:rStyle w:val="CommentReference"/>
        </w:rPr>
        <w:annotationRef/>
      </w:r>
      <w:r>
        <w:t>Heavenly herald of Good News?</w:t>
      </w:r>
    </w:p>
    <w:p w14:paraId="384F02AC" w14:textId="77777777" w:rsidR="00823E69" w:rsidRDefault="00823E69">
      <w:pPr>
        <w:pStyle w:val="CommentText"/>
      </w:pPr>
    </w:p>
  </w:comment>
  <w:comment w:id="1253" w:author="Windows User" w:date="2015-10-30T08:56:00Z" w:initials="WU">
    <w:p w14:paraId="4A264D5C" w14:textId="77777777" w:rsidR="00823E69" w:rsidRDefault="00823E69">
      <w:pPr>
        <w:pStyle w:val="CommentText"/>
      </w:pPr>
      <w:r>
        <w:rPr>
          <w:rStyle w:val="CommentReference"/>
        </w:rPr>
        <w:annotationRef/>
      </w:r>
      <w:r>
        <w:t>I think we’re doing holy for ethowab, but saint for agios… open to discussion though.</w:t>
      </w:r>
    </w:p>
  </w:comment>
  <w:comment w:id="1284" w:author="Windows User" w:date="2015-10-30T08:56:00Z" w:initials="WU">
    <w:p w14:paraId="3A72AA33" w14:textId="77777777" w:rsidR="00823E69" w:rsidRDefault="00823E69">
      <w:pPr>
        <w:pStyle w:val="CommentText"/>
      </w:pPr>
      <w:r>
        <w:rPr>
          <w:rStyle w:val="CommentReference"/>
        </w:rPr>
        <w:annotationRef/>
      </w:r>
      <w:r>
        <w:t>Redeemed?</w:t>
      </w:r>
    </w:p>
  </w:comment>
  <w:comment w:id="1285" w:author="Windows User" w:date="2015-10-30T08:56:00Z" w:initials="WU">
    <w:p w14:paraId="5BF82FF5" w14:textId="77777777" w:rsidR="00823E69" w:rsidRDefault="00823E69">
      <w:pPr>
        <w:pStyle w:val="CommentText"/>
      </w:pPr>
      <w:r>
        <w:rPr>
          <w:rStyle w:val="CommentReference"/>
        </w:rPr>
        <w:annotationRef/>
      </w:r>
      <w:r>
        <w:t>For? So?</w:t>
      </w:r>
    </w:p>
  </w:comment>
  <w:comment w:id="1290" w:author="Windows User" w:date="2015-10-30T08:56:00Z" w:initials="WU">
    <w:p w14:paraId="5B54A424" w14:textId="77777777" w:rsidR="00823E69" w:rsidRDefault="00823E69">
      <w:pPr>
        <w:pStyle w:val="CommentText"/>
      </w:pPr>
      <w:r>
        <w:rPr>
          <w:rStyle w:val="CommentReference"/>
        </w:rPr>
        <w:annotationRef/>
      </w:r>
      <w:r>
        <w:t>Or did shine and did illuminate</w:t>
      </w:r>
    </w:p>
  </w:comment>
  <w:comment w:id="1291" w:author="Windows User" w:date="2015-10-30T08:56:00Z" w:initials="WU">
    <w:p w14:paraId="5929E69F" w14:textId="77777777" w:rsidR="00823E69" w:rsidRDefault="00823E69">
      <w:pPr>
        <w:pStyle w:val="CommentText"/>
      </w:pPr>
      <w:r>
        <w:rPr>
          <w:rStyle w:val="CommentReference"/>
        </w:rPr>
        <w:annotationRef/>
      </w:r>
      <w:r>
        <w:t>What should this verse be?</w:t>
      </w:r>
    </w:p>
  </w:comment>
  <w:comment w:id="1292" w:author="Windows User" w:date="2015-10-30T08:56:00Z" w:initials="WU">
    <w:p w14:paraId="37815108" w14:textId="77777777" w:rsidR="00823E69" w:rsidRDefault="00823E69">
      <w:pPr>
        <w:pStyle w:val="CommentText"/>
      </w:pPr>
      <w:r>
        <w:rPr>
          <w:rStyle w:val="CommentReference"/>
        </w:rPr>
        <w:annotationRef/>
      </w:r>
      <w:r>
        <w:t>Uhm… does this mean something else, because saying the seal of the door Ezekiel saw was raised seems really bad …</w:t>
      </w:r>
    </w:p>
  </w:comment>
  <w:comment w:id="1293" w:author="Windows User" w:date="2015-10-30T08:56:00Z" w:initials="WU">
    <w:p w14:paraId="770E6FA0" w14:textId="77777777" w:rsidR="00823E69" w:rsidRDefault="00823E69">
      <w:pPr>
        <w:pStyle w:val="CommentText"/>
      </w:pPr>
      <w:r>
        <w:rPr>
          <w:rStyle w:val="CommentReference"/>
        </w:rPr>
        <w:annotationRef/>
      </w:r>
      <w:r>
        <w:t>Who?</w:t>
      </w:r>
    </w:p>
  </w:comment>
  <w:comment w:id="1294" w:author="Windows User" w:date="2015-10-30T08:56:00Z" w:initials="WU">
    <w:p w14:paraId="7FDD5784" w14:textId="77777777" w:rsidR="00823E69" w:rsidRDefault="00823E69">
      <w:pPr>
        <w:pStyle w:val="CommentText"/>
      </w:pPr>
      <w:r>
        <w:rPr>
          <w:rStyle w:val="CommentReference"/>
        </w:rPr>
        <w:annotationRef/>
      </w:r>
      <w:r>
        <w:t>Different adjective</w:t>
      </w:r>
    </w:p>
  </w:comment>
  <w:comment w:id="1295" w:author="Windows User" w:date="2015-10-30T08:56:00Z" w:initials="WU">
    <w:p w14:paraId="69734FAC" w14:textId="77777777" w:rsidR="00823E69" w:rsidRDefault="00823E69">
      <w:pPr>
        <w:pStyle w:val="CommentText"/>
      </w:pPr>
      <w:r>
        <w:rPr>
          <w:rStyle w:val="CommentReference"/>
        </w:rPr>
        <w:annotationRef/>
      </w:r>
      <w:r>
        <w:t>Sickness?</w:t>
      </w:r>
    </w:p>
  </w:comment>
  <w:comment w:id="1298" w:author="Windows User" w:date="2015-10-30T08:56:00Z" w:initials="BS">
    <w:p w14:paraId="07C468E8" w14:textId="77777777" w:rsidR="00823E69" w:rsidRDefault="00823E6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1" w:author="Windows User" w:date="2015-10-30T08:56:00Z" w:initials="WU">
    <w:p w14:paraId="14F94395" w14:textId="77777777" w:rsidR="00823E69" w:rsidRDefault="00823E69">
      <w:pPr>
        <w:pStyle w:val="CommentText"/>
      </w:pPr>
      <w:r>
        <w:rPr>
          <w:rStyle w:val="CommentReference"/>
        </w:rPr>
        <w:annotationRef/>
      </w:r>
      <w:r>
        <w:t>What?</w:t>
      </w:r>
    </w:p>
  </w:comment>
  <w:comment w:id="1310" w:author="Windows User" w:date="2015-10-30T08:56:00Z" w:initials="WU">
    <w:p w14:paraId="39A2608E" w14:textId="77777777" w:rsidR="00823E69" w:rsidRDefault="00823E69">
      <w:pPr>
        <w:pStyle w:val="CommentText"/>
      </w:pPr>
      <w:r>
        <w:rPr>
          <w:rStyle w:val="CommentReference"/>
        </w:rPr>
        <w:annotationRef/>
      </w:r>
    </w:p>
  </w:comment>
  <w:comment w:id="1321" w:author="Windows User" w:date="2015-10-30T08:56:00Z" w:initials="WU">
    <w:p w14:paraId="255EEE9F" w14:textId="77777777" w:rsidR="00823E69" w:rsidRDefault="00823E69">
      <w:pPr>
        <w:pStyle w:val="CommentText"/>
      </w:pPr>
      <w:r>
        <w:rPr>
          <w:rStyle w:val="CommentReference"/>
        </w:rPr>
        <w:annotationRef/>
      </w:r>
      <w:r>
        <w:t>Is abouna going by a different version of the Coptic?</w:t>
      </w:r>
    </w:p>
    <w:p w14:paraId="45F504BB" w14:textId="77777777" w:rsidR="00823E69" w:rsidRDefault="00823E69">
      <w:pPr>
        <w:pStyle w:val="CommentText"/>
      </w:pPr>
    </w:p>
  </w:comment>
  <w:comment w:id="1323" w:author="Windows User" w:date="2015-10-30T08:56:00Z" w:initials="WU">
    <w:p w14:paraId="63C351E6" w14:textId="77777777" w:rsidR="00823E69" w:rsidRDefault="00823E69">
      <w:pPr>
        <w:pStyle w:val="CommentText"/>
      </w:pPr>
      <w:r>
        <w:rPr>
          <w:rStyle w:val="CommentReference"/>
        </w:rPr>
        <w:annotationRef/>
      </w:r>
      <w:r>
        <w:t>Praise and victory doesn’t make sense.</w:t>
      </w:r>
    </w:p>
  </w:comment>
  <w:comment w:id="1325" w:author="Windows User" w:date="2015-10-30T08:56:00Z" w:initials="WU">
    <w:p w14:paraId="5729C7D5" w14:textId="77777777" w:rsidR="00823E69" w:rsidRDefault="00823E69">
      <w:pPr>
        <w:pStyle w:val="CommentText"/>
      </w:pPr>
      <w:r>
        <w:rPr>
          <w:rStyle w:val="CommentReference"/>
        </w:rPr>
        <w:annotationRef/>
      </w:r>
      <w:r>
        <w:t>Godhead?</w:t>
      </w:r>
    </w:p>
  </w:comment>
  <w:comment w:id="1334" w:author="Windows User" w:date="2015-10-30T08:56:00Z" w:initials="WU">
    <w:p w14:paraId="78E42A11" w14:textId="77777777" w:rsidR="00823E69" w:rsidRDefault="00823E69">
      <w:pPr>
        <w:pStyle w:val="CommentText"/>
      </w:pPr>
      <w:r>
        <w:rPr>
          <w:rStyle w:val="CommentReference"/>
        </w:rPr>
        <w:annotationRef/>
      </w:r>
      <w:r>
        <w:t>Establish?</w:t>
      </w:r>
    </w:p>
  </w:comment>
  <w:comment w:id="1335" w:author="Windows User" w:date="2015-10-30T08:56:00Z" w:initials="WU">
    <w:p w14:paraId="642EB965" w14:textId="77777777" w:rsidR="00823E69" w:rsidRDefault="00823E69">
      <w:pPr>
        <w:pStyle w:val="CommentText"/>
      </w:pPr>
      <w:r>
        <w:rPr>
          <w:rStyle w:val="CommentReference"/>
        </w:rPr>
        <w:annotationRef/>
      </w:r>
      <w:r>
        <w:t>Check another source… missing puncuation</w:t>
      </w:r>
    </w:p>
  </w:comment>
  <w:comment w:id="1336" w:author="Windows User" w:date="2015-10-30T08:56:00Z" w:initials="WU">
    <w:p w14:paraId="6F8B5532" w14:textId="77777777" w:rsidR="00823E69" w:rsidRDefault="00823E69">
      <w:pPr>
        <w:pStyle w:val="CommentText"/>
      </w:pPr>
      <w:r>
        <w:rPr>
          <w:rStyle w:val="CommentReference"/>
        </w:rPr>
        <w:annotationRef/>
      </w:r>
      <w:r>
        <w:t>Worked?</w:t>
      </w:r>
    </w:p>
  </w:comment>
  <w:comment w:id="1337" w:author="Windows User" w:date="2015-10-30T08:56:00Z" w:initials="WU">
    <w:p w14:paraId="4F504285" w14:textId="77777777" w:rsidR="00823E69" w:rsidRDefault="00823E69">
      <w:pPr>
        <w:pStyle w:val="CommentText"/>
      </w:pPr>
      <w:r>
        <w:rPr>
          <w:rStyle w:val="CommentReference"/>
        </w:rPr>
        <w:annotationRef/>
      </w:r>
      <w:r>
        <w:t>Thrice holy or Trisagion?</w:t>
      </w:r>
    </w:p>
  </w:comment>
  <w:comment w:id="1339" w:author="Windows User" w:date="2015-10-30T08:56:00Z" w:initials="WU">
    <w:p w14:paraId="5514BCC2" w14:textId="77777777" w:rsidR="00823E69" w:rsidRPr="00936DE7" w:rsidRDefault="00823E6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0" w:author="Windows User" w:date="2015-10-30T08:56:00Z" w:initials="WU">
    <w:p w14:paraId="179A5384" w14:textId="77777777" w:rsidR="00823E69" w:rsidRDefault="00823E69">
      <w:pPr>
        <w:pStyle w:val="CommentText"/>
      </w:pPr>
      <w:r>
        <w:rPr>
          <w:rStyle w:val="CommentReference"/>
        </w:rPr>
        <w:annotationRef/>
      </w:r>
      <w:r>
        <w:t>Right translation?</w:t>
      </w:r>
    </w:p>
  </w:comment>
  <w:comment w:id="1342" w:author="Windows User" w:date="2015-10-30T08:56:00Z" w:initials="WU">
    <w:p w14:paraId="1682BE28" w14:textId="77777777" w:rsidR="00823E69" w:rsidRDefault="00823E69">
      <w:pPr>
        <w:pStyle w:val="CommentText"/>
      </w:pPr>
      <w:r>
        <w:rPr>
          <w:rStyle w:val="CommentReference"/>
        </w:rPr>
        <w:annotationRef/>
      </w:r>
      <w:r>
        <w:t>What does this mean?</w:t>
      </w:r>
    </w:p>
  </w:comment>
  <w:comment w:id="1343" w:author="Windows User" w:date="2015-10-30T08:56:00Z" w:initials="WU">
    <w:p w14:paraId="30C5B7C9" w14:textId="77777777" w:rsidR="00823E69" w:rsidRDefault="00823E69">
      <w:pPr>
        <w:pStyle w:val="CommentText"/>
      </w:pPr>
      <w:r>
        <w:rPr>
          <w:rStyle w:val="CommentReference"/>
        </w:rPr>
        <w:annotationRef/>
      </w:r>
      <w:r>
        <w:t>To the end?</w:t>
      </w:r>
    </w:p>
  </w:comment>
  <w:comment w:id="1348" w:author="Windows User" w:date="2015-10-30T08:56:00Z" w:initials="WU">
    <w:p w14:paraId="2C2856CA" w14:textId="77777777" w:rsidR="00823E69" w:rsidRDefault="00823E69">
      <w:pPr>
        <w:pStyle w:val="CommentText"/>
      </w:pPr>
      <w:r>
        <w:rPr>
          <w:rStyle w:val="CommentReference"/>
        </w:rPr>
        <w:annotationRef/>
      </w:r>
      <w:r>
        <w:t>Or freedom?</w:t>
      </w:r>
    </w:p>
  </w:comment>
  <w:comment w:id="1349" w:author="Windows User" w:date="2015-10-30T08:56:00Z" w:initials="WU">
    <w:p w14:paraId="229642C6" w14:textId="77777777" w:rsidR="00823E69" w:rsidRDefault="00823E69">
      <w:pPr>
        <w:pStyle w:val="CommentText"/>
      </w:pPr>
      <w:r>
        <w:rPr>
          <w:rStyle w:val="CommentReference"/>
        </w:rPr>
        <w:annotationRef/>
      </w:r>
      <w:r>
        <w:t>Or establish?</w:t>
      </w:r>
    </w:p>
  </w:comment>
  <w:comment w:id="1357" w:author="Windows User" w:date="2015-10-30T08:56:00Z" w:initials="WU">
    <w:p w14:paraId="798C7307" w14:textId="77777777" w:rsidR="00823E69" w:rsidRDefault="00823E69">
      <w:pPr>
        <w:pStyle w:val="CommentText"/>
      </w:pPr>
      <w:r>
        <w:rPr>
          <w:rStyle w:val="CommentReference"/>
        </w:rPr>
        <w:annotationRef/>
      </w:r>
      <w:r>
        <w:t>Is this the correct date?</w:t>
      </w:r>
    </w:p>
  </w:comment>
  <w:comment w:id="1448" w:author="Windows User" w:date="2015-10-30T08:56:00Z" w:initials="WU">
    <w:p w14:paraId="1C25D03A" w14:textId="77777777" w:rsidR="00823E69" w:rsidRDefault="00823E69">
      <w:pPr>
        <w:pStyle w:val="CommentText"/>
      </w:pPr>
      <w:r>
        <w:rPr>
          <w:rStyle w:val="CommentReference"/>
        </w:rPr>
        <w:annotationRef/>
      </w:r>
      <w:r>
        <w:t>Can this be reworded?</w:t>
      </w:r>
    </w:p>
  </w:comment>
  <w:comment w:id="1450" w:author="Windows User" w:date="2015-10-30T08:56:00Z" w:initials="WU">
    <w:p w14:paraId="71B1FE22" w14:textId="77777777" w:rsidR="00823E69" w:rsidRDefault="00823E69">
      <w:pPr>
        <w:pStyle w:val="CommentText"/>
      </w:pPr>
      <w:r>
        <w:rPr>
          <w:rStyle w:val="CommentReference"/>
        </w:rPr>
        <w:annotationRef/>
      </w:r>
      <w:r>
        <w:t>Check other books for alternate word here.</w:t>
      </w:r>
    </w:p>
  </w:comment>
  <w:comment w:id="1451" w:author="Windows User" w:date="2015-10-30T08:56:00Z" w:initials="WU">
    <w:p w14:paraId="546F5FFA" w14:textId="77777777" w:rsidR="00823E69" w:rsidRDefault="00823E69">
      <w:pPr>
        <w:pStyle w:val="CommentText"/>
      </w:pPr>
      <w:r>
        <w:rPr>
          <w:rStyle w:val="CommentReference"/>
        </w:rPr>
        <w:annotationRef/>
      </w:r>
      <w:r>
        <w:t>Nations or peoples?</w:t>
      </w:r>
    </w:p>
  </w:comment>
  <w:comment w:id="1452" w:author="Windows User" w:date="2015-10-30T08:56:00Z" w:initials="WU">
    <w:p w14:paraId="4FC1DCF3" w14:textId="77777777" w:rsidR="00823E69" w:rsidRDefault="00823E69">
      <w:pPr>
        <w:pStyle w:val="CommentText"/>
      </w:pPr>
      <w:r>
        <w:rPr>
          <w:rStyle w:val="CommentReference"/>
        </w:rPr>
        <w:annotationRef/>
      </w:r>
      <w:r>
        <w:t>Burned or consumed?</w:t>
      </w:r>
    </w:p>
  </w:comment>
  <w:comment w:id="1453" w:author="Windows User" w:date="2015-10-30T08:56:00Z" w:initials="WU">
    <w:p w14:paraId="5B463C07" w14:textId="77777777" w:rsidR="00823E69" w:rsidRDefault="00823E69">
      <w:pPr>
        <w:pStyle w:val="CommentText"/>
      </w:pPr>
      <w:r>
        <w:rPr>
          <w:rStyle w:val="CommentReference"/>
        </w:rPr>
        <w:annotationRef/>
      </w:r>
      <w:r>
        <w:t>?</w:t>
      </w:r>
    </w:p>
  </w:comment>
  <w:comment w:id="1454" w:author="Windows User" w:date="2015-10-30T08:56:00Z" w:initials="WU">
    <w:p w14:paraId="3079CC02" w14:textId="77777777" w:rsidR="00823E69" w:rsidRPr="0098028B" w:rsidRDefault="00823E6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5" w:author="Windows User" w:date="2015-10-30T08:56:00Z" w:initials="WU">
    <w:p w14:paraId="4B943F0B" w14:textId="77777777" w:rsidR="00823E69" w:rsidRDefault="00823E69">
      <w:pPr>
        <w:pStyle w:val="CommentText"/>
      </w:pPr>
      <w:r>
        <w:rPr>
          <w:rStyle w:val="CommentReference"/>
        </w:rPr>
        <w:annotationRef/>
      </w:r>
      <w:r>
        <w:t>Synaxarium has St. James dying twice… likely one of them should be St. John!</w:t>
      </w:r>
    </w:p>
  </w:comment>
  <w:comment w:id="1498" w:author="Windows User" w:date="2015-10-30T08:56:00Z" w:initials="WU">
    <w:p w14:paraId="11436C6E" w14:textId="77777777" w:rsidR="00823E69" w:rsidRDefault="00823E69">
      <w:pPr>
        <w:pStyle w:val="CommentText"/>
      </w:pPr>
      <w:r>
        <w:rPr>
          <w:rStyle w:val="CommentReference"/>
        </w:rPr>
        <w:annotationRef/>
      </w:r>
      <w:r>
        <w:t>Ramez says print synacarium may have him in july</w:t>
      </w:r>
    </w:p>
  </w:comment>
  <w:comment w:id="1509" w:author="Windows User" w:date="2015-10-30T08:56:00Z" w:initials="WU">
    <w:p w14:paraId="62A36CDC" w14:textId="77777777" w:rsidR="00823E69" w:rsidRDefault="00823E69">
      <w:pPr>
        <w:pStyle w:val="CommentText"/>
      </w:pPr>
      <w:r>
        <w:rPr>
          <w:rStyle w:val="CommentReference"/>
        </w:rPr>
        <w:annotationRef/>
      </w:r>
      <w:r>
        <w:t>Approached? What does this vs mean?</w:t>
      </w:r>
    </w:p>
  </w:comment>
  <w:comment w:id="1510" w:author="Windows User" w:date="2015-10-30T08:56:00Z" w:initials="WU">
    <w:p w14:paraId="329416E7" w14:textId="77777777" w:rsidR="00823E69" w:rsidRPr="00035775" w:rsidRDefault="00823E6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6" w:author="Windows User" w:date="2015-10-30T08:56:00Z" w:initials="WU">
    <w:p w14:paraId="763F73BB" w14:textId="77777777" w:rsidR="00823E69" w:rsidRDefault="00823E69">
      <w:pPr>
        <w:pStyle w:val="CommentText"/>
      </w:pPr>
      <w:r>
        <w:rPr>
          <w:rStyle w:val="CommentReference"/>
        </w:rPr>
        <w:annotationRef/>
      </w:r>
      <w:r>
        <w:t>Thoughts?</w:t>
      </w:r>
    </w:p>
  </w:comment>
  <w:comment w:id="1537" w:author="Windows User" w:date="2015-10-30T08:56:00Z" w:initials="WU">
    <w:p w14:paraId="7B47C8A3" w14:textId="77777777" w:rsidR="00823E69" w:rsidRDefault="00823E6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2" w:author="Windows User" w:date="2015-10-30T08:56:00Z" w:initials="WU">
    <w:p w14:paraId="0BE9113A" w14:textId="77777777" w:rsidR="00823E69" w:rsidRDefault="00823E69">
      <w:pPr>
        <w:pStyle w:val="CommentText"/>
      </w:pPr>
      <w:r>
        <w:rPr>
          <w:rStyle w:val="CommentReference"/>
        </w:rPr>
        <w:annotationRef/>
      </w:r>
      <w:r>
        <w:t>Completely different.</w:t>
      </w:r>
    </w:p>
  </w:comment>
  <w:comment w:id="1573" w:author="Windows User" w:date="2015-10-30T08:56:00Z" w:initials="WU">
    <w:p w14:paraId="074682DD" w14:textId="77777777" w:rsidR="00823E69" w:rsidRDefault="00823E69">
      <w:pPr>
        <w:pStyle w:val="CommentText"/>
      </w:pPr>
      <w:r>
        <w:rPr>
          <w:rStyle w:val="CommentReference"/>
        </w:rPr>
        <w:annotationRef/>
      </w:r>
      <w:r>
        <w:t>With or in?</w:t>
      </w:r>
    </w:p>
  </w:comment>
  <w:comment w:id="1574" w:author="Windows User" w:date="2015-10-30T08:56:00Z" w:initials="WU">
    <w:p w14:paraId="371712E1" w14:textId="77777777" w:rsidR="00823E69" w:rsidRDefault="00823E69">
      <w:pPr>
        <w:pStyle w:val="CommentText"/>
      </w:pPr>
      <w:r>
        <w:rPr>
          <w:rStyle w:val="CommentReference"/>
        </w:rPr>
        <w:annotationRef/>
      </w:r>
    </w:p>
  </w:comment>
  <w:comment w:id="1575" w:author="Windows User" w:date="2015-10-30T08:56:00Z" w:initials="WU">
    <w:p w14:paraId="0B3C1D3B" w14:textId="77777777" w:rsidR="00823E69" w:rsidRDefault="00823E69">
      <w:pPr>
        <w:pStyle w:val="CommentText"/>
      </w:pPr>
      <w:r>
        <w:rPr>
          <w:rStyle w:val="CommentReference"/>
        </w:rPr>
        <w:annotationRef/>
      </w:r>
      <w:r>
        <w:t>Sound or voice?</w:t>
      </w:r>
    </w:p>
  </w:comment>
  <w:comment w:id="1577" w:author="Windows User" w:date="2015-10-30T08:56:00Z" w:initials="WU">
    <w:p w14:paraId="1C3A0B98" w14:textId="77777777" w:rsidR="00823E69" w:rsidRDefault="00823E69">
      <w:pPr>
        <w:pStyle w:val="CommentText"/>
      </w:pPr>
      <w:r>
        <w:rPr>
          <w:rStyle w:val="CommentReference"/>
        </w:rPr>
        <w:annotationRef/>
      </w:r>
      <w:r>
        <w:t>Open to suggetions.</w:t>
      </w:r>
    </w:p>
  </w:comment>
  <w:comment w:id="1578" w:author="Windows User" w:date="2015-10-30T08:56:00Z" w:initials="WU">
    <w:p w14:paraId="79DB91AB" w14:textId="77777777" w:rsidR="00823E69" w:rsidRDefault="00823E69">
      <w:pPr>
        <w:pStyle w:val="CommentText"/>
      </w:pPr>
      <w:r>
        <w:rPr>
          <w:rStyle w:val="CommentReference"/>
        </w:rPr>
        <w:annotationRef/>
      </w:r>
      <w:r>
        <w:t>Before?</w:t>
      </w:r>
    </w:p>
  </w:comment>
  <w:comment w:id="1579" w:author="Windows User" w:date="2015-10-30T08:56:00Z" w:initials="WU">
    <w:p w14:paraId="777049F3" w14:textId="77777777" w:rsidR="00823E69" w:rsidRDefault="00823E69">
      <w:pPr>
        <w:pStyle w:val="CommentText"/>
      </w:pPr>
      <w:r>
        <w:rPr>
          <w:rStyle w:val="CommentReference"/>
        </w:rPr>
        <w:annotationRef/>
      </w:r>
      <w:r>
        <w:t>Nations?</w:t>
      </w:r>
    </w:p>
  </w:comment>
  <w:comment w:id="1580" w:author="Windows User" w:date="2015-10-30T08:56:00Z" w:initials="WU">
    <w:p w14:paraId="29D1E0CC" w14:textId="77777777" w:rsidR="00823E69" w:rsidRDefault="00823E69">
      <w:pPr>
        <w:pStyle w:val="CommentText"/>
      </w:pPr>
      <w:r>
        <w:rPr>
          <w:rStyle w:val="CommentReference"/>
        </w:rPr>
        <w:annotationRef/>
      </w:r>
      <w:r>
        <w:t>?</w:t>
      </w:r>
    </w:p>
  </w:comment>
  <w:comment w:id="1621" w:author="Windows User" w:date="2015-10-30T08:56:00Z" w:initials="WU">
    <w:p w14:paraId="73A9ACC7" w14:textId="77777777" w:rsidR="00823E69" w:rsidRDefault="00823E69">
      <w:pPr>
        <w:pStyle w:val="CommentText"/>
      </w:pPr>
      <w:r>
        <w:rPr>
          <w:rStyle w:val="CommentReference"/>
        </w:rPr>
        <w:annotationRef/>
      </w:r>
      <w:r>
        <w:t>?</w:t>
      </w:r>
    </w:p>
  </w:comment>
  <w:comment w:id="1628" w:author="Windows User" w:date="2015-10-30T08:56:00Z" w:initials="WU">
    <w:p w14:paraId="4F5630C0" w14:textId="77777777" w:rsidR="00823E69" w:rsidRDefault="00823E69">
      <w:pPr>
        <w:pStyle w:val="CommentText"/>
      </w:pPr>
      <w:r>
        <w:rPr>
          <w:rStyle w:val="CommentReference"/>
        </w:rPr>
        <w:annotationRef/>
      </w:r>
      <w:r>
        <w:t>Abba Noub, abanoub, Apa Noub, Apnoub?</w:t>
      </w:r>
    </w:p>
  </w:comment>
  <w:comment w:id="1629" w:author="Windows User" w:date="2015-10-30T08:56:00Z" w:initials="WU">
    <w:p w14:paraId="3899034D" w14:textId="77777777" w:rsidR="00823E69" w:rsidRDefault="00823E69">
      <w:pPr>
        <w:pStyle w:val="CommentText"/>
      </w:pPr>
      <w:r>
        <w:rPr>
          <w:rStyle w:val="CommentReference"/>
        </w:rPr>
        <w:annotationRef/>
      </w:r>
      <w:r>
        <w:t>Upright, or orthodox?</w:t>
      </w:r>
    </w:p>
  </w:comment>
  <w:comment w:id="1638" w:author="Windows User" w:date="2015-10-30T08:56:00Z" w:initials="WU">
    <w:p w14:paraId="61207ABC" w14:textId="77777777" w:rsidR="00823E69" w:rsidRDefault="00823E69">
      <w:pPr>
        <w:pStyle w:val="CommentText"/>
      </w:pPr>
      <w:r>
        <w:rPr>
          <w:rStyle w:val="CommentReference"/>
        </w:rPr>
        <w:annotationRef/>
      </w:r>
      <w:r>
        <w:t>Are we going with ti agia = saint and ti ethowab = the holy?</w:t>
      </w:r>
    </w:p>
  </w:comment>
  <w:comment w:id="1660" w:author="Windows User" w:date="2015-11-18T20:43:00Z" w:initials="WU">
    <w:p w14:paraId="08613E46" w14:textId="00F90E8C" w:rsidR="00823E69" w:rsidRDefault="00823E69">
      <w:pPr>
        <w:pStyle w:val="CommentText"/>
      </w:pPr>
      <w:r>
        <w:rPr>
          <w:rStyle w:val="CommentReference"/>
        </w:rPr>
        <w:annotationRef/>
      </w:r>
      <w:r>
        <w:t>Is this for Adam days? Or just Sundays?</w:t>
      </w:r>
    </w:p>
  </w:comment>
  <w:comment w:id="1661" w:author="Windows User" w:date="2015-11-18T20:38:00Z" w:initials="WU">
    <w:p w14:paraId="43F9C3B7" w14:textId="77777777" w:rsidR="00823E69" w:rsidRDefault="00823E69">
      <w:pPr>
        <w:pStyle w:val="CommentText"/>
      </w:pPr>
      <w:r>
        <w:rPr>
          <w:rStyle w:val="CommentReference"/>
        </w:rPr>
        <w:annotationRef/>
      </w:r>
      <w:r>
        <w:t>What does this mean? I feel like we put something else somewhere else</w:t>
      </w:r>
    </w:p>
  </w:comment>
  <w:comment w:id="1663" w:author="Windows User" w:date="2015-11-19T22:12:00Z" w:initials="WU">
    <w:p w14:paraId="79F037D4" w14:textId="77777777" w:rsidR="00823E69" w:rsidRDefault="00823E69">
      <w:pPr>
        <w:pStyle w:val="CommentText"/>
      </w:pPr>
      <w:r>
        <w:rPr>
          <w:rStyle w:val="CommentReference"/>
        </w:rPr>
        <w:annotationRef/>
      </w:r>
      <w:r>
        <w:t>Theotokos forever, or ever-Theotokos?</w:t>
      </w:r>
    </w:p>
  </w:comment>
  <w:comment w:id="1664" w:author="Windows User" w:date="2015-11-19T22:12:00Z" w:initials="WU">
    <w:p w14:paraId="7E2C6DDB" w14:textId="77777777" w:rsidR="00823E69" w:rsidRDefault="00823E69">
      <w:pPr>
        <w:pStyle w:val="CommentText"/>
      </w:pPr>
      <w:r>
        <w:rPr>
          <w:rStyle w:val="CommentReference"/>
        </w:rPr>
        <w:annotationRef/>
      </w:r>
      <w:r>
        <w:t>What does this mean?</w:t>
      </w:r>
    </w:p>
  </w:comment>
  <w:comment w:id="1665" w:author="Windows User" w:date="2015-11-19T22:12:00Z" w:initials="WU">
    <w:p w14:paraId="71146019" w14:textId="77777777" w:rsidR="00823E69" w:rsidRDefault="00823E69">
      <w:pPr>
        <w:pStyle w:val="CommentText"/>
      </w:pPr>
      <w:r>
        <w:rPr>
          <w:rStyle w:val="CommentReference"/>
        </w:rPr>
        <w:annotationRef/>
      </w:r>
      <w:r>
        <w:t>What does this mean?</w:t>
      </w:r>
    </w:p>
  </w:comment>
  <w:comment w:id="1666" w:author="Windows User" w:date="2015-11-19T22:12:00Z" w:initials="WU">
    <w:p w14:paraId="24E4F57A" w14:textId="77777777" w:rsidR="00823E69" w:rsidRDefault="00823E69">
      <w:pPr>
        <w:pStyle w:val="CommentText"/>
      </w:pPr>
      <w:r>
        <w:rPr>
          <w:rStyle w:val="CommentReference"/>
        </w:rPr>
        <w:annotationRef/>
      </w:r>
      <w:r>
        <w:t>Praying or interceding?</w:t>
      </w:r>
    </w:p>
  </w:comment>
  <w:comment w:id="1684" w:author="Windows User" w:date="2015-10-30T08:56:00Z" w:initials="WU">
    <w:p w14:paraId="36116F5D" w14:textId="77777777" w:rsidR="00823E69" w:rsidRPr="00F905FE" w:rsidRDefault="00823E6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5" w:author="Windows User" w:date="2015-10-30T08:56:00Z" w:initials="WU">
    <w:p w14:paraId="55EA204B" w14:textId="77777777" w:rsidR="00823E69" w:rsidRDefault="00823E69">
      <w:pPr>
        <w:pStyle w:val="CommentText"/>
      </w:pPr>
      <w:r>
        <w:rPr>
          <w:rStyle w:val="CommentReference"/>
        </w:rPr>
        <w:annotationRef/>
      </w:r>
      <w:r>
        <w:t>Typo?</w:t>
      </w:r>
    </w:p>
  </w:comment>
  <w:comment w:id="1706" w:author="Windows User" w:date="2015-10-30T08:56:00Z" w:initials="WU">
    <w:p w14:paraId="11E5D177" w14:textId="77777777" w:rsidR="00823E69" w:rsidRPr="00DD5DBC" w:rsidRDefault="00823E6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8" w:author="Windows User" w:date="2015-10-30T08:56:00Z" w:initials="WU">
    <w:p w14:paraId="38A16B24" w14:textId="77777777" w:rsidR="00823E69" w:rsidRDefault="00823E69">
      <w:pPr>
        <w:pStyle w:val="CommentText"/>
      </w:pPr>
      <w:r>
        <w:rPr>
          <w:rStyle w:val="CommentReference"/>
        </w:rPr>
        <w:annotationRef/>
      </w:r>
      <w:r>
        <w:t>What does the Coptic say?</w:t>
      </w:r>
    </w:p>
  </w:comment>
  <w:comment w:id="1709" w:author="Windows User" w:date="2015-10-30T08:56:00Z" w:initials="WU">
    <w:p w14:paraId="239824AA" w14:textId="77777777" w:rsidR="00823E69" w:rsidRDefault="00823E69">
      <w:pPr>
        <w:pStyle w:val="CommentText"/>
      </w:pPr>
      <w:r>
        <w:rPr>
          <w:rStyle w:val="CommentReference"/>
        </w:rPr>
        <w:annotationRef/>
      </w:r>
      <w:r>
        <w:t>What is being quoted? 2Cor 5?</w:t>
      </w:r>
    </w:p>
  </w:comment>
  <w:comment w:id="1712" w:author="Windows User" w:date="2015-10-30T08:56:00Z" w:initials="WU">
    <w:p w14:paraId="1EC34668" w14:textId="77777777" w:rsidR="00823E69" w:rsidRDefault="00823E69">
      <w:pPr>
        <w:pStyle w:val="CommentText"/>
      </w:pPr>
      <w:r>
        <w:rPr>
          <w:rStyle w:val="CommentReference"/>
        </w:rPr>
        <w:annotationRef/>
      </w:r>
      <w:r>
        <w:t>This is clearly a late composition, bastardizing other hymns. “our father in heaven, the sinless one, with your good father…” right.</w:t>
      </w:r>
    </w:p>
  </w:comment>
  <w:comment w:id="1713" w:author="Windows User" w:date="2015-10-30T08:56:00Z" w:initials="WU">
    <w:p w14:paraId="4470C38C" w14:textId="77777777" w:rsidR="00823E69" w:rsidRDefault="00823E69">
      <w:pPr>
        <w:pStyle w:val="CommentText"/>
      </w:pPr>
      <w:r>
        <w:rPr>
          <w:rStyle w:val="CommentReference"/>
        </w:rPr>
        <w:annotationRef/>
      </w:r>
      <w:r>
        <w:t>Coptic is different from previous verse. What should English be?</w:t>
      </w:r>
    </w:p>
  </w:comment>
  <w:comment w:id="1714" w:author="Windows User" w:date="2015-10-30T08:56:00Z" w:initials="WU">
    <w:p w14:paraId="350A9B71" w14:textId="77777777" w:rsidR="00823E69" w:rsidRDefault="00823E69">
      <w:pPr>
        <w:pStyle w:val="CommentText"/>
      </w:pPr>
      <w:r>
        <w:rPr>
          <w:rStyle w:val="CommentReference"/>
        </w:rPr>
        <w:annotationRef/>
      </w:r>
      <w:r>
        <w:t>Or athletes? Or athletic martyrs?</w:t>
      </w:r>
    </w:p>
  </w:comment>
  <w:comment w:id="1715" w:author="Windows User" w:date="2015-10-30T08:56:00Z" w:initials="WU">
    <w:p w14:paraId="72F9FFC3" w14:textId="77777777" w:rsidR="00823E69" w:rsidRDefault="00823E69">
      <w:pPr>
        <w:pStyle w:val="CommentText"/>
      </w:pPr>
      <w:r>
        <w:rPr>
          <w:rStyle w:val="CommentReference"/>
        </w:rPr>
        <w:annotationRef/>
      </w:r>
      <w:r>
        <w:t>Or of the martyrs?</w:t>
      </w:r>
    </w:p>
  </w:comment>
  <w:comment w:id="1716" w:author="Windows User" w:date="2015-10-30T08:56:00Z" w:initials="WU">
    <w:p w14:paraId="7BD5C124" w14:textId="77777777" w:rsidR="00823E69" w:rsidRDefault="00823E69">
      <w:pPr>
        <w:pStyle w:val="CommentText"/>
      </w:pPr>
      <w:r>
        <w:rPr>
          <w:rStyle w:val="CommentReference"/>
        </w:rPr>
        <w:annotationRef/>
      </w:r>
      <w:r>
        <w:t>Carries or lifts?</w:t>
      </w:r>
    </w:p>
  </w:comment>
  <w:comment w:id="1717" w:author="Windows User" w:date="2015-10-30T08:56:00Z" w:initials="WU">
    <w:p w14:paraId="525F7218" w14:textId="77777777" w:rsidR="00823E69" w:rsidRDefault="00823E69">
      <w:pPr>
        <w:pStyle w:val="CommentText"/>
      </w:pPr>
      <w:r>
        <w:rPr>
          <w:rStyle w:val="CommentReference"/>
        </w:rPr>
        <w:annotationRef/>
      </w:r>
      <w:r>
        <w:t>Churches?</w:t>
      </w:r>
    </w:p>
    <w:p w14:paraId="32A8F1D7" w14:textId="77777777" w:rsidR="00823E69" w:rsidRDefault="00823E69">
      <w:pPr>
        <w:pStyle w:val="CommentText"/>
      </w:pPr>
    </w:p>
  </w:comment>
  <w:comment w:id="1718" w:author="Windows User" w:date="2015-10-30T08:56:00Z" w:initials="WU">
    <w:p w14:paraId="165286E5" w14:textId="77777777" w:rsidR="00823E69" w:rsidRDefault="00823E69">
      <w:pPr>
        <w:pStyle w:val="CommentText"/>
      </w:pPr>
      <w:r>
        <w:rPr>
          <w:rStyle w:val="CommentReference"/>
        </w:rPr>
        <w:annotationRef/>
      </w:r>
      <w:r>
        <w:t>End?</w:t>
      </w:r>
    </w:p>
  </w:comment>
  <w:comment w:id="1727" w:author="Windows User" w:date="2015-10-30T08:56:00Z" w:initials="WU">
    <w:p w14:paraId="770DC519" w14:textId="77777777" w:rsidR="00823E69" w:rsidRDefault="00823E69">
      <w:pPr>
        <w:pStyle w:val="CommentText"/>
      </w:pPr>
      <w:r>
        <w:rPr>
          <w:rStyle w:val="CommentReference"/>
        </w:rPr>
        <w:annotationRef/>
      </w:r>
      <w:r>
        <w:t>Or full stop. You are worthy of the glory,</w:t>
      </w:r>
    </w:p>
  </w:comment>
  <w:comment w:id="1733" w:author="Windows User" w:date="2015-10-30T08:56:00Z" w:initials="WU">
    <w:p w14:paraId="664F3BFA" w14:textId="77777777" w:rsidR="00823E69" w:rsidRDefault="00823E69">
      <w:pPr>
        <w:pStyle w:val="CommentText"/>
      </w:pPr>
      <w:r>
        <w:rPr>
          <w:rStyle w:val="CommentReference"/>
        </w:rPr>
        <w:annotationRef/>
      </w:r>
      <w:r>
        <w:t>?</w:t>
      </w:r>
    </w:p>
  </w:comment>
  <w:comment w:id="1736" w:author="Windows User" w:date="2015-10-30T08:56:00Z" w:initials="WU">
    <w:p w14:paraId="08BCD53E" w14:textId="77777777" w:rsidR="00823E69" w:rsidRDefault="00823E69">
      <w:pPr>
        <w:pStyle w:val="CommentText"/>
      </w:pPr>
      <w:r>
        <w:rPr>
          <w:rStyle w:val="CommentReference"/>
        </w:rPr>
        <w:annotationRef/>
      </w:r>
      <w:r>
        <w:t>Is? Or will be? Exalted, or highly exalted?</w:t>
      </w:r>
    </w:p>
  </w:comment>
  <w:comment w:id="1738" w:author="Windows User" w:date="2015-10-30T08:56:00Z" w:initials="WU">
    <w:p w14:paraId="4F4D62D2" w14:textId="77777777" w:rsidR="00823E69" w:rsidRDefault="00823E69">
      <w:pPr>
        <w:pStyle w:val="CommentText"/>
      </w:pPr>
      <w:r>
        <w:rPr>
          <w:rStyle w:val="CommentReference"/>
        </w:rPr>
        <w:annotationRef/>
      </w:r>
      <w:r>
        <w:t>Bring or offer</w:t>
      </w:r>
    </w:p>
  </w:comment>
  <w:comment w:id="1739" w:author="Windows User" w:date="2015-10-30T08:56:00Z" w:initials="WU">
    <w:p w14:paraId="66D4EE13" w14:textId="77777777" w:rsidR="00823E69" w:rsidRDefault="00823E69">
      <w:pPr>
        <w:pStyle w:val="CommentText"/>
      </w:pPr>
      <w:r>
        <w:rPr>
          <w:rStyle w:val="CommentReference"/>
        </w:rPr>
        <w:annotationRef/>
      </w:r>
      <w:r>
        <w:t>Spelling?</w:t>
      </w:r>
    </w:p>
  </w:comment>
  <w:comment w:id="1745" w:author="Windows User" w:date="2015-11-17T22:12:00Z" w:initials="WU">
    <w:p w14:paraId="412F0631" w14:textId="77777777" w:rsidR="00823E69" w:rsidRDefault="00823E69">
      <w:pPr>
        <w:pStyle w:val="CommentText"/>
      </w:pPr>
      <w:r>
        <w:rPr>
          <w:rStyle w:val="CommentReference"/>
        </w:rPr>
        <w:annotationRef/>
      </w:r>
      <w:r>
        <w:t>Literally trampled, right? Or crushed?</w:t>
      </w:r>
    </w:p>
  </w:comment>
  <w:comment w:id="1746" w:author="Windows User" w:date="2015-11-17T22:12:00Z" w:initials="WU">
    <w:p w14:paraId="135DCC31" w14:textId="77777777" w:rsidR="00823E69" w:rsidRDefault="00823E69">
      <w:pPr>
        <w:pStyle w:val="CommentText"/>
      </w:pPr>
      <w:r>
        <w:rPr>
          <w:rStyle w:val="CommentReference"/>
        </w:rPr>
        <w:annotationRef/>
      </w:r>
      <w:r>
        <w:t>Authority? Might? Reign?</w:t>
      </w:r>
    </w:p>
  </w:comment>
  <w:comment w:id="1749" w:author="Windows User" w:date="2015-10-30T08:56:00Z" w:initials="WU">
    <w:p w14:paraId="11BE3C4D" w14:textId="77777777" w:rsidR="00823E69" w:rsidRDefault="00823E69">
      <w:pPr>
        <w:pStyle w:val="CommentText"/>
      </w:pPr>
      <w:r>
        <w:rPr>
          <w:rStyle w:val="CommentReference"/>
        </w:rPr>
        <w:annotationRef/>
      </w:r>
      <w:r>
        <w:t>Name or Holy Name?</w:t>
      </w:r>
    </w:p>
  </w:comment>
  <w:comment w:id="1759" w:author="Windows User" w:date="2015-10-30T08:56:00Z" w:initials="WU">
    <w:p w14:paraId="4A1C10F1" w14:textId="77777777" w:rsidR="00823E69" w:rsidRDefault="00823E69">
      <w:pPr>
        <w:pStyle w:val="CommentText"/>
      </w:pPr>
      <w:r>
        <w:rPr>
          <w:rStyle w:val="CommentReference"/>
        </w:rPr>
        <w:annotationRef/>
      </w:r>
      <w:r>
        <w:t>Christ or Jesus Christ?</w:t>
      </w:r>
    </w:p>
  </w:comment>
  <w:comment w:id="1765" w:author="Windows User" w:date="2015-10-30T08:56:00Z" w:initials="WU">
    <w:p w14:paraId="31C2C585" w14:textId="77777777" w:rsidR="00823E69" w:rsidRDefault="00823E69">
      <w:pPr>
        <w:pStyle w:val="CommentText"/>
      </w:pPr>
      <w:r>
        <w:rPr>
          <w:rStyle w:val="CommentReference"/>
        </w:rPr>
        <w:annotationRef/>
      </w:r>
      <w:r>
        <w:t>Name or Holy Name?</w:t>
      </w:r>
    </w:p>
  </w:comment>
  <w:comment w:id="1766" w:author="Windows User" w:date="2015-10-30T08:56:00Z" w:initials="WU">
    <w:p w14:paraId="18203C3C" w14:textId="77777777" w:rsidR="00823E69" w:rsidRDefault="00823E69">
      <w:pPr>
        <w:pStyle w:val="CommentText"/>
      </w:pPr>
      <w:r>
        <w:rPr>
          <w:rStyle w:val="CommentReference"/>
        </w:rPr>
        <w:annotationRef/>
      </w:r>
      <w:r>
        <w:t>To Him? Or by His might/power?</w:t>
      </w:r>
    </w:p>
  </w:comment>
  <w:comment w:id="1767" w:author="Windows User" w:date="2015-10-30T08:56:00Z" w:initials="WU">
    <w:p w14:paraId="27B39720" w14:textId="77777777" w:rsidR="00823E69" w:rsidRDefault="00823E69">
      <w:pPr>
        <w:pStyle w:val="CommentText"/>
      </w:pPr>
      <w:r>
        <w:rPr>
          <w:rStyle w:val="CommentReference"/>
        </w:rPr>
        <w:annotationRef/>
      </w:r>
      <w:r>
        <w:t>Might, or may?</w:t>
      </w:r>
    </w:p>
  </w:comment>
  <w:comment w:id="1768" w:author="Windows User" w:date="2015-10-30T08:56:00Z" w:initials="WU">
    <w:p w14:paraId="2FB96B7C" w14:textId="77777777" w:rsidR="00823E69" w:rsidRDefault="00823E69" w:rsidP="00F77A5B">
      <w:pPr>
        <w:pStyle w:val="CommentText"/>
      </w:pPr>
      <w:r>
        <w:rPr>
          <w:rStyle w:val="CommentReference"/>
        </w:rPr>
        <w:annotationRef/>
      </w:r>
      <w:r>
        <w:t>Christ or Jesus Christ?</w:t>
      </w:r>
    </w:p>
  </w:comment>
  <w:comment w:id="1771" w:author="Windows User" w:date="2015-10-30T08:56:00Z" w:initials="WU">
    <w:p w14:paraId="775D4B1C" w14:textId="77777777" w:rsidR="00823E69" w:rsidRDefault="00823E69">
      <w:pPr>
        <w:pStyle w:val="CommentText"/>
      </w:pPr>
      <w:r>
        <w:rPr>
          <w:rStyle w:val="CommentReference"/>
        </w:rPr>
        <w:annotationRef/>
      </w:r>
      <w:r>
        <w:t>Miracles?</w:t>
      </w:r>
    </w:p>
  </w:comment>
  <w:comment w:id="1777" w:author="Windows User" w:date="2015-10-30T08:56:00Z" w:initials="WU">
    <w:p w14:paraId="511773EC" w14:textId="77777777" w:rsidR="00823E69" w:rsidRDefault="00823E69">
      <w:pPr>
        <w:pStyle w:val="CommentText"/>
      </w:pPr>
      <w:r>
        <w:rPr>
          <w:rStyle w:val="CommentReference"/>
        </w:rPr>
        <w:annotationRef/>
      </w:r>
      <w:r>
        <w:t>Name or Holy Name?</w:t>
      </w:r>
    </w:p>
  </w:comment>
  <w:comment w:id="1778" w:author="Windows User" w:date="2015-10-30T08:56:00Z" w:initials="WU">
    <w:p w14:paraId="0BC6FD3A" w14:textId="77777777" w:rsidR="00823E69" w:rsidRDefault="00823E69">
      <w:pPr>
        <w:pStyle w:val="CommentText"/>
      </w:pPr>
      <w:r>
        <w:rPr>
          <w:rStyle w:val="CommentReference"/>
        </w:rPr>
        <w:annotationRef/>
      </w:r>
      <w:r>
        <w:t>To Him? Or by His might/power?</w:t>
      </w:r>
    </w:p>
  </w:comment>
  <w:comment w:id="1779" w:author="Windows User" w:date="2015-10-30T08:56:00Z" w:initials="WU">
    <w:p w14:paraId="6BED6166" w14:textId="77777777" w:rsidR="00823E69" w:rsidRDefault="00823E6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594B4" w14:textId="77777777" w:rsidR="005E5F86" w:rsidRDefault="005E5F86" w:rsidP="006D61CA">
      <w:pPr>
        <w:spacing w:after="0" w:line="240" w:lineRule="auto"/>
      </w:pPr>
      <w:r>
        <w:separator/>
      </w:r>
    </w:p>
  </w:endnote>
  <w:endnote w:type="continuationSeparator" w:id="0">
    <w:p w14:paraId="5ED9C777" w14:textId="77777777" w:rsidR="005E5F86" w:rsidRDefault="005E5F8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823E69" w:rsidRPr="009654EE" w:rsidRDefault="00823E69"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823E69" w:rsidRPr="009654EE" w:rsidRDefault="00823E6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612F3">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823E69" w:rsidRPr="006D61CA" w:rsidRDefault="00823E6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612F3">
      <w:rPr>
        <w:noProof/>
        <w:lang w:val="en-US"/>
      </w:rPr>
      <w:t>377</w:t>
    </w:r>
    <w:r w:rsidRPr="006D61CA">
      <w:rPr>
        <w:lang w:val="en-US"/>
      </w:rPr>
      <w:fldChar w:fldCharType="end"/>
    </w:r>
  </w:p>
  <w:p w14:paraId="1546C8BA" w14:textId="77777777" w:rsidR="00823E69" w:rsidRDefault="00823E69"/>
  <w:p w14:paraId="578F45FC" w14:textId="77777777" w:rsidR="00823E69" w:rsidRDefault="00823E6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83EE7" w14:textId="77777777" w:rsidR="005E5F86" w:rsidRDefault="005E5F86" w:rsidP="006D61CA">
      <w:pPr>
        <w:spacing w:after="0" w:line="240" w:lineRule="auto"/>
      </w:pPr>
      <w:r>
        <w:separator/>
      </w:r>
    </w:p>
  </w:footnote>
  <w:footnote w:type="continuationSeparator" w:id="0">
    <w:p w14:paraId="52B66BC8" w14:textId="77777777" w:rsidR="005E5F86" w:rsidRDefault="005E5F86" w:rsidP="006D61CA">
      <w:pPr>
        <w:spacing w:after="0" w:line="240" w:lineRule="auto"/>
      </w:pPr>
      <w:r>
        <w:continuationSeparator/>
      </w:r>
    </w:p>
  </w:footnote>
  <w:footnote w:id="1">
    <w:p w14:paraId="0E848071" w14:textId="77777777" w:rsidR="00823E69" w:rsidRDefault="00823E69"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823E69" w:rsidRDefault="00823E6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23E69" w:rsidRPr="00260CA9" w:rsidRDefault="00823E6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23E69" w:rsidRDefault="00823E69"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23E69" w:rsidRPr="00B021F8" w:rsidRDefault="00823E69"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23E69" w:rsidRDefault="00823E69"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23E69" w:rsidRDefault="00823E6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23E69" w:rsidRDefault="00823E69" w:rsidP="00323889">
      <w:pPr>
        <w:pStyle w:val="footnote"/>
      </w:pPr>
      <w:r>
        <w:rPr>
          <w:rStyle w:val="FootnoteReference"/>
        </w:rPr>
        <w:footnoteRef/>
      </w:r>
      <w:r>
        <w:t xml:space="preserve"> Or “The Lord’s Annointed”</w:t>
      </w:r>
    </w:p>
  </w:footnote>
  <w:footnote w:id="13">
    <w:p w14:paraId="3B76CFD3" w14:textId="77777777" w:rsidR="00823E69" w:rsidRDefault="00823E69"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823E69" w:rsidRDefault="00823E69" w:rsidP="00130E47">
      <w:pPr>
        <w:pStyle w:val="footnote"/>
      </w:pPr>
      <w:r>
        <w:rPr>
          <w:rStyle w:val="FootnoteReference"/>
        </w:rPr>
        <w:footnoteRef/>
      </w:r>
      <w:r>
        <w:t xml:space="preserve"> Or “The Lord’s Annointed”</w:t>
      </w:r>
    </w:p>
  </w:footnote>
  <w:footnote w:id="15">
    <w:p w14:paraId="6CB42CA0" w14:textId="77777777" w:rsidR="00823E69" w:rsidRDefault="00823E6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823E69" w:rsidRDefault="00823E6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23E69" w:rsidRDefault="00823E6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823E69" w:rsidRDefault="00823E6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823E69" w:rsidRDefault="00823E6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823E69" w:rsidRDefault="00823E6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23E69" w:rsidRDefault="00823E6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23E69" w:rsidRDefault="00823E69" w:rsidP="006800D4">
      <w:pPr>
        <w:pStyle w:val="footnote"/>
      </w:pPr>
      <w:r>
        <w:rPr>
          <w:rStyle w:val="FootnoteReference"/>
        </w:rPr>
        <w:footnoteRef/>
      </w:r>
      <w:r>
        <w:t xml:space="preserve"> Or ‘Unique’</w:t>
      </w:r>
    </w:p>
  </w:footnote>
  <w:footnote w:id="28">
    <w:p w14:paraId="4D9AA31B" w14:textId="77777777" w:rsidR="00823E69" w:rsidRDefault="00823E69"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823E69" w:rsidRDefault="00823E6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823E69" w:rsidRDefault="00823E6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823E69" w:rsidRDefault="00823E6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823E69" w:rsidRDefault="00823E6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823E69" w:rsidRDefault="00823E69"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823E69" w:rsidRPr="004A3E27" w:rsidRDefault="00823E6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823E69" w:rsidRPr="004A3E27" w:rsidRDefault="00823E69"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823E69" w:rsidRPr="004A3E27" w:rsidRDefault="00823E6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823E69" w:rsidRPr="004A3E27" w:rsidRDefault="00823E6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823E69" w:rsidRPr="004A3E27" w:rsidRDefault="00823E6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823E69" w:rsidRPr="004A3E27" w:rsidRDefault="00823E69"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823E69" w:rsidRPr="004A3E27" w:rsidRDefault="00823E69"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823E69" w:rsidRPr="004A3E27" w:rsidRDefault="00823E69"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823E69" w:rsidRPr="004A3E27" w:rsidRDefault="00823E6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823E69" w:rsidRPr="004A3E27" w:rsidRDefault="00823E6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823E69" w:rsidRPr="004A3E27" w:rsidRDefault="00823E6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823E69" w:rsidRPr="004A3E27" w:rsidRDefault="00823E69"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823E69" w:rsidRPr="004A3E27" w:rsidRDefault="00823E6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823E69" w:rsidRDefault="00823E69" w:rsidP="00DC2AAA">
      <w:pPr>
        <w:pStyle w:val="footnote"/>
      </w:pPr>
      <w:r>
        <w:rPr>
          <w:rStyle w:val="FootnoteReference"/>
        </w:rPr>
        <w:footnoteRef/>
      </w:r>
      <w:r>
        <w:t xml:space="preserve"> [JS] or lawlessness</w:t>
      </w:r>
    </w:p>
  </w:footnote>
  <w:footnote w:id="48">
    <w:p w14:paraId="673FFF4D" w14:textId="77777777" w:rsidR="00823E69" w:rsidRPr="004A3E27" w:rsidRDefault="00823E69"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823E69" w:rsidRDefault="00823E6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823E69" w:rsidRPr="004A3E27" w:rsidRDefault="00823E69" w:rsidP="00C06875">
      <w:pPr>
        <w:pStyle w:val="footnote"/>
      </w:pPr>
      <w:r w:rsidRPr="004A3E27">
        <w:rPr>
          <w:rStyle w:val="FootnoteReference"/>
        </w:rPr>
        <w:footnoteRef/>
      </w:r>
      <w:r w:rsidRPr="004A3E27">
        <w:t xml:space="preserve"> cp. Psalm 37:2; Jeremiah 10:24.</w:t>
      </w:r>
    </w:p>
  </w:footnote>
  <w:footnote w:id="51">
    <w:p w14:paraId="27CB451E" w14:textId="3313D4AE" w:rsidR="00823E69" w:rsidRPr="004A3E27" w:rsidRDefault="00823E6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823E69" w:rsidRPr="004A3E27" w:rsidRDefault="00823E69" w:rsidP="00C06875">
      <w:pPr>
        <w:pStyle w:val="footnote"/>
      </w:pPr>
      <w:r w:rsidRPr="004A3E27">
        <w:rPr>
          <w:rStyle w:val="FootnoteReference"/>
        </w:rPr>
        <w:footnoteRef/>
      </w:r>
      <w:r w:rsidRPr="004A3E27">
        <w:t xml:space="preserve"> cp. Mt. 7:23.</w:t>
      </w:r>
    </w:p>
  </w:footnote>
  <w:footnote w:id="53">
    <w:p w14:paraId="4AC07AFE" w14:textId="77777777" w:rsidR="00823E69" w:rsidRPr="004A3E27" w:rsidRDefault="00823E69" w:rsidP="00C06875">
      <w:pPr>
        <w:pStyle w:val="footnote"/>
      </w:pPr>
      <w:r w:rsidRPr="004A3E27">
        <w:rPr>
          <w:rStyle w:val="FootnoteReference"/>
        </w:rPr>
        <w:footnoteRef/>
      </w:r>
      <w:r w:rsidRPr="004A3E27">
        <w:t xml:space="preserve"> cp. 1 Pet. 5:8.</w:t>
      </w:r>
    </w:p>
  </w:footnote>
  <w:footnote w:id="54">
    <w:p w14:paraId="553B4541" w14:textId="77777777" w:rsidR="00823E69" w:rsidRPr="004A3E27" w:rsidRDefault="00823E69" w:rsidP="00C06875">
      <w:pPr>
        <w:pStyle w:val="footnote"/>
      </w:pPr>
      <w:r w:rsidRPr="004A3E27">
        <w:rPr>
          <w:rStyle w:val="FootnoteReference"/>
        </w:rPr>
        <w:footnoteRef/>
      </w:r>
      <w:r w:rsidRPr="004A3E27">
        <w:t xml:space="preserve"> Empties fall (Ephes. 5:18).</w:t>
      </w:r>
    </w:p>
  </w:footnote>
  <w:footnote w:id="55">
    <w:p w14:paraId="5DDCA66E" w14:textId="77777777" w:rsidR="00823E69" w:rsidRPr="004A3E27" w:rsidRDefault="00823E6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823E69" w:rsidRPr="004A3E27" w:rsidRDefault="00823E6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823E69" w:rsidRPr="004A3E27" w:rsidRDefault="00823E69" w:rsidP="00C06875">
      <w:pPr>
        <w:pStyle w:val="footnote"/>
      </w:pPr>
      <w:r w:rsidRPr="004A3E27">
        <w:rPr>
          <w:rStyle w:val="FootnoteReference"/>
        </w:rPr>
        <w:footnoteRef/>
      </w:r>
      <w:r w:rsidRPr="004A3E27">
        <w:t xml:space="preserve"> Mt. 21:16.</w:t>
      </w:r>
    </w:p>
  </w:footnote>
  <w:footnote w:id="58">
    <w:p w14:paraId="7DA6B08A" w14:textId="77777777" w:rsidR="00823E69" w:rsidRPr="004A3E27" w:rsidRDefault="00823E69"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823E69" w:rsidRPr="004A3E27" w:rsidRDefault="00823E69"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823E69" w:rsidRDefault="00823E69" w:rsidP="005C7C41">
      <w:pPr>
        <w:pStyle w:val="footnote"/>
      </w:pPr>
      <w:r>
        <w:rPr>
          <w:rStyle w:val="FootnoteReference"/>
        </w:rPr>
        <w:footnoteRef/>
      </w:r>
      <w:r>
        <w:t xml:space="preserve"> [JS] Or, “I will confess You with thanksgiving”</w:t>
      </w:r>
    </w:p>
  </w:footnote>
  <w:footnote w:id="61">
    <w:p w14:paraId="7AF4DDD9" w14:textId="77777777" w:rsidR="00823E69" w:rsidRPr="004A3E27" w:rsidRDefault="00823E69"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823E69" w:rsidRPr="004A3E27" w:rsidRDefault="00823E69" w:rsidP="00435BD3">
      <w:pPr>
        <w:pStyle w:val="FootnoteText"/>
      </w:pPr>
    </w:p>
  </w:footnote>
  <w:footnote w:id="62">
    <w:p w14:paraId="722FF076" w14:textId="77777777" w:rsidR="00823E69" w:rsidRPr="004A3E27" w:rsidRDefault="00823E6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823E69" w:rsidRPr="004A3E27" w:rsidRDefault="00823E6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823E69" w:rsidRPr="004A3E27" w:rsidRDefault="00823E6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823E69" w:rsidRPr="004A3E27" w:rsidRDefault="00823E69" w:rsidP="00BD5BBE">
      <w:pPr>
        <w:pStyle w:val="footnote"/>
      </w:pPr>
      <w:r w:rsidRPr="004A3E27">
        <w:rPr>
          <w:rStyle w:val="FootnoteReference"/>
        </w:rPr>
        <w:footnoteRef/>
      </w:r>
      <w:r w:rsidRPr="004A3E27">
        <w:t xml:space="preserve"> cp. 2 Cor. 6:16; 1 Cor. 6:19.</w:t>
      </w:r>
    </w:p>
  </w:footnote>
  <w:footnote w:id="66">
    <w:p w14:paraId="06196E84" w14:textId="77777777" w:rsidR="00823E69" w:rsidRPr="004A3E27" w:rsidRDefault="00823E69" w:rsidP="00BD5BBE">
      <w:pPr>
        <w:pStyle w:val="footnote"/>
      </w:pPr>
      <w:r w:rsidRPr="004A3E27">
        <w:rPr>
          <w:rStyle w:val="FootnoteReference"/>
        </w:rPr>
        <w:footnoteRef/>
      </w:r>
      <w:r w:rsidRPr="004A3E27">
        <w:t xml:space="preserve"> cp. Mt. 10:19, 20; Luke 21:12-19.</w:t>
      </w:r>
    </w:p>
  </w:footnote>
  <w:footnote w:id="67">
    <w:p w14:paraId="18B16E36" w14:textId="77777777" w:rsidR="00823E69" w:rsidRPr="004A3E27" w:rsidRDefault="00823E69"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823E69" w:rsidRDefault="00823E6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823E69" w:rsidRPr="004A3E27" w:rsidRDefault="00823E6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823E69" w:rsidRPr="004A3E27" w:rsidRDefault="00823E69"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823E69" w:rsidRPr="004A3E27" w:rsidRDefault="00823E6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823E69" w:rsidRPr="004A3E27" w:rsidRDefault="00823E69"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823E69" w:rsidRPr="004A3E27" w:rsidRDefault="00823E69"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823E69" w:rsidRPr="004A3E27" w:rsidRDefault="00823E69" w:rsidP="007C28F0">
      <w:pPr>
        <w:pStyle w:val="footnote"/>
      </w:pPr>
      <w:r w:rsidRPr="004A3E27">
        <w:rPr>
          <w:rStyle w:val="FootnoteReference"/>
        </w:rPr>
        <w:footnoteRef/>
      </w:r>
      <w:r w:rsidRPr="004A3E27">
        <w:t xml:space="preserve"> cp. 2 Tim. 2:3, 12.</w:t>
      </w:r>
    </w:p>
  </w:footnote>
  <w:footnote w:id="75">
    <w:p w14:paraId="5F29B1F0" w14:textId="77777777" w:rsidR="00823E69" w:rsidRPr="004A3E27" w:rsidRDefault="00823E6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823E69" w:rsidRPr="004A3E27" w:rsidRDefault="00823E69"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823E69" w:rsidRPr="004A3E27" w:rsidRDefault="00823E6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823E69" w:rsidRPr="004A3E27" w:rsidRDefault="00823E69" w:rsidP="00BD5BBE">
      <w:pPr>
        <w:pStyle w:val="footnote"/>
      </w:pPr>
      <w:r w:rsidRPr="004A3E27">
        <w:rPr>
          <w:rStyle w:val="FootnoteReference"/>
        </w:rPr>
        <w:footnoteRef/>
      </w:r>
      <w:r w:rsidRPr="004A3E27">
        <w:t xml:space="preserve"> Cp. Acts 2:24.</w:t>
      </w:r>
    </w:p>
  </w:footnote>
  <w:footnote w:id="79">
    <w:p w14:paraId="09C8C689" w14:textId="77777777" w:rsidR="00823E69" w:rsidRPr="004A3E27" w:rsidRDefault="00823E69" w:rsidP="00BD5BBE">
      <w:pPr>
        <w:pStyle w:val="footnote"/>
      </w:pPr>
      <w:r w:rsidRPr="004A3E27">
        <w:rPr>
          <w:rStyle w:val="FootnoteReference"/>
        </w:rPr>
        <w:footnoteRef/>
      </w:r>
      <w:r w:rsidRPr="004A3E27">
        <w:t xml:space="preserve"> cp. Exodus 9:23.</w:t>
      </w:r>
    </w:p>
  </w:footnote>
  <w:footnote w:id="80">
    <w:p w14:paraId="767519CF" w14:textId="77777777" w:rsidR="00823E69" w:rsidRPr="004A3E27" w:rsidRDefault="00823E69"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823E69" w:rsidRPr="004A3E27" w:rsidRDefault="00823E69"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823E69" w:rsidRPr="004A3E27" w:rsidRDefault="00823E69" w:rsidP="00BD5BBE">
      <w:pPr>
        <w:pStyle w:val="footnote"/>
      </w:pPr>
      <w:r w:rsidRPr="004A3E27">
        <w:rPr>
          <w:rStyle w:val="FootnoteReference"/>
        </w:rPr>
        <w:footnoteRef/>
      </w:r>
      <w:r w:rsidRPr="004A3E27">
        <w:t xml:space="preserve"> cp. Rev. 21:23.</w:t>
      </w:r>
    </w:p>
  </w:footnote>
  <w:footnote w:id="83">
    <w:p w14:paraId="7A34B80F" w14:textId="77777777" w:rsidR="00823E69" w:rsidRPr="004A3E27" w:rsidRDefault="00823E6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823E69" w:rsidRPr="004A3E27" w:rsidRDefault="00823E6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823E69" w:rsidRPr="004A3E27" w:rsidRDefault="00823E69"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823E69" w:rsidRPr="004A3E27" w:rsidRDefault="00823E6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823E69" w:rsidRDefault="00823E69" w:rsidP="00D019CA">
      <w:pPr>
        <w:pStyle w:val="footnote"/>
      </w:pPr>
      <w:r>
        <w:rPr>
          <w:rStyle w:val="FootnoteReference"/>
        </w:rPr>
        <w:footnoteRef/>
      </w:r>
      <w:r>
        <w:t xml:space="preserve"> [JS] lit. day to day</w:t>
      </w:r>
    </w:p>
  </w:footnote>
  <w:footnote w:id="88">
    <w:p w14:paraId="4D739E0B" w14:textId="0FB443F5" w:rsidR="00823E69" w:rsidRDefault="00823E69"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823E69" w:rsidRPr="004A3E27" w:rsidRDefault="00823E69" w:rsidP="00BD5BBE">
      <w:pPr>
        <w:pStyle w:val="footnote"/>
      </w:pPr>
      <w:r w:rsidRPr="004A3E27">
        <w:rPr>
          <w:rStyle w:val="FootnoteReference"/>
        </w:rPr>
        <w:footnoteRef/>
      </w:r>
      <w:r w:rsidRPr="004A3E27">
        <w:t xml:space="preserve"> Rom. 10:18.</w:t>
      </w:r>
    </w:p>
  </w:footnote>
  <w:footnote w:id="90">
    <w:p w14:paraId="774F183E" w14:textId="35452E5D" w:rsidR="00823E69" w:rsidRDefault="00823E69" w:rsidP="005E2409">
      <w:pPr>
        <w:pStyle w:val="footnote"/>
      </w:pPr>
      <w:r>
        <w:rPr>
          <w:rStyle w:val="FootnoteReference"/>
        </w:rPr>
        <w:footnoteRef/>
      </w:r>
      <w:r>
        <w:t xml:space="preserve"> [JS] Fr. Lazarus has “sanctuary”</w:t>
      </w:r>
    </w:p>
  </w:footnote>
  <w:footnote w:id="91">
    <w:p w14:paraId="28F942E6" w14:textId="77777777" w:rsidR="00823E69" w:rsidRPr="004A3E27" w:rsidRDefault="00823E69" w:rsidP="00BD5BBE">
      <w:pPr>
        <w:pStyle w:val="footnote"/>
      </w:pPr>
      <w:r w:rsidRPr="004A3E27">
        <w:rPr>
          <w:rStyle w:val="FootnoteReference"/>
        </w:rPr>
        <w:footnoteRef/>
      </w:r>
      <w:r w:rsidRPr="004A3E27">
        <w:t xml:space="preserve"> cp. Ps. 88:38.</w:t>
      </w:r>
    </w:p>
  </w:footnote>
  <w:footnote w:id="92">
    <w:p w14:paraId="2DBF8356" w14:textId="76DCF8DE" w:rsidR="00823E69" w:rsidRDefault="00823E69" w:rsidP="005E2409">
      <w:pPr>
        <w:pStyle w:val="footnote"/>
      </w:pPr>
      <w:r>
        <w:rPr>
          <w:rStyle w:val="FootnoteReference"/>
        </w:rPr>
        <w:footnoteRef/>
      </w:r>
      <w:r>
        <w:t xml:space="preserve"> [JS] literally “giant”</w:t>
      </w:r>
    </w:p>
  </w:footnote>
  <w:footnote w:id="93">
    <w:p w14:paraId="4D5F61F1" w14:textId="397EFA8A" w:rsidR="00823E69" w:rsidRDefault="00823E69" w:rsidP="005E2409">
      <w:pPr>
        <w:pStyle w:val="footnote"/>
      </w:pPr>
      <w:r>
        <w:rPr>
          <w:rStyle w:val="FootnoteReference"/>
        </w:rPr>
        <w:footnoteRef/>
      </w:r>
      <w:r>
        <w:t xml:space="preserve"> [JS] or “it”</w:t>
      </w:r>
    </w:p>
  </w:footnote>
  <w:footnote w:id="94">
    <w:p w14:paraId="7D882E05" w14:textId="77777777" w:rsidR="00823E69" w:rsidRPr="004A3E27" w:rsidRDefault="00823E69" w:rsidP="00BD5BBE">
      <w:pPr>
        <w:pStyle w:val="footnote"/>
      </w:pPr>
      <w:r w:rsidRPr="004A3E27">
        <w:rPr>
          <w:rStyle w:val="FootnoteReference"/>
        </w:rPr>
        <w:footnoteRef/>
      </w:r>
      <w:r w:rsidRPr="004A3E27">
        <w:t xml:space="preserve"> cp. Ps. 118:72.</w:t>
      </w:r>
    </w:p>
  </w:footnote>
  <w:footnote w:id="95">
    <w:p w14:paraId="6C5A660E" w14:textId="77777777" w:rsidR="00823E69" w:rsidRPr="004A3E27" w:rsidRDefault="00823E6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823E69" w:rsidRPr="004A3E27" w:rsidRDefault="00823E6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823E69" w:rsidRDefault="00823E69" w:rsidP="00223CB5">
      <w:pPr>
        <w:pStyle w:val="footnote"/>
      </w:pPr>
      <w:r>
        <w:rPr>
          <w:rStyle w:val="FootnoteReference"/>
        </w:rPr>
        <w:footnoteRef/>
      </w:r>
      <w:r>
        <w:t xml:space="preserve"> [JS] literally “holy place”.</w:t>
      </w:r>
    </w:p>
  </w:footnote>
  <w:footnote w:id="98">
    <w:p w14:paraId="383B4369" w14:textId="77777777" w:rsidR="00823E69" w:rsidRDefault="00823E69"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823E69" w:rsidRPr="004A3E27" w:rsidRDefault="00823E6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823E69" w:rsidRDefault="00823E69" w:rsidP="00A10A86">
      <w:pPr>
        <w:pStyle w:val="footnote"/>
      </w:pPr>
      <w:r>
        <w:rPr>
          <w:rStyle w:val="FootnoteReference"/>
        </w:rPr>
        <w:footnoteRef/>
      </w:r>
      <w:r>
        <w:t xml:space="preserve"> [JS] or “his glory is great by your salvation/deliverance”</w:t>
      </w:r>
    </w:p>
  </w:footnote>
  <w:footnote w:id="101">
    <w:p w14:paraId="40556A29" w14:textId="77777777" w:rsidR="00823E69" w:rsidRPr="004A3E27" w:rsidRDefault="00823E6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823E69" w:rsidRPr="004A3E27" w:rsidRDefault="00823E69"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823E69" w:rsidRPr="004A3E27" w:rsidRDefault="00823E69"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823E69" w:rsidRPr="004A3E27" w:rsidRDefault="00823E69"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823E69" w:rsidRDefault="00823E69" w:rsidP="00614947">
      <w:pPr>
        <w:pStyle w:val="footnote"/>
      </w:pPr>
      <w:r>
        <w:rPr>
          <w:rStyle w:val="FootnoteReference"/>
        </w:rPr>
        <w:footnoteRef/>
      </w:r>
      <w:r>
        <w:t xml:space="preserve"> [JS] OSB has “among the saints”.</w:t>
      </w:r>
    </w:p>
  </w:footnote>
  <w:footnote w:id="106">
    <w:p w14:paraId="41CC497C" w14:textId="77777777" w:rsidR="00823E69" w:rsidRPr="004A3E27" w:rsidRDefault="00823E69" w:rsidP="00BD5BBE">
      <w:pPr>
        <w:pStyle w:val="footnote"/>
      </w:pPr>
      <w:r w:rsidRPr="004A3E27">
        <w:rPr>
          <w:rStyle w:val="FootnoteReference"/>
        </w:rPr>
        <w:footnoteRef/>
      </w:r>
      <w:r w:rsidRPr="004A3E27">
        <w:t xml:space="preserve"> Mt. 27:39,43; Wis. 2:12-20.</w:t>
      </w:r>
    </w:p>
  </w:footnote>
  <w:footnote w:id="107">
    <w:p w14:paraId="552BFC80" w14:textId="77777777" w:rsidR="00823E69" w:rsidRPr="004A3E27" w:rsidRDefault="00823E69" w:rsidP="00BD5BBE">
      <w:pPr>
        <w:pStyle w:val="footnote"/>
      </w:pPr>
      <w:r w:rsidRPr="004A3E27">
        <w:rPr>
          <w:rStyle w:val="FootnoteReference"/>
        </w:rPr>
        <w:footnoteRef/>
      </w:r>
      <w:r w:rsidRPr="004A3E27">
        <w:t xml:space="preserve"> Lam. 2:16; 3:46.</w:t>
      </w:r>
    </w:p>
  </w:footnote>
  <w:footnote w:id="108">
    <w:p w14:paraId="1382AE44" w14:textId="77777777" w:rsidR="00823E69" w:rsidRPr="004A3E27" w:rsidRDefault="00823E69" w:rsidP="00BD5BBE">
      <w:pPr>
        <w:pStyle w:val="footnote"/>
      </w:pPr>
      <w:r w:rsidRPr="004A3E27">
        <w:rPr>
          <w:rStyle w:val="FootnoteReference"/>
        </w:rPr>
        <w:footnoteRef/>
      </w:r>
      <w:r w:rsidRPr="004A3E27">
        <w:t xml:space="preserve"> Jn. 19:37.</w:t>
      </w:r>
    </w:p>
  </w:footnote>
  <w:footnote w:id="109">
    <w:p w14:paraId="17643289" w14:textId="77777777" w:rsidR="00823E69" w:rsidRPr="004A3E27" w:rsidRDefault="00823E69" w:rsidP="00BD5BBE">
      <w:pPr>
        <w:pStyle w:val="footnote"/>
      </w:pPr>
      <w:r w:rsidRPr="004A3E27">
        <w:rPr>
          <w:rStyle w:val="FootnoteReference"/>
        </w:rPr>
        <w:footnoteRef/>
      </w:r>
      <w:r w:rsidRPr="004A3E27">
        <w:t xml:space="preserve"> Jn. 19:24.</w:t>
      </w:r>
    </w:p>
  </w:footnote>
  <w:footnote w:id="110">
    <w:p w14:paraId="79F35E59" w14:textId="77777777" w:rsidR="00823E69" w:rsidRPr="004A3E27" w:rsidRDefault="00823E69"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823E69" w:rsidRDefault="00823E69" w:rsidP="00ED0D70">
      <w:pPr>
        <w:pStyle w:val="footnote"/>
      </w:pPr>
      <w:r>
        <w:rPr>
          <w:rStyle w:val="FootnoteReference"/>
        </w:rPr>
        <w:footnoteRef/>
      </w:r>
      <w:r>
        <w:t xml:space="preserve"> [JS]Others have “and my only-begotten from the hand of the dog.”</w:t>
      </w:r>
    </w:p>
  </w:footnote>
  <w:footnote w:id="112">
    <w:p w14:paraId="18C385E9" w14:textId="2415B4A3" w:rsidR="00823E69" w:rsidRDefault="00823E69" w:rsidP="00ED0D70">
      <w:pPr>
        <w:pStyle w:val="footnote"/>
      </w:pPr>
      <w:r>
        <w:rPr>
          <w:rStyle w:val="FootnoteReference"/>
        </w:rPr>
        <w:footnoteRef/>
      </w:r>
      <w:r>
        <w:t xml:space="preserve"> [JS] Fr. Lazarus has “the rhinoceros.”</w:t>
      </w:r>
    </w:p>
  </w:footnote>
  <w:footnote w:id="113">
    <w:p w14:paraId="08777F76" w14:textId="77777777" w:rsidR="00823E69" w:rsidRPr="004A3E27" w:rsidRDefault="00823E69" w:rsidP="00BD5BBE">
      <w:pPr>
        <w:pStyle w:val="footnote"/>
      </w:pPr>
      <w:r w:rsidRPr="004A3E27">
        <w:rPr>
          <w:rStyle w:val="FootnoteReference"/>
        </w:rPr>
        <w:footnoteRef/>
      </w:r>
      <w:r w:rsidRPr="004A3E27">
        <w:t xml:space="preserve"> Hebrews 2:12.</w:t>
      </w:r>
    </w:p>
  </w:footnote>
  <w:footnote w:id="114">
    <w:p w14:paraId="077193E5" w14:textId="6727B2C9" w:rsidR="00823E69" w:rsidRDefault="00823E69" w:rsidP="007A2D16">
      <w:pPr>
        <w:pStyle w:val="footnote"/>
      </w:pPr>
      <w:r>
        <w:rPr>
          <w:rStyle w:val="FootnoteReference"/>
        </w:rPr>
        <w:footnoteRef/>
      </w:r>
      <w:r>
        <w:t xml:space="preserve"> [JS] Congregation or assembly, not building.</w:t>
      </w:r>
    </w:p>
  </w:footnote>
  <w:footnote w:id="115">
    <w:p w14:paraId="332BD906" w14:textId="38FB3FF8" w:rsidR="00823E69" w:rsidRDefault="00823E69" w:rsidP="007A2D16">
      <w:pPr>
        <w:pStyle w:val="footnote"/>
      </w:pPr>
      <w:r>
        <w:rPr>
          <w:rStyle w:val="FootnoteReference"/>
        </w:rPr>
        <w:footnoteRef/>
      </w:r>
      <w:r>
        <w:t xml:space="preserve"> [JS] or “give thanks to”</w:t>
      </w:r>
    </w:p>
  </w:footnote>
  <w:footnote w:id="116">
    <w:p w14:paraId="6B61808C" w14:textId="77777777" w:rsidR="00823E69" w:rsidRPr="004A3E27" w:rsidRDefault="00823E6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823E69" w:rsidRPr="004A3E27" w:rsidRDefault="00823E69" w:rsidP="00BD5BBE">
      <w:pPr>
        <w:pStyle w:val="footnote"/>
      </w:pPr>
      <w:r w:rsidRPr="004A3E27">
        <w:rPr>
          <w:rStyle w:val="FootnoteReference"/>
        </w:rPr>
        <w:footnoteRef/>
      </w:r>
      <w:r w:rsidRPr="004A3E27">
        <w:t xml:space="preserve"> Romans 3:24-26; John 17:4; 19:30.</w:t>
      </w:r>
    </w:p>
  </w:footnote>
  <w:footnote w:id="118">
    <w:p w14:paraId="47E5BE1D" w14:textId="77777777" w:rsidR="00823E69" w:rsidRPr="004A3E27" w:rsidRDefault="00823E6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823E69" w:rsidRPr="004A3E27" w:rsidRDefault="00823E69" w:rsidP="00BD5BBE">
      <w:pPr>
        <w:pStyle w:val="footnote"/>
      </w:pPr>
      <w:r w:rsidRPr="004A3E27">
        <w:rPr>
          <w:rStyle w:val="FootnoteReference"/>
        </w:rPr>
        <w:footnoteRef/>
      </w:r>
      <w:r w:rsidRPr="004A3E27">
        <w:t xml:space="preserve"> cp. Ephes. 5:18.</w:t>
      </w:r>
    </w:p>
  </w:footnote>
  <w:footnote w:id="120">
    <w:p w14:paraId="52EF8FB5" w14:textId="77777777" w:rsidR="00823E69" w:rsidRPr="004A3E27" w:rsidRDefault="00823E69" w:rsidP="00BD5BBE">
      <w:pPr>
        <w:pStyle w:val="footnote"/>
      </w:pPr>
      <w:r w:rsidRPr="004A3E27">
        <w:rPr>
          <w:rStyle w:val="FootnoteReference"/>
        </w:rPr>
        <w:footnoteRef/>
      </w:r>
      <w:r w:rsidRPr="004A3E27">
        <w:t xml:space="preserve"> cp. Ps. 26:4.</w:t>
      </w:r>
    </w:p>
  </w:footnote>
  <w:footnote w:id="121">
    <w:p w14:paraId="4B68EDDE" w14:textId="77777777" w:rsidR="00823E69" w:rsidRPr="004A3E27" w:rsidRDefault="00823E69" w:rsidP="00BD5BBE">
      <w:pPr>
        <w:pStyle w:val="footnote"/>
      </w:pPr>
      <w:r w:rsidRPr="004A3E27">
        <w:rPr>
          <w:rStyle w:val="FootnoteReference"/>
        </w:rPr>
        <w:footnoteRef/>
      </w:r>
      <w:r w:rsidRPr="004A3E27">
        <w:t xml:space="preserve"> 1 Cor. 10:26-28; cp. Psalm 49:12.</w:t>
      </w:r>
    </w:p>
  </w:footnote>
  <w:footnote w:id="122">
    <w:p w14:paraId="137A32B2" w14:textId="77777777" w:rsidR="00823E69" w:rsidRPr="004A3E27" w:rsidRDefault="00823E69" w:rsidP="00BD5BBE">
      <w:pPr>
        <w:pStyle w:val="footnote"/>
      </w:pPr>
      <w:r w:rsidRPr="004A3E27">
        <w:rPr>
          <w:rStyle w:val="FootnoteReference"/>
        </w:rPr>
        <w:footnoteRef/>
      </w:r>
      <w:r w:rsidRPr="004A3E27">
        <w:t xml:space="preserve"> Is. 2:2; Dan. 2:35; 1 Cor. 10:4.</w:t>
      </w:r>
    </w:p>
  </w:footnote>
  <w:footnote w:id="123">
    <w:p w14:paraId="51F7905C" w14:textId="77777777" w:rsidR="00823E69" w:rsidRPr="004A3E27" w:rsidRDefault="00823E69"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823E69" w:rsidRDefault="00823E69" w:rsidP="005A5E13">
      <w:pPr>
        <w:pStyle w:val="footnote"/>
      </w:pPr>
      <w:r>
        <w:rPr>
          <w:rStyle w:val="FootnoteReference"/>
        </w:rPr>
        <w:footnoteRef/>
      </w:r>
      <w:r>
        <w:t xml:space="preserve"> [JS] literally: “because they are from of old”.</w:t>
      </w:r>
    </w:p>
  </w:footnote>
  <w:footnote w:id="125">
    <w:p w14:paraId="78816607" w14:textId="60AD0FEA" w:rsidR="00823E69" w:rsidRDefault="00823E69" w:rsidP="00055722">
      <w:pPr>
        <w:pStyle w:val="footnote"/>
      </w:pPr>
      <w:r>
        <w:rPr>
          <w:rStyle w:val="FootnoteReference"/>
        </w:rPr>
        <w:footnoteRef/>
      </w:r>
      <w:r>
        <w:t xml:space="preserve"> [JS] literally, “so He sets a law for those who sin in the way.”</w:t>
      </w:r>
    </w:p>
  </w:footnote>
  <w:footnote w:id="126">
    <w:p w14:paraId="2169EE05" w14:textId="77777777" w:rsidR="00823E69" w:rsidRPr="004A3E27" w:rsidRDefault="00823E69"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823E69" w:rsidRPr="004A3E27" w:rsidRDefault="00823E6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823E69" w:rsidRDefault="00823E69" w:rsidP="00055722">
      <w:pPr>
        <w:pStyle w:val="footnote"/>
      </w:pPr>
      <w:r>
        <w:rPr>
          <w:rStyle w:val="FootnoteReference"/>
        </w:rPr>
        <w:footnoteRef/>
      </w:r>
      <w:r>
        <w:t xml:space="preserve"> [JS] NETS and Fr. Athanasius have “You will”</w:t>
      </w:r>
    </w:p>
  </w:footnote>
  <w:footnote w:id="129">
    <w:p w14:paraId="71590F21" w14:textId="77777777" w:rsidR="00823E69" w:rsidRPr="004A3E27" w:rsidRDefault="00823E6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823E69" w:rsidRDefault="00823E69" w:rsidP="003B7D97">
      <w:pPr>
        <w:pStyle w:val="footnote"/>
      </w:pPr>
      <w:r>
        <w:rPr>
          <w:rStyle w:val="FootnoteReference"/>
        </w:rPr>
        <w:footnoteRef/>
      </w:r>
      <w:r>
        <w:t xml:space="preserve"> Present in Fr. Athanasius and OSB.</w:t>
      </w:r>
    </w:p>
  </w:footnote>
  <w:footnote w:id="131">
    <w:p w14:paraId="00A665CB" w14:textId="77777777" w:rsidR="00823E69" w:rsidRPr="004A3E27" w:rsidRDefault="00823E6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823E69" w:rsidRDefault="00823E69"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823E69" w:rsidRPr="004A3E27" w:rsidRDefault="00823E6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823E69" w:rsidRPr="004A3E27" w:rsidRDefault="00823E6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823E69" w:rsidRPr="004A3E27" w:rsidRDefault="00823E6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823E69" w:rsidRPr="004A3E27" w:rsidRDefault="00823E69"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823E69" w:rsidRPr="004A3E27" w:rsidRDefault="00823E6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823E69" w:rsidRPr="004A3E27" w:rsidRDefault="00823E6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23E69" w:rsidRPr="004A3E27" w:rsidRDefault="00823E69" w:rsidP="00BD5BBE">
      <w:pPr>
        <w:pStyle w:val="footnote"/>
      </w:pPr>
      <w:r w:rsidRPr="004A3E27">
        <w:tab/>
        <w:t>‘No sweeter fragrance than to follow Christ,</w:t>
      </w:r>
    </w:p>
    <w:p w14:paraId="506149C0" w14:textId="77777777" w:rsidR="00823E69" w:rsidRPr="004A3E27" w:rsidRDefault="00823E69" w:rsidP="00BD5BBE">
      <w:pPr>
        <w:pStyle w:val="footnote"/>
      </w:pPr>
      <w:r w:rsidRPr="004A3E27">
        <w:tab/>
        <w:t>when man makes offerings of a holy life,</w:t>
      </w:r>
    </w:p>
    <w:p w14:paraId="3F57220B" w14:textId="77777777" w:rsidR="00823E69" w:rsidRPr="004A3E27" w:rsidRDefault="00823E69" w:rsidP="00BD5BBE">
      <w:pPr>
        <w:pStyle w:val="footnote"/>
      </w:pPr>
      <w:r w:rsidRPr="004A3E27">
        <w:tab/>
        <w:t>and offers golden deeds in sacrifice’ (St. Prosper).</w:t>
      </w:r>
    </w:p>
  </w:footnote>
  <w:footnote w:id="139">
    <w:p w14:paraId="0CC1CAEE" w14:textId="77777777" w:rsidR="00823E69" w:rsidRPr="004A3E27" w:rsidRDefault="00823E69" w:rsidP="00BD5BBE">
      <w:pPr>
        <w:pStyle w:val="footnote"/>
      </w:pPr>
      <w:r w:rsidRPr="004A3E27">
        <w:rPr>
          <w:rStyle w:val="FootnoteReference"/>
        </w:rPr>
        <w:footnoteRef/>
      </w:r>
      <w:r w:rsidRPr="004A3E27">
        <w:t xml:space="preserve"> cp. Psalm 21:11.</w:t>
      </w:r>
    </w:p>
  </w:footnote>
  <w:footnote w:id="140">
    <w:p w14:paraId="0192B227" w14:textId="77777777" w:rsidR="00823E69" w:rsidRPr="004A3E27" w:rsidRDefault="00823E69" w:rsidP="00BD5BBE">
      <w:pPr>
        <w:pStyle w:val="footnote"/>
      </w:pPr>
      <w:r w:rsidRPr="004A3E27">
        <w:rPr>
          <w:rStyle w:val="FootnoteReference"/>
        </w:rPr>
        <w:footnoteRef/>
      </w:r>
      <w:r w:rsidRPr="004A3E27">
        <w:t xml:space="preserve"> cp. Isaiah 5:12.</w:t>
      </w:r>
    </w:p>
  </w:footnote>
  <w:footnote w:id="141">
    <w:p w14:paraId="20F0DD6B" w14:textId="4B10F54B" w:rsidR="00823E69" w:rsidRDefault="00823E69" w:rsidP="005922FD">
      <w:pPr>
        <w:pStyle w:val="footnote"/>
      </w:pPr>
      <w:r>
        <w:rPr>
          <w:rStyle w:val="FootnoteReference"/>
        </w:rPr>
        <w:footnoteRef/>
      </w:r>
      <w:r>
        <w:t xml:space="preserve"> [JS] confess: or “give thanks to”, or “thankfully confess”</w:t>
      </w:r>
    </w:p>
  </w:footnote>
  <w:footnote w:id="142">
    <w:p w14:paraId="73C943A7" w14:textId="77777777" w:rsidR="00823E69" w:rsidRPr="004A3E27" w:rsidRDefault="00823E69" w:rsidP="00BD5BBE">
      <w:pPr>
        <w:pStyle w:val="footnote"/>
      </w:pPr>
      <w:r w:rsidRPr="004A3E27">
        <w:rPr>
          <w:rStyle w:val="FootnoteReference"/>
        </w:rPr>
        <w:footnoteRef/>
      </w:r>
      <w:r w:rsidRPr="004A3E27">
        <w:t xml:space="preserve"> Cp. Isaiah 40:11; John 10:11.</w:t>
      </w:r>
    </w:p>
  </w:footnote>
  <w:footnote w:id="143">
    <w:p w14:paraId="0B35546F" w14:textId="77777777" w:rsidR="00823E69" w:rsidRPr="004A3E27" w:rsidRDefault="00823E69"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823E69" w:rsidRPr="004A3E27" w:rsidRDefault="00823E6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823E69" w:rsidRPr="004A3E27" w:rsidRDefault="00823E6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823E69" w:rsidRPr="004A3E27" w:rsidRDefault="00823E6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823E69" w:rsidRPr="004A3E27" w:rsidRDefault="00823E69" w:rsidP="00BD5BBE">
      <w:pPr>
        <w:pStyle w:val="footnote"/>
      </w:pPr>
      <w:r w:rsidRPr="004A3E27">
        <w:rPr>
          <w:rStyle w:val="FootnoteReference"/>
        </w:rPr>
        <w:footnoteRef/>
      </w:r>
      <w:r w:rsidRPr="004A3E27">
        <w:t xml:space="preserve"> Blood signifies death (cp. Lev. 17:14).</w:t>
      </w:r>
    </w:p>
  </w:footnote>
  <w:footnote w:id="148">
    <w:p w14:paraId="3C531870" w14:textId="77777777" w:rsidR="00823E69" w:rsidRPr="004A3E27" w:rsidRDefault="00823E6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823E69" w:rsidRPr="004A3E27" w:rsidRDefault="00823E6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823E69" w:rsidRPr="004A3E27" w:rsidRDefault="00823E69" w:rsidP="00BD5BBE">
      <w:pPr>
        <w:pStyle w:val="footnote"/>
      </w:pPr>
      <w:r w:rsidRPr="004A3E27">
        <w:rPr>
          <w:rStyle w:val="FootnoteReference"/>
        </w:rPr>
        <w:footnoteRef/>
      </w:r>
      <w:r w:rsidRPr="004A3E27">
        <w:t xml:space="preserve"> Luke 23:46.</w:t>
      </w:r>
    </w:p>
  </w:footnote>
  <w:footnote w:id="151">
    <w:p w14:paraId="1A1A8E3A" w14:textId="717C517F" w:rsidR="00823E69" w:rsidRPr="004A3E27" w:rsidRDefault="00823E6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823E69" w:rsidRPr="004A3E27" w:rsidRDefault="00823E6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823E69" w:rsidRDefault="00823E6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823E69" w:rsidRPr="004A3E27" w:rsidRDefault="00823E69"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823E69" w:rsidRPr="004A3E27" w:rsidRDefault="00823E6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823E69" w:rsidRPr="004A3E27" w:rsidRDefault="00823E69"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823E69" w:rsidRPr="004A3E27" w:rsidRDefault="00823E6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823E69" w:rsidRPr="004A3E27" w:rsidRDefault="00823E69"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823E69" w:rsidRDefault="00823E69" w:rsidP="00643986">
      <w:pPr>
        <w:pStyle w:val="footnote"/>
      </w:pPr>
      <w:r>
        <w:rPr>
          <w:rStyle w:val="FootnoteReference"/>
        </w:rPr>
        <w:footnoteRef/>
      </w:r>
      <w:r>
        <w:t xml:space="preserve"> [JS] or “Confess the Lord with the harp.</w:t>
      </w:r>
    </w:p>
  </w:footnote>
  <w:footnote w:id="160">
    <w:p w14:paraId="7DFB6EDE" w14:textId="77777777" w:rsidR="00823E69" w:rsidRPr="004A3E27" w:rsidRDefault="00823E69"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823E69" w:rsidRPr="004A3E27" w:rsidRDefault="00823E69"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823E69" w:rsidRPr="004A3E27" w:rsidRDefault="00823E69" w:rsidP="00BD5BBE">
      <w:pPr>
        <w:pStyle w:val="footnote"/>
      </w:pPr>
      <w:r w:rsidRPr="004A3E27">
        <w:rPr>
          <w:rStyle w:val="FootnoteReference"/>
        </w:rPr>
        <w:footnoteRef/>
      </w:r>
      <w:r w:rsidRPr="004A3E27">
        <w:t xml:space="preserve"> Naturally and spiritually (Jn. 3:3-6).</w:t>
      </w:r>
    </w:p>
  </w:footnote>
  <w:footnote w:id="163">
    <w:p w14:paraId="21961A60" w14:textId="0C801544" w:rsidR="00823E69" w:rsidRDefault="00823E69" w:rsidP="002C27B3">
      <w:pPr>
        <w:pStyle w:val="footnote"/>
      </w:pPr>
      <w:r>
        <w:rPr>
          <w:rStyle w:val="FootnoteReference"/>
        </w:rPr>
        <w:footnoteRef/>
      </w:r>
      <w:r>
        <w:t xml:space="preserve"> [JS] Fr. Lazarus has “plans”</w:t>
      </w:r>
    </w:p>
  </w:footnote>
  <w:footnote w:id="164">
    <w:p w14:paraId="1CA3C8B8" w14:textId="7384D6BF" w:rsidR="00823E69" w:rsidRDefault="00823E69" w:rsidP="00366380">
      <w:pPr>
        <w:pStyle w:val="footnote"/>
      </w:pPr>
      <w:r>
        <w:rPr>
          <w:rStyle w:val="FootnoteReference"/>
        </w:rPr>
        <w:footnoteRef/>
      </w:r>
      <w:r>
        <w:t xml:space="preserve"> Fr. Athanasius has “My soul shall make her boast in the Lord”</w:t>
      </w:r>
    </w:p>
  </w:footnote>
  <w:footnote w:id="165">
    <w:p w14:paraId="50F89B8F" w14:textId="77777777" w:rsidR="00823E69" w:rsidRPr="004A3E27" w:rsidRDefault="00823E6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823E69" w:rsidRPr="004A3E27" w:rsidRDefault="00823E69"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823E69" w:rsidRDefault="00823E69" w:rsidP="00E42174">
      <w:pPr>
        <w:pStyle w:val="footnote"/>
      </w:pPr>
      <w:r>
        <w:rPr>
          <w:rStyle w:val="FootnoteReference"/>
        </w:rPr>
        <w:footnoteRef/>
      </w:r>
      <w:r>
        <w:t xml:space="preserve"> [JS] or “contrite in heart”</w:t>
      </w:r>
    </w:p>
  </w:footnote>
  <w:footnote w:id="168">
    <w:p w14:paraId="7E58A13C" w14:textId="1AC06A85" w:rsidR="00823E69" w:rsidRDefault="00823E69" w:rsidP="00F803AB">
      <w:pPr>
        <w:pStyle w:val="footnote"/>
      </w:pPr>
      <w:r>
        <w:rPr>
          <w:rStyle w:val="FootnoteReference"/>
        </w:rPr>
        <w:footnoteRef/>
      </w:r>
      <w:r>
        <w:t xml:space="preserve"> [JS] Coptic has “eat their hearts”, which Fr. Athanasius renders, “regret”</w:t>
      </w:r>
    </w:p>
  </w:footnote>
  <w:footnote w:id="169">
    <w:p w14:paraId="54D93979" w14:textId="34E7EB30" w:rsidR="00823E69" w:rsidRDefault="00823E69" w:rsidP="00F803AB">
      <w:pPr>
        <w:pStyle w:val="footnote"/>
      </w:pPr>
      <w:r>
        <w:rPr>
          <w:rStyle w:val="FootnoteReference"/>
        </w:rPr>
        <w:footnoteRef/>
      </w:r>
      <w:r>
        <w:t xml:space="preserve"> [JS] or regret.</w:t>
      </w:r>
    </w:p>
  </w:footnote>
  <w:footnote w:id="170">
    <w:p w14:paraId="51CEFDC6" w14:textId="77777777" w:rsidR="00823E69" w:rsidRPr="004A3E27" w:rsidRDefault="00823E6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823E69" w:rsidRDefault="00823E69" w:rsidP="00442FE7">
      <w:pPr>
        <w:pStyle w:val="footnote"/>
      </w:pPr>
      <w:r>
        <w:rPr>
          <w:rStyle w:val="FootnoteReference"/>
        </w:rPr>
        <w:footnoteRef/>
      </w:r>
      <w:r>
        <w:t xml:space="preserve"> [JS] literally “and my soul with barrenness/childlessness.”</w:t>
      </w:r>
    </w:p>
  </w:footnote>
  <w:footnote w:id="172">
    <w:p w14:paraId="0CEA87F3" w14:textId="77777777" w:rsidR="00823E69" w:rsidRPr="004A3E27" w:rsidRDefault="00823E69" w:rsidP="00BD5BBE">
      <w:pPr>
        <w:pStyle w:val="footnote"/>
      </w:pPr>
      <w:r w:rsidRPr="004A3E27">
        <w:rPr>
          <w:rStyle w:val="FootnoteReference"/>
        </w:rPr>
        <w:footnoteRef/>
      </w:r>
      <w:r w:rsidRPr="004A3E27">
        <w:t xml:space="preserve"> John 19:1; Mt. 27:26.</w:t>
      </w:r>
    </w:p>
  </w:footnote>
  <w:footnote w:id="173">
    <w:p w14:paraId="1C6E21CA" w14:textId="77777777" w:rsidR="00823E69" w:rsidRPr="004A3E27" w:rsidRDefault="00823E69" w:rsidP="00BD5BBE">
      <w:pPr>
        <w:pStyle w:val="footnote"/>
      </w:pPr>
      <w:r w:rsidRPr="004A3E27">
        <w:rPr>
          <w:rStyle w:val="FootnoteReference"/>
        </w:rPr>
        <w:footnoteRef/>
      </w:r>
      <w:r w:rsidRPr="004A3E27">
        <w:t xml:space="preserve"> cp. Psalm 21:21.</w:t>
      </w:r>
    </w:p>
  </w:footnote>
  <w:footnote w:id="174">
    <w:p w14:paraId="4812F1D0" w14:textId="77777777" w:rsidR="00823E69" w:rsidRPr="004A3E27" w:rsidRDefault="00823E69" w:rsidP="00BD5BBE">
      <w:pPr>
        <w:pStyle w:val="footnote"/>
      </w:pPr>
      <w:r w:rsidRPr="004A3E27">
        <w:rPr>
          <w:rStyle w:val="FootnoteReference"/>
        </w:rPr>
        <w:footnoteRef/>
      </w:r>
      <w:r w:rsidRPr="004A3E27">
        <w:t xml:space="preserve"> cp. John 15:25.</w:t>
      </w:r>
    </w:p>
  </w:footnote>
  <w:footnote w:id="175">
    <w:p w14:paraId="55852630" w14:textId="7161891F" w:rsidR="00823E69" w:rsidRDefault="00823E69" w:rsidP="004D4897">
      <w:pPr>
        <w:pStyle w:val="footnote"/>
      </w:pPr>
      <w:r>
        <w:rPr>
          <w:rStyle w:val="FootnoteReference"/>
        </w:rPr>
        <w:footnoteRef/>
      </w:r>
      <w:r>
        <w:t xml:space="preserve"> [JS] others have “righteousness”. NETS has “vindication”.</w:t>
      </w:r>
    </w:p>
  </w:footnote>
  <w:footnote w:id="176">
    <w:p w14:paraId="19D39194" w14:textId="77777777" w:rsidR="00823E69" w:rsidRPr="004A3E27" w:rsidRDefault="00823E69" w:rsidP="00BD5BBE">
      <w:pPr>
        <w:pStyle w:val="footnote"/>
      </w:pPr>
      <w:r w:rsidRPr="004A3E27">
        <w:rPr>
          <w:rStyle w:val="FootnoteReference"/>
        </w:rPr>
        <w:footnoteRef/>
      </w:r>
      <w:r w:rsidRPr="004A3E27">
        <w:t xml:space="preserve"> cp. Psalm 36:30.</w:t>
      </w:r>
    </w:p>
  </w:footnote>
  <w:footnote w:id="177">
    <w:p w14:paraId="6484AC83" w14:textId="77777777" w:rsidR="00823E69" w:rsidRPr="004A3E27" w:rsidRDefault="00823E69" w:rsidP="00BD5BBE">
      <w:pPr>
        <w:pStyle w:val="footnote"/>
      </w:pPr>
      <w:r w:rsidRPr="004A3E27">
        <w:rPr>
          <w:rStyle w:val="FootnoteReference"/>
        </w:rPr>
        <w:footnoteRef/>
      </w:r>
      <w:r w:rsidRPr="004A3E27">
        <w:t xml:space="preserve"> cp. Psalm 109:7.</w:t>
      </w:r>
    </w:p>
  </w:footnote>
  <w:footnote w:id="178">
    <w:p w14:paraId="50DAFDF2" w14:textId="77777777" w:rsidR="00823E69" w:rsidRPr="004A3E27" w:rsidRDefault="00823E6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823E69" w:rsidRPr="004A3E27" w:rsidRDefault="00823E69"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823E69" w:rsidRPr="004A3E27" w:rsidRDefault="00823E69" w:rsidP="00BD5BBE">
      <w:pPr>
        <w:pStyle w:val="footnote"/>
      </w:pPr>
      <w:r w:rsidRPr="004A3E27">
        <w:rPr>
          <w:rStyle w:val="FootnoteReference"/>
        </w:rPr>
        <w:footnoteRef/>
      </w:r>
      <w:r w:rsidRPr="004A3E27">
        <w:t xml:space="preserve"> Prov. 24:19.</w:t>
      </w:r>
    </w:p>
  </w:footnote>
  <w:footnote w:id="181">
    <w:p w14:paraId="325B4264" w14:textId="77777777" w:rsidR="00823E69" w:rsidRPr="004A3E27" w:rsidRDefault="00823E6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823E69" w:rsidRPr="004A3E27" w:rsidRDefault="00823E69"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823E69" w:rsidRPr="004A3E27" w:rsidRDefault="00823E6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823E69" w:rsidRDefault="00823E69" w:rsidP="00402CB0">
      <w:pPr>
        <w:pStyle w:val="footnote"/>
      </w:pPr>
      <w:r>
        <w:rPr>
          <w:rStyle w:val="FootnoteReference"/>
        </w:rPr>
        <w:footnoteRef/>
      </w:r>
      <w:r>
        <w:t xml:space="preserve"> [JS] or “judgment”</w:t>
      </w:r>
    </w:p>
  </w:footnote>
  <w:footnote w:id="185">
    <w:p w14:paraId="0271DF81" w14:textId="77777777" w:rsidR="00823E69" w:rsidRPr="004A3E27" w:rsidRDefault="00823E69"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823E69" w:rsidRDefault="00823E69" w:rsidP="00402CB0">
      <w:pPr>
        <w:pStyle w:val="footnote"/>
      </w:pPr>
      <w:r>
        <w:rPr>
          <w:rStyle w:val="FootnoteReference"/>
        </w:rPr>
        <w:footnoteRef/>
      </w:r>
      <w:r>
        <w:t xml:space="preserve"> [JS] or “fret”</w:t>
      </w:r>
    </w:p>
  </w:footnote>
  <w:footnote w:id="187">
    <w:p w14:paraId="0F35B29D" w14:textId="57DF774F" w:rsidR="00823E69" w:rsidRDefault="00823E69" w:rsidP="00414006">
      <w:pPr>
        <w:pStyle w:val="footnote"/>
      </w:pPr>
      <w:r>
        <w:rPr>
          <w:rStyle w:val="FootnoteReference"/>
        </w:rPr>
        <w:footnoteRef/>
      </w:r>
      <w:r>
        <w:t xml:space="preserve"> [JS] or “land”</w:t>
      </w:r>
    </w:p>
  </w:footnote>
  <w:footnote w:id="188">
    <w:p w14:paraId="65980F9C" w14:textId="12C20DB8" w:rsidR="00823E69" w:rsidRPr="004A3E27" w:rsidRDefault="00823E69"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823E69" w:rsidRPr="004A3E27" w:rsidRDefault="00823E6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823E69" w:rsidRPr="004A3E27" w:rsidRDefault="00823E69"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823E69" w:rsidRPr="004A3E27" w:rsidRDefault="00823E69"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823E69" w:rsidRPr="004A3E27" w:rsidRDefault="00823E69"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823E69" w:rsidRDefault="00823E69" w:rsidP="003F50A7">
      <w:pPr>
        <w:pStyle w:val="footnote"/>
      </w:pPr>
      <w:r>
        <w:rPr>
          <w:rStyle w:val="FootnoteReference"/>
        </w:rPr>
        <w:footnoteRef/>
      </w:r>
      <w:r>
        <w:t xml:space="preserve"> [JS] literally “with a sad face”</w:t>
      </w:r>
    </w:p>
  </w:footnote>
  <w:footnote w:id="194">
    <w:p w14:paraId="18445857" w14:textId="0B799012" w:rsidR="00823E69" w:rsidRDefault="00823E69" w:rsidP="003F50A7">
      <w:pPr>
        <w:pStyle w:val="footnote"/>
      </w:pPr>
      <w:r>
        <w:rPr>
          <w:rStyle w:val="FootnoteReference"/>
        </w:rPr>
        <w:footnoteRef/>
      </w:r>
      <w:r>
        <w:t xml:space="preserve"> [JS] literally “loins”</w:t>
      </w:r>
    </w:p>
  </w:footnote>
  <w:footnote w:id="195">
    <w:p w14:paraId="72DD6C76" w14:textId="77777777" w:rsidR="00823E69" w:rsidRPr="004A3E27" w:rsidRDefault="00823E69"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823E69" w:rsidRPr="004A3E27" w:rsidRDefault="00823E6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823E69" w:rsidRPr="004A3E27" w:rsidRDefault="00823E6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823E69" w:rsidRPr="004A3E27" w:rsidRDefault="00823E69"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823E69" w:rsidRPr="004A3E27" w:rsidRDefault="00823E6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823E69" w:rsidRPr="004A3E27" w:rsidRDefault="00823E69"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823E69" w:rsidRPr="004A3E27" w:rsidRDefault="00823E69" w:rsidP="00BD5BBE">
      <w:pPr>
        <w:pStyle w:val="footnote"/>
      </w:pPr>
      <w:r w:rsidRPr="004A3E27">
        <w:rPr>
          <w:rStyle w:val="FootnoteReference"/>
        </w:rPr>
        <w:footnoteRef/>
      </w:r>
      <w:r w:rsidRPr="004A3E27">
        <w:t xml:space="preserve"> John 13:30.</w:t>
      </w:r>
    </w:p>
  </w:footnote>
  <w:footnote w:id="202">
    <w:p w14:paraId="32644EEC" w14:textId="77777777" w:rsidR="00823E69" w:rsidRPr="004A3E27" w:rsidRDefault="00823E6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823E69" w:rsidRPr="004A3E27" w:rsidRDefault="00823E6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823E69" w:rsidRPr="004A3E27" w:rsidRDefault="00823E69"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8612F3" w:rsidRDefault="008612F3" w:rsidP="008612F3">
      <w:pPr>
        <w:pStyle w:val="footnote"/>
      </w:pPr>
      <w:r>
        <w:rPr>
          <w:rStyle w:val="FootnoteReference"/>
        </w:rPr>
        <w:footnoteRef/>
      </w:r>
      <w:r>
        <w:t xml:space="preserve"> [JS] or “from age to age. So be it! So be it!”</w:t>
      </w:r>
    </w:p>
  </w:footnote>
  <w:footnote w:id="206">
    <w:p w14:paraId="1392D5F8" w14:textId="77777777" w:rsidR="00823E69" w:rsidRPr="004A3E27" w:rsidRDefault="00823E69"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03275919" w14:textId="77777777" w:rsidR="00823E69" w:rsidRPr="004A3E27" w:rsidRDefault="00823E6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8">
    <w:p w14:paraId="1791CAEF" w14:textId="77777777" w:rsidR="00823E69" w:rsidRPr="004A3E27" w:rsidRDefault="00823E69"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09">
    <w:p w14:paraId="4F22E4CE" w14:textId="77777777" w:rsidR="00823E69" w:rsidRPr="004A3E27" w:rsidRDefault="00823E6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0">
    <w:p w14:paraId="08B0833D" w14:textId="77777777" w:rsidR="00823E69" w:rsidRPr="004A3E27" w:rsidRDefault="00823E6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1">
    <w:p w14:paraId="76A76AD0" w14:textId="77777777" w:rsidR="00823E69" w:rsidRPr="004A3E27" w:rsidRDefault="00823E6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2">
    <w:p w14:paraId="0FB99B7C" w14:textId="77777777" w:rsidR="00823E69" w:rsidRPr="004A3E27" w:rsidRDefault="00823E69" w:rsidP="00BD5BBE">
      <w:pPr>
        <w:pStyle w:val="footnote"/>
      </w:pPr>
      <w:r w:rsidRPr="004A3E27">
        <w:rPr>
          <w:rStyle w:val="FootnoteReference"/>
        </w:rPr>
        <w:footnoteRef/>
      </w:r>
      <w:r w:rsidRPr="004A3E27">
        <w:t xml:space="preserve"> cp. Rev. 19:11-16.</w:t>
      </w:r>
    </w:p>
  </w:footnote>
  <w:footnote w:id="213">
    <w:p w14:paraId="5E8EA981" w14:textId="77777777" w:rsidR="00823E69" w:rsidRPr="004A3E27" w:rsidRDefault="00823E6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4">
    <w:p w14:paraId="2209A251" w14:textId="77777777" w:rsidR="00823E69" w:rsidRPr="004A3E27" w:rsidRDefault="00823E6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5">
    <w:p w14:paraId="66A4B8D8" w14:textId="77777777" w:rsidR="00823E69" w:rsidRPr="004A3E27" w:rsidRDefault="00823E69"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6">
    <w:p w14:paraId="585411E1" w14:textId="77777777" w:rsidR="00823E69" w:rsidRPr="004A3E27" w:rsidRDefault="00823E69" w:rsidP="00BD5BBE">
      <w:pPr>
        <w:pStyle w:val="footnote"/>
      </w:pPr>
      <w:r w:rsidRPr="004A3E27">
        <w:rPr>
          <w:rStyle w:val="FootnoteReference"/>
        </w:rPr>
        <w:footnoteRef/>
      </w:r>
      <w:r w:rsidRPr="004A3E27">
        <w:t xml:space="preserve"> Rev. 22:1.</w:t>
      </w:r>
    </w:p>
  </w:footnote>
  <w:footnote w:id="217">
    <w:p w14:paraId="2C3ED5A8" w14:textId="77777777" w:rsidR="00823E69" w:rsidRPr="004A3E27" w:rsidRDefault="00823E69" w:rsidP="00BD5BBE">
      <w:pPr>
        <w:pStyle w:val="footnote"/>
      </w:pPr>
      <w:r w:rsidRPr="004A3E27">
        <w:rPr>
          <w:rStyle w:val="FootnoteReference"/>
        </w:rPr>
        <w:footnoteRef/>
      </w:r>
      <w:r w:rsidRPr="004A3E27">
        <w:t xml:space="preserve"> Security of citizens of the Holy City. Break of Dawn is Christ’s death. (cp. Is. 30:26).</w:t>
      </w:r>
    </w:p>
  </w:footnote>
  <w:footnote w:id="218">
    <w:p w14:paraId="01975D9C" w14:textId="77777777" w:rsidR="00823E69" w:rsidRPr="004A3E27" w:rsidRDefault="00823E69" w:rsidP="00BD5BBE">
      <w:pPr>
        <w:pStyle w:val="footnote"/>
      </w:pPr>
      <w:r w:rsidRPr="004A3E27">
        <w:rPr>
          <w:rStyle w:val="FootnoteReference"/>
        </w:rPr>
        <w:footnoteRef/>
      </w:r>
      <w:r w:rsidRPr="004A3E27">
        <w:t xml:space="preserve"> cp. 75:4; Is. 2:4; 11:9; 65:25; Hos. 2:18; Zac. 9:10.</w:t>
      </w:r>
    </w:p>
  </w:footnote>
  <w:footnote w:id="219">
    <w:p w14:paraId="26EED967" w14:textId="77777777" w:rsidR="00823E69" w:rsidRPr="004A3E27" w:rsidRDefault="00823E69"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0">
    <w:p w14:paraId="341712F2" w14:textId="77777777" w:rsidR="00823E69" w:rsidRPr="004A3E27" w:rsidRDefault="00823E69" w:rsidP="00BD5BBE">
      <w:pPr>
        <w:pStyle w:val="footnote"/>
      </w:pPr>
      <w:r w:rsidRPr="004A3E27">
        <w:rPr>
          <w:rStyle w:val="FootnoteReference"/>
        </w:rPr>
        <w:footnoteRef/>
      </w:r>
      <w:r w:rsidRPr="004A3E27">
        <w:t xml:space="preserve"> ‘The calling of the Gentiles is to be understood, as in 71:9’ (St. Athanasius).</w:t>
      </w:r>
    </w:p>
  </w:footnote>
  <w:footnote w:id="221">
    <w:p w14:paraId="743E9AAD" w14:textId="77777777" w:rsidR="00823E69" w:rsidRPr="004A3E27" w:rsidRDefault="00823E69" w:rsidP="00BD5BBE">
      <w:pPr>
        <w:pStyle w:val="footnote"/>
      </w:pPr>
      <w:r w:rsidRPr="004A3E27">
        <w:rPr>
          <w:rStyle w:val="FootnoteReference"/>
        </w:rPr>
        <w:footnoteRef/>
      </w:r>
      <w:r w:rsidRPr="004A3E27">
        <w:t xml:space="preserve"> Cp. Heb. 12:28,29; Deut. 4:24; 9:3; 10:17-21; Neh. 1:5; Zeph. 2:11.</w:t>
      </w:r>
    </w:p>
  </w:footnote>
  <w:footnote w:id="222">
    <w:p w14:paraId="20C0CF5B" w14:textId="77777777" w:rsidR="00823E69" w:rsidRPr="004A3E27" w:rsidRDefault="00823E69" w:rsidP="00BD5BBE">
      <w:pPr>
        <w:pStyle w:val="footnote"/>
      </w:pPr>
      <w:r w:rsidRPr="004A3E27">
        <w:rPr>
          <w:rStyle w:val="FootnoteReference"/>
        </w:rPr>
        <w:footnoteRef/>
      </w:r>
      <w:r w:rsidRPr="004A3E27">
        <w:t xml:space="preserve"> Cp. Ex. 15:17; Is. 58:14: I Pet. 1:4.</w:t>
      </w:r>
    </w:p>
  </w:footnote>
  <w:footnote w:id="223">
    <w:p w14:paraId="1FDF9287" w14:textId="77777777" w:rsidR="00823E69" w:rsidRPr="004A3E27" w:rsidRDefault="00823E6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4">
    <w:p w14:paraId="5F050EEC" w14:textId="77777777" w:rsidR="00823E69" w:rsidRPr="004A3E27" w:rsidRDefault="00823E69" w:rsidP="00BD5BBE">
      <w:pPr>
        <w:pStyle w:val="footnote"/>
      </w:pPr>
      <w:r w:rsidRPr="004A3E27">
        <w:rPr>
          <w:rStyle w:val="FootnoteReference"/>
        </w:rPr>
        <w:footnoteRef/>
      </w:r>
      <w:r w:rsidRPr="004A3E27">
        <w:t xml:space="preserve"> ‘Jerusalem is the city of the great King’ (Mt. 5:35). cp. Lam. 2:15.</w:t>
      </w:r>
    </w:p>
  </w:footnote>
  <w:footnote w:id="225">
    <w:p w14:paraId="601A5151" w14:textId="77777777" w:rsidR="00823E69" w:rsidRPr="004A3E27" w:rsidRDefault="00823E69"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6">
    <w:p w14:paraId="6CAE8B9B" w14:textId="77777777" w:rsidR="00823E69" w:rsidRPr="004A3E27" w:rsidRDefault="00823E69"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7">
    <w:p w14:paraId="7F2EAAD2" w14:textId="77777777" w:rsidR="00823E69" w:rsidRPr="004A3E27" w:rsidRDefault="00823E6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8">
    <w:p w14:paraId="3C5C41AF" w14:textId="77777777" w:rsidR="00823E69" w:rsidRPr="004A3E27" w:rsidRDefault="00823E6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29">
    <w:p w14:paraId="3A50B91B" w14:textId="77777777" w:rsidR="00823E69" w:rsidRPr="004A3E27" w:rsidRDefault="00823E6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0">
    <w:p w14:paraId="45DA152E" w14:textId="77777777" w:rsidR="00823E69" w:rsidRPr="004A3E27" w:rsidRDefault="00823E6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1">
    <w:p w14:paraId="5A6B4D6B" w14:textId="77777777" w:rsidR="00823E69" w:rsidRPr="004A3E27" w:rsidRDefault="00823E6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2">
    <w:p w14:paraId="6185D531" w14:textId="77777777" w:rsidR="00823E69" w:rsidRPr="004A3E27" w:rsidRDefault="00823E69" w:rsidP="00BD5BBE">
      <w:pPr>
        <w:pStyle w:val="footnote"/>
      </w:pPr>
      <w:r w:rsidRPr="004A3E27">
        <w:rPr>
          <w:rStyle w:val="FootnoteReference"/>
        </w:rPr>
        <w:footnoteRef/>
      </w:r>
      <w:r w:rsidRPr="004A3E27">
        <w:t xml:space="preserve"> Exodus 12:22; John 19:29; Hebrews 9:19.</w:t>
      </w:r>
    </w:p>
  </w:footnote>
  <w:footnote w:id="233">
    <w:p w14:paraId="6650920A" w14:textId="77777777" w:rsidR="00823E69" w:rsidRPr="004A3E27" w:rsidRDefault="00823E6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4">
    <w:p w14:paraId="3BFF7049" w14:textId="77777777" w:rsidR="00823E69" w:rsidRPr="004A3E27" w:rsidRDefault="00823E6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5">
    <w:p w14:paraId="51837483" w14:textId="77777777" w:rsidR="00823E69" w:rsidRPr="004A3E27" w:rsidRDefault="00823E6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6">
    <w:p w14:paraId="3B19B72F" w14:textId="77777777" w:rsidR="00823E69" w:rsidRPr="004A3E27" w:rsidRDefault="00823E69" w:rsidP="00BD5BBE">
      <w:pPr>
        <w:pStyle w:val="footnote"/>
      </w:pPr>
      <w:r w:rsidRPr="004A3E27">
        <w:rPr>
          <w:rStyle w:val="FootnoteReference"/>
        </w:rPr>
        <w:footnoteRef/>
      </w:r>
      <w:r w:rsidRPr="004A3E27">
        <w:t xml:space="preserve"> Lk. 10:18; 2 Thess. 1:6.</w:t>
      </w:r>
    </w:p>
  </w:footnote>
  <w:footnote w:id="237">
    <w:p w14:paraId="649547A2" w14:textId="77777777" w:rsidR="00823E69" w:rsidRPr="004A3E27" w:rsidRDefault="00823E6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8">
    <w:p w14:paraId="4DEA0F95" w14:textId="77777777" w:rsidR="00823E69" w:rsidRPr="004A3E27" w:rsidRDefault="00823E69" w:rsidP="00BD5BBE">
      <w:pPr>
        <w:pStyle w:val="footnote"/>
      </w:pPr>
      <w:r w:rsidRPr="004A3E27">
        <w:rPr>
          <w:rStyle w:val="FootnoteReference"/>
        </w:rPr>
        <w:footnoteRef/>
      </w:r>
      <w:r w:rsidRPr="004A3E27">
        <w:t xml:space="preserve"> cp. 1 Peter 5:7.</w:t>
      </w:r>
    </w:p>
  </w:footnote>
  <w:footnote w:id="239">
    <w:p w14:paraId="27649907" w14:textId="77777777" w:rsidR="00823E69" w:rsidRPr="004A3E27" w:rsidRDefault="00823E69" w:rsidP="00BD5BBE">
      <w:pPr>
        <w:pStyle w:val="footnote"/>
      </w:pPr>
      <w:r w:rsidRPr="004A3E27">
        <w:rPr>
          <w:rStyle w:val="FootnoteReference"/>
        </w:rPr>
        <w:footnoteRef/>
      </w:r>
      <w:r w:rsidRPr="004A3E27">
        <w:t xml:space="preserve"> cp. Ephes 6:12; 1 Tim 4:1; Rev. 16:14.</w:t>
      </w:r>
    </w:p>
  </w:footnote>
  <w:footnote w:id="240">
    <w:p w14:paraId="594F6979" w14:textId="77777777" w:rsidR="00823E69" w:rsidRPr="004A3E27" w:rsidRDefault="00823E6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1">
    <w:p w14:paraId="568E2F2E" w14:textId="77777777" w:rsidR="00823E69" w:rsidRPr="004A3E27" w:rsidRDefault="00823E6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2">
    <w:p w14:paraId="27B4EAF4" w14:textId="77777777" w:rsidR="00823E69" w:rsidRPr="004A3E27" w:rsidRDefault="00823E69"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3">
    <w:p w14:paraId="62A6540D" w14:textId="77777777" w:rsidR="00823E69" w:rsidRPr="004A3E27" w:rsidRDefault="00823E69" w:rsidP="00BD5BBE">
      <w:pPr>
        <w:pStyle w:val="footnote"/>
      </w:pPr>
      <w:r w:rsidRPr="004A3E27">
        <w:rPr>
          <w:rStyle w:val="FootnoteReference"/>
        </w:rPr>
        <w:footnoteRef/>
      </w:r>
      <w:r w:rsidRPr="004A3E27">
        <w:t xml:space="preserve"> Verses 8-12 are repeated almost verbatim in Ps. 107:2-6.</w:t>
      </w:r>
    </w:p>
  </w:footnote>
  <w:footnote w:id="244">
    <w:p w14:paraId="21F36685" w14:textId="77777777" w:rsidR="00823E69" w:rsidRPr="004A3E27" w:rsidRDefault="00823E69" w:rsidP="00BD5BBE">
      <w:pPr>
        <w:pStyle w:val="footnote"/>
      </w:pPr>
      <w:r w:rsidRPr="004A3E27">
        <w:rPr>
          <w:rStyle w:val="FootnoteReference"/>
        </w:rPr>
        <w:footnoteRef/>
      </w:r>
      <w:r w:rsidRPr="004A3E27">
        <w:t xml:space="preserve"> Mercy: love (Luke 10:37).</w:t>
      </w:r>
    </w:p>
  </w:footnote>
  <w:footnote w:id="245">
    <w:p w14:paraId="11B0B018" w14:textId="77777777" w:rsidR="00823E69" w:rsidRPr="004A3E27" w:rsidRDefault="00823E69" w:rsidP="00BD5BBE">
      <w:pPr>
        <w:pStyle w:val="footnote"/>
      </w:pPr>
      <w:r w:rsidRPr="004A3E27">
        <w:rPr>
          <w:rStyle w:val="FootnoteReference"/>
        </w:rPr>
        <w:footnoteRef/>
      </w:r>
      <w:r w:rsidRPr="004A3E27">
        <w:t xml:space="preserve"> cp. Lk. 21:20-24. Warning signals were lit on mountain tops in times of danger.</w:t>
      </w:r>
    </w:p>
  </w:footnote>
  <w:footnote w:id="246">
    <w:p w14:paraId="42604FE7" w14:textId="77777777" w:rsidR="00823E69" w:rsidRPr="004A3E27" w:rsidRDefault="00823E69" w:rsidP="00BD5BBE">
      <w:pPr>
        <w:pStyle w:val="footnote"/>
      </w:pPr>
      <w:r w:rsidRPr="004A3E27">
        <w:rPr>
          <w:rStyle w:val="FootnoteReference"/>
        </w:rPr>
        <w:footnoteRef/>
      </w:r>
      <w:r w:rsidRPr="004A3E27">
        <w:t xml:space="preserve"> Washbowl: i.e. reduced to the most menial servitude.</w:t>
      </w:r>
    </w:p>
  </w:footnote>
  <w:footnote w:id="247">
    <w:p w14:paraId="03E619D4" w14:textId="77777777" w:rsidR="00823E69" w:rsidRPr="004A3E27" w:rsidRDefault="00823E69"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8">
    <w:p w14:paraId="2D798361" w14:textId="77777777" w:rsidR="00823E69" w:rsidRPr="004A3E27" w:rsidRDefault="00823E6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49">
    <w:p w14:paraId="29B1DDE8" w14:textId="77777777" w:rsidR="00823E69" w:rsidRPr="004A3E27" w:rsidRDefault="00823E69" w:rsidP="00BD5BBE">
      <w:pPr>
        <w:pStyle w:val="footnote"/>
      </w:pPr>
      <w:r w:rsidRPr="004A3E27">
        <w:rPr>
          <w:rStyle w:val="FootnoteReference"/>
        </w:rPr>
        <w:footnoteRef/>
      </w:r>
      <w:r w:rsidRPr="004A3E27">
        <w:t xml:space="preserve"> Cp. Lev. 19:35-37; Deut. 25:13-16; Ezek.45:10; Mic. 6:10,11; Prov. 11:1.</w:t>
      </w:r>
    </w:p>
  </w:footnote>
  <w:footnote w:id="250">
    <w:p w14:paraId="279AD391" w14:textId="77777777" w:rsidR="00823E69" w:rsidRPr="004A3E27" w:rsidRDefault="00823E69" w:rsidP="00BD5BBE">
      <w:pPr>
        <w:pStyle w:val="footnote"/>
      </w:pPr>
      <w:r w:rsidRPr="004A3E27">
        <w:rPr>
          <w:rStyle w:val="FootnoteReference"/>
        </w:rPr>
        <w:footnoteRef/>
      </w:r>
      <w:r w:rsidRPr="004A3E27">
        <w:t xml:space="preserve"> Cp. ‘brood of vipers’ (Matt. 12:34; 23:33).</w:t>
      </w:r>
    </w:p>
  </w:footnote>
  <w:footnote w:id="251">
    <w:p w14:paraId="79B323AF" w14:textId="77777777" w:rsidR="00823E69" w:rsidRPr="004A3E27" w:rsidRDefault="00823E69" w:rsidP="00BD5BBE">
      <w:pPr>
        <w:pStyle w:val="footnote"/>
      </w:pPr>
      <w:r w:rsidRPr="004A3E27">
        <w:rPr>
          <w:rStyle w:val="FootnoteReference"/>
        </w:rPr>
        <w:footnoteRef/>
      </w:r>
      <w:r w:rsidRPr="004A3E27">
        <w:t xml:space="preserve"> Job. 33:14.</w:t>
      </w:r>
    </w:p>
  </w:footnote>
  <w:footnote w:id="252">
    <w:p w14:paraId="686CF1C0" w14:textId="77777777" w:rsidR="00823E69" w:rsidRPr="004A3E27" w:rsidRDefault="00823E69" w:rsidP="00BD5BBE">
      <w:pPr>
        <w:pStyle w:val="footnote"/>
      </w:pPr>
      <w:r w:rsidRPr="004A3E27">
        <w:rPr>
          <w:rStyle w:val="FootnoteReference"/>
        </w:rPr>
        <w:footnoteRef/>
      </w:r>
      <w:r w:rsidRPr="004A3E27">
        <w:t xml:space="preserve"> ‘What is this glue? It is love.’ says St. Augustine.</w:t>
      </w:r>
    </w:p>
  </w:footnote>
  <w:footnote w:id="253">
    <w:p w14:paraId="36833249" w14:textId="77777777" w:rsidR="00823E69" w:rsidRPr="004A3E27" w:rsidRDefault="00823E69"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4">
    <w:p w14:paraId="622CE4B2" w14:textId="77777777" w:rsidR="00823E69" w:rsidRPr="004A3E27" w:rsidRDefault="00823E69" w:rsidP="00BD5BBE">
      <w:pPr>
        <w:pStyle w:val="footnote"/>
      </w:pPr>
      <w:r w:rsidRPr="004A3E27">
        <w:rPr>
          <w:rStyle w:val="FootnoteReference"/>
        </w:rPr>
        <w:footnoteRef/>
      </w:r>
      <w:r w:rsidRPr="004A3E27">
        <w:t xml:space="preserve"> So the Slavonic (Greek often omits ‘stillest’).</w:t>
      </w:r>
    </w:p>
  </w:footnote>
  <w:footnote w:id="255">
    <w:p w14:paraId="6F4E7A1F" w14:textId="77777777" w:rsidR="00823E69" w:rsidRPr="004A3E27" w:rsidRDefault="00823E69"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6">
    <w:p w14:paraId="30AFE1F6" w14:textId="77777777" w:rsidR="00823E69" w:rsidRPr="004A3E27" w:rsidRDefault="00823E6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7">
    <w:p w14:paraId="667C6704" w14:textId="77777777" w:rsidR="00823E69" w:rsidRPr="004A3E27" w:rsidRDefault="00823E6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8">
    <w:p w14:paraId="4D88FDB0" w14:textId="77777777" w:rsidR="00823E69" w:rsidRPr="004A3E27" w:rsidRDefault="00823E69" w:rsidP="00BD5BBE">
      <w:pPr>
        <w:pStyle w:val="footnote"/>
      </w:pPr>
      <w:r w:rsidRPr="004A3E27">
        <w:rPr>
          <w:rStyle w:val="FootnoteReference"/>
        </w:rPr>
        <w:footnoteRef/>
      </w:r>
      <w:r w:rsidRPr="004A3E27">
        <w:t xml:space="preserve"> See footnote 62. &lt;2 previously&gt;</w:t>
      </w:r>
    </w:p>
  </w:footnote>
  <w:footnote w:id="259">
    <w:p w14:paraId="1B791EBC" w14:textId="77777777" w:rsidR="00823E69" w:rsidRPr="004A3E27" w:rsidRDefault="00823E6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0">
    <w:p w14:paraId="109CC4F4" w14:textId="77777777" w:rsidR="00823E69" w:rsidRPr="004A3E27" w:rsidRDefault="00823E69" w:rsidP="00BD5BBE">
      <w:pPr>
        <w:pStyle w:val="footnote"/>
      </w:pPr>
      <w:r w:rsidRPr="004A3E27">
        <w:rPr>
          <w:rStyle w:val="FootnoteReference"/>
        </w:rPr>
        <w:footnoteRef/>
      </w:r>
      <w:r w:rsidRPr="004A3E27">
        <w:t xml:space="preserve"> ‘What God has planned for His lovers’ (1 Cor. 2:9).</w:t>
      </w:r>
    </w:p>
  </w:footnote>
  <w:footnote w:id="261">
    <w:p w14:paraId="693C7006" w14:textId="4BAA4AB8" w:rsidR="00823E69" w:rsidRPr="004A3E27" w:rsidRDefault="00823E6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2">
    <w:p w14:paraId="4EA27689" w14:textId="77777777" w:rsidR="00823E69" w:rsidRPr="004A3E27" w:rsidRDefault="00823E69"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3">
    <w:p w14:paraId="49AA563D" w14:textId="77777777" w:rsidR="00823E69" w:rsidRPr="004A3E27" w:rsidRDefault="00823E6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4">
    <w:p w14:paraId="26BB2E4A" w14:textId="77777777" w:rsidR="00823E69" w:rsidRPr="004A3E27" w:rsidRDefault="00823E69"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5">
    <w:p w14:paraId="75EB9556" w14:textId="77777777" w:rsidR="00823E69" w:rsidRPr="004A3E27" w:rsidRDefault="00823E6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6">
    <w:p w14:paraId="69CCF6E1" w14:textId="77777777" w:rsidR="00823E69" w:rsidRPr="004A3E27" w:rsidRDefault="00823E69" w:rsidP="00BD5BBE">
      <w:pPr>
        <w:pStyle w:val="footnote"/>
      </w:pPr>
      <w:r w:rsidRPr="004A3E27">
        <w:rPr>
          <w:rStyle w:val="FootnoteReference"/>
        </w:rPr>
        <w:footnoteRef/>
      </w:r>
      <w:r w:rsidRPr="004A3E27">
        <w:t xml:space="preserve"> Numbers 10:35. Cp. Exodus 14.</w:t>
      </w:r>
    </w:p>
  </w:footnote>
  <w:footnote w:id="267">
    <w:p w14:paraId="772812A4" w14:textId="77777777" w:rsidR="00823E69" w:rsidRPr="004A3E27" w:rsidRDefault="00823E6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8">
    <w:p w14:paraId="576015E9" w14:textId="77777777" w:rsidR="00823E69" w:rsidRPr="004A3E27" w:rsidRDefault="00823E69" w:rsidP="00BD5BBE">
      <w:pPr>
        <w:pStyle w:val="footnote"/>
      </w:pPr>
      <w:r w:rsidRPr="004A3E27">
        <w:rPr>
          <w:rStyle w:val="FootnoteReference"/>
        </w:rPr>
        <w:footnoteRef/>
      </w:r>
      <w:r w:rsidRPr="004A3E27">
        <w:t xml:space="preserve"> Luke 4:32.</w:t>
      </w:r>
    </w:p>
  </w:footnote>
  <w:footnote w:id="269">
    <w:p w14:paraId="1C35810F" w14:textId="77777777" w:rsidR="00823E69" w:rsidRPr="004A3E27" w:rsidRDefault="00823E6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0">
    <w:p w14:paraId="4BA4E820" w14:textId="77777777" w:rsidR="00823E69" w:rsidRPr="004A3E27" w:rsidRDefault="00823E69" w:rsidP="00BD5BBE">
      <w:pPr>
        <w:pStyle w:val="footnote"/>
      </w:pPr>
      <w:r w:rsidRPr="004A3E27">
        <w:rPr>
          <w:rStyle w:val="FootnoteReference"/>
        </w:rPr>
        <w:footnoteRef/>
      </w:r>
      <w:r w:rsidRPr="004A3E27">
        <w:t xml:space="preserve"> Cp. Ephes. 4:8.</w:t>
      </w:r>
    </w:p>
  </w:footnote>
  <w:footnote w:id="271">
    <w:p w14:paraId="1069FF00" w14:textId="77777777" w:rsidR="00823E69" w:rsidRPr="004A3E27" w:rsidRDefault="00823E6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2">
    <w:p w14:paraId="4D6861A4" w14:textId="77777777" w:rsidR="00823E69" w:rsidRPr="004A3E27" w:rsidRDefault="00823E6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3">
    <w:p w14:paraId="3876A4B9" w14:textId="77777777" w:rsidR="00823E69" w:rsidRPr="004A3E27" w:rsidRDefault="00823E6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4">
    <w:p w14:paraId="3A9A265F" w14:textId="622FDAFA" w:rsidR="00823E69" w:rsidRPr="004A3E27" w:rsidRDefault="00823E6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5">
    <w:p w14:paraId="46BEEA32" w14:textId="77777777" w:rsidR="00823E69" w:rsidRPr="004A3E27" w:rsidRDefault="00823E69" w:rsidP="00BD5BBE">
      <w:pPr>
        <w:pStyle w:val="footnote"/>
      </w:pPr>
      <w:r w:rsidRPr="004A3E27">
        <w:rPr>
          <w:rStyle w:val="FootnoteReference"/>
        </w:rPr>
        <w:footnoteRef/>
      </w:r>
      <w:r w:rsidRPr="004A3E27">
        <w:t xml:space="preserve"> Mk. 15:29; Jn. 2:17; Rom. 15:3.</w:t>
      </w:r>
    </w:p>
  </w:footnote>
  <w:footnote w:id="276">
    <w:p w14:paraId="252B5848" w14:textId="77777777" w:rsidR="00823E69" w:rsidRPr="004A3E27" w:rsidRDefault="00823E69" w:rsidP="00BD5BBE">
      <w:pPr>
        <w:pStyle w:val="footnote"/>
      </w:pPr>
      <w:r w:rsidRPr="004A3E27">
        <w:rPr>
          <w:rStyle w:val="FootnoteReference"/>
        </w:rPr>
        <w:footnoteRef/>
      </w:r>
      <w:r w:rsidRPr="004A3E27">
        <w:t xml:space="preserve"> The elders and chief priests.</w:t>
      </w:r>
    </w:p>
  </w:footnote>
  <w:footnote w:id="277">
    <w:p w14:paraId="0AE68D03" w14:textId="77777777" w:rsidR="00823E69" w:rsidRPr="004A3E27" w:rsidRDefault="00823E6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8">
    <w:p w14:paraId="49BC712C" w14:textId="77777777" w:rsidR="00823E69" w:rsidRPr="004A3E27" w:rsidRDefault="00823E69" w:rsidP="00BD5BBE">
      <w:pPr>
        <w:pStyle w:val="footnote"/>
      </w:pPr>
      <w:r w:rsidRPr="004A3E27">
        <w:rPr>
          <w:rStyle w:val="FootnoteReference"/>
        </w:rPr>
        <w:footnoteRef/>
      </w:r>
      <w:r w:rsidRPr="004A3E27">
        <w:t xml:space="preserve"> Mt. 16:21; Mk. 8:31.</w:t>
      </w:r>
    </w:p>
  </w:footnote>
  <w:footnote w:id="279">
    <w:p w14:paraId="5D4E90F4" w14:textId="77777777" w:rsidR="00823E69" w:rsidRPr="004A3E27" w:rsidRDefault="00823E69" w:rsidP="00BD5BBE">
      <w:pPr>
        <w:pStyle w:val="footnote"/>
      </w:pPr>
      <w:r w:rsidRPr="004A3E27">
        <w:rPr>
          <w:rStyle w:val="FootnoteReference"/>
        </w:rPr>
        <w:footnoteRef/>
      </w:r>
      <w:r w:rsidRPr="004A3E27">
        <w:t xml:space="preserve"> Mt. 27:34.</w:t>
      </w:r>
    </w:p>
  </w:footnote>
  <w:footnote w:id="280">
    <w:p w14:paraId="2A1BD707" w14:textId="77777777" w:rsidR="00823E69" w:rsidRPr="004A3E27" w:rsidRDefault="00823E69" w:rsidP="00BD5BBE">
      <w:pPr>
        <w:pStyle w:val="footnote"/>
      </w:pPr>
      <w:r w:rsidRPr="004A3E27">
        <w:rPr>
          <w:rStyle w:val="FootnoteReference"/>
        </w:rPr>
        <w:footnoteRef/>
      </w:r>
      <w:r w:rsidRPr="004A3E27">
        <w:t xml:space="preserve"> Cp. Rom. 11:9,10.</w:t>
      </w:r>
    </w:p>
  </w:footnote>
  <w:footnote w:id="281">
    <w:p w14:paraId="09150116" w14:textId="77777777" w:rsidR="00823E69" w:rsidRPr="004A3E27" w:rsidRDefault="00823E69"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2">
    <w:p w14:paraId="05D75ECB" w14:textId="77777777" w:rsidR="00823E69" w:rsidRPr="004A3E27" w:rsidRDefault="00823E69" w:rsidP="00BD5BBE">
      <w:pPr>
        <w:pStyle w:val="footnote"/>
      </w:pPr>
      <w:r w:rsidRPr="004A3E27">
        <w:rPr>
          <w:rStyle w:val="FootnoteReference"/>
        </w:rPr>
        <w:footnoteRef/>
      </w:r>
      <w:r w:rsidRPr="004A3E27">
        <w:t xml:space="preserve"> Ps. 69:3-7 differs only slightly from Ps. 39:15-18.</w:t>
      </w:r>
    </w:p>
  </w:footnote>
  <w:footnote w:id="283">
    <w:p w14:paraId="325C5542" w14:textId="77777777" w:rsidR="00823E69" w:rsidRPr="004A3E27" w:rsidRDefault="00823E69" w:rsidP="00BD5BBE">
      <w:pPr>
        <w:pStyle w:val="footnote"/>
      </w:pPr>
      <w:r w:rsidRPr="004A3E27">
        <w:rPr>
          <w:rStyle w:val="FootnoteReference"/>
        </w:rPr>
        <w:footnoteRef/>
      </w:r>
      <w:r w:rsidRPr="004A3E27">
        <w:t xml:space="preserve"> The first three lines of Psalms 70 and 30 are identical. See footnote there.</w:t>
      </w:r>
    </w:p>
  </w:footnote>
  <w:footnote w:id="284">
    <w:p w14:paraId="1B3F91B5" w14:textId="77777777" w:rsidR="00823E69" w:rsidRPr="004A3E27" w:rsidRDefault="00823E6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5">
    <w:p w14:paraId="70C5803A" w14:textId="77777777" w:rsidR="00823E69" w:rsidRPr="004A3E27" w:rsidRDefault="00823E69" w:rsidP="00BD5BBE">
      <w:pPr>
        <w:pStyle w:val="footnote"/>
      </w:pPr>
      <w:r w:rsidRPr="004A3E27">
        <w:rPr>
          <w:rStyle w:val="FootnoteReference"/>
        </w:rPr>
        <w:footnoteRef/>
      </w:r>
      <w:r w:rsidRPr="004A3E27">
        <w:t xml:space="preserve"> Ephes. 3:10; 4:8.</w:t>
      </w:r>
    </w:p>
  </w:footnote>
  <w:footnote w:id="286">
    <w:p w14:paraId="63D5291B" w14:textId="77777777" w:rsidR="00823E69" w:rsidRPr="004A3E27" w:rsidRDefault="00823E69"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7">
    <w:p w14:paraId="0396CA5A" w14:textId="77777777" w:rsidR="00823E69" w:rsidRPr="004A3E27" w:rsidRDefault="00823E69"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8">
    <w:p w14:paraId="4ADD947E" w14:textId="77777777" w:rsidR="00823E69" w:rsidRPr="004A3E27" w:rsidRDefault="00823E69"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89">
    <w:p w14:paraId="31968FA6" w14:textId="77777777" w:rsidR="00823E69" w:rsidRPr="004A3E27" w:rsidRDefault="00823E69" w:rsidP="00BD5BBE">
      <w:pPr>
        <w:pStyle w:val="footnote"/>
      </w:pPr>
      <w:r w:rsidRPr="004A3E27">
        <w:rPr>
          <w:rStyle w:val="FootnoteReference"/>
        </w:rPr>
        <w:footnoteRef/>
      </w:r>
      <w:r w:rsidRPr="004A3E27">
        <w:t xml:space="preserve"> Rivers: Tigris and Euphrates.</w:t>
      </w:r>
    </w:p>
  </w:footnote>
  <w:footnote w:id="290">
    <w:p w14:paraId="7811A007" w14:textId="77777777" w:rsidR="00823E69" w:rsidRPr="004A3E27" w:rsidRDefault="00823E69" w:rsidP="00BD5BBE">
      <w:pPr>
        <w:pStyle w:val="footnote"/>
      </w:pPr>
      <w:r w:rsidRPr="004A3E27">
        <w:rPr>
          <w:rStyle w:val="FootnoteReference"/>
        </w:rPr>
        <w:footnoteRef/>
      </w:r>
      <w:r w:rsidRPr="004A3E27">
        <w:t xml:space="preserve"> Cp. Ps. 47:8.</w:t>
      </w:r>
    </w:p>
  </w:footnote>
  <w:footnote w:id="291">
    <w:p w14:paraId="57352CBF" w14:textId="77777777" w:rsidR="00823E69" w:rsidRPr="004A3E27" w:rsidRDefault="00823E69" w:rsidP="00BD5BBE">
      <w:pPr>
        <w:pStyle w:val="footnote"/>
      </w:pPr>
      <w:r w:rsidRPr="004A3E27">
        <w:rPr>
          <w:rStyle w:val="FootnoteReference"/>
        </w:rPr>
        <w:footnoteRef/>
      </w:r>
      <w:r w:rsidRPr="004A3E27">
        <w:t xml:space="preserve"> Cp. Rev. 1:18; Heb. 7:25; Num. 14:28.</w:t>
      </w:r>
    </w:p>
  </w:footnote>
  <w:footnote w:id="292">
    <w:p w14:paraId="2E026D23" w14:textId="77777777" w:rsidR="00823E69" w:rsidRPr="004A3E27" w:rsidRDefault="00823E6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3">
    <w:p w14:paraId="2E2191B6" w14:textId="77777777" w:rsidR="00823E69" w:rsidRPr="004A3E27" w:rsidRDefault="00823E6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4">
    <w:p w14:paraId="58DFBD38" w14:textId="77777777" w:rsidR="00823E69" w:rsidRPr="004A3E27" w:rsidRDefault="00823E6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23E69" w:rsidRPr="004A3E27" w:rsidRDefault="00823E69" w:rsidP="00BD5BBE">
      <w:pPr>
        <w:pStyle w:val="footnote"/>
      </w:pPr>
      <w:r w:rsidRPr="004A3E27">
        <w:tab/>
        <w:t>For them there are no pains;</w:t>
      </w:r>
    </w:p>
    <w:p w14:paraId="15E57D33" w14:textId="77777777" w:rsidR="00823E69" w:rsidRPr="004A3E27" w:rsidRDefault="00823E69" w:rsidP="00BD5BBE">
      <w:pPr>
        <w:pStyle w:val="footnote"/>
      </w:pPr>
      <w:r w:rsidRPr="004A3E27">
        <w:tab/>
        <w:t>fit and strong are their bodies.</w:t>
      </w:r>
    </w:p>
  </w:footnote>
  <w:footnote w:id="295">
    <w:p w14:paraId="2000D9CE" w14:textId="77777777" w:rsidR="00823E69" w:rsidRPr="004A3E27" w:rsidRDefault="00823E69" w:rsidP="00BD5BBE">
      <w:pPr>
        <w:pStyle w:val="footnote"/>
      </w:pPr>
      <w:r w:rsidRPr="004A3E27">
        <w:rPr>
          <w:rStyle w:val="FootnoteReference"/>
        </w:rPr>
        <w:footnoteRef/>
      </w:r>
      <w:r w:rsidRPr="004A3E27">
        <w:t xml:space="preserve"> The apparent success and prosperity of the godless is transitory and short-lived.</w:t>
      </w:r>
    </w:p>
  </w:footnote>
  <w:footnote w:id="296">
    <w:p w14:paraId="5BB08A3A" w14:textId="77777777" w:rsidR="00823E69" w:rsidRPr="004A3E27" w:rsidRDefault="00823E6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7">
    <w:p w14:paraId="1EB3BD79" w14:textId="77777777" w:rsidR="00823E69" w:rsidRPr="004A3E27" w:rsidRDefault="00823E6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8">
    <w:p w14:paraId="70787BBC" w14:textId="77777777" w:rsidR="00823E69" w:rsidRPr="004A3E27" w:rsidRDefault="00823E69" w:rsidP="00BD5BBE">
      <w:pPr>
        <w:pStyle w:val="footnote"/>
      </w:pPr>
      <w:r w:rsidRPr="004A3E27">
        <w:rPr>
          <w:rStyle w:val="FootnoteReference"/>
        </w:rPr>
        <w:footnoteRef/>
      </w:r>
      <w:r w:rsidRPr="004A3E27">
        <w:t xml:space="preserve"> Hebrew: ‘The nearness of God is my good.’ Cp. Wisdom 3:9; Ecclesiasticus 2:3.</w:t>
      </w:r>
    </w:p>
  </w:footnote>
  <w:footnote w:id="299">
    <w:p w14:paraId="592FBEA7" w14:textId="77777777" w:rsidR="00823E69" w:rsidRPr="004A3E27" w:rsidRDefault="00823E6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0">
    <w:p w14:paraId="17B1E11D" w14:textId="77777777" w:rsidR="00823E69" w:rsidRPr="004A3E27" w:rsidRDefault="00823E6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1">
    <w:p w14:paraId="1E15E436" w14:textId="77777777" w:rsidR="00823E69" w:rsidRPr="004A3E27" w:rsidRDefault="00823E6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2">
    <w:p w14:paraId="48E0BAD1" w14:textId="77777777" w:rsidR="00823E69" w:rsidRPr="004A3E27" w:rsidRDefault="00823E69" w:rsidP="00BD5BBE">
      <w:pPr>
        <w:pStyle w:val="footnote"/>
      </w:pPr>
      <w:r w:rsidRPr="004A3E27">
        <w:rPr>
          <w:rStyle w:val="FootnoteReference"/>
        </w:rPr>
        <w:footnoteRef/>
      </w:r>
      <w:r w:rsidRPr="004A3E27">
        <w:t xml:space="preserve"> Signs and miracles of God’s presence, protection and deliverance.</w:t>
      </w:r>
    </w:p>
  </w:footnote>
  <w:footnote w:id="303">
    <w:p w14:paraId="706BBD8A" w14:textId="77777777" w:rsidR="00823E69" w:rsidRPr="004A3E27" w:rsidRDefault="00823E6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4">
    <w:p w14:paraId="70533A43" w14:textId="77777777" w:rsidR="00823E69" w:rsidRPr="004A3E27" w:rsidRDefault="00823E6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5">
    <w:p w14:paraId="43EF022B" w14:textId="77777777" w:rsidR="00823E69" w:rsidRPr="004A3E27" w:rsidRDefault="00823E6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6">
    <w:p w14:paraId="4332FFC4" w14:textId="77777777" w:rsidR="00823E69" w:rsidRPr="004A3E27" w:rsidRDefault="00823E69" w:rsidP="00BD5BBE">
      <w:pPr>
        <w:pStyle w:val="footnote"/>
      </w:pPr>
      <w:r w:rsidRPr="004A3E27">
        <w:rPr>
          <w:rStyle w:val="FootnoteReference"/>
        </w:rPr>
        <w:footnoteRef/>
      </w:r>
      <w:r w:rsidRPr="004A3E27">
        <w:t xml:space="preserve"> Cp. Ps. 45:10; Is. 2:4; 11:9; 65:25; Hos. 2:18; Zac. 9:10.</w:t>
      </w:r>
    </w:p>
  </w:footnote>
  <w:footnote w:id="307">
    <w:p w14:paraId="168ADB5F" w14:textId="77777777" w:rsidR="00823E69" w:rsidRPr="004A3E27" w:rsidRDefault="00823E69" w:rsidP="00BD5BBE">
      <w:pPr>
        <w:pStyle w:val="footnote"/>
      </w:pPr>
      <w:r w:rsidRPr="004A3E27">
        <w:rPr>
          <w:rStyle w:val="FootnoteReference"/>
        </w:rPr>
        <w:footnoteRef/>
      </w:r>
      <w:r w:rsidRPr="004A3E27">
        <w:t xml:space="preserve"> Sinai and Zion, Moses and Christ, the Law and the Gospel enlighten the earth.</w:t>
      </w:r>
    </w:p>
  </w:footnote>
  <w:footnote w:id="308">
    <w:p w14:paraId="680E84D4" w14:textId="77777777" w:rsidR="00823E69" w:rsidRPr="004A3E27" w:rsidRDefault="00823E6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09">
    <w:p w14:paraId="100AB77F" w14:textId="77777777" w:rsidR="00823E69" w:rsidRPr="004A3E27" w:rsidRDefault="00823E6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0">
    <w:p w14:paraId="062E4DFE" w14:textId="77777777" w:rsidR="00823E69" w:rsidRDefault="00823E6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23E69" w:rsidRDefault="00823E69" w:rsidP="00BD5BBE">
      <w:pPr>
        <w:pStyle w:val="footnote"/>
      </w:pPr>
      <w:r>
        <w:tab/>
        <w:t>‘I will speak My mind in parables,</w:t>
      </w:r>
    </w:p>
    <w:p w14:paraId="04636509" w14:textId="77777777" w:rsidR="00823E69" w:rsidRDefault="00823E69" w:rsidP="00BD5BBE">
      <w:pPr>
        <w:pStyle w:val="footnote"/>
      </w:pPr>
      <w:r>
        <w:tab/>
        <w:t>divulge secrets hidden since creation’ (cp. Rev. 3:14).</w:t>
      </w:r>
    </w:p>
  </w:footnote>
  <w:footnote w:id="311">
    <w:p w14:paraId="7427B3ED" w14:textId="77777777" w:rsidR="00823E69" w:rsidRDefault="00823E6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2">
    <w:p w14:paraId="322E8B00" w14:textId="77777777" w:rsidR="00823E69" w:rsidRDefault="00823E69" w:rsidP="00BD5BBE">
      <w:pPr>
        <w:pStyle w:val="footnote"/>
      </w:pPr>
      <w:r>
        <w:rPr>
          <w:rStyle w:val="FootnoteReference"/>
        </w:rPr>
        <w:footnoteRef/>
      </w:r>
      <w:r>
        <w:t xml:space="preserve"> Ephraim = Israel (cp. Hos. 7; Num. 14; 1 Sam. 4).</w:t>
      </w:r>
    </w:p>
  </w:footnote>
  <w:footnote w:id="313">
    <w:p w14:paraId="3E975B3D" w14:textId="77777777" w:rsidR="00823E69" w:rsidRDefault="00823E69" w:rsidP="00BD5BBE">
      <w:pPr>
        <w:pStyle w:val="footnote"/>
      </w:pPr>
      <w:r>
        <w:rPr>
          <w:rStyle w:val="FootnoteReference"/>
        </w:rPr>
        <w:footnoteRef/>
      </w:r>
      <w:r>
        <w:t xml:space="preserve"> He deferred giving them the promised food and the Promised Land.</w:t>
      </w:r>
    </w:p>
  </w:footnote>
  <w:footnote w:id="314">
    <w:p w14:paraId="4F93FDA3" w14:textId="77777777" w:rsidR="00823E69" w:rsidRDefault="00823E69"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5">
    <w:p w14:paraId="7B76452E" w14:textId="77777777" w:rsidR="00823E69" w:rsidRDefault="00823E69" w:rsidP="00BD5BBE">
      <w:pPr>
        <w:pStyle w:val="footnote"/>
      </w:pPr>
      <w:r>
        <w:rPr>
          <w:rStyle w:val="FootnoteReference"/>
        </w:rPr>
        <w:footnoteRef/>
      </w:r>
      <w:r>
        <w:t xml:space="preserve"> sanctuary: </w:t>
      </w:r>
      <w:r w:rsidRPr="00636EF6">
        <w:rPr>
          <w:i/>
        </w:rPr>
        <w:t>lit</w:t>
      </w:r>
      <w:r>
        <w:t>. place. Cp. Psalm 131:5 and footnote there.</w:t>
      </w:r>
    </w:p>
  </w:footnote>
  <w:footnote w:id="316">
    <w:p w14:paraId="0348F64B" w14:textId="77777777" w:rsidR="00823E69" w:rsidRDefault="00823E69" w:rsidP="00BD5BBE">
      <w:pPr>
        <w:pStyle w:val="footnote"/>
      </w:pPr>
      <w:r>
        <w:rPr>
          <w:rStyle w:val="FootnoteReference"/>
        </w:rPr>
        <w:footnoteRef/>
      </w:r>
      <w:r>
        <w:t xml:space="preserve"> John 15.</w:t>
      </w:r>
    </w:p>
  </w:footnote>
  <w:footnote w:id="317">
    <w:p w14:paraId="211D4309" w14:textId="77777777" w:rsidR="00823E69" w:rsidRDefault="00823E69" w:rsidP="00BD5BBE">
      <w:pPr>
        <w:pStyle w:val="footnote"/>
      </w:pPr>
      <w:r>
        <w:rPr>
          <w:rStyle w:val="FootnoteReference"/>
        </w:rPr>
        <w:footnoteRef/>
      </w:r>
      <w:r>
        <w:t xml:space="preserve"> Joseph = Israel (Gen. 40:23; 48:15; Amos 6:6).</w:t>
      </w:r>
    </w:p>
  </w:footnote>
  <w:footnote w:id="318">
    <w:p w14:paraId="7AA1750E" w14:textId="77777777" w:rsidR="00823E69" w:rsidRDefault="00823E69" w:rsidP="00BD5BBE">
      <w:pPr>
        <w:pStyle w:val="footnote"/>
      </w:pPr>
      <w:r>
        <w:rPr>
          <w:rStyle w:val="FootnoteReference"/>
        </w:rPr>
        <w:footnoteRef/>
      </w:r>
      <w:r>
        <w:t xml:space="preserve"> 2 Sam. 6:2 (LXX).</w:t>
      </w:r>
    </w:p>
  </w:footnote>
  <w:footnote w:id="319">
    <w:p w14:paraId="1F148131" w14:textId="77777777" w:rsidR="00823E69" w:rsidRDefault="00823E6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0">
    <w:p w14:paraId="70ACE5E0" w14:textId="77777777" w:rsidR="00823E69" w:rsidRDefault="00823E69" w:rsidP="00BD5BBE">
      <w:pPr>
        <w:pStyle w:val="footnote"/>
      </w:pPr>
      <w:r>
        <w:rPr>
          <w:rStyle w:val="FootnoteReference"/>
        </w:rPr>
        <w:footnoteRef/>
      </w:r>
      <w:r>
        <w:t xml:space="preserve"> ‘What tongue? The voice of God’ (St Athanasius).</w:t>
      </w:r>
    </w:p>
  </w:footnote>
  <w:footnote w:id="321">
    <w:p w14:paraId="33FBC19B" w14:textId="77777777" w:rsidR="00823E69" w:rsidRDefault="00823E69" w:rsidP="00BD5BBE">
      <w:pPr>
        <w:pStyle w:val="footnote"/>
      </w:pPr>
      <w:r>
        <w:rPr>
          <w:rStyle w:val="FootnoteReference"/>
        </w:rPr>
        <w:footnoteRef/>
      </w:r>
      <w:r>
        <w:t xml:space="preserve"> Exodus 9:23; 19:16.</w:t>
      </w:r>
    </w:p>
  </w:footnote>
  <w:footnote w:id="322">
    <w:p w14:paraId="5C3F1B44" w14:textId="77777777" w:rsidR="00823E69" w:rsidRDefault="00823E69" w:rsidP="00BD5BBE">
      <w:pPr>
        <w:pStyle w:val="footnote"/>
      </w:pPr>
      <w:r>
        <w:rPr>
          <w:rStyle w:val="FootnoteReference"/>
        </w:rPr>
        <w:footnoteRef/>
      </w:r>
      <w:r>
        <w:t xml:space="preserve"> ‘You have always been deaf to His voice, blind to the vision of Him’ (Jn. 5:37; cp. Deut. 18:16; Isaiah 48:18).</w:t>
      </w:r>
    </w:p>
  </w:footnote>
  <w:footnote w:id="323">
    <w:p w14:paraId="7C05F63D" w14:textId="77777777" w:rsidR="00823E69" w:rsidRDefault="00823E6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4">
    <w:p w14:paraId="0BC469A4" w14:textId="77777777" w:rsidR="00823E69" w:rsidRDefault="00823E69" w:rsidP="00BD5BBE">
      <w:pPr>
        <w:pStyle w:val="footnote"/>
      </w:pPr>
      <w:r>
        <w:rPr>
          <w:rStyle w:val="FootnoteReference"/>
        </w:rPr>
        <w:footnoteRef/>
      </w:r>
      <w:r>
        <w:t xml:space="preserve"> </w:t>
      </w:r>
      <w:r>
        <w:rPr>
          <w:i/>
        </w:rPr>
        <w:t>See the previous footnote</w:t>
      </w:r>
      <w:r>
        <w:t>.</w:t>
      </w:r>
    </w:p>
  </w:footnote>
  <w:footnote w:id="325">
    <w:p w14:paraId="09156637" w14:textId="77777777" w:rsidR="00823E69" w:rsidRDefault="00823E69" w:rsidP="00BD5BBE">
      <w:pPr>
        <w:pStyle w:val="footnote"/>
      </w:pPr>
      <w:r>
        <w:rPr>
          <w:rStyle w:val="FootnoteReference"/>
        </w:rPr>
        <w:footnoteRef/>
      </w:r>
      <w:r>
        <w:t xml:space="preserve"> Cp. Isaiah 36:6; 2 Chron. 32:8; 1 Tim. 6:17; Ps. 74:4; Gal. 2:9; 1 Sam. 2:8.</w:t>
      </w:r>
    </w:p>
  </w:footnote>
  <w:footnote w:id="326">
    <w:p w14:paraId="14FEF0D9" w14:textId="77777777" w:rsidR="00823E69" w:rsidRDefault="00823E69" w:rsidP="00BD5BBE">
      <w:pPr>
        <w:pStyle w:val="footnote"/>
      </w:pPr>
      <w:r>
        <w:rPr>
          <w:rStyle w:val="FootnoteReference"/>
        </w:rPr>
        <w:footnoteRef/>
      </w:r>
      <w:r>
        <w:t xml:space="preserve"> John 10:34-36.</w:t>
      </w:r>
    </w:p>
  </w:footnote>
  <w:footnote w:id="327">
    <w:p w14:paraId="136A7666" w14:textId="77777777" w:rsidR="00823E69" w:rsidRDefault="00823E69" w:rsidP="00BD5BBE">
      <w:pPr>
        <w:pStyle w:val="footnote"/>
      </w:pPr>
      <w:r>
        <w:rPr>
          <w:rStyle w:val="FootnoteReference"/>
        </w:rPr>
        <w:footnoteRef/>
      </w:r>
      <w:r>
        <w:t xml:space="preserve"> This prayer is already answered (John 3:18; 9:39; 12:31; Acts 17:31).</w:t>
      </w:r>
    </w:p>
  </w:footnote>
  <w:footnote w:id="328">
    <w:p w14:paraId="764CD80E" w14:textId="77777777" w:rsidR="00823E69" w:rsidRDefault="00823E69" w:rsidP="00BD5BBE">
      <w:pPr>
        <w:pStyle w:val="footnote"/>
      </w:pPr>
      <w:r>
        <w:rPr>
          <w:rStyle w:val="FootnoteReference"/>
        </w:rPr>
        <w:footnoteRef/>
      </w:r>
      <w:r>
        <w:t xml:space="preserve"> </w:t>
      </w:r>
      <w:r w:rsidRPr="003111C9">
        <w:rPr>
          <w:i/>
        </w:rPr>
        <w:t>Lit</w:t>
      </w:r>
      <w:r>
        <w:t>. ‘How beloved are Your dwellings.’</w:t>
      </w:r>
    </w:p>
  </w:footnote>
  <w:footnote w:id="329">
    <w:p w14:paraId="7D098958" w14:textId="77777777" w:rsidR="00823E69" w:rsidRDefault="00823E69" w:rsidP="00BD5BBE">
      <w:pPr>
        <w:pStyle w:val="footnote"/>
      </w:pPr>
      <w:r>
        <w:rPr>
          <w:rStyle w:val="FootnoteReference"/>
        </w:rPr>
        <w:footnoteRef/>
      </w:r>
      <w:r>
        <w:t xml:space="preserve"> Man has made a mess of the earth (Gen. 3; Isaiah 24:4-6 etc.)</w:t>
      </w:r>
    </w:p>
  </w:footnote>
  <w:footnote w:id="330">
    <w:p w14:paraId="71E6E356" w14:textId="77777777" w:rsidR="00823E69" w:rsidRDefault="00823E69" w:rsidP="00BD5BBE">
      <w:pPr>
        <w:pStyle w:val="footnote"/>
      </w:pPr>
      <w:r>
        <w:rPr>
          <w:rStyle w:val="FootnoteReference"/>
        </w:rPr>
        <w:footnoteRef/>
      </w:r>
      <w:r>
        <w:t xml:space="preserve"> Cp. Lk. 13:25; Mk. 4:11; Col. 4:5; Rev. 22:15.</w:t>
      </w:r>
    </w:p>
  </w:footnote>
  <w:footnote w:id="331">
    <w:p w14:paraId="41AC4983" w14:textId="77777777" w:rsidR="00823E69" w:rsidRDefault="00823E69" w:rsidP="00BD5BBE">
      <w:pPr>
        <w:pStyle w:val="footnote"/>
      </w:pPr>
      <w:r>
        <w:rPr>
          <w:rStyle w:val="FootnoteReference"/>
        </w:rPr>
        <w:footnoteRef/>
      </w:r>
      <w:r>
        <w:t xml:space="preserve"> God is love. Love covers all sins (see 1 Jn. 4:16; 1 Pet. 4:8; Prov. 10:12; Jas. 5:20; Lk. 7:47).</w:t>
      </w:r>
    </w:p>
  </w:footnote>
  <w:footnote w:id="332">
    <w:p w14:paraId="098CF664" w14:textId="77777777" w:rsidR="00823E69" w:rsidRDefault="00823E69" w:rsidP="00BD5BBE">
      <w:pPr>
        <w:pStyle w:val="footnote"/>
      </w:pPr>
      <w:r>
        <w:rPr>
          <w:rStyle w:val="FootnoteReference"/>
        </w:rPr>
        <w:footnoteRef/>
      </w:r>
      <w:r>
        <w:t xml:space="preserve"> holy: cp. 1 Cor. 3:16,17; 6:15-19; Heb. 3:1; 12:10; 1 Pet. 1:15,16; 2 Pet. 1-4.</w:t>
      </w:r>
    </w:p>
  </w:footnote>
  <w:footnote w:id="333">
    <w:p w14:paraId="7FD51EF5" w14:textId="77777777" w:rsidR="00823E69" w:rsidRDefault="00823E69" w:rsidP="00BD5BBE">
      <w:pPr>
        <w:pStyle w:val="footnote"/>
      </w:pPr>
      <w:r>
        <w:rPr>
          <w:rStyle w:val="FootnoteReference"/>
        </w:rPr>
        <w:footnoteRef/>
      </w:r>
      <w:r>
        <w:t xml:space="preserve"> Powers of the soul are will, desire, intellect, understanding, memory, imagination.</w:t>
      </w:r>
    </w:p>
  </w:footnote>
  <w:footnote w:id="334">
    <w:p w14:paraId="2E11ABE5" w14:textId="77777777" w:rsidR="00823E69" w:rsidRDefault="00823E69" w:rsidP="00BD5BBE">
      <w:pPr>
        <w:pStyle w:val="footnote"/>
      </w:pPr>
      <w:r>
        <w:rPr>
          <w:rStyle w:val="FootnoteReference"/>
        </w:rPr>
        <w:footnoteRef/>
      </w:r>
      <w:r>
        <w:t xml:space="preserve"> ‘The song of the Lamb.’ (Rev. 15:3-5; John 12:32).</w:t>
      </w:r>
    </w:p>
  </w:footnote>
  <w:footnote w:id="335">
    <w:p w14:paraId="76FC32A6" w14:textId="77777777" w:rsidR="00823E69" w:rsidRDefault="00823E69"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6">
    <w:p w14:paraId="44300EEE" w14:textId="77777777" w:rsidR="00823E69" w:rsidRDefault="00823E6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7">
    <w:p w14:paraId="02B9876C" w14:textId="77777777" w:rsidR="00823E69" w:rsidRDefault="00823E6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8">
    <w:p w14:paraId="228CEE3D" w14:textId="77777777" w:rsidR="00823E69" w:rsidRDefault="00823E6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39">
    <w:p w14:paraId="139C4FE4" w14:textId="05D71ED0" w:rsidR="00823E69" w:rsidRDefault="00823E69" w:rsidP="00BD5BBE">
      <w:pPr>
        <w:pStyle w:val="footnote"/>
      </w:pPr>
      <w:r>
        <w:rPr>
          <w:rStyle w:val="FootnoteReference"/>
        </w:rPr>
        <w:footnoteRef/>
      </w:r>
      <w:r>
        <w:t xml:space="preserve"> ‘No eye has seen, no ear has heard... what God has planned for His lovers’ (1 Cor. 2:9).</w:t>
      </w:r>
    </w:p>
  </w:footnote>
  <w:footnote w:id="340">
    <w:p w14:paraId="6EB18B02" w14:textId="77777777" w:rsidR="00823E69" w:rsidRDefault="00823E69" w:rsidP="00BD5BBE">
      <w:pPr>
        <w:pStyle w:val="footnote"/>
      </w:pPr>
      <w:r>
        <w:rPr>
          <w:rStyle w:val="FootnoteReference"/>
        </w:rPr>
        <w:footnoteRef/>
      </w:r>
      <w:r>
        <w:t xml:space="preserve"> ‘God’s mercy is the salvation and grace granted by Christ’ (St. Athanasius).</w:t>
      </w:r>
    </w:p>
  </w:footnote>
  <w:footnote w:id="341">
    <w:p w14:paraId="2C2EB9DF" w14:textId="77777777" w:rsidR="00823E69" w:rsidRDefault="00823E6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2">
    <w:p w14:paraId="179D7A74" w14:textId="04A38D47" w:rsidR="00823E69" w:rsidRDefault="00823E6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3">
    <w:p w14:paraId="0F6F70D6" w14:textId="77777777" w:rsidR="00823E69" w:rsidRDefault="00823E69" w:rsidP="00BD5BBE">
      <w:pPr>
        <w:pStyle w:val="footnote"/>
      </w:pPr>
      <w:r>
        <w:rPr>
          <w:rStyle w:val="FootnoteReference"/>
        </w:rPr>
        <w:footnoteRef/>
      </w:r>
      <w:r>
        <w:t xml:space="preserve"> Cp. 2 Samuel 7:4-17; 1 Chron. 17:3-14.</w:t>
      </w:r>
    </w:p>
  </w:footnote>
  <w:footnote w:id="344">
    <w:p w14:paraId="41487A2A" w14:textId="77777777" w:rsidR="00823E69" w:rsidRDefault="00823E69"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5">
    <w:p w14:paraId="14836E7C" w14:textId="77777777" w:rsidR="00823E69" w:rsidRDefault="00823E69" w:rsidP="00C544D6">
      <w:pPr>
        <w:pStyle w:val="footnote"/>
      </w:pPr>
      <w:r>
        <w:rPr>
          <w:rStyle w:val="FootnoteReference"/>
        </w:rPr>
        <w:footnoteRef/>
      </w:r>
      <w:r>
        <w:t xml:space="preserve"> dynasty: </w:t>
      </w:r>
      <w:r w:rsidRPr="0090411D">
        <w:rPr>
          <w:i/>
        </w:rPr>
        <w:t>lit</w:t>
      </w:r>
      <w:r>
        <w:t>. seed (Gal. 3:16; Is. 9:7).</w:t>
      </w:r>
    </w:p>
  </w:footnote>
  <w:footnote w:id="346">
    <w:p w14:paraId="11323AA1" w14:textId="77777777" w:rsidR="00823E69" w:rsidRDefault="00823E6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7">
    <w:p w14:paraId="4EFFF313" w14:textId="77777777" w:rsidR="00823E69" w:rsidRDefault="00823E69" w:rsidP="00C544D6">
      <w:pPr>
        <w:pStyle w:val="footnote"/>
      </w:pPr>
      <w:r>
        <w:rPr>
          <w:rStyle w:val="FootnoteReference"/>
        </w:rPr>
        <w:footnoteRef/>
      </w:r>
      <w:r>
        <w:t xml:space="preserve"> dynasty: </w:t>
      </w:r>
      <w:r w:rsidRPr="0090411D">
        <w:rPr>
          <w:i/>
        </w:rPr>
        <w:t>lit</w:t>
      </w:r>
      <w:r>
        <w:t>. seed.</w:t>
      </w:r>
    </w:p>
  </w:footnote>
  <w:footnote w:id="348">
    <w:p w14:paraId="4C1D0FC5" w14:textId="77777777" w:rsidR="00823E69" w:rsidRDefault="00823E69" w:rsidP="00C544D6">
      <w:pPr>
        <w:pStyle w:val="footnote"/>
      </w:pPr>
      <w:r>
        <w:rPr>
          <w:rStyle w:val="FootnoteReference"/>
        </w:rPr>
        <w:footnoteRef/>
      </w:r>
      <w:r>
        <w:t xml:space="preserve"> Rev. 1:5; 3:14.</w:t>
      </w:r>
    </w:p>
  </w:footnote>
  <w:footnote w:id="349">
    <w:p w14:paraId="11F2D9AD" w14:textId="77777777" w:rsidR="00823E69" w:rsidRDefault="00823E6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0">
    <w:p w14:paraId="2C9584E9" w14:textId="77777777" w:rsidR="00823E69" w:rsidRDefault="00823E69"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1">
    <w:p w14:paraId="7F18A7EC" w14:textId="77777777" w:rsidR="00823E69" w:rsidRDefault="00823E69" w:rsidP="00C544D6">
      <w:pPr>
        <w:pStyle w:val="footnote"/>
      </w:pPr>
      <w:r>
        <w:rPr>
          <w:rStyle w:val="FootnoteReference"/>
        </w:rPr>
        <w:footnoteRef/>
      </w:r>
      <w:r>
        <w:t xml:space="preserve"> That is, in the Kingdom (1 Cor. 4:20).</w:t>
      </w:r>
    </w:p>
  </w:footnote>
  <w:footnote w:id="352">
    <w:p w14:paraId="6FEEFB4C" w14:textId="77777777" w:rsidR="00823E69" w:rsidRDefault="00823E69" w:rsidP="00C544D6">
      <w:pPr>
        <w:pStyle w:val="footnote"/>
      </w:pPr>
      <w:r>
        <w:rPr>
          <w:rStyle w:val="FootnoteReference"/>
        </w:rPr>
        <w:footnoteRef/>
      </w:r>
      <w:r>
        <w:t xml:space="preserve"> Verses 11 and 12 were quoted by Satan to tempt Christ (Matt. 4:6; Lk. 4:10).</w:t>
      </w:r>
    </w:p>
  </w:footnote>
  <w:footnote w:id="353">
    <w:p w14:paraId="3E2B8879" w14:textId="77777777" w:rsidR="00823E69" w:rsidRDefault="00823E69" w:rsidP="00C544D6">
      <w:pPr>
        <w:pStyle w:val="footnote"/>
      </w:pPr>
      <w:r>
        <w:rPr>
          <w:rStyle w:val="FootnoteReference"/>
        </w:rPr>
        <w:footnoteRef/>
      </w:r>
      <w:r>
        <w:t xml:space="preserve"> dragon: </w:t>
      </w:r>
      <w:r w:rsidRPr="0090411D">
        <w:rPr>
          <w:i/>
        </w:rPr>
        <w:t>or</w:t>
      </w:r>
      <w:r>
        <w:t xml:space="preserve"> serpent.</w:t>
      </w:r>
    </w:p>
  </w:footnote>
  <w:footnote w:id="354">
    <w:p w14:paraId="271F5928" w14:textId="77777777" w:rsidR="00823E69" w:rsidRDefault="00823E69" w:rsidP="00C544D6">
      <w:pPr>
        <w:pStyle w:val="footnote"/>
      </w:pPr>
      <w:r>
        <w:rPr>
          <w:rStyle w:val="FootnoteReference"/>
        </w:rPr>
        <w:footnoteRef/>
      </w:r>
      <w:r>
        <w:t xml:space="preserve"> House—Home, Family, Church, Kingdom: where God’s will is done (1 Tim. 3:15; Heb. 3:2-6; Lk. 2:49; Mt. 6:10).</w:t>
      </w:r>
    </w:p>
  </w:footnote>
  <w:footnote w:id="355">
    <w:p w14:paraId="78AC2D24" w14:textId="77777777" w:rsidR="00823E69" w:rsidRDefault="00823E69" w:rsidP="00C544D6">
      <w:pPr>
        <w:pStyle w:val="footnote"/>
      </w:pPr>
      <w:r>
        <w:rPr>
          <w:rStyle w:val="FootnoteReference"/>
        </w:rPr>
        <w:footnoteRef/>
      </w:r>
      <w:r>
        <w:t xml:space="preserve"> John 7:38.</w:t>
      </w:r>
    </w:p>
  </w:footnote>
  <w:footnote w:id="356">
    <w:p w14:paraId="004CC793" w14:textId="77777777" w:rsidR="00823E69" w:rsidRDefault="00823E69"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7">
    <w:p w14:paraId="1C9111DE" w14:textId="77777777" w:rsidR="00823E69" w:rsidRDefault="00823E69" w:rsidP="00C544D6">
      <w:pPr>
        <w:pStyle w:val="footnote"/>
      </w:pPr>
      <w:r>
        <w:rPr>
          <w:rStyle w:val="FootnoteReference"/>
        </w:rPr>
        <w:footnoteRef/>
      </w:r>
      <w:r>
        <w:t xml:space="preserve"> Cp. 1 Cor. 3:20, ‘The Lord knows the thoughts of the wise…’</w:t>
      </w:r>
    </w:p>
  </w:footnote>
  <w:footnote w:id="358">
    <w:p w14:paraId="046745B9" w14:textId="77777777" w:rsidR="00823E69" w:rsidRDefault="00823E69" w:rsidP="00C544D6">
      <w:pPr>
        <w:pStyle w:val="footnote"/>
      </w:pPr>
      <w:r>
        <w:rPr>
          <w:rStyle w:val="FootnoteReference"/>
        </w:rPr>
        <w:footnoteRef/>
      </w:r>
      <w:r>
        <w:t xml:space="preserve"> Ex. 17:1-7.</w:t>
      </w:r>
    </w:p>
  </w:footnote>
  <w:footnote w:id="359">
    <w:p w14:paraId="08EA846E" w14:textId="77777777" w:rsidR="00823E69" w:rsidRDefault="00823E69" w:rsidP="00C544D6">
      <w:pPr>
        <w:pStyle w:val="footnote"/>
      </w:pPr>
      <w:r>
        <w:rPr>
          <w:rStyle w:val="FootnoteReference"/>
        </w:rPr>
        <w:footnoteRef/>
      </w:r>
      <w:r>
        <w:t xml:space="preserve"> Num. 14:32-34.</w:t>
      </w:r>
    </w:p>
  </w:footnote>
  <w:footnote w:id="360">
    <w:p w14:paraId="27E7289C" w14:textId="77777777" w:rsidR="00823E69" w:rsidRDefault="00823E69" w:rsidP="00C544D6">
      <w:pPr>
        <w:pStyle w:val="footnote"/>
      </w:pPr>
      <w:r>
        <w:rPr>
          <w:rStyle w:val="FootnoteReference"/>
        </w:rPr>
        <w:footnoteRef/>
      </w:r>
      <w:r>
        <w:t xml:space="preserve"> Cp. Heb.3:7-11; 4:10.</w:t>
      </w:r>
    </w:p>
  </w:footnote>
  <w:footnote w:id="361">
    <w:p w14:paraId="6A0DA86F" w14:textId="77777777" w:rsidR="00823E69" w:rsidRDefault="00823E69" w:rsidP="00C544D6">
      <w:pPr>
        <w:pStyle w:val="footnote"/>
      </w:pPr>
      <w:r>
        <w:rPr>
          <w:rStyle w:val="FootnoteReference"/>
        </w:rPr>
        <w:footnoteRef/>
      </w:r>
      <w:r>
        <w:t xml:space="preserve"> Cp. Deut. 32:17; 1 Cor. 10:20; Psalm 105:36-38; 1 Chron. 16:26.</w:t>
      </w:r>
    </w:p>
  </w:footnote>
  <w:footnote w:id="362">
    <w:p w14:paraId="29039A45" w14:textId="77777777" w:rsidR="00823E69" w:rsidRDefault="00823E69" w:rsidP="00C544D6">
      <w:pPr>
        <w:pStyle w:val="footnote"/>
      </w:pPr>
      <w:r>
        <w:rPr>
          <w:rStyle w:val="FootnoteReference"/>
        </w:rPr>
        <w:footnoteRef/>
      </w:r>
      <w:r>
        <w:t xml:space="preserve"> i.e. Let the sea dance and roar in thunderous applause as the King of Glory appears. (This line is identical with 97:7a).</w:t>
      </w:r>
    </w:p>
  </w:footnote>
  <w:footnote w:id="363">
    <w:p w14:paraId="0A420AC8" w14:textId="77777777" w:rsidR="00823E69" w:rsidRDefault="00823E69" w:rsidP="00C544D6">
      <w:pPr>
        <w:pStyle w:val="footnote"/>
      </w:pPr>
      <w:r>
        <w:rPr>
          <w:rStyle w:val="FootnoteReference"/>
        </w:rPr>
        <w:footnoteRef/>
      </w:r>
      <w:r>
        <w:t xml:space="preserve"> Cp. Pss. 32:5b; 84:10b. Rom. 1:19-21; 2 Cor. 4:6; Jn. 1:14; 6:40; 17:22-24.</w:t>
      </w:r>
    </w:p>
  </w:footnote>
  <w:footnote w:id="364">
    <w:p w14:paraId="22A45999" w14:textId="77777777" w:rsidR="00823E69" w:rsidRDefault="00823E6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5">
    <w:p w14:paraId="160E0C3D" w14:textId="77777777" w:rsidR="00823E69" w:rsidRDefault="00823E69" w:rsidP="00C544D6">
      <w:pPr>
        <w:pStyle w:val="footnote"/>
      </w:pPr>
      <w:r>
        <w:rPr>
          <w:rStyle w:val="FootnoteReference"/>
        </w:rPr>
        <w:footnoteRef/>
      </w:r>
      <w:r>
        <w:t xml:space="preserve"> Rev. 4:6, Ezek. 1:5-10.</w:t>
      </w:r>
    </w:p>
  </w:footnote>
  <w:footnote w:id="366">
    <w:p w14:paraId="33F848D7" w14:textId="77777777" w:rsidR="00823E69" w:rsidRDefault="00823E69" w:rsidP="00C544D6">
      <w:pPr>
        <w:pStyle w:val="footnote"/>
      </w:pPr>
      <w:r>
        <w:rPr>
          <w:rStyle w:val="FootnoteReference"/>
        </w:rPr>
        <w:footnoteRef/>
      </w:r>
      <w:r>
        <w:t xml:space="preserve"> Daily I pray for the lost. Sinners are slain by conversion into believers, saints, friends and lovers.</w:t>
      </w:r>
    </w:p>
  </w:footnote>
  <w:footnote w:id="367">
    <w:p w14:paraId="570F4149" w14:textId="77777777" w:rsidR="00823E69" w:rsidRDefault="00823E69" w:rsidP="00C544D6">
      <w:pPr>
        <w:pStyle w:val="footnote"/>
      </w:pPr>
      <w:r>
        <w:rPr>
          <w:rStyle w:val="FootnoteReference"/>
        </w:rPr>
        <w:footnoteRef/>
      </w:r>
      <w:r>
        <w:t xml:space="preserve"> Peter praised and confessed Christ, yet later he swore he did not know Him (Mt. 26:74; Mk. 14:71).</w:t>
      </w:r>
    </w:p>
  </w:footnote>
  <w:footnote w:id="368">
    <w:p w14:paraId="7F487DE9" w14:textId="77777777" w:rsidR="00823E69" w:rsidRDefault="00823E69" w:rsidP="00C544D6">
      <w:pPr>
        <w:pStyle w:val="footnote"/>
      </w:pPr>
      <w:r>
        <w:rPr>
          <w:rStyle w:val="FootnoteReference"/>
        </w:rPr>
        <w:footnoteRef/>
      </w:r>
      <w:r>
        <w:t xml:space="preserve"> Cp. Ps. 38:7a.</w:t>
      </w:r>
    </w:p>
  </w:footnote>
  <w:footnote w:id="369">
    <w:p w14:paraId="1B133F2B" w14:textId="77777777" w:rsidR="00823E69" w:rsidRDefault="00823E6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0">
    <w:p w14:paraId="4C6B2146" w14:textId="77777777" w:rsidR="00823E69" w:rsidRDefault="00823E69" w:rsidP="00C544D6">
      <w:pPr>
        <w:pStyle w:val="footnote"/>
      </w:pPr>
      <w:r>
        <w:rPr>
          <w:rStyle w:val="FootnoteReference"/>
        </w:rPr>
        <w:footnoteRef/>
      </w:r>
      <w:r>
        <w:t xml:space="preserve"> descendants: </w:t>
      </w:r>
      <w:r w:rsidRPr="00A80C80">
        <w:rPr>
          <w:i/>
        </w:rPr>
        <w:t>lit</w:t>
      </w:r>
      <w:r>
        <w:t>. seed. Verses 26-28 are quoted at Heb. 1:10-12; 13:8.</w:t>
      </w:r>
    </w:p>
  </w:footnote>
  <w:footnote w:id="371">
    <w:p w14:paraId="44E84D4D" w14:textId="77777777" w:rsidR="00823E69" w:rsidRDefault="00823E69" w:rsidP="00C544D6">
      <w:pPr>
        <w:pStyle w:val="footnote"/>
      </w:pPr>
      <w:r>
        <w:rPr>
          <w:rStyle w:val="FootnoteReference"/>
        </w:rPr>
        <w:footnoteRef/>
      </w:r>
      <w:r>
        <w:t xml:space="preserve"> ‘God is love’ (1 John 4:8,16).</w:t>
      </w:r>
    </w:p>
  </w:footnote>
  <w:footnote w:id="372">
    <w:p w14:paraId="1EEA58C5" w14:textId="77777777" w:rsidR="00823E69" w:rsidRDefault="00823E69" w:rsidP="00C544D6">
      <w:pPr>
        <w:pStyle w:val="footnote"/>
      </w:pPr>
      <w:r>
        <w:rPr>
          <w:rStyle w:val="FootnoteReference"/>
        </w:rPr>
        <w:footnoteRef/>
      </w:r>
      <w:r>
        <w:t xml:space="preserve"> Cp. Ps. 147:8.</w:t>
      </w:r>
    </w:p>
  </w:footnote>
  <w:footnote w:id="373">
    <w:p w14:paraId="1F5C3038" w14:textId="77777777" w:rsidR="00823E69" w:rsidRDefault="00823E69" w:rsidP="00C544D6">
      <w:pPr>
        <w:pStyle w:val="footnote"/>
      </w:pPr>
      <w:r>
        <w:rPr>
          <w:rStyle w:val="FootnoteReference"/>
        </w:rPr>
        <w:footnoteRef/>
      </w:r>
      <w:r>
        <w:t xml:space="preserve"> East and West intersecting heaven and earth forms the Cross to which our sins were nailed (Col. 1:20; 2:14).</w:t>
      </w:r>
    </w:p>
  </w:footnote>
  <w:footnote w:id="374">
    <w:p w14:paraId="2EB2A618" w14:textId="77777777" w:rsidR="00823E69" w:rsidRDefault="00823E69" w:rsidP="00C544D6">
      <w:pPr>
        <w:pStyle w:val="footnote"/>
      </w:pPr>
      <w:r>
        <w:rPr>
          <w:rStyle w:val="FootnoteReference"/>
        </w:rPr>
        <w:footnoteRef/>
      </w:r>
      <w:r>
        <w:t xml:space="preserve"> embraces all: </w:t>
      </w:r>
      <w:r w:rsidRPr="00A80C80">
        <w:rPr>
          <w:i/>
        </w:rPr>
        <w:t>or</w:t>
      </w:r>
      <w:r>
        <w:t>, ‘rules over all.’</w:t>
      </w:r>
    </w:p>
  </w:footnote>
  <w:footnote w:id="375">
    <w:p w14:paraId="169AA0B7" w14:textId="77777777" w:rsidR="00823E69" w:rsidRDefault="00823E69"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6">
    <w:p w14:paraId="45145696" w14:textId="77777777" w:rsidR="00823E69" w:rsidRDefault="00823E69" w:rsidP="00C544D6">
      <w:pPr>
        <w:pStyle w:val="footnote"/>
      </w:pPr>
      <w:r>
        <w:rPr>
          <w:rStyle w:val="FootnoteReference"/>
        </w:rPr>
        <w:footnoteRef/>
      </w:r>
      <w:r>
        <w:t xml:space="preserve"> Heb. 1:7; Ezek. 1:14; 2 Esdras 8:22.</w:t>
      </w:r>
    </w:p>
  </w:footnote>
  <w:footnote w:id="377">
    <w:p w14:paraId="384A849F" w14:textId="77777777" w:rsidR="00823E69" w:rsidRDefault="00823E69" w:rsidP="00C544D6">
      <w:pPr>
        <w:pStyle w:val="footnote"/>
      </w:pPr>
      <w:r>
        <w:rPr>
          <w:rStyle w:val="FootnoteReference"/>
        </w:rPr>
        <w:footnoteRef/>
      </w:r>
      <w:r>
        <w:t xml:space="preserve"> Much of Psalm 104 occurs almost verbatim in 1 Chron. 16:8-22 (cp. vv. 7:36).</w:t>
      </w:r>
    </w:p>
  </w:footnote>
  <w:footnote w:id="378">
    <w:p w14:paraId="1DCE9038" w14:textId="77777777" w:rsidR="00823E69" w:rsidRDefault="00823E6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79">
    <w:p w14:paraId="187F80A0" w14:textId="77777777" w:rsidR="00823E69" w:rsidRDefault="00823E69" w:rsidP="00C544D6">
      <w:pPr>
        <w:pStyle w:val="footnote"/>
      </w:pPr>
      <w:r>
        <w:rPr>
          <w:rStyle w:val="FootnoteReference"/>
        </w:rPr>
        <w:footnoteRef/>
      </w:r>
      <w:r>
        <w:t xml:space="preserve"> caterpillars: larva of the locust.</w:t>
      </w:r>
    </w:p>
  </w:footnote>
  <w:footnote w:id="380">
    <w:p w14:paraId="6E762A27" w14:textId="77777777" w:rsidR="00823E69" w:rsidRDefault="00823E69" w:rsidP="00C544D6">
      <w:pPr>
        <w:pStyle w:val="footnote"/>
      </w:pPr>
      <w:r>
        <w:rPr>
          <w:rStyle w:val="FootnoteReference"/>
        </w:rPr>
        <w:footnoteRef/>
      </w:r>
      <w:r>
        <w:t xml:space="preserve"> Ex. 16:12-15; Jn. 6:31-35.</w:t>
      </w:r>
    </w:p>
  </w:footnote>
  <w:footnote w:id="381">
    <w:p w14:paraId="463C0491" w14:textId="77777777" w:rsidR="00823E69" w:rsidRDefault="00823E69" w:rsidP="00C544D6">
      <w:pPr>
        <w:pStyle w:val="footnote"/>
      </w:pPr>
      <w:r>
        <w:rPr>
          <w:rStyle w:val="FootnoteReference"/>
        </w:rPr>
        <w:footnoteRef/>
      </w:r>
      <w:r>
        <w:t xml:space="preserve"> Gen. 15:14.</w:t>
      </w:r>
    </w:p>
  </w:footnote>
  <w:footnote w:id="382">
    <w:p w14:paraId="078805D2" w14:textId="77777777" w:rsidR="00823E69" w:rsidRDefault="00823E69"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3">
    <w:p w14:paraId="08540649" w14:textId="77777777" w:rsidR="00823E69" w:rsidRDefault="00823E69" w:rsidP="00C544D6">
      <w:pPr>
        <w:pStyle w:val="footnote"/>
      </w:pPr>
      <w:r>
        <w:rPr>
          <w:rStyle w:val="FootnoteReference"/>
        </w:rPr>
        <w:footnoteRef/>
      </w:r>
      <w:r>
        <w:t xml:space="preserve"> mercy: </w:t>
      </w:r>
      <w:r w:rsidRPr="00B246C1">
        <w:rPr>
          <w:i/>
        </w:rPr>
        <w:t>or</w:t>
      </w:r>
      <w:r>
        <w:t xml:space="preserve"> love.</w:t>
      </w:r>
    </w:p>
  </w:footnote>
  <w:footnote w:id="384">
    <w:p w14:paraId="1A81CC74" w14:textId="77777777" w:rsidR="00823E69" w:rsidRDefault="00823E69" w:rsidP="00C544D6">
      <w:pPr>
        <w:pStyle w:val="footnote"/>
      </w:pPr>
      <w:r>
        <w:rPr>
          <w:rStyle w:val="FootnoteReference"/>
        </w:rPr>
        <w:footnoteRef/>
      </w:r>
      <w:r>
        <w:t xml:space="preserve"> Cp. Mark 8:17-21; Matthew 16:9-12.</w:t>
      </w:r>
    </w:p>
  </w:footnote>
  <w:footnote w:id="385">
    <w:p w14:paraId="008D3EE2" w14:textId="77777777" w:rsidR="00823E69" w:rsidRDefault="00823E69" w:rsidP="00C544D6">
      <w:pPr>
        <w:pStyle w:val="footnote"/>
      </w:pPr>
      <w:r>
        <w:rPr>
          <w:rStyle w:val="FootnoteReference"/>
        </w:rPr>
        <w:footnoteRef/>
      </w:r>
      <w:r>
        <w:t xml:space="preserve"> Num. 11:34.</w:t>
      </w:r>
    </w:p>
  </w:footnote>
  <w:footnote w:id="386">
    <w:p w14:paraId="45B2152E" w14:textId="77777777" w:rsidR="00823E69" w:rsidRDefault="00823E69" w:rsidP="00C544D6">
      <w:pPr>
        <w:pStyle w:val="footnote"/>
      </w:pPr>
      <w:r>
        <w:rPr>
          <w:rStyle w:val="FootnoteReference"/>
        </w:rPr>
        <w:footnoteRef/>
      </w:r>
      <w:r>
        <w:t xml:space="preserve"> Num. 16:32.</w:t>
      </w:r>
    </w:p>
  </w:footnote>
  <w:footnote w:id="387">
    <w:p w14:paraId="5BE35E93" w14:textId="77777777" w:rsidR="00823E69" w:rsidRDefault="00823E69" w:rsidP="00C544D6">
      <w:pPr>
        <w:pStyle w:val="footnote"/>
      </w:pPr>
      <w:r>
        <w:rPr>
          <w:rStyle w:val="FootnoteReference"/>
        </w:rPr>
        <w:footnoteRef/>
      </w:r>
      <w:r>
        <w:t xml:space="preserve"> children: </w:t>
      </w:r>
      <w:r w:rsidRPr="00B246C1">
        <w:rPr>
          <w:i/>
        </w:rPr>
        <w:t>lit</w:t>
      </w:r>
      <w:r>
        <w:t>. seed.</w:t>
      </w:r>
    </w:p>
  </w:footnote>
  <w:footnote w:id="388">
    <w:p w14:paraId="3CB0230A" w14:textId="77777777" w:rsidR="00823E69" w:rsidRDefault="00823E6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89">
    <w:p w14:paraId="4C3D1737" w14:textId="77777777" w:rsidR="00823E69" w:rsidRDefault="00823E69" w:rsidP="00C544D6">
      <w:pPr>
        <w:pStyle w:val="footnote"/>
      </w:pPr>
      <w:r>
        <w:rPr>
          <w:rStyle w:val="FootnoteReference"/>
        </w:rPr>
        <w:footnoteRef/>
      </w:r>
      <w:r>
        <w:t xml:space="preserve"> ‘mercies of the Lord’: </w:t>
      </w:r>
      <w:r w:rsidRPr="00B246C1">
        <w:rPr>
          <w:i/>
        </w:rPr>
        <w:t>or</w:t>
      </w:r>
      <w:r>
        <w:t>, the Lord’s love.</w:t>
      </w:r>
    </w:p>
  </w:footnote>
  <w:footnote w:id="390">
    <w:p w14:paraId="5EB077FD" w14:textId="77777777" w:rsidR="00823E69" w:rsidRDefault="00823E69"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1">
    <w:p w14:paraId="32F80B0A" w14:textId="77777777" w:rsidR="00823E69" w:rsidRDefault="00823E69" w:rsidP="00C544D6">
      <w:pPr>
        <w:pStyle w:val="footnote"/>
      </w:pPr>
      <w:r>
        <w:rPr>
          <w:rStyle w:val="FootnoteReference"/>
        </w:rPr>
        <w:footnoteRef/>
      </w:r>
      <w:r>
        <w:t xml:space="preserve"> See Psalm 59:10 and footnote.</w:t>
      </w:r>
    </w:p>
  </w:footnote>
  <w:footnote w:id="392">
    <w:p w14:paraId="70CC4836" w14:textId="77777777" w:rsidR="00823E69" w:rsidRDefault="00823E6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3">
    <w:p w14:paraId="67FB27B1" w14:textId="77777777" w:rsidR="00823E69" w:rsidRDefault="00823E69" w:rsidP="00C544D6">
      <w:pPr>
        <w:pStyle w:val="footnote"/>
      </w:pPr>
      <w:r>
        <w:rPr>
          <w:rStyle w:val="FootnoteReference"/>
        </w:rPr>
        <w:footnoteRef/>
      </w:r>
      <w:r>
        <w:t xml:space="preserve"> Cp. Num. 5:22.</w:t>
      </w:r>
    </w:p>
  </w:footnote>
  <w:footnote w:id="394">
    <w:p w14:paraId="292E96AE" w14:textId="77777777" w:rsidR="00823E69" w:rsidRDefault="00823E69" w:rsidP="00C544D6">
      <w:pPr>
        <w:pStyle w:val="footnote"/>
      </w:pPr>
      <w:r>
        <w:rPr>
          <w:rStyle w:val="FootnoteReference"/>
        </w:rPr>
        <w:footnoteRef/>
      </w:r>
      <w:r>
        <w:t xml:space="preserve"> Mt. 27:39.</w:t>
      </w:r>
    </w:p>
  </w:footnote>
  <w:footnote w:id="395">
    <w:p w14:paraId="7B5761D5" w14:textId="77777777" w:rsidR="00823E69" w:rsidRDefault="00823E6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6">
    <w:p w14:paraId="6251134D" w14:textId="77777777" w:rsidR="00823E69" w:rsidRDefault="00823E69"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7">
    <w:p w14:paraId="5B5E529A" w14:textId="77777777" w:rsidR="00823E69" w:rsidRDefault="00823E69" w:rsidP="00C544D6">
      <w:pPr>
        <w:pStyle w:val="footnote"/>
      </w:pPr>
      <w:r>
        <w:rPr>
          <w:rStyle w:val="FootnoteReference"/>
        </w:rPr>
        <w:footnoteRef/>
      </w:r>
      <w:r>
        <w:t xml:space="preserve"> Cp. 1 Cor. 15:41-43.</w:t>
      </w:r>
    </w:p>
  </w:footnote>
  <w:footnote w:id="398">
    <w:p w14:paraId="4C93D1C9" w14:textId="77777777" w:rsidR="00823E69" w:rsidRDefault="00823E6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99">
    <w:p w14:paraId="5DE3DED0" w14:textId="77777777" w:rsidR="00823E69" w:rsidRDefault="00823E69" w:rsidP="00C544D6">
      <w:pPr>
        <w:pStyle w:val="footnote"/>
      </w:pPr>
      <w:r>
        <w:rPr>
          <w:rStyle w:val="FootnoteReference"/>
        </w:rPr>
        <w:footnoteRef/>
      </w:r>
      <w:r>
        <w:t xml:space="preserve"> Heb. 7:21.</w:t>
      </w:r>
    </w:p>
  </w:footnote>
  <w:footnote w:id="400">
    <w:p w14:paraId="09E7C6C1" w14:textId="77777777" w:rsidR="00823E69" w:rsidRDefault="00823E6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1">
    <w:p w14:paraId="1BC090E3" w14:textId="77777777" w:rsidR="00823E69" w:rsidRDefault="00823E6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2">
    <w:p w14:paraId="458325D6" w14:textId="77777777" w:rsidR="00823E69" w:rsidRDefault="00823E69" w:rsidP="00C544D6">
      <w:pPr>
        <w:pStyle w:val="footnote"/>
      </w:pPr>
      <w:r>
        <w:rPr>
          <w:rStyle w:val="FootnoteReference"/>
        </w:rPr>
        <w:footnoteRef/>
      </w:r>
      <w:r>
        <w:t xml:space="preserve"> Gen. 6:18; 9:9f; 15; 17; Ex. 19:5; Mk. 14:24; Lk. 22:20,29,30.</w:t>
      </w:r>
    </w:p>
  </w:footnote>
  <w:footnote w:id="403">
    <w:p w14:paraId="534F669F" w14:textId="77777777" w:rsidR="00823E69" w:rsidRDefault="00823E6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4">
    <w:p w14:paraId="2820C079" w14:textId="019C661F" w:rsidR="00823E69" w:rsidRDefault="00823E69" w:rsidP="00C544D6">
      <w:pPr>
        <w:pStyle w:val="footnote"/>
      </w:pPr>
      <w:r>
        <w:rPr>
          <w:rStyle w:val="FootnoteReference"/>
        </w:rPr>
        <w:footnoteRef/>
      </w:r>
      <w:r>
        <w:t xml:space="preserve"> To cultivate this fear is to practice living in the presence of God, which is the height of wisdom and understanding.</w:t>
      </w:r>
    </w:p>
  </w:footnote>
  <w:footnote w:id="405">
    <w:p w14:paraId="0B84AC37" w14:textId="77777777" w:rsidR="00823E69" w:rsidRDefault="00823E69" w:rsidP="00C544D6">
      <w:pPr>
        <w:pStyle w:val="footnote"/>
      </w:pPr>
      <w:r>
        <w:rPr>
          <w:rStyle w:val="FootnoteReference"/>
        </w:rPr>
        <w:footnoteRef/>
      </w:r>
      <w:r>
        <w:t xml:space="preserve"> ‘The world is passing away, and the desire for it; but anyone who does the will of God lives for ever’ (1 Jn. 2:17).</w:t>
      </w:r>
    </w:p>
  </w:footnote>
  <w:footnote w:id="406">
    <w:p w14:paraId="7BCF6DAD" w14:textId="77777777" w:rsidR="00823E69" w:rsidRDefault="00823E6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7">
    <w:p w14:paraId="5FAF92C9" w14:textId="77777777" w:rsidR="00823E69" w:rsidRDefault="00823E69" w:rsidP="00C544D6">
      <w:pPr>
        <w:pStyle w:val="footnote"/>
      </w:pPr>
      <w:r>
        <w:rPr>
          <w:rStyle w:val="FootnoteReference"/>
        </w:rPr>
        <w:footnoteRef/>
      </w:r>
      <w:r>
        <w:t xml:space="preserve"> Ex. 19:6; 29:43-46; Deut. 27:9; Is. 63:18,19; Jer. 2:3; 2 Cor. 6:16.</w:t>
      </w:r>
    </w:p>
  </w:footnote>
  <w:footnote w:id="408">
    <w:p w14:paraId="6D9F1C7B" w14:textId="77777777" w:rsidR="00823E69" w:rsidRDefault="00823E69"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09">
    <w:p w14:paraId="0C14975E" w14:textId="77777777" w:rsidR="00823E69" w:rsidRDefault="00823E69" w:rsidP="00C544D6">
      <w:pPr>
        <w:pStyle w:val="footnote"/>
      </w:pPr>
      <w:r>
        <w:rPr>
          <w:rStyle w:val="FootnoteReference"/>
        </w:rPr>
        <w:footnoteRef/>
      </w:r>
      <w:r>
        <w:t xml:space="preserve"> Earth rocked and rolled in travail at the birth of a nation (cp. Jn. 16:20-22).</w:t>
      </w:r>
    </w:p>
  </w:footnote>
  <w:footnote w:id="410">
    <w:p w14:paraId="0CFFAE38" w14:textId="77777777" w:rsidR="00823E69" w:rsidRDefault="00823E69" w:rsidP="00C544D6">
      <w:pPr>
        <w:pStyle w:val="footnote"/>
      </w:pPr>
      <w:r>
        <w:rPr>
          <w:rStyle w:val="FootnoteReference"/>
        </w:rPr>
        <w:footnoteRef/>
      </w:r>
      <w:r>
        <w:t xml:space="preserve"> Cp. John 1:18; 3:13; Wisdom 18:16.</w:t>
      </w:r>
    </w:p>
  </w:footnote>
  <w:footnote w:id="411">
    <w:p w14:paraId="47CB4F3E" w14:textId="77777777" w:rsidR="00823E69" w:rsidRDefault="00823E6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2">
    <w:p w14:paraId="5DABE081" w14:textId="77777777" w:rsidR="00823E69" w:rsidRDefault="00823E69"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3">
    <w:p w14:paraId="25D08CAE" w14:textId="77777777" w:rsidR="00823E69" w:rsidRDefault="00823E69" w:rsidP="00C544D6">
      <w:pPr>
        <w:pStyle w:val="footnote"/>
      </w:pPr>
      <w:r>
        <w:rPr>
          <w:rStyle w:val="FootnoteReference"/>
        </w:rPr>
        <w:footnoteRef/>
      </w:r>
      <w:r>
        <w:t xml:space="preserve"> cp. Heb. 4:10; Phil. 2:12; Mt. 11:28,29; Jer. 6:16.</w:t>
      </w:r>
    </w:p>
  </w:footnote>
  <w:footnote w:id="414">
    <w:p w14:paraId="4CB1C48E" w14:textId="77777777" w:rsidR="00823E69" w:rsidRDefault="00823E69" w:rsidP="00C544D6">
      <w:pPr>
        <w:pStyle w:val="footnote"/>
      </w:pPr>
      <w:r>
        <w:rPr>
          <w:rStyle w:val="FootnoteReference"/>
        </w:rPr>
        <w:footnoteRef/>
      </w:r>
      <w:r>
        <w:t xml:space="preserve"> 2 Cor. 4:13.</w:t>
      </w:r>
    </w:p>
  </w:footnote>
  <w:footnote w:id="415">
    <w:p w14:paraId="5ACE5127" w14:textId="77777777" w:rsidR="00823E69" w:rsidRDefault="00823E69" w:rsidP="00C544D6">
      <w:pPr>
        <w:pStyle w:val="footnote"/>
      </w:pPr>
      <w:r>
        <w:rPr>
          <w:rStyle w:val="FootnoteReference"/>
        </w:rPr>
        <w:footnoteRef/>
      </w:r>
      <w:r>
        <w:t xml:space="preserve"> </w:t>
      </w:r>
      <w:r w:rsidRPr="00DC02D9">
        <w:rPr>
          <w:i/>
        </w:rPr>
        <w:t>Or:</w:t>
      </w:r>
      <w:r>
        <w:t xml:space="preserve"> costly (Wisdom 1:13-16).</w:t>
      </w:r>
    </w:p>
  </w:footnote>
  <w:footnote w:id="416">
    <w:p w14:paraId="380C2FA4" w14:textId="77777777" w:rsidR="00823E69" w:rsidRDefault="00823E69" w:rsidP="00C544D6">
      <w:pPr>
        <w:pStyle w:val="footnote"/>
      </w:pPr>
      <w:r>
        <w:rPr>
          <w:rStyle w:val="FootnoteReference"/>
        </w:rPr>
        <w:footnoteRef/>
      </w:r>
      <w:r>
        <w:t xml:space="preserve"> Rom. 15:11.</w:t>
      </w:r>
    </w:p>
  </w:footnote>
  <w:footnote w:id="417">
    <w:p w14:paraId="468C84B0" w14:textId="77777777" w:rsidR="00823E69" w:rsidRDefault="00823E69" w:rsidP="00C544D6">
      <w:pPr>
        <w:pStyle w:val="footnote"/>
      </w:pPr>
      <w:r>
        <w:rPr>
          <w:rStyle w:val="FootnoteReference"/>
        </w:rPr>
        <w:footnoteRef/>
      </w:r>
      <w:r>
        <w:t xml:space="preserve"> Mercy </w:t>
      </w:r>
      <w:r w:rsidRPr="00DC02D9">
        <w:rPr>
          <w:i/>
        </w:rPr>
        <w:t>or</w:t>
      </w:r>
      <w:r>
        <w:t xml:space="preserve"> love.</w:t>
      </w:r>
    </w:p>
  </w:footnote>
  <w:footnote w:id="418">
    <w:p w14:paraId="17CB332D" w14:textId="77777777" w:rsidR="00823E69" w:rsidRPr="00C544D6" w:rsidRDefault="00823E69" w:rsidP="00C544D6">
      <w:pPr>
        <w:pStyle w:val="footnote"/>
      </w:pPr>
      <w:r w:rsidRPr="00C544D6">
        <w:rPr>
          <w:rStyle w:val="FootnoteReference"/>
          <w:vertAlign w:val="baseline"/>
        </w:rPr>
        <w:footnoteRef/>
      </w:r>
      <w:r w:rsidRPr="00C544D6">
        <w:t xml:space="preserve"> Heb. 13:6.</w:t>
      </w:r>
    </w:p>
  </w:footnote>
  <w:footnote w:id="419">
    <w:p w14:paraId="6976F3A7" w14:textId="77777777" w:rsidR="00823E69" w:rsidRDefault="00823E69"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0">
    <w:p w14:paraId="136E3140" w14:textId="77777777" w:rsidR="00823E69" w:rsidRDefault="00823E6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1">
    <w:p w14:paraId="05642717" w14:textId="77777777" w:rsidR="00823E69" w:rsidRDefault="00823E6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2">
    <w:p w14:paraId="6E3C51BA" w14:textId="77777777" w:rsidR="00823E69" w:rsidRDefault="00823E6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3">
    <w:p w14:paraId="1B184B80" w14:textId="77777777" w:rsidR="00823E69" w:rsidRDefault="00823E69" w:rsidP="00C544D6">
      <w:pPr>
        <w:pStyle w:val="footnote"/>
      </w:pPr>
      <w:r>
        <w:rPr>
          <w:rStyle w:val="FootnoteReference"/>
        </w:rPr>
        <w:footnoteRef/>
      </w:r>
      <w:r>
        <w:t xml:space="preserve"> Rom. 10:5; Gal. 3:12; Lev. 18:5; Luke 10:25-28.</w:t>
      </w:r>
    </w:p>
  </w:footnote>
  <w:footnote w:id="424">
    <w:p w14:paraId="0E153BF4" w14:textId="77777777" w:rsidR="00823E69" w:rsidRDefault="00823E6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5">
    <w:p w14:paraId="5FA9B9EF" w14:textId="77777777" w:rsidR="00823E69" w:rsidRDefault="00823E6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6">
    <w:p w14:paraId="0D4EEBCE" w14:textId="77777777" w:rsidR="00823E69" w:rsidRDefault="00823E69"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7">
    <w:p w14:paraId="27B8F97B" w14:textId="77777777" w:rsidR="00823E69" w:rsidRDefault="00823E6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28">
    <w:p w14:paraId="7E47ADA2" w14:textId="77777777" w:rsidR="00823E69" w:rsidRDefault="00823E6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29">
    <w:p w14:paraId="1EDD2AC5" w14:textId="77777777" w:rsidR="00823E69" w:rsidRDefault="00823E69" w:rsidP="00C544D6">
      <w:pPr>
        <w:pStyle w:val="footnote"/>
      </w:pPr>
      <w:r>
        <w:rPr>
          <w:rStyle w:val="FootnoteReference"/>
        </w:rPr>
        <w:footnoteRef/>
      </w:r>
      <w:r>
        <w:t xml:space="preserve"> sloth: </w:t>
      </w:r>
      <w:r w:rsidRPr="0002544A">
        <w:rPr>
          <w:i/>
        </w:rPr>
        <w:t>or:</w:t>
      </w:r>
      <w:r>
        <w:t xml:space="preserve"> accidie.</w:t>
      </w:r>
    </w:p>
  </w:footnote>
  <w:footnote w:id="430">
    <w:p w14:paraId="25BE986A" w14:textId="77777777" w:rsidR="00823E69" w:rsidRDefault="00823E69" w:rsidP="00C544D6">
      <w:pPr>
        <w:pStyle w:val="footnote"/>
      </w:pPr>
      <w:r>
        <w:rPr>
          <w:rStyle w:val="FootnoteReference"/>
        </w:rPr>
        <w:footnoteRef/>
      </w:r>
      <w:r>
        <w:t xml:space="preserve"> Eyes were given us that we might see in creatures our Creator (St Athanasius).</w:t>
      </w:r>
    </w:p>
  </w:footnote>
  <w:footnote w:id="431">
    <w:p w14:paraId="1BE9F3FA" w14:textId="77777777" w:rsidR="00823E69" w:rsidRDefault="00823E69" w:rsidP="00C544D6">
      <w:pPr>
        <w:pStyle w:val="footnote"/>
      </w:pPr>
      <w:r>
        <w:rPr>
          <w:rStyle w:val="FootnoteReference"/>
        </w:rPr>
        <w:footnoteRef/>
      </w:r>
      <w:r>
        <w:t xml:space="preserve"> Christ is our way and our righteousness (cp. Jn. 14:6; 1 Cor 1:30; Ephes. 2:5-7).</w:t>
      </w:r>
    </w:p>
  </w:footnote>
  <w:footnote w:id="432">
    <w:p w14:paraId="79416CA6" w14:textId="77777777" w:rsidR="00823E69" w:rsidRDefault="00823E69" w:rsidP="00C544D6">
      <w:pPr>
        <w:pStyle w:val="footnote"/>
      </w:pPr>
      <w:r>
        <w:rPr>
          <w:rStyle w:val="FootnoteReference"/>
        </w:rPr>
        <w:footnoteRef/>
      </w:r>
      <w:r>
        <w:t xml:space="preserve"> The house of wisdom can be built only if the fear of God is rooted deeply in the soul (cp. St Ambrose).</w:t>
      </w:r>
    </w:p>
  </w:footnote>
  <w:footnote w:id="433">
    <w:p w14:paraId="5DF20A4C" w14:textId="77777777" w:rsidR="00823E69" w:rsidRDefault="00823E69" w:rsidP="00C544D6">
      <w:pPr>
        <w:pStyle w:val="footnote"/>
      </w:pPr>
      <w:r>
        <w:rPr>
          <w:rStyle w:val="FootnoteReference"/>
        </w:rPr>
        <w:footnoteRef/>
      </w:r>
      <w:r>
        <w:t xml:space="preserve"> Christ is our way and our righteousness (cp. Jn. 14:6; 1 Cor 1:30; Ephes. 2:5-7). &lt;see 2 footnotes above&gt;</w:t>
      </w:r>
    </w:p>
  </w:footnote>
  <w:footnote w:id="434">
    <w:p w14:paraId="2981F854" w14:textId="77777777" w:rsidR="00823E69" w:rsidRDefault="00823E69" w:rsidP="00C544D6">
      <w:pPr>
        <w:pStyle w:val="footnote"/>
      </w:pPr>
      <w:r>
        <w:rPr>
          <w:rStyle w:val="FootnoteReference"/>
        </w:rPr>
        <w:footnoteRef/>
      </w:r>
      <w:r>
        <w:t xml:space="preserve"> </w:t>
      </w:r>
      <w:r w:rsidRPr="0002544A">
        <w:rPr>
          <w:i/>
        </w:rPr>
        <w:t>Lit</w:t>
      </w:r>
      <w:r>
        <w:t>. Face: a Hebraism for ‘favor’. (Cp. Psalm 44:13).</w:t>
      </w:r>
    </w:p>
  </w:footnote>
  <w:footnote w:id="435">
    <w:p w14:paraId="7A206583" w14:textId="77777777" w:rsidR="00823E69" w:rsidRDefault="00823E6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6">
    <w:p w14:paraId="47E338DE" w14:textId="77777777" w:rsidR="00823E69" w:rsidRDefault="00823E69" w:rsidP="00C544D6">
      <w:pPr>
        <w:pStyle w:val="footnote"/>
      </w:pPr>
      <w:r>
        <w:rPr>
          <w:rStyle w:val="FootnoteReference"/>
        </w:rPr>
        <w:footnoteRef/>
      </w:r>
      <w:r>
        <w:t xml:space="preserve"> Curdled with scorn, anger and fear.</w:t>
      </w:r>
    </w:p>
  </w:footnote>
  <w:footnote w:id="437">
    <w:p w14:paraId="7309743D" w14:textId="77777777" w:rsidR="00823E69" w:rsidRDefault="00823E69" w:rsidP="00C544D6">
      <w:pPr>
        <w:pStyle w:val="footnote"/>
      </w:pPr>
      <w:r>
        <w:rPr>
          <w:rStyle w:val="FootnoteReference"/>
        </w:rPr>
        <w:footnoteRef/>
      </w:r>
      <w:r>
        <w:t xml:space="preserve"> Was St. Peter poor when he had no gold and silver for the cripple? They are not currency in Canaan (cp. St. Chrysostom).</w:t>
      </w:r>
    </w:p>
  </w:footnote>
  <w:footnote w:id="438">
    <w:p w14:paraId="4CBD2EF6" w14:textId="77777777" w:rsidR="00823E69" w:rsidRDefault="00823E69"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39">
    <w:p w14:paraId="10BF754D" w14:textId="77777777" w:rsidR="00823E69" w:rsidRDefault="00823E69" w:rsidP="00C544D6">
      <w:pPr>
        <w:pStyle w:val="footnote"/>
      </w:pPr>
      <w:r>
        <w:rPr>
          <w:rStyle w:val="FootnoteReference"/>
        </w:rPr>
        <w:footnoteRef/>
      </w:r>
      <w:r>
        <w:t xml:space="preserve"> Sprinkled with hoar-frost, a wineskin is like the greying head of an old man.</w:t>
      </w:r>
    </w:p>
  </w:footnote>
  <w:footnote w:id="440">
    <w:p w14:paraId="1C03CDF6" w14:textId="77777777" w:rsidR="00823E69" w:rsidRDefault="00823E6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1">
    <w:p w14:paraId="590118AD" w14:textId="77777777" w:rsidR="00823E69" w:rsidRDefault="00823E69" w:rsidP="00C544D6">
      <w:pPr>
        <w:pStyle w:val="footnote"/>
      </w:pPr>
      <w:r>
        <w:rPr>
          <w:rStyle w:val="FootnoteReference"/>
        </w:rPr>
        <w:footnoteRef/>
      </w:r>
      <w:r>
        <w:t xml:space="preserve"> hear: </w:t>
      </w:r>
      <w:r w:rsidRPr="0002544A">
        <w:rPr>
          <w:i/>
        </w:rPr>
        <w:t>lit</w:t>
      </w:r>
      <w:r>
        <w:t>. gullet, throat, larynx.</w:t>
      </w:r>
    </w:p>
  </w:footnote>
  <w:footnote w:id="442">
    <w:p w14:paraId="1A1C9B89" w14:textId="77777777" w:rsidR="00823E69" w:rsidRDefault="00823E6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3">
    <w:p w14:paraId="5687A5D1" w14:textId="77777777" w:rsidR="00823E69" w:rsidRDefault="00823E69" w:rsidP="00C544D6">
      <w:pPr>
        <w:pStyle w:val="footnote"/>
      </w:pPr>
      <w:r>
        <w:rPr>
          <w:rStyle w:val="FootnoteReference"/>
        </w:rPr>
        <w:footnoteRef/>
      </w:r>
      <w:r>
        <w:t xml:space="preserve"> ‘In wicked men we rightly hate the evil, but love the creature’ (St. Prosper).</w:t>
      </w:r>
    </w:p>
  </w:footnote>
  <w:footnote w:id="444">
    <w:p w14:paraId="2CF134F8" w14:textId="77777777" w:rsidR="00823E69" w:rsidRDefault="00823E69"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5">
    <w:p w14:paraId="3C89D31A" w14:textId="77777777" w:rsidR="00823E69" w:rsidRDefault="00823E6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6">
    <w:p w14:paraId="0E747174" w14:textId="77777777" w:rsidR="00823E69" w:rsidRDefault="00823E69" w:rsidP="00C544D6">
      <w:pPr>
        <w:pStyle w:val="footnote"/>
      </w:pPr>
      <w:r>
        <w:rPr>
          <w:rStyle w:val="FootnoteReference"/>
        </w:rPr>
        <w:footnoteRef/>
      </w:r>
      <w:r>
        <w:t xml:space="preserve"> These words are repeated by the deacon at the beginning of the Divine Liturgy.</w:t>
      </w:r>
    </w:p>
  </w:footnote>
  <w:footnote w:id="447">
    <w:p w14:paraId="24311CED" w14:textId="77777777" w:rsidR="00823E69" w:rsidRDefault="00823E69"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8">
    <w:p w14:paraId="0B2F62E7" w14:textId="77777777" w:rsidR="00823E69" w:rsidRDefault="00823E69" w:rsidP="00C544D6">
      <w:pPr>
        <w:pStyle w:val="footnote"/>
      </w:pPr>
      <w:r>
        <w:rPr>
          <w:rStyle w:val="FootnoteReference"/>
        </w:rPr>
        <w:footnoteRef/>
      </w:r>
      <w:r>
        <w:t xml:space="preserve"> Cp. Lk. 24:27,32,45.</w:t>
      </w:r>
    </w:p>
  </w:footnote>
  <w:footnote w:id="449">
    <w:p w14:paraId="33F1F13D" w14:textId="77777777" w:rsidR="00823E69" w:rsidRDefault="00823E69" w:rsidP="00C544D6">
      <w:pPr>
        <w:pStyle w:val="footnote"/>
      </w:pPr>
      <w:r>
        <w:rPr>
          <w:rStyle w:val="FootnoteReference"/>
        </w:rPr>
        <w:footnoteRef/>
      </w:r>
      <w:r>
        <w:t xml:space="preserve"> Just as we who claim to love God judge it right to show mercy, so we can expect the divine mercy (Mt. 5:7).</w:t>
      </w:r>
    </w:p>
  </w:footnote>
  <w:footnote w:id="450">
    <w:p w14:paraId="63C08946" w14:textId="77777777" w:rsidR="00823E69" w:rsidRDefault="00823E69" w:rsidP="00C544D6">
      <w:pPr>
        <w:pStyle w:val="footnote"/>
      </w:pPr>
      <w:r>
        <w:rPr>
          <w:rStyle w:val="FootnoteReference"/>
        </w:rPr>
        <w:footnoteRef/>
      </w:r>
      <w:r>
        <w:t xml:space="preserve"> pure: </w:t>
      </w:r>
      <w:r w:rsidRPr="007B4ADE">
        <w:rPr>
          <w:i/>
        </w:rPr>
        <w:t>lit</w:t>
      </w:r>
      <w:r>
        <w:t>. burnt, fired: hence refined and pure (cp. Psalm 11:7).</w:t>
      </w:r>
    </w:p>
  </w:footnote>
  <w:footnote w:id="451">
    <w:p w14:paraId="6C5F33A5" w14:textId="77777777" w:rsidR="00823E69" w:rsidRDefault="00823E6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2">
    <w:p w14:paraId="1B4D2C64" w14:textId="77777777" w:rsidR="00823E69" w:rsidRDefault="00823E6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3">
    <w:p w14:paraId="7AACBE15" w14:textId="77777777" w:rsidR="00823E69" w:rsidRDefault="00823E69"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4">
    <w:p w14:paraId="50052FF4" w14:textId="77777777" w:rsidR="00823E69" w:rsidRDefault="00823E69" w:rsidP="00C544D6">
      <w:pPr>
        <w:pStyle w:val="footnote"/>
      </w:pPr>
      <w:r>
        <w:rPr>
          <w:rStyle w:val="FootnoteReference"/>
        </w:rPr>
        <w:footnoteRef/>
      </w:r>
      <w:r>
        <w:t xml:space="preserve"> Cp. Ps. 110:10.</w:t>
      </w:r>
    </w:p>
  </w:footnote>
  <w:footnote w:id="455">
    <w:p w14:paraId="720D7516" w14:textId="77777777" w:rsidR="00823E69" w:rsidRDefault="00823E69"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6">
    <w:p w14:paraId="0951B7D8" w14:textId="77777777" w:rsidR="00823E69" w:rsidRDefault="00823E69" w:rsidP="00C544D6">
      <w:pPr>
        <w:pStyle w:val="footnote"/>
      </w:pPr>
      <w:r>
        <w:rPr>
          <w:rStyle w:val="FootnoteReference"/>
        </w:rPr>
        <w:footnoteRef/>
      </w:r>
      <w:r>
        <w:t xml:space="preserve"> Cp. Psalm 139:11; Rom. 12:20. ‘Coals of hell’. For desolation as the equivalent of hell, see Mark 13:14.</w:t>
      </w:r>
    </w:p>
  </w:footnote>
  <w:footnote w:id="457">
    <w:p w14:paraId="1F068DD9" w14:textId="77777777" w:rsidR="00823E69" w:rsidRDefault="00823E69" w:rsidP="00C544D6">
      <w:pPr>
        <w:pStyle w:val="footnote"/>
      </w:pPr>
      <w:r>
        <w:rPr>
          <w:rStyle w:val="FootnoteReference"/>
        </w:rPr>
        <w:footnoteRef/>
      </w:r>
      <w:r>
        <w:t xml:space="preserve"> Cp. Jeremiah 3:23. I look through the hills to their unseen Maker.</w:t>
      </w:r>
    </w:p>
  </w:footnote>
  <w:footnote w:id="458">
    <w:p w14:paraId="597C7008" w14:textId="77777777" w:rsidR="00823E69" w:rsidRDefault="00823E69"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59">
    <w:p w14:paraId="15E2D793" w14:textId="77777777" w:rsidR="00823E69" w:rsidRDefault="00823E6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0">
    <w:p w14:paraId="3A74CEC3" w14:textId="77777777" w:rsidR="00823E69" w:rsidRDefault="00823E69"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1">
    <w:p w14:paraId="2E2CD6B3" w14:textId="77777777" w:rsidR="00823E69" w:rsidRDefault="00823E69" w:rsidP="00C544D6">
      <w:pPr>
        <w:pStyle w:val="footnote"/>
      </w:pPr>
      <w:r>
        <w:rPr>
          <w:rStyle w:val="FootnoteReference"/>
        </w:rPr>
        <w:footnoteRef/>
      </w:r>
      <w:r>
        <w:t xml:space="preserve"> Hebrews 11:26; 13:13.</w:t>
      </w:r>
    </w:p>
  </w:footnote>
  <w:footnote w:id="462">
    <w:p w14:paraId="09354BED" w14:textId="77777777" w:rsidR="00823E69" w:rsidRDefault="00823E69" w:rsidP="00C544D6">
      <w:pPr>
        <w:pStyle w:val="footnote"/>
      </w:pPr>
      <w:r>
        <w:rPr>
          <w:rStyle w:val="FootnoteReference"/>
        </w:rPr>
        <w:footnoteRef/>
      </w:r>
      <w:r>
        <w:t xml:space="preserve"> Heaven is here (Mt. 4:17; Lk. 17:21; Prov. 17:24).</w:t>
      </w:r>
    </w:p>
  </w:footnote>
  <w:footnote w:id="463">
    <w:p w14:paraId="5CAE6DBB" w14:textId="77777777" w:rsidR="00823E69" w:rsidRDefault="00823E6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4">
    <w:p w14:paraId="2AB48656" w14:textId="77777777" w:rsidR="00823E69" w:rsidRDefault="00823E6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5">
    <w:p w14:paraId="6A925E31" w14:textId="77777777" w:rsidR="00823E69" w:rsidRDefault="00823E6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6">
    <w:p w14:paraId="0C346C8C" w14:textId="77777777" w:rsidR="00823E69" w:rsidRDefault="00823E6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7">
    <w:p w14:paraId="5234FC2B" w14:textId="77777777" w:rsidR="00823E69" w:rsidRDefault="00823E69" w:rsidP="00C544D6">
      <w:pPr>
        <w:pStyle w:val="footnote"/>
      </w:pPr>
      <w:r>
        <w:rPr>
          <w:rStyle w:val="FootnoteReference"/>
        </w:rPr>
        <w:footnoteRef/>
      </w:r>
      <w:r>
        <w:t xml:space="preserve"> Cp. Titus 2:14.</w:t>
      </w:r>
    </w:p>
  </w:footnote>
  <w:footnote w:id="468">
    <w:p w14:paraId="55BAD822" w14:textId="77777777" w:rsidR="00823E69" w:rsidRDefault="00823E69" w:rsidP="00C544D6">
      <w:pPr>
        <w:pStyle w:val="footnote"/>
      </w:pPr>
      <w:r>
        <w:rPr>
          <w:rStyle w:val="FootnoteReference"/>
        </w:rPr>
        <w:footnoteRef/>
      </w:r>
      <w:r>
        <w:t xml:space="preserve"> Prov. 29:1; 2 Kings 17:14; Neh. 9:16; Dt. 9:6.</w:t>
      </w:r>
    </w:p>
  </w:footnote>
  <w:footnote w:id="469">
    <w:p w14:paraId="7C027A5F" w14:textId="77777777" w:rsidR="00823E69" w:rsidRDefault="00823E69"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0">
    <w:p w14:paraId="061D8F8B" w14:textId="77777777" w:rsidR="00823E69" w:rsidRDefault="00823E69" w:rsidP="00C544D6">
      <w:pPr>
        <w:pStyle w:val="footnote"/>
      </w:pPr>
      <w:r>
        <w:rPr>
          <w:rStyle w:val="FootnoteReference"/>
        </w:rPr>
        <w:footnoteRef/>
      </w:r>
      <w:r>
        <w:t xml:space="preserve"> Cp. 1 Kings 6:21 (1 Sam. 6:21).</w:t>
      </w:r>
    </w:p>
  </w:footnote>
  <w:footnote w:id="471">
    <w:p w14:paraId="371872E1" w14:textId="77777777" w:rsidR="00823E69" w:rsidRDefault="00823E69" w:rsidP="00C544D6">
      <w:pPr>
        <w:pStyle w:val="footnote"/>
      </w:pPr>
      <w:r>
        <w:rPr>
          <w:rStyle w:val="FootnoteReference"/>
        </w:rPr>
        <w:footnoteRef/>
      </w:r>
      <w:r>
        <w:t xml:space="preserve"> Ps. 131:8-10 = 2 Chron. 6:41-42.</w:t>
      </w:r>
    </w:p>
  </w:footnote>
  <w:footnote w:id="472">
    <w:p w14:paraId="3FFC0219" w14:textId="77777777" w:rsidR="00823E69" w:rsidRDefault="00823E69" w:rsidP="00C544D6">
      <w:pPr>
        <w:pStyle w:val="footnote"/>
      </w:pPr>
      <w:r>
        <w:rPr>
          <w:rStyle w:val="FootnoteReference"/>
        </w:rPr>
        <w:footnoteRef/>
      </w:r>
      <w:r>
        <w:t xml:space="preserve"> I Chron. 17:11-14; Acts 2:30-33.</w:t>
      </w:r>
    </w:p>
  </w:footnote>
  <w:footnote w:id="473">
    <w:p w14:paraId="41E94330" w14:textId="77777777" w:rsidR="00823E69" w:rsidRDefault="00823E69" w:rsidP="00C544D6">
      <w:pPr>
        <w:pStyle w:val="footnote"/>
      </w:pPr>
      <w:r>
        <w:rPr>
          <w:rStyle w:val="FootnoteReference"/>
        </w:rPr>
        <w:footnoteRef/>
      </w:r>
      <w:r>
        <w:t xml:space="preserve"> stock: </w:t>
      </w:r>
      <w:r w:rsidRPr="00783CA0">
        <w:rPr>
          <w:i/>
        </w:rPr>
        <w:t>lit</w:t>
      </w:r>
      <w:r>
        <w:t>. horn.</w:t>
      </w:r>
    </w:p>
  </w:footnote>
  <w:footnote w:id="474">
    <w:p w14:paraId="2CC35491" w14:textId="77777777" w:rsidR="00823E69" w:rsidRDefault="00823E6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5">
    <w:p w14:paraId="5C900721" w14:textId="77777777" w:rsidR="00823E69" w:rsidRDefault="00823E6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6">
    <w:p w14:paraId="1C6E6FA2" w14:textId="77777777" w:rsidR="00823E69" w:rsidRDefault="00823E6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7">
    <w:p w14:paraId="53BD49E1" w14:textId="77777777" w:rsidR="00823E69" w:rsidRDefault="00823E69"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8">
    <w:p w14:paraId="1FC82724" w14:textId="77777777" w:rsidR="00823E69" w:rsidRDefault="00823E69" w:rsidP="00C544D6">
      <w:pPr>
        <w:pStyle w:val="footnote"/>
      </w:pPr>
      <w:r>
        <w:rPr>
          <w:rStyle w:val="FootnoteReference"/>
        </w:rPr>
        <w:footnoteRef/>
      </w:r>
      <w:r>
        <w:t xml:space="preserve"> The kingdoms of this world have become the kingdoms of our Lord and of His Christ’ (Rev. 11:15).</w:t>
      </w:r>
    </w:p>
  </w:footnote>
  <w:footnote w:id="479">
    <w:p w14:paraId="5C9240DB" w14:textId="77777777" w:rsidR="00823E69" w:rsidRDefault="00823E69" w:rsidP="00C544D6">
      <w:pPr>
        <w:pStyle w:val="footnote"/>
      </w:pPr>
      <w:r>
        <w:rPr>
          <w:rStyle w:val="FootnoteReference"/>
        </w:rPr>
        <w:footnoteRef/>
      </w:r>
      <w:r>
        <w:t xml:space="preserve"> Deut. 32:36.</w:t>
      </w:r>
    </w:p>
  </w:footnote>
  <w:footnote w:id="480">
    <w:p w14:paraId="71CEF4E9" w14:textId="77777777" w:rsidR="00823E69" w:rsidRDefault="00823E6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1">
    <w:p w14:paraId="2B96894E" w14:textId="77777777" w:rsidR="00823E69" w:rsidRDefault="00823E69" w:rsidP="00C544D6">
      <w:pPr>
        <w:pStyle w:val="footnote"/>
      </w:pPr>
      <w:r>
        <w:rPr>
          <w:rStyle w:val="FootnoteReference"/>
        </w:rPr>
        <w:footnoteRef/>
      </w:r>
      <w:r>
        <w:t xml:space="preserve"> mercy: </w:t>
      </w:r>
      <w:r w:rsidRPr="007F3CE8">
        <w:rPr>
          <w:i/>
        </w:rPr>
        <w:t>or</w:t>
      </w:r>
      <w:r>
        <w:t xml:space="preserve"> love. Cp. Lk. 10:37.</w:t>
      </w:r>
    </w:p>
  </w:footnote>
  <w:footnote w:id="482">
    <w:p w14:paraId="491E3626" w14:textId="77777777" w:rsidR="00823E69" w:rsidRDefault="00823E6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3">
    <w:p w14:paraId="27102E37" w14:textId="77777777" w:rsidR="00823E69" w:rsidRDefault="00823E69" w:rsidP="00C544D6">
      <w:pPr>
        <w:pStyle w:val="footnote"/>
      </w:pPr>
      <w:r>
        <w:rPr>
          <w:rStyle w:val="FootnoteReference"/>
        </w:rPr>
        <w:footnoteRef/>
      </w:r>
      <w:r>
        <w:t xml:space="preserve"> See footnote on page 170. &lt;See previous footnote&gt;</w:t>
      </w:r>
    </w:p>
  </w:footnote>
  <w:footnote w:id="484">
    <w:p w14:paraId="32C9C8BA" w14:textId="77777777" w:rsidR="00823E69" w:rsidRDefault="00823E6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5">
    <w:p w14:paraId="02264BC2" w14:textId="77777777" w:rsidR="00823E69" w:rsidRDefault="00823E6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6">
    <w:p w14:paraId="12351032" w14:textId="77777777" w:rsidR="00823E69" w:rsidRDefault="00823E69"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7">
    <w:p w14:paraId="18BB02EB" w14:textId="77777777" w:rsidR="00823E69" w:rsidRDefault="00823E69" w:rsidP="00C544D6">
      <w:pPr>
        <w:pStyle w:val="footnote"/>
      </w:pPr>
      <w:r>
        <w:rPr>
          <w:rStyle w:val="FootnoteReference"/>
        </w:rPr>
        <w:footnoteRef/>
      </w:r>
      <w:r>
        <w:t xml:space="preserve"> songs: </w:t>
      </w:r>
      <w:r w:rsidRPr="007F3CE8">
        <w:rPr>
          <w:i/>
        </w:rPr>
        <w:t>variant reading and Slavonic:</w:t>
      </w:r>
      <w:r>
        <w:t xml:space="preserve"> ways.</w:t>
      </w:r>
    </w:p>
  </w:footnote>
  <w:footnote w:id="488">
    <w:p w14:paraId="596BB70E" w14:textId="77777777" w:rsidR="00823E69" w:rsidRDefault="00823E69" w:rsidP="00C544D6">
      <w:pPr>
        <w:pStyle w:val="footnote"/>
      </w:pPr>
      <w:r>
        <w:rPr>
          <w:rStyle w:val="FootnoteReference"/>
        </w:rPr>
        <w:footnoteRef/>
      </w:r>
      <w:r>
        <w:t xml:space="preserve"> The Spirit of the Lord fills the world (Wisdom 1:7).</w:t>
      </w:r>
    </w:p>
  </w:footnote>
  <w:footnote w:id="489">
    <w:p w14:paraId="145A6B15" w14:textId="77777777" w:rsidR="00823E69" w:rsidRDefault="00823E69" w:rsidP="00C544D6">
      <w:pPr>
        <w:pStyle w:val="footnote"/>
      </w:pPr>
      <w:r>
        <w:rPr>
          <w:rStyle w:val="FootnoteReference"/>
        </w:rPr>
        <w:footnoteRef/>
      </w:r>
      <w:r>
        <w:t xml:space="preserve"> heart: </w:t>
      </w:r>
      <w:r w:rsidRPr="007F3CE8">
        <w:rPr>
          <w:i/>
        </w:rPr>
        <w:t>lit</w:t>
      </w:r>
      <w:r>
        <w:t>. kidneys (seat of the affections in Hebrew thought).</w:t>
      </w:r>
    </w:p>
  </w:footnote>
  <w:footnote w:id="490">
    <w:p w14:paraId="6BCAB3AE" w14:textId="77777777" w:rsidR="00823E69" w:rsidRDefault="00823E69" w:rsidP="00C544D6">
      <w:pPr>
        <w:pStyle w:val="footnote"/>
      </w:pPr>
      <w:r>
        <w:rPr>
          <w:rStyle w:val="FootnoteReference"/>
        </w:rPr>
        <w:footnoteRef/>
      </w:r>
      <w:r>
        <w:t xml:space="preserve"> ‘He gives songs in the night’ (Job. 35:10).</w:t>
      </w:r>
    </w:p>
  </w:footnote>
  <w:footnote w:id="491">
    <w:p w14:paraId="5A5C1D1C" w14:textId="77777777" w:rsidR="00823E69" w:rsidRDefault="00823E6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2">
    <w:p w14:paraId="1AD5A19A" w14:textId="77777777" w:rsidR="00823E69" w:rsidRDefault="00823E69" w:rsidP="00C544D6">
      <w:pPr>
        <w:pStyle w:val="footnote"/>
      </w:pPr>
      <w:r>
        <w:rPr>
          <w:rStyle w:val="FootnoteReference"/>
        </w:rPr>
        <w:footnoteRef/>
      </w:r>
      <w:r>
        <w:t xml:space="preserve"> this way: the confession of Christ (2 Tim. 3:12).</w:t>
      </w:r>
    </w:p>
  </w:footnote>
  <w:footnote w:id="493">
    <w:p w14:paraId="10A5500A" w14:textId="77777777" w:rsidR="00823E69" w:rsidRDefault="00823E69" w:rsidP="00C544D6">
      <w:pPr>
        <w:pStyle w:val="footnote"/>
      </w:pPr>
      <w:r>
        <w:rPr>
          <w:rStyle w:val="FootnoteReference"/>
        </w:rPr>
        <w:footnoteRef/>
      </w:r>
      <w:r>
        <w:t xml:space="preserve"> These two lines are identical with Lamentations 3:6.</w:t>
      </w:r>
    </w:p>
  </w:footnote>
  <w:footnote w:id="494">
    <w:p w14:paraId="30FC40DD" w14:textId="77777777" w:rsidR="00823E69" w:rsidRDefault="00823E69" w:rsidP="00C544D6">
      <w:pPr>
        <w:pStyle w:val="footnote"/>
      </w:pPr>
      <w:r>
        <w:rPr>
          <w:rStyle w:val="FootnoteReference"/>
        </w:rPr>
        <w:footnoteRef/>
      </w:r>
      <w:r>
        <w:t xml:space="preserve"> Cp. Rev. 10:5; Ezek. 20:23,28,42; Deut. 32:14.</w:t>
      </w:r>
    </w:p>
  </w:footnote>
  <w:footnote w:id="495">
    <w:p w14:paraId="58511EB9" w14:textId="77777777" w:rsidR="00823E69" w:rsidRDefault="00823E6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6">
    <w:p w14:paraId="3B148124" w14:textId="77777777" w:rsidR="00823E69" w:rsidRDefault="00823E6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7">
    <w:p w14:paraId="1CAB0511" w14:textId="77777777" w:rsidR="00823E69" w:rsidRDefault="00823E69" w:rsidP="00C544D6">
      <w:pPr>
        <w:pStyle w:val="footnote"/>
      </w:pPr>
      <w:r>
        <w:rPr>
          <w:rStyle w:val="FootnoteReference"/>
        </w:rPr>
        <w:footnoteRef/>
      </w:r>
      <w:r>
        <w:t xml:space="preserve"> Cp. ‘If I am lifted up from the earth, I will draw all men to Me’ (Jn. 12:32). See also Psalm 45:11 and the note there.</w:t>
      </w:r>
    </w:p>
  </w:footnote>
  <w:footnote w:id="498">
    <w:p w14:paraId="67EE1F7C" w14:textId="77777777" w:rsidR="00823E69" w:rsidRDefault="00823E69"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99">
    <w:p w14:paraId="353ACEBC" w14:textId="77777777" w:rsidR="00823E69" w:rsidRDefault="00823E69" w:rsidP="00C544D6">
      <w:pPr>
        <w:pStyle w:val="footnote"/>
      </w:pPr>
      <w:r>
        <w:rPr>
          <w:rStyle w:val="FootnoteReference"/>
        </w:rPr>
        <w:footnoteRef/>
      </w:r>
      <w:r>
        <w:t xml:space="preserve"> Cp. Ps. 145:2 with Ps. 103:33. Only verbs differ.</w:t>
      </w:r>
    </w:p>
  </w:footnote>
  <w:footnote w:id="500">
    <w:p w14:paraId="2C19D159" w14:textId="77777777" w:rsidR="00823E69" w:rsidRDefault="00823E69" w:rsidP="00F258B1">
      <w:pPr>
        <w:pStyle w:val="footnote"/>
      </w:pPr>
      <w:r>
        <w:rPr>
          <w:rStyle w:val="FootnoteReference"/>
        </w:rPr>
        <w:footnoteRef/>
      </w:r>
      <w:r>
        <w:t xml:space="preserve"> </w:t>
      </w:r>
      <w:r w:rsidRPr="00D813A7">
        <w:rPr>
          <w:i/>
        </w:rPr>
        <w:t>Lit</w:t>
      </w:r>
      <w:r>
        <w:t>. ‘dispersions’. Cp. Mt. 24:31.</w:t>
      </w:r>
    </w:p>
  </w:footnote>
  <w:footnote w:id="501">
    <w:p w14:paraId="75810F02" w14:textId="77777777" w:rsidR="00823E69" w:rsidRDefault="00823E69"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2">
    <w:p w14:paraId="7329AB19" w14:textId="77777777" w:rsidR="00823E69" w:rsidRDefault="00823E69" w:rsidP="00F258B1">
      <w:pPr>
        <w:pStyle w:val="footnote"/>
      </w:pPr>
      <w:r>
        <w:rPr>
          <w:rStyle w:val="FootnoteReference"/>
        </w:rPr>
        <w:footnoteRef/>
      </w:r>
      <w:r>
        <w:t xml:space="preserve"> two-edged sword: praise which conquers Amalek (St. Chrysostom).</w:t>
      </w:r>
    </w:p>
  </w:footnote>
  <w:footnote w:id="503">
    <w:p w14:paraId="2095C32A" w14:textId="77777777" w:rsidR="00823E69" w:rsidRDefault="00823E69" w:rsidP="00F258B1">
      <w:pPr>
        <w:pStyle w:val="footnote"/>
      </w:pPr>
      <w:r>
        <w:rPr>
          <w:rStyle w:val="FootnoteReference"/>
        </w:rPr>
        <w:footnoteRef/>
      </w:r>
      <w:r>
        <w:t xml:space="preserve"> ‘Holiness of life is the mother of glory’ (St Theodoret).</w:t>
      </w:r>
    </w:p>
  </w:footnote>
  <w:footnote w:id="504">
    <w:p w14:paraId="2C6CD715" w14:textId="77777777" w:rsidR="00823E69" w:rsidRDefault="00823E69">
      <w:pPr>
        <w:pStyle w:val="FootnoteText"/>
      </w:pPr>
      <w:r>
        <w:rPr>
          <w:rStyle w:val="FootnoteReference"/>
        </w:rPr>
        <w:footnoteRef/>
      </w:r>
      <w:r>
        <w:t xml:space="preserve"> Acts 7:60</w:t>
      </w:r>
    </w:p>
  </w:footnote>
  <w:footnote w:id="505">
    <w:p w14:paraId="66841CA4" w14:textId="77777777" w:rsidR="00823E69" w:rsidRDefault="00823E69" w:rsidP="006B061A">
      <w:pPr>
        <w:pStyle w:val="Footnote0"/>
      </w:pPr>
      <w:r>
        <w:rPr>
          <w:rStyle w:val="FootnoteReference"/>
        </w:rPr>
        <w:footnoteRef/>
      </w:r>
      <w:r>
        <w:t xml:space="preserve"> Literally “virgin monastic”. The traditional English term for a female monastic is not “nun”, but “virgin”.</w:t>
      </w:r>
    </w:p>
  </w:footnote>
  <w:footnote w:id="506">
    <w:p w14:paraId="4603A540" w14:textId="757615F9" w:rsidR="00823E69" w:rsidRDefault="00823E69" w:rsidP="00B52F78">
      <w:pPr>
        <w:pStyle w:val="footnote"/>
      </w:pPr>
      <w:r>
        <w:rPr>
          <w:rStyle w:val="FootnoteReference"/>
        </w:rPr>
        <w:footnoteRef/>
      </w:r>
      <w:r>
        <w:t xml:space="preserve"> Composed in English by Heg. Fr. Athanasius Iskander, of Kitchener, Ontario, Canada.</w:t>
      </w:r>
    </w:p>
  </w:footnote>
  <w:footnote w:id="507">
    <w:p w14:paraId="754B9B83" w14:textId="77777777" w:rsidR="00823E69" w:rsidRDefault="00823E69">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08">
    <w:p w14:paraId="7099EBEB" w14:textId="77777777" w:rsidR="00823E69" w:rsidRDefault="00823E69">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09">
    <w:p w14:paraId="5BFC95F9" w14:textId="77777777" w:rsidR="00823E69" w:rsidRDefault="00823E69">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10">
    <w:p w14:paraId="04125830" w14:textId="77777777" w:rsidR="00823E69" w:rsidRDefault="00823E69">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11">
    <w:p w14:paraId="4ECDDE09" w14:textId="77777777" w:rsidR="00823E69" w:rsidRDefault="00823E6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2">
    <w:p w14:paraId="4ACBECBD" w14:textId="77777777" w:rsidR="00823E69" w:rsidRDefault="00823E6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3">
    <w:p w14:paraId="0C45F6F7" w14:textId="77777777" w:rsidR="00823E69" w:rsidRDefault="00823E69" w:rsidP="00C0205C">
      <w:pPr>
        <w:pStyle w:val="footnote"/>
      </w:pPr>
      <w:r>
        <w:rPr>
          <w:rStyle w:val="FootnoteReference"/>
          <w:rFonts w:eastAsiaTheme="majorEastAsia"/>
        </w:rPr>
        <w:footnoteRef/>
      </w:r>
      <w:r>
        <w:t xml:space="preserve"> Ps 72:10</w:t>
      </w:r>
    </w:p>
  </w:footnote>
  <w:footnote w:id="514">
    <w:p w14:paraId="73200F36" w14:textId="77777777" w:rsidR="00823E69" w:rsidRDefault="00823E69">
      <w:pPr>
        <w:pStyle w:val="FootnoteText"/>
      </w:pPr>
      <w:r>
        <w:rPr>
          <w:rStyle w:val="FootnoteReference"/>
        </w:rPr>
        <w:footnoteRef/>
      </w:r>
      <w:r>
        <w:t xml:space="preserve"> Pope Dioscorus can but substituted here to use this doxology on his feast.</w:t>
      </w:r>
    </w:p>
  </w:footnote>
  <w:footnote w:id="515">
    <w:p w14:paraId="2FF46E46" w14:textId="77777777" w:rsidR="00823E69" w:rsidRDefault="00823E69" w:rsidP="003D4209">
      <w:pPr>
        <w:pStyle w:val="footnote"/>
      </w:pPr>
      <w:r>
        <w:rPr>
          <w:rStyle w:val="FootnoteReference"/>
        </w:rPr>
        <w:footnoteRef/>
      </w:r>
      <w:r>
        <w:t xml:space="preserve"> Dan 12:3</w:t>
      </w:r>
    </w:p>
  </w:footnote>
  <w:footnote w:id="516">
    <w:p w14:paraId="4F373D62" w14:textId="77777777" w:rsidR="00823E69" w:rsidRDefault="00823E69" w:rsidP="003D4209">
      <w:pPr>
        <w:pStyle w:val="footnote"/>
      </w:pPr>
      <w:r>
        <w:rPr>
          <w:rStyle w:val="FootnoteReference"/>
        </w:rPr>
        <w:footnoteRef/>
      </w:r>
      <w:r>
        <w:t xml:space="preserve"> The Scetis Valley in Egypt, from which the word “ascetic” comes. Sheheet means “measure of the heart.”</w:t>
      </w:r>
    </w:p>
  </w:footnote>
  <w:footnote w:id="517">
    <w:p w14:paraId="153ABD29" w14:textId="77777777" w:rsidR="00823E69" w:rsidRDefault="00823E69" w:rsidP="003D4209">
      <w:pPr>
        <w:pStyle w:val="footnote"/>
      </w:pPr>
      <w:r>
        <w:rPr>
          <w:rStyle w:val="FootnoteReference"/>
        </w:rPr>
        <w:footnoteRef/>
      </w:r>
      <w:r>
        <w:t xml:space="preserve"> Cf Lk 22:30, Mt</w:t>
      </w:r>
      <w:r w:rsidRPr="003D4209">
        <w:rPr>
          <w:rStyle w:val="footnoteChar"/>
        </w:rPr>
        <w:t xml:space="preserve"> </w:t>
      </w:r>
      <w:r>
        <w:t>19:20</w:t>
      </w:r>
    </w:p>
  </w:footnote>
  <w:footnote w:id="518">
    <w:p w14:paraId="0977783C" w14:textId="77777777" w:rsidR="00823E69" w:rsidRDefault="00823E69">
      <w:pPr>
        <w:pStyle w:val="FootnoteText"/>
      </w:pPr>
      <w:r>
        <w:rPr>
          <w:rStyle w:val="FootnoteReference"/>
        </w:rPr>
        <w:footnoteRef/>
      </w:r>
      <w:r>
        <w:t xml:space="preserve"> Rev 4:6</w:t>
      </w:r>
    </w:p>
  </w:footnote>
  <w:footnote w:id="519">
    <w:p w14:paraId="474C3AF6" w14:textId="77777777" w:rsidR="00823E69" w:rsidRDefault="00823E69"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20">
    <w:p w14:paraId="527ECCCD" w14:textId="77777777" w:rsidR="00823E69" w:rsidRDefault="00823E69">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21">
    <w:p w14:paraId="6583C1B7" w14:textId="77777777" w:rsidR="00823E69" w:rsidRDefault="00823E69">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2">
    <w:p w14:paraId="0AAB833E" w14:textId="77777777" w:rsidR="00823E69" w:rsidRDefault="00823E69">
      <w:pPr>
        <w:pStyle w:val="FootnoteText"/>
      </w:pPr>
      <w:r>
        <w:rPr>
          <w:rStyle w:val="FootnoteReference"/>
        </w:rPr>
        <w:footnoteRef/>
      </w:r>
      <w:r>
        <w:t xml:space="preserve"> Rev 4:4</w:t>
      </w:r>
    </w:p>
  </w:footnote>
  <w:footnote w:id="523">
    <w:p w14:paraId="70D69B5E" w14:textId="77777777" w:rsidR="00823E69" w:rsidRDefault="00823E69">
      <w:pPr>
        <w:pStyle w:val="FootnoteText"/>
      </w:pPr>
      <w:r>
        <w:rPr>
          <w:rStyle w:val="FootnoteReference"/>
        </w:rPr>
        <w:footnoteRef/>
      </w:r>
      <w:r>
        <w:t xml:space="preserve"> Rev 5:8</w:t>
      </w:r>
    </w:p>
  </w:footnote>
  <w:footnote w:id="524">
    <w:p w14:paraId="741347AD" w14:textId="77777777" w:rsidR="00823E69" w:rsidRDefault="00823E69">
      <w:pPr>
        <w:pStyle w:val="footnote"/>
        <w:rPr>
          <w:ins w:id="1209" w:author="Brett Slote" w:date="2011-07-19T18:33:00Z"/>
        </w:rPr>
        <w:pPrChange w:id="1210" w:author="Brett Slote" w:date="2011-07-21T19:58:00Z">
          <w:pPr>
            <w:pStyle w:val="FootnoteText"/>
          </w:pPr>
        </w:pPrChange>
      </w:pPr>
      <w:ins w:id="1211" w:author="Brett Slote" w:date="2011-07-19T18:33:00Z">
        <w:r w:rsidRPr="00C96A85">
          <w:rPr>
            <w:rStyle w:val="FootnoteReference"/>
            <w:vertAlign w:val="baseline"/>
          </w:rPr>
          <w:footnoteRef/>
        </w:r>
        <w:r w:rsidRPr="00C96A85">
          <w:t xml:space="preserve"> Ephesians 6:11</w:t>
        </w:r>
      </w:ins>
      <w:r>
        <w:t xml:space="preserve"> </w:t>
      </w:r>
      <w:ins w:id="1212" w:author="Brett Slote" w:date="2011-07-19T18:33:00Z">
        <w:r w:rsidRPr="00C96A85">
          <w:t>(Literally: “all the girding”)</w:t>
        </w:r>
      </w:ins>
    </w:p>
  </w:footnote>
  <w:footnote w:id="525">
    <w:p w14:paraId="22B1B2A8" w14:textId="77777777" w:rsidR="00823E69" w:rsidRDefault="00823E69">
      <w:pPr>
        <w:pStyle w:val="footnote"/>
        <w:rPr>
          <w:ins w:id="1215" w:author="Brett Slote" w:date="2011-07-19T18:34:00Z"/>
        </w:rPr>
        <w:pPrChange w:id="1216" w:author="Brett Slote" w:date="2011-07-21T19:58:00Z">
          <w:pPr>
            <w:pStyle w:val="FootnoteText"/>
          </w:pPr>
        </w:pPrChange>
      </w:pPr>
      <w:ins w:id="1217" w:author="Brett Slote" w:date="2011-07-19T18:34:00Z">
        <w:r>
          <w:rPr>
            <w:rStyle w:val="FootnoteReference"/>
          </w:rPr>
          <w:footnoteRef/>
        </w:r>
        <w:r>
          <w:t xml:space="preserve"> Col 3:1</w:t>
        </w:r>
      </w:ins>
    </w:p>
  </w:footnote>
  <w:footnote w:id="526">
    <w:p w14:paraId="515A7079"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7">
    <w:p w14:paraId="11CE8A3A"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8">
    <w:p w14:paraId="40B3C553"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9">
    <w:p w14:paraId="161FA5C9" w14:textId="77777777" w:rsidR="00823E69" w:rsidRDefault="00823E6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0">
    <w:p w14:paraId="5727BFD3" w14:textId="77777777" w:rsidR="00823E69" w:rsidRDefault="00823E6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1">
    <w:p w14:paraId="2AF6D726" w14:textId="77777777" w:rsidR="00823E69" w:rsidRPr="00A20ACC" w:rsidRDefault="00823E69">
      <w:pPr>
        <w:pStyle w:val="footnote"/>
        <w:rPr>
          <w:ins w:id="1260" w:author="Brett Slote" w:date="2011-07-21T18:59:00Z"/>
          <w:color w:val="FF0000"/>
          <w:rPrChange w:id="1261" w:author="Brett Slote" w:date="2011-07-21T20:03:00Z">
            <w:rPr>
              <w:ins w:id="1262" w:author="Brett Slote" w:date="2011-07-21T18:59:00Z"/>
            </w:rPr>
          </w:rPrChange>
        </w:rPr>
        <w:pPrChange w:id="1263" w:author="Brett Slote" w:date="2011-07-21T20:03:00Z">
          <w:pPr>
            <w:pStyle w:val="FootnoteText"/>
          </w:pPr>
        </w:pPrChange>
      </w:pPr>
      <w:ins w:id="1264" w:author="Brett Slote" w:date="2011-07-21T18:59:00Z">
        <w:r w:rsidRPr="003A78C2">
          <w:rPr>
            <w:rStyle w:val="FootnoteReference"/>
            <w:color w:val="FF0000"/>
            <w:rPrChange w:id="1265" w:author="Brett Slote" w:date="2011-07-21T20:03:00Z">
              <w:rPr>
                <w:rStyle w:val="FootnoteReference"/>
              </w:rPr>
            </w:rPrChange>
          </w:rPr>
          <w:footnoteRef/>
        </w:r>
        <w:r w:rsidRPr="003A78C2">
          <w:rPr>
            <w:color w:val="FF0000"/>
            <w:rPrChange w:id="1266" w:author="Brett Slote" w:date="2011-07-21T20:03:00Z">
              <w:rPr>
                <w:vertAlign w:val="superscript"/>
              </w:rPr>
            </w:rPrChange>
          </w:rPr>
          <w:t xml:space="preserve"> Should decide on whether we’re going with Scete or Shiheet – Shiheet is easier to sing, but for now put “English” equivalents.</w:t>
        </w:r>
      </w:ins>
    </w:p>
  </w:footnote>
  <w:footnote w:id="532">
    <w:p w14:paraId="5AA889F2" w14:textId="77777777" w:rsidR="00823E69" w:rsidRDefault="00823E69">
      <w:pPr>
        <w:pStyle w:val="footnote"/>
        <w:rPr>
          <w:ins w:id="1267" w:author="Brett Slote" w:date="2011-07-21T19:00:00Z"/>
        </w:rPr>
        <w:pPrChange w:id="1268" w:author="Brett Slote" w:date="2011-07-21T20:03:00Z">
          <w:pPr>
            <w:pStyle w:val="FootnoteText"/>
          </w:pPr>
        </w:pPrChange>
      </w:pPr>
      <w:ins w:id="1269" w:author="Brett Slote" w:date="2011-07-21T19:00:00Z">
        <w:r>
          <w:rPr>
            <w:rStyle w:val="FootnoteReference"/>
          </w:rPr>
          <w:footnoteRef/>
        </w:r>
        <w:r>
          <w:t xml:space="preserve"> Need to do some research into the name of this man in English</w:t>
        </w:r>
      </w:ins>
    </w:p>
  </w:footnote>
  <w:footnote w:id="533">
    <w:p w14:paraId="4DD173AD" w14:textId="50F9B05A" w:rsidR="00823E69" w:rsidRDefault="00823E69" w:rsidP="00B52F78">
      <w:pPr>
        <w:pStyle w:val="footnote"/>
      </w:pPr>
      <w:r>
        <w:rPr>
          <w:rStyle w:val="FootnoteReference"/>
        </w:rPr>
        <w:footnoteRef/>
      </w:r>
      <w:r>
        <w:t xml:space="preserve"> Though not found on the Coptic Calendar, as one of the 318 gathered at Nicaea, it is fitting to venerate St. Spyridon.</w:t>
      </w:r>
    </w:p>
  </w:footnote>
  <w:footnote w:id="534">
    <w:p w14:paraId="0EC0EB26" w14:textId="77777777" w:rsidR="00823E69" w:rsidRDefault="00823E6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5">
    <w:p w14:paraId="1A09C94E" w14:textId="77777777" w:rsidR="00823E69" w:rsidRDefault="00823E69" w:rsidP="00073003">
      <w:pPr>
        <w:pStyle w:val="footnote"/>
      </w:pPr>
      <w:r>
        <w:rPr>
          <w:rStyle w:val="FootnoteReference"/>
        </w:rPr>
        <w:footnoteRef/>
      </w:r>
      <w:r>
        <w:t xml:space="preserve"> Revelation 7:2</w:t>
      </w:r>
    </w:p>
  </w:footnote>
  <w:footnote w:id="536">
    <w:p w14:paraId="047C672B" w14:textId="77777777" w:rsidR="00823E69" w:rsidRDefault="00823E69" w:rsidP="00073003">
      <w:pPr>
        <w:pStyle w:val="footnote"/>
      </w:pPr>
      <w:r>
        <w:rPr>
          <w:rStyle w:val="FootnoteReference"/>
        </w:rPr>
        <w:footnoteRef/>
      </w:r>
      <w:r>
        <w:t xml:space="preserve"> Revelation 7:3</w:t>
      </w:r>
    </w:p>
  </w:footnote>
  <w:footnote w:id="537">
    <w:p w14:paraId="338E8815" w14:textId="77777777" w:rsidR="00823E69" w:rsidRDefault="00823E6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38">
    <w:p w14:paraId="7E074E97" w14:textId="77777777" w:rsidR="00823E69" w:rsidRDefault="00823E69" w:rsidP="00BC160E">
      <w:pPr>
        <w:pStyle w:val="footnote"/>
      </w:pPr>
      <w:r>
        <w:rPr>
          <w:rStyle w:val="FootnoteReference"/>
        </w:rPr>
        <w:footnoteRef/>
      </w:r>
      <w:r>
        <w:t xml:space="preserve"> John 13:25</w:t>
      </w:r>
    </w:p>
  </w:footnote>
  <w:footnote w:id="539">
    <w:p w14:paraId="795EE333" w14:textId="77777777" w:rsidR="00823E69" w:rsidRDefault="00823E69" w:rsidP="00B53E05">
      <w:pPr>
        <w:pStyle w:val="footnote"/>
      </w:pPr>
      <w:r>
        <w:rPr>
          <w:rStyle w:val="FootnoteReference"/>
        </w:rPr>
        <w:footnoteRef/>
      </w:r>
      <w:r>
        <w:t xml:space="preserve"> Normally reserved for the Theotokos.</w:t>
      </w:r>
    </w:p>
  </w:footnote>
  <w:footnote w:id="540">
    <w:p w14:paraId="483F0E8B" w14:textId="77777777" w:rsidR="00823E69" w:rsidRDefault="00823E69" w:rsidP="00B53E05">
      <w:pPr>
        <w:pStyle w:val="footnote"/>
      </w:pPr>
      <w:r>
        <w:rPr>
          <w:rStyle w:val="FootnoteReference"/>
        </w:rPr>
        <w:footnoteRef/>
      </w:r>
      <w:r>
        <w:t xml:space="preserve"> The law of righteousness, not the Law of the Old Covenant.</w:t>
      </w:r>
    </w:p>
  </w:footnote>
  <w:footnote w:id="541">
    <w:p w14:paraId="361DBD71" w14:textId="77777777" w:rsidR="00823E69" w:rsidRDefault="00823E69" w:rsidP="00662600">
      <w:pPr>
        <w:pStyle w:val="footnote"/>
      </w:pPr>
      <w:r>
        <w:rPr>
          <w:rStyle w:val="FootnoteReference"/>
        </w:rPr>
        <w:footnoteRef/>
      </w:r>
      <w:r>
        <w:t xml:space="preserve"> Or image</w:t>
      </w:r>
    </w:p>
  </w:footnote>
  <w:footnote w:id="542">
    <w:p w14:paraId="2DF974D0" w14:textId="77777777" w:rsidR="00823E69" w:rsidRDefault="00823E69">
      <w:pPr>
        <w:pStyle w:val="footnote"/>
        <w:rPr>
          <w:ins w:id="1370" w:author="Brett Slote" w:date="2011-07-21T18:57:00Z"/>
        </w:rPr>
        <w:pPrChange w:id="1371" w:author="Brett Slote" w:date="2011-07-21T20:03:00Z">
          <w:pPr>
            <w:pStyle w:val="FootnoteText"/>
          </w:pPr>
        </w:pPrChange>
      </w:pPr>
      <w:ins w:id="1372" w:author="Brett Slote" w:date="2011-07-21T18:57:00Z">
        <w:r>
          <w:rPr>
            <w:rStyle w:val="FootnoteReference"/>
          </w:rPr>
          <w:footnoteRef/>
        </w:r>
        <w:r>
          <w:t xml:space="preserve"> Colossians 3:14</w:t>
        </w:r>
      </w:ins>
    </w:p>
  </w:footnote>
  <w:footnote w:id="543">
    <w:p w14:paraId="56032475" w14:textId="77777777" w:rsidR="00823E69" w:rsidRDefault="00823E69" w:rsidP="00E22010">
      <w:pPr>
        <w:pStyle w:val="footnote"/>
      </w:pPr>
      <w:r>
        <w:rPr>
          <w:rStyle w:val="FootnoteReference"/>
        </w:rPr>
        <w:footnoteRef/>
      </w:r>
      <w:r>
        <w:t xml:space="preserve"> 2 Tim 4:7</w:t>
      </w:r>
    </w:p>
  </w:footnote>
  <w:footnote w:id="544">
    <w:p w14:paraId="519A6EA0" w14:textId="77777777" w:rsidR="00823E69" w:rsidRDefault="00823E69" w:rsidP="00E22010">
      <w:pPr>
        <w:pStyle w:val="footnote"/>
      </w:pPr>
      <w:r>
        <w:rPr>
          <w:rStyle w:val="FootnoteReference"/>
        </w:rPr>
        <w:footnoteRef/>
      </w:r>
      <w:r>
        <w:t xml:space="preserve"> 2 Tim 4:8</w:t>
      </w:r>
    </w:p>
  </w:footnote>
  <w:footnote w:id="545">
    <w:p w14:paraId="2C92CCF6" w14:textId="77777777" w:rsidR="00823E69" w:rsidRDefault="00823E69" w:rsidP="001779C0">
      <w:pPr>
        <w:pStyle w:val="footnote"/>
      </w:pPr>
      <w:r>
        <w:rPr>
          <w:rStyle w:val="FootnoteReference"/>
        </w:rPr>
        <w:footnoteRef/>
      </w:r>
      <w:r>
        <w:t xml:space="preserve"> Composed in Coptic and Arabic by H.G. Bishop Demetrius of Malawi circa A.D. 2000.</w:t>
      </w:r>
    </w:p>
  </w:footnote>
  <w:footnote w:id="546">
    <w:p w14:paraId="16CDD53B" w14:textId="77777777" w:rsidR="00823E69" w:rsidRDefault="00823E69"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7">
    <w:p w14:paraId="717A066E" w14:textId="77777777" w:rsidR="00823E69" w:rsidRDefault="00823E69">
      <w:pPr>
        <w:pStyle w:val="footnote"/>
        <w:rPr>
          <w:ins w:id="1434" w:author="Brett Slote" w:date="2011-07-21T18:45:00Z"/>
        </w:rPr>
        <w:pPrChange w:id="1435" w:author="Brett Slote" w:date="2011-07-21T20:01:00Z">
          <w:pPr>
            <w:pStyle w:val="FootnoteText"/>
          </w:pPr>
        </w:pPrChange>
      </w:pPr>
      <w:ins w:id="1436" w:author="Brett Slote" w:date="2011-07-21T18:45:00Z">
        <w:r>
          <w:rPr>
            <w:rStyle w:val="FootnoteReference"/>
          </w:rPr>
          <w:footnoteRef/>
        </w:r>
        <w:r>
          <w:t xml:space="preserve"> Daniel 12:3</w:t>
        </w:r>
      </w:ins>
    </w:p>
  </w:footnote>
  <w:footnote w:id="548">
    <w:p w14:paraId="7155AD88" w14:textId="77777777" w:rsidR="00823E69" w:rsidRDefault="00823E69">
      <w:pPr>
        <w:pStyle w:val="footnote"/>
        <w:rPr>
          <w:ins w:id="1437" w:author="Brett Slote" w:date="2011-07-21T18:46:00Z"/>
        </w:rPr>
        <w:pPrChange w:id="1438" w:author="Brett Slote" w:date="2011-07-21T20:01:00Z">
          <w:pPr>
            <w:pStyle w:val="FootnoteText"/>
          </w:pPr>
        </w:pPrChange>
      </w:pPr>
      <w:ins w:id="1439" w:author="Brett Slote" w:date="2011-07-21T18:46:00Z">
        <w:r>
          <w:rPr>
            <w:rStyle w:val="FootnoteReference"/>
          </w:rPr>
          <w:footnoteRef/>
        </w:r>
        <w:r>
          <w:t xml:space="preserve"> Literally: all you monastic folk</w:t>
        </w:r>
      </w:ins>
    </w:p>
  </w:footnote>
  <w:footnote w:id="549">
    <w:p w14:paraId="7EEF391B" w14:textId="77777777" w:rsidR="00823E69" w:rsidRDefault="00823E69">
      <w:pPr>
        <w:pStyle w:val="FootnoteText"/>
      </w:pPr>
      <w:r>
        <w:rPr>
          <w:rStyle w:val="FootnoteReference"/>
        </w:rPr>
        <w:footnoteRef/>
      </w:r>
      <w:r>
        <w:t xml:space="preserve"> Published by Abouna Matta El-Maskeen of St. Macarius’ Monastery.</w:t>
      </w:r>
    </w:p>
  </w:footnote>
  <w:footnote w:id="550">
    <w:p w14:paraId="6BC2BFA9" w14:textId="77777777" w:rsidR="00823E69" w:rsidRDefault="00823E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1">
    <w:p w14:paraId="3A6EC701" w14:textId="77777777" w:rsidR="00823E69" w:rsidRDefault="00823E69" w:rsidP="00670C79">
      <w:pPr>
        <w:pStyle w:val="footnote"/>
      </w:pPr>
      <w:r>
        <w:rPr>
          <w:rStyle w:val="FootnoteReference"/>
        </w:rPr>
        <w:footnoteRef/>
      </w:r>
      <w:r>
        <w:t xml:space="preserve"> Modern day Ethiopia and Eritrea.</w:t>
      </w:r>
    </w:p>
  </w:footnote>
  <w:footnote w:id="552">
    <w:p w14:paraId="46D5577E" w14:textId="77777777" w:rsidR="00823E69" w:rsidRDefault="00823E69" w:rsidP="0047441D">
      <w:pPr>
        <w:pStyle w:val="footnote"/>
      </w:pPr>
      <w:r>
        <w:rPr>
          <w:rStyle w:val="FootnoteReference"/>
        </w:rPr>
        <w:footnoteRef/>
      </w:r>
      <w:r>
        <w:t xml:space="preserve"> St. F</w:t>
      </w:r>
      <w:r w:rsidRPr="006422C6">
        <w:t>rumentius</w:t>
      </w:r>
      <w:r>
        <w:t>, whom the Ethiopians called “Abune Selama.”</w:t>
      </w:r>
    </w:p>
  </w:footnote>
  <w:footnote w:id="553">
    <w:p w14:paraId="2F5E6ED4" w14:textId="52CEBBCB" w:rsidR="00823E69" w:rsidRDefault="00823E69" w:rsidP="00BD2B3F">
      <w:pPr>
        <w:pStyle w:val="footnote"/>
      </w:pPr>
      <w:r>
        <w:rPr>
          <w:rStyle w:val="FootnoteReference"/>
        </w:rPr>
        <w:footnoteRef/>
      </w:r>
      <w:r>
        <w:t xml:space="preserve"> Adapted from the hymn of St. Severus of Antioch, in 2015 in English.</w:t>
      </w:r>
    </w:p>
  </w:footnote>
  <w:footnote w:id="554">
    <w:p w14:paraId="018A465B" w14:textId="77777777" w:rsidR="00823E69" w:rsidRDefault="00823E69">
      <w:pPr>
        <w:pStyle w:val="footnote"/>
        <w:rPr>
          <w:ins w:id="1525" w:author="Brett Slote" w:date="2011-07-21T19:11:00Z"/>
        </w:rPr>
        <w:pPrChange w:id="1526" w:author="Brett Slote" w:date="2011-07-21T20:05:00Z">
          <w:pPr>
            <w:pStyle w:val="FootnoteText"/>
          </w:pPr>
        </w:pPrChange>
      </w:pPr>
      <w:ins w:id="1527" w:author="Brett Slote" w:date="2011-07-21T19:11:00Z">
        <w:r>
          <w:rPr>
            <w:rStyle w:val="FootnoteReference"/>
          </w:rPr>
          <w:footnoteRef/>
        </w:r>
        <w:r>
          <w:t xml:space="preserve"> Psalm 41:1</w:t>
        </w:r>
      </w:ins>
    </w:p>
  </w:footnote>
  <w:footnote w:id="555">
    <w:p w14:paraId="30B9D2C6" w14:textId="77777777" w:rsidR="00823E69" w:rsidRDefault="00823E6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6">
    <w:p w14:paraId="63D7B4DE" w14:textId="77777777" w:rsidR="00823E69" w:rsidRDefault="00823E69"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7">
    <w:p w14:paraId="6542A42A" w14:textId="77777777" w:rsidR="00823E69" w:rsidRDefault="00823E6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58">
    <w:p w14:paraId="48A0DCFD" w14:textId="77777777" w:rsidR="00823E69" w:rsidRDefault="00823E69" w:rsidP="006D27E4">
      <w:pPr>
        <w:pStyle w:val="Footnote0"/>
      </w:pPr>
      <w:r>
        <w:rPr>
          <w:rStyle w:val="FootnoteReference"/>
        </w:rPr>
        <w:footnoteRef/>
      </w:r>
      <w:r>
        <w:t xml:space="preserve"> In modern day Libya</w:t>
      </w:r>
    </w:p>
  </w:footnote>
  <w:footnote w:id="559">
    <w:p w14:paraId="5E4AA7CE" w14:textId="77777777" w:rsidR="00823E69" w:rsidRDefault="00823E69">
      <w:pPr>
        <w:pStyle w:val="footnote"/>
        <w:rPr>
          <w:ins w:id="1552" w:author="Brett Slote" w:date="2011-07-21T18:49:00Z"/>
        </w:rPr>
        <w:pPrChange w:id="1553" w:author="Brett Slote" w:date="2011-07-21T20:02:00Z">
          <w:pPr>
            <w:pStyle w:val="FootnoteText"/>
          </w:pPr>
        </w:pPrChange>
      </w:pPr>
      <w:ins w:id="1554" w:author="Brett Slote" w:date="2011-07-21T18:49:00Z">
        <w:r>
          <w:rPr>
            <w:rStyle w:val="FootnoteReference"/>
          </w:rPr>
          <w:footnoteRef/>
        </w:r>
        <w:r>
          <w:t xml:space="preserve"> Note that </w:t>
        </w:r>
        <w:r w:rsidRPr="003A78C2">
          <w:rPr>
            <w:rFonts w:ascii="CS Avva Shenouda" w:hAnsi="CS Avva Shenouda"/>
            <w:rPrChange w:id="1555" w:author="Brett Slote" w:date="2011-07-21T20:02:00Z">
              <w:rPr>
                <w:rFonts w:ascii="Antonious Normal" w:hAnsi="Antonious Normal"/>
              </w:rPr>
            </w:rPrChange>
          </w:rPr>
          <w:t>twou</w:t>
        </w:r>
        <w:r>
          <w:t xml:space="preserve"> is used as mountain and desert interchangeably in Coptic monastic literature</w:t>
        </w:r>
      </w:ins>
    </w:p>
  </w:footnote>
  <w:footnote w:id="560">
    <w:p w14:paraId="71147821" w14:textId="77777777" w:rsidR="00823E69" w:rsidRDefault="00823E69">
      <w:pPr>
        <w:pStyle w:val="footnote"/>
        <w:rPr>
          <w:ins w:id="1556" w:author="Brett Slote" w:date="2011-07-21T18:50:00Z"/>
        </w:rPr>
        <w:pPrChange w:id="1557" w:author="Brett Slote" w:date="2011-07-21T20:02:00Z">
          <w:pPr>
            <w:pStyle w:val="FootnoteText"/>
          </w:pPr>
        </w:pPrChange>
      </w:pPr>
      <w:ins w:id="1558" w:author="Brett Slote" w:date="2011-07-21T18:50:00Z">
        <w:r>
          <w:rPr>
            <w:rStyle w:val="FootnoteReference"/>
          </w:rPr>
          <w:footnoteRef/>
        </w:r>
        <w:r>
          <w:t xml:space="preserve"> US book has “travails of torment” – but it’s not possessive.</w:t>
        </w:r>
      </w:ins>
    </w:p>
  </w:footnote>
  <w:footnote w:id="561">
    <w:p w14:paraId="39517237" w14:textId="77777777" w:rsidR="00823E69" w:rsidRDefault="00823E69">
      <w:pPr>
        <w:pStyle w:val="footnote"/>
        <w:rPr>
          <w:ins w:id="1559" w:author="Brett Slote" w:date="2011-07-21T18:49:00Z"/>
        </w:rPr>
        <w:pPrChange w:id="1560" w:author="Brett Slote" w:date="2011-07-21T20:02:00Z">
          <w:pPr>
            <w:pStyle w:val="FootnoteText"/>
          </w:pPr>
        </w:pPrChange>
      </w:pPr>
      <w:ins w:id="1561" w:author="Brett Slote" w:date="2011-07-21T18:49:00Z">
        <w:r>
          <w:rPr>
            <w:rStyle w:val="FootnoteReference"/>
          </w:rPr>
          <w:footnoteRef/>
        </w:r>
        <w:r>
          <w:t xml:space="preserve"> 1 Peter 1:4</w:t>
        </w:r>
      </w:ins>
    </w:p>
  </w:footnote>
  <w:footnote w:id="562">
    <w:p w14:paraId="049774F0" w14:textId="77777777" w:rsidR="00823E69" w:rsidRDefault="00823E69" w:rsidP="00E77C68">
      <w:pPr>
        <w:pStyle w:val="footnote"/>
      </w:pPr>
      <w:r>
        <w:rPr>
          <w:rStyle w:val="FootnoteReference"/>
        </w:rPr>
        <w:footnoteRef/>
      </w:r>
      <w:r>
        <w:t xml:space="preserve"> The Coptic has “Three names, one God,” which is the heresy of modalism, and certainly was not said at Ephesus.</w:t>
      </w:r>
    </w:p>
  </w:footnote>
  <w:footnote w:id="563">
    <w:p w14:paraId="416DBD35" w14:textId="77777777" w:rsidR="00823E69" w:rsidRDefault="00823E69" w:rsidP="00E77C68">
      <w:pPr>
        <w:pStyle w:val="footnote"/>
      </w:pPr>
      <w:r>
        <w:rPr>
          <w:rStyle w:val="FootnoteReference"/>
        </w:rPr>
        <w:footnoteRef/>
      </w:r>
      <w:r>
        <w:t xml:space="preserve"> This line is heretical.</w:t>
      </w:r>
    </w:p>
  </w:footnote>
  <w:footnote w:id="564">
    <w:p w14:paraId="2A005F90" w14:textId="77777777" w:rsidR="00823E69" w:rsidRDefault="00823E69">
      <w:pPr>
        <w:pStyle w:val="footnote"/>
        <w:rPr>
          <w:ins w:id="1596" w:author="Brett Slote" w:date="2011-07-21T18:55:00Z"/>
        </w:rPr>
        <w:pPrChange w:id="1597" w:author="Brett Slote" w:date="2011-07-21T20:02:00Z">
          <w:pPr>
            <w:pStyle w:val="FootnoteText"/>
          </w:pPr>
        </w:pPrChange>
      </w:pPr>
      <w:ins w:id="1598" w:author="Brett Slote" w:date="2011-07-21T18:55:00Z">
        <w:r>
          <w:rPr>
            <w:rStyle w:val="FootnoteReference"/>
          </w:rPr>
          <w:footnoteRef/>
        </w:r>
        <w:r>
          <w:t xml:space="preserve"> Hallow or consecrate – this was, according to a tradition, when he formerly became an archimandrite</w:t>
        </w:r>
      </w:ins>
    </w:p>
  </w:footnote>
  <w:footnote w:id="565">
    <w:p w14:paraId="6B5EF1D3" w14:textId="77777777" w:rsidR="00823E69" w:rsidRDefault="00823E69">
      <w:pPr>
        <w:pStyle w:val="footnote"/>
        <w:rPr>
          <w:ins w:id="1604" w:author="Brett Slote" w:date="2011-07-21T18:52:00Z"/>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This line is literally “because the hope of the good”</w:t>
        </w:r>
      </w:ins>
    </w:p>
  </w:footnote>
  <w:footnote w:id="566">
    <w:p w14:paraId="347015AD" w14:textId="77777777" w:rsidR="00823E69" w:rsidRPr="00A20ACC" w:rsidRDefault="00823E69">
      <w:pPr>
        <w:pStyle w:val="footnote"/>
        <w:rPr>
          <w:ins w:id="1607" w:author="Brett Slote" w:date="2011-07-21T18:52:00Z"/>
          <w:rFonts w:ascii="CS Avva Shenouda" w:hAnsi="CS Avva Shenouda"/>
          <w:color w:val="FF0000"/>
          <w:rPrChange w:id="1608" w:author="Brett Slote" w:date="2011-07-21T20:02:00Z">
            <w:rPr>
              <w:ins w:id="1609" w:author="Brett Slote" w:date="2011-07-21T18:52:00Z"/>
              <w:color w:val="FF0000"/>
            </w:rPr>
          </w:rPrChange>
        </w:rPr>
        <w:pPrChange w:id="1610" w:author="Brett Slote" w:date="2011-07-21T20:02:00Z">
          <w:pPr/>
        </w:pPrChange>
      </w:pPr>
      <w:ins w:id="1611" w:author="Brett Slote" w:date="2011-07-21T18:52:00Z">
        <w:r w:rsidRPr="00FB36D8">
          <w:rPr>
            <w:rStyle w:val="FootnoteReference"/>
            <w:vertAlign w:val="baseline"/>
          </w:rPr>
          <w:footnoteRef/>
        </w:r>
        <w:r w:rsidRPr="00FB36D8">
          <w:t xml:space="preserve"> </w:t>
        </w:r>
        <w:r w:rsidRPr="003A78C2">
          <w:rPr>
            <w:rPrChange w:id="1612" w:author="Brett Slote" w:date="2011-07-21T20:02:00Z">
              <w:rPr>
                <w:rFonts w:ascii="Antonious Normal" w:hAnsi="Antonious Normal"/>
                <w:color w:val="FF0000"/>
              </w:rPr>
            </w:rPrChange>
          </w:rPr>
          <w:t>qen hanhwd/ nem han'almoc</w:t>
        </w:r>
      </w:ins>
    </w:p>
  </w:footnote>
  <w:footnote w:id="567">
    <w:p w14:paraId="4AFC6896" w14:textId="77777777" w:rsidR="00823E69" w:rsidRDefault="00823E69">
      <w:pPr>
        <w:pStyle w:val="FootnoteText"/>
      </w:pPr>
      <w:r>
        <w:rPr>
          <w:rStyle w:val="FootnoteReference"/>
        </w:rPr>
        <w:footnoteRef/>
      </w:r>
      <w:r>
        <w:t xml:space="preserve"> Matthew 1:20</w:t>
      </w:r>
    </w:p>
  </w:footnote>
  <w:footnote w:id="568">
    <w:p w14:paraId="0E9CA519" w14:textId="77777777" w:rsidR="00823E69" w:rsidRDefault="00823E69" w:rsidP="00662A48">
      <w:pPr>
        <w:pStyle w:val="footnote"/>
      </w:pPr>
      <w:r>
        <w:rPr>
          <w:rStyle w:val="FootnoteReference"/>
          <w:rFonts w:eastAsiaTheme="majorEastAsia"/>
        </w:rPr>
        <w:footnoteRef/>
      </w:r>
      <w:r>
        <w:t xml:space="preserve"> All-holy</w:t>
      </w:r>
    </w:p>
  </w:footnote>
  <w:footnote w:id="569">
    <w:p w14:paraId="50451B0F" w14:textId="77777777" w:rsidR="00823E69" w:rsidRDefault="00823E69">
      <w:pPr>
        <w:pStyle w:val="footnote"/>
        <w:rPr>
          <w:ins w:id="1681" w:author="Brett Slote" w:date="2011-07-21T19:04:00Z"/>
        </w:rPr>
        <w:pPrChange w:id="1682" w:author="Brett Slote" w:date="2011-07-21T20:04:00Z">
          <w:pPr>
            <w:pStyle w:val="FootnoteText"/>
          </w:pPr>
        </w:pPrChange>
      </w:pPr>
      <w:ins w:id="1683" w:author="Brett Slote" w:date="2011-07-21T19:04:00Z">
        <w:r>
          <w:rPr>
            <w:rStyle w:val="FootnoteReference"/>
          </w:rPr>
          <w:footnoteRef/>
        </w:r>
        <w:r>
          <w:t xml:space="preserve"> literal is disregarded</w:t>
        </w:r>
      </w:ins>
    </w:p>
  </w:footnote>
  <w:footnote w:id="570">
    <w:p w14:paraId="062BDCC1" w14:textId="77777777" w:rsidR="00823E69" w:rsidRDefault="00823E69">
      <w:pPr>
        <w:pStyle w:val="FootnoteText"/>
      </w:pPr>
      <w:r>
        <w:rPr>
          <w:rStyle w:val="FootnoteReference"/>
        </w:rPr>
        <w:footnoteRef/>
      </w:r>
      <w:r>
        <w:t xml:space="preserve"> Ps 8:2</w:t>
      </w:r>
    </w:p>
  </w:footnote>
  <w:footnote w:id="571">
    <w:p w14:paraId="5BC08478" w14:textId="77777777" w:rsidR="00823E69" w:rsidRPr="000C76BB" w:rsidRDefault="00823E6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2">
    <w:p w14:paraId="03A6DDD1" w14:textId="77777777" w:rsidR="00823E69" w:rsidRDefault="00823E69">
      <w:pPr>
        <w:pStyle w:val="FootnoteText"/>
      </w:pPr>
      <w:r>
        <w:rPr>
          <w:rStyle w:val="FootnoteReference"/>
        </w:rPr>
        <w:footnoteRef/>
      </w:r>
      <w:r>
        <w:t xml:space="preserve"> Matthew 28:6</w:t>
      </w:r>
    </w:p>
  </w:footnote>
  <w:footnote w:id="573">
    <w:p w14:paraId="339855D2" w14:textId="77777777" w:rsidR="00823E69" w:rsidRDefault="00823E69">
      <w:pPr>
        <w:pStyle w:val="FootnoteText"/>
      </w:pPr>
      <w:r>
        <w:rPr>
          <w:rStyle w:val="FootnoteReference"/>
        </w:rPr>
        <w:footnoteRef/>
      </w:r>
      <w:r>
        <w:t xml:space="preserve"> Matthew 28:7,6</w:t>
      </w:r>
    </w:p>
  </w:footnote>
  <w:footnote w:id="574">
    <w:p w14:paraId="76212A49" w14:textId="77777777" w:rsidR="00823E69" w:rsidRDefault="00823E69">
      <w:pPr>
        <w:pStyle w:val="FootnoteText"/>
      </w:pPr>
      <w:r>
        <w:rPr>
          <w:rStyle w:val="FootnoteReference"/>
        </w:rPr>
        <w:footnoteRef/>
      </w:r>
      <w:r>
        <w:t xml:space="preserve"> Matthew 28:7</w:t>
      </w:r>
    </w:p>
  </w:footnote>
  <w:footnote w:id="575">
    <w:p w14:paraId="716019EB" w14:textId="77777777" w:rsidR="00823E69" w:rsidRDefault="00823E69">
      <w:pPr>
        <w:pStyle w:val="FootnoteText"/>
      </w:pPr>
      <w:r>
        <w:rPr>
          <w:rStyle w:val="FootnoteReference"/>
        </w:rPr>
        <w:footnoteRef/>
      </w:r>
      <w:r>
        <w:t xml:space="preserve"> John 20:27</w:t>
      </w:r>
    </w:p>
  </w:footnote>
  <w:footnote w:id="576">
    <w:p w14:paraId="0ECF3FB0" w14:textId="77777777" w:rsidR="00823E69" w:rsidRDefault="00823E69">
      <w:pPr>
        <w:pStyle w:val="FootnoteText"/>
      </w:pPr>
      <w:r>
        <w:rPr>
          <w:rStyle w:val="FootnoteReference"/>
        </w:rPr>
        <w:footnoteRef/>
      </w:r>
      <w:r>
        <w:t xml:space="preserve"> John 20:28</w:t>
      </w:r>
    </w:p>
  </w:footnote>
  <w:footnote w:id="577">
    <w:p w14:paraId="3FCB0B65" w14:textId="77777777" w:rsidR="00823E69" w:rsidRDefault="00823E69">
      <w:pPr>
        <w:pStyle w:val="FootnoteText"/>
      </w:pPr>
      <w:r>
        <w:rPr>
          <w:rStyle w:val="FootnoteReference"/>
        </w:rPr>
        <w:footnoteRef/>
      </w:r>
      <w:r>
        <w:t xml:space="preserve"> John 20:29</w:t>
      </w:r>
    </w:p>
  </w:footnote>
  <w:footnote w:id="578">
    <w:p w14:paraId="6B80EDF7" w14:textId="77777777" w:rsidR="00823E69" w:rsidRDefault="00823E69">
      <w:pPr>
        <w:pStyle w:val="FootnoteText"/>
      </w:pPr>
      <w:r>
        <w:rPr>
          <w:rStyle w:val="FootnoteReference"/>
        </w:rPr>
        <w:footnoteRef/>
      </w:r>
      <w:r>
        <w:t xml:space="preserve"> John 20:29</w:t>
      </w:r>
    </w:p>
  </w:footnote>
  <w:footnote w:id="579">
    <w:p w14:paraId="31D8885C" w14:textId="3AFC7B18" w:rsidR="00823E69" w:rsidRDefault="00823E6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823E69" w:rsidRPr="00E00D27" w:rsidRDefault="00823E6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823E69" w:rsidRPr="00E00D27" w:rsidRDefault="00823E69" w:rsidP="00686912">
    <w:pPr>
      <w:pStyle w:val="Header"/>
      <w:jc w:val="center"/>
      <w:rPr>
        <w:sz w:val="20"/>
        <w:szCs w:val="20"/>
      </w:rPr>
    </w:pPr>
  </w:p>
  <w:p w14:paraId="022704DA" w14:textId="77777777" w:rsidR="00823E69" w:rsidRPr="00686912" w:rsidRDefault="00823E6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823E69" w:rsidRPr="00E00D27" w:rsidRDefault="00823E6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823E69" w:rsidRPr="00E00D27" w:rsidRDefault="00823E6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612F3">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823E69" w:rsidRPr="00E00D27" w:rsidRDefault="00823E6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8612F3">
      <w:rPr>
        <w:sz w:val="20"/>
        <w:szCs w:val="20"/>
      </w:rPr>
      <w:fldChar w:fldCharType="separate"/>
    </w:r>
    <w:r w:rsidR="008612F3">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823E69" w:rsidRPr="00E00D27" w:rsidRDefault="00823E69" w:rsidP="00686912">
    <w:pPr>
      <w:pStyle w:val="Header"/>
      <w:jc w:val="center"/>
      <w:rPr>
        <w:sz w:val="20"/>
        <w:szCs w:val="20"/>
      </w:rPr>
    </w:pPr>
  </w:p>
  <w:p w14:paraId="48CF3F9A" w14:textId="245E316D" w:rsidR="00823E69" w:rsidRPr="00686912" w:rsidRDefault="00823E69"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823E69" w:rsidRPr="00E00D27" w:rsidRDefault="00823E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612F3">
      <w:rPr>
        <w:noProof/>
        <w:sz w:val="20"/>
        <w:szCs w:val="20"/>
      </w:rPr>
      <w:t>Kathisma 7</w:t>
    </w:r>
    <w:r w:rsidRPr="00E00D27">
      <w:rPr>
        <w:sz w:val="20"/>
        <w:szCs w:val="20"/>
      </w:rPr>
      <w:fldChar w:fldCharType="end"/>
    </w:r>
  </w:p>
  <w:p w14:paraId="1DAD4C8D" w14:textId="77777777" w:rsidR="00823E69" w:rsidRPr="00686912" w:rsidRDefault="00823E69"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823E69" w:rsidRPr="00686912" w:rsidRDefault="00823E6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823E69" w:rsidRPr="00E00D27" w:rsidRDefault="00823E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612F3">
      <w:rPr>
        <w:noProof/>
        <w:sz w:val="20"/>
        <w:szCs w:val="20"/>
      </w:rPr>
      <w:t>PSALI BATOS AFTER THE THIRD CANTICLE</w:t>
    </w:r>
    <w:r w:rsidRPr="00E00D27">
      <w:rPr>
        <w:sz w:val="20"/>
        <w:szCs w:val="20"/>
      </w:rPr>
      <w:fldChar w:fldCharType="end"/>
    </w:r>
  </w:p>
  <w:p w14:paraId="7E9EFC1B" w14:textId="77777777" w:rsidR="00823E69" w:rsidRPr="00686912" w:rsidRDefault="00823E6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823E69" w:rsidRPr="00E00D27" w:rsidRDefault="00823E69"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E5F86"/>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1613"/>
    <w:rsid w:val="00D52F54"/>
    <w:rsid w:val="00D54A29"/>
    <w:rsid w:val="00D552F6"/>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7D5C1-5E6D-F149-A1B5-B9A3B2116301}">
  <ds:schemaRefs>
    <ds:schemaRef ds:uri="http://schemas.openxmlformats.org/officeDocument/2006/bibliography"/>
  </ds:schemaRefs>
</ds:datastoreItem>
</file>

<file path=customXml/itemProps2.xml><?xml version="1.0" encoding="utf-8"?>
<ds:datastoreItem xmlns:ds="http://schemas.openxmlformats.org/officeDocument/2006/customXml" ds:itemID="{AA3A383A-359A-8646-81DF-CCADE4712D87}">
  <ds:schemaRefs>
    <ds:schemaRef ds:uri="http://schemas.openxmlformats.org/officeDocument/2006/bibliography"/>
  </ds:schemaRefs>
</ds:datastoreItem>
</file>

<file path=customXml/itemProps3.xml><?xml version="1.0" encoding="utf-8"?>
<ds:datastoreItem xmlns:ds="http://schemas.openxmlformats.org/officeDocument/2006/customXml" ds:itemID="{35633763-FDFD-9141-AC4E-6736997EC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20952</TotalTime>
  <Pages>957</Pages>
  <Words>184393</Words>
  <Characters>1051044</Characters>
  <Application>Microsoft Macintosh Word</Application>
  <DocSecurity>0</DocSecurity>
  <Lines>8758</Lines>
  <Paragraphs>2465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326</cp:revision>
  <cp:lastPrinted>2015-11-01T00:13:00Z</cp:lastPrinted>
  <dcterms:created xsi:type="dcterms:W3CDTF">2014-10-30T02:06:00Z</dcterms:created>
  <dcterms:modified xsi:type="dcterms:W3CDTF">2016-01-01T23:10:00Z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